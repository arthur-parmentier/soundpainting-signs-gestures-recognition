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842108"/>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Start w:id="11" w:name="_Toc42698831"/>
      <w:bookmarkStart w:id="12" w:name="_Toc42698910"/>
      <w:bookmarkStart w:id="13" w:name="_Toc42841907"/>
      <w:bookmarkStart w:id="14" w:name="_Toc42842008"/>
      <w:bookmarkStart w:id="15" w:name="_Toc42842109"/>
      <w:bookmarkEnd w:id="9"/>
      <w:bookmarkEnd w:id="10"/>
      <w:bookmarkEnd w:id="11"/>
      <w:bookmarkEnd w:id="12"/>
      <w:bookmarkEnd w:id="13"/>
      <w:bookmarkEnd w:id="14"/>
      <w:bookmarkEnd w:id="15"/>
    </w:p>
    <w:bookmarkStart w:id="16" w:name="_Toc42842110"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16"/>
        </w:p>
        <w:p w:rsidR="00AD62A8" w:rsidRDefault="00924FE7">
          <w:pPr>
            <w:pStyle w:val="TM1"/>
            <w:tabs>
              <w:tab w:val="left" w:pos="440"/>
              <w:tab w:val="right" w:leader="dot" w:pos="9736"/>
            </w:tabs>
            <w:rPr>
              <w:ins w:id="17" w:author="Arthur Parmentier" w:date="2020-06-12T08:12: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8" w:author="Arthur Parmentier" w:date="2020-06-07T15:27:00Z">
                <w:rPr>
                  <w:b w:val="0"/>
                  <w:bCs w:val="0"/>
                  <w:i w:val="0"/>
                  <w:iCs w:val="0"/>
                  <w:sz w:val="22"/>
                  <w:szCs w:val="22"/>
                </w:rPr>
              </w:rPrChange>
            </w:rPr>
            <w:fldChar w:fldCharType="separate"/>
          </w:r>
          <w:ins w:id="19" w:author="Arthur Parmentier" w:date="2020-06-12T08:12:00Z">
            <w:r w:rsidR="00AD62A8" w:rsidRPr="00B22CAD">
              <w:rPr>
                <w:rStyle w:val="Lienhypertexte"/>
                <w:noProof/>
              </w:rPr>
              <w:fldChar w:fldCharType="begin"/>
            </w:r>
            <w:r w:rsidR="00AD62A8" w:rsidRPr="00B22CAD">
              <w:rPr>
                <w:rStyle w:val="Lienhypertexte"/>
                <w:noProof/>
              </w:rPr>
              <w:instrText xml:space="preserve"> </w:instrText>
            </w:r>
            <w:r w:rsidR="00AD62A8">
              <w:rPr>
                <w:noProof/>
              </w:rPr>
              <w:instrText>HYPERLINK \l "_Toc42842108"</w:instrText>
            </w:r>
            <w:r w:rsidR="00AD62A8" w:rsidRPr="00B22CAD">
              <w:rPr>
                <w:rStyle w:val="Lienhypertexte"/>
                <w:noProof/>
              </w:rPr>
              <w:instrText xml:space="preserve"> </w:instrText>
            </w:r>
            <w:r w:rsidR="00AD62A8" w:rsidRPr="00B22CAD">
              <w:rPr>
                <w:rStyle w:val="Lienhypertexte"/>
                <w:noProof/>
              </w:rPr>
            </w:r>
            <w:r w:rsidR="00AD62A8" w:rsidRPr="00B22CAD">
              <w:rPr>
                <w:rStyle w:val="Lienhypertexte"/>
                <w:noProof/>
              </w:rPr>
              <w:fldChar w:fldCharType="separate"/>
            </w:r>
            <w:r w:rsidR="00AD62A8" w:rsidRPr="00B22CAD">
              <w:rPr>
                <w:rStyle w:val="Lienhypertexte"/>
                <w:noProof/>
              </w:rPr>
              <w:t>I.</w:t>
            </w:r>
            <w:r w:rsidR="00AD62A8">
              <w:rPr>
                <w:rFonts w:eastAsiaTheme="minorEastAsia" w:cstheme="minorBidi"/>
                <w:b w:val="0"/>
                <w:bCs w:val="0"/>
                <w:i w:val="0"/>
                <w:iCs w:val="0"/>
                <w:noProof/>
                <w:sz w:val="22"/>
                <w:szCs w:val="22"/>
                <w:lang w:val="fr-FR"/>
              </w:rPr>
              <w:tab/>
            </w:r>
            <w:r w:rsidR="00AD62A8" w:rsidRPr="00B22CAD">
              <w:rPr>
                <w:rStyle w:val="Lienhypertexte"/>
                <w:noProof/>
              </w:rPr>
              <w:t>Introduction</w:t>
            </w:r>
            <w:r w:rsidR="00AD62A8">
              <w:rPr>
                <w:noProof/>
                <w:webHidden/>
              </w:rPr>
              <w:tab/>
            </w:r>
            <w:r w:rsidR="00AD62A8">
              <w:rPr>
                <w:noProof/>
                <w:webHidden/>
              </w:rPr>
              <w:fldChar w:fldCharType="begin"/>
            </w:r>
            <w:r w:rsidR="00AD62A8">
              <w:rPr>
                <w:noProof/>
                <w:webHidden/>
              </w:rPr>
              <w:instrText xml:space="preserve"> PAGEREF _Toc42842108 \h </w:instrText>
            </w:r>
            <w:r w:rsidR="00AD62A8">
              <w:rPr>
                <w:noProof/>
                <w:webHidden/>
              </w:rPr>
            </w:r>
          </w:ins>
          <w:r w:rsidR="00AD62A8">
            <w:rPr>
              <w:noProof/>
              <w:webHidden/>
            </w:rPr>
            <w:fldChar w:fldCharType="separate"/>
          </w:r>
          <w:ins w:id="20" w:author="Arthur Parmentier" w:date="2020-06-12T08:12:00Z">
            <w:r w:rsidR="00AD62A8">
              <w:rPr>
                <w:noProof/>
                <w:webHidden/>
              </w:rPr>
              <w:t>2</w:t>
            </w:r>
            <w:r w:rsidR="00AD62A8">
              <w:rPr>
                <w:noProof/>
                <w:webHidden/>
              </w:rPr>
              <w:fldChar w:fldCharType="end"/>
            </w:r>
            <w:r w:rsidR="00AD62A8" w:rsidRPr="00B22CAD">
              <w:rPr>
                <w:rStyle w:val="Lienhypertexte"/>
                <w:noProof/>
              </w:rPr>
              <w:fldChar w:fldCharType="end"/>
            </w:r>
          </w:ins>
        </w:p>
        <w:p w:rsidR="00AD62A8" w:rsidRDefault="00AD62A8">
          <w:pPr>
            <w:pStyle w:val="TM1"/>
            <w:tabs>
              <w:tab w:val="left" w:pos="440"/>
              <w:tab w:val="right" w:leader="dot" w:pos="9736"/>
            </w:tabs>
            <w:rPr>
              <w:ins w:id="21" w:author="Arthur Parmentier" w:date="2020-06-12T08:12:00Z"/>
              <w:rFonts w:eastAsiaTheme="minorEastAsia" w:cstheme="minorBidi"/>
              <w:b w:val="0"/>
              <w:bCs w:val="0"/>
              <w:i w:val="0"/>
              <w:iCs w:val="0"/>
              <w:noProof/>
              <w:sz w:val="22"/>
              <w:szCs w:val="22"/>
              <w:lang w:val="fr-FR"/>
            </w:rPr>
          </w:pPr>
          <w:ins w:id="22"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"_Toc42842110"</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II.</w:t>
            </w:r>
            <w:r>
              <w:rPr>
                <w:rFonts w:eastAsiaTheme="minorEastAsia" w:cstheme="minorBidi"/>
                <w:b w:val="0"/>
                <w:bCs w:val="0"/>
                <w:i w:val="0"/>
                <w:iCs w:val="0"/>
                <w:noProof/>
                <w:sz w:val="22"/>
                <w:szCs w:val="22"/>
                <w:lang w:val="fr-FR"/>
              </w:rPr>
              <w:tab/>
            </w:r>
            <w:r w:rsidRPr="00B22CAD">
              <w:rPr>
                <w:rStyle w:val="Lienhypertexte"/>
                <w:noProof/>
              </w:rPr>
              <w:t>Table des matières</w:t>
            </w:r>
            <w:r>
              <w:rPr>
                <w:noProof/>
                <w:webHidden/>
              </w:rPr>
              <w:tab/>
            </w:r>
            <w:r>
              <w:rPr>
                <w:noProof/>
                <w:webHidden/>
              </w:rPr>
              <w:fldChar w:fldCharType="begin"/>
            </w:r>
            <w:r>
              <w:rPr>
                <w:noProof/>
                <w:webHidden/>
              </w:rPr>
              <w:instrText xml:space="preserve"> PAGEREF _Toc42842110 \h </w:instrText>
            </w:r>
            <w:r>
              <w:rPr>
                <w:noProof/>
                <w:webHidden/>
              </w:rPr>
            </w:r>
          </w:ins>
          <w:r>
            <w:rPr>
              <w:noProof/>
              <w:webHidden/>
            </w:rPr>
            <w:fldChar w:fldCharType="separate"/>
          </w:r>
          <w:ins w:id="23" w:author="Arthur Parmentier" w:date="2020-06-12T08:12:00Z">
            <w:r>
              <w:rPr>
                <w:noProof/>
                <w:webHidden/>
              </w:rPr>
              <w:t>3</w:t>
            </w:r>
            <w:r>
              <w:rPr>
                <w:noProof/>
                <w:webHidden/>
              </w:rPr>
              <w:fldChar w:fldCharType="end"/>
            </w:r>
            <w:r w:rsidRPr="00B22CAD">
              <w:rPr>
                <w:rStyle w:val="Lienhypertexte"/>
                <w:noProof/>
              </w:rPr>
              <w:fldChar w:fldCharType="end"/>
            </w:r>
          </w:ins>
        </w:p>
        <w:p w:rsidR="00AD62A8" w:rsidRDefault="00AD62A8">
          <w:pPr>
            <w:pStyle w:val="TM1"/>
            <w:tabs>
              <w:tab w:val="left" w:pos="660"/>
              <w:tab w:val="right" w:leader="dot" w:pos="9736"/>
            </w:tabs>
            <w:rPr>
              <w:ins w:id="24" w:author="Arthur Parmentier" w:date="2020-06-12T08:12:00Z"/>
              <w:rFonts w:eastAsiaTheme="minorEastAsia" w:cstheme="minorBidi"/>
              <w:b w:val="0"/>
              <w:bCs w:val="0"/>
              <w:i w:val="0"/>
              <w:iCs w:val="0"/>
              <w:noProof/>
              <w:sz w:val="22"/>
              <w:szCs w:val="22"/>
              <w:lang w:val="fr-FR"/>
            </w:rPr>
          </w:pPr>
          <w:ins w:id="25"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"_Toc42842111"</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III.</w:t>
            </w:r>
            <w:r>
              <w:rPr>
                <w:rFonts w:eastAsiaTheme="minorEastAsia" w:cstheme="minorBidi"/>
                <w:b w:val="0"/>
                <w:bCs w:val="0"/>
                <w:i w:val="0"/>
                <w:iCs w:val="0"/>
                <w:noProof/>
                <w:sz w:val="22"/>
                <w:szCs w:val="22"/>
                <w:lang w:val="fr-FR"/>
              </w:rPr>
              <w:tab/>
            </w:r>
            <w:r w:rsidRPr="00B22CAD">
              <w:rPr>
                <w:rStyle w:val="Lienhypertexte"/>
                <w:noProof/>
              </w:rPr>
              <w:t>Theoretical part</w:t>
            </w:r>
            <w:r>
              <w:rPr>
                <w:noProof/>
                <w:webHidden/>
              </w:rPr>
              <w:tab/>
            </w:r>
            <w:r>
              <w:rPr>
                <w:noProof/>
                <w:webHidden/>
              </w:rPr>
              <w:fldChar w:fldCharType="begin"/>
            </w:r>
            <w:r>
              <w:rPr>
                <w:noProof/>
                <w:webHidden/>
              </w:rPr>
              <w:instrText xml:space="preserve"> PAGEREF _Toc42842111 \h </w:instrText>
            </w:r>
            <w:r>
              <w:rPr>
                <w:noProof/>
                <w:webHidden/>
              </w:rPr>
            </w:r>
          </w:ins>
          <w:r>
            <w:rPr>
              <w:noProof/>
              <w:webHidden/>
            </w:rPr>
            <w:fldChar w:fldCharType="separate"/>
          </w:r>
          <w:ins w:id="26" w:author="Arthur Parmentier" w:date="2020-06-12T08:12:00Z">
            <w:r>
              <w:rPr>
                <w:noProof/>
                <w:webHidden/>
              </w:rPr>
              <w:t>5</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27" w:author="Arthur Parmentier" w:date="2020-06-12T08:12:00Z"/>
              <w:rFonts w:eastAsiaTheme="minorEastAsia" w:cstheme="minorBidi"/>
              <w:b w:val="0"/>
              <w:bCs w:val="0"/>
              <w:noProof/>
              <w:lang w:val="fr-FR"/>
            </w:rPr>
          </w:pPr>
          <w:ins w:id="28"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"_Toc42842112"</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A.</w:t>
            </w:r>
            <w:r>
              <w:rPr>
                <w:rFonts w:eastAsiaTheme="minorEastAsia" w:cstheme="minorBidi"/>
                <w:b w:val="0"/>
                <w:bCs w:val="0"/>
                <w:noProof/>
                <w:lang w:val="fr-FR"/>
              </w:rPr>
              <w:tab/>
            </w:r>
            <w:r w:rsidRPr="00B22CAD">
              <w:rPr>
                <w:rStyle w:val="Lienhypertexte"/>
                <w:noProof/>
              </w:rPr>
              <w:t>A brief history of Soundpainting</w:t>
            </w:r>
            <w:r>
              <w:rPr>
                <w:noProof/>
                <w:webHidden/>
              </w:rPr>
              <w:tab/>
            </w:r>
            <w:r>
              <w:rPr>
                <w:noProof/>
                <w:webHidden/>
              </w:rPr>
              <w:fldChar w:fldCharType="begin"/>
            </w:r>
            <w:r>
              <w:rPr>
                <w:noProof/>
                <w:webHidden/>
              </w:rPr>
              <w:instrText xml:space="preserve"> PAGEREF _Toc42842112 \h </w:instrText>
            </w:r>
            <w:r>
              <w:rPr>
                <w:noProof/>
                <w:webHidden/>
              </w:rPr>
            </w:r>
          </w:ins>
          <w:r>
            <w:rPr>
              <w:noProof/>
              <w:webHidden/>
            </w:rPr>
            <w:fldChar w:fldCharType="separate"/>
          </w:r>
          <w:ins w:id="29" w:author="Arthur Parmentier" w:date="2020-06-12T08:12:00Z">
            <w:r>
              <w:rPr>
                <w:noProof/>
                <w:webHidden/>
              </w:rPr>
              <w:t>5</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30" w:author="Arthur Parmentier" w:date="2020-06-12T08:12:00Z"/>
              <w:rFonts w:eastAsiaTheme="minorEastAsia" w:cstheme="minorBidi"/>
              <w:noProof/>
              <w:sz w:val="22"/>
              <w:szCs w:val="22"/>
              <w:lang w:val="fr-FR"/>
            </w:rPr>
          </w:pPr>
          <w:ins w:id="31"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"_Toc42842113"</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Back in Woodstock 1974: emergence in emergency</w:t>
            </w:r>
            <w:r>
              <w:rPr>
                <w:noProof/>
                <w:webHidden/>
              </w:rPr>
              <w:tab/>
            </w:r>
            <w:r>
              <w:rPr>
                <w:noProof/>
                <w:webHidden/>
              </w:rPr>
              <w:fldChar w:fldCharType="begin"/>
            </w:r>
            <w:r>
              <w:rPr>
                <w:noProof/>
                <w:webHidden/>
              </w:rPr>
              <w:instrText xml:space="preserve"> PAGEREF _Toc42842113 \h </w:instrText>
            </w:r>
            <w:r>
              <w:rPr>
                <w:noProof/>
                <w:webHidden/>
              </w:rPr>
            </w:r>
          </w:ins>
          <w:r>
            <w:rPr>
              <w:noProof/>
              <w:webHidden/>
            </w:rPr>
            <w:fldChar w:fldCharType="separate"/>
          </w:r>
          <w:ins w:id="32" w:author="Arthur Parmentier" w:date="2020-06-12T08:12:00Z">
            <w:r>
              <w:rPr>
                <w:noProof/>
                <w:webHidden/>
              </w:rPr>
              <w:t>5</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33" w:author="Arthur Parmentier" w:date="2020-06-12T08:12:00Z"/>
              <w:rFonts w:eastAsiaTheme="minorEastAsia" w:cstheme="minorBidi"/>
              <w:noProof/>
              <w:sz w:val="22"/>
              <w:szCs w:val="22"/>
              <w:lang w:val="fr-FR"/>
            </w:rPr>
          </w:pPr>
          <w:ins w:id="34"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"_Toc42842114"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Developments</w:t>
            </w:r>
            <w:r>
              <w:rPr>
                <w:noProof/>
                <w:webHidden/>
              </w:rPr>
              <w:tab/>
            </w:r>
            <w:r>
              <w:rPr>
                <w:noProof/>
                <w:webHidden/>
              </w:rPr>
              <w:fldChar w:fldCharType="begin"/>
            </w:r>
            <w:r>
              <w:rPr>
                <w:noProof/>
                <w:webHidden/>
              </w:rPr>
              <w:instrText xml:space="preserve"> PAGEREF _Toc42842114 \h </w:instrText>
            </w:r>
            <w:r>
              <w:rPr>
                <w:noProof/>
                <w:webHidden/>
              </w:rPr>
            </w:r>
          </w:ins>
          <w:r>
            <w:rPr>
              <w:noProof/>
              <w:webHidden/>
            </w:rPr>
            <w:fldChar w:fldCharType="separate"/>
          </w:r>
          <w:ins w:id="35" w:author="Arthur Parmentier" w:date="2020-06-12T08:12:00Z">
            <w:r>
              <w:rPr>
                <w:noProof/>
                <w:webHidden/>
              </w:rPr>
              <w:t>6</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36" w:author="Arthur Parmentier" w:date="2020-06-12T08:12:00Z"/>
              <w:rFonts w:eastAsiaTheme="minorEastAsia" w:cstheme="minorBidi"/>
              <w:b w:val="0"/>
              <w:bCs w:val="0"/>
              <w:noProof/>
              <w:lang w:val="fr-FR"/>
            </w:rPr>
          </w:pPr>
          <w:ins w:id="37"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"_Toc42842122"</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B.</w:t>
            </w:r>
            <w:r>
              <w:rPr>
                <w:rFonts w:eastAsiaTheme="minorEastAsia" w:cstheme="minorBidi"/>
                <w:b w:val="0"/>
                <w:bCs w:val="0"/>
                <w:noProof/>
                <w:lang w:val="fr-FR"/>
              </w:rPr>
              <w:tab/>
            </w:r>
            <w:r w:rsidRPr="00B22CAD">
              <w:rPr>
                <w:rStyle w:val="Lienhypertexte"/>
                <w:noProof/>
              </w:rPr>
              <w:t>Historical and theoretical context to SP</w:t>
            </w:r>
            <w:r>
              <w:rPr>
                <w:noProof/>
                <w:webHidden/>
              </w:rPr>
              <w:tab/>
            </w:r>
            <w:r>
              <w:rPr>
                <w:noProof/>
                <w:webHidden/>
              </w:rPr>
              <w:fldChar w:fldCharType="begin"/>
            </w:r>
            <w:r>
              <w:rPr>
                <w:noProof/>
                <w:webHidden/>
              </w:rPr>
              <w:instrText xml:space="preserve"> PAGEREF _Toc42842122 \h </w:instrText>
            </w:r>
            <w:r>
              <w:rPr>
                <w:noProof/>
                <w:webHidden/>
              </w:rPr>
            </w:r>
          </w:ins>
          <w:r>
            <w:rPr>
              <w:noProof/>
              <w:webHidden/>
            </w:rPr>
            <w:fldChar w:fldCharType="separate"/>
          </w:r>
          <w:ins w:id="38" w:author="Arthur Parmentier" w:date="2020-06-12T08:12:00Z">
            <w:r>
              <w:rPr>
                <w:noProof/>
                <w:webHidden/>
              </w:rPr>
              <w:t>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39" w:author="Arthur Parmentier" w:date="2020-06-12T08:12:00Z"/>
              <w:rFonts w:eastAsiaTheme="minorEastAsia" w:cstheme="minorBidi"/>
              <w:noProof/>
              <w:sz w:val="22"/>
              <w:szCs w:val="22"/>
              <w:lang w:val="fr-FR"/>
            </w:rPr>
          </w:pPr>
          <w:ins w:id="40"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"_Toc42842123"</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Signs and linguistics</w:t>
            </w:r>
            <w:r>
              <w:rPr>
                <w:noProof/>
                <w:webHidden/>
              </w:rPr>
              <w:tab/>
            </w:r>
            <w:r>
              <w:rPr>
                <w:noProof/>
                <w:webHidden/>
              </w:rPr>
              <w:fldChar w:fldCharType="begin"/>
            </w:r>
            <w:r>
              <w:rPr>
                <w:noProof/>
                <w:webHidden/>
              </w:rPr>
              <w:instrText xml:space="preserve"> PAGEREF _Toc42842123 \h </w:instrText>
            </w:r>
            <w:r>
              <w:rPr>
                <w:noProof/>
                <w:webHidden/>
              </w:rPr>
            </w:r>
          </w:ins>
          <w:r>
            <w:rPr>
              <w:noProof/>
              <w:webHidden/>
            </w:rPr>
            <w:fldChar w:fldCharType="separate"/>
          </w:r>
          <w:ins w:id="41" w:author="Arthur Parmentier" w:date="2020-06-12T08:12:00Z">
            <w:r>
              <w:rPr>
                <w:noProof/>
                <w:webHidden/>
              </w:rPr>
              <w:t>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42" w:author="Arthur Parmentier" w:date="2020-06-12T08:12:00Z"/>
              <w:rFonts w:eastAsiaTheme="minorEastAsia" w:cstheme="minorBidi"/>
              <w:noProof/>
              <w:sz w:val="22"/>
              <w:szCs w:val="22"/>
              <w:lang w:val="fr-FR"/>
            </w:rPr>
          </w:pPr>
          <w:ins w:id="43"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"_Toc42842124"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_Toc42842124 \h </w:instrText>
            </w:r>
            <w:r>
              <w:rPr>
                <w:noProof/>
                <w:webHidden/>
              </w:rPr>
            </w:r>
          </w:ins>
          <w:r>
            <w:rPr>
              <w:noProof/>
              <w:webHidden/>
            </w:rPr>
            <w:fldChar w:fldCharType="separate"/>
          </w:r>
          <w:ins w:id="44" w:author="Arthur Parmentier" w:date="2020-06-12T08:12:00Z">
            <w:r>
              <w:rPr>
                <w:noProof/>
                <w:webHidden/>
              </w:rPr>
              <w:t>13</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45" w:author="Arthur Parmentier" w:date="2020-06-12T08:12:00Z"/>
              <w:rFonts w:eastAsiaTheme="minorEastAsia" w:cstheme="minorBidi"/>
              <w:noProof/>
              <w:sz w:val="22"/>
              <w:szCs w:val="22"/>
              <w:lang w:val="fr-FR"/>
            </w:rPr>
          </w:pPr>
          <w:ins w:id="46"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"_Toc42842126"</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3.</w:t>
            </w:r>
            <w:r>
              <w:rPr>
                <w:rFonts w:eastAsiaTheme="minorEastAsia" w:cstheme="minorBidi"/>
                <w:noProof/>
                <w:sz w:val="22"/>
                <w:szCs w:val="22"/>
                <w:lang w:val="fr-FR"/>
              </w:rPr>
              <w:tab/>
            </w:r>
            <w:r w:rsidRPr="00B22CAD">
              <w:rPr>
                <w:rStyle w:val="Lienhypertexte"/>
                <w:noProof/>
              </w:rPr>
              <w:t>Artistic context of SP a</w:t>
            </w:r>
            <w:r w:rsidRPr="00B22CAD">
              <w:rPr>
                <w:rStyle w:val="Lienhypertexte"/>
                <w:noProof/>
              </w:rPr>
              <w:t>n</w:t>
            </w:r>
            <w:r w:rsidRPr="00B22CAD">
              <w:rPr>
                <w:rStyle w:val="Lienhypertexte"/>
                <w:noProof/>
              </w:rPr>
              <w:t>d a computer recognition tool</w:t>
            </w:r>
            <w:r>
              <w:rPr>
                <w:noProof/>
                <w:webHidden/>
              </w:rPr>
              <w:tab/>
            </w:r>
            <w:r>
              <w:rPr>
                <w:noProof/>
                <w:webHidden/>
              </w:rPr>
              <w:fldChar w:fldCharType="begin"/>
            </w:r>
            <w:r>
              <w:rPr>
                <w:noProof/>
                <w:webHidden/>
              </w:rPr>
              <w:instrText xml:space="preserve"> PAGEREF _Toc42842126 \h </w:instrText>
            </w:r>
            <w:r>
              <w:rPr>
                <w:noProof/>
                <w:webHidden/>
              </w:rPr>
            </w:r>
          </w:ins>
          <w:r>
            <w:rPr>
              <w:noProof/>
              <w:webHidden/>
            </w:rPr>
            <w:fldChar w:fldCharType="separate"/>
          </w:r>
          <w:ins w:id="47" w:author="Arthur Parmentier" w:date="2020-06-12T08:12:00Z">
            <w:r>
              <w:rPr>
                <w:noProof/>
                <w:webHidden/>
              </w:rPr>
              <w:t>15</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48" w:author="Arthur Parmentier" w:date="2020-06-12T08:12:00Z"/>
              <w:rFonts w:eastAsiaTheme="minorEastAsia" w:cstheme="minorBidi"/>
              <w:noProof/>
              <w:sz w:val="22"/>
              <w:szCs w:val="22"/>
              <w:lang w:val="fr-FR"/>
            </w:rPr>
          </w:pPr>
          <w:ins w:id="49"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"_Toc42842127"</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4.</w:t>
            </w:r>
            <w:r>
              <w:rPr>
                <w:rFonts w:eastAsiaTheme="minorEastAsia" w:cstheme="minorBidi"/>
                <w:noProof/>
                <w:sz w:val="22"/>
                <w:szCs w:val="22"/>
                <w:lang w:val="fr-FR"/>
              </w:rPr>
              <w:tab/>
            </w:r>
            <w:r w:rsidRPr="00B22CAD">
              <w:rPr>
                <w:rStyle w:val="Lienhypertexte"/>
                <w:noProof/>
              </w:rPr>
              <w:t>Classification in ML</w:t>
            </w:r>
            <w:r>
              <w:rPr>
                <w:noProof/>
                <w:webHidden/>
              </w:rPr>
              <w:tab/>
            </w:r>
            <w:r>
              <w:rPr>
                <w:noProof/>
                <w:webHidden/>
              </w:rPr>
              <w:fldChar w:fldCharType="begin"/>
            </w:r>
            <w:r>
              <w:rPr>
                <w:noProof/>
                <w:webHidden/>
              </w:rPr>
              <w:instrText xml:space="preserve"> PAGEREF _Toc42842127 \h </w:instrText>
            </w:r>
            <w:r>
              <w:rPr>
                <w:noProof/>
                <w:webHidden/>
              </w:rPr>
            </w:r>
          </w:ins>
          <w:r>
            <w:rPr>
              <w:noProof/>
              <w:webHidden/>
            </w:rPr>
            <w:fldChar w:fldCharType="separate"/>
          </w:r>
          <w:ins w:id="50" w:author="Arthur Parmentier" w:date="2020-06-12T08:12:00Z">
            <w:r>
              <w:rPr>
                <w:noProof/>
                <w:webHidden/>
              </w:rPr>
              <w:t>16</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51" w:author="Arthur Parmentier" w:date="2020-06-12T08:12:00Z"/>
              <w:rFonts w:eastAsiaTheme="minorEastAsia" w:cstheme="minorBidi"/>
              <w:noProof/>
              <w:sz w:val="22"/>
              <w:szCs w:val="22"/>
              <w:lang w:val="fr-FR"/>
            </w:rPr>
          </w:pPr>
          <w:ins w:id="52"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"_Toc42842128"</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5.</w:t>
            </w:r>
            <w:r>
              <w:rPr>
                <w:rFonts w:eastAsiaTheme="minorEastAsia" w:cstheme="minorBidi"/>
                <w:noProof/>
                <w:sz w:val="22"/>
                <w:szCs w:val="22"/>
                <w:lang w:val="fr-FR"/>
              </w:rPr>
              <w:tab/>
            </w:r>
            <w:r w:rsidRPr="00B22CAD">
              <w:rPr>
                <w:rStyle w:val="Lienhypertexte"/>
                <w:noProof/>
              </w:rPr>
              <w:t>The human prototypical and categorical perception and conceptual schemes</w:t>
            </w:r>
            <w:r>
              <w:rPr>
                <w:noProof/>
                <w:webHidden/>
              </w:rPr>
              <w:tab/>
            </w:r>
            <w:r>
              <w:rPr>
                <w:noProof/>
                <w:webHidden/>
              </w:rPr>
              <w:fldChar w:fldCharType="begin"/>
            </w:r>
            <w:r>
              <w:rPr>
                <w:noProof/>
                <w:webHidden/>
              </w:rPr>
              <w:instrText xml:space="preserve"> PAGEREF _Toc42842128 \h </w:instrText>
            </w:r>
            <w:r>
              <w:rPr>
                <w:noProof/>
                <w:webHidden/>
              </w:rPr>
            </w:r>
          </w:ins>
          <w:r>
            <w:rPr>
              <w:noProof/>
              <w:webHidden/>
            </w:rPr>
            <w:fldChar w:fldCharType="separate"/>
          </w:r>
          <w:ins w:id="53" w:author="Arthur Parmentier" w:date="2020-06-12T08:12:00Z">
            <w:r>
              <w:rPr>
                <w:noProof/>
                <w:webHidden/>
              </w:rPr>
              <w:t>16</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54" w:author="Arthur Parmentier" w:date="2020-06-12T08:12:00Z"/>
              <w:rFonts w:eastAsiaTheme="minorEastAsia" w:cstheme="minorBidi"/>
              <w:b w:val="0"/>
              <w:bCs w:val="0"/>
              <w:noProof/>
              <w:lang w:val="fr-FR"/>
            </w:rPr>
          </w:pPr>
          <w:ins w:id="55"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"_Toc42842134"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C.</w:t>
            </w:r>
            <w:r>
              <w:rPr>
                <w:rFonts w:eastAsiaTheme="minorEastAsia" w:cstheme="minorBidi"/>
                <w:b w:val="0"/>
                <w:bCs w:val="0"/>
                <w:noProof/>
                <w:lang w:val="fr-FR"/>
              </w:rPr>
              <w:tab/>
            </w:r>
            <w:r w:rsidRPr="00B22CAD">
              <w:rPr>
                <w:rStyle w:val="Lienhypertexte"/>
                <w:noProof/>
              </w:rPr>
              <w:t>A structuralist approach to SP</w:t>
            </w:r>
            <w:r>
              <w:rPr>
                <w:noProof/>
                <w:webHidden/>
              </w:rPr>
              <w:tab/>
            </w:r>
            <w:r>
              <w:rPr>
                <w:noProof/>
                <w:webHidden/>
              </w:rPr>
              <w:fldChar w:fldCharType="begin"/>
            </w:r>
            <w:r>
              <w:rPr>
                <w:noProof/>
                <w:webHidden/>
              </w:rPr>
              <w:instrText xml:space="preserve"> PAGEREF _Toc42842134 \h </w:instrText>
            </w:r>
            <w:r>
              <w:rPr>
                <w:noProof/>
                <w:webHidden/>
              </w:rPr>
            </w:r>
          </w:ins>
          <w:r>
            <w:rPr>
              <w:noProof/>
              <w:webHidden/>
            </w:rPr>
            <w:fldChar w:fldCharType="separate"/>
          </w:r>
          <w:ins w:id="56" w:author="Arthur Parmentier" w:date="2020-06-12T08:12:00Z">
            <w:r>
              <w:rPr>
                <w:noProof/>
                <w:webHidden/>
              </w:rPr>
              <w:t>18</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57" w:author="Arthur Parmentier" w:date="2020-06-12T08:12:00Z"/>
              <w:rFonts w:eastAsiaTheme="minorEastAsia" w:cstheme="minorBidi"/>
              <w:noProof/>
              <w:sz w:val="22"/>
              <w:szCs w:val="22"/>
              <w:lang w:val="fr-FR"/>
            </w:rPr>
          </w:pPr>
          <w:ins w:id="58"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"_Toc42842135"</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Preliminary remarks: Context and scope of my personal observations</w:t>
            </w:r>
            <w:r>
              <w:rPr>
                <w:noProof/>
                <w:webHidden/>
              </w:rPr>
              <w:tab/>
            </w:r>
            <w:r>
              <w:rPr>
                <w:noProof/>
                <w:webHidden/>
              </w:rPr>
              <w:fldChar w:fldCharType="begin"/>
            </w:r>
            <w:r>
              <w:rPr>
                <w:noProof/>
                <w:webHidden/>
              </w:rPr>
              <w:instrText xml:space="preserve"> PAGEREF _Toc42842135 \h </w:instrText>
            </w:r>
            <w:r>
              <w:rPr>
                <w:noProof/>
                <w:webHidden/>
              </w:rPr>
            </w:r>
          </w:ins>
          <w:r>
            <w:rPr>
              <w:noProof/>
              <w:webHidden/>
            </w:rPr>
            <w:fldChar w:fldCharType="separate"/>
          </w:r>
          <w:ins w:id="59" w:author="Arthur Parmentier" w:date="2020-06-12T08:12:00Z">
            <w:r>
              <w:rPr>
                <w:noProof/>
                <w:webHidden/>
              </w:rPr>
              <w:t>18</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60" w:author="Arthur Parmentier" w:date="2020-06-12T08:12:00Z"/>
              <w:rFonts w:eastAsiaTheme="minorEastAsia" w:cstheme="minorBidi"/>
              <w:noProof/>
              <w:sz w:val="22"/>
              <w:szCs w:val="22"/>
              <w:lang w:val="fr-FR"/>
            </w:rPr>
          </w:pPr>
          <w:ins w:id="61"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"_Toc42842146"</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Mapping of concepts from different spaces onto signs in the physical space of/around the body: the origin of SP signs</w:t>
            </w:r>
            <w:r>
              <w:rPr>
                <w:noProof/>
                <w:webHidden/>
              </w:rPr>
              <w:tab/>
            </w:r>
            <w:r>
              <w:rPr>
                <w:noProof/>
                <w:webHidden/>
              </w:rPr>
              <w:fldChar w:fldCharType="begin"/>
            </w:r>
            <w:r>
              <w:rPr>
                <w:noProof/>
                <w:webHidden/>
              </w:rPr>
              <w:instrText xml:space="preserve"> PAGEREF _Toc42842146 \h </w:instrText>
            </w:r>
            <w:r>
              <w:rPr>
                <w:noProof/>
                <w:webHidden/>
              </w:rPr>
            </w:r>
          </w:ins>
          <w:r>
            <w:rPr>
              <w:noProof/>
              <w:webHidden/>
            </w:rPr>
            <w:fldChar w:fldCharType="separate"/>
          </w:r>
          <w:ins w:id="62" w:author="Arthur Parmentier" w:date="2020-06-12T08:12:00Z">
            <w:r>
              <w:rPr>
                <w:noProof/>
                <w:webHidden/>
              </w:rPr>
              <w:t>18</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63" w:author="Arthur Parmentier" w:date="2020-06-12T08:12:00Z"/>
              <w:rFonts w:eastAsiaTheme="minorEastAsia" w:cstheme="minorBidi"/>
              <w:noProof/>
              <w:sz w:val="22"/>
              <w:szCs w:val="22"/>
              <w:lang w:val="fr-FR"/>
            </w:rPr>
          </w:pPr>
          <w:ins w:id="64"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"_Toc42842148"</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3.</w:t>
            </w:r>
            <w:r>
              <w:rPr>
                <w:rFonts w:eastAsiaTheme="minorEastAsia" w:cstheme="minorBidi"/>
                <w:noProof/>
                <w:sz w:val="22"/>
                <w:szCs w:val="22"/>
                <w:lang w:val="fr-FR"/>
              </w:rPr>
              <w:tab/>
            </w:r>
            <w:r w:rsidRPr="00B22CAD">
              <w:rPr>
                <w:rStyle w:val="Lienhypertexte"/>
                <w:noProof/>
              </w:rPr>
              <w:t>Sign overloading: polysemes and technical approaches to concepts in SP</w:t>
            </w:r>
            <w:r>
              <w:rPr>
                <w:noProof/>
                <w:webHidden/>
              </w:rPr>
              <w:tab/>
            </w:r>
            <w:r>
              <w:rPr>
                <w:noProof/>
                <w:webHidden/>
              </w:rPr>
              <w:fldChar w:fldCharType="begin"/>
            </w:r>
            <w:r>
              <w:rPr>
                <w:noProof/>
                <w:webHidden/>
              </w:rPr>
              <w:instrText xml:space="preserve"> PAGEREF _Toc42842148 \h </w:instrText>
            </w:r>
            <w:r>
              <w:rPr>
                <w:noProof/>
                <w:webHidden/>
              </w:rPr>
            </w:r>
          </w:ins>
          <w:r>
            <w:rPr>
              <w:noProof/>
              <w:webHidden/>
            </w:rPr>
            <w:fldChar w:fldCharType="separate"/>
          </w:r>
          <w:ins w:id="65" w:author="Arthur Parmentier" w:date="2020-06-12T08:12:00Z">
            <w:r>
              <w:rPr>
                <w:noProof/>
                <w:webHidden/>
              </w:rPr>
              <w:t>22</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66" w:author="Arthur Parmentier" w:date="2020-06-12T08:12:00Z"/>
              <w:rFonts w:eastAsiaTheme="minorEastAsia" w:cstheme="minorBidi"/>
              <w:noProof/>
              <w:sz w:val="22"/>
              <w:szCs w:val="22"/>
              <w:lang w:val="fr-FR"/>
            </w:rPr>
          </w:pPr>
          <w:ins w:id="67"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"_Toc42842149"</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4.</w:t>
            </w:r>
            <w:r>
              <w:rPr>
                <w:rFonts w:eastAsiaTheme="minorEastAsia" w:cstheme="minorBidi"/>
                <w:noProof/>
                <w:sz w:val="22"/>
                <w:szCs w:val="22"/>
                <w:lang w:val="fr-FR"/>
              </w:rPr>
              <w:tab/>
            </w:r>
            <w:r w:rsidRPr="00B22CAD">
              <w:rPr>
                <w:rStyle w:val="Lienhypertexte"/>
                <w:noProof/>
              </w:rPr>
              <w:t>Personal observations during SP practice</w:t>
            </w:r>
            <w:r>
              <w:rPr>
                <w:noProof/>
                <w:webHidden/>
              </w:rPr>
              <w:tab/>
            </w:r>
            <w:r>
              <w:rPr>
                <w:noProof/>
                <w:webHidden/>
              </w:rPr>
              <w:fldChar w:fldCharType="begin"/>
            </w:r>
            <w:r>
              <w:rPr>
                <w:noProof/>
                <w:webHidden/>
              </w:rPr>
              <w:instrText xml:space="preserve"> PAGEREF _Toc42842149 \h </w:instrText>
            </w:r>
            <w:r>
              <w:rPr>
                <w:noProof/>
                <w:webHidden/>
              </w:rPr>
            </w:r>
          </w:ins>
          <w:r>
            <w:rPr>
              <w:noProof/>
              <w:webHidden/>
            </w:rPr>
            <w:fldChar w:fldCharType="separate"/>
          </w:r>
          <w:ins w:id="68" w:author="Arthur Parmentier" w:date="2020-06-12T08:12:00Z">
            <w:r>
              <w:rPr>
                <w:noProof/>
                <w:webHidden/>
              </w:rPr>
              <w:t>26</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69" w:author="Arthur Parmentier" w:date="2020-06-12T08:12:00Z"/>
              <w:rFonts w:eastAsiaTheme="minorEastAsia" w:cstheme="minorBidi"/>
              <w:noProof/>
              <w:sz w:val="22"/>
              <w:szCs w:val="22"/>
              <w:lang w:val="fr-FR"/>
            </w:rPr>
          </w:pPr>
          <w:ins w:id="70"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"_Toc42842150"</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5.</w:t>
            </w:r>
            <w:r>
              <w:rPr>
                <w:rFonts w:eastAsiaTheme="minorEastAsia" w:cstheme="minorBidi"/>
                <w:noProof/>
                <w:sz w:val="22"/>
                <w:szCs w:val="22"/>
                <w:lang w:val="fr-FR"/>
              </w:rPr>
              <w:tab/>
            </w:r>
            <w:r w:rsidRPr="00B22CAD">
              <w:rPr>
                <w:rStyle w:val="Lienhypertexte"/>
                <w:noProof/>
              </w:rPr>
              <w:t>The SP grammar</w:t>
            </w:r>
            <w:r>
              <w:rPr>
                <w:noProof/>
                <w:webHidden/>
              </w:rPr>
              <w:tab/>
            </w:r>
            <w:r>
              <w:rPr>
                <w:noProof/>
                <w:webHidden/>
              </w:rPr>
              <w:fldChar w:fldCharType="begin"/>
            </w:r>
            <w:r>
              <w:rPr>
                <w:noProof/>
                <w:webHidden/>
              </w:rPr>
              <w:instrText xml:space="preserve"> PAGEREF _Toc42842150 \h </w:instrText>
            </w:r>
            <w:r>
              <w:rPr>
                <w:noProof/>
                <w:webHidden/>
              </w:rPr>
            </w:r>
          </w:ins>
          <w:r>
            <w:rPr>
              <w:noProof/>
              <w:webHidden/>
            </w:rPr>
            <w:fldChar w:fldCharType="separate"/>
          </w:r>
          <w:ins w:id="71" w:author="Arthur Parmentier" w:date="2020-06-12T08:12:00Z">
            <w:r>
              <w:rPr>
                <w:noProof/>
                <w:webHidden/>
              </w:rPr>
              <w:t>28</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72" w:author="Arthur Parmentier" w:date="2020-06-12T08:12:00Z"/>
              <w:rFonts w:eastAsiaTheme="minorEastAsia" w:cstheme="minorBidi"/>
              <w:b w:val="0"/>
              <w:bCs w:val="0"/>
              <w:noProof/>
              <w:lang w:val="fr-FR"/>
            </w:rPr>
          </w:pPr>
          <w:ins w:id="73"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"_Toc42842172"</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D.</w:t>
            </w:r>
            <w:r>
              <w:rPr>
                <w:rFonts w:eastAsiaTheme="minorEastAsia" w:cstheme="minorBidi"/>
                <w:b w:val="0"/>
                <w:bCs w:val="0"/>
                <w:noProof/>
                <w:lang w:val="fr-FR"/>
              </w:rPr>
              <w:tab/>
            </w:r>
            <w:r w:rsidRPr="00B22CAD">
              <w:rPr>
                <w:rStyle w:val="Lienhypertexte"/>
                <w:noProof/>
              </w:rPr>
              <w:t>Meta-structures of SP: communication outside sign language, configurations, conventions and diffusion mechanisms</w:t>
            </w:r>
            <w:r>
              <w:rPr>
                <w:noProof/>
                <w:webHidden/>
              </w:rPr>
              <w:tab/>
            </w:r>
            <w:r>
              <w:rPr>
                <w:noProof/>
                <w:webHidden/>
              </w:rPr>
              <w:fldChar w:fldCharType="begin"/>
            </w:r>
            <w:r>
              <w:rPr>
                <w:noProof/>
                <w:webHidden/>
              </w:rPr>
              <w:instrText xml:space="preserve"> PAGEREF _Toc42842172 \h </w:instrText>
            </w:r>
            <w:r>
              <w:rPr>
                <w:noProof/>
                <w:webHidden/>
              </w:rPr>
            </w:r>
          </w:ins>
          <w:r>
            <w:rPr>
              <w:noProof/>
              <w:webHidden/>
            </w:rPr>
            <w:fldChar w:fldCharType="separate"/>
          </w:r>
          <w:ins w:id="74" w:author="Arthur Parmentier" w:date="2020-06-12T08:12:00Z">
            <w:r>
              <w:rPr>
                <w:noProof/>
                <w:webHidden/>
              </w:rPr>
              <w:t>39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75" w:author="Arthur Parmentier" w:date="2020-06-12T08:12:00Z"/>
              <w:rFonts w:eastAsiaTheme="minorEastAsia" w:cstheme="minorBidi"/>
              <w:noProof/>
              <w:sz w:val="22"/>
              <w:szCs w:val="22"/>
              <w:lang w:val="fr-FR"/>
            </w:rPr>
          </w:pPr>
          <w:ins w:id="76"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"_Toc42842173"</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Preliminary remark: what we mean when we say “SP”</w:t>
            </w:r>
            <w:r>
              <w:rPr>
                <w:noProof/>
                <w:webHidden/>
              </w:rPr>
              <w:tab/>
            </w:r>
            <w:r>
              <w:rPr>
                <w:noProof/>
                <w:webHidden/>
              </w:rPr>
              <w:fldChar w:fldCharType="begin"/>
            </w:r>
            <w:r>
              <w:rPr>
                <w:noProof/>
                <w:webHidden/>
              </w:rPr>
              <w:instrText xml:space="preserve"> PAGEREF _Toc42842173 \h </w:instrText>
            </w:r>
            <w:r>
              <w:rPr>
                <w:noProof/>
                <w:webHidden/>
              </w:rPr>
            </w:r>
          </w:ins>
          <w:r>
            <w:rPr>
              <w:noProof/>
              <w:webHidden/>
            </w:rPr>
            <w:fldChar w:fldCharType="separate"/>
          </w:r>
          <w:ins w:id="77" w:author="Arthur Parmentier" w:date="2020-06-12T08:12:00Z">
            <w:r>
              <w:rPr>
                <w:noProof/>
                <w:webHidden/>
              </w:rPr>
              <w:t>39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78" w:author="Arthur Parmentier" w:date="2020-06-12T08:12:00Z"/>
              <w:rFonts w:eastAsiaTheme="minorEastAsia" w:cstheme="minorBidi"/>
              <w:noProof/>
              <w:sz w:val="22"/>
              <w:szCs w:val="22"/>
              <w:lang w:val="fr-FR"/>
            </w:rPr>
          </w:pPr>
          <w:ins w:id="79"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SP as a complex communication form</w:t>
            </w:r>
            <w:r>
              <w:rPr>
                <w:noProof/>
                <w:webHidden/>
              </w:rPr>
              <w:tab/>
            </w:r>
            <w:r>
              <w:rPr>
                <w:noProof/>
                <w:webHidden/>
              </w:rPr>
              <w:fldChar w:fldCharType="begin"/>
            </w:r>
            <w:r>
              <w:rPr>
                <w:noProof/>
                <w:webHidden/>
              </w:rPr>
              <w:instrText xml:space="preserve"> PAGEREF _Toc42842174 \h </w:instrText>
            </w:r>
            <w:r>
              <w:rPr>
                <w:noProof/>
                <w:webHidden/>
              </w:rPr>
            </w:r>
          </w:ins>
          <w:r>
            <w:rPr>
              <w:noProof/>
              <w:webHidden/>
            </w:rPr>
            <w:fldChar w:fldCharType="separate"/>
          </w:r>
          <w:ins w:id="80" w:author="Arthur Parmentier" w:date="2020-06-12T08:12:00Z">
            <w:r>
              <w:rPr>
                <w:noProof/>
                <w:webHidden/>
              </w:rPr>
              <w:t>39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81" w:author="Arthur Parmentier" w:date="2020-06-12T08:12:00Z"/>
              <w:rFonts w:eastAsiaTheme="minorEastAsia" w:cstheme="minorBidi"/>
              <w:noProof/>
              <w:sz w:val="22"/>
              <w:szCs w:val="22"/>
              <w:lang w:val="fr-FR"/>
            </w:rPr>
          </w:pPr>
          <w:ins w:id="82"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"_Toc42842175"</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3.</w:t>
            </w:r>
            <w:r>
              <w:rPr>
                <w:rFonts w:eastAsiaTheme="minorEastAsia" w:cstheme="minorBidi"/>
                <w:noProof/>
                <w:sz w:val="22"/>
                <w:szCs w:val="22"/>
                <w:lang w:val="fr-FR"/>
              </w:rPr>
              <w:tab/>
            </w:r>
            <w:r w:rsidRPr="00B22CAD">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_Toc42842175 \h </w:instrText>
            </w:r>
            <w:r>
              <w:rPr>
                <w:noProof/>
                <w:webHidden/>
              </w:rPr>
            </w:r>
          </w:ins>
          <w:r>
            <w:rPr>
              <w:noProof/>
              <w:webHidden/>
            </w:rPr>
            <w:fldChar w:fldCharType="separate"/>
          </w:r>
          <w:ins w:id="83" w:author="Arthur Parmentier" w:date="2020-06-12T08:12:00Z">
            <w:r>
              <w:rPr>
                <w:noProof/>
                <w:webHidden/>
              </w:rPr>
              <w:t>40</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84" w:author="Arthur Parmentier" w:date="2020-06-12T08:12:00Z"/>
              <w:rFonts w:eastAsiaTheme="minorEastAsia" w:cstheme="minorBidi"/>
              <w:noProof/>
              <w:sz w:val="22"/>
              <w:szCs w:val="22"/>
              <w:lang w:val="fr-FR"/>
            </w:rPr>
          </w:pPr>
          <w:ins w:id="85"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"_Toc42842176"</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4.</w:t>
            </w:r>
            <w:r>
              <w:rPr>
                <w:rFonts w:eastAsiaTheme="minorEastAsia" w:cstheme="minorBidi"/>
                <w:noProof/>
                <w:sz w:val="22"/>
                <w:szCs w:val="22"/>
                <w:lang w:val="fr-FR"/>
              </w:rPr>
              <w:tab/>
            </w:r>
            <w:r w:rsidRPr="00B22CAD">
              <w:rPr>
                <w:rStyle w:val="Lienhypertexte"/>
                <w:noProof/>
              </w:rPr>
              <w:t>Concluding remark: the meaning of SP as its use</w:t>
            </w:r>
            <w:r>
              <w:rPr>
                <w:noProof/>
                <w:webHidden/>
              </w:rPr>
              <w:tab/>
            </w:r>
            <w:r>
              <w:rPr>
                <w:noProof/>
                <w:webHidden/>
              </w:rPr>
              <w:fldChar w:fldCharType="begin"/>
            </w:r>
            <w:r>
              <w:rPr>
                <w:noProof/>
                <w:webHidden/>
              </w:rPr>
              <w:instrText xml:space="preserve"> PAGEREF _Toc42842176 \h </w:instrText>
            </w:r>
            <w:r>
              <w:rPr>
                <w:noProof/>
                <w:webHidden/>
              </w:rPr>
            </w:r>
          </w:ins>
          <w:r>
            <w:rPr>
              <w:noProof/>
              <w:webHidden/>
            </w:rPr>
            <w:fldChar w:fldCharType="separate"/>
          </w:r>
          <w:ins w:id="86" w:author="Arthur Parmentier" w:date="2020-06-12T08:12:00Z">
            <w:r>
              <w:rPr>
                <w:noProof/>
                <w:webHidden/>
              </w:rPr>
              <w:t>46</w:t>
            </w:r>
            <w:r>
              <w:rPr>
                <w:noProof/>
                <w:webHidden/>
              </w:rPr>
              <w:fldChar w:fldCharType="end"/>
            </w:r>
            <w:r w:rsidRPr="00B22CAD">
              <w:rPr>
                <w:rStyle w:val="Lienhypertexte"/>
                <w:noProof/>
              </w:rPr>
              <w:fldChar w:fldCharType="end"/>
            </w:r>
          </w:ins>
        </w:p>
        <w:p w:rsidR="00AD62A8" w:rsidRDefault="00AD62A8">
          <w:pPr>
            <w:pStyle w:val="TM1"/>
            <w:tabs>
              <w:tab w:val="left" w:pos="660"/>
              <w:tab w:val="right" w:leader="dot" w:pos="9736"/>
            </w:tabs>
            <w:rPr>
              <w:ins w:id="87" w:author="Arthur Parmentier" w:date="2020-06-12T08:12:00Z"/>
              <w:rFonts w:eastAsiaTheme="minorEastAsia" w:cstheme="minorBidi"/>
              <w:b w:val="0"/>
              <w:bCs w:val="0"/>
              <w:i w:val="0"/>
              <w:iCs w:val="0"/>
              <w:noProof/>
              <w:sz w:val="22"/>
              <w:szCs w:val="22"/>
              <w:lang w:val="fr-FR"/>
            </w:rPr>
          </w:pPr>
          <w:ins w:id="88"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"_Toc42842178"</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IV.</w:t>
            </w:r>
            <w:r>
              <w:rPr>
                <w:rFonts w:eastAsiaTheme="minorEastAsia" w:cstheme="minorBidi"/>
                <w:b w:val="0"/>
                <w:bCs w:val="0"/>
                <w:i w:val="0"/>
                <w:iCs w:val="0"/>
                <w:noProof/>
                <w:sz w:val="22"/>
                <w:szCs w:val="22"/>
                <w:lang w:val="fr-FR"/>
              </w:rPr>
              <w:tab/>
            </w:r>
            <w:r w:rsidRPr="00B22CAD">
              <w:rPr>
                <w:rStyle w:val="Lienhypertexte"/>
                <w:noProof/>
              </w:rPr>
              <w:t>Practical part: SP recognition with Max/MSP</w:t>
            </w:r>
            <w:r>
              <w:rPr>
                <w:noProof/>
                <w:webHidden/>
              </w:rPr>
              <w:tab/>
            </w:r>
            <w:r>
              <w:rPr>
                <w:noProof/>
                <w:webHidden/>
              </w:rPr>
              <w:fldChar w:fldCharType="begin"/>
            </w:r>
            <w:r>
              <w:rPr>
                <w:noProof/>
                <w:webHidden/>
              </w:rPr>
              <w:instrText xml:space="preserve"> PAGEREF _Toc42842178 \h </w:instrText>
            </w:r>
            <w:r>
              <w:rPr>
                <w:noProof/>
                <w:webHidden/>
              </w:rPr>
            </w:r>
          </w:ins>
          <w:r>
            <w:rPr>
              <w:noProof/>
              <w:webHidden/>
            </w:rPr>
            <w:fldChar w:fldCharType="separate"/>
          </w:r>
          <w:ins w:id="89" w:author="Arthur Parmentier" w:date="2020-06-12T08:12:00Z">
            <w:r>
              <w:rPr>
                <w:noProof/>
                <w:webHidden/>
              </w:rPr>
              <w:t>47</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90" w:author="Arthur Parmentier" w:date="2020-06-12T08:12:00Z"/>
              <w:rFonts w:eastAsiaTheme="minorEastAsia" w:cstheme="minorBidi"/>
              <w:b w:val="0"/>
              <w:bCs w:val="0"/>
              <w:noProof/>
              <w:lang w:val="fr-FR"/>
            </w:rPr>
          </w:pPr>
          <w:ins w:id="91"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"_Toc42842179"</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A.</w:t>
            </w:r>
            <w:r>
              <w:rPr>
                <w:rFonts w:eastAsiaTheme="minorEastAsia" w:cstheme="minorBidi"/>
                <w:b w:val="0"/>
                <w:bCs w:val="0"/>
                <w:noProof/>
                <w:lang w:val="fr-FR"/>
              </w:rPr>
              <w:tab/>
            </w:r>
            <w:r w:rsidRPr="00B22CAD">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_Toc42842179 \h </w:instrText>
            </w:r>
            <w:r>
              <w:rPr>
                <w:noProof/>
                <w:webHidden/>
              </w:rPr>
            </w:r>
          </w:ins>
          <w:r>
            <w:rPr>
              <w:noProof/>
              <w:webHidden/>
            </w:rPr>
            <w:fldChar w:fldCharType="separate"/>
          </w:r>
          <w:ins w:id="92" w:author="Arthur Parmentier" w:date="2020-06-12T08:12:00Z">
            <w:r>
              <w:rPr>
                <w:noProof/>
                <w:webHidden/>
              </w:rPr>
              <w:t>47</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93" w:author="Arthur Parmentier" w:date="2020-06-12T08:12:00Z"/>
              <w:rFonts w:eastAsiaTheme="minorEastAsia" w:cstheme="minorBidi"/>
              <w:noProof/>
              <w:sz w:val="22"/>
              <w:szCs w:val="22"/>
              <w:lang w:val="fr-FR"/>
            </w:rPr>
          </w:pPr>
          <w:ins w:id="94"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"_Toc42842180"</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Motivations</w:t>
            </w:r>
            <w:r>
              <w:rPr>
                <w:noProof/>
                <w:webHidden/>
              </w:rPr>
              <w:tab/>
            </w:r>
            <w:r>
              <w:rPr>
                <w:noProof/>
                <w:webHidden/>
              </w:rPr>
              <w:fldChar w:fldCharType="begin"/>
            </w:r>
            <w:r>
              <w:rPr>
                <w:noProof/>
                <w:webHidden/>
              </w:rPr>
              <w:instrText xml:space="preserve"> PAGEREF _Toc42842180 \h </w:instrText>
            </w:r>
            <w:r>
              <w:rPr>
                <w:noProof/>
                <w:webHidden/>
              </w:rPr>
            </w:r>
          </w:ins>
          <w:r>
            <w:rPr>
              <w:noProof/>
              <w:webHidden/>
            </w:rPr>
            <w:fldChar w:fldCharType="separate"/>
          </w:r>
          <w:ins w:id="95" w:author="Arthur Parmentier" w:date="2020-06-12T08:12:00Z">
            <w:r>
              <w:rPr>
                <w:noProof/>
                <w:webHidden/>
              </w:rPr>
              <w:t>47</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96" w:author="Arthur Parmentier" w:date="2020-06-12T08:12:00Z"/>
              <w:rFonts w:eastAsiaTheme="minorEastAsia" w:cstheme="minorBidi"/>
              <w:noProof/>
              <w:sz w:val="22"/>
              <w:szCs w:val="22"/>
              <w:lang w:val="fr-FR"/>
            </w:rPr>
          </w:pPr>
          <w:ins w:id="97"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"_Toc42842181"</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Goals</w:t>
            </w:r>
            <w:r>
              <w:rPr>
                <w:noProof/>
                <w:webHidden/>
              </w:rPr>
              <w:tab/>
            </w:r>
            <w:r>
              <w:rPr>
                <w:noProof/>
                <w:webHidden/>
              </w:rPr>
              <w:fldChar w:fldCharType="begin"/>
            </w:r>
            <w:r>
              <w:rPr>
                <w:noProof/>
                <w:webHidden/>
              </w:rPr>
              <w:instrText xml:space="preserve"> PAGEREF _Toc42842181 \h </w:instrText>
            </w:r>
            <w:r>
              <w:rPr>
                <w:noProof/>
                <w:webHidden/>
              </w:rPr>
            </w:r>
          </w:ins>
          <w:r>
            <w:rPr>
              <w:noProof/>
              <w:webHidden/>
            </w:rPr>
            <w:fldChar w:fldCharType="separate"/>
          </w:r>
          <w:ins w:id="98" w:author="Arthur Parmentier" w:date="2020-06-12T08:12:00Z">
            <w:r>
              <w:rPr>
                <w:noProof/>
                <w:webHidden/>
              </w:rPr>
              <w:t>49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99" w:author="Arthur Parmentier" w:date="2020-06-12T08:12:00Z"/>
              <w:rFonts w:eastAsiaTheme="minorEastAsia" w:cstheme="minorBidi"/>
              <w:noProof/>
              <w:sz w:val="22"/>
              <w:szCs w:val="22"/>
              <w:lang w:val="fr-FR"/>
            </w:rPr>
          </w:pPr>
          <w:ins w:id="100"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"_Toc42842182"</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3.</w:t>
            </w:r>
            <w:r>
              <w:rPr>
                <w:rFonts w:eastAsiaTheme="minorEastAsia" w:cstheme="minorBidi"/>
                <w:noProof/>
                <w:sz w:val="22"/>
                <w:szCs w:val="22"/>
                <w:lang w:val="fr-FR"/>
              </w:rPr>
              <w:tab/>
            </w:r>
            <w:r w:rsidRPr="00B22CAD">
              <w:rPr>
                <w:rStyle w:val="Lienhypertexte"/>
                <w:noProof/>
              </w:rPr>
              <w:t>Workflow and challenges: a review of literature</w:t>
            </w:r>
            <w:r>
              <w:rPr>
                <w:noProof/>
                <w:webHidden/>
              </w:rPr>
              <w:tab/>
            </w:r>
            <w:r>
              <w:rPr>
                <w:noProof/>
                <w:webHidden/>
              </w:rPr>
              <w:fldChar w:fldCharType="begin"/>
            </w:r>
            <w:r>
              <w:rPr>
                <w:noProof/>
                <w:webHidden/>
              </w:rPr>
              <w:instrText xml:space="preserve"> PAGEREF _Toc42842182 \h </w:instrText>
            </w:r>
            <w:r>
              <w:rPr>
                <w:noProof/>
                <w:webHidden/>
              </w:rPr>
            </w:r>
          </w:ins>
          <w:r>
            <w:rPr>
              <w:noProof/>
              <w:webHidden/>
            </w:rPr>
            <w:fldChar w:fldCharType="separate"/>
          </w:r>
          <w:ins w:id="101" w:author="Arthur Parmentier" w:date="2020-06-12T08:12:00Z">
            <w:r>
              <w:rPr>
                <w:noProof/>
                <w:webHidden/>
              </w:rPr>
              <w:t>49</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102" w:author="Arthur Parmentier" w:date="2020-06-12T08:12:00Z"/>
              <w:rFonts w:eastAsiaTheme="minorEastAsia" w:cstheme="minorBidi"/>
              <w:b w:val="0"/>
              <w:bCs w:val="0"/>
              <w:noProof/>
              <w:lang w:val="fr-FR"/>
            </w:rPr>
          </w:pPr>
          <w:ins w:id="103"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"_Toc42842183"</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B.</w:t>
            </w:r>
            <w:r>
              <w:rPr>
                <w:rFonts w:eastAsiaTheme="minorEastAsia" w:cstheme="minorBidi"/>
                <w:b w:val="0"/>
                <w:bCs w:val="0"/>
                <w:noProof/>
                <w:lang w:val="fr-FR"/>
              </w:rPr>
              <w:tab/>
            </w:r>
            <w:r w:rsidRPr="00B22CAD">
              <w:rPr>
                <w:rStyle w:val="Lienhypertexte"/>
                <w:noProof/>
              </w:rPr>
              <w:t>The big picture</w:t>
            </w:r>
            <w:r>
              <w:rPr>
                <w:noProof/>
                <w:webHidden/>
              </w:rPr>
              <w:tab/>
            </w:r>
            <w:r>
              <w:rPr>
                <w:noProof/>
                <w:webHidden/>
              </w:rPr>
              <w:fldChar w:fldCharType="begin"/>
            </w:r>
            <w:r>
              <w:rPr>
                <w:noProof/>
                <w:webHidden/>
              </w:rPr>
              <w:instrText xml:space="preserve"> PAGEREF _Toc42842183 \h </w:instrText>
            </w:r>
            <w:r>
              <w:rPr>
                <w:noProof/>
                <w:webHidden/>
              </w:rPr>
            </w:r>
          </w:ins>
          <w:r>
            <w:rPr>
              <w:noProof/>
              <w:webHidden/>
            </w:rPr>
            <w:fldChar w:fldCharType="separate"/>
          </w:r>
          <w:ins w:id="104" w:author="Arthur Parmentier" w:date="2020-06-12T08:12:00Z">
            <w:r>
              <w:rPr>
                <w:noProof/>
                <w:webHidden/>
              </w:rPr>
              <w:t>49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05" w:author="Arthur Parmentier" w:date="2020-06-12T08:12:00Z"/>
              <w:rFonts w:eastAsiaTheme="minorEastAsia" w:cstheme="minorBidi"/>
              <w:noProof/>
              <w:sz w:val="22"/>
              <w:szCs w:val="22"/>
              <w:lang w:val="fr-FR"/>
            </w:rPr>
          </w:pPr>
          <w:ins w:id="106"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General overview of the system</w:t>
            </w:r>
            <w:r>
              <w:rPr>
                <w:noProof/>
                <w:webHidden/>
              </w:rPr>
              <w:tab/>
            </w:r>
            <w:r>
              <w:rPr>
                <w:noProof/>
                <w:webHidden/>
              </w:rPr>
              <w:fldChar w:fldCharType="begin"/>
            </w:r>
            <w:r>
              <w:rPr>
                <w:noProof/>
                <w:webHidden/>
              </w:rPr>
              <w:instrText xml:space="preserve"> PAGEREF _Toc42842184 \h </w:instrText>
            </w:r>
            <w:r>
              <w:rPr>
                <w:noProof/>
                <w:webHidden/>
              </w:rPr>
            </w:r>
          </w:ins>
          <w:r>
            <w:rPr>
              <w:noProof/>
              <w:webHidden/>
            </w:rPr>
            <w:fldChar w:fldCharType="separate"/>
          </w:r>
          <w:ins w:id="107" w:author="Arthur Parmentier" w:date="2020-06-12T08:12:00Z">
            <w:r>
              <w:rPr>
                <w:noProof/>
                <w:webHidden/>
              </w:rPr>
              <w:t>49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08" w:author="Arthur Parmentier" w:date="2020-06-12T08:12:00Z"/>
              <w:rFonts w:eastAsiaTheme="minorEastAsia" w:cstheme="minorBidi"/>
              <w:noProof/>
              <w:sz w:val="22"/>
              <w:szCs w:val="22"/>
              <w:lang w:val="fr-FR"/>
            </w:rPr>
          </w:pPr>
          <w:ins w:id="109"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"_Toc42842185"</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The choice of Max/MSP</w:t>
            </w:r>
            <w:r>
              <w:rPr>
                <w:noProof/>
                <w:webHidden/>
              </w:rPr>
              <w:tab/>
            </w:r>
            <w:r>
              <w:rPr>
                <w:noProof/>
                <w:webHidden/>
              </w:rPr>
              <w:fldChar w:fldCharType="begin"/>
            </w:r>
            <w:r>
              <w:rPr>
                <w:noProof/>
                <w:webHidden/>
              </w:rPr>
              <w:instrText xml:space="preserve"> PAGEREF _Toc42842185 \h </w:instrText>
            </w:r>
            <w:r>
              <w:rPr>
                <w:noProof/>
                <w:webHidden/>
              </w:rPr>
            </w:r>
          </w:ins>
          <w:r>
            <w:rPr>
              <w:noProof/>
              <w:webHidden/>
            </w:rPr>
            <w:fldChar w:fldCharType="separate"/>
          </w:r>
          <w:ins w:id="110" w:author="Arthur Parmentier" w:date="2020-06-12T08:12:00Z">
            <w:r>
              <w:rPr>
                <w:noProof/>
                <w:webHidden/>
              </w:rPr>
              <w:t>52</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111" w:author="Arthur Parmentier" w:date="2020-06-12T08:12:00Z"/>
              <w:rFonts w:eastAsiaTheme="minorEastAsia" w:cstheme="minorBidi"/>
              <w:b w:val="0"/>
              <w:bCs w:val="0"/>
              <w:noProof/>
              <w:lang w:val="fr-FR"/>
            </w:rPr>
          </w:pPr>
          <w:ins w:id="112"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"_Toc42842186"</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Pr>
                <w:rFonts w:eastAsiaTheme="minorEastAsia" w:cstheme="minorBidi"/>
                <w:b w:val="0"/>
                <w:bCs w:val="0"/>
                <w:noProof/>
                <w:lang w:val="fr-FR"/>
              </w:rPr>
              <w:tab/>
            </w:r>
            <w:r w:rsidRPr="00B22CAD">
              <w:rPr>
                <w:rStyle w:val="Lienhypertexte"/>
                <w:noProof/>
              </w:rPr>
              <w:t>Description of each layer</w:t>
            </w:r>
            <w:r>
              <w:rPr>
                <w:noProof/>
                <w:webHidden/>
              </w:rPr>
              <w:tab/>
            </w:r>
            <w:r>
              <w:rPr>
                <w:noProof/>
                <w:webHidden/>
              </w:rPr>
              <w:fldChar w:fldCharType="begin"/>
            </w:r>
            <w:r>
              <w:rPr>
                <w:noProof/>
                <w:webHidden/>
              </w:rPr>
              <w:instrText xml:space="preserve"> PAGEREF _Toc42842186 \h </w:instrText>
            </w:r>
            <w:r>
              <w:rPr>
                <w:noProof/>
                <w:webHidden/>
              </w:rPr>
            </w:r>
          </w:ins>
          <w:r>
            <w:rPr>
              <w:noProof/>
              <w:webHidden/>
            </w:rPr>
            <w:fldChar w:fldCharType="separate"/>
          </w:r>
          <w:ins w:id="113" w:author="Arthur Parmentier" w:date="2020-06-12T08:12:00Z">
            <w:r>
              <w:rPr>
                <w:noProof/>
                <w:webHidden/>
              </w:rPr>
              <w:t>52</w:t>
            </w:r>
            <w:r>
              <w:rPr>
                <w:noProof/>
                <w:webHidden/>
              </w:rPr>
              <w:fldChar w:fldCharType="end"/>
            </w:r>
            <w:r w:rsidRPr="00B22CAD">
              <w:rPr>
                <w:rStyle w:val="Lienhypertexte"/>
                <w:noProof/>
              </w:rPr>
              <w:fldChar w:fldCharType="end"/>
            </w:r>
          </w:ins>
        </w:p>
        <w:p w:rsidR="00AD62A8" w:rsidRDefault="00AD62A8">
          <w:pPr>
            <w:pStyle w:val="TM2"/>
            <w:tabs>
              <w:tab w:val="right" w:leader="dot" w:pos="9736"/>
            </w:tabs>
            <w:rPr>
              <w:ins w:id="114" w:author="Arthur Parmentier" w:date="2020-06-12T08:12:00Z"/>
              <w:rFonts w:eastAsiaTheme="minorEastAsia" w:cstheme="minorBidi"/>
              <w:b w:val="0"/>
              <w:bCs w:val="0"/>
              <w:noProof/>
              <w:lang w:val="fr-FR"/>
            </w:rPr>
          </w:pPr>
          <w:ins w:id="115"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"_Toc42842187"</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C.</w:t>
            </w:r>
            <w:r>
              <w:rPr>
                <w:noProof/>
                <w:webHidden/>
              </w:rPr>
              <w:tab/>
            </w:r>
            <w:r>
              <w:rPr>
                <w:noProof/>
                <w:webHidden/>
              </w:rPr>
              <w:fldChar w:fldCharType="begin"/>
            </w:r>
            <w:r>
              <w:rPr>
                <w:noProof/>
                <w:webHidden/>
              </w:rPr>
              <w:instrText xml:space="preserve"> PAGEREF _Toc42842187 \h </w:instrText>
            </w:r>
            <w:r>
              <w:rPr>
                <w:noProof/>
                <w:webHidden/>
              </w:rPr>
            </w:r>
          </w:ins>
          <w:r>
            <w:rPr>
              <w:noProof/>
              <w:webHidden/>
            </w:rPr>
            <w:fldChar w:fldCharType="separate"/>
          </w:r>
          <w:ins w:id="116" w:author="Arthur Parmentier" w:date="2020-06-12T08:12:00Z">
            <w:r>
              <w:rPr>
                <w:noProof/>
                <w:webHidden/>
              </w:rPr>
              <w:t>52</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17" w:author="Arthur Parmentier" w:date="2020-06-12T08:12:00Z"/>
              <w:rFonts w:eastAsiaTheme="minorEastAsia" w:cstheme="minorBidi"/>
              <w:noProof/>
              <w:sz w:val="22"/>
              <w:szCs w:val="22"/>
              <w:lang w:val="fr-FR"/>
            </w:rPr>
          </w:pPr>
          <w:ins w:id="118"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"_Toc42842188"</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Part 1: Motion tracking inputs</w:t>
            </w:r>
            <w:r>
              <w:rPr>
                <w:noProof/>
                <w:webHidden/>
              </w:rPr>
              <w:tab/>
            </w:r>
            <w:r>
              <w:rPr>
                <w:noProof/>
                <w:webHidden/>
              </w:rPr>
              <w:fldChar w:fldCharType="begin"/>
            </w:r>
            <w:r>
              <w:rPr>
                <w:noProof/>
                <w:webHidden/>
              </w:rPr>
              <w:instrText xml:space="preserve"> PAGEREF _Toc42842188 \h </w:instrText>
            </w:r>
            <w:r>
              <w:rPr>
                <w:noProof/>
                <w:webHidden/>
              </w:rPr>
            </w:r>
          </w:ins>
          <w:r>
            <w:rPr>
              <w:noProof/>
              <w:webHidden/>
            </w:rPr>
            <w:fldChar w:fldCharType="separate"/>
          </w:r>
          <w:ins w:id="119" w:author="Arthur Parmentier" w:date="2020-06-12T08:12:00Z">
            <w:r>
              <w:rPr>
                <w:noProof/>
                <w:webHidden/>
              </w:rPr>
              <w:t>52</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20" w:author="Arthur Parmentier" w:date="2020-06-12T08:12:00Z"/>
              <w:rFonts w:eastAsiaTheme="minorEastAsia" w:cstheme="minorBidi"/>
              <w:noProof/>
              <w:sz w:val="22"/>
              <w:szCs w:val="22"/>
              <w:lang w:val="fr-FR"/>
            </w:rPr>
          </w:pPr>
          <w:ins w:id="121"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"_Toc42842190"</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Part 2: Signs &amp; dictionary management</w:t>
            </w:r>
            <w:r>
              <w:rPr>
                <w:noProof/>
                <w:webHidden/>
              </w:rPr>
              <w:tab/>
            </w:r>
            <w:r>
              <w:rPr>
                <w:noProof/>
                <w:webHidden/>
              </w:rPr>
              <w:fldChar w:fldCharType="begin"/>
            </w:r>
            <w:r>
              <w:rPr>
                <w:noProof/>
                <w:webHidden/>
              </w:rPr>
              <w:instrText xml:space="preserve"> PAGEREF _Toc42842190 \h </w:instrText>
            </w:r>
            <w:r>
              <w:rPr>
                <w:noProof/>
                <w:webHidden/>
              </w:rPr>
            </w:r>
          </w:ins>
          <w:r>
            <w:rPr>
              <w:noProof/>
              <w:webHidden/>
            </w:rPr>
            <w:fldChar w:fldCharType="separate"/>
          </w:r>
          <w:ins w:id="122" w:author="Arthur Parmentier" w:date="2020-06-12T08:12:00Z">
            <w:r>
              <w:rPr>
                <w:noProof/>
                <w:webHidden/>
              </w:rPr>
              <w:t>63</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23" w:author="Arthur Parmentier" w:date="2020-06-12T08:12:00Z"/>
              <w:rFonts w:eastAsiaTheme="minorEastAsia" w:cstheme="minorBidi"/>
              <w:noProof/>
              <w:sz w:val="22"/>
              <w:szCs w:val="22"/>
              <w:lang w:val="fr-FR"/>
            </w:rPr>
          </w:pPr>
          <w:ins w:id="124"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"_Toc42842192"</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3.</w:t>
            </w:r>
            <w:r>
              <w:rPr>
                <w:rFonts w:eastAsiaTheme="minorEastAsia" w:cstheme="minorBidi"/>
                <w:noProof/>
                <w:sz w:val="22"/>
                <w:szCs w:val="22"/>
                <w:lang w:val="fr-FR"/>
              </w:rPr>
              <w:tab/>
            </w:r>
            <w:r w:rsidRPr="00B22CAD">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_Toc42842192 \h </w:instrText>
            </w:r>
            <w:r>
              <w:rPr>
                <w:noProof/>
                <w:webHidden/>
              </w:rPr>
            </w:r>
          </w:ins>
          <w:r>
            <w:rPr>
              <w:noProof/>
              <w:webHidden/>
            </w:rPr>
            <w:fldChar w:fldCharType="separate"/>
          </w:r>
          <w:ins w:id="125" w:author="Arthur Parmentier" w:date="2020-06-12T08:12:00Z">
            <w:r>
              <w:rPr>
                <w:noProof/>
                <w:webHidden/>
              </w:rPr>
              <w:t>67</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26" w:author="Arthur Parmentier" w:date="2020-06-12T08:12:00Z"/>
              <w:rFonts w:eastAsiaTheme="minorEastAsia" w:cstheme="minorBidi"/>
              <w:noProof/>
              <w:sz w:val="22"/>
              <w:szCs w:val="22"/>
              <w:lang w:val="fr-FR"/>
            </w:rPr>
          </w:pPr>
          <w:ins w:id="127" w:author="Arthur Parmentier" w:date="2020-06-12T08:12:00Z">
            <w:r w:rsidRPr="00B22CAD">
              <w:rPr>
                <w:rStyle w:val="Lienhypertexte"/>
                <w:noProof/>
              </w:rPr>
              <w:lastRenderedPageBreak/>
              <w:fldChar w:fldCharType="begin"/>
            </w:r>
            <w:r w:rsidRPr="00B22CAD">
              <w:rPr>
                <w:rStyle w:val="Lienhypertexte"/>
                <w:noProof/>
              </w:rPr>
              <w:instrText xml:space="preserve"> </w:instrText>
            </w:r>
            <w:r>
              <w:rPr>
                <w:noProof/>
              </w:rPr>
              <w:instrText>HYPERLINK \l "_Toc42842194"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4.</w:t>
            </w:r>
            <w:r>
              <w:rPr>
                <w:rFonts w:eastAsiaTheme="minorEastAsia" w:cstheme="minorBidi"/>
                <w:noProof/>
                <w:sz w:val="22"/>
                <w:szCs w:val="22"/>
                <w:lang w:val="fr-FR"/>
              </w:rPr>
              <w:tab/>
            </w:r>
            <w:r w:rsidRPr="00B22CAD">
              <w:rPr>
                <w:rStyle w:val="Lienhypertexte"/>
                <w:noProof/>
              </w:rPr>
              <w:t>Part 4: Grammar parsing</w:t>
            </w:r>
            <w:r>
              <w:rPr>
                <w:noProof/>
                <w:webHidden/>
              </w:rPr>
              <w:tab/>
            </w:r>
            <w:r>
              <w:rPr>
                <w:noProof/>
                <w:webHidden/>
              </w:rPr>
              <w:fldChar w:fldCharType="begin"/>
            </w:r>
            <w:r>
              <w:rPr>
                <w:noProof/>
                <w:webHidden/>
              </w:rPr>
              <w:instrText xml:space="preserve"> PAGEREF _Toc42842194 \h </w:instrText>
            </w:r>
            <w:r>
              <w:rPr>
                <w:noProof/>
                <w:webHidden/>
              </w:rPr>
            </w:r>
          </w:ins>
          <w:r>
            <w:rPr>
              <w:noProof/>
              <w:webHidden/>
            </w:rPr>
            <w:fldChar w:fldCharType="separate"/>
          </w:r>
          <w:ins w:id="128" w:author="Arthur Parmentier" w:date="2020-06-12T08:12:00Z">
            <w:r>
              <w:rPr>
                <w:noProof/>
                <w:webHidden/>
              </w:rPr>
              <w:t>70</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29" w:author="Arthur Parmentier" w:date="2020-06-12T08:12:00Z"/>
              <w:rFonts w:eastAsiaTheme="minorEastAsia" w:cstheme="minorBidi"/>
              <w:noProof/>
              <w:sz w:val="22"/>
              <w:szCs w:val="22"/>
              <w:lang w:val="fr-FR"/>
            </w:rPr>
          </w:pPr>
          <w:ins w:id="130"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"_Toc42842196"</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5.</w:t>
            </w:r>
            <w:r>
              <w:rPr>
                <w:rFonts w:eastAsiaTheme="minorEastAsia" w:cstheme="minorBidi"/>
                <w:noProof/>
                <w:sz w:val="22"/>
                <w:szCs w:val="22"/>
                <w:lang w:val="fr-FR"/>
              </w:rPr>
              <w:tab/>
            </w:r>
            <w:r w:rsidRPr="00B22CAD">
              <w:rPr>
                <w:rStyle w:val="Lienhypertexte"/>
                <w:noProof/>
              </w:rPr>
              <w:t>Part 5: Orchestra simulation</w:t>
            </w:r>
            <w:r>
              <w:rPr>
                <w:noProof/>
                <w:webHidden/>
              </w:rPr>
              <w:tab/>
            </w:r>
            <w:r>
              <w:rPr>
                <w:noProof/>
                <w:webHidden/>
              </w:rPr>
              <w:fldChar w:fldCharType="begin"/>
            </w:r>
            <w:r>
              <w:rPr>
                <w:noProof/>
                <w:webHidden/>
              </w:rPr>
              <w:instrText xml:space="preserve"> PAGEREF _Toc42842196 \h </w:instrText>
            </w:r>
            <w:r>
              <w:rPr>
                <w:noProof/>
                <w:webHidden/>
              </w:rPr>
            </w:r>
          </w:ins>
          <w:r>
            <w:rPr>
              <w:noProof/>
              <w:webHidden/>
            </w:rPr>
            <w:fldChar w:fldCharType="separate"/>
          </w:r>
          <w:ins w:id="131" w:author="Arthur Parmentier" w:date="2020-06-12T08:12:00Z">
            <w:r>
              <w:rPr>
                <w:noProof/>
                <w:webHidden/>
              </w:rPr>
              <w:t>76</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132" w:author="Arthur Parmentier" w:date="2020-06-12T08:12:00Z"/>
              <w:rFonts w:eastAsiaTheme="minorEastAsia" w:cstheme="minorBidi"/>
              <w:b w:val="0"/>
              <w:bCs w:val="0"/>
              <w:noProof/>
              <w:lang w:val="fr-FR"/>
            </w:rPr>
          </w:pPr>
          <w:ins w:id="133"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"_Toc42842197"</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D.</w:t>
            </w:r>
            <w:r>
              <w:rPr>
                <w:rFonts w:eastAsiaTheme="minorEastAsia" w:cstheme="minorBidi"/>
                <w:b w:val="0"/>
                <w:bCs w:val="0"/>
                <w:noProof/>
                <w:lang w:val="fr-FR"/>
              </w:rPr>
              <w:tab/>
            </w:r>
            <w:r w:rsidRPr="00B22CAD">
              <w:rPr>
                <w:rStyle w:val="Lienhypertexte"/>
                <w:noProof/>
              </w:rPr>
              <w:t>Performance aspects</w:t>
            </w:r>
            <w:r>
              <w:rPr>
                <w:noProof/>
                <w:webHidden/>
              </w:rPr>
              <w:tab/>
            </w:r>
            <w:r>
              <w:rPr>
                <w:noProof/>
                <w:webHidden/>
              </w:rPr>
              <w:fldChar w:fldCharType="begin"/>
            </w:r>
            <w:r>
              <w:rPr>
                <w:noProof/>
                <w:webHidden/>
              </w:rPr>
              <w:instrText xml:space="preserve"> PAGEREF _Toc42842197 \h </w:instrText>
            </w:r>
            <w:r>
              <w:rPr>
                <w:noProof/>
                <w:webHidden/>
              </w:rPr>
            </w:r>
          </w:ins>
          <w:r>
            <w:rPr>
              <w:noProof/>
              <w:webHidden/>
            </w:rPr>
            <w:fldChar w:fldCharType="separate"/>
          </w:r>
          <w:ins w:id="134" w:author="Arthur Parmentier" w:date="2020-06-12T08:12:00Z">
            <w:r>
              <w:rPr>
                <w:noProof/>
                <w:webHidden/>
              </w:rPr>
              <w:t>77</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35" w:author="Arthur Parmentier" w:date="2020-06-12T08:12:00Z"/>
              <w:rFonts w:eastAsiaTheme="minorEastAsia" w:cstheme="minorBidi"/>
              <w:noProof/>
              <w:sz w:val="22"/>
              <w:szCs w:val="22"/>
              <w:lang w:val="fr-FR"/>
            </w:rPr>
          </w:pPr>
          <w:ins w:id="136"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"_Toc42842198"</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PoseNet and Wekinator settings</w:t>
            </w:r>
            <w:r>
              <w:rPr>
                <w:noProof/>
                <w:webHidden/>
              </w:rPr>
              <w:tab/>
            </w:r>
            <w:r>
              <w:rPr>
                <w:noProof/>
                <w:webHidden/>
              </w:rPr>
              <w:fldChar w:fldCharType="begin"/>
            </w:r>
            <w:r>
              <w:rPr>
                <w:noProof/>
                <w:webHidden/>
              </w:rPr>
              <w:instrText xml:space="preserve"> PAGEREF _Toc42842198 \h </w:instrText>
            </w:r>
            <w:r>
              <w:rPr>
                <w:noProof/>
                <w:webHidden/>
              </w:rPr>
            </w:r>
          </w:ins>
          <w:r>
            <w:rPr>
              <w:noProof/>
              <w:webHidden/>
            </w:rPr>
            <w:fldChar w:fldCharType="separate"/>
          </w:r>
          <w:ins w:id="137" w:author="Arthur Parmentier" w:date="2020-06-12T08:12:00Z">
            <w:r>
              <w:rPr>
                <w:noProof/>
                <w:webHidden/>
              </w:rPr>
              <w:t>77</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38" w:author="Arthur Parmentier" w:date="2020-06-12T08:12:00Z"/>
              <w:rFonts w:eastAsiaTheme="minorEastAsia" w:cstheme="minorBidi"/>
              <w:noProof/>
              <w:sz w:val="22"/>
              <w:szCs w:val="22"/>
              <w:lang w:val="fr-FR"/>
            </w:rPr>
          </w:pPr>
          <w:ins w:id="139"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"_Toc42842199"</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Threading</w:t>
            </w:r>
            <w:r>
              <w:rPr>
                <w:noProof/>
                <w:webHidden/>
              </w:rPr>
              <w:tab/>
            </w:r>
            <w:r>
              <w:rPr>
                <w:noProof/>
                <w:webHidden/>
              </w:rPr>
              <w:fldChar w:fldCharType="begin"/>
            </w:r>
            <w:r>
              <w:rPr>
                <w:noProof/>
                <w:webHidden/>
              </w:rPr>
              <w:instrText xml:space="preserve"> PAGEREF _Toc42842199 \h </w:instrText>
            </w:r>
            <w:r>
              <w:rPr>
                <w:noProof/>
                <w:webHidden/>
              </w:rPr>
            </w:r>
          </w:ins>
          <w:r>
            <w:rPr>
              <w:noProof/>
              <w:webHidden/>
            </w:rPr>
            <w:fldChar w:fldCharType="separate"/>
          </w:r>
          <w:ins w:id="140" w:author="Arthur Parmentier" w:date="2020-06-12T08:12:00Z">
            <w:r>
              <w:rPr>
                <w:noProof/>
                <w:webHidden/>
              </w:rPr>
              <w:t>78</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141" w:author="Arthur Parmentier" w:date="2020-06-12T08:12:00Z"/>
              <w:rFonts w:eastAsiaTheme="minorEastAsia" w:cstheme="minorBidi"/>
              <w:b w:val="0"/>
              <w:bCs w:val="0"/>
              <w:noProof/>
              <w:lang w:val="fr-FR"/>
            </w:rPr>
          </w:pPr>
          <w:ins w:id="142"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"_Toc42842200"</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E.</w:t>
            </w:r>
            <w:r>
              <w:rPr>
                <w:rFonts w:eastAsiaTheme="minorEastAsia" w:cstheme="minorBidi"/>
                <w:b w:val="0"/>
                <w:bCs w:val="0"/>
                <w:noProof/>
                <w:lang w:val="fr-FR"/>
              </w:rPr>
              <w:tab/>
            </w:r>
            <w:r w:rsidRPr="00B22CAD">
              <w:rPr>
                <w:rStyle w:val="Lienhypertexte"/>
                <w:noProof/>
              </w:rPr>
              <w:t>Learning in SP and numerical tool</w:t>
            </w:r>
            <w:r>
              <w:rPr>
                <w:noProof/>
                <w:webHidden/>
              </w:rPr>
              <w:tab/>
            </w:r>
            <w:r>
              <w:rPr>
                <w:noProof/>
                <w:webHidden/>
              </w:rPr>
              <w:fldChar w:fldCharType="begin"/>
            </w:r>
            <w:r>
              <w:rPr>
                <w:noProof/>
                <w:webHidden/>
              </w:rPr>
              <w:instrText xml:space="preserve"> PAGEREF _Toc42842200 \h </w:instrText>
            </w:r>
            <w:r>
              <w:rPr>
                <w:noProof/>
                <w:webHidden/>
              </w:rPr>
            </w:r>
          </w:ins>
          <w:r>
            <w:rPr>
              <w:noProof/>
              <w:webHidden/>
            </w:rPr>
            <w:fldChar w:fldCharType="separate"/>
          </w:r>
          <w:ins w:id="143" w:author="Arthur Parmentier" w:date="2020-06-12T08:12:00Z">
            <w:r>
              <w:rPr>
                <w:noProof/>
                <w:webHidden/>
              </w:rPr>
              <w:t>79</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144" w:author="Arthur Parmentier" w:date="2020-06-12T08:12:00Z"/>
              <w:rFonts w:eastAsiaTheme="minorEastAsia" w:cstheme="minorBidi"/>
              <w:b w:val="0"/>
              <w:bCs w:val="0"/>
              <w:noProof/>
              <w:lang w:val="fr-FR"/>
            </w:rPr>
          </w:pPr>
          <w:ins w:id="145"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"_Toc42842201"</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F.</w:t>
            </w:r>
            <w:r>
              <w:rPr>
                <w:rFonts w:eastAsiaTheme="minorEastAsia" w:cstheme="minorBidi"/>
                <w:b w:val="0"/>
                <w:bCs w:val="0"/>
                <w:noProof/>
                <w:lang w:val="fr-FR"/>
              </w:rPr>
              <w:tab/>
            </w:r>
            <w:r w:rsidRPr="00B22CAD">
              <w:rPr>
                <w:rStyle w:val="Lienhypertexte"/>
                <w:noProof/>
              </w:rPr>
              <w:t>Potential &amp; future of the tool</w:t>
            </w:r>
            <w:r>
              <w:rPr>
                <w:noProof/>
                <w:webHidden/>
              </w:rPr>
              <w:tab/>
            </w:r>
            <w:r>
              <w:rPr>
                <w:noProof/>
                <w:webHidden/>
              </w:rPr>
              <w:fldChar w:fldCharType="begin"/>
            </w:r>
            <w:r>
              <w:rPr>
                <w:noProof/>
                <w:webHidden/>
              </w:rPr>
              <w:instrText xml:space="preserve"> PAGEREF _Toc42842201 \h </w:instrText>
            </w:r>
            <w:r>
              <w:rPr>
                <w:noProof/>
                <w:webHidden/>
              </w:rPr>
            </w:r>
          </w:ins>
          <w:r>
            <w:rPr>
              <w:noProof/>
              <w:webHidden/>
            </w:rPr>
            <w:fldChar w:fldCharType="separate"/>
          </w:r>
          <w:ins w:id="146" w:author="Arthur Parmentier" w:date="2020-06-12T08:12:00Z">
            <w:r>
              <w:rPr>
                <w:noProof/>
                <w:webHidden/>
              </w:rPr>
              <w:t>79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47" w:author="Arthur Parmentier" w:date="2020-06-12T08:12:00Z"/>
              <w:rFonts w:eastAsiaTheme="minorEastAsia" w:cstheme="minorBidi"/>
              <w:noProof/>
              <w:sz w:val="22"/>
              <w:szCs w:val="22"/>
              <w:lang w:val="fr-FR"/>
            </w:rPr>
          </w:pPr>
          <w:ins w:id="148"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"_Toc42842202"</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Emotion recognition</w:t>
            </w:r>
            <w:r>
              <w:rPr>
                <w:noProof/>
                <w:webHidden/>
              </w:rPr>
              <w:tab/>
            </w:r>
            <w:r>
              <w:rPr>
                <w:noProof/>
                <w:webHidden/>
              </w:rPr>
              <w:fldChar w:fldCharType="begin"/>
            </w:r>
            <w:r>
              <w:rPr>
                <w:noProof/>
                <w:webHidden/>
              </w:rPr>
              <w:instrText xml:space="preserve"> PAGEREF _Toc42842202 \h </w:instrText>
            </w:r>
            <w:r>
              <w:rPr>
                <w:noProof/>
                <w:webHidden/>
              </w:rPr>
            </w:r>
          </w:ins>
          <w:r>
            <w:rPr>
              <w:noProof/>
              <w:webHidden/>
            </w:rPr>
            <w:fldChar w:fldCharType="separate"/>
          </w:r>
          <w:ins w:id="149" w:author="Arthur Parmentier" w:date="2020-06-12T08:12:00Z">
            <w:r>
              <w:rPr>
                <w:noProof/>
                <w:webHidden/>
              </w:rPr>
              <w:t>79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50" w:author="Arthur Parmentier" w:date="2020-06-12T08:12:00Z"/>
              <w:rFonts w:eastAsiaTheme="minorEastAsia" w:cstheme="minorBidi"/>
              <w:noProof/>
              <w:sz w:val="22"/>
              <w:szCs w:val="22"/>
              <w:lang w:val="fr-FR"/>
            </w:rPr>
          </w:pPr>
          <w:ins w:id="151"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Classification problem with CRF</w:t>
            </w:r>
            <w:r>
              <w:rPr>
                <w:noProof/>
                <w:webHidden/>
              </w:rPr>
              <w:tab/>
            </w:r>
            <w:r>
              <w:rPr>
                <w:noProof/>
                <w:webHidden/>
              </w:rPr>
              <w:fldChar w:fldCharType="begin"/>
            </w:r>
            <w:r>
              <w:rPr>
                <w:noProof/>
                <w:webHidden/>
              </w:rPr>
              <w:instrText xml:space="preserve"> PAGEREF _Toc42842204 \h </w:instrText>
            </w:r>
            <w:r>
              <w:rPr>
                <w:noProof/>
                <w:webHidden/>
              </w:rPr>
            </w:r>
          </w:ins>
          <w:r>
            <w:rPr>
              <w:noProof/>
              <w:webHidden/>
            </w:rPr>
            <w:fldChar w:fldCharType="separate"/>
          </w:r>
          <w:ins w:id="152" w:author="Arthur Parmentier" w:date="2020-06-12T08:12:00Z">
            <w:r>
              <w:rPr>
                <w:noProof/>
                <w:webHidden/>
              </w:rPr>
              <w:t>80</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53" w:author="Arthur Parmentier" w:date="2020-06-12T08:12:00Z"/>
              <w:rFonts w:eastAsiaTheme="minorEastAsia" w:cstheme="minorBidi"/>
              <w:noProof/>
              <w:sz w:val="22"/>
              <w:szCs w:val="22"/>
              <w:lang w:val="fr-FR"/>
            </w:rPr>
          </w:pPr>
          <w:ins w:id="154"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"_Toc42842205"</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3.</w:t>
            </w:r>
            <w:r>
              <w:rPr>
                <w:rFonts w:eastAsiaTheme="minorEastAsia" w:cstheme="minorBidi"/>
                <w:noProof/>
                <w:sz w:val="22"/>
                <w:szCs w:val="22"/>
                <w:lang w:val="fr-FR"/>
              </w:rPr>
              <w:tab/>
            </w:r>
            <w:r w:rsidRPr="00B22CAD">
              <w:rPr>
                <w:rStyle w:val="Lienhypertexte"/>
                <w:noProof/>
              </w:rPr>
              <w:t>The future</w:t>
            </w:r>
            <w:r>
              <w:rPr>
                <w:noProof/>
                <w:webHidden/>
              </w:rPr>
              <w:tab/>
            </w:r>
            <w:r>
              <w:rPr>
                <w:noProof/>
                <w:webHidden/>
              </w:rPr>
              <w:fldChar w:fldCharType="begin"/>
            </w:r>
            <w:r>
              <w:rPr>
                <w:noProof/>
                <w:webHidden/>
              </w:rPr>
              <w:instrText xml:space="preserve"> PAGEREF _Toc42842205 \h </w:instrText>
            </w:r>
            <w:r>
              <w:rPr>
                <w:noProof/>
                <w:webHidden/>
              </w:rPr>
            </w:r>
          </w:ins>
          <w:r>
            <w:rPr>
              <w:noProof/>
              <w:webHidden/>
            </w:rPr>
            <w:fldChar w:fldCharType="separate"/>
          </w:r>
          <w:ins w:id="155" w:author="Arthur Parmentier" w:date="2020-06-12T08:12:00Z">
            <w:r>
              <w:rPr>
                <w:noProof/>
                <w:webHidden/>
              </w:rPr>
              <w:t>80</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56" w:author="Arthur Parmentier" w:date="2020-06-12T08:12:00Z"/>
              <w:rFonts w:eastAsiaTheme="minorEastAsia" w:cstheme="minorBidi"/>
              <w:noProof/>
              <w:sz w:val="22"/>
              <w:szCs w:val="22"/>
              <w:lang w:val="fr-FR"/>
            </w:rPr>
          </w:pPr>
          <w:ins w:id="157"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"_Toc42842206"</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4.</w:t>
            </w:r>
            <w:r>
              <w:rPr>
                <w:rFonts w:eastAsiaTheme="minorEastAsia" w:cstheme="minorBidi"/>
                <w:noProof/>
                <w:sz w:val="22"/>
                <w:szCs w:val="22"/>
                <w:lang w:val="fr-FR"/>
              </w:rPr>
              <w:tab/>
            </w:r>
            <w:r w:rsidRPr="00B22CAD">
              <w:rPr>
                <w:rStyle w:val="Lienhypertexte"/>
                <w:noProof/>
              </w:rPr>
              <w:t>"I have not failed. I've just found 10,000 ways that won't work."</w:t>
            </w:r>
            <w:r>
              <w:rPr>
                <w:noProof/>
                <w:webHidden/>
              </w:rPr>
              <w:tab/>
            </w:r>
            <w:r>
              <w:rPr>
                <w:noProof/>
                <w:webHidden/>
              </w:rPr>
              <w:fldChar w:fldCharType="begin"/>
            </w:r>
            <w:r>
              <w:rPr>
                <w:noProof/>
                <w:webHidden/>
              </w:rPr>
              <w:instrText xml:space="preserve"> PAGEREF _Toc42842206 \h </w:instrText>
            </w:r>
            <w:r>
              <w:rPr>
                <w:noProof/>
                <w:webHidden/>
              </w:rPr>
            </w:r>
          </w:ins>
          <w:r>
            <w:rPr>
              <w:noProof/>
              <w:webHidden/>
            </w:rPr>
            <w:fldChar w:fldCharType="separate"/>
          </w:r>
          <w:ins w:id="158" w:author="Arthur Parmentier" w:date="2020-06-12T08:12:00Z">
            <w:r>
              <w:rPr>
                <w:noProof/>
                <w:webHidden/>
              </w:rPr>
              <w:t>80</w:t>
            </w:r>
            <w:r>
              <w:rPr>
                <w:noProof/>
                <w:webHidden/>
              </w:rPr>
              <w:fldChar w:fldCharType="end"/>
            </w:r>
            <w:r w:rsidRPr="00B22CAD">
              <w:rPr>
                <w:rStyle w:val="Lienhypertexte"/>
                <w:noProof/>
              </w:rPr>
              <w:fldChar w:fldCharType="end"/>
            </w:r>
          </w:ins>
        </w:p>
        <w:p w:rsidR="00AD62A8" w:rsidRDefault="00AD62A8">
          <w:pPr>
            <w:pStyle w:val="TM1"/>
            <w:tabs>
              <w:tab w:val="left" w:pos="440"/>
              <w:tab w:val="right" w:leader="dot" w:pos="9736"/>
            </w:tabs>
            <w:rPr>
              <w:ins w:id="159" w:author="Arthur Parmentier" w:date="2020-06-12T08:12:00Z"/>
              <w:rFonts w:eastAsiaTheme="minorEastAsia" w:cstheme="minorBidi"/>
              <w:b w:val="0"/>
              <w:bCs w:val="0"/>
              <w:i w:val="0"/>
              <w:iCs w:val="0"/>
              <w:noProof/>
              <w:sz w:val="22"/>
              <w:szCs w:val="22"/>
              <w:lang w:val="fr-FR"/>
            </w:rPr>
          </w:pPr>
          <w:ins w:id="160"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"_Toc42842207"</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V.</w:t>
            </w:r>
            <w:r>
              <w:rPr>
                <w:rFonts w:eastAsiaTheme="minorEastAsia" w:cstheme="minorBidi"/>
                <w:b w:val="0"/>
                <w:bCs w:val="0"/>
                <w:i w:val="0"/>
                <w:iCs w:val="0"/>
                <w:noProof/>
                <w:sz w:val="22"/>
                <w:szCs w:val="22"/>
                <w:lang w:val="fr-FR"/>
              </w:rPr>
              <w:tab/>
            </w:r>
            <w:r w:rsidRPr="00B22CAD">
              <w:rPr>
                <w:rStyle w:val="Lienhypertexte"/>
                <w:noProof/>
              </w:rPr>
              <w:t>Conclusion</w:t>
            </w:r>
            <w:r>
              <w:rPr>
                <w:noProof/>
                <w:webHidden/>
              </w:rPr>
              <w:tab/>
            </w:r>
            <w:r>
              <w:rPr>
                <w:noProof/>
                <w:webHidden/>
              </w:rPr>
              <w:fldChar w:fldCharType="begin"/>
            </w:r>
            <w:r>
              <w:rPr>
                <w:noProof/>
                <w:webHidden/>
              </w:rPr>
              <w:instrText xml:space="preserve"> PAGEREF _Toc42842207 \h </w:instrText>
            </w:r>
            <w:r>
              <w:rPr>
                <w:noProof/>
                <w:webHidden/>
              </w:rPr>
            </w:r>
          </w:ins>
          <w:r>
            <w:rPr>
              <w:noProof/>
              <w:webHidden/>
            </w:rPr>
            <w:fldChar w:fldCharType="separate"/>
          </w:r>
          <w:ins w:id="161" w:author="Arthur Parmentier" w:date="2020-06-12T08:12:00Z">
            <w:r>
              <w:rPr>
                <w:noProof/>
                <w:webHidden/>
              </w:rPr>
              <w:t>80</w:t>
            </w:r>
            <w:r>
              <w:rPr>
                <w:noProof/>
                <w:webHidden/>
              </w:rPr>
              <w:fldChar w:fldCharType="end"/>
            </w:r>
            <w:r w:rsidRPr="00B22CAD">
              <w:rPr>
                <w:rStyle w:val="Lienhypertexte"/>
                <w:noProof/>
              </w:rPr>
              <w:fldChar w:fldCharType="end"/>
            </w:r>
          </w:ins>
        </w:p>
        <w:p w:rsidR="00AD62A8" w:rsidRDefault="00AD62A8">
          <w:pPr>
            <w:pStyle w:val="TM1"/>
            <w:tabs>
              <w:tab w:val="left" w:pos="660"/>
              <w:tab w:val="right" w:leader="dot" w:pos="9736"/>
            </w:tabs>
            <w:rPr>
              <w:ins w:id="162" w:author="Arthur Parmentier" w:date="2020-06-12T08:12:00Z"/>
              <w:rFonts w:eastAsiaTheme="minorEastAsia" w:cstheme="minorBidi"/>
              <w:b w:val="0"/>
              <w:bCs w:val="0"/>
              <w:i w:val="0"/>
              <w:iCs w:val="0"/>
              <w:noProof/>
              <w:sz w:val="22"/>
              <w:szCs w:val="22"/>
              <w:lang w:val="fr-FR"/>
            </w:rPr>
          </w:pPr>
          <w:ins w:id="163"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"_Toc42842208"</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VI.</w:t>
            </w:r>
            <w:r>
              <w:rPr>
                <w:rFonts w:eastAsiaTheme="minorEastAsia" w:cstheme="minorBidi"/>
                <w:b w:val="0"/>
                <w:bCs w:val="0"/>
                <w:i w:val="0"/>
                <w:iCs w:val="0"/>
                <w:noProof/>
                <w:sz w:val="22"/>
                <w:szCs w:val="22"/>
                <w:lang w:val="fr-FR"/>
              </w:rPr>
              <w:tab/>
            </w:r>
            <w:r w:rsidRPr="00B22CAD">
              <w:rPr>
                <w:rStyle w:val="Lienhypertexte"/>
                <w:noProof/>
                <w:lang w:val="fr-FR"/>
              </w:rPr>
              <w:t>Bibliographie</w:t>
            </w:r>
            <w:r>
              <w:rPr>
                <w:noProof/>
                <w:webHidden/>
              </w:rPr>
              <w:tab/>
            </w:r>
            <w:r>
              <w:rPr>
                <w:noProof/>
                <w:webHidden/>
              </w:rPr>
              <w:fldChar w:fldCharType="begin"/>
            </w:r>
            <w:r>
              <w:rPr>
                <w:noProof/>
                <w:webHidden/>
              </w:rPr>
              <w:instrText xml:space="preserve"> PAGEREF _Toc42842208 \h </w:instrText>
            </w:r>
            <w:r>
              <w:rPr>
                <w:noProof/>
                <w:webHidden/>
              </w:rPr>
            </w:r>
          </w:ins>
          <w:r>
            <w:rPr>
              <w:noProof/>
              <w:webHidden/>
            </w:rPr>
            <w:fldChar w:fldCharType="separate"/>
          </w:r>
          <w:ins w:id="164" w:author="Arthur Parmentier" w:date="2020-06-12T08:12:00Z">
            <w:r>
              <w:rPr>
                <w:noProof/>
                <w:webHidden/>
              </w:rPr>
              <w:t>80</w:t>
            </w:r>
            <w:r>
              <w:rPr>
                <w:noProof/>
                <w:webHidden/>
              </w:rPr>
              <w:fldChar w:fldCharType="end"/>
            </w:r>
            <w:r w:rsidRPr="00B22CAD">
              <w:rPr>
                <w:rStyle w:val="Lienhypertexte"/>
                <w:noProof/>
              </w:rPr>
              <w:fldChar w:fldCharType="end"/>
            </w:r>
          </w:ins>
        </w:p>
        <w:p w:rsidR="00DC3FF9" w:rsidRPr="007C437A" w:rsidDel="00BA3828" w:rsidRDefault="00DC3FF9" w:rsidP="00E6654A">
          <w:pPr>
            <w:pStyle w:val="TM1"/>
            <w:rPr>
              <w:del w:id="165" w:author="Arthur Parmentier" w:date="2020-05-14T13:28:00Z"/>
              <w:rFonts w:eastAsiaTheme="minorEastAsia" w:cstheme="minorBidi"/>
              <w:noProof/>
              <w:sz w:val="22"/>
              <w:szCs w:val="22"/>
              <w:rPrChange w:id="166" w:author="Arthur Parmentier" w:date="2020-06-07T15:27:00Z">
                <w:rPr>
                  <w:del w:id="167" w:author="Arthur Parmentier" w:date="2020-05-14T13:28:00Z"/>
                  <w:rFonts w:eastAsiaTheme="minorEastAsia" w:cstheme="minorBidi"/>
                  <w:noProof/>
                  <w:sz w:val="22"/>
                  <w:szCs w:val="22"/>
                  <w:lang w:val="fr-FR"/>
                </w:rPr>
              </w:rPrChange>
            </w:rPr>
          </w:pPr>
          <w:del w:id="168" w:author="Arthur Parmentier" w:date="2020-05-14T13:28:00Z">
            <w:r w:rsidRPr="007C437A" w:rsidDel="00BA3828">
              <w:rPr>
                <w:noProof/>
                <w:rPrChange w:id="169" w:author="Arthur Parmentier" w:date="2020-06-07T15:27:00Z">
                  <w:rPr>
                    <w:rStyle w:val="Lienhypertexte"/>
                    <w:b w:val="0"/>
                    <w:bCs w:val="0"/>
                    <w:i w:val="0"/>
                    <w:iCs w:val="0"/>
                    <w:noProof/>
                  </w:rPr>
                </w:rPrChange>
              </w:rPr>
              <w:delText>I.</w:delText>
            </w:r>
            <w:r w:rsidRPr="007C437A" w:rsidDel="00BA3828">
              <w:rPr>
                <w:rFonts w:eastAsiaTheme="minorEastAsia" w:cstheme="minorBidi"/>
                <w:b w:val="0"/>
                <w:bCs w:val="0"/>
                <w:i w:val="0"/>
                <w:iCs w:val="0"/>
                <w:noProof/>
                <w:rPrChange w:id="170" w:author="Arthur Parmentier" w:date="2020-06-07T15:27:00Z">
                  <w:rPr>
                    <w:rFonts w:eastAsiaTheme="minorEastAsia" w:cstheme="minorBidi"/>
                    <w:b w:val="0"/>
                    <w:bCs w:val="0"/>
                    <w:i w:val="0"/>
                    <w:iCs w:val="0"/>
                    <w:noProof/>
                    <w:lang w:val="fr-FR"/>
                  </w:rPr>
                </w:rPrChange>
              </w:rPr>
              <w:tab/>
            </w:r>
            <w:r w:rsidRPr="007C437A" w:rsidDel="00BA3828">
              <w:rPr>
                <w:noProof/>
                <w:rPrChange w:id="171" w:author="Arthur Parmentier" w:date="2020-06-07T15:27:00Z">
                  <w:rPr>
                    <w:rStyle w:val="Lienhypertexte"/>
                    <w:b w:val="0"/>
                    <w:bCs w:val="0"/>
                    <w:i w:val="0"/>
                    <w:iCs w:val="0"/>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172" w:author="Arthur Parmentier" w:date="2020-05-14T13:28:00Z"/>
              <w:rFonts w:eastAsiaTheme="minorEastAsia" w:cstheme="minorBidi"/>
              <w:noProof/>
              <w:sz w:val="22"/>
              <w:szCs w:val="22"/>
              <w:rPrChange w:id="173" w:author="Arthur Parmentier" w:date="2020-06-07T15:27:00Z">
                <w:rPr>
                  <w:del w:id="174" w:author="Arthur Parmentier" w:date="2020-05-14T13:28:00Z"/>
                  <w:rFonts w:eastAsiaTheme="minorEastAsia" w:cstheme="minorBidi"/>
                  <w:noProof/>
                  <w:sz w:val="22"/>
                  <w:szCs w:val="22"/>
                  <w:lang w:val="fr-FR"/>
                </w:rPr>
              </w:rPrChange>
            </w:rPr>
          </w:pPr>
          <w:del w:id="175" w:author="Arthur Parmentier" w:date="2020-05-14T13:28:00Z">
            <w:r w:rsidRPr="007C437A" w:rsidDel="00BA3828">
              <w:rPr>
                <w:noProof/>
                <w:rPrChange w:id="176" w:author="Arthur Parmentier" w:date="2020-06-07T15:27:00Z">
                  <w:rPr>
                    <w:rStyle w:val="Lienhypertexte"/>
                    <w:b w:val="0"/>
                    <w:bCs w:val="0"/>
                    <w:i w:val="0"/>
                    <w:iCs w:val="0"/>
                    <w:noProof/>
                  </w:rPr>
                </w:rPrChange>
              </w:rPr>
              <w:delText>III.</w:delText>
            </w:r>
            <w:r w:rsidRPr="007C437A" w:rsidDel="00BA3828">
              <w:rPr>
                <w:rFonts w:eastAsiaTheme="minorEastAsia" w:cstheme="minorBidi"/>
                <w:b w:val="0"/>
                <w:bCs w:val="0"/>
                <w:i w:val="0"/>
                <w:iCs w:val="0"/>
                <w:noProof/>
                <w:rPrChange w:id="177" w:author="Arthur Parmentier" w:date="2020-06-07T15:27:00Z">
                  <w:rPr>
                    <w:rFonts w:eastAsiaTheme="minorEastAsia" w:cstheme="minorBidi"/>
                    <w:b w:val="0"/>
                    <w:bCs w:val="0"/>
                    <w:i w:val="0"/>
                    <w:iCs w:val="0"/>
                    <w:noProof/>
                    <w:lang w:val="fr-FR"/>
                  </w:rPr>
                </w:rPrChange>
              </w:rPr>
              <w:tab/>
            </w:r>
            <w:r w:rsidRPr="007C437A" w:rsidDel="00BA3828">
              <w:rPr>
                <w:noProof/>
                <w:rPrChange w:id="178" w:author="Arthur Parmentier" w:date="2020-06-07T15:27:00Z">
                  <w:rPr>
                    <w:rStyle w:val="Lienhypertexte"/>
                    <w:b w:val="0"/>
                    <w:bCs w:val="0"/>
                    <w:i w:val="0"/>
                    <w:iCs w:val="0"/>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179" w:author="Arthur Parmentier" w:date="2020-05-14T13:28:00Z"/>
              <w:rFonts w:eastAsiaTheme="minorEastAsia" w:cstheme="minorBidi"/>
              <w:noProof/>
              <w:rPrChange w:id="180" w:author="Arthur Parmentier" w:date="2020-06-07T15:27:00Z">
                <w:rPr>
                  <w:del w:id="181" w:author="Arthur Parmentier" w:date="2020-05-14T13:28:00Z"/>
                  <w:rFonts w:eastAsiaTheme="minorEastAsia" w:cstheme="minorBidi"/>
                  <w:noProof/>
                  <w:lang w:val="fr-FR"/>
                </w:rPr>
              </w:rPrChange>
            </w:rPr>
          </w:pPr>
          <w:del w:id="182" w:author="Arthur Parmentier" w:date="2020-05-14T13:28:00Z">
            <w:r w:rsidRPr="007C437A" w:rsidDel="00BA3828">
              <w:rPr>
                <w:noProof/>
                <w:rPrChange w:id="183"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184" w:author="Arthur Parmentier" w:date="2020-06-07T15:27:00Z">
                  <w:rPr>
                    <w:rFonts w:eastAsiaTheme="minorEastAsia" w:cstheme="minorBidi"/>
                    <w:b w:val="0"/>
                    <w:bCs w:val="0"/>
                    <w:noProof/>
                    <w:lang w:val="fr-FR"/>
                  </w:rPr>
                </w:rPrChange>
              </w:rPr>
              <w:tab/>
            </w:r>
            <w:r w:rsidRPr="007C437A" w:rsidDel="00BA3828">
              <w:rPr>
                <w:noProof/>
                <w:rPrChange w:id="185" w:author="Arthur Parmentier" w:date="2020-06-07T15:27:00Z">
                  <w:rPr>
                    <w:rStyle w:val="Lienhypertexte"/>
                    <w:b w:val="0"/>
                    <w:bCs w:val="0"/>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186" w:author="Arthur Parmentier" w:date="2020-05-14T13:28:00Z"/>
              <w:rFonts w:eastAsiaTheme="minorEastAsia" w:cstheme="minorBidi"/>
              <w:noProof/>
              <w:rPrChange w:id="187" w:author="Arthur Parmentier" w:date="2020-06-07T15:27:00Z">
                <w:rPr>
                  <w:del w:id="188" w:author="Arthur Parmentier" w:date="2020-05-14T13:28:00Z"/>
                  <w:rFonts w:eastAsiaTheme="minorEastAsia" w:cstheme="minorBidi"/>
                  <w:noProof/>
                  <w:lang w:val="fr-FR"/>
                </w:rPr>
              </w:rPrChange>
            </w:rPr>
          </w:pPr>
          <w:del w:id="189" w:author="Arthur Parmentier" w:date="2020-05-14T13:28:00Z">
            <w:r w:rsidRPr="007C437A" w:rsidDel="00BA3828">
              <w:rPr>
                <w:noProof/>
                <w:rPrChange w:id="190"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191" w:author="Arthur Parmentier" w:date="2020-06-07T15:27:00Z">
                  <w:rPr>
                    <w:rFonts w:eastAsiaTheme="minorEastAsia" w:cstheme="minorBidi"/>
                    <w:b w:val="0"/>
                    <w:bCs w:val="0"/>
                    <w:noProof/>
                    <w:lang w:val="fr-FR"/>
                  </w:rPr>
                </w:rPrChange>
              </w:rPr>
              <w:tab/>
            </w:r>
            <w:r w:rsidRPr="007C437A" w:rsidDel="00BA3828">
              <w:rPr>
                <w:noProof/>
                <w:rPrChange w:id="192" w:author="Arthur Parmentier" w:date="2020-06-07T15:27:00Z">
                  <w:rPr>
                    <w:rStyle w:val="Lienhypertexte"/>
                    <w:b w:val="0"/>
                    <w:bCs w:val="0"/>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193" w:author="Arthur Parmentier" w:date="2020-05-14T13:28:00Z"/>
              <w:rFonts w:eastAsiaTheme="minorEastAsia" w:cstheme="minorBidi"/>
              <w:noProof/>
              <w:sz w:val="22"/>
              <w:szCs w:val="22"/>
              <w:rPrChange w:id="194" w:author="Arthur Parmentier" w:date="2020-06-07T15:27:00Z">
                <w:rPr>
                  <w:del w:id="195" w:author="Arthur Parmentier" w:date="2020-05-14T13:28:00Z"/>
                  <w:rFonts w:eastAsiaTheme="minorEastAsia" w:cstheme="minorBidi"/>
                  <w:noProof/>
                  <w:sz w:val="22"/>
                  <w:szCs w:val="22"/>
                  <w:lang w:val="fr-FR"/>
                </w:rPr>
              </w:rPrChange>
            </w:rPr>
          </w:pPr>
          <w:del w:id="196" w:author="Arthur Parmentier" w:date="2020-05-14T13:28:00Z">
            <w:r w:rsidRPr="007C437A" w:rsidDel="00BA3828">
              <w:rPr>
                <w:noProof/>
                <w:rPrChange w:id="197" w:author="Arthur Parmentier" w:date="2020-06-07T15:27:00Z">
                  <w:rPr>
                    <w:rStyle w:val="Lienhypertexte"/>
                    <w:noProof/>
                  </w:rPr>
                </w:rPrChange>
              </w:rPr>
              <w:delText>1.</w:delText>
            </w:r>
            <w:r w:rsidRPr="007C437A" w:rsidDel="00BA3828">
              <w:rPr>
                <w:rFonts w:eastAsiaTheme="minorEastAsia" w:cstheme="minorBidi"/>
                <w:noProof/>
                <w:rPrChange w:id="198" w:author="Arthur Parmentier" w:date="2020-06-07T15:27:00Z">
                  <w:rPr>
                    <w:rFonts w:eastAsiaTheme="minorEastAsia" w:cstheme="minorBidi"/>
                    <w:noProof/>
                    <w:lang w:val="fr-FR"/>
                  </w:rPr>
                </w:rPrChange>
              </w:rPr>
              <w:tab/>
            </w:r>
            <w:r w:rsidRPr="007C437A" w:rsidDel="00BA3828">
              <w:rPr>
                <w:noProof/>
                <w:rPrChange w:id="199"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200" w:author="Arthur Parmentier" w:date="2020-05-14T13:28:00Z"/>
              <w:rFonts w:eastAsiaTheme="minorEastAsia" w:cstheme="minorBidi"/>
              <w:noProof/>
              <w:sz w:val="22"/>
              <w:szCs w:val="22"/>
              <w:rPrChange w:id="201" w:author="Arthur Parmentier" w:date="2020-06-07T15:27:00Z">
                <w:rPr>
                  <w:del w:id="202" w:author="Arthur Parmentier" w:date="2020-05-14T13:28:00Z"/>
                  <w:rFonts w:eastAsiaTheme="minorEastAsia" w:cstheme="minorBidi"/>
                  <w:noProof/>
                  <w:sz w:val="22"/>
                  <w:szCs w:val="22"/>
                  <w:lang w:val="fr-FR"/>
                </w:rPr>
              </w:rPrChange>
            </w:rPr>
          </w:pPr>
          <w:del w:id="203" w:author="Arthur Parmentier" w:date="2020-05-14T13:28:00Z">
            <w:r w:rsidRPr="007C437A" w:rsidDel="00BA3828">
              <w:rPr>
                <w:noProof/>
                <w:rPrChange w:id="204" w:author="Arthur Parmentier" w:date="2020-06-07T15:27:00Z">
                  <w:rPr>
                    <w:rStyle w:val="Lienhypertexte"/>
                    <w:noProof/>
                  </w:rPr>
                </w:rPrChange>
              </w:rPr>
              <w:delText>2.</w:delText>
            </w:r>
            <w:r w:rsidRPr="007C437A" w:rsidDel="00BA3828">
              <w:rPr>
                <w:rFonts w:eastAsiaTheme="minorEastAsia" w:cstheme="minorBidi"/>
                <w:noProof/>
                <w:rPrChange w:id="205" w:author="Arthur Parmentier" w:date="2020-06-07T15:27:00Z">
                  <w:rPr>
                    <w:rFonts w:eastAsiaTheme="minorEastAsia" w:cstheme="minorBidi"/>
                    <w:noProof/>
                    <w:lang w:val="fr-FR"/>
                  </w:rPr>
                </w:rPrChange>
              </w:rPr>
              <w:tab/>
            </w:r>
            <w:r w:rsidRPr="007C437A" w:rsidDel="00BA3828">
              <w:rPr>
                <w:noProof/>
                <w:rPrChange w:id="206"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07" w:author="Arthur Parmentier" w:date="2020-05-14T13:28:00Z"/>
              <w:rFonts w:eastAsiaTheme="minorEastAsia" w:cstheme="minorBidi"/>
              <w:noProof/>
              <w:sz w:val="22"/>
              <w:szCs w:val="22"/>
              <w:rPrChange w:id="208" w:author="Arthur Parmentier" w:date="2020-06-07T15:27:00Z">
                <w:rPr>
                  <w:del w:id="209" w:author="Arthur Parmentier" w:date="2020-05-14T13:28:00Z"/>
                  <w:rFonts w:eastAsiaTheme="minorEastAsia" w:cstheme="minorBidi"/>
                  <w:noProof/>
                  <w:sz w:val="22"/>
                  <w:szCs w:val="22"/>
                  <w:lang w:val="fr-FR"/>
                </w:rPr>
              </w:rPrChange>
            </w:rPr>
          </w:pPr>
          <w:del w:id="210" w:author="Arthur Parmentier" w:date="2020-05-14T13:28:00Z">
            <w:r w:rsidRPr="007C437A" w:rsidDel="00BA3828">
              <w:rPr>
                <w:noProof/>
                <w:rPrChange w:id="211" w:author="Arthur Parmentier" w:date="2020-06-07T15:27:00Z">
                  <w:rPr>
                    <w:rStyle w:val="Lienhypertexte"/>
                    <w:noProof/>
                  </w:rPr>
                </w:rPrChange>
              </w:rPr>
              <w:delText>3.</w:delText>
            </w:r>
            <w:r w:rsidRPr="007C437A" w:rsidDel="00BA3828">
              <w:rPr>
                <w:rFonts w:eastAsiaTheme="minorEastAsia" w:cstheme="minorBidi"/>
                <w:noProof/>
                <w:rPrChange w:id="212" w:author="Arthur Parmentier" w:date="2020-06-07T15:27:00Z">
                  <w:rPr>
                    <w:rFonts w:eastAsiaTheme="minorEastAsia" w:cstheme="minorBidi"/>
                    <w:noProof/>
                    <w:lang w:val="fr-FR"/>
                  </w:rPr>
                </w:rPrChange>
              </w:rPr>
              <w:tab/>
            </w:r>
            <w:r w:rsidRPr="007C437A" w:rsidDel="00BA3828">
              <w:rPr>
                <w:noProof/>
                <w:rPrChange w:id="213"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14" w:author="Arthur Parmentier" w:date="2020-05-14T13:28:00Z"/>
              <w:rFonts w:eastAsiaTheme="minorEastAsia" w:cstheme="minorBidi"/>
              <w:noProof/>
              <w:sz w:val="22"/>
              <w:szCs w:val="22"/>
              <w:rPrChange w:id="215" w:author="Arthur Parmentier" w:date="2020-06-07T15:27:00Z">
                <w:rPr>
                  <w:del w:id="216" w:author="Arthur Parmentier" w:date="2020-05-14T13:28:00Z"/>
                  <w:rFonts w:eastAsiaTheme="minorEastAsia" w:cstheme="minorBidi"/>
                  <w:noProof/>
                  <w:sz w:val="22"/>
                  <w:szCs w:val="22"/>
                  <w:lang w:val="fr-FR"/>
                </w:rPr>
              </w:rPrChange>
            </w:rPr>
          </w:pPr>
          <w:del w:id="217" w:author="Arthur Parmentier" w:date="2020-05-14T13:28:00Z">
            <w:r w:rsidRPr="007C437A" w:rsidDel="00BA3828">
              <w:rPr>
                <w:noProof/>
                <w:rPrChange w:id="218" w:author="Arthur Parmentier" w:date="2020-06-07T15:27:00Z">
                  <w:rPr>
                    <w:rStyle w:val="Lienhypertexte"/>
                    <w:b w:val="0"/>
                    <w:bCs w:val="0"/>
                    <w:i w:val="0"/>
                    <w:iCs w:val="0"/>
                    <w:noProof/>
                  </w:rPr>
                </w:rPrChange>
              </w:rPr>
              <w:delText>IV.</w:delText>
            </w:r>
            <w:r w:rsidRPr="007C437A" w:rsidDel="00BA3828">
              <w:rPr>
                <w:rFonts w:eastAsiaTheme="minorEastAsia" w:cstheme="minorBidi"/>
                <w:b w:val="0"/>
                <w:bCs w:val="0"/>
                <w:i w:val="0"/>
                <w:iCs w:val="0"/>
                <w:noProof/>
                <w:rPrChange w:id="219" w:author="Arthur Parmentier" w:date="2020-06-07T15:27:00Z">
                  <w:rPr>
                    <w:rFonts w:eastAsiaTheme="minorEastAsia" w:cstheme="minorBidi"/>
                    <w:b w:val="0"/>
                    <w:bCs w:val="0"/>
                    <w:i w:val="0"/>
                    <w:iCs w:val="0"/>
                    <w:noProof/>
                    <w:lang w:val="fr-FR"/>
                  </w:rPr>
                </w:rPrChange>
              </w:rPr>
              <w:tab/>
            </w:r>
            <w:r w:rsidRPr="007C437A" w:rsidDel="00BA3828">
              <w:rPr>
                <w:noProof/>
                <w:rPrChange w:id="220" w:author="Arthur Parmentier" w:date="2020-06-07T15:27:00Z">
                  <w:rPr>
                    <w:rStyle w:val="Lienhypertexte"/>
                    <w:b w:val="0"/>
                    <w:bCs w:val="0"/>
                    <w:i w:val="0"/>
                    <w:iCs w:val="0"/>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21" w:author="Arthur Parmentier" w:date="2020-05-14T13:28:00Z"/>
              <w:rFonts w:eastAsiaTheme="minorEastAsia" w:cstheme="minorBidi"/>
              <w:noProof/>
              <w:rPrChange w:id="222" w:author="Arthur Parmentier" w:date="2020-06-07T15:27:00Z">
                <w:rPr>
                  <w:del w:id="223" w:author="Arthur Parmentier" w:date="2020-05-14T13:28:00Z"/>
                  <w:rFonts w:eastAsiaTheme="minorEastAsia" w:cstheme="minorBidi"/>
                  <w:noProof/>
                  <w:lang w:val="fr-FR"/>
                </w:rPr>
              </w:rPrChange>
            </w:rPr>
          </w:pPr>
          <w:del w:id="224" w:author="Arthur Parmentier" w:date="2020-05-14T13:28:00Z">
            <w:r w:rsidRPr="007C437A" w:rsidDel="00BA3828">
              <w:rPr>
                <w:noProof/>
                <w:rPrChange w:id="225"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26" w:author="Arthur Parmentier" w:date="2020-06-07T15:27:00Z">
                  <w:rPr>
                    <w:rFonts w:eastAsiaTheme="minorEastAsia" w:cstheme="minorBidi"/>
                    <w:b w:val="0"/>
                    <w:bCs w:val="0"/>
                    <w:noProof/>
                    <w:lang w:val="fr-FR"/>
                  </w:rPr>
                </w:rPrChange>
              </w:rPr>
              <w:tab/>
            </w:r>
            <w:r w:rsidRPr="007C437A" w:rsidDel="00BA3828">
              <w:rPr>
                <w:noProof/>
                <w:rPrChange w:id="227" w:author="Arthur Parmentier" w:date="2020-06-07T15:27:00Z">
                  <w:rPr>
                    <w:rStyle w:val="Lienhypertexte"/>
                    <w:b w:val="0"/>
                    <w:bCs w:val="0"/>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28" w:author="Arthur Parmentier" w:date="2020-05-14T13:28:00Z"/>
              <w:rFonts w:eastAsiaTheme="minorEastAsia" w:cstheme="minorBidi"/>
              <w:noProof/>
              <w:sz w:val="22"/>
              <w:szCs w:val="22"/>
              <w:rPrChange w:id="229" w:author="Arthur Parmentier" w:date="2020-06-07T15:27:00Z">
                <w:rPr>
                  <w:del w:id="230" w:author="Arthur Parmentier" w:date="2020-05-14T13:28:00Z"/>
                  <w:rFonts w:eastAsiaTheme="minorEastAsia" w:cstheme="minorBidi"/>
                  <w:noProof/>
                  <w:sz w:val="22"/>
                  <w:szCs w:val="22"/>
                  <w:lang w:val="fr-FR"/>
                </w:rPr>
              </w:rPrChange>
            </w:rPr>
          </w:pPr>
          <w:del w:id="231" w:author="Arthur Parmentier" w:date="2020-05-14T13:28:00Z">
            <w:r w:rsidRPr="007C437A" w:rsidDel="00BA3828">
              <w:rPr>
                <w:noProof/>
                <w:rPrChange w:id="232" w:author="Arthur Parmentier" w:date="2020-06-07T15:27:00Z">
                  <w:rPr>
                    <w:rStyle w:val="Lienhypertexte"/>
                    <w:noProof/>
                  </w:rPr>
                </w:rPrChange>
              </w:rPr>
              <w:delText>1.</w:delText>
            </w:r>
            <w:r w:rsidRPr="007C437A" w:rsidDel="00BA3828">
              <w:rPr>
                <w:rFonts w:eastAsiaTheme="minorEastAsia" w:cstheme="minorBidi"/>
                <w:noProof/>
                <w:rPrChange w:id="233" w:author="Arthur Parmentier" w:date="2020-06-07T15:27:00Z">
                  <w:rPr>
                    <w:rFonts w:eastAsiaTheme="minorEastAsia" w:cstheme="minorBidi"/>
                    <w:noProof/>
                    <w:lang w:val="fr-FR"/>
                  </w:rPr>
                </w:rPrChange>
              </w:rPr>
              <w:tab/>
            </w:r>
            <w:r w:rsidRPr="007C437A" w:rsidDel="00BA3828">
              <w:rPr>
                <w:noProof/>
                <w:rPrChange w:id="234"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235" w:author="Arthur Parmentier" w:date="2020-05-14T13:28:00Z"/>
              <w:rFonts w:eastAsiaTheme="minorEastAsia" w:cstheme="minorBidi"/>
              <w:noProof/>
              <w:sz w:val="22"/>
              <w:szCs w:val="22"/>
              <w:rPrChange w:id="236" w:author="Arthur Parmentier" w:date="2020-06-07T15:27:00Z">
                <w:rPr>
                  <w:del w:id="237" w:author="Arthur Parmentier" w:date="2020-05-14T13:28:00Z"/>
                  <w:rFonts w:eastAsiaTheme="minorEastAsia" w:cstheme="minorBidi"/>
                  <w:noProof/>
                  <w:sz w:val="22"/>
                  <w:szCs w:val="22"/>
                  <w:lang w:val="fr-FR"/>
                </w:rPr>
              </w:rPrChange>
            </w:rPr>
          </w:pPr>
          <w:del w:id="238" w:author="Arthur Parmentier" w:date="2020-05-14T13:28:00Z">
            <w:r w:rsidRPr="007C437A" w:rsidDel="00BA3828">
              <w:rPr>
                <w:noProof/>
                <w:rPrChange w:id="239" w:author="Arthur Parmentier" w:date="2020-06-07T15:27:00Z">
                  <w:rPr>
                    <w:rStyle w:val="Lienhypertexte"/>
                    <w:noProof/>
                  </w:rPr>
                </w:rPrChange>
              </w:rPr>
              <w:delText>2.</w:delText>
            </w:r>
            <w:r w:rsidRPr="007C437A" w:rsidDel="00BA3828">
              <w:rPr>
                <w:rFonts w:eastAsiaTheme="minorEastAsia" w:cstheme="minorBidi"/>
                <w:noProof/>
                <w:rPrChange w:id="240" w:author="Arthur Parmentier" w:date="2020-06-07T15:27:00Z">
                  <w:rPr>
                    <w:rFonts w:eastAsiaTheme="minorEastAsia" w:cstheme="minorBidi"/>
                    <w:noProof/>
                    <w:lang w:val="fr-FR"/>
                  </w:rPr>
                </w:rPrChange>
              </w:rPr>
              <w:tab/>
            </w:r>
            <w:r w:rsidRPr="007C437A" w:rsidDel="00BA3828">
              <w:rPr>
                <w:noProof/>
                <w:rPrChange w:id="241"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242" w:author="Arthur Parmentier" w:date="2020-05-14T13:28:00Z"/>
              <w:rFonts w:eastAsiaTheme="minorEastAsia" w:cstheme="minorBidi"/>
              <w:noProof/>
              <w:sz w:val="22"/>
              <w:szCs w:val="22"/>
              <w:rPrChange w:id="243" w:author="Arthur Parmentier" w:date="2020-06-07T15:27:00Z">
                <w:rPr>
                  <w:del w:id="244" w:author="Arthur Parmentier" w:date="2020-05-14T13:28:00Z"/>
                  <w:rFonts w:eastAsiaTheme="minorEastAsia" w:cstheme="minorBidi"/>
                  <w:noProof/>
                  <w:sz w:val="22"/>
                  <w:szCs w:val="22"/>
                  <w:lang w:val="fr-FR"/>
                </w:rPr>
              </w:rPrChange>
            </w:rPr>
          </w:pPr>
          <w:del w:id="245" w:author="Arthur Parmentier" w:date="2020-05-14T13:28:00Z">
            <w:r w:rsidRPr="007C437A" w:rsidDel="00BA3828">
              <w:rPr>
                <w:noProof/>
                <w:rPrChange w:id="246" w:author="Arthur Parmentier" w:date="2020-06-07T15:27:00Z">
                  <w:rPr>
                    <w:rStyle w:val="Lienhypertexte"/>
                    <w:noProof/>
                  </w:rPr>
                </w:rPrChange>
              </w:rPr>
              <w:delText>3.</w:delText>
            </w:r>
            <w:r w:rsidRPr="007C437A" w:rsidDel="00BA3828">
              <w:rPr>
                <w:rFonts w:eastAsiaTheme="minorEastAsia" w:cstheme="minorBidi"/>
                <w:noProof/>
                <w:rPrChange w:id="247" w:author="Arthur Parmentier" w:date="2020-06-07T15:27:00Z">
                  <w:rPr>
                    <w:rFonts w:eastAsiaTheme="minorEastAsia" w:cstheme="minorBidi"/>
                    <w:noProof/>
                    <w:lang w:val="fr-FR"/>
                  </w:rPr>
                </w:rPrChange>
              </w:rPr>
              <w:tab/>
            </w:r>
            <w:r w:rsidRPr="007C437A" w:rsidDel="00BA3828">
              <w:rPr>
                <w:noProof/>
                <w:rPrChange w:id="248"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249" w:author="Arthur Parmentier" w:date="2020-05-14T13:28:00Z"/>
              <w:rFonts w:eastAsiaTheme="minorEastAsia" w:cstheme="minorBidi"/>
              <w:noProof/>
              <w:sz w:val="22"/>
              <w:szCs w:val="22"/>
              <w:rPrChange w:id="250" w:author="Arthur Parmentier" w:date="2020-06-07T15:27:00Z">
                <w:rPr>
                  <w:del w:id="251" w:author="Arthur Parmentier" w:date="2020-05-14T13:28:00Z"/>
                  <w:rFonts w:eastAsiaTheme="minorEastAsia" w:cstheme="minorBidi"/>
                  <w:noProof/>
                  <w:sz w:val="22"/>
                  <w:szCs w:val="22"/>
                  <w:lang w:val="fr-FR"/>
                </w:rPr>
              </w:rPrChange>
            </w:rPr>
          </w:pPr>
          <w:del w:id="252" w:author="Arthur Parmentier" w:date="2020-05-14T13:28:00Z">
            <w:r w:rsidRPr="007C437A" w:rsidDel="00BA3828">
              <w:rPr>
                <w:noProof/>
                <w:rPrChange w:id="253" w:author="Arthur Parmentier" w:date="2020-06-07T15:27:00Z">
                  <w:rPr>
                    <w:rStyle w:val="Lienhypertexte"/>
                    <w:noProof/>
                  </w:rPr>
                </w:rPrChange>
              </w:rPr>
              <w:delText>4.</w:delText>
            </w:r>
            <w:r w:rsidRPr="007C437A" w:rsidDel="00BA3828">
              <w:rPr>
                <w:rFonts w:eastAsiaTheme="minorEastAsia" w:cstheme="minorBidi"/>
                <w:noProof/>
                <w:rPrChange w:id="254" w:author="Arthur Parmentier" w:date="2020-06-07T15:27:00Z">
                  <w:rPr>
                    <w:rFonts w:eastAsiaTheme="minorEastAsia" w:cstheme="minorBidi"/>
                    <w:noProof/>
                    <w:lang w:val="fr-FR"/>
                  </w:rPr>
                </w:rPrChange>
              </w:rPr>
              <w:tab/>
            </w:r>
            <w:r w:rsidRPr="007C437A" w:rsidDel="00BA3828">
              <w:rPr>
                <w:noProof/>
                <w:rPrChange w:id="255"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256" w:author="Arthur Parmentier" w:date="2020-05-14T13:28:00Z"/>
              <w:rFonts w:eastAsiaTheme="minorEastAsia" w:cstheme="minorBidi"/>
              <w:noProof/>
              <w:sz w:val="22"/>
              <w:szCs w:val="22"/>
              <w:rPrChange w:id="257" w:author="Arthur Parmentier" w:date="2020-06-07T15:27:00Z">
                <w:rPr>
                  <w:del w:id="258" w:author="Arthur Parmentier" w:date="2020-05-14T13:28:00Z"/>
                  <w:rFonts w:eastAsiaTheme="minorEastAsia" w:cstheme="minorBidi"/>
                  <w:noProof/>
                  <w:sz w:val="22"/>
                  <w:szCs w:val="22"/>
                  <w:lang w:val="fr-FR"/>
                </w:rPr>
              </w:rPrChange>
            </w:rPr>
          </w:pPr>
          <w:del w:id="259" w:author="Arthur Parmentier" w:date="2020-05-14T13:28:00Z">
            <w:r w:rsidRPr="007C437A" w:rsidDel="00BA3828">
              <w:rPr>
                <w:noProof/>
                <w:rPrChange w:id="260" w:author="Arthur Parmentier" w:date="2020-06-07T15:27:00Z">
                  <w:rPr>
                    <w:rStyle w:val="Lienhypertexte"/>
                    <w:noProof/>
                  </w:rPr>
                </w:rPrChange>
              </w:rPr>
              <w:delText>5.</w:delText>
            </w:r>
            <w:r w:rsidRPr="007C437A" w:rsidDel="00BA3828">
              <w:rPr>
                <w:rFonts w:eastAsiaTheme="minorEastAsia" w:cstheme="minorBidi"/>
                <w:noProof/>
                <w:rPrChange w:id="261" w:author="Arthur Parmentier" w:date="2020-06-07T15:27:00Z">
                  <w:rPr>
                    <w:rFonts w:eastAsiaTheme="minorEastAsia" w:cstheme="minorBidi"/>
                    <w:noProof/>
                    <w:lang w:val="fr-FR"/>
                  </w:rPr>
                </w:rPrChange>
              </w:rPr>
              <w:tab/>
            </w:r>
            <w:r w:rsidRPr="007C437A" w:rsidDel="00BA3828">
              <w:rPr>
                <w:noProof/>
                <w:rPrChange w:id="262"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263" w:author="Arthur Parmentier" w:date="2020-05-14T13:28:00Z"/>
              <w:rFonts w:eastAsiaTheme="minorEastAsia" w:cstheme="minorBidi"/>
              <w:noProof/>
              <w:sz w:val="22"/>
              <w:szCs w:val="22"/>
              <w:rPrChange w:id="264" w:author="Arthur Parmentier" w:date="2020-06-07T15:27:00Z">
                <w:rPr>
                  <w:del w:id="265" w:author="Arthur Parmentier" w:date="2020-05-14T13:28:00Z"/>
                  <w:rFonts w:eastAsiaTheme="minorEastAsia" w:cstheme="minorBidi"/>
                  <w:noProof/>
                  <w:sz w:val="22"/>
                  <w:szCs w:val="22"/>
                  <w:lang w:val="fr-FR"/>
                </w:rPr>
              </w:rPrChange>
            </w:rPr>
          </w:pPr>
          <w:del w:id="266" w:author="Arthur Parmentier" w:date="2020-05-14T13:28:00Z">
            <w:r w:rsidRPr="007C437A" w:rsidDel="00BA3828">
              <w:rPr>
                <w:noProof/>
                <w:rPrChange w:id="267" w:author="Arthur Parmentier" w:date="2020-06-07T15:27:00Z">
                  <w:rPr>
                    <w:rStyle w:val="Lienhypertexte"/>
                    <w:noProof/>
                  </w:rPr>
                </w:rPrChange>
              </w:rPr>
              <w:delText>6.</w:delText>
            </w:r>
            <w:r w:rsidRPr="007C437A" w:rsidDel="00BA3828">
              <w:rPr>
                <w:rFonts w:eastAsiaTheme="minorEastAsia" w:cstheme="minorBidi"/>
                <w:noProof/>
                <w:rPrChange w:id="268" w:author="Arthur Parmentier" w:date="2020-06-07T15:27:00Z">
                  <w:rPr>
                    <w:rFonts w:eastAsiaTheme="minorEastAsia" w:cstheme="minorBidi"/>
                    <w:noProof/>
                    <w:lang w:val="fr-FR"/>
                  </w:rPr>
                </w:rPrChange>
              </w:rPr>
              <w:tab/>
            </w:r>
            <w:r w:rsidRPr="007C437A" w:rsidDel="00BA3828">
              <w:rPr>
                <w:noProof/>
                <w:rPrChange w:id="269"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270" w:author="Arthur Parmentier" w:date="2020-05-14T13:28:00Z"/>
              <w:rFonts w:eastAsiaTheme="minorEastAsia" w:cstheme="minorBidi"/>
              <w:noProof/>
              <w:rPrChange w:id="271" w:author="Arthur Parmentier" w:date="2020-06-07T15:27:00Z">
                <w:rPr>
                  <w:del w:id="272" w:author="Arthur Parmentier" w:date="2020-05-14T13:28:00Z"/>
                  <w:rFonts w:eastAsiaTheme="minorEastAsia" w:cstheme="minorBidi"/>
                  <w:noProof/>
                  <w:lang w:val="fr-FR"/>
                </w:rPr>
              </w:rPrChange>
            </w:rPr>
          </w:pPr>
          <w:del w:id="273" w:author="Arthur Parmentier" w:date="2020-05-14T13:28:00Z">
            <w:r w:rsidRPr="007C437A" w:rsidDel="00BA3828">
              <w:rPr>
                <w:noProof/>
                <w:rPrChange w:id="274"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275" w:author="Arthur Parmentier" w:date="2020-06-07T15:27:00Z">
                  <w:rPr>
                    <w:rFonts w:eastAsiaTheme="minorEastAsia" w:cstheme="minorBidi"/>
                    <w:b w:val="0"/>
                    <w:bCs w:val="0"/>
                    <w:noProof/>
                    <w:lang w:val="fr-FR"/>
                  </w:rPr>
                </w:rPrChange>
              </w:rPr>
              <w:tab/>
            </w:r>
            <w:r w:rsidRPr="007C437A" w:rsidDel="00BA3828">
              <w:rPr>
                <w:noProof/>
                <w:rPrChange w:id="276" w:author="Arthur Parmentier" w:date="2020-06-07T15:27:00Z">
                  <w:rPr>
                    <w:rStyle w:val="Lienhypertexte"/>
                    <w:b w:val="0"/>
                    <w:bCs w:val="0"/>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277" w:author="Arthur Parmentier" w:date="2020-05-14T13:28:00Z"/>
              <w:rFonts w:eastAsiaTheme="minorEastAsia" w:cstheme="minorBidi"/>
              <w:noProof/>
              <w:sz w:val="22"/>
              <w:szCs w:val="22"/>
              <w:rPrChange w:id="278" w:author="Arthur Parmentier" w:date="2020-06-07T15:27:00Z">
                <w:rPr>
                  <w:del w:id="279" w:author="Arthur Parmentier" w:date="2020-05-14T13:28:00Z"/>
                  <w:rFonts w:eastAsiaTheme="minorEastAsia" w:cstheme="minorBidi"/>
                  <w:noProof/>
                  <w:sz w:val="22"/>
                  <w:szCs w:val="22"/>
                  <w:lang w:val="fr-FR"/>
                </w:rPr>
              </w:rPrChange>
            </w:rPr>
          </w:pPr>
          <w:del w:id="280" w:author="Arthur Parmentier" w:date="2020-05-14T13:28:00Z">
            <w:r w:rsidRPr="007C437A" w:rsidDel="00BA3828">
              <w:rPr>
                <w:noProof/>
                <w:rPrChange w:id="281" w:author="Arthur Parmentier" w:date="2020-06-07T15:27:00Z">
                  <w:rPr>
                    <w:rStyle w:val="Lienhypertexte"/>
                    <w:noProof/>
                  </w:rPr>
                </w:rPrChange>
              </w:rPr>
              <w:delText>1.</w:delText>
            </w:r>
            <w:r w:rsidRPr="007C437A" w:rsidDel="00BA3828">
              <w:rPr>
                <w:rFonts w:eastAsiaTheme="minorEastAsia" w:cstheme="minorBidi"/>
                <w:noProof/>
                <w:rPrChange w:id="282" w:author="Arthur Parmentier" w:date="2020-06-07T15:27:00Z">
                  <w:rPr>
                    <w:rFonts w:eastAsiaTheme="minorEastAsia" w:cstheme="minorBidi"/>
                    <w:noProof/>
                    <w:lang w:val="fr-FR"/>
                  </w:rPr>
                </w:rPrChange>
              </w:rPr>
              <w:tab/>
            </w:r>
            <w:r w:rsidRPr="007C437A" w:rsidDel="00BA3828">
              <w:rPr>
                <w:noProof/>
                <w:rPrChange w:id="283"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284" w:author="Arthur Parmentier" w:date="2020-05-14T13:28:00Z"/>
              <w:rFonts w:eastAsiaTheme="minorEastAsia" w:cstheme="minorBidi"/>
              <w:noProof/>
              <w:sz w:val="22"/>
              <w:szCs w:val="22"/>
              <w:rPrChange w:id="285" w:author="Arthur Parmentier" w:date="2020-06-07T15:27:00Z">
                <w:rPr>
                  <w:del w:id="286" w:author="Arthur Parmentier" w:date="2020-05-14T13:28:00Z"/>
                  <w:rFonts w:eastAsiaTheme="minorEastAsia" w:cstheme="minorBidi"/>
                  <w:noProof/>
                  <w:sz w:val="22"/>
                  <w:szCs w:val="22"/>
                  <w:lang w:val="fr-FR"/>
                </w:rPr>
              </w:rPrChange>
            </w:rPr>
          </w:pPr>
          <w:del w:id="287" w:author="Arthur Parmentier" w:date="2020-05-14T13:28:00Z">
            <w:r w:rsidRPr="007C437A" w:rsidDel="00BA3828">
              <w:rPr>
                <w:noProof/>
                <w:rPrChange w:id="288" w:author="Arthur Parmentier" w:date="2020-06-07T15:27:00Z">
                  <w:rPr>
                    <w:rStyle w:val="Lienhypertexte"/>
                    <w:noProof/>
                  </w:rPr>
                </w:rPrChange>
              </w:rPr>
              <w:delText>2.</w:delText>
            </w:r>
            <w:r w:rsidRPr="007C437A" w:rsidDel="00BA3828">
              <w:rPr>
                <w:rFonts w:eastAsiaTheme="minorEastAsia" w:cstheme="minorBidi"/>
                <w:noProof/>
                <w:rPrChange w:id="289" w:author="Arthur Parmentier" w:date="2020-06-07T15:27:00Z">
                  <w:rPr>
                    <w:rFonts w:eastAsiaTheme="minorEastAsia" w:cstheme="minorBidi"/>
                    <w:noProof/>
                    <w:lang w:val="fr-FR"/>
                  </w:rPr>
                </w:rPrChange>
              </w:rPr>
              <w:tab/>
            </w:r>
            <w:r w:rsidRPr="007C437A" w:rsidDel="00BA3828">
              <w:rPr>
                <w:noProof/>
                <w:rPrChange w:id="290"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291" w:author="Arthur Parmentier" w:date="2020-05-14T13:28:00Z"/>
              <w:rFonts w:eastAsiaTheme="minorEastAsia" w:cstheme="minorBidi"/>
              <w:noProof/>
              <w:rPrChange w:id="292" w:author="Arthur Parmentier" w:date="2020-06-07T15:27:00Z">
                <w:rPr>
                  <w:del w:id="293" w:author="Arthur Parmentier" w:date="2020-05-14T13:28:00Z"/>
                  <w:rFonts w:eastAsiaTheme="minorEastAsia" w:cstheme="minorBidi"/>
                  <w:noProof/>
                  <w:lang w:val="fr-FR"/>
                </w:rPr>
              </w:rPrChange>
            </w:rPr>
          </w:pPr>
          <w:del w:id="294" w:author="Arthur Parmentier" w:date="2020-05-14T13:28:00Z">
            <w:r w:rsidRPr="007C437A" w:rsidDel="00BA3828">
              <w:rPr>
                <w:noProof/>
                <w:rPrChange w:id="295"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296" w:author="Arthur Parmentier" w:date="2020-06-07T15:27:00Z">
                  <w:rPr>
                    <w:rFonts w:eastAsiaTheme="minorEastAsia" w:cstheme="minorBidi"/>
                    <w:b w:val="0"/>
                    <w:bCs w:val="0"/>
                    <w:noProof/>
                    <w:lang w:val="fr-FR"/>
                  </w:rPr>
                </w:rPrChange>
              </w:rPr>
              <w:tab/>
            </w:r>
            <w:r w:rsidRPr="007C437A" w:rsidDel="00BA3828">
              <w:rPr>
                <w:noProof/>
                <w:rPrChange w:id="297" w:author="Arthur Parmentier" w:date="2020-06-07T15:27:00Z">
                  <w:rPr>
                    <w:rStyle w:val="Lienhypertexte"/>
                    <w:b w:val="0"/>
                    <w:bCs w:val="0"/>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298" w:author="Arthur Parmentier" w:date="2020-05-14T13:28:00Z"/>
              <w:rFonts w:eastAsiaTheme="minorEastAsia" w:cstheme="minorBidi"/>
              <w:noProof/>
              <w:sz w:val="22"/>
              <w:szCs w:val="22"/>
              <w:rPrChange w:id="299" w:author="Arthur Parmentier" w:date="2020-06-07T15:27:00Z">
                <w:rPr>
                  <w:del w:id="300" w:author="Arthur Parmentier" w:date="2020-05-14T13:28:00Z"/>
                  <w:rFonts w:eastAsiaTheme="minorEastAsia" w:cstheme="minorBidi"/>
                  <w:noProof/>
                  <w:sz w:val="22"/>
                  <w:szCs w:val="22"/>
                  <w:lang w:val="fr-FR"/>
                </w:rPr>
              </w:rPrChange>
            </w:rPr>
          </w:pPr>
          <w:del w:id="301" w:author="Arthur Parmentier" w:date="2020-05-14T13:28:00Z">
            <w:r w:rsidRPr="007C437A" w:rsidDel="00BA3828">
              <w:rPr>
                <w:noProof/>
                <w:rPrChange w:id="302" w:author="Arthur Parmentier" w:date="2020-06-07T15:27:00Z">
                  <w:rPr>
                    <w:rStyle w:val="Lienhypertexte"/>
                    <w:noProof/>
                  </w:rPr>
                </w:rPrChange>
              </w:rPr>
              <w:delText>1.</w:delText>
            </w:r>
            <w:r w:rsidRPr="007C437A" w:rsidDel="00BA3828">
              <w:rPr>
                <w:rFonts w:eastAsiaTheme="minorEastAsia" w:cstheme="minorBidi"/>
                <w:noProof/>
                <w:rPrChange w:id="303" w:author="Arthur Parmentier" w:date="2020-06-07T15:27:00Z">
                  <w:rPr>
                    <w:rFonts w:eastAsiaTheme="minorEastAsia" w:cstheme="minorBidi"/>
                    <w:noProof/>
                    <w:lang w:val="fr-FR"/>
                  </w:rPr>
                </w:rPrChange>
              </w:rPr>
              <w:tab/>
            </w:r>
            <w:r w:rsidRPr="007C437A" w:rsidDel="00BA3828">
              <w:rPr>
                <w:noProof/>
                <w:rPrChange w:id="304"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05" w:author="Arthur Parmentier" w:date="2020-05-14T13:28:00Z"/>
              <w:rFonts w:eastAsiaTheme="minorEastAsia" w:cstheme="minorBidi"/>
              <w:noProof/>
              <w:sz w:val="22"/>
              <w:szCs w:val="22"/>
              <w:rPrChange w:id="306" w:author="Arthur Parmentier" w:date="2020-06-07T15:27:00Z">
                <w:rPr>
                  <w:del w:id="307" w:author="Arthur Parmentier" w:date="2020-05-14T13:28:00Z"/>
                  <w:rFonts w:eastAsiaTheme="minorEastAsia" w:cstheme="minorBidi"/>
                  <w:noProof/>
                  <w:sz w:val="22"/>
                  <w:szCs w:val="22"/>
                  <w:lang w:val="fr-FR"/>
                </w:rPr>
              </w:rPrChange>
            </w:rPr>
          </w:pPr>
          <w:del w:id="308" w:author="Arthur Parmentier" w:date="2020-05-14T13:28:00Z">
            <w:r w:rsidRPr="007C437A" w:rsidDel="00BA3828">
              <w:rPr>
                <w:noProof/>
                <w:rPrChange w:id="309" w:author="Arthur Parmentier" w:date="2020-06-07T15:27:00Z">
                  <w:rPr>
                    <w:rStyle w:val="Lienhypertexte"/>
                    <w:noProof/>
                  </w:rPr>
                </w:rPrChange>
              </w:rPr>
              <w:delText>2.</w:delText>
            </w:r>
            <w:r w:rsidRPr="007C437A" w:rsidDel="00BA3828">
              <w:rPr>
                <w:rFonts w:eastAsiaTheme="minorEastAsia" w:cstheme="minorBidi"/>
                <w:noProof/>
                <w:rPrChange w:id="310" w:author="Arthur Parmentier" w:date="2020-06-07T15:27:00Z">
                  <w:rPr>
                    <w:rFonts w:eastAsiaTheme="minorEastAsia" w:cstheme="minorBidi"/>
                    <w:noProof/>
                    <w:lang w:val="fr-FR"/>
                  </w:rPr>
                </w:rPrChange>
              </w:rPr>
              <w:tab/>
            </w:r>
            <w:r w:rsidRPr="007C437A" w:rsidDel="00BA3828">
              <w:rPr>
                <w:noProof/>
                <w:rPrChange w:id="311"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12" w:author="Arthur Parmentier" w:date="2020-05-14T13:28:00Z"/>
              <w:rFonts w:eastAsiaTheme="minorEastAsia" w:cstheme="minorBidi"/>
              <w:noProof/>
              <w:sz w:val="22"/>
              <w:szCs w:val="22"/>
              <w:rPrChange w:id="313" w:author="Arthur Parmentier" w:date="2020-06-07T15:27:00Z">
                <w:rPr>
                  <w:del w:id="314" w:author="Arthur Parmentier" w:date="2020-05-14T13:28:00Z"/>
                  <w:rFonts w:eastAsiaTheme="minorEastAsia" w:cstheme="minorBidi"/>
                  <w:noProof/>
                  <w:sz w:val="22"/>
                  <w:szCs w:val="22"/>
                  <w:lang w:val="fr-FR"/>
                </w:rPr>
              </w:rPrChange>
            </w:rPr>
          </w:pPr>
          <w:del w:id="315" w:author="Arthur Parmentier" w:date="2020-05-14T13:28:00Z">
            <w:r w:rsidRPr="007C437A" w:rsidDel="00BA3828">
              <w:rPr>
                <w:noProof/>
                <w:rPrChange w:id="316" w:author="Arthur Parmentier" w:date="2020-06-07T15:27:00Z">
                  <w:rPr>
                    <w:rStyle w:val="Lienhypertexte"/>
                    <w:b w:val="0"/>
                    <w:bCs w:val="0"/>
                    <w:i w:val="0"/>
                    <w:iCs w:val="0"/>
                    <w:noProof/>
                  </w:rPr>
                </w:rPrChange>
              </w:rPr>
              <w:delText>V.</w:delText>
            </w:r>
            <w:r w:rsidRPr="007C437A" w:rsidDel="00BA3828">
              <w:rPr>
                <w:rFonts w:eastAsiaTheme="minorEastAsia" w:cstheme="minorBidi"/>
                <w:b w:val="0"/>
                <w:bCs w:val="0"/>
                <w:i w:val="0"/>
                <w:iCs w:val="0"/>
                <w:noProof/>
                <w:rPrChange w:id="317" w:author="Arthur Parmentier" w:date="2020-06-07T15:27:00Z">
                  <w:rPr>
                    <w:rFonts w:eastAsiaTheme="minorEastAsia" w:cstheme="minorBidi"/>
                    <w:b w:val="0"/>
                    <w:bCs w:val="0"/>
                    <w:i w:val="0"/>
                    <w:iCs w:val="0"/>
                    <w:noProof/>
                    <w:lang w:val="fr-FR"/>
                  </w:rPr>
                </w:rPrChange>
              </w:rPr>
              <w:tab/>
            </w:r>
            <w:r w:rsidRPr="007C437A" w:rsidDel="00BA3828">
              <w:rPr>
                <w:noProof/>
                <w:rPrChange w:id="318" w:author="Arthur Parmentier" w:date="2020-06-07T15:27:00Z">
                  <w:rPr>
                    <w:rStyle w:val="Lienhypertexte"/>
                    <w:b w:val="0"/>
                    <w:bCs w:val="0"/>
                    <w:i w:val="0"/>
                    <w:iCs w:val="0"/>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19" w:author="Arthur Parmentier" w:date="2020-05-14T13:28:00Z"/>
              <w:rFonts w:eastAsiaTheme="minorEastAsia" w:cstheme="minorBidi"/>
              <w:noProof/>
              <w:rPrChange w:id="320" w:author="Arthur Parmentier" w:date="2020-06-07T15:27:00Z">
                <w:rPr>
                  <w:del w:id="321" w:author="Arthur Parmentier" w:date="2020-05-14T13:28:00Z"/>
                  <w:rFonts w:eastAsiaTheme="minorEastAsia" w:cstheme="minorBidi"/>
                  <w:noProof/>
                  <w:lang w:val="fr-FR"/>
                </w:rPr>
              </w:rPrChange>
            </w:rPr>
          </w:pPr>
          <w:del w:id="322" w:author="Arthur Parmentier" w:date="2020-05-14T13:28:00Z">
            <w:r w:rsidRPr="007C437A" w:rsidDel="00BA3828">
              <w:rPr>
                <w:noProof/>
                <w:rPrChange w:id="323"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24" w:author="Arthur Parmentier" w:date="2020-06-07T15:27:00Z">
                  <w:rPr>
                    <w:rFonts w:eastAsiaTheme="minorEastAsia" w:cstheme="minorBidi"/>
                    <w:b w:val="0"/>
                    <w:bCs w:val="0"/>
                    <w:noProof/>
                    <w:lang w:val="fr-FR"/>
                  </w:rPr>
                </w:rPrChange>
              </w:rPr>
              <w:tab/>
            </w:r>
            <w:r w:rsidRPr="007C437A" w:rsidDel="00BA3828">
              <w:rPr>
                <w:noProof/>
                <w:rPrChange w:id="325" w:author="Arthur Parmentier" w:date="2020-06-07T15:27:00Z">
                  <w:rPr>
                    <w:rStyle w:val="Lienhypertexte"/>
                    <w:b w:val="0"/>
                    <w:bCs w:val="0"/>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26" w:author="Arthur Parmentier" w:date="2020-05-14T13:28:00Z"/>
              <w:rFonts w:eastAsiaTheme="minorEastAsia" w:cstheme="minorBidi"/>
              <w:noProof/>
              <w:sz w:val="22"/>
              <w:szCs w:val="22"/>
              <w:rPrChange w:id="327" w:author="Arthur Parmentier" w:date="2020-06-07T15:27:00Z">
                <w:rPr>
                  <w:del w:id="328" w:author="Arthur Parmentier" w:date="2020-05-14T13:28:00Z"/>
                  <w:rFonts w:eastAsiaTheme="minorEastAsia" w:cstheme="minorBidi"/>
                  <w:noProof/>
                  <w:sz w:val="22"/>
                  <w:szCs w:val="22"/>
                  <w:lang w:val="fr-FR"/>
                </w:rPr>
              </w:rPrChange>
            </w:rPr>
          </w:pPr>
          <w:del w:id="329" w:author="Arthur Parmentier" w:date="2020-05-14T13:28:00Z">
            <w:r w:rsidRPr="007C437A" w:rsidDel="00BA3828">
              <w:rPr>
                <w:noProof/>
                <w:rPrChange w:id="330" w:author="Arthur Parmentier" w:date="2020-06-07T15:27:00Z">
                  <w:rPr>
                    <w:rStyle w:val="Lienhypertexte"/>
                    <w:noProof/>
                  </w:rPr>
                </w:rPrChange>
              </w:rPr>
              <w:delText>1.</w:delText>
            </w:r>
            <w:r w:rsidRPr="007C437A" w:rsidDel="00BA3828">
              <w:rPr>
                <w:rFonts w:eastAsiaTheme="minorEastAsia" w:cstheme="minorBidi"/>
                <w:noProof/>
                <w:rPrChange w:id="331" w:author="Arthur Parmentier" w:date="2020-06-07T15:27:00Z">
                  <w:rPr>
                    <w:rFonts w:eastAsiaTheme="minorEastAsia" w:cstheme="minorBidi"/>
                    <w:noProof/>
                    <w:lang w:val="fr-FR"/>
                  </w:rPr>
                </w:rPrChange>
              </w:rPr>
              <w:tab/>
            </w:r>
            <w:r w:rsidRPr="007C437A" w:rsidDel="00BA3828">
              <w:rPr>
                <w:noProof/>
                <w:rPrChange w:id="332"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333" w:author="Arthur Parmentier" w:date="2020-05-14T13:28:00Z"/>
              <w:rFonts w:eastAsiaTheme="minorEastAsia" w:cstheme="minorBidi"/>
              <w:noProof/>
              <w:sz w:val="22"/>
              <w:szCs w:val="22"/>
              <w:rPrChange w:id="334" w:author="Arthur Parmentier" w:date="2020-06-07T15:27:00Z">
                <w:rPr>
                  <w:del w:id="335" w:author="Arthur Parmentier" w:date="2020-05-14T13:28:00Z"/>
                  <w:rFonts w:eastAsiaTheme="minorEastAsia" w:cstheme="minorBidi"/>
                  <w:noProof/>
                  <w:sz w:val="22"/>
                  <w:szCs w:val="22"/>
                  <w:lang w:val="fr-FR"/>
                </w:rPr>
              </w:rPrChange>
            </w:rPr>
          </w:pPr>
          <w:del w:id="336" w:author="Arthur Parmentier" w:date="2020-05-14T13:28:00Z">
            <w:r w:rsidRPr="007C437A" w:rsidDel="00BA3828">
              <w:rPr>
                <w:noProof/>
                <w:rPrChange w:id="337" w:author="Arthur Parmentier" w:date="2020-06-07T15:27:00Z">
                  <w:rPr>
                    <w:rStyle w:val="Lienhypertexte"/>
                    <w:noProof/>
                  </w:rPr>
                </w:rPrChange>
              </w:rPr>
              <w:delText>2.</w:delText>
            </w:r>
            <w:r w:rsidRPr="007C437A" w:rsidDel="00BA3828">
              <w:rPr>
                <w:rFonts w:eastAsiaTheme="minorEastAsia" w:cstheme="minorBidi"/>
                <w:noProof/>
                <w:rPrChange w:id="338" w:author="Arthur Parmentier" w:date="2020-06-07T15:27:00Z">
                  <w:rPr>
                    <w:rFonts w:eastAsiaTheme="minorEastAsia" w:cstheme="minorBidi"/>
                    <w:noProof/>
                    <w:lang w:val="fr-FR"/>
                  </w:rPr>
                </w:rPrChange>
              </w:rPr>
              <w:tab/>
            </w:r>
            <w:r w:rsidRPr="007C437A" w:rsidDel="00BA3828">
              <w:rPr>
                <w:noProof/>
                <w:rPrChange w:id="339"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340" w:author="Arthur Parmentier" w:date="2020-05-14T13:28:00Z"/>
              <w:rFonts w:eastAsiaTheme="minorEastAsia" w:cstheme="minorBidi"/>
              <w:noProof/>
              <w:rPrChange w:id="341" w:author="Arthur Parmentier" w:date="2020-06-07T15:27:00Z">
                <w:rPr>
                  <w:del w:id="342" w:author="Arthur Parmentier" w:date="2020-05-14T13:28:00Z"/>
                  <w:rFonts w:eastAsiaTheme="minorEastAsia" w:cstheme="minorBidi"/>
                  <w:noProof/>
                  <w:lang w:val="fr-FR"/>
                </w:rPr>
              </w:rPrChange>
            </w:rPr>
          </w:pPr>
          <w:del w:id="343" w:author="Arthur Parmentier" w:date="2020-05-14T13:28:00Z">
            <w:r w:rsidRPr="007C437A" w:rsidDel="00BA3828">
              <w:rPr>
                <w:noProof/>
                <w:rPrChange w:id="344"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45" w:author="Arthur Parmentier" w:date="2020-06-07T15:27:00Z">
                  <w:rPr>
                    <w:rFonts w:eastAsiaTheme="minorEastAsia" w:cstheme="minorBidi"/>
                    <w:b w:val="0"/>
                    <w:bCs w:val="0"/>
                    <w:noProof/>
                    <w:lang w:val="fr-FR"/>
                  </w:rPr>
                </w:rPrChange>
              </w:rPr>
              <w:tab/>
            </w:r>
            <w:r w:rsidRPr="007C437A" w:rsidDel="00BA3828">
              <w:rPr>
                <w:noProof/>
                <w:rPrChange w:id="346" w:author="Arthur Parmentier" w:date="2020-06-07T15:27:00Z">
                  <w:rPr>
                    <w:rStyle w:val="Lienhypertexte"/>
                    <w:b w:val="0"/>
                    <w:bCs w:val="0"/>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347" w:author="Arthur Parmentier" w:date="2020-05-14T13:28:00Z"/>
              <w:rFonts w:eastAsiaTheme="minorEastAsia" w:cstheme="minorBidi"/>
              <w:noProof/>
              <w:sz w:val="22"/>
              <w:szCs w:val="22"/>
              <w:rPrChange w:id="348" w:author="Arthur Parmentier" w:date="2020-06-07T15:27:00Z">
                <w:rPr>
                  <w:del w:id="349" w:author="Arthur Parmentier" w:date="2020-05-14T13:28:00Z"/>
                  <w:rFonts w:eastAsiaTheme="minorEastAsia" w:cstheme="minorBidi"/>
                  <w:noProof/>
                  <w:sz w:val="22"/>
                  <w:szCs w:val="22"/>
                  <w:lang w:val="fr-FR"/>
                </w:rPr>
              </w:rPrChange>
            </w:rPr>
          </w:pPr>
          <w:del w:id="350" w:author="Arthur Parmentier" w:date="2020-05-14T13:28:00Z">
            <w:r w:rsidRPr="007C437A" w:rsidDel="00BA3828">
              <w:rPr>
                <w:noProof/>
                <w:rPrChange w:id="351" w:author="Arthur Parmentier" w:date="2020-06-07T15:27:00Z">
                  <w:rPr>
                    <w:rStyle w:val="Lienhypertexte"/>
                    <w:noProof/>
                  </w:rPr>
                </w:rPrChange>
              </w:rPr>
              <w:delText>1.</w:delText>
            </w:r>
            <w:r w:rsidRPr="007C437A" w:rsidDel="00BA3828">
              <w:rPr>
                <w:rFonts w:eastAsiaTheme="minorEastAsia" w:cstheme="minorBidi"/>
                <w:noProof/>
                <w:rPrChange w:id="352" w:author="Arthur Parmentier" w:date="2020-06-07T15:27:00Z">
                  <w:rPr>
                    <w:rFonts w:eastAsiaTheme="minorEastAsia" w:cstheme="minorBidi"/>
                    <w:noProof/>
                    <w:lang w:val="fr-FR"/>
                  </w:rPr>
                </w:rPrChange>
              </w:rPr>
              <w:tab/>
            </w:r>
            <w:r w:rsidRPr="007C437A" w:rsidDel="00BA3828">
              <w:rPr>
                <w:noProof/>
                <w:rPrChange w:id="353"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354" w:author="Arthur Parmentier" w:date="2020-05-14T13:28:00Z"/>
              <w:rFonts w:eastAsiaTheme="minorEastAsia" w:cstheme="minorBidi"/>
              <w:noProof/>
              <w:sz w:val="22"/>
              <w:szCs w:val="22"/>
              <w:rPrChange w:id="355" w:author="Arthur Parmentier" w:date="2020-06-07T15:27:00Z">
                <w:rPr>
                  <w:del w:id="356" w:author="Arthur Parmentier" w:date="2020-05-14T13:28:00Z"/>
                  <w:rFonts w:eastAsiaTheme="minorEastAsia" w:cstheme="minorBidi"/>
                  <w:noProof/>
                  <w:sz w:val="22"/>
                  <w:szCs w:val="22"/>
                  <w:lang w:val="fr-FR"/>
                </w:rPr>
              </w:rPrChange>
            </w:rPr>
          </w:pPr>
          <w:del w:id="357" w:author="Arthur Parmentier" w:date="2020-05-14T13:28:00Z">
            <w:r w:rsidRPr="007C437A" w:rsidDel="00BA3828">
              <w:rPr>
                <w:noProof/>
                <w:rPrChange w:id="358" w:author="Arthur Parmentier" w:date="2020-06-07T15:27:00Z">
                  <w:rPr>
                    <w:rStyle w:val="Lienhypertexte"/>
                    <w:noProof/>
                  </w:rPr>
                </w:rPrChange>
              </w:rPr>
              <w:delText>2.</w:delText>
            </w:r>
            <w:r w:rsidRPr="007C437A" w:rsidDel="00BA3828">
              <w:rPr>
                <w:rFonts w:eastAsiaTheme="minorEastAsia" w:cstheme="minorBidi"/>
                <w:noProof/>
                <w:rPrChange w:id="359" w:author="Arthur Parmentier" w:date="2020-06-07T15:27:00Z">
                  <w:rPr>
                    <w:rFonts w:eastAsiaTheme="minorEastAsia" w:cstheme="minorBidi"/>
                    <w:noProof/>
                    <w:lang w:val="fr-FR"/>
                  </w:rPr>
                </w:rPrChange>
              </w:rPr>
              <w:tab/>
            </w:r>
            <w:r w:rsidRPr="007C437A" w:rsidDel="00BA3828">
              <w:rPr>
                <w:noProof/>
                <w:rPrChange w:id="360"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361" w:author="Arthur Parmentier" w:date="2020-05-14T13:28:00Z"/>
              <w:rFonts w:eastAsiaTheme="minorEastAsia" w:cstheme="minorBidi"/>
              <w:noProof/>
              <w:sz w:val="22"/>
              <w:szCs w:val="22"/>
              <w:rPrChange w:id="362" w:author="Arthur Parmentier" w:date="2020-06-07T15:27:00Z">
                <w:rPr>
                  <w:del w:id="363" w:author="Arthur Parmentier" w:date="2020-05-14T13:28:00Z"/>
                  <w:rFonts w:eastAsiaTheme="minorEastAsia" w:cstheme="minorBidi"/>
                  <w:noProof/>
                  <w:sz w:val="22"/>
                  <w:szCs w:val="22"/>
                  <w:lang w:val="fr-FR"/>
                </w:rPr>
              </w:rPrChange>
            </w:rPr>
          </w:pPr>
          <w:del w:id="364" w:author="Arthur Parmentier" w:date="2020-05-14T13:28:00Z">
            <w:r w:rsidRPr="007C437A" w:rsidDel="00BA3828">
              <w:rPr>
                <w:noProof/>
                <w:rPrChange w:id="365" w:author="Arthur Parmentier" w:date="2020-06-07T15:27:00Z">
                  <w:rPr>
                    <w:rStyle w:val="Lienhypertexte"/>
                    <w:noProof/>
                  </w:rPr>
                </w:rPrChange>
              </w:rPr>
              <w:delText>3.</w:delText>
            </w:r>
            <w:r w:rsidRPr="007C437A" w:rsidDel="00BA3828">
              <w:rPr>
                <w:rFonts w:eastAsiaTheme="minorEastAsia" w:cstheme="minorBidi"/>
                <w:noProof/>
                <w:rPrChange w:id="366" w:author="Arthur Parmentier" w:date="2020-06-07T15:27:00Z">
                  <w:rPr>
                    <w:rFonts w:eastAsiaTheme="minorEastAsia" w:cstheme="minorBidi"/>
                    <w:noProof/>
                    <w:lang w:val="fr-FR"/>
                  </w:rPr>
                </w:rPrChange>
              </w:rPr>
              <w:tab/>
            </w:r>
            <w:r w:rsidRPr="007C437A" w:rsidDel="00BA3828">
              <w:rPr>
                <w:noProof/>
                <w:rPrChange w:id="367"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368" w:author="Arthur Parmentier" w:date="2020-05-14T13:28:00Z"/>
              <w:rFonts w:eastAsiaTheme="minorEastAsia" w:cstheme="minorBidi"/>
              <w:noProof/>
              <w:sz w:val="22"/>
              <w:szCs w:val="22"/>
              <w:rPrChange w:id="369" w:author="Arthur Parmentier" w:date="2020-06-07T15:27:00Z">
                <w:rPr>
                  <w:del w:id="370" w:author="Arthur Parmentier" w:date="2020-05-14T13:28:00Z"/>
                  <w:rFonts w:eastAsiaTheme="minorEastAsia" w:cstheme="minorBidi"/>
                  <w:noProof/>
                  <w:sz w:val="22"/>
                  <w:szCs w:val="22"/>
                  <w:lang w:val="fr-FR"/>
                </w:rPr>
              </w:rPrChange>
            </w:rPr>
          </w:pPr>
          <w:del w:id="371" w:author="Arthur Parmentier" w:date="2020-05-14T13:28:00Z">
            <w:r w:rsidRPr="007C437A" w:rsidDel="00BA3828">
              <w:rPr>
                <w:noProof/>
                <w:rPrChange w:id="372" w:author="Arthur Parmentier" w:date="2020-06-07T15:27:00Z">
                  <w:rPr>
                    <w:rStyle w:val="Lienhypertexte"/>
                    <w:noProof/>
                  </w:rPr>
                </w:rPrChange>
              </w:rPr>
              <w:delText>4.</w:delText>
            </w:r>
            <w:r w:rsidRPr="007C437A" w:rsidDel="00BA3828">
              <w:rPr>
                <w:rFonts w:eastAsiaTheme="minorEastAsia" w:cstheme="minorBidi"/>
                <w:noProof/>
                <w:rPrChange w:id="373" w:author="Arthur Parmentier" w:date="2020-06-07T15:27:00Z">
                  <w:rPr>
                    <w:rFonts w:eastAsiaTheme="minorEastAsia" w:cstheme="minorBidi"/>
                    <w:noProof/>
                    <w:lang w:val="fr-FR"/>
                  </w:rPr>
                </w:rPrChange>
              </w:rPr>
              <w:tab/>
            </w:r>
            <w:r w:rsidRPr="007C437A" w:rsidDel="00BA3828">
              <w:rPr>
                <w:noProof/>
                <w:rPrChange w:id="374"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375" w:author="Arthur Parmentier" w:date="2020-05-14T13:28:00Z"/>
              <w:rFonts w:eastAsiaTheme="minorEastAsia" w:cstheme="minorBidi"/>
              <w:noProof/>
              <w:sz w:val="22"/>
              <w:szCs w:val="22"/>
              <w:rPrChange w:id="376" w:author="Arthur Parmentier" w:date="2020-06-07T15:27:00Z">
                <w:rPr>
                  <w:del w:id="377" w:author="Arthur Parmentier" w:date="2020-05-14T13:28:00Z"/>
                  <w:rFonts w:eastAsiaTheme="minorEastAsia" w:cstheme="minorBidi"/>
                  <w:noProof/>
                  <w:sz w:val="22"/>
                  <w:szCs w:val="22"/>
                  <w:lang w:val="fr-FR"/>
                </w:rPr>
              </w:rPrChange>
            </w:rPr>
          </w:pPr>
          <w:del w:id="378" w:author="Arthur Parmentier" w:date="2020-05-14T13:28:00Z">
            <w:r w:rsidRPr="007C437A" w:rsidDel="00BA3828">
              <w:rPr>
                <w:noProof/>
                <w:rPrChange w:id="379" w:author="Arthur Parmentier" w:date="2020-06-07T15:27:00Z">
                  <w:rPr>
                    <w:rStyle w:val="Lienhypertexte"/>
                    <w:b w:val="0"/>
                    <w:bCs w:val="0"/>
                    <w:i w:val="0"/>
                    <w:iCs w:val="0"/>
                    <w:noProof/>
                  </w:rPr>
                </w:rPrChange>
              </w:rPr>
              <w:delText>VI.</w:delText>
            </w:r>
            <w:r w:rsidRPr="007C437A" w:rsidDel="00BA3828">
              <w:rPr>
                <w:rFonts w:eastAsiaTheme="minorEastAsia" w:cstheme="minorBidi"/>
                <w:b w:val="0"/>
                <w:bCs w:val="0"/>
                <w:i w:val="0"/>
                <w:iCs w:val="0"/>
                <w:noProof/>
                <w:rPrChange w:id="380" w:author="Arthur Parmentier" w:date="2020-06-07T15:27:00Z">
                  <w:rPr>
                    <w:rFonts w:eastAsiaTheme="minorEastAsia" w:cstheme="minorBidi"/>
                    <w:b w:val="0"/>
                    <w:bCs w:val="0"/>
                    <w:i w:val="0"/>
                    <w:iCs w:val="0"/>
                    <w:noProof/>
                    <w:lang w:val="fr-FR"/>
                  </w:rPr>
                </w:rPrChange>
              </w:rPr>
              <w:tab/>
            </w:r>
            <w:r w:rsidRPr="007C437A" w:rsidDel="00BA3828">
              <w:rPr>
                <w:noProof/>
                <w:rPrChange w:id="381" w:author="Arthur Parmentier" w:date="2020-06-07T15:27:00Z">
                  <w:rPr>
                    <w:rStyle w:val="Lienhypertexte"/>
                    <w:b w:val="0"/>
                    <w:bCs w:val="0"/>
                    <w:i w:val="0"/>
                    <w:iCs w:val="0"/>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382" w:author="Arthur Parmentier" w:date="2020-05-14T13:28:00Z"/>
              <w:rFonts w:eastAsiaTheme="minorEastAsia" w:cstheme="minorBidi"/>
              <w:noProof/>
              <w:rPrChange w:id="383" w:author="Arthur Parmentier" w:date="2020-06-07T15:27:00Z">
                <w:rPr>
                  <w:del w:id="384" w:author="Arthur Parmentier" w:date="2020-05-14T13:28:00Z"/>
                  <w:rFonts w:eastAsiaTheme="minorEastAsia" w:cstheme="minorBidi"/>
                  <w:noProof/>
                  <w:lang w:val="fr-FR"/>
                </w:rPr>
              </w:rPrChange>
            </w:rPr>
          </w:pPr>
          <w:del w:id="385" w:author="Arthur Parmentier" w:date="2020-05-14T13:28:00Z">
            <w:r w:rsidRPr="007C437A" w:rsidDel="00BA3828">
              <w:rPr>
                <w:noProof/>
                <w:rPrChange w:id="386"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87" w:author="Arthur Parmentier" w:date="2020-06-07T15:27:00Z">
                  <w:rPr>
                    <w:rFonts w:eastAsiaTheme="minorEastAsia" w:cstheme="minorBidi"/>
                    <w:b w:val="0"/>
                    <w:bCs w:val="0"/>
                    <w:noProof/>
                    <w:lang w:val="fr-FR"/>
                  </w:rPr>
                </w:rPrChange>
              </w:rPr>
              <w:tab/>
            </w:r>
            <w:r w:rsidRPr="007C437A" w:rsidDel="00BA3828">
              <w:rPr>
                <w:noProof/>
                <w:rPrChange w:id="388" w:author="Arthur Parmentier" w:date="2020-06-07T15:27:00Z">
                  <w:rPr>
                    <w:rStyle w:val="Lienhypertexte"/>
                    <w:b w:val="0"/>
                    <w:bCs w:val="0"/>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389" w:author="Arthur Parmentier" w:date="2020-05-14T13:28:00Z"/>
              <w:rFonts w:eastAsiaTheme="minorEastAsia" w:cstheme="minorBidi"/>
              <w:noProof/>
              <w:rPrChange w:id="390" w:author="Arthur Parmentier" w:date="2020-06-07T15:27:00Z">
                <w:rPr>
                  <w:del w:id="391" w:author="Arthur Parmentier" w:date="2020-05-14T13:28:00Z"/>
                  <w:rFonts w:eastAsiaTheme="minorEastAsia" w:cstheme="minorBidi"/>
                  <w:noProof/>
                  <w:lang w:val="fr-FR"/>
                </w:rPr>
              </w:rPrChange>
            </w:rPr>
          </w:pPr>
          <w:del w:id="392" w:author="Arthur Parmentier" w:date="2020-05-14T13:28:00Z">
            <w:r w:rsidRPr="007C437A" w:rsidDel="00BA3828">
              <w:rPr>
                <w:noProof/>
                <w:rPrChange w:id="393"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94" w:author="Arthur Parmentier" w:date="2020-06-07T15:27:00Z">
                  <w:rPr>
                    <w:rFonts w:eastAsiaTheme="minorEastAsia" w:cstheme="minorBidi"/>
                    <w:b w:val="0"/>
                    <w:bCs w:val="0"/>
                    <w:noProof/>
                    <w:lang w:val="fr-FR"/>
                  </w:rPr>
                </w:rPrChange>
              </w:rPr>
              <w:tab/>
            </w:r>
            <w:r w:rsidRPr="007C437A" w:rsidDel="00BA3828">
              <w:rPr>
                <w:noProof/>
                <w:rPrChange w:id="395" w:author="Arthur Parmentier" w:date="2020-06-07T15:27:00Z">
                  <w:rPr>
                    <w:rStyle w:val="Lienhypertexte"/>
                    <w:b w:val="0"/>
                    <w:bCs w:val="0"/>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396" w:author="Arthur Parmentier" w:date="2020-05-14T13:28:00Z"/>
              <w:rFonts w:eastAsiaTheme="minorEastAsia" w:cstheme="minorBidi"/>
              <w:noProof/>
              <w:rPrChange w:id="397" w:author="Arthur Parmentier" w:date="2020-06-07T15:27:00Z">
                <w:rPr>
                  <w:del w:id="398" w:author="Arthur Parmentier" w:date="2020-05-14T13:28:00Z"/>
                  <w:rFonts w:eastAsiaTheme="minorEastAsia" w:cstheme="minorBidi"/>
                  <w:noProof/>
                  <w:lang w:val="fr-FR"/>
                </w:rPr>
              </w:rPrChange>
            </w:rPr>
          </w:pPr>
          <w:del w:id="399" w:author="Arthur Parmentier" w:date="2020-05-14T13:28:00Z">
            <w:r w:rsidRPr="007C437A" w:rsidDel="00BA3828">
              <w:rPr>
                <w:noProof/>
                <w:rPrChange w:id="400"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01" w:author="Arthur Parmentier" w:date="2020-06-07T15:27:00Z">
                  <w:rPr>
                    <w:rFonts w:eastAsiaTheme="minorEastAsia" w:cstheme="minorBidi"/>
                    <w:b w:val="0"/>
                    <w:bCs w:val="0"/>
                    <w:noProof/>
                    <w:lang w:val="fr-FR"/>
                  </w:rPr>
                </w:rPrChange>
              </w:rPr>
              <w:tab/>
            </w:r>
            <w:r w:rsidRPr="007C437A" w:rsidDel="00BA3828">
              <w:rPr>
                <w:noProof/>
                <w:rPrChange w:id="402" w:author="Arthur Parmentier" w:date="2020-06-07T15:27:00Z">
                  <w:rPr>
                    <w:rStyle w:val="Lienhypertexte"/>
                    <w:b w:val="0"/>
                    <w:bCs w:val="0"/>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03" w:author="Arthur Parmentier" w:date="2020-05-14T13:28:00Z"/>
              <w:rFonts w:eastAsiaTheme="minorEastAsia" w:cstheme="minorBidi"/>
              <w:noProof/>
              <w:rPrChange w:id="404" w:author="Arthur Parmentier" w:date="2020-06-07T15:27:00Z">
                <w:rPr>
                  <w:del w:id="405" w:author="Arthur Parmentier" w:date="2020-05-14T13:28:00Z"/>
                  <w:rFonts w:eastAsiaTheme="minorEastAsia" w:cstheme="minorBidi"/>
                  <w:noProof/>
                  <w:lang w:val="fr-FR"/>
                </w:rPr>
              </w:rPrChange>
            </w:rPr>
          </w:pPr>
          <w:del w:id="406" w:author="Arthur Parmentier" w:date="2020-05-14T13:28:00Z">
            <w:r w:rsidRPr="007C437A" w:rsidDel="00BA3828">
              <w:rPr>
                <w:noProof/>
                <w:rPrChange w:id="407" w:author="Arthur Parmentier" w:date="2020-06-07T15:27:00Z">
                  <w:rPr>
                    <w:rStyle w:val="Lienhypertexte"/>
                    <w:b w:val="0"/>
                    <w:bCs w:val="0"/>
                    <w:noProof/>
                  </w:rPr>
                </w:rPrChange>
              </w:rPr>
              <w:delText>D.</w:delText>
            </w:r>
            <w:r w:rsidRPr="007C437A" w:rsidDel="00BA3828">
              <w:rPr>
                <w:rFonts w:eastAsiaTheme="minorEastAsia" w:cstheme="minorBidi"/>
                <w:b w:val="0"/>
                <w:bCs w:val="0"/>
                <w:noProof/>
                <w:rPrChange w:id="408" w:author="Arthur Parmentier" w:date="2020-06-07T15:27:00Z">
                  <w:rPr>
                    <w:rFonts w:eastAsiaTheme="minorEastAsia" w:cstheme="minorBidi"/>
                    <w:b w:val="0"/>
                    <w:bCs w:val="0"/>
                    <w:noProof/>
                    <w:lang w:val="fr-FR"/>
                  </w:rPr>
                </w:rPrChange>
              </w:rPr>
              <w:tab/>
            </w:r>
            <w:r w:rsidRPr="007C437A" w:rsidDel="00BA3828">
              <w:rPr>
                <w:noProof/>
                <w:rPrChange w:id="409" w:author="Arthur Parmentier" w:date="2020-06-07T15:27:00Z">
                  <w:rPr>
                    <w:rStyle w:val="Lienhypertexte"/>
                    <w:b w:val="0"/>
                    <w:bCs w:val="0"/>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10" w:author="Arthur Parmentier" w:date="2020-05-14T13:28:00Z"/>
              <w:rFonts w:eastAsiaTheme="minorEastAsia" w:cstheme="minorBidi"/>
              <w:noProof/>
              <w:rPrChange w:id="411" w:author="Arthur Parmentier" w:date="2020-06-07T15:27:00Z">
                <w:rPr>
                  <w:del w:id="412" w:author="Arthur Parmentier" w:date="2020-05-14T13:28:00Z"/>
                  <w:rFonts w:eastAsiaTheme="minorEastAsia" w:cstheme="minorBidi"/>
                  <w:noProof/>
                  <w:lang w:val="fr-FR"/>
                </w:rPr>
              </w:rPrChange>
            </w:rPr>
          </w:pPr>
          <w:del w:id="413" w:author="Arthur Parmentier" w:date="2020-05-14T13:28:00Z">
            <w:r w:rsidRPr="007C437A" w:rsidDel="00BA3828">
              <w:rPr>
                <w:noProof/>
                <w:rPrChange w:id="414" w:author="Arthur Parmentier" w:date="2020-06-07T15:27:00Z">
                  <w:rPr>
                    <w:rStyle w:val="Lienhypertexte"/>
                    <w:b w:val="0"/>
                    <w:bCs w:val="0"/>
                    <w:noProof/>
                  </w:rPr>
                </w:rPrChange>
              </w:rPr>
              <w:delText>E.</w:delText>
            </w:r>
            <w:r w:rsidRPr="007C437A" w:rsidDel="00BA3828">
              <w:rPr>
                <w:rFonts w:eastAsiaTheme="minorEastAsia" w:cstheme="minorBidi"/>
                <w:b w:val="0"/>
                <w:bCs w:val="0"/>
                <w:noProof/>
                <w:rPrChange w:id="415" w:author="Arthur Parmentier" w:date="2020-06-07T15:27:00Z">
                  <w:rPr>
                    <w:rFonts w:eastAsiaTheme="minorEastAsia" w:cstheme="minorBidi"/>
                    <w:b w:val="0"/>
                    <w:bCs w:val="0"/>
                    <w:noProof/>
                    <w:lang w:val="fr-FR"/>
                  </w:rPr>
                </w:rPrChange>
              </w:rPr>
              <w:tab/>
            </w:r>
            <w:r w:rsidRPr="007C437A" w:rsidDel="00BA3828">
              <w:rPr>
                <w:noProof/>
                <w:rPrChange w:id="416" w:author="Arthur Parmentier" w:date="2020-06-07T15:27:00Z">
                  <w:rPr>
                    <w:rStyle w:val="Lienhypertexte"/>
                    <w:b w:val="0"/>
                    <w:bCs w:val="0"/>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17" w:author="Arthur Parmentier" w:date="2020-05-14T13:28:00Z"/>
              <w:rFonts w:eastAsiaTheme="minorEastAsia" w:cstheme="minorBidi"/>
              <w:noProof/>
              <w:rPrChange w:id="418" w:author="Arthur Parmentier" w:date="2020-06-07T15:27:00Z">
                <w:rPr>
                  <w:del w:id="419" w:author="Arthur Parmentier" w:date="2020-05-14T13:28:00Z"/>
                  <w:rFonts w:eastAsiaTheme="minorEastAsia" w:cstheme="minorBidi"/>
                  <w:noProof/>
                  <w:lang w:val="fr-FR"/>
                </w:rPr>
              </w:rPrChange>
            </w:rPr>
          </w:pPr>
          <w:del w:id="420" w:author="Arthur Parmentier" w:date="2020-05-14T13:28:00Z">
            <w:r w:rsidRPr="007C437A" w:rsidDel="00BA3828">
              <w:rPr>
                <w:noProof/>
                <w:rPrChange w:id="421" w:author="Arthur Parmentier" w:date="2020-06-07T15:27:00Z">
                  <w:rPr>
                    <w:rStyle w:val="Lienhypertexte"/>
                    <w:b w:val="0"/>
                    <w:bCs w:val="0"/>
                    <w:noProof/>
                  </w:rPr>
                </w:rPrChange>
              </w:rPr>
              <w:delText>F.</w:delText>
            </w:r>
            <w:r w:rsidRPr="007C437A" w:rsidDel="00BA3828">
              <w:rPr>
                <w:rFonts w:eastAsiaTheme="minorEastAsia" w:cstheme="minorBidi"/>
                <w:b w:val="0"/>
                <w:bCs w:val="0"/>
                <w:noProof/>
                <w:rPrChange w:id="422" w:author="Arthur Parmentier" w:date="2020-06-07T15:27:00Z">
                  <w:rPr>
                    <w:rFonts w:eastAsiaTheme="minorEastAsia" w:cstheme="minorBidi"/>
                    <w:b w:val="0"/>
                    <w:bCs w:val="0"/>
                    <w:noProof/>
                    <w:lang w:val="fr-FR"/>
                  </w:rPr>
                </w:rPrChange>
              </w:rPr>
              <w:tab/>
            </w:r>
            <w:r w:rsidRPr="007C437A" w:rsidDel="00BA3828">
              <w:rPr>
                <w:noProof/>
                <w:rPrChange w:id="423" w:author="Arthur Parmentier" w:date="2020-06-07T15:27:00Z">
                  <w:rPr>
                    <w:rStyle w:val="Lienhypertexte"/>
                    <w:b w:val="0"/>
                    <w:bCs w:val="0"/>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24" w:author="Arthur Parmentier" w:date="2020-05-14T13:28:00Z"/>
              <w:rFonts w:eastAsiaTheme="minorEastAsia" w:cstheme="minorBidi"/>
              <w:noProof/>
              <w:rPrChange w:id="425" w:author="Arthur Parmentier" w:date="2020-06-07T15:27:00Z">
                <w:rPr>
                  <w:del w:id="426" w:author="Arthur Parmentier" w:date="2020-05-14T13:28:00Z"/>
                  <w:rFonts w:eastAsiaTheme="minorEastAsia" w:cstheme="minorBidi"/>
                  <w:noProof/>
                  <w:lang w:val="fr-FR"/>
                </w:rPr>
              </w:rPrChange>
            </w:rPr>
          </w:pPr>
          <w:del w:id="427" w:author="Arthur Parmentier" w:date="2020-05-14T13:28:00Z">
            <w:r w:rsidRPr="007C437A" w:rsidDel="00BA3828">
              <w:rPr>
                <w:noProof/>
                <w:rPrChange w:id="428" w:author="Arthur Parmentier" w:date="2020-06-07T15:27:00Z">
                  <w:rPr>
                    <w:rStyle w:val="Lienhypertexte"/>
                    <w:b w:val="0"/>
                    <w:bCs w:val="0"/>
                    <w:noProof/>
                  </w:rPr>
                </w:rPrChange>
              </w:rPr>
              <w:delText>G.</w:delText>
            </w:r>
            <w:r w:rsidRPr="007C437A" w:rsidDel="00BA3828">
              <w:rPr>
                <w:rFonts w:eastAsiaTheme="minorEastAsia" w:cstheme="minorBidi"/>
                <w:b w:val="0"/>
                <w:bCs w:val="0"/>
                <w:noProof/>
                <w:rPrChange w:id="429" w:author="Arthur Parmentier" w:date="2020-06-07T15:27:00Z">
                  <w:rPr>
                    <w:rFonts w:eastAsiaTheme="minorEastAsia" w:cstheme="minorBidi"/>
                    <w:b w:val="0"/>
                    <w:bCs w:val="0"/>
                    <w:noProof/>
                    <w:lang w:val="fr-FR"/>
                  </w:rPr>
                </w:rPrChange>
              </w:rPr>
              <w:tab/>
            </w:r>
            <w:r w:rsidRPr="007C437A" w:rsidDel="00BA3828">
              <w:rPr>
                <w:noProof/>
                <w:rPrChange w:id="430" w:author="Arthur Parmentier" w:date="2020-06-07T15:27:00Z">
                  <w:rPr>
                    <w:rStyle w:val="Lienhypertexte"/>
                    <w:b w:val="0"/>
                    <w:bCs w:val="0"/>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31" w:author="Arthur Parmentier" w:date="2020-05-14T13:28:00Z"/>
              <w:rFonts w:eastAsiaTheme="minorEastAsia" w:cstheme="minorBidi"/>
              <w:noProof/>
              <w:rPrChange w:id="432" w:author="Arthur Parmentier" w:date="2020-06-07T15:27:00Z">
                <w:rPr>
                  <w:del w:id="433" w:author="Arthur Parmentier" w:date="2020-05-14T13:28:00Z"/>
                  <w:rFonts w:eastAsiaTheme="minorEastAsia" w:cstheme="minorBidi"/>
                  <w:noProof/>
                  <w:lang w:val="fr-FR"/>
                </w:rPr>
              </w:rPrChange>
            </w:rPr>
          </w:pPr>
          <w:del w:id="434" w:author="Arthur Parmentier" w:date="2020-05-14T13:28:00Z">
            <w:r w:rsidRPr="007C437A" w:rsidDel="00BA3828">
              <w:rPr>
                <w:noProof/>
                <w:rPrChange w:id="435" w:author="Arthur Parmentier" w:date="2020-06-07T15:27:00Z">
                  <w:rPr>
                    <w:rStyle w:val="Lienhypertexte"/>
                    <w:b w:val="0"/>
                    <w:bCs w:val="0"/>
                    <w:noProof/>
                  </w:rPr>
                </w:rPrChange>
              </w:rPr>
              <w:delText>H.</w:delText>
            </w:r>
            <w:r w:rsidRPr="007C437A" w:rsidDel="00BA3828">
              <w:rPr>
                <w:rFonts w:eastAsiaTheme="minorEastAsia" w:cstheme="minorBidi"/>
                <w:b w:val="0"/>
                <w:bCs w:val="0"/>
                <w:noProof/>
                <w:rPrChange w:id="436" w:author="Arthur Parmentier" w:date="2020-06-07T15:27:00Z">
                  <w:rPr>
                    <w:rFonts w:eastAsiaTheme="minorEastAsia" w:cstheme="minorBidi"/>
                    <w:b w:val="0"/>
                    <w:bCs w:val="0"/>
                    <w:noProof/>
                    <w:lang w:val="fr-FR"/>
                  </w:rPr>
                </w:rPrChange>
              </w:rPr>
              <w:tab/>
            </w:r>
            <w:r w:rsidRPr="007C437A" w:rsidDel="00BA3828">
              <w:rPr>
                <w:noProof/>
                <w:rPrChange w:id="437" w:author="Arthur Parmentier" w:date="2020-06-07T15:27:00Z">
                  <w:rPr>
                    <w:rStyle w:val="Lienhypertexte"/>
                    <w:b w:val="0"/>
                    <w:bCs w:val="0"/>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438" w:author="Arthur Parmentier" w:date="2020-05-14T13:28:00Z"/>
              <w:rFonts w:eastAsiaTheme="minorEastAsia" w:cstheme="minorBidi"/>
              <w:noProof/>
              <w:sz w:val="22"/>
              <w:szCs w:val="22"/>
              <w:rPrChange w:id="439" w:author="Arthur Parmentier" w:date="2020-06-07T15:27:00Z">
                <w:rPr>
                  <w:del w:id="440" w:author="Arthur Parmentier" w:date="2020-05-14T13:28:00Z"/>
                  <w:rFonts w:eastAsiaTheme="minorEastAsia" w:cstheme="minorBidi"/>
                  <w:noProof/>
                  <w:sz w:val="22"/>
                  <w:szCs w:val="22"/>
                  <w:lang w:val="fr-FR"/>
                </w:rPr>
              </w:rPrChange>
            </w:rPr>
          </w:pPr>
          <w:del w:id="441" w:author="Arthur Parmentier" w:date="2020-05-14T13:28:00Z">
            <w:r w:rsidRPr="007C437A" w:rsidDel="00BA3828">
              <w:rPr>
                <w:noProof/>
                <w:rPrChange w:id="442" w:author="Arthur Parmentier" w:date="2020-06-07T15:27:00Z">
                  <w:rPr>
                    <w:rStyle w:val="Lienhypertexte"/>
                    <w:b w:val="0"/>
                    <w:bCs w:val="0"/>
                    <w:i w:val="0"/>
                    <w:iCs w:val="0"/>
                    <w:noProof/>
                  </w:rPr>
                </w:rPrChange>
              </w:rPr>
              <w:delText>VII.</w:delText>
            </w:r>
            <w:r w:rsidRPr="007C437A" w:rsidDel="00BA3828">
              <w:rPr>
                <w:rFonts w:eastAsiaTheme="minorEastAsia" w:cstheme="minorBidi"/>
                <w:b w:val="0"/>
                <w:bCs w:val="0"/>
                <w:i w:val="0"/>
                <w:iCs w:val="0"/>
                <w:noProof/>
                <w:rPrChange w:id="443" w:author="Arthur Parmentier" w:date="2020-06-07T15:27:00Z">
                  <w:rPr>
                    <w:rFonts w:eastAsiaTheme="minorEastAsia" w:cstheme="minorBidi"/>
                    <w:b w:val="0"/>
                    <w:bCs w:val="0"/>
                    <w:i w:val="0"/>
                    <w:iCs w:val="0"/>
                    <w:noProof/>
                    <w:lang w:val="fr-FR"/>
                  </w:rPr>
                </w:rPrChange>
              </w:rPr>
              <w:tab/>
            </w:r>
            <w:r w:rsidRPr="007C437A" w:rsidDel="00BA3828">
              <w:rPr>
                <w:noProof/>
                <w:rPrChange w:id="444" w:author="Arthur Parmentier" w:date="2020-06-07T15:27:00Z">
                  <w:rPr>
                    <w:rStyle w:val="Lienhypertexte"/>
                    <w:b w:val="0"/>
                    <w:bCs w:val="0"/>
                    <w:i w:val="0"/>
                    <w:iCs w:val="0"/>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445" w:author="Arthur Parmentier" w:date="2020-05-14T13:28:00Z"/>
              <w:rFonts w:eastAsiaTheme="minorEastAsia" w:cstheme="minorBidi"/>
              <w:noProof/>
              <w:rPrChange w:id="446" w:author="Arthur Parmentier" w:date="2020-06-07T15:27:00Z">
                <w:rPr>
                  <w:del w:id="447" w:author="Arthur Parmentier" w:date="2020-05-14T13:28:00Z"/>
                  <w:rFonts w:eastAsiaTheme="minorEastAsia" w:cstheme="minorBidi"/>
                  <w:noProof/>
                  <w:lang w:val="fr-FR"/>
                </w:rPr>
              </w:rPrChange>
            </w:rPr>
          </w:pPr>
          <w:del w:id="448" w:author="Arthur Parmentier" w:date="2020-05-14T13:28:00Z">
            <w:r w:rsidRPr="007C437A" w:rsidDel="00BA3828">
              <w:rPr>
                <w:noProof/>
                <w:rPrChange w:id="449"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450" w:author="Arthur Parmentier" w:date="2020-06-07T15:27:00Z">
                  <w:rPr>
                    <w:rFonts w:eastAsiaTheme="minorEastAsia" w:cstheme="minorBidi"/>
                    <w:b w:val="0"/>
                    <w:bCs w:val="0"/>
                    <w:noProof/>
                    <w:lang w:val="fr-FR"/>
                  </w:rPr>
                </w:rPrChange>
              </w:rPr>
              <w:tab/>
            </w:r>
            <w:r w:rsidRPr="007C437A" w:rsidDel="00BA3828">
              <w:rPr>
                <w:noProof/>
                <w:rPrChange w:id="451" w:author="Arthur Parmentier" w:date="2020-06-07T15:27:00Z">
                  <w:rPr>
                    <w:rStyle w:val="Lienhypertexte"/>
                    <w:b w:val="0"/>
                    <w:bCs w:val="0"/>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452" w:author="Arthur Parmentier" w:date="2020-05-14T13:28:00Z"/>
              <w:rFonts w:eastAsiaTheme="minorEastAsia" w:cstheme="minorBidi"/>
              <w:noProof/>
              <w:rPrChange w:id="453" w:author="Arthur Parmentier" w:date="2020-06-07T15:27:00Z">
                <w:rPr>
                  <w:del w:id="454" w:author="Arthur Parmentier" w:date="2020-05-14T13:28:00Z"/>
                  <w:rFonts w:eastAsiaTheme="minorEastAsia" w:cstheme="minorBidi"/>
                  <w:noProof/>
                  <w:lang w:val="fr-FR"/>
                </w:rPr>
              </w:rPrChange>
            </w:rPr>
          </w:pPr>
          <w:del w:id="455" w:author="Arthur Parmentier" w:date="2020-05-14T13:28:00Z">
            <w:r w:rsidRPr="007C437A" w:rsidDel="00BA3828">
              <w:rPr>
                <w:noProof/>
                <w:rPrChange w:id="456"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57" w:author="Arthur Parmentier" w:date="2020-06-07T15:27:00Z">
                  <w:rPr>
                    <w:rFonts w:eastAsiaTheme="minorEastAsia" w:cstheme="minorBidi"/>
                    <w:b w:val="0"/>
                    <w:bCs w:val="0"/>
                    <w:noProof/>
                    <w:lang w:val="fr-FR"/>
                  </w:rPr>
                </w:rPrChange>
              </w:rPr>
              <w:tab/>
            </w:r>
            <w:r w:rsidRPr="007C437A" w:rsidDel="00BA3828">
              <w:rPr>
                <w:noProof/>
                <w:rPrChange w:id="458" w:author="Arthur Parmentier" w:date="2020-06-07T15:27:00Z">
                  <w:rPr>
                    <w:rStyle w:val="Lienhypertexte"/>
                    <w:b w:val="0"/>
                    <w:bCs w:val="0"/>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459" w:author="Arthur Parmentier" w:date="2020-05-14T13:28:00Z"/>
              <w:rFonts w:eastAsiaTheme="minorEastAsia" w:cstheme="minorBidi"/>
              <w:noProof/>
              <w:rPrChange w:id="460" w:author="Arthur Parmentier" w:date="2020-06-07T15:27:00Z">
                <w:rPr>
                  <w:del w:id="461" w:author="Arthur Parmentier" w:date="2020-05-14T13:28:00Z"/>
                  <w:rFonts w:eastAsiaTheme="minorEastAsia" w:cstheme="minorBidi"/>
                  <w:noProof/>
                  <w:lang w:val="fr-FR"/>
                </w:rPr>
              </w:rPrChange>
            </w:rPr>
          </w:pPr>
          <w:del w:id="462" w:author="Arthur Parmentier" w:date="2020-05-14T13:28:00Z">
            <w:r w:rsidRPr="007C437A" w:rsidDel="00BA3828">
              <w:rPr>
                <w:noProof/>
                <w:rPrChange w:id="463"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64" w:author="Arthur Parmentier" w:date="2020-06-07T15:27:00Z">
                  <w:rPr>
                    <w:rFonts w:eastAsiaTheme="minorEastAsia" w:cstheme="minorBidi"/>
                    <w:b w:val="0"/>
                    <w:bCs w:val="0"/>
                    <w:noProof/>
                    <w:lang w:val="fr-FR"/>
                  </w:rPr>
                </w:rPrChange>
              </w:rPr>
              <w:tab/>
            </w:r>
            <w:r w:rsidRPr="007C437A" w:rsidDel="00BA3828">
              <w:rPr>
                <w:noProof/>
                <w:rPrChange w:id="465" w:author="Arthur Parmentier" w:date="2020-06-07T15:27:00Z">
                  <w:rPr>
                    <w:rStyle w:val="Lienhypertexte"/>
                    <w:b w:val="0"/>
                    <w:bCs w:val="0"/>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466" w:author="Arthur Parmentier" w:date="2020-05-14T13:28:00Z"/>
              <w:rFonts w:eastAsiaTheme="minorEastAsia" w:cstheme="minorBidi"/>
              <w:noProof/>
              <w:sz w:val="22"/>
              <w:szCs w:val="22"/>
              <w:rPrChange w:id="467" w:author="Arthur Parmentier" w:date="2020-06-07T15:27:00Z">
                <w:rPr>
                  <w:del w:id="468" w:author="Arthur Parmentier" w:date="2020-05-14T13:28:00Z"/>
                  <w:rFonts w:eastAsiaTheme="minorEastAsia" w:cstheme="minorBidi"/>
                  <w:noProof/>
                  <w:sz w:val="22"/>
                  <w:szCs w:val="22"/>
                  <w:lang w:val="fr-FR"/>
                </w:rPr>
              </w:rPrChange>
            </w:rPr>
          </w:pPr>
          <w:del w:id="469" w:author="Arthur Parmentier" w:date="2020-05-14T13:28:00Z">
            <w:r w:rsidRPr="007C437A" w:rsidDel="00BA3828">
              <w:rPr>
                <w:noProof/>
                <w:rPrChange w:id="470" w:author="Arthur Parmentier" w:date="2020-06-07T15:27:00Z">
                  <w:rPr>
                    <w:rStyle w:val="Lienhypertexte"/>
                    <w:b w:val="0"/>
                    <w:bCs w:val="0"/>
                    <w:i w:val="0"/>
                    <w:iCs w:val="0"/>
                    <w:noProof/>
                  </w:rPr>
                </w:rPrChange>
              </w:rPr>
              <w:delText>VIII.</w:delText>
            </w:r>
            <w:r w:rsidRPr="007C437A" w:rsidDel="00BA3828">
              <w:rPr>
                <w:rFonts w:eastAsiaTheme="minorEastAsia" w:cstheme="minorBidi"/>
                <w:b w:val="0"/>
                <w:bCs w:val="0"/>
                <w:i w:val="0"/>
                <w:iCs w:val="0"/>
                <w:noProof/>
                <w:rPrChange w:id="471" w:author="Arthur Parmentier" w:date="2020-06-07T15:27:00Z">
                  <w:rPr>
                    <w:rFonts w:eastAsiaTheme="minorEastAsia" w:cstheme="minorBidi"/>
                    <w:b w:val="0"/>
                    <w:bCs w:val="0"/>
                    <w:i w:val="0"/>
                    <w:iCs w:val="0"/>
                    <w:noProof/>
                    <w:lang w:val="fr-FR"/>
                  </w:rPr>
                </w:rPrChange>
              </w:rPr>
              <w:tab/>
            </w:r>
            <w:r w:rsidRPr="007C437A" w:rsidDel="00BA3828">
              <w:rPr>
                <w:noProof/>
                <w:rPrChange w:id="472" w:author="Arthur Parmentier" w:date="2020-06-07T15:27:00Z">
                  <w:rPr>
                    <w:rStyle w:val="Lienhypertexte"/>
                    <w:b w:val="0"/>
                    <w:bCs w:val="0"/>
                    <w:i w:val="0"/>
                    <w:iCs w:val="0"/>
                    <w:noProof/>
                  </w:rPr>
                </w:rPrChange>
              </w:rPr>
              <w:delText>Conclusion</w:delText>
            </w:r>
            <w:r w:rsidRPr="007C437A" w:rsidDel="00BA3828">
              <w:rPr>
                <w:noProof/>
                <w:webHidden/>
              </w:rPr>
              <w:tab/>
              <w:delText>8</w:delText>
            </w:r>
          </w:del>
        </w:p>
        <w:p w:rsidR="00924FE7" w:rsidRPr="007C437A" w:rsidRDefault="00924FE7" w:rsidP="00E6654A">
          <w:r w:rsidRPr="007C437A">
            <w:rPr>
              <w:rPrChange w:id="473" w:author="Arthur Parmentier" w:date="2020-06-07T15:27:00Z">
                <w:rPr/>
              </w:rPrChange>
            </w:rPr>
            <w:fldChar w:fldCharType="end"/>
          </w:r>
        </w:p>
      </w:sdtContent>
    </w:sdt>
    <w:p w:rsidR="001261FF" w:rsidDel="004B1CFD" w:rsidRDefault="00C225D0" w:rsidP="004B1CFD">
      <w:pPr>
        <w:pStyle w:val="Titre1"/>
        <w:rPr>
          <w:del w:id="474" w:author="Arthur Parmentier" w:date="2020-06-07T19:22:00Z"/>
        </w:rPr>
      </w:pPr>
      <w:ins w:id="475" w:author="Arthur Parmentier" w:date="2020-06-07T19:22:00Z">
        <w:r>
          <w:br w:type="page"/>
        </w:r>
      </w:ins>
      <w:bookmarkStart w:id="476" w:name="_Toc42549975"/>
      <w:bookmarkStart w:id="477" w:name="_Toc42550068"/>
      <w:bookmarkEnd w:id="476"/>
      <w:bookmarkEnd w:id="477"/>
    </w:p>
    <w:p w:rsidR="004B1CFD" w:rsidRPr="004B1CFD" w:rsidRDefault="004B1CFD">
      <w:pPr>
        <w:pStyle w:val="Titre1"/>
        <w:rPr>
          <w:ins w:id="478" w:author="Arthur Parmentier" w:date="2020-06-10T16:28:00Z"/>
          <w:rPrChange w:id="479" w:author="Arthur Parmentier" w:date="2020-06-10T16:28:00Z">
            <w:rPr>
              <w:ins w:id="480" w:author="Arthur Parmentier" w:date="2020-06-10T16:28:00Z"/>
            </w:rPr>
          </w:rPrChange>
        </w:rPr>
        <w:pPrChange w:id="481" w:author="Arthur Parmentier" w:date="2020-06-10T16:28:00Z">
          <w:pPr/>
        </w:pPrChange>
      </w:pPr>
      <w:bookmarkStart w:id="482" w:name="_Toc42842111"/>
      <w:ins w:id="483" w:author="Arthur Parmentier" w:date="2020-06-10T16:28:00Z">
        <w:r>
          <w:t>Theoretical part</w:t>
        </w:r>
        <w:bookmarkEnd w:id="482"/>
      </w:ins>
    </w:p>
    <w:p w:rsidR="00AC57DD" w:rsidRPr="007C437A" w:rsidRDefault="00BD621B">
      <w:pPr>
        <w:pStyle w:val="Titre2"/>
        <w:pPrChange w:id="484" w:author="Arthur Parmentier" w:date="2020-06-10T16:26:00Z">
          <w:pPr>
            <w:pStyle w:val="Titre1"/>
          </w:pPr>
        </w:pPrChange>
      </w:pPr>
      <w:bookmarkStart w:id="485" w:name="_Toc40025928"/>
      <w:bookmarkStart w:id="486" w:name="_Toc39912163"/>
      <w:bookmarkStart w:id="487" w:name="_Toc42842112"/>
      <w:r w:rsidRPr="007C437A">
        <w:t>A brief history of Soundpainting</w:t>
      </w:r>
      <w:bookmarkEnd w:id="485"/>
      <w:bookmarkEnd w:id="487"/>
    </w:p>
    <w:p w:rsidR="00F20CBC" w:rsidRPr="007C437A" w:rsidRDefault="006840DA">
      <w:pPr>
        <w:pStyle w:val="Titre3"/>
        <w:pPrChange w:id="488" w:author="Arthur Parmentier" w:date="2020-06-10T16:26:00Z">
          <w:pPr>
            <w:pStyle w:val="Titre2"/>
          </w:pPr>
        </w:pPrChange>
      </w:pPr>
      <w:bookmarkStart w:id="489" w:name="_Toc40025929"/>
      <w:bookmarkStart w:id="490" w:name="_Toc42842113"/>
      <w:r w:rsidRPr="007C437A">
        <w:t>Back in Woodstock 1974</w:t>
      </w:r>
      <w:r w:rsidR="009F19C2" w:rsidRPr="007C437A">
        <w:t>: emergence in emergency</w:t>
      </w:r>
      <w:bookmarkEnd w:id="489"/>
      <w:bookmarkEnd w:id="490"/>
    </w:p>
    <w:p w:rsidR="000027F3" w:rsidRPr="007C437A" w:rsidDel="00765D65" w:rsidRDefault="000027F3">
      <w:pPr>
        <w:rPr>
          <w:del w:id="491" w:author="Arthur Parmentier" w:date="2020-06-06T14:57:00Z"/>
        </w:rPr>
      </w:pPr>
      <w:del w:id="492"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pPr>
        <w:rPr>
          <w:ins w:id="493" w:author="Arthur Parmentier" w:date="2020-06-06T14:49:00Z"/>
          <w:rStyle w:val="Lienhypertexte"/>
          <w:rFonts w:ascii="Nunito Sans" w:eastAsiaTheme="majorEastAsia" w:hAnsi="Nunito Sans" w:cstheme="majorBidi"/>
          <w:sz w:val="40"/>
          <w:szCs w:val="32"/>
          <w:u w:val="none"/>
        </w:rPr>
      </w:pPr>
      <w:del w:id="494" w:author="Arthur Parmentier" w:date="2020-06-06T14:57:00Z">
        <w:r w:rsidRPr="007C437A" w:rsidDel="00765D65">
          <w:rPr>
            <w:rPrChange w:id="495"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496"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497" w:author="Arthur Parmentier" w:date="2020-06-07T15:27:00Z">
              <w:rPr>
                <w:rStyle w:val="Lienhypertexte"/>
              </w:rPr>
            </w:rPrChange>
          </w:rPr>
          <w:fldChar w:fldCharType="end"/>
        </w:r>
      </w:del>
      <w:ins w:id="498" w:author="Arthur Parmentier" w:date="2020-06-06T14:41:00Z">
        <w:r w:rsidR="00682B61" w:rsidRPr="007C437A">
          <w:rPr>
            <w:rStyle w:val="Lienhypertexte"/>
            <w:u w:val="none"/>
          </w:rPr>
          <w:t xml:space="preserve">The </w:t>
        </w:r>
      </w:ins>
      <w:ins w:id="499" w:author="Arthur Parmentier" w:date="2020-06-06T14:42:00Z">
        <w:r w:rsidR="00682B61" w:rsidRPr="007C437A">
          <w:rPr>
            <w:rStyle w:val="Lienhypertexte"/>
            <w:u w:val="none"/>
          </w:rPr>
          <w:t>emergence of SP is well documented by its creator Walter Thompson</w:t>
        </w:r>
      </w:ins>
      <w:ins w:id="500" w:author="Arthur Parmentier" w:date="2020-06-06T14:48:00Z">
        <w:r w:rsidR="00682B61" w:rsidRPr="007C437A">
          <w:rPr>
            <w:rStyle w:val="Lienhypertexte"/>
            <w:u w:val="none"/>
          </w:rPr>
          <w:t xml:space="preserve"> in the first SP workbook “Soundpainting, The Art of Live Com</w:t>
        </w:r>
      </w:ins>
      <w:ins w:id="501" w:author="Arthur Parmentier" w:date="2020-06-06T14:49:00Z">
        <w:r w:rsidR="00682B61" w:rsidRPr="007C437A">
          <w:rPr>
            <w:rStyle w:val="Lienhypertexte"/>
            <w:u w:val="none"/>
          </w:rPr>
          <w:t>position” (Walter Thompson, 2006):</w:t>
        </w:r>
      </w:ins>
    </w:p>
    <w:p w:rsidR="00682B61" w:rsidRPr="007C437A" w:rsidRDefault="00682B61">
      <w:pPr>
        <w:pStyle w:val="Citation"/>
        <w:rPr>
          <w:ins w:id="502" w:author="Arthur Parmentier" w:date="2020-06-06T14:53:00Z"/>
          <w:rPrChange w:id="503" w:author="Arthur Parmentier" w:date="2020-06-07T15:27:00Z">
            <w:rPr>
              <w:ins w:id="504" w:author="Arthur Parmentier" w:date="2020-06-06T14:53:00Z"/>
              <w:lang w:val="fr-FR"/>
            </w:rPr>
          </w:rPrChange>
        </w:rPr>
        <w:pPrChange w:id="505" w:author="Arthur Parmentier" w:date="2020-06-10T16:26:00Z">
          <w:pPr>
            <w:spacing w:before="100" w:beforeAutospacing="1" w:after="100" w:afterAutospacing="1" w:line="240" w:lineRule="auto"/>
          </w:pPr>
        </w:pPrChange>
      </w:pPr>
      <w:ins w:id="506" w:author="Arthur Parmentier" w:date="2020-06-06T14:53:00Z">
        <w:r w:rsidRPr="007C437A">
          <w:rPr>
            <w:rPrChange w:id="507" w:author="Arthur Parmentier" w:date="2020-06-07T15:27:00Z">
              <w:rPr>
                <w:i/>
                <w:iCs/>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08" w:author="Arthur Parmentier" w:date="2020-06-06T14:53:00Z"/>
          <w:rPrChange w:id="509" w:author="Arthur Parmentier" w:date="2020-06-07T15:27:00Z">
            <w:rPr>
              <w:ins w:id="510" w:author="Arthur Parmentier" w:date="2020-06-06T14:53:00Z"/>
              <w:lang w:val="fr-FR"/>
            </w:rPr>
          </w:rPrChange>
        </w:rPr>
        <w:pPrChange w:id="511" w:author="Arthur Parmentier" w:date="2020-06-10T16:26:00Z">
          <w:pPr>
            <w:spacing w:after="0" w:line="240" w:lineRule="auto"/>
          </w:pPr>
        </w:pPrChange>
      </w:pPr>
      <w:ins w:id="512" w:author="Arthur Parmentier" w:date="2020-06-06T14:53:00Z">
        <w:r w:rsidRPr="007C437A">
          <w:rPr>
            <w:rPrChange w:id="513" w:author="Arthur Parmentier" w:date="2020-06-07T15:27:00Z">
              <w:rPr>
                <w:i/>
                <w:iCs/>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14" w:author="Arthur Parmentier" w:date="2020-06-06T14:53:00Z"/>
          <w:rPrChange w:id="515" w:author="Arthur Parmentier" w:date="2020-06-07T15:27:00Z">
            <w:rPr>
              <w:ins w:id="516" w:author="Arthur Parmentier" w:date="2020-06-06T14:53:00Z"/>
              <w:lang w:val="fr-FR"/>
            </w:rPr>
          </w:rPrChange>
        </w:rPr>
        <w:pPrChange w:id="517" w:author="Arthur Parmentier" w:date="2020-06-10T16:26:00Z">
          <w:pPr>
            <w:spacing w:before="100" w:beforeAutospacing="1" w:after="100" w:afterAutospacing="1" w:line="240" w:lineRule="auto"/>
          </w:pPr>
        </w:pPrChange>
      </w:pPr>
      <w:ins w:id="518" w:author="Arthur Parmentier" w:date="2020-06-06T14:53:00Z">
        <w:r w:rsidRPr="007C437A">
          <w:rPr>
            <w:rPrChange w:id="519" w:author="Arthur Parmentier" w:date="2020-06-07T15:27:00Z">
              <w:rPr>
                <w:i/>
                <w:iCs/>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pPr>
        <w:pStyle w:val="Citation"/>
        <w:rPr>
          <w:ins w:id="520" w:author="Arthur Parmentier" w:date="2020-06-06T14:53:00Z"/>
          <w:rPrChange w:id="521" w:author="Arthur Parmentier" w:date="2020-06-07T15:27:00Z">
            <w:rPr>
              <w:ins w:id="522" w:author="Arthur Parmentier" w:date="2020-06-06T14:53:00Z"/>
              <w:lang w:val="fr-FR"/>
            </w:rPr>
          </w:rPrChange>
        </w:rPr>
      </w:pPr>
      <w:ins w:id="523" w:author="Arthur Parmentier" w:date="2020-06-06T14:53:00Z">
        <w:r w:rsidRPr="007C437A">
          <w:rPr>
            <w:rPrChange w:id="524"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his orchestra and decided to use </w:t>
        </w:r>
        <w:r w:rsidRPr="007C437A">
          <w:rPr>
            <w:rPrChange w:id="525" w:author="Arthur Parmentier" w:date="2020-06-07T15:27:00Z">
              <w:rPr>
                <w:lang w:val="fr-FR"/>
              </w:rPr>
            </w:rPrChange>
          </w:rPr>
          <w:lastRenderedPageBreak/>
          <w:t>some of his signs. Trumpet 2 was soloing and during his solo Thompson asked one of the other trumpet players to create a repetitive background behind the soloist and 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pPr>
        <w:rPr>
          <w:ins w:id="526" w:author="Arthur Parmentier" w:date="2020-06-06T15:08:00Z"/>
          <w:rPrChange w:id="527" w:author="Arthur Parmentier" w:date="2020-06-07T15:27:00Z">
            <w:rPr>
              <w:ins w:id="528" w:author="Arthur Parmentier" w:date="2020-06-06T15:08:00Z"/>
              <w:lang w:val="fr-FR"/>
            </w:rPr>
          </w:rPrChange>
        </w:rPr>
      </w:pPr>
      <w:ins w:id="529" w:author="Arthur Parmentier" w:date="2020-06-06T14:58:00Z">
        <w:r w:rsidRPr="007C437A">
          <w:rPr>
            <w:rPrChange w:id="530" w:author="Arthur Parmentier" w:date="2020-06-07T15:27:00Z">
              <w:rPr>
                <w:lang w:val="fr-FR"/>
              </w:rPr>
            </w:rPrChange>
          </w:rPr>
          <w:t xml:space="preserve">One important remark is that </w:t>
        </w:r>
      </w:ins>
      <w:ins w:id="531" w:author="Arthur Parmentier" w:date="2020-06-06T14:56:00Z">
        <w:r w:rsidRPr="007C437A">
          <w:rPr>
            <w:rPrChange w:id="532" w:author="Arthur Parmentier" w:date="2020-06-07T15:27:00Z">
              <w:rPr>
                <w:lang w:val="fr-FR"/>
              </w:rPr>
            </w:rPrChange>
          </w:rPr>
          <w:t>SP has emerged in emergency.</w:t>
        </w:r>
      </w:ins>
      <w:ins w:id="533" w:author="Arthur Parmentier" w:date="2020-06-06T15:03:00Z">
        <w:r w:rsidR="002827FA" w:rsidRPr="007C437A">
          <w:rPr>
            <w:rPrChange w:id="534" w:author="Arthur Parmentier" w:date="2020-06-07T15:27:00Z">
              <w:rPr>
                <w:lang w:val="fr-FR"/>
              </w:rPr>
            </w:rPrChange>
          </w:rPr>
          <w:t xml:space="preserve"> At the opposite of oral and written languages that we know ha</w:t>
        </w:r>
      </w:ins>
      <w:ins w:id="535" w:author="Arthur Parmentier" w:date="2020-06-06T15:04:00Z">
        <w:r w:rsidR="002827FA" w:rsidRPr="007C437A">
          <w:rPr>
            <w:rPrChange w:id="536" w:author="Arthur Parmentier" w:date="2020-06-07T15:27:00Z">
              <w:rPr>
                <w:lang w:val="fr-FR"/>
              </w:rPr>
            </w:rPrChange>
          </w:rPr>
          <w:t xml:space="preserve">ve emerged and </w:t>
        </w:r>
      </w:ins>
      <w:ins w:id="537" w:author="Arthur Parmentier" w:date="2020-06-07T15:27:00Z">
        <w:r w:rsidR="00F14388" w:rsidRPr="007C437A">
          <w:t>developed</w:t>
        </w:r>
      </w:ins>
      <w:ins w:id="538" w:author="Arthur Parmentier" w:date="2020-06-06T15:04:00Z">
        <w:r w:rsidR="002827FA" w:rsidRPr="007C437A">
          <w:rPr>
            <w:rPrChange w:id="539" w:author="Arthur Parmentier" w:date="2020-06-07T15:27:00Z">
              <w:rPr>
                <w:lang w:val="fr-FR"/>
              </w:rPr>
            </w:rPrChange>
          </w:rPr>
          <w:t xml:space="preserve"> in </w:t>
        </w:r>
      </w:ins>
      <w:ins w:id="540" w:author="Arthur Parmentier" w:date="2020-06-07T15:27:00Z">
        <w:r w:rsidR="00F14388" w:rsidRPr="007C437A">
          <w:t>thousands</w:t>
        </w:r>
      </w:ins>
      <w:ins w:id="541" w:author="Arthur Parmentier" w:date="2020-06-06T15:04:00Z">
        <w:r w:rsidR="002827FA" w:rsidRPr="007C437A">
          <w:rPr>
            <w:rPrChange w:id="542" w:author="Arthur Parmentier" w:date="2020-06-07T15:27:00Z">
              <w:rPr>
                <w:lang w:val="fr-FR"/>
              </w:rPr>
            </w:rPrChange>
          </w:rPr>
          <w:t xml:space="preserve"> of years, </w:t>
        </w:r>
      </w:ins>
      <w:ins w:id="543" w:author="Arthur Parmentier" w:date="2020-06-06T15:00:00Z">
        <w:r w:rsidRPr="007C437A">
          <w:rPr>
            <w:rPrChange w:id="544" w:author="Arthur Parmentier" w:date="2020-06-07T15:27:00Z">
              <w:rPr>
                <w:lang w:val="fr-FR"/>
              </w:rPr>
            </w:rPrChange>
          </w:rPr>
          <w:t xml:space="preserve">Thompson had to construct signs </w:t>
        </w:r>
      </w:ins>
      <w:ins w:id="545" w:author="Arthur Parmentier" w:date="2020-06-06T15:04:00Z">
        <w:r w:rsidR="002827FA" w:rsidRPr="007C437A">
          <w:rPr>
            <w:rPrChange w:id="546" w:author="Arthur Parmentier" w:date="2020-06-07T15:27:00Z">
              <w:rPr>
                <w:lang w:val="fr-FR"/>
              </w:rPr>
            </w:rPrChange>
          </w:rPr>
          <w:t xml:space="preserve">and a syntax </w:t>
        </w:r>
      </w:ins>
      <w:ins w:id="547" w:author="Arthur Parmentier" w:date="2020-06-06T15:00:00Z">
        <w:r w:rsidRPr="007C437A">
          <w:rPr>
            <w:rPrChange w:id="548" w:author="Arthur Parmentier" w:date="2020-06-07T15:27:00Z">
              <w:rPr>
                <w:lang w:val="fr-FR"/>
              </w:rPr>
            </w:rPrChange>
          </w:rPr>
          <w:t>that he thought the orchestra would understand</w:t>
        </w:r>
      </w:ins>
      <w:ins w:id="549" w:author="Arthur Parmentier" w:date="2020-06-06T15:07:00Z">
        <w:r w:rsidR="00DF2693" w:rsidRPr="007C437A">
          <w:rPr>
            <w:rPrChange w:id="550" w:author="Arthur Parmentier" w:date="2020-06-07T15:27:00Z">
              <w:rPr>
                <w:lang w:val="fr-FR"/>
              </w:rPr>
            </w:rPrChange>
          </w:rPr>
          <w:t xml:space="preserve"> </w:t>
        </w:r>
      </w:ins>
      <w:ins w:id="551" w:author="Arthur Parmentier" w:date="2020-06-06T15:03:00Z">
        <w:r w:rsidR="0090325B" w:rsidRPr="007C437A">
          <w:rPr>
            <w:rPrChange w:id="552" w:author="Arthur Parmentier" w:date="2020-06-07T15:27:00Z">
              <w:rPr>
                <w:lang w:val="fr-FR"/>
              </w:rPr>
            </w:rPrChange>
          </w:rPr>
          <w:t>on the fly</w:t>
        </w:r>
      </w:ins>
      <w:ins w:id="553" w:author="Arthur Parmentier" w:date="2020-06-06T15:07:00Z">
        <w:r w:rsidR="00DF2693" w:rsidRPr="007C437A">
          <w:rPr>
            <w:rPrChange w:id="554" w:author="Arthur Parmentier" w:date="2020-06-07T15:27:00Z">
              <w:rPr>
                <w:lang w:val="fr-FR"/>
              </w:rPr>
            </w:rPrChange>
          </w:rPr>
          <w:t xml:space="preserve"> without being able to d</w:t>
        </w:r>
      </w:ins>
      <w:ins w:id="555" w:author="Arthur Parmentier" w:date="2020-06-06T15:08:00Z">
        <w:r w:rsidR="00DF2693" w:rsidRPr="007C437A">
          <w:rPr>
            <w:rPrChange w:id="556" w:author="Arthur Parmentier" w:date="2020-06-07T15:27:00Z">
              <w:rPr>
                <w:lang w:val="fr-FR"/>
              </w:rPr>
            </w:rPrChange>
          </w:rPr>
          <w:t xml:space="preserve">iscuss prior conventions. </w:t>
        </w:r>
      </w:ins>
    </w:p>
    <w:p w:rsidR="00765D65" w:rsidRDefault="00DF2693">
      <w:pPr>
        <w:rPr>
          <w:ins w:id="557" w:author="Arthur Parmentier" w:date="2020-06-07T19:15:00Z"/>
        </w:rPr>
      </w:pPr>
      <w:ins w:id="558" w:author="Arthur Parmentier" w:date="2020-06-06T15:08:00Z">
        <w:r w:rsidRPr="007C437A">
          <w:rPr>
            <w:rPrChange w:id="559" w:author="Arthur Parmentier" w:date="2020-06-07T15:27:00Z">
              <w:rPr>
                <w:lang w:val="fr-FR"/>
              </w:rPr>
            </w:rPrChange>
          </w:rPr>
          <w:t xml:space="preserve">Even though later, signs were discussed and learned </w:t>
        </w:r>
      </w:ins>
      <w:ins w:id="560" w:author="Arthur Parmentier" w:date="2020-06-06T15:09:00Z">
        <w:r w:rsidRPr="007C437A">
          <w:rPr>
            <w:rPrChange w:id="561" w:author="Arthur Parmentier" w:date="2020-06-07T15:27:00Z">
              <w:rPr>
                <w:lang w:val="fr-FR"/>
              </w:rPr>
            </w:rPrChange>
          </w:rPr>
          <w:t xml:space="preserve">with </w:t>
        </w:r>
      </w:ins>
      <w:ins w:id="562" w:author="Arthur Parmentier" w:date="2020-06-06T15:08:00Z">
        <w:r w:rsidRPr="007C437A">
          <w:rPr>
            <w:rPrChange w:id="563" w:author="Arthur Parmentier" w:date="2020-06-07T15:27:00Z">
              <w:rPr>
                <w:lang w:val="fr-FR"/>
              </w:rPr>
            </w:rPrChange>
          </w:rPr>
          <w:t>convention</w:t>
        </w:r>
      </w:ins>
      <w:ins w:id="564" w:author="Arthur Parmentier" w:date="2020-06-06T15:09:00Z">
        <w:r w:rsidRPr="007C437A">
          <w:rPr>
            <w:rPrChange w:id="565" w:author="Arthur Parmentier" w:date="2020-06-07T15:27:00Z">
              <w:rPr>
                <w:lang w:val="fr-FR"/>
              </w:rPr>
            </w:rPrChange>
          </w:rPr>
          <w:t>s</w:t>
        </w:r>
      </w:ins>
      <w:ins w:id="566" w:author="Arthur Parmentier" w:date="2020-06-06T15:08:00Z">
        <w:r w:rsidRPr="007C437A">
          <w:rPr>
            <w:rPrChange w:id="567" w:author="Arthur Parmentier" w:date="2020-06-07T15:27:00Z">
              <w:rPr>
                <w:lang w:val="fr-FR"/>
              </w:rPr>
            </w:rPrChange>
          </w:rPr>
          <w:t xml:space="preserve">, </w:t>
        </w:r>
      </w:ins>
      <w:ins w:id="568" w:author="Arthur Parmentier" w:date="2020-06-06T15:13:00Z">
        <w:r w:rsidR="00784AD2" w:rsidRPr="007C437A">
          <w:rPr>
            <w:rPrChange w:id="569" w:author="Arthur Parmentier" w:date="2020-06-07T15:27:00Z">
              <w:rPr>
                <w:lang w:val="fr-FR"/>
              </w:rPr>
            </w:rPrChange>
          </w:rPr>
          <w:t xml:space="preserve">the fact that signs </w:t>
        </w:r>
      </w:ins>
      <w:ins w:id="570" w:author="Arthur Parmentier" w:date="2020-06-06T15:14:00Z">
        <w:r w:rsidR="00784AD2" w:rsidRPr="007C437A">
          <w:rPr>
            <w:rPrChange w:id="571" w:author="Arthur Parmentier" w:date="2020-06-07T15:27:00Z">
              <w:rPr>
                <w:lang w:val="fr-FR"/>
              </w:rPr>
            </w:rPrChange>
          </w:rPr>
          <w:t xml:space="preserve">must be learned and understood </w:t>
        </w:r>
      </w:ins>
      <w:ins w:id="572" w:author="Arthur Parmentier" w:date="2020-06-06T15:18:00Z">
        <w:r w:rsidR="00784AD2" w:rsidRPr="007C437A">
          <w:rPr>
            <w:rPrChange w:id="573" w:author="Arthur Parmentier" w:date="2020-06-07T15:27:00Z">
              <w:rPr>
                <w:lang w:val="fr-FR"/>
              </w:rPr>
            </w:rPrChange>
          </w:rPr>
          <w:t>quickly had important consequences that will discuss later.</w:t>
        </w:r>
      </w:ins>
    </w:p>
    <w:p w:rsidR="00951A39" w:rsidRPr="007C437A" w:rsidRDefault="00951A39">
      <w:ins w:id="574" w:author="Arthur Parmentier" w:date="2020-06-07T19:20:00Z">
        <w:r>
          <w:t>What Thompson describes is what turned out to be the</w:t>
        </w:r>
      </w:ins>
      <w:ins w:id="575" w:author="Arthur Parmentier" w:date="2020-06-07T19:16:00Z">
        <w:r>
          <w:t xml:space="preserve"> most common configuration</w:t>
        </w:r>
      </w:ins>
      <w:ins w:id="576" w:author="Arthur Parmentier" w:date="2020-06-07T19:20:00Z">
        <w:r>
          <w:t xml:space="preserve"> of</w:t>
        </w:r>
      </w:ins>
      <w:ins w:id="577" w:author="Arthur Parmentier" w:date="2020-06-07T19:16:00Z">
        <w:r>
          <w:t xml:space="preserve"> </w:t>
        </w:r>
      </w:ins>
      <w:ins w:id="578" w:author="Arthur Parmentier" w:date="2020-06-07T19:21:00Z">
        <w:r w:rsidR="00F127C5">
          <w:t>SP:</w:t>
        </w:r>
        <w:r>
          <w:t xml:space="preserve"> </w:t>
        </w:r>
      </w:ins>
      <w:ins w:id="579" w:author="Arthur Parmentier" w:date="2020-06-07T19:16:00Z">
        <w:r>
          <w:t>a single composer</w:t>
        </w:r>
      </w:ins>
      <w:ins w:id="580" w:author="Arthur Parmentier" w:date="2020-06-07T19:21:00Z">
        <w:r>
          <w:t xml:space="preserve"> (sometimes a few)</w:t>
        </w:r>
      </w:ins>
      <w:ins w:id="581" w:author="Arthur Parmentier" w:date="2020-06-07T19:16:00Z">
        <w:r>
          <w:t xml:space="preserve"> that faces an orchestra of performers. The soundp</w:t>
        </w:r>
      </w:ins>
      <w:ins w:id="582" w:author="Arthur Parmentier" w:date="2020-06-07T19:17:00Z">
        <w:r>
          <w:t xml:space="preserve">ainter creates requests to the performers using the sign language in real-time, during the performance. </w:t>
        </w:r>
      </w:ins>
      <w:ins w:id="583" w:author="Arthur Parmentier" w:date="2020-06-07T19:18:00Z">
        <w:r>
          <w:t xml:space="preserve">At the exception of two signs, the performers do not sign to the composer but rather propose </w:t>
        </w:r>
      </w:ins>
      <w:ins w:id="584" w:author="Arthur Parmentier" w:date="2020-06-07T19:19:00Z">
        <w:r>
          <w:t>material that he will shape and compose with.</w:t>
        </w:r>
      </w:ins>
    </w:p>
    <w:p w:rsidR="00915AFD" w:rsidRPr="007C437A" w:rsidRDefault="00A938B2">
      <w:pPr>
        <w:pStyle w:val="Titre3"/>
        <w:pPrChange w:id="585" w:author="Arthur Parmentier" w:date="2020-06-10T16:26:00Z">
          <w:pPr>
            <w:pStyle w:val="Titre2"/>
          </w:pPr>
        </w:pPrChange>
      </w:pPr>
      <w:bookmarkStart w:id="586" w:name="_Toc40025930"/>
      <w:bookmarkStart w:id="587" w:name="_Toc42842114"/>
      <w:ins w:id="588" w:author="Arthur Parmentier" w:date="2020-05-14T14:10:00Z">
        <w:r w:rsidRPr="007C437A">
          <w:t>Developments</w:t>
        </w:r>
      </w:ins>
      <w:bookmarkEnd w:id="587"/>
      <w:del w:id="589" w:author="Arthur Parmentier" w:date="2020-05-14T14:10:00Z">
        <w:r w:rsidR="00915AFD" w:rsidRPr="007C437A" w:rsidDel="00A938B2">
          <w:delText>A new</w:delText>
        </w:r>
      </w:del>
      <w:del w:id="590" w:author="Arthur Parmentier" w:date="2020-05-14T14:09:00Z">
        <w:r w:rsidR="00915AFD" w:rsidRPr="007C437A" w:rsidDel="00706FFA">
          <w:delText xml:space="preserve"> form</w:delText>
        </w:r>
      </w:del>
      <w:del w:id="591" w:author="Arthur Parmentier" w:date="2020-05-14T14:10:00Z">
        <w:r w:rsidR="00915AFD" w:rsidRPr="007C437A" w:rsidDel="00A938B2">
          <w:delText xml:space="preserve"> of c</w:delText>
        </w:r>
      </w:del>
      <w:del w:id="592" w:author="Arthur Parmentier" w:date="2020-05-14T14:11:00Z">
        <w:r w:rsidR="00915AFD" w:rsidRPr="007C437A" w:rsidDel="00A938B2">
          <w:delText>omposition</w:delText>
        </w:r>
      </w:del>
      <w:bookmarkEnd w:id="586"/>
    </w:p>
    <w:p w:rsidR="00486FDC" w:rsidRPr="007C437A" w:rsidDel="00A938B2" w:rsidRDefault="00486FDC">
      <w:pPr>
        <w:pStyle w:val="Titre4"/>
        <w:rPr>
          <w:del w:id="593" w:author="Arthur Parmentier" w:date="2020-05-14T14:10:00Z"/>
        </w:rPr>
        <w:pPrChange w:id="594" w:author="Arthur Parmentier" w:date="2020-06-10T16:26:00Z">
          <w:pPr>
            <w:pStyle w:val="Titre3"/>
          </w:pPr>
        </w:pPrChange>
      </w:pPr>
      <w:bookmarkStart w:id="595" w:name="_Toc40025931"/>
      <w:del w:id="596" w:author="Arthur Parmentier" w:date="2020-05-14T14:10:00Z">
        <w:r w:rsidRPr="007C437A" w:rsidDel="00A938B2">
          <w:delText>Sign language: from cultural concepts to performance</w:delText>
        </w:r>
        <w:bookmarkStart w:id="597" w:name="_Toc40363654"/>
        <w:bookmarkStart w:id="598" w:name="_Toc40363717"/>
        <w:bookmarkStart w:id="599" w:name="_Toc40431426"/>
        <w:bookmarkStart w:id="600" w:name="_Toc41067154"/>
        <w:bookmarkStart w:id="601" w:name="_Toc42258969"/>
        <w:bookmarkStart w:id="602" w:name="_Toc42259046"/>
        <w:bookmarkStart w:id="603" w:name="_Toc42449720"/>
        <w:bookmarkStart w:id="604" w:name="_Toc42449802"/>
        <w:bookmarkStart w:id="605" w:name="_Toc42549979"/>
        <w:bookmarkStart w:id="606" w:name="_Toc42550072"/>
        <w:bookmarkEnd w:id="595"/>
        <w:bookmarkEnd w:id="597"/>
        <w:bookmarkEnd w:id="598"/>
        <w:bookmarkEnd w:id="599"/>
        <w:bookmarkEnd w:id="600"/>
        <w:bookmarkEnd w:id="601"/>
        <w:bookmarkEnd w:id="602"/>
        <w:bookmarkEnd w:id="603"/>
        <w:bookmarkEnd w:id="604"/>
        <w:bookmarkEnd w:id="605"/>
        <w:bookmarkEnd w:id="606"/>
      </w:del>
    </w:p>
    <w:p w:rsidR="00486FDC" w:rsidRPr="007C437A" w:rsidDel="00A938B2" w:rsidRDefault="00486FDC">
      <w:pPr>
        <w:rPr>
          <w:del w:id="607" w:author="Arthur Parmentier" w:date="2020-05-14T14:10:00Z"/>
        </w:rPr>
      </w:pPr>
      <w:del w:id="608"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09" w:name="_Toc40363655"/>
        <w:bookmarkStart w:id="610" w:name="_Toc40363718"/>
        <w:bookmarkStart w:id="611" w:name="_Toc40431427"/>
        <w:bookmarkStart w:id="612" w:name="_Toc41067155"/>
        <w:bookmarkStart w:id="613" w:name="_Toc42258970"/>
        <w:bookmarkStart w:id="614" w:name="_Toc42259047"/>
        <w:bookmarkStart w:id="615" w:name="_Toc42449721"/>
        <w:bookmarkStart w:id="616" w:name="_Toc42449803"/>
        <w:bookmarkStart w:id="617" w:name="_Toc42549980"/>
        <w:bookmarkStart w:id="618" w:name="_Toc42550073"/>
        <w:bookmarkEnd w:id="609"/>
        <w:bookmarkEnd w:id="610"/>
        <w:bookmarkEnd w:id="611"/>
        <w:bookmarkEnd w:id="612"/>
        <w:bookmarkEnd w:id="613"/>
        <w:bookmarkEnd w:id="614"/>
        <w:bookmarkEnd w:id="615"/>
        <w:bookmarkEnd w:id="616"/>
        <w:bookmarkEnd w:id="617"/>
        <w:bookmarkEnd w:id="618"/>
      </w:del>
    </w:p>
    <w:p w:rsidR="00665CB4" w:rsidRPr="007C437A" w:rsidDel="00A938B2" w:rsidRDefault="00665CB4">
      <w:pPr>
        <w:rPr>
          <w:del w:id="619" w:author="Arthur Parmentier" w:date="2020-05-14T14:10:00Z"/>
        </w:rPr>
      </w:pPr>
      <w:del w:id="620" w:author="Arthur Parmentier" w:date="2020-05-14T14:10:00Z">
        <w:r w:rsidRPr="007C437A" w:rsidDel="00A938B2">
          <w:delText xml:space="preserve">Develop cultural aspects examples. </w:delText>
        </w:r>
        <w:bookmarkStart w:id="621" w:name="_Toc40363656"/>
        <w:bookmarkStart w:id="622" w:name="_Toc40363719"/>
        <w:bookmarkStart w:id="623" w:name="_Toc40431428"/>
        <w:bookmarkStart w:id="624" w:name="_Toc41067156"/>
        <w:bookmarkStart w:id="625" w:name="_Toc42258971"/>
        <w:bookmarkStart w:id="626" w:name="_Toc42259048"/>
        <w:bookmarkStart w:id="627" w:name="_Toc42449722"/>
        <w:bookmarkStart w:id="628" w:name="_Toc42449804"/>
        <w:bookmarkStart w:id="629" w:name="_Toc42549981"/>
        <w:bookmarkStart w:id="630" w:name="_Toc42550074"/>
        <w:bookmarkEnd w:id="621"/>
        <w:bookmarkEnd w:id="622"/>
        <w:bookmarkEnd w:id="623"/>
        <w:bookmarkEnd w:id="624"/>
        <w:bookmarkEnd w:id="625"/>
        <w:bookmarkEnd w:id="626"/>
        <w:bookmarkEnd w:id="627"/>
        <w:bookmarkEnd w:id="628"/>
        <w:bookmarkEnd w:id="629"/>
        <w:bookmarkEnd w:id="630"/>
      </w:del>
    </w:p>
    <w:p w:rsidR="00486FDC" w:rsidRPr="007C437A" w:rsidDel="00A938B2" w:rsidRDefault="00486FDC">
      <w:pPr>
        <w:rPr>
          <w:del w:id="631" w:author="Arthur Parmentier" w:date="2020-05-14T14:10:00Z"/>
        </w:rPr>
      </w:pPr>
      <w:del w:id="632" w:author="Arthur Parmentier" w:date="2020-05-14T14:10:00Z">
        <w:r w:rsidRPr="007C437A" w:rsidDel="00A938B2">
          <w:delText xml:space="preserve">Q: Is it only a mere translation of old concepts into a more efficient sign/gestural </w:delText>
        </w:r>
      </w:del>
      <w:del w:id="633" w:author="Arthur Parmentier" w:date="2020-05-13T09:25:00Z">
        <w:r w:rsidRPr="007C437A" w:rsidDel="00990A90">
          <w:delText>langage</w:delText>
        </w:r>
      </w:del>
      <w:del w:id="634" w:author="Arthur Parmentier" w:date="2020-05-14T14:10:00Z">
        <w:r w:rsidRPr="007C437A" w:rsidDel="00A938B2">
          <w:delText>? A: no. It also has emergent properties (think of shapeline).</w:delText>
        </w:r>
        <w:bookmarkStart w:id="635" w:name="_Toc40363657"/>
        <w:bookmarkStart w:id="636" w:name="_Toc40363720"/>
        <w:bookmarkStart w:id="637" w:name="_Toc40431429"/>
        <w:bookmarkStart w:id="638" w:name="_Toc41067157"/>
        <w:bookmarkStart w:id="639" w:name="_Toc42258972"/>
        <w:bookmarkStart w:id="640" w:name="_Toc42259049"/>
        <w:bookmarkStart w:id="641" w:name="_Toc42449723"/>
        <w:bookmarkStart w:id="642" w:name="_Toc42449805"/>
        <w:bookmarkStart w:id="643" w:name="_Toc42549982"/>
        <w:bookmarkStart w:id="644" w:name="_Toc42550075"/>
        <w:bookmarkEnd w:id="635"/>
        <w:bookmarkEnd w:id="636"/>
        <w:bookmarkEnd w:id="637"/>
        <w:bookmarkEnd w:id="638"/>
        <w:bookmarkEnd w:id="639"/>
        <w:bookmarkEnd w:id="640"/>
        <w:bookmarkEnd w:id="641"/>
        <w:bookmarkEnd w:id="642"/>
        <w:bookmarkEnd w:id="643"/>
        <w:bookmarkEnd w:id="644"/>
      </w:del>
    </w:p>
    <w:p w:rsidR="00486FDC" w:rsidRPr="007C437A" w:rsidRDefault="00915AFD">
      <w:pPr>
        <w:pStyle w:val="Titre4"/>
        <w:pPrChange w:id="645" w:author="Arthur Parmentier" w:date="2020-06-10T16:26:00Z">
          <w:pPr>
            <w:pStyle w:val="Titre3"/>
          </w:pPr>
        </w:pPrChange>
      </w:pPr>
      <w:bookmarkStart w:id="646" w:name="_Toc40025932"/>
      <w:r w:rsidRPr="007C437A">
        <w:t>A m</w:t>
      </w:r>
      <w:r w:rsidR="003706BA" w:rsidRPr="007C437A">
        <w:t>ultidisciplinary language</w:t>
      </w:r>
      <w:bookmarkEnd w:id="646"/>
    </w:p>
    <w:p w:rsidR="007F1E08" w:rsidRDefault="001875CF">
      <w:pPr>
        <w:rPr>
          <w:ins w:id="647" w:author="Arthur Parmentier" w:date="2020-06-07T18:47:00Z"/>
        </w:rPr>
      </w:pPr>
      <w:ins w:id="648" w:author="Arthur Parmentier" w:date="2020-06-06T15:41:00Z">
        <w:r w:rsidRPr="007C437A">
          <w:t xml:space="preserve">One of the most important development of SP </w:t>
        </w:r>
      </w:ins>
      <w:ins w:id="649" w:author="Arthur Parmentier" w:date="2020-06-06T15:47:00Z">
        <w:r w:rsidR="00AC50C0" w:rsidRPr="007C437A">
          <w:t xml:space="preserve">in the 90’s and later </w:t>
        </w:r>
      </w:ins>
      <w:ins w:id="650" w:author="Arthur Parmentier" w:date="2020-06-06T15:41:00Z">
        <w:r w:rsidRPr="007C437A">
          <w:t xml:space="preserve">is </w:t>
        </w:r>
      </w:ins>
      <w:ins w:id="651" w:author="Arthur Parmentier" w:date="2020-06-06T15:42:00Z">
        <w:r w:rsidRPr="007C437A">
          <w:t xml:space="preserve">its use with several disciplines: </w:t>
        </w:r>
      </w:ins>
      <w:ins w:id="652" w:author="Arthur Parmentier" w:date="2020-06-06T15:43:00Z">
        <w:r w:rsidRPr="007C437A">
          <w:t xml:space="preserve">music, dance, acting, </w:t>
        </w:r>
      </w:ins>
      <w:ins w:id="653" w:author="Arthur Parmentier" w:date="2020-06-06T15:44:00Z">
        <w:r w:rsidR="00BA026A" w:rsidRPr="007C437A">
          <w:t xml:space="preserve">all visual arts, sculpture… </w:t>
        </w:r>
      </w:ins>
      <w:ins w:id="654" w:author="Arthur Parmentier" w:date="2020-06-06T15:45:00Z">
        <w:r w:rsidR="00BA026A" w:rsidRPr="007C437A">
          <w:t xml:space="preserve">Recently, SP was </w:t>
        </w:r>
      </w:ins>
      <w:ins w:id="655" w:author="Arthur Parmentier" w:date="2020-06-07T19:23:00Z">
        <w:r w:rsidR="00582372">
          <w:t xml:space="preserve">even </w:t>
        </w:r>
      </w:ins>
      <w:ins w:id="656" w:author="Arthur Parmentier" w:date="2020-06-06T15:45:00Z">
        <w:r w:rsidR="00BA026A" w:rsidRPr="007C437A">
          <w:t>used to control a swarm of drones</w:t>
        </w:r>
      </w:ins>
      <w:customXmlInsRangeStart w:id="657" w:author="Arthur Parmentier" w:date="2020-06-10T18:45:00Z"/>
      <w:sdt>
        <w:sdtPr>
          <w:id w:val="524600816"/>
          <w:citation/>
        </w:sdtPr>
        <w:sdtContent>
          <w:customXmlInsRangeEnd w:id="657"/>
          <w:ins w:id="658" w:author="Arthur Parmentier" w:date="2020-06-10T18:45:00Z">
            <w:r w:rsidR="00402BCD">
              <w:fldChar w:fldCharType="begin"/>
            </w:r>
          </w:ins>
          <w:ins w:id="659" w:author="Arthur Parmentier" w:date="2020-06-10T19:08:00Z">
            <w:r w:rsidR="007C08B8">
              <w:instrText xml:space="preserve">CITATION Nad17 \l 1036 </w:instrText>
            </w:r>
          </w:ins>
          <w:r w:rsidR="00402BCD">
            <w:fldChar w:fldCharType="separate"/>
          </w:r>
          <w:r w:rsidR="00304C55">
            <w:rPr>
              <w:noProof/>
            </w:rPr>
            <w:t xml:space="preserve"> (Couture, Bottecchia, Chaumette, Cecconello, &amp; Rekalde, 2017)</w:t>
          </w:r>
          <w:ins w:id="660" w:author="Arthur Parmentier" w:date="2020-06-10T18:45:00Z">
            <w:r w:rsidR="00402BCD">
              <w:fldChar w:fldCharType="end"/>
            </w:r>
          </w:ins>
          <w:customXmlInsRangeStart w:id="661" w:author="Arthur Parmentier" w:date="2020-06-10T18:45:00Z"/>
        </w:sdtContent>
      </w:sdt>
      <w:customXmlInsRangeEnd w:id="661"/>
      <w:ins w:id="662" w:author="Arthur Parmentier" w:date="2020-06-07T19:24:00Z">
        <w:r w:rsidR="00D15826">
          <w:t xml:space="preserve">, showing the </w:t>
        </w:r>
      </w:ins>
      <w:ins w:id="663" w:author="Arthur Parmentier" w:date="2020-06-07T19:25:00Z">
        <w:r w:rsidR="00D15826">
          <w:t>diversity of instruments and disciplines it can be meaningful to.</w:t>
        </w:r>
      </w:ins>
    </w:p>
    <w:p w:rsidR="00E06654" w:rsidRDefault="00E06654">
      <w:pPr>
        <w:rPr>
          <w:ins w:id="664" w:author="Arthur Parmentier" w:date="2020-06-07T18:49:00Z"/>
        </w:rPr>
      </w:pPr>
      <w:ins w:id="665" w:author="Arthur Parmentier" w:date="2020-06-07T18:47:00Z">
        <w:r>
          <w:t xml:space="preserve">Walter explains </w:t>
        </w:r>
      </w:ins>
      <w:ins w:id="666" w:author="Arthur Parmentier" w:date="2020-06-07T18:49:00Z">
        <w:r>
          <w:t xml:space="preserve">that “Performers first learning Soundpainting won’t relate it to any specific discipline because of its multidisciplinary applications. </w:t>
        </w:r>
      </w:ins>
      <w:ins w:id="667" w:author="Arthur Parmentier" w:date="2020-06-07T18:50:00Z">
        <w:r>
          <w:t>[He]</w:t>
        </w:r>
      </w:ins>
      <w:ins w:id="668"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669" w:author="Arthur Parmentier" w:date="2020-06-07T18:50:00Z">
        <w:r w:rsidR="008E2F19">
          <w:t>”</w:t>
        </w:r>
      </w:ins>
    </w:p>
    <w:p w:rsidR="00E06654" w:rsidRDefault="008E2F19">
      <w:pPr>
        <w:rPr>
          <w:ins w:id="670" w:author="Arthur Parmentier" w:date="2020-06-07T18:51:00Z"/>
        </w:rPr>
      </w:pPr>
      <w:ins w:id="671" w:author="Arthur Parmentier" w:date="2020-06-07T18:50:00Z">
        <w:r>
          <w:t>To the question “</w:t>
        </w:r>
      </w:ins>
      <w:ins w:id="672" w:author="Arthur Parmentier" w:date="2020-06-07T18:49:00Z">
        <w:r w:rsidR="00E06654">
          <w:t>Are all your gestures intended to be interpretable by both musicians and dancers?</w:t>
        </w:r>
      </w:ins>
      <w:ins w:id="673" w:author="Arthur Parmentier" w:date="2020-06-07T18:50:00Z">
        <w:r>
          <w:t>”, he answers: “</w:t>
        </w:r>
      </w:ins>
      <w:ins w:id="674" w:author="Arthur Parmentier" w:date="2020-06-07T18:49:00Z">
        <w:r w:rsidR="00E06654">
          <w:t>Yes. That is to say, all the Sculpting gestures – the gestures indicating what content to be performed. Of course, there are gestures such as C Major 7 Chord and Jump that are obviously discipline-specific but most of the gestures traverse the disciplines</w:t>
        </w:r>
      </w:ins>
      <w:ins w:id="675" w:author="Arthur Parmentier" w:date="2020-06-07T18:50:00Z">
        <w:r>
          <w:t>”</w:t>
        </w:r>
      </w:ins>
      <w:customXmlInsRangeStart w:id="676" w:author="Arthur Parmentier" w:date="2020-06-10T18:53:00Z"/>
      <w:sdt>
        <w:sdtPr>
          <w:id w:val="-967273244"/>
          <w:citation/>
        </w:sdtPr>
        <w:sdtContent>
          <w:customXmlInsRangeEnd w:id="676"/>
          <w:ins w:id="677" w:author="Arthur Parmentier" w:date="2020-06-10T18:53:00Z">
            <w:r w:rsidR="00F23C57">
              <w:fldChar w:fldCharType="begin"/>
            </w:r>
          </w:ins>
          <w:ins w:id="678" w:author="Arthur Parmentier" w:date="2020-06-10T19:07:00Z">
            <w:r w:rsidR="007C08B8">
              <w:instrText xml:space="preserve">CITATION Hel \l 1036 </w:instrText>
            </w:r>
          </w:ins>
          <w:r w:rsidR="00F23C57">
            <w:fldChar w:fldCharType="separate"/>
          </w:r>
          <w:r w:rsidR="00304C55">
            <w:rPr>
              <w:noProof/>
            </w:rPr>
            <w:t xml:space="preserve"> (Minors &amp; Thompson, s.d.)</w:t>
          </w:r>
          <w:ins w:id="679" w:author="Arthur Parmentier" w:date="2020-06-10T18:53:00Z">
            <w:r w:rsidR="00F23C57">
              <w:fldChar w:fldCharType="end"/>
            </w:r>
          </w:ins>
          <w:customXmlInsRangeStart w:id="680" w:author="Arthur Parmentier" w:date="2020-06-10T18:53:00Z"/>
        </w:sdtContent>
      </w:sdt>
      <w:customXmlInsRangeEnd w:id="680"/>
      <w:ins w:id="681" w:author="Arthur Parmentier" w:date="2020-06-10T18:54:00Z">
        <w:r w:rsidR="007F36A9">
          <w:t>.</w:t>
        </w:r>
      </w:ins>
    </w:p>
    <w:p w:rsidR="00736EF4" w:rsidRPr="007C437A" w:rsidRDefault="008538C8">
      <w:pPr>
        <w:rPr>
          <w:ins w:id="682" w:author="Arthur Parmentier" w:date="2020-06-06T15:19:00Z"/>
        </w:rPr>
      </w:pPr>
      <w:ins w:id="683" w:author="Arthur Parmentier" w:date="2020-06-07T18:51:00Z">
        <w:r>
          <w:lastRenderedPageBreak/>
          <w:t xml:space="preserve">The </w:t>
        </w:r>
      </w:ins>
      <w:ins w:id="684" w:author="Arthur Parmentier" w:date="2020-06-07T19:25:00Z">
        <w:r w:rsidR="00352C06">
          <w:t xml:space="preserve">multi-disciplinary component of SP is now at the core of its </w:t>
        </w:r>
      </w:ins>
      <w:ins w:id="685"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pPr>
        <w:rPr>
          <w:del w:id="686" w:author="Arthur Parmentier" w:date="2020-06-06T15:47:00Z"/>
        </w:rPr>
      </w:pPr>
      <w:del w:id="687" w:author="Arthur Parmentier" w:date="2020-06-06T15:47:00Z">
        <w:r w:rsidRPr="007C437A" w:rsidDel="00AC50C0">
          <w:delText>SP not limited to music performance. Signs started to be created by W himself from 90+ for multidisciplinary performance.</w:delText>
        </w:r>
        <w:bookmarkStart w:id="688" w:name="_Toc42449725"/>
        <w:bookmarkStart w:id="689" w:name="_Toc42449807"/>
        <w:bookmarkStart w:id="690" w:name="_Toc42549984"/>
        <w:bookmarkStart w:id="691" w:name="_Toc42550077"/>
        <w:bookmarkEnd w:id="688"/>
        <w:bookmarkEnd w:id="689"/>
        <w:bookmarkEnd w:id="690"/>
        <w:bookmarkEnd w:id="691"/>
      </w:del>
    </w:p>
    <w:p w:rsidR="00C75BE3" w:rsidRDefault="00C75BE3">
      <w:pPr>
        <w:pStyle w:val="Titre4"/>
        <w:rPr>
          <w:ins w:id="692" w:author="Arthur Parmentier" w:date="2020-06-07T18:02:00Z"/>
        </w:rPr>
        <w:pPrChange w:id="693" w:author="Arthur Parmentier" w:date="2020-06-10T16:26:00Z">
          <w:pPr>
            <w:pStyle w:val="Titre3"/>
          </w:pPr>
        </w:pPrChange>
      </w:pPr>
      <w:bookmarkStart w:id="694" w:name="_Toc40025933"/>
      <w:r w:rsidRPr="007C437A">
        <w:t xml:space="preserve">Fertility in Europe, </w:t>
      </w:r>
      <w:r w:rsidR="00ED2072" w:rsidRPr="007C437A">
        <w:t xml:space="preserve">worldwide </w:t>
      </w:r>
      <w:r w:rsidRPr="007C437A">
        <w:t>spread</w:t>
      </w:r>
      <w:r w:rsidR="00ED2072" w:rsidRPr="007C437A">
        <w:t xml:space="preserve"> in </w:t>
      </w:r>
      <w:del w:id="695" w:author="Arthur Parmentier" w:date="2020-06-07T17:56:00Z">
        <w:r w:rsidR="00ED2072" w:rsidRPr="007C437A" w:rsidDel="00252940">
          <w:delText xml:space="preserve">modern </w:delText>
        </w:r>
      </w:del>
      <w:ins w:id="696" w:author="Arthur Parmentier" w:date="2020-06-07T17:56:00Z">
        <w:r w:rsidR="00252940">
          <w:t>Western</w:t>
        </w:r>
        <w:r w:rsidR="00252940" w:rsidRPr="007C437A">
          <w:t xml:space="preserve"> </w:t>
        </w:r>
      </w:ins>
      <w:r w:rsidR="00ED2072" w:rsidRPr="007C437A">
        <w:t>societ</w:t>
      </w:r>
      <w:ins w:id="697" w:author="Arthur Parmentier" w:date="2020-06-07T19:27:00Z">
        <w:r w:rsidR="004E5194">
          <w:t>ies</w:t>
        </w:r>
      </w:ins>
      <w:del w:id="698" w:author="Arthur Parmentier" w:date="2020-06-07T17:57:00Z">
        <w:r w:rsidR="00ED2072" w:rsidRPr="007C437A" w:rsidDel="00252940">
          <w:delText>i</w:delText>
        </w:r>
      </w:del>
      <w:del w:id="699" w:author="Arthur Parmentier" w:date="2020-06-07T17:56:00Z">
        <w:r w:rsidR="00ED2072" w:rsidRPr="007C437A" w:rsidDel="00252940">
          <w:delText>es</w:delText>
        </w:r>
      </w:del>
      <w:bookmarkEnd w:id="694"/>
      <w:ins w:id="700" w:author="Arthur Parmentier" w:date="2020-06-06T15:57:00Z">
        <w:r w:rsidR="00FA052A" w:rsidRPr="007C437A">
          <w:t>, the constr</w:t>
        </w:r>
      </w:ins>
      <w:ins w:id="701" w:author="Arthur Parmentier" w:date="2020-06-06T15:58:00Z">
        <w:r w:rsidR="00FA052A" w:rsidRPr="007C437A">
          <w:t xml:space="preserve">uction of a community and the beginning of the </w:t>
        </w:r>
      </w:ins>
      <w:ins w:id="702" w:author="Arthur Parmentier" w:date="2020-06-06T15:59:00Z">
        <w:r w:rsidR="00FA052A" w:rsidRPr="007C437A">
          <w:t>normalization of SP</w:t>
        </w:r>
      </w:ins>
    </w:p>
    <w:p w:rsidR="00514370" w:rsidRPr="00514370" w:rsidRDefault="00514370">
      <w:pPr>
        <w:pStyle w:val="Titre5"/>
        <w:rPr>
          <w:rPrChange w:id="703" w:author="Arthur Parmentier" w:date="2020-06-07T18:02:00Z">
            <w:rPr/>
          </w:rPrChange>
        </w:rPr>
        <w:pPrChange w:id="704" w:author="Arthur Parmentier" w:date="2020-06-10T16:26:00Z">
          <w:pPr>
            <w:pStyle w:val="Titre3"/>
          </w:pPr>
        </w:pPrChange>
      </w:pPr>
      <w:ins w:id="705" w:author="Arthur Parmentier" w:date="2020-06-07T18:02:00Z">
        <w:r>
          <w:t>An important spread and growth in Western soci</w:t>
        </w:r>
      </w:ins>
      <w:ins w:id="706" w:author="Arthur Parmentier" w:date="2020-06-07T18:03:00Z">
        <w:r>
          <w:t>eties</w:t>
        </w:r>
      </w:ins>
    </w:p>
    <w:p w:rsidR="002676CA" w:rsidRPr="007C437A" w:rsidRDefault="002676CA">
      <w:r w:rsidRPr="007C437A">
        <w:t xml:space="preserve">Walter gave his first SP workshop in Europe in the late 90’s and found a very fertile ground for </w:t>
      </w:r>
      <w:ins w:id="707" w:author="Arthur Parmentier" w:date="2020-06-07T19:28:00Z">
        <w:r w:rsidR="00AE7556">
          <w:t xml:space="preserve">the growth of </w:t>
        </w:r>
      </w:ins>
      <w:r w:rsidRPr="007C437A">
        <w:t xml:space="preserve">Soundpainting in France, which </w:t>
      </w:r>
      <w:ins w:id="708" w:author="Arthur Parmentier" w:date="2020-06-07T19:28:00Z">
        <w:r w:rsidR="00AA760B">
          <w:t>is now</w:t>
        </w:r>
      </w:ins>
      <w:del w:id="709" w:author="Arthur Parmentier" w:date="2020-06-07T19:28:00Z">
        <w:r w:rsidRPr="007C437A" w:rsidDel="00AA760B">
          <w:delText>now has</w:delText>
        </w:r>
      </w:del>
      <w:r w:rsidRPr="007C437A">
        <w:t xml:space="preserve"> probably </w:t>
      </w:r>
      <w:ins w:id="710" w:author="Arthur Parmentier" w:date="2020-06-07T19:28:00Z">
        <w:r w:rsidR="00AA760B">
          <w:t>its</w:t>
        </w:r>
      </w:ins>
      <w:del w:id="711" w:author="Arthur Parmentier" w:date="2020-06-07T19:28:00Z">
        <w:r w:rsidRPr="007C437A" w:rsidDel="00AA760B">
          <w:delText>the</w:delText>
        </w:r>
      </w:del>
      <w:r w:rsidRPr="007C437A">
        <w:t xml:space="preserve"> largest </w:t>
      </w:r>
      <w:del w:id="712" w:author="Arthur Parmentier" w:date="2020-06-07T19:28:00Z">
        <w:r w:rsidRPr="007C437A" w:rsidDel="00AA760B">
          <w:delText xml:space="preserve">SP </w:delText>
        </w:r>
      </w:del>
      <w:r w:rsidRPr="007C437A">
        <w:t>community over the world.</w:t>
      </w:r>
    </w:p>
    <w:p w:rsidR="00252940" w:rsidRDefault="009A2092">
      <w:pPr>
        <w:rPr>
          <w:ins w:id="713" w:author="Arthur Parmentier" w:date="2020-06-07T18:03:00Z"/>
        </w:rPr>
      </w:pPr>
      <w:del w:id="714" w:author="Arthur Parmentier" w:date="2020-06-07T19:28:00Z">
        <w:r w:rsidRPr="007C437A" w:rsidDel="007B6B04">
          <w:delText xml:space="preserve">Today, </w:delText>
        </w:r>
      </w:del>
      <w:r w:rsidRPr="007C437A">
        <w:t xml:space="preserve">Soundpainting is </w:t>
      </w:r>
      <w:ins w:id="715" w:author="Arthur Parmentier" w:date="2020-06-07T19:28:00Z">
        <w:r w:rsidR="007B6B04">
          <w:t xml:space="preserve">now </w:t>
        </w:r>
      </w:ins>
      <w:r w:rsidRPr="007C437A">
        <w:t>used for on</w:t>
      </w:r>
      <w:ins w:id="716" w:author="Arthur Parmentier" w:date="2020-06-06T15:49:00Z">
        <w:r w:rsidR="00F479B2" w:rsidRPr="007C437A">
          <w:t xml:space="preserve"> </w:t>
        </w:r>
      </w:ins>
      <w:del w:id="717" w:author="Arthur Parmentier" w:date="2020-06-06T15:50:00Z">
        <w:r w:rsidRPr="007C437A" w:rsidDel="00F479B2">
          <w:delText xml:space="preserve"> </w:delText>
        </w:r>
      </w:del>
      <w:r w:rsidRPr="007C437A">
        <w:t xml:space="preserve">every </w:t>
      </w:r>
      <w:ins w:id="718" w:author="Arthur Parmentier" w:date="2020-06-06T15:50:00Z">
        <w:r w:rsidR="00F479B2" w:rsidRPr="007C437A">
          <w:t xml:space="preserve">populated </w:t>
        </w:r>
      </w:ins>
      <w:r w:rsidRPr="007C437A">
        <w:t>continent</w:t>
      </w:r>
      <w:ins w:id="719" w:author="Arthur Parmentier" w:date="2020-06-06T15:59:00Z">
        <w:r w:rsidR="00FA052A" w:rsidRPr="007C437A">
          <w:t xml:space="preserve">, especially in </w:t>
        </w:r>
      </w:ins>
      <w:ins w:id="720" w:author="Arthur Parmentier" w:date="2020-06-07T17:48:00Z">
        <w:r w:rsidR="00053756">
          <w:t>the Western world</w:t>
        </w:r>
      </w:ins>
      <w:ins w:id="721" w:author="Arthur Parmentier" w:date="2020-06-06T15:59:00Z">
        <w:r w:rsidR="00FA052A" w:rsidRPr="007C437A">
          <w:t>.</w:t>
        </w:r>
        <w:r w:rsidR="00FA052A" w:rsidRPr="007C437A">
          <w:rPr>
            <w:rStyle w:val="Appelnotedebasdep"/>
          </w:rPr>
          <w:footnoteReference w:id="1"/>
        </w:r>
      </w:ins>
      <w:ins w:id="736" w:author="Arthur Parmentier" w:date="2020-06-07T17:57:00Z">
        <w:r w:rsidR="00252940">
          <w:br/>
          <w:t>A</w:t>
        </w:r>
      </w:ins>
      <w:ins w:id="737" w:author="Arthur Parmentier" w:date="2020-06-07T17:58:00Z">
        <w:r w:rsidR="00252940">
          <w:t xml:space="preserve"> community is born around Walter Thompson</w:t>
        </w:r>
      </w:ins>
      <w:ins w:id="738" w:author="Arthur Parmentier" w:date="2020-06-07T18:00:00Z">
        <w:r w:rsidR="00F9296B">
          <w:t xml:space="preserve"> as we</w:t>
        </w:r>
      </w:ins>
      <w:ins w:id="739" w:author="Arthur Parmentier" w:date="2020-06-07T18:01:00Z">
        <w:r w:rsidR="00F9296B">
          <w:t>ll as several SP orchestras on top of the Walter Thompson</w:t>
        </w:r>
      </w:ins>
      <w:ins w:id="740" w:author="Arthur Parmentier" w:date="2020-06-07T18:02:00Z">
        <w:r w:rsidR="00F9296B">
          <w:t xml:space="preserve"> Orchestra which he started soundpainting with.</w:t>
        </w:r>
      </w:ins>
      <w:del w:id="741" w:author="Arthur Parmentier" w:date="2020-06-06T15:59:00Z">
        <w:r w:rsidRPr="007C437A" w:rsidDel="00FA052A">
          <w:delText xml:space="preserve"> and</w:delText>
        </w:r>
      </w:del>
    </w:p>
    <w:p w:rsidR="00514370" w:rsidRDefault="00514370">
      <w:pPr>
        <w:pStyle w:val="Titre5"/>
        <w:rPr>
          <w:ins w:id="742" w:author="Arthur Parmentier" w:date="2020-06-07T17:57:00Z"/>
        </w:rPr>
        <w:pPrChange w:id="743" w:author="Arthur Parmentier" w:date="2020-06-10T16:26:00Z">
          <w:pPr/>
        </w:pPrChange>
      </w:pPr>
      <w:ins w:id="744" w:author="Arthur Parmentier" w:date="2020-06-07T18:03:00Z">
        <w:r>
          <w:t xml:space="preserve">A living and expanding language </w:t>
        </w:r>
      </w:ins>
    </w:p>
    <w:p w:rsidR="009A2092" w:rsidRPr="007C437A" w:rsidDel="00FA052A" w:rsidRDefault="009A2092">
      <w:pPr>
        <w:rPr>
          <w:del w:id="745" w:author="Arthur Parmentier" w:date="2020-06-06T15:55:00Z"/>
        </w:rPr>
      </w:pPr>
      <w:del w:id="746" w:author="Arthur Parmentier" w:date="2020-06-06T15:59:00Z">
        <w:r w:rsidRPr="007C437A" w:rsidDel="00FA052A">
          <w:delText xml:space="preserve"> s</w:delText>
        </w:r>
      </w:del>
      <w:ins w:id="747" w:author="Arthur Parmentier" w:date="2020-06-06T15:59:00Z">
        <w:r w:rsidR="00FA052A" w:rsidRPr="007C437A">
          <w:t>S</w:t>
        </w:r>
      </w:ins>
      <w:r w:rsidRPr="007C437A">
        <w:t xml:space="preserve">everal artists created </w:t>
      </w:r>
      <w:ins w:id="748" w:author="Arthur Parmentier" w:date="2020-06-07T19:47:00Z">
        <w:r w:rsidR="00FC5FD3">
          <w:t>new sign</w:t>
        </w:r>
      </w:ins>
      <w:ins w:id="749" w:author="Arthur Parmentier" w:date="2020-06-07T19:50:00Z">
        <w:r w:rsidR="00531407">
          <w:t>s</w:t>
        </w:r>
      </w:ins>
      <w:del w:id="750" w:author="Arthur Parmentier" w:date="2020-06-07T19:47:00Z">
        <w:r w:rsidRPr="007C437A" w:rsidDel="00FC5FD3">
          <w:delText>their own signs</w:delText>
        </w:r>
      </w:del>
      <w:r w:rsidRPr="007C437A">
        <w:t xml:space="preserve"> for the</w:t>
      </w:r>
      <w:ins w:id="751" w:author="Arthur Parmentier" w:date="2020-06-07T19:47:00Z">
        <w:r w:rsidR="00FC5FD3">
          <w:t>ir own</w:t>
        </w:r>
      </w:ins>
      <w:r w:rsidRPr="007C437A">
        <w:t xml:space="preserve"> needs</w:t>
      </w:r>
      <w:ins w:id="752" w:author="Arthur Parmentier" w:date="2020-06-06T15:51:00Z">
        <w:r w:rsidR="00912BCC" w:rsidRPr="007C437A">
          <w:t xml:space="preserve"> </w:t>
        </w:r>
      </w:ins>
      <w:ins w:id="753" w:author="Arthur Parmentier" w:date="2020-06-07T19:47:00Z">
        <w:r w:rsidR="00FC5FD3">
          <w:t>with</w:t>
        </w:r>
      </w:ins>
      <w:ins w:id="754" w:author="Arthur Parmentier" w:date="2020-06-06T15:51:00Z">
        <w:r w:rsidR="00912BCC" w:rsidRPr="007C437A">
          <w:t xml:space="preserve"> their</w:t>
        </w:r>
      </w:ins>
      <w:del w:id="755" w:author="Arthur Parmentier" w:date="2020-06-06T15:51:00Z">
        <w:r w:rsidRPr="007C437A" w:rsidDel="00912BCC">
          <w:delText xml:space="preserve"> of their own</w:delText>
        </w:r>
      </w:del>
      <w:r w:rsidRPr="007C437A">
        <w:t xml:space="preserve"> </w:t>
      </w:r>
      <w:ins w:id="756" w:author="Arthur Parmentier" w:date="2020-06-07T19:47:00Z">
        <w:r w:rsidR="00FC5FD3">
          <w:t xml:space="preserve">particular </w:t>
        </w:r>
      </w:ins>
      <w:r w:rsidRPr="007C437A">
        <w:t>group</w:t>
      </w:r>
      <w:ins w:id="757" w:author="Arthur Parmentier" w:date="2020-06-06T15:51:00Z">
        <w:r w:rsidR="00912BCC" w:rsidRPr="007C437A">
          <w:t>s</w:t>
        </w:r>
      </w:ins>
      <w:r w:rsidRPr="007C437A">
        <w:t xml:space="preserve"> </w:t>
      </w:r>
      <w:ins w:id="758" w:author="Arthur Parmentier" w:date="2020-06-06T15:52:00Z">
        <w:r w:rsidR="00912BCC" w:rsidRPr="007C437A">
          <w:t>and</w:t>
        </w:r>
      </w:ins>
      <w:del w:id="759" w:author="Arthur Parmentier" w:date="2020-06-06T15:52:00Z">
        <w:r w:rsidRPr="007C437A" w:rsidDel="00912BCC">
          <w:delText>or</w:delText>
        </w:r>
      </w:del>
      <w:r w:rsidRPr="007C437A">
        <w:t xml:space="preserve"> </w:t>
      </w:r>
      <w:ins w:id="760" w:author="Arthur Parmentier" w:date="2020-06-06T15:52:00Z">
        <w:r w:rsidR="00912BCC" w:rsidRPr="007C437A">
          <w:t xml:space="preserve">performance </w:t>
        </w:r>
      </w:ins>
      <w:r w:rsidRPr="007C437A">
        <w:t>configuration</w:t>
      </w:r>
      <w:ins w:id="761" w:author="Arthur Parmentier" w:date="2020-06-06T15:52:00Z">
        <w:r w:rsidR="00912BCC" w:rsidRPr="007C437A">
          <w:t>s</w:t>
        </w:r>
      </w:ins>
      <w:ins w:id="762" w:author="Arthur Parmentier" w:date="2020-06-07T19:50:00Z">
        <w:r w:rsidR="00FE2852">
          <w:t>: the language has evolved with the contribution of new soundpai</w:t>
        </w:r>
      </w:ins>
      <w:ins w:id="763" w:author="Arthur Parmentier" w:date="2020-06-07T19:51:00Z">
        <w:r w:rsidR="00FE2852">
          <w:t>nters, creating now more than 1500 signs</w:t>
        </w:r>
      </w:ins>
      <w:r w:rsidRPr="007C437A">
        <w:t>.</w:t>
      </w:r>
      <w:ins w:id="764" w:author="Arthur Parmentier" w:date="2020-06-07T19:51:00Z">
        <w:r w:rsidR="00FE2852">
          <w:br/>
        </w:r>
      </w:ins>
      <w:ins w:id="765" w:author="Arthur Parmentier" w:date="2020-06-06T15:52:00Z">
        <w:r w:rsidR="00B74CBB" w:rsidRPr="007C437A">
          <w:t>T</w:t>
        </w:r>
      </w:ins>
      <w:ins w:id="766" w:author="Arthur Parmentier" w:date="2020-06-06T15:53:00Z">
        <w:r w:rsidR="00B74CBB" w:rsidRPr="007C437A">
          <w:t xml:space="preserve">hompson </w:t>
        </w:r>
      </w:ins>
      <w:ins w:id="767" w:author="Arthur Parmentier" w:date="2020-06-06T15:54:00Z">
        <w:r w:rsidR="00FA052A" w:rsidRPr="007C437A">
          <w:t>is still the main figure of SP and gave himself a special role in keeping the language normalized and un</w:t>
        </w:r>
      </w:ins>
      <w:ins w:id="768" w:author="Arthur Parmentier" w:date="2020-06-06T15:55:00Z">
        <w:r w:rsidR="00FA052A" w:rsidRPr="007C437A">
          <w:t xml:space="preserve">iversal. He leads </w:t>
        </w:r>
      </w:ins>
    </w:p>
    <w:p w:rsidR="006C4B1C" w:rsidRPr="007C437A" w:rsidDel="00FA052A" w:rsidRDefault="006C4B1C">
      <w:pPr>
        <w:rPr>
          <w:del w:id="769" w:author="Arthur Parmentier" w:date="2020-06-06T15:55:00Z"/>
        </w:rPr>
      </w:pPr>
      <w:del w:id="770" w:author="Arthur Parmentier" w:date="2020-06-06T15:55:00Z">
        <w:r w:rsidRPr="007C437A" w:rsidDel="00FA052A">
          <w:delText xml:space="preserve">Important point: W wants to make sure that the language stays normalized and universal. </w:delText>
        </w:r>
      </w:del>
      <w:ins w:id="771" w:author="Arthur Parmentier" w:date="2020-06-06T15:55:00Z">
        <w:r w:rsidR="00FA052A" w:rsidRPr="007C437A">
          <w:t>t</w:t>
        </w:r>
      </w:ins>
      <w:del w:id="772" w:author="Arthur Parmentier" w:date="2020-06-06T15:55:00Z">
        <w:r w:rsidRPr="007C437A" w:rsidDel="00FA052A">
          <w:delText>T</w:delText>
        </w:r>
      </w:del>
      <w:r w:rsidRPr="007C437A">
        <w:t>hink tanks,</w:t>
      </w:r>
      <w:ins w:id="773" w:author="Arthur Parmentier" w:date="2020-06-06T15:55:00Z">
        <w:r w:rsidR="00FA052A" w:rsidRPr="007C437A">
          <w:t xml:space="preserve"> community groups and discussions,</w:t>
        </w:r>
      </w:ins>
      <w:r w:rsidRPr="007C437A">
        <w:t xml:space="preserve"> </w:t>
      </w:r>
      <w:ins w:id="774" w:author="Arthur Parmentier" w:date="2020-06-06T15:55:00Z">
        <w:r w:rsidR="00FA052A" w:rsidRPr="007C437A">
          <w:t>the constr</w:t>
        </w:r>
      </w:ins>
      <w:ins w:id="775" w:author="Arthur Parmentier" w:date="2020-06-06T15:56:00Z">
        <w:r w:rsidR="00FA052A" w:rsidRPr="007C437A">
          <w:t xml:space="preserve">uction of </w:t>
        </w:r>
      </w:ins>
      <w:r w:rsidRPr="007C437A">
        <w:t>glossar</w:t>
      </w:r>
      <w:ins w:id="776" w:author="Arthur Parmentier" w:date="2020-06-06T15:55:00Z">
        <w:r w:rsidR="00FA052A" w:rsidRPr="007C437A">
          <w:t>ies</w:t>
        </w:r>
      </w:ins>
      <w:del w:id="777" w:author="Arthur Parmentier" w:date="2020-06-06T15:55:00Z">
        <w:r w:rsidRPr="007C437A" w:rsidDel="00FA052A">
          <w:delText>y</w:delText>
        </w:r>
      </w:del>
      <w:ins w:id="778" w:author="Arthur Parmentier" w:date="2020-06-06T15:55:00Z">
        <w:r w:rsidR="00FA052A" w:rsidRPr="007C437A">
          <w:t xml:space="preserve"> and </w:t>
        </w:r>
      </w:ins>
      <w:del w:id="779" w:author="Arthur Parmentier" w:date="2020-06-06T15:55:00Z">
        <w:r w:rsidRPr="007C437A" w:rsidDel="00FA052A">
          <w:delText>/</w:delText>
        </w:r>
      </w:del>
      <w:r w:rsidRPr="007C437A">
        <w:t>dictionar</w:t>
      </w:r>
      <w:ins w:id="780" w:author="Arthur Parmentier" w:date="2020-06-06T15:55:00Z">
        <w:r w:rsidR="00FA052A" w:rsidRPr="007C437A">
          <w:t>ies</w:t>
        </w:r>
      </w:ins>
      <w:del w:id="781" w:author="Arthur Parmentier" w:date="2020-06-06T15:55:00Z">
        <w:r w:rsidRPr="007C437A" w:rsidDel="00FA052A">
          <w:delText>y of signs, community relations…</w:delText>
        </w:r>
      </w:del>
    </w:p>
    <w:p w:rsidR="009A2092" w:rsidRPr="007C437A" w:rsidRDefault="00FA052A">
      <w:pPr>
        <w:rPr>
          <w:ins w:id="782" w:author="Arthur Parmentier" w:date="2020-06-06T15:56:00Z"/>
        </w:rPr>
      </w:pPr>
      <w:ins w:id="783" w:author="Arthur Parmentier" w:date="2020-06-06T15:55:00Z">
        <w:r w:rsidRPr="007C437A">
          <w:t xml:space="preserve"> </w:t>
        </w:r>
      </w:ins>
      <w:ins w:id="784" w:author="Arthur Parmentier" w:date="2020-06-06T15:56:00Z">
        <w:r w:rsidRPr="007C437A">
          <w:t>where the signs</w:t>
        </w:r>
      </w:ins>
      <w:ins w:id="785" w:author="Arthur Parmentier" w:date="2020-06-06T16:29:00Z">
        <w:r w:rsidR="008030DF" w:rsidRPr="007C437A">
          <w:t>, their meanings</w:t>
        </w:r>
      </w:ins>
      <w:ins w:id="786" w:author="Arthur Parmentier" w:date="2020-06-06T15:56:00Z">
        <w:r w:rsidRPr="007C437A">
          <w:t xml:space="preserve"> and uses are discussed.</w:t>
        </w:r>
      </w:ins>
    </w:p>
    <w:p w:rsidR="00FA052A" w:rsidRPr="007C437A" w:rsidRDefault="00B3767E">
      <w:ins w:id="787" w:author="Arthur Parmentier" w:date="2020-06-06T16:09:00Z">
        <w:r w:rsidRPr="007C437A">
          <w:t>T</w:t>
        </w:r>
      </w:ins>
      <w:ins w:id="788" w:author="Arthur Parmentier" w:date="2020-06-06T16:10:00Z">
        <w:r w:rsidRPr="007C437A">
          <w:t xml:space="preserve">wo conflictual views of on </w:t>
        </w:r>
      </w:ins>
      <w:ins w:id="789" w:author="Arthur Parmentier" w:date="2020-06-06T16:15:00Z">
        <w:r w:rsidRPr="007C437A">
          <w:t>SP</w:t>
        </w:r>
      </w:ins>
      <w:ins w:id="790" w:author="Arthur Parmentier" w:date="2020-06-06T16:10:00Z">
        <w:r w:rsidRPr="007C437A">
          <w:t xml:space="preserve"> are observed: </w:t>
        </w:r>
      </w:ins>
      <w:ins w:id="791" w:author="Arthur Parmentier" w:date="2020-06-06T16:13:00Z">
        <w:r w:rsidRPr="007C437A">
          <w:br/>
          <w:t>On one hand</w:t>
        </w:r>
      </w:ins>
      <w:ins w:id="792" w:author="Arthur Parmentier" w:date="2020-06-06T16:10:00Z">
        <w:r w:rsidRPr="007C437A">
          <w:t xml:space="preserve"> </w:t>
        </w:r>
      </w:ins>
      <w:ins w:id="793" w:author="Arthur Parmentier" w:date="2020-06-06T16:11:00Z">
        <w:r w:rsidRPr="007C437A">
          <w:t xml:space="preserve">the idea of SP as a language in constant evolution, whose rules and definitions are changing over time as people </w:t>
        </w:r>
      </w:ins>
      <w:ins w:id="794" w:author="Arthur Parmentier" w:date="2020-06-06T16:12:00Z">
        <w:r w:rsidRPr="007C437A">
          <w:t xml:space="preserve">transform </w:t>
        </w:r>
      </w:ins>
      <w:ins w:id="795" w:author="Arthur Parmentier" w:date="2020-06-06T16:11:00Z">
        <w:r w:rsidRPr="007C437A">
          <w:t xml:space="preserve">it for </w:t>
        </w:r>
      </w:ins>
      <w:ins w:id="796" w:author="Arthur Parmentier" w:date="2020-06-06T16:12:00Z">
        <w:r w:rsidRPr="007C437A">
          <w:t xml:space="preserve">their own use; an element of culture that </w:t>
        </w:r>
      </w:ins>
      <w:ins w:id="797" w:author="Arthur Parmentier" w:date="2020-06-06T16:13:00Z">
        <w:r w:rsidRPr="007C437A">
          <w:t>can fundamentally not be owned and controlled.</w:t>
        </w:r>
      </w:ins>
      <w:ins w:id="798" w:author="Arthur Parmentier" w:date="2020-06-06T16:14:00Z">
        <w:r w:rsidRPr="007C437A">
          <w:t xml:space="preserve"> This representation is close to the one of other languages whose diversit</w:t>
        </w:r>
      </w:ins>
      <w:ins w:id="799" w:author="Arthur Parmentier" w:date="2020-06-06T16:15:00Z">
        <w:r w:rsidRPr="007C437A">
          <w:t>ies and divergent evolutions are well-known throughout history.</w:t>
        </w:r>
      </w:ins>
      <w:ins w:id="800" w:author="Arthur Parmentier" w:date="2020-06-06T16:13:00Z">
        <w:r w:rsidRPr="007C437A">
          <w:br/>
          <w:t>On the other hand</w:t>
        </w:r>
      </w:ins>
      <w:ins w:id="801" w:author="Arthur Parmentier" w:date="2020-06-06T16:15:00Z">
        <w:r w:rsidRPr="007C437A">
          <w:t xml:space="preserve">, </w:t>
        </w:r>
        <w:r w:rsidR="0053613D" w:rsidRPr="007C437A">
          <w:t>SP is considered as a creation</w:t>
        </w:r>
      </w:ins>
      <w:ins w:id="802" w:author="Arthur Parmentier" w:date="2020-06-06T16:16:00Z">
        <w:r w:rsidR="0053613D" w:rsidRPr="007C437A">
          <w:t xml:space="preserve"> (moreover, with a living creator)</w:t>
        </w:r>
      </w:ins>
      <w:ins w:id="803" w:author="Arthur Parmentier" w:date="2020-06-06T16:17:00Z">
        <w:r w:rsidR="0053613D" w:rsidRPr="007C437A">
          <w:t xml:space="preserve"> </w:t>
        </w:r>
      </w:ins>
      <w:ins w:id="804" w:author="Arthur Parmentier" w:date="2020-06-06T16:20:00Z">
        <w:r w:rsidR="0053613D" w:rsidRPr="007C437A">
          <w:t>that cannot legitimately be transformed by anyone under the same name and whose transformations must be discussed</w:t>
        </w:r>
      </w:ins>
      <w:ins w:id="805" w:author="Arthur Parmentier" w:date="2020-06-06T16:21:00Z">
        <w:r w:rsidR="0053613D" w:rsidRPr="007C437A">
          <w:t xml:space="preserve"> and eventually approved by its creator and the members of the community.</w:t>
        </w:r>
      </w:ins>
    </w:p>
    <w:p w:rsidR="009A2092" w:rsidRPr="007C437A" w:rsidRDefault="00B43E85">
      <w:pPr>
        <w:rPr>
          <w:ins w:id="806" w:author="Arthur Parmentier" w:date="2020-06-07T15:20:00Z"/>
        </w:rPr>
      </w:pPr>
      <w:ins w:id="807" w:author="Arthur Parmentier" w:date="2020-06-06T16:23:00Z">
        <w:r w:rsidRPr="007C437A">
          <w:t>Th</w:t>
        </w:r>
      </w:ins>
      <w:ins w:id="808" w:author="Arthur Parmentier" w:date="2020-06-06T16:24:00Z">
        <w:r w:rsidRPr="007C437A">
          <w:t xml:space="preserve">is conflict is also found in several societies between institutions that claim to have an authority on </w:t>
        </w:r>
      </w:ins>
      <w:ins w:id="809" w:author="Arthur Parmentier" w:date="2020-06-06T16:25:00Z">
        <w:r w:rsidRPr="007C437A">
          <w:t xml:space="preserve">both the syntactic rules of a language and its dictionary and </w:t>
        </w:r>
      </w:ins>
      <w:ins w:id="810" w:author="Arthur Parmentier" w:date="2020-06-06T16:26:00Z">
        <w:r w:rsidRPr="007C437A">
          <w:t xml:space="preserve">speakers who are constantly transforming the language </w:t>
        </w:r>
      </w:ins>
      <w:ins w:id="811" w:author="Arthur Parmentier" w:date="2020-06-06T16:28:00Z">
        <w:r w:rsidR="00651357" w:rsidRPr="007C437A">
          <w:t>irrespectively of the</w:t>
        </w:r>
      </w:ins>
      <w:ins w:id="812" w:author="Arthur Parmentier" w:date="2020-06-06T16:26:00Z">
        <w:r w:rsidRPr="007C437A">
          <w:t xml:space="preserve"> approv</w:t>
        </w:r>
      </w:ins>
      <w:ins w:id="813" w:author="Arthur Parmentier" w:date="2020-06-06T16:28:00Z">
        <w:r w:rsidR="00651357" w:rsidRPr="007C437A">
          <w:t>al</w:t>
        </w:r>
      </w:ins>
      <w:ins w:id="814" w:author="Arthur Parmentier" w:date="2020-06-06T16:26:00Z">
        <w:r w:rsidRPr="007C437A">
          <w:t xml:space="preserve"> </w:t>
        </w:r>
      </w:ins>
      <w:ins w:id="815" w:author="Arthur Parmentier" w:date="2020-06-06T16:29:00Z">
        <w:r w:rsidR="00651357" w:rsidRPr="007C437A">
          <w:t>or control of</w:t>
        </w:r>
      </w:ins>
      <w:ins w:id="816" w:author="Arthur Parmentier" w:date="2020-06-06T16:26:00Z">
        <w:r w:rsidRPr="007C437A">
          <w:t xml:space="preserve"> these institution</w:t>
        </w:r>
      </w:ins>
      <w:ins w:id="817" w:author="Arthur Parmentier" w:date="2020-06-06T16:29:00Z">
        <w:r w:rsidR="00651357" w:rsidRPr="007C437A">
          <w:t>s.</w:t>
        </w:r>
      </w:ins>
      <w:ins w:id="818" w:author="Arthur Parmentier" w:date="2020-06-09T19:21:00Z">
        <w:r w:rsidR="00D9676B">
          <w:t xml:space="preserve"> </w:t>
        </w:r>
      </w:ins>
    </w:p>
    <w:p w:rsidR="00F65D6B" w:rsidRPr="007C437A" w:rsidRDefault="00F65D6B">
      <w:pPr>
        <w:rPr>
          <w:ins w:id="819" w:author="Arthur Parmentier" w:date="2020-06-06T16:29:00Z"/>
        </w:rPr>
      </w:pPr>
      <w:ins w:id="820" w:author="Arthur Parmentier" w:date="2020-06-07T15:20:00Z">
        <w:r w:rsidRPr="007C437A">
          <w:t>In his WB2, Thompson writes: “In order to address the needs of growth and to keep the language from spreading into hundre</w:t>
        </w:r>
      </w:ins>
      <w:ins w:id="821"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pPr>
        <w:rPr>
          <w:ins w:id="822" w:author="Arthur Parmentier" w:date="2020-06-07T18:54:00Z"/>
        </w:rPr>
      </w:pPr>
      <w:ins w:id="823" w:author="Arthur Parmentier" w:date="2020-06-06T16:30:00Z">
        <w:r w:rsidRPr="007C437A">
          <w:lastRenderedPageBreak/>
          <w:t>The</w:t>
        </w:r>
      </w:ins>
      <w:ins w:id="824" w:author="Arthur Parmentier" w:date="2020-06-06T16:34:00Z">
        <w:r w:rsidRPr="007C437A">
          <w:t xml:space="preserve"> need for normalization and the</w:t>
        </w:r>
      </w:ins>
      <w:ins w:id="825" w:author="Arthur Parmentier" w:date="2020-06-06T16:30:00Z">
        <w:r w:rsidRPr="007C437A">
          <w:t xml:space="preserve"> concern that a language might drift and be so split apart that t</w:t>
        </w:r>
      </w:ins>
      <w:ins w:id="826" w:author="Arthur Parmentier" w:date="2020-06-06T16:31:00Z">
        <w:r w:rsidRPr="007C437A">
          <w:t xml:space="preserve">wo speakers would have trouble understanding each other </w:t>
        </w:r>
      </w:ins>
      <w:ins w:id="827" w:author="Arthur Parmentier" w:date="2020-06-06T16:34:00Z">
        <w:r w:rsidRPr="007C437A">
          <w:t>are</w:t>
        </w:r>
      </w:ins>
      <w:ins w:id="828" w:author="Arthur Parmentier" w:date="2020-06-06T16:31:00Z">
        <w:r w:rsidRPr="007C437A">
          <w:t xml:space="preserve"> also found </w:t>
        </w:r>
      </w:ins>
      <w:ins w:id="829" w:author="Arthur Parmentier" w:date="2020-06-06T16:35:00Z">
        <w:r w:rsidRPr="007C437A">
          <w:t xml:space="preserve">with </w:t>
        </w:r>
      </w:ins>
      <w:ins w:id="830" w:author="Arthur Parmentier" w:date="2020-06-06T16:34:00Z">
        <w:r w:rsidRPr="007C437A">
          <w:t>other sign languages</w:t>
        </w:r>
      </w:ins>
      <w:ins w:id="831" w:author="Arthur Parmentier" w:date="2020-06-06T16:35:00Z">
        <w:r w:rsidR="00A025BD" w:rsidRPr="007C437A">
          <w:t>. For instance in France, where SP</w:t>
        </w:r>
      </w:ins>
      <w:ins w:id="832" w:author="Arthur Parmentier" w:date="2020-06-06T16:36:00Z">
        <w:r w:rsidR="00A025BD" w:rsidRPr="007C437A">
          <w:t xml:space="preserve"> has grown rapidly, we can find a lot of divergent views </w:t>
        </w:r>
      </w:ins>
      <w:ins w:id="833" w:author="Arthur Parmentier" w:date="2020-06-06T16:38:00Z">
        <w:r w:rsidR="00057697" w:rsidRPr="007C437A">
          <w:t>on</w:t>
        </w:r>
      </w:ins>
      <w:ins w:id="834" w:author="Arthur Parmentier" w:date="2020-06-06T16:36:00Z">
        <w:r w:rsidR="00A025BD" w:rsidRPr="007C437A">
          <w:t xml:space="preserve"> the French Sign Language which alth</w:t>
        </w:r>
      </w:ins>
      <w:ins w:id="835" w:author="Arthur Parmentier" w:date="2020-06-06T16:37:00Z">
        <w:r w:rsidR="00A025BD" w:rsidRPr="007C437A">
          <w:t>ough being much older, has a number of speakers relatively low</w:t>
        </w:r>
      </w:ins>
      <w:ins w:id="836" w:author="Arthur Parmentier" w:date="2020-06-06T16:38:00Z">
        <w:r w:rsidR="00A025BD" w:rsidRPr="007C437A">
          <w:t xml:space="preserve"> who only recently in history started forming a visible community and has</w:t>
        </w:r>
      </w:ins>
      <w:ins w:id="837" w:author="Arthur Parmentier" w:date="2020-06-06T16:37:00Z">
        <w:r w:rsidR="00A025BD" w:rsidRPr="007C437A">
          <w:t xml:space="preserve"> very little literature that describes its grammatical rules and structure.</w:t>
        </w:r>
      </w:ins>
      <w:ins w:id="838" w:author="Arthur Parmentier" w:date="2020-06-06T16:32:00Z">
        <w:r w:rsidRPr="007C437A">
          <w:rPr>
            <w:rStyle w:val="Appelnotedebasdep"/>
          </w:rPr>
          <w:footnoteReference w:id="2"/>
        </w:r>
      </w:ins>
      <w:ins w:id="846" w:author="Arthur Parmentier" w:date="2020-06-06T16:59:00Z">
        <w:r w:rsidR="003724FD" w:rsidRPr="007C437A">
          <w:br/>
        </w:r>
      </w:ins>
      <w:ins w:id="847" w:author="Arthur Parmentier" w:date="2020-06-06T17:00:00Z">
        <w:r w:rsidR="003724FD" w:rsidRPr="007C437A">
          <w:t xml:space="preserve">It is often said that “there are no mistakes in SP” </w:t>
        </w:r>
      </w:ins>
      <w:ins w:id="848" w:author="Arthur Parmentier" w:date="2020-06-06T17:01:00Z">
        <w:r w:rsidR="003724FD" w:rsidRPr="007C437A">
          <w:t>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I could think of.”</w:t>
        </w:r>
      </w:ins>
      <w:ins w:id="849" w:author="Arthur Parmentier" w:date="2020-06-10T18:55:00Z">
        <w:r w:rsidR="00713157">
          <w:t xml:space="preserve"> </w:t>
        </w:r>
      </w:ins>
      <w:customXmlInsRangeStart w:id="850" w:author="Arthur Parmentier" w:date="2020-06-10T18:55:00Z"/>
      <w:sdt>
        <w:sdtPr>
          <w:id w:val="-1695230337"/>
          <w:citation/>
        </w:sdtPr>
        <w:sdtContent>
          <w:customXmlInsRangeEnd w:id="850"/>
          <w:ins w:id="851" w:author="Arthur Parmentier" w:date="2020-06-10T18:55:00Z">
            <w:r w:rsidR="00713157">
              <w:fldChar w:fldCharType="begin"/>
            </w:r>
          </w:ins>
          <w:ins w:id="852" w:author="Arthur Parmentier" w:date="2020-06-10T19:07:00Z">
            <w:r w:rsidR="007C08B8" w:rsidRPr="008C0EC1">
              <w:rPr>
                <w:rPrChange w:id="853" w:author="Arthur Parmentier" w:date="2020-06-11T11:42:00Z">
                  <w:rPr>
                    <w:lang w:val="fr-FR"/>
                  </w:rPr>
                </w:rPrChange>
              </w:rPr>
              <w:instrText xml:space="preserve">CITATION Hel \l 1036 </w:instrText>
            </w:r>
          </w:ins>
          <w:r w:rsidR="00713157">
            <w:fldChar w:fldCharType="separate"/>
          </w:r>
          <w:r w:rsidR="00304C55" w:rsidRPr="008C0EC1">
            <w:rPr>
              <w:noProof/>
              <w:rPrChange w:id="854" w:author="Arthur Parmentier" w:date="2020-06-11T11:42:00Z">
                <w:rPr>
                  <w:noProof/>
                  <w:lang w:val="fr-FR"/>
                </w:rPr>
              </w:rPrChange>
            </w:rPr>
            <w:t>(Minors &amp; Thompson, s.d.)</w:t>
          </w:r>
          <w:ins w:id="855" w:author="Arthur Parmentier" w:date="2020-06-10T18:55:00Z">
            <w:r w:rsidR="00713157">
              <w:fldChar w:fldCharType="end"/>
            </w:r>
          </w:ins>
          <w:customXmlInsRangeStart w:id="856" w:author="Arthur Parmentier" w:date="2020-06-10T18:55:00Z"/>
        </w:sdtContent>
      </w:sdt>
      <w:customXmlInsRangeEnd w:id="856"/>
      <w:ins w:id="857" w:author="Arthur Parmentier" w:date="2020-06-10T18:55:00Z">
        <w:r w:rsidR="00713157">
          <w:br/>
        </w:r>
      </w:ins>
      <w:ins w:id="858" w:author="Arthur Parmentier" w:date="2020-06-06T17:02:00Z">
        <w:r w:rsidR="003724FD" w:rsidRPr="007C437A">
          <w:t>But if mistakes are interesting of the side of the performer, is it any different on the side of the soundpainter?</w:t>
        </w:r>
      </w:ins>
      <w:ins w:id="859" w:author="Arthur Parmentier" w:date="2020-06-07T15:23:00Z">
        <w:r w:rsidR="00773982" w:rsidRPr="007C437A">
          <w:t xml:space="preserve"> We will see that </w:t>
        </w:r>
      </w:ins>
      <w:ins w:id="860" w:author="Arthur Parmentier" w:date="2020-06-07T15:24:00Z">
        <w:r w:rsidR="00773982" w:rsidRPr="007C437A">
          <w:t xml:space="preserve">the definition of a </w:t>
        </w:r>
      </w:ins>
      <w:ins w:id="861" w:author="Arthur Parmentier" w:date="2020-06-07T15:23:00Z">
        <w:r w:rsidR="00773982" w:rsidRPr="007C437A">
          <w:t xml:space="preserve">“mistake” </w:t>
        </w:r>
      </w:ins>
      <w:ins w:id="862" w:author="Arthur Parmentier" w:date="2020-06-07T15:24:00Z">
        <w:r w:rsidR="00773982" w:rsidRPr="007C437A">
          <w:t xml:space="preserve">is </w:t>
        </w:r>
      </w:ins>
      <w:ins w:id="863" w:author="Arthur Parmentier" w:date="2020-06-07T15:25:00Z">
        <w:r w:rsidR="00B2140E" w:rsidRPr="007C437A">
          <w:t>conventional,</w:t>
        </w:r>
      </w:ins>
      <w:ins w:id="864" w:author="Arthur Parmentier" w:date="2020-06-07T15:24:00Z">
        <w:r w:rsidR="00773982" w:rsidRPr="007C437A">
          <w:t xml:space="preserve"> and we will discuss the role of conventions as meta-structures of SP in a next sec</w:t>
        </w:r>
      </w:ins>
      <w:ins w:id="865" w:author="Arthur Parmentier" w:date="2020-06-07T15:25:00Z">
        <w:r w:rsidR="00773982" w:rsidRPr="007C437A">
          <w:t>tion.</w:t>
        </w:r>
        <w:r w:rsidR="00B2140E" w:rsidRPr="007C437A">
          <w:t xml:space="preserve"> </w:t>
        </w:r>
      </w:ins>
      <w:ins w:id="866" w:author="Arthur Parmentier" w:date="2020-06-10T18:55:00Z">
        <w:r w:rsidR="00506437">
          <w:t>A</w:t>
        </w:r>
      </w:ins>
      <w:ins w:id="867" w:author="Arthur Parmentier" w:date="2020-06-07T15:25:00Z">
        <w:r w:rsidR="00B2140E" w:rsidRPr="007C437A">
          <w:t xml:space="preserve">t this point, it is important to </w:t>
        </w:r>
      </w:ins>
      <w:ins w:id="868" w:author="Arthur Parmentier" w:date="2020-06-07T17:46:00Z">
        <w:r w:rsidR="009C1516">
          <w:t>point out</w:t>
        </w:r>
      </w:ins>
      <w:ins w:id="869" w:author="Arthur Parmentier" w:date="2020-06-07T15:25:00Z">
        <w:r w:rsidR="00B2140E" w:rsidRPr="007C437A">
          <w:t xml:space="preserve"> that languages evolve from mistakes and that a different judgement is </w:t>
        </w:r>
      </w:ins>
      <w:ins w:id="870" w:author="Arthur Parmentier" w:date="2020-06-07T15:26:00Z">
        <w:r w:rsidR="00C5542B" w:rsidRPr="007C437A">
          <w:t>applied</w:t>
        </w:r>
      </w:ins>
      <w:ins w:id="871" w:author="Arthur Parmentier" w:date="2020-06-07T15:25:00Z">
        <w:r w:rsidR="00B2140E" w:rsidRPr="007C437A">
          <w:t xml:space="preserve"> in SP depending on whether the mistake is on the side of the</w:t>
        </w:r>
      </w:ins>
      <w:ins w:id="872" w:author="Arthur Parmentier" w:date="2020-06-07T15:26:00Z">
        <w:r w:rsidR="00B2140E" w:rsidRPr="007C437A">
          <w:t xml:space="preserve"> soundpainter or the performer (as interpreter).</w:t>
        </w:r>
      </w:ins>
    </w:p>
    <w:p w:rsidR="008538C8" w:rsidRDefault="008538C8">
      <w:pPr>
        <w:rPr>
          <w:ins w:id="873" w:author="Arthur Parmentier" w:date="2020-06-09T19:25:00Z"/>
        </w:rPr>
      </w:pPr>
      <w:ins w:id="874" w:author="Arthur Parmentier" w:date="2020-06-07T18:55:00Z">
        <w:r>
          <w:t>Soundpainting is presented by Thompson as “the universal multidisciplinary live composing sign language for musicians, actors, dancers, and visual Artists” language</w:t>
        </w:r>
      </w:ins>
      <w:customXmlInsRangeStart w:id="875" w:author="Arthur Parmentier" w:date="2020-06-10T18:57:00Z"/>
      <w:sdt>
        <w:sdtPr>
          <w:id w:val="-1640874701"/>
          <w:citation/>
        </w:sdtPr>
        <w:sdtContent>
          <w:customXmlInsRangeEnd w:id="875"/>
          <w:ins w:id="876" w:author="Arthur Parmentier" w:date="2020-06-10T18:57:00Z">
            <w:r w:rsidR="007606B0">
              <w:fldChar w:fldCharType="begin"/>
            </w:r>
            <w:r w:rsidR="007606B0" w:rsidRPr="007606B0">
              <w:rPr>
                <w:rPrChange w:id="877" w:author="Arthur Parmentier" w:date="2020-06-10T18:57:00Z">
                  <w:rPr>
                    <w:lang w:val="fr-FR"/>
                  </w:rPr>
                </w:rPrChange>
              </w:rPr>
              <w:instrText xml:space="preserve"> CITATION Tho \l 1036 </w:instrText>
            </w:r>
          </w:ins>
          <w:r w:rsidR="007606B0">
            <w:fldChar w:fldCharType="separate"/>
          </w:r>
          <w:r w:rsidR="00304C55">
            <w:rPr>
              <w:noProof/>
            </w:rPr>
            <w:t xml:space="preserve"> (Thompson, s.d.)</w:t>
          </w:r>
          <w:ins w:id="878" w:author="Arthur Parmentier" w:date="2020-06-10T18:57:00Z">
            <w:r w:rsidR="007606B0">
              <w:fldChar w:fldCharType="end"/>
            </w:r>
          </w:ins>
          <w:customXmlInsRangeStart w:id="879" w:author="Arthur Parmentier" w:date="2020-06-10T18:57:00Z"/>
        </w:sdtContent>
      </w:sdt>
      <w:customXmlInsRangeEnd w:id="879"/>
      <w:ins w:id="880" w:author="Arthur Parmentier" w:date="2020-06-10T18:57:00Z">
        <w:r w:rsidR="007606B0">
          <w:t>.</w:t>
        </w:r>
      </w:ins>
      <w:ins w:id="881" w:author="Arthur Parmentier" w:date="2020-06-07T18:55:00Z">
        <w:r>
          <w:t xml:space="preserve"> </w:t>
        </w:r>
      </w:ins>
      <w:ins w:id="882" w:author="Arthur Parmentier" w:date="2020-06-07T18:56:00Z">
        <w:r>
          <w:t xml:space="preserve">One may question whether SP is indeed universal and unique. We will </w:t>
        </w:r>
      </w:ins>
      <w:ins w:id="883" w:author="Arthur Parmentier" w:date="2020-06-07T18:57:00Z">
        <w:r>
          <w:t>see</w:t>
        </w:r>
        <w:r w:rsidR="00EC6EF9">
          <w:t xml:space="preserve"> in a nex</w:t>
        </w:r>
      </w:ins>
      <w:ins w:id="884" w:author="Arthur Parmentier" w:date="2020-06-07T18:58:00Z">
        <w:r w:rsidR="00EC6EF9">
          <w:t>t section</w:t>
        </w:r>
      </w:ins>
      <w:ins w:id="885" w:author="Arthur Parmentier" w:date="2020-06-07T18:57:00Z">
        <w:r>
          <w:t xml:space="preserve"> that they are other sign languages in history that have multiple similarities with SP.</w:t>
        </w:r>
      </w:ins>
    </w:p>
    <w:p w:rsidR="004B1C9F" w:rsidRPr="007C437A" w:rsidRDefault="004B1C9F">
      <w:pPr>
        <w:rPr>
          <w:ins w:id="886" w:author="Arthur Parmentier" w:date="2020-06-06T17:02:00Z"/>
        </w:rPr>
      </w:pPr>
      <w:ins w:id="887" w:author="Arthur Parmentier" w:date="2020-06-09T19:25:00Z">
        <w:r>
          <w:t>At first, Thompson had protected the name “SP” as his own intellectual property but has then changed his mind and removed its record. This may be a sign of the evolution of his view on these perspectives as well.</w:t>
        </w:r>
      </w:ins>
    </w:p>
    <w:p w:rsidR="003724FD" w:rsidRDefault="007150A7">
      <w:pPr>
        <w:pStyle w:val="Titre4"/>
        <w:rPr>
          <w:ins w:id="888" w:author="Arthur Parmentier" w:date="2020-06-07T18:06:00Z"/>
        </w:rPr>
        <w:pPrChange w:id="889" w:author="Arthur Parmentier" w:date="2020-06-10T16:26:00Z">
          <w:pPr>
            <w:pStyle w:val="Titre3"/>
          </w:pPr>
        </w:pPrChange>
      </w:pPr>
      <w:bookmarkStart w:id="890" w:name="_Ref42523320"/>
      <w:ins w:id="891" w:author="Arthur Parmentier" w:date="2020-06-07T18:06:00Z">
        <w:r>
          <w:t>The revisited orchestra</w:t>
        </w:r>
      </w:ins>
      <w:bookmarkEnd w:id="890"/>
      <w:ins w:id="892" w:author="Arthur Parmentier" w:date="2020-06-10T16:41:00Z">
        <w:r w:rsidR="005C3D64">
          <w:t>s</w:t>
        </w:r>
      </w:ins>
    </w:p>
    <w:p w:rsidR="00654D43" w:rsidRDefault="007150A7">
      <w:pPr>
        <w:rPr>
          <w:ins w:id="893" w:author="Arthur Parmentier" w:date="2020-06-07T19:59:00Z"/>
        </w:rPr>
      </w:pPr>
      <w:ins w:id="894" w:author="Arthur Parmentier" w:date="2020-06-07T18:08:00Z">
        <w:r>
          <w:t xml:space="preserve">While </w:t>
        </w:r>
      </w:ins>
      <w:ins w:id="895" w:author="Arthur Parmentier" w:date="2020-06-07T18:09:00Z">
        <w:r>
          <w:t>SP has developed around</w:t>
        </w:r>
        <w:r w:rsidR="0098222C">
          <w:t xml:space="preserve"> </w:t>
        </w:r>
      </w:ins>
      <w:ins w:id="896" w:author="Arthur Parmentier" w:date="2020-06-07T18:10:00Z">
        <w:r w:rsidR="0098222C">
          <w:t xml:space="preserve">a prototypical configuration involving a composer and an orchestra of performers, </w:t>
        </w:r>
      </w:ins>
      <w:ins w:id="897" w:author="Arthur Parmentier" w:date="2020-06-07T18:06:00Z">
        <w:r>
          <w:t>research</w:t>
        </w:r>
        <w:r>
          <w:rPr>
            <w:vertAlign w:val="superscript"/>
          </w:rPr>
          <w:footnoteReference w:id="3"/>
        </w:r>
        <w:r>
          <w:rPr>
            <w:color w:val="FF0000"/>
          </w:rPr>
          <w:t xml:space="preserve"> </w:t>
        </w:r>
        <w:r>
          <w:t xml:space="preserve">in soundpainting and performance has shown the potential of using </w:t>
        </w:r>
      </w:ins>
      <w:ins w:id="930" w:author="Arthur Parmentier" w:date="2020-06-07T18:11:00Z">
        <w:r w:rsidR="0098222C">
          <w:t xml:space="preserve">the language </w:t>
        </w:r>
      </w:ins>
      <w:ins w:id="931" w:author="Arthur Parmentier" w:date="2020-06-07T18:06:00Z">
        <w:r>
          <w:t xml:space="preserve">not only for a frontal performance linking a composer and performers but as a communication and synthesis language </w:t>
        </w:r>
      </w:ins>
      <w:ins w:id="932" w:author="Arthur Parmentier" w:date="2020-06-07T18:11:00Z">
        <w:r w:rsidR="0098222C" w:rsidRPr="0098222C">
          <w:rPr>
            <w:color w:val="0000FF"/>
            <w:rPrChange w:id="933" w:author="Arthur Parmentier" w:date="2020-06-07T18:11:00Z">
              <w:rPr>
                <w:color w:val="0000FF"/>
                <w:u w:val="single"/>
              </w:rPr>
            </w:rPrChange>
          </w:rPr>
          <w:t>between the performers themselves</w:t>
        </w:r>
      </w:ins>
      <w:ins w:id="934" w:author="Arthur Parmentier" w:date="2020-06-07T18:15:00Z">
        <w:r w:rsidR="00E80BBA">
          <w:t xml:space="preserve"> and as a </w:t>
        </w:r>
      </w:ins>
      <w:ins w:id="935" w:author="Arthur Parmentier" w:date="2020-06-07T18:16:00Z">
        <w:r w:rsidR="00E80BBA">
          <w:t>interacting language with the public.</w:t>
        </w:r>
      </w:ins>
      <w:ins w:id="936" w:author="Arthur Parmentier" w:date="2020-06-07T18:39:00Z">
        <w:r w:rsidR="004844B0">
          <w:br/>
        </w:r>
      </w:ins>
      <w:ins w:id="937" w:author="Arthur Parmentier" w:date="2020-06-07T18:40:00Z">
        <w:r w:rsidR="004844B0">
          <w:t xml:space="preserve">Thompson himself speaks about the </w:t>
        </w:r>
      </w:ins>
      <w:ins w:id="938" w:author="Arthur Parmentier" w:date="2020-06-07T18:41:00Z">
        <w:r w:rsidR="004844B0">
          <w:t xml:space="preserve">creation of </w:t>
        </w:r>
      </w:ins>
      <w:ins w:id="939" w:author="Arthur Parmentier" w:date="2020-06-07T18:40:00Z">
        <w:r w:rsidR="004844B0">
          <w:t>“one</w:t>
        </w:r>
      </w:ins>
      <w:ins w:id="940" w:author="Arthur Parmentier" w:date="2020-06-07T18:41:00Z">
        <w:r w:rsidR="004844B0">
          <w:t xml:space="preserve"> handed signs” in SP as</w:t>
        </w:r>
        <w:r w:rsidR="00076BC8">
          <w:t xml:space="preserve"> the transformation of the language in response to his n</w:t>
        </w:r>
      </w:ins>
      <w:ins w:id="941" w:author="Arthur Parmentier" w:date="2020-06-07T18:42:00Z">
        <w:r w:rsidR="00076BC8">
          <w:t xml:space="preserve">eed </w:t>
        </w:r>
      </w:ins>
      <w:ins w:id="942" w:author="Arthur Parmentier" w:date="2020-06-07T18:43:00Z">
        <w:r w:rsidR="00420D72">
          <w:t>soundpaint</w:t>
        </w:r>
      </w:ins>
      <w:ins w:id="943" w:author="Arthur Parmentier" w:date="2020-06-07T18:42:00Z">
        <w:r w:rsidR="00076BC8">
          <w:t xml:space="preserve"> while performing, so that he could continue to play while communicate with other performers </w:t>
        </w:r>
      </w:ins>
      <w:ins w:id="944" w:author="Arthur Parmentier" w:date="2020-06-07T18:43:00Z">
        <w:r w:rsidR="00076BC8">
          <w:t>using SP signs.</w:t>
        </w:r>
      </w:ins>
      <w:ins w:id="945" w:author="Arthur Parmentier" w:date="2020-06-07T18:39:00Z">
        <w:r w:rsidR="004844B0">
          <w:br/>
        </w:r>
        <w:r w:rsidR="00AA60AB">
          <w:t xml:space="preserve">In </w:t>
        </w:r>
      </w:ins>
      <w:ins w:id="946" w:author="Arthur Parmentier" w:date="2020-06-07T18:46:00Z">
        <w:r w:rsidR="00F935A9">
          <w:t>each</w:t>
        </w:r>
      </w:ins>
      <w:ins w:id="947" w:author="Arthur Parmentier" w:date="2020-06-07T18:39:00Z">
        <w:r w:rsidR="00AA60AB">
          <w:t xml:space="preserve"> case</w:t>
        </w:r>
      </w:ins>
      <w:ins w:id="948" w:author="Arthur Parmentier" w:date="2020-06-07T18:46:00Z">
        <w:r w:rsidR="00F935A9">
          <w:t>,</w:t>
        </w:r>
      </w:ins>
      <w:ins w:id="949" w:author="Arthur Parmentier" w:date="2020-06-07T18:39:00Z">
        <w:r w:rsidR="00AA60AB">
          <w:t xml:space="preserve"> t</w:t>
        </w:r>
      </w:ins>
      <w:ins w:id="950" w:author="Arthur Parmentier" w:date="2020-06-07T18:16:00Z">
        <w:r w:rsidR="00BC086B">
          <w:t>he traditional frontiers between the</w:t>
        </w:r>
      </w:ins>
      <w:ins w:id="951" w:author="Arthur Parmentier" w:date="2020-06-07T18:17:00Z">
        <w:r w:rsidR="00BC086B">
          <w:t xml:space="preserve"> soundpainter as a composer and the performers as the orchestra </w:t>
        </w:r>
      </w:ins>
      <w:ins w:id="952" w:author="Arthur Parmentier" w:date="2020-06-07T18:39:00Z">
        <w:r w:rsidR="00AA60AB">
          <w:t>are</w:t>
        </w:r>
      </w:ins>
      <w:ins w:id="953" w:author="Arthur Parmentier" w:date="2020-06-07T18:17:00Z">
        <w:r w:rsidR="00BC086B">
          <w:t xml:space="preserve"> blurry and sometimes irrelevant to describe I what I will conceptualize in fu</w:t>
        </w:r>
      </w:ins>
      <w:ins w:id="954" w:author="Arthur Parmentier" w:date="2020-06-07T18:18:00Z">
        <w:r w:rsidR="00BC086B">
          <w:t>rther sections as different configurations of SP.</w:t>
        </w:r>
      </w:ins>
    </w:p>
    <w:p w:rsidR="007150A7" w:rsidRPr="007150A7" w:rsidDel="00654D43" w:rsidRDefault="007150A7">
      <w:pPr>
        <w:rPr>
          <w:del w:id="955" w:author="Arthur Parmentier" w:date="2020-06-07T19:59:00Z"/>
        </w:rPr>
      </w:pPr>
      <w:bookmarkStart w:id="956" w:name="_Toc42841913"/>
      <w:bookmarkStart w:id="957" w:name="_Toc42842014"/>
      <w:bookmarkStart w:id="958" w:name="_Toc42842115"/>
      <w:bookmarkEnd w:id="956"/>
      <w:bookmarkEnd w:id="957"/>
      <w:bookmarkEnd w:id="958"/>
    </w:p>
    <w:p w:rsidR="00A7011E" w:rsidRPr="007C437A" w:rsidDel="00654D43" w:rsidRDefault="00A7011E" w:rsidP="00E6654A">
      <w:pPr>
        <w:rPr>
          <w:del w:id="959" w:author="Arthur Parmentier" w:date="2020-06-07T19:59:00Z"/>
        </w:rPr>
      </w:pPr>
      <w:del w:id="960" w:author="Arthur Parmentier" w:date="2020-06-07T19:59:00Z">
        <w:r w:rsidRPr="007C437A" w:rsidDel="00654D43">
          <w:delText>Modern societies: to what extent can the SP concepts of performance, content, parameters, identifiers… apply to non-modern groups?</w:delText>
        </w:r>
        <w:bookmarkStart w:id="961" w:name="_Toc42841914"/>
        <w:bookmarkStart w:id="962" w:name="_Toc42842015"/>
        <w:bookmarkStart w:id="963" w:name="_Toc42842116"/>
        <w:bookmarkEnd w:id="961"/>
        <w:bookmarkEnd w:id="962"/>
        <w:bookmarkEnd w:id="963"/>
      </w:del>
    </w:p>
    <w:p w:rsidR="00010FF3" w:rsidRPr="007C437A" w:rsidDel="00586554" w:rsidRDefault="00462E61" w:rsidP="00E6654A">
      <w:pPr>
        <w:rPr>
          <w:del w:id="964" w:author="Arthur Parmentier" w:date="2020-06-10T16:41:00Z"/>
        </w:rPr>
      </w:pPr>
      <w:del w:id="965" w:author="Arthur Parmentier" w:date="2020-06-10T16:41:00Z">
        <w:r w:rsidRPr="007C437A" w:rsidDel="00586554">
          <w:delText>Transition: culture to concepts</w:delText>
        </w:r>
        <w:bookmarkStart w:id="966" w:name="_Toc42841915"/>
        <w:bookmarkStart w:id="967" w:name="_Toc42842016"/>
        <w:bookmarkStart w:id="968" w:name="_Toc42842117"/>
        <w:bookmarkEnd w:id="966"/>
        <w:bookmarkEnd w:id="967"/>
        <w:bookmarkEnd w:id="968"/>
      </w:del>
    </w:p>
    <w:p w:rsidR="001D5E7F" w:rsidRPr="007C437A" w:rsidDel="00586554" w:rsidRDefault="001D5E7F" w:rsidP="00E6654A">
      <w:pPr>
        <w:rPr>
          <w:del w:id="969" w:author="Arthur Parmentier" w:date="2020-06-10T16:41:00Z"/>
        </w:rPr>
      </w:pPr>
      <w:bookmarkStart w:id="970" w:name="_Toc42841916"/>
      <w:bookmarkStart w:id="971" w:name="_Toc42842017"/>
      <w:bookmarkStart w:id="972" w:name="_Toc42842118"/>
      <w:bookmarkEnd w:id="970"/>
      <w:bookmarkEnd w:id="971"/>
      <w:bookmarkEnd w:id="972"/>
    </w:p>
    <w:p w:rsidR="001D5E7F" w:rsidRPr="007C437A" w:rsidDel="00EF7368" w:rsidRDefault="001D5E7F" w:rsidP="00E6654A">
      <w:pPr>
        <w:rPr>
          <w:del w:id="973" w:author="Arthur Parmentier" w:date="2020-06-07T19:54:00Z"/>
        </w:rPr>
      </w:pPr>
      <w:bookmarkStart w:id="974" w:name="_Toc42841917"/>
      <w:bookmarkStart w:id="975" w:name="_Toc42842018"/>
      <w:bookmarkStart w:id="976" w:name="_Toc42842119"/>
      <w:bookmarkEnd w:id="974"/>
      <w:bookmarkEnd w:id="975"/>
      <w:bookmarkEnd w:id="976"/>
    </w:p>
    <w:p w:rsidR="00A938B2" w:rsidRPr="007C437A" w:rsidDel="00586554" w:rsidRDefault="001D5E7F" w:rsidP="00E6654A">
      <w:pPr>
        <w:rPr>
          <w:del w:id="977" w:author="Arthur Parmentier" w:date="2020-06-10T16:41:00Z"/>
        </w:rPr>
      </w:pPr>
      <w:del w:id="978"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bookmarkStart w:id="979" w:name="_Toc42841918"/>
      <w:bookmarkStart w:id="980" w:name="_Toc42842019"/>
      <w:bookmarkStart w:id="981" w:name="_Toc42842120"/>
      <w:bookmarkEnd w:id="979"/>
      <w:bookmarkEnd w:id="980"/>
      <w:bookmarkEnd w:id="981"/>
    </w:p>
    <w:p w:rsidR="000027F3" w:rsidRPr="007C437A" w:rsidDel="00586554" w:rsidRDefault="000027F3" w:rsidP="00E6654A">
      <w:pPr>
        <w:rPr>
          <w:del w:id="982" w:author="Arthur Parmentier" w:date="2020-06-10T16:41:00Z"/>
        </w:rPr>
      </w:pPr>
      <w:bookmarkStart w:id="983" w:name="_Toc42841919"/>
      <w:bookmarkStart w:id="984" w:name="_Toc42842020"/>
      <w:bookmarkStart w:id="985" w:name="_Toc42842121"/>
      <w:bookmarkEnd w:id="983"/>
      <w:bookmarkEnd w:id="984"/>
      <w:bookmarkEnd w:id="985"/>
    </w:p>
    <w:p w:rsidR="00960BA6" w:rsidRDefault="00960BA6">
      <w:pPr>
        <w:pStyle w:val="Titre2"/>
        <w:rPr>
          <w:ins w:id="986" w:author="Arthur Parmentier" w:date="2020-06-07T19:54:00Z"/>
        </w:rPr>
        <w:pPrChange w:id="987" w:author="Arthur Parmentier" w:date="2020-06-10T16:26:00Z">
          <w:pPr>
            <w:pStyle w:val="Titre1"/>
          </w:pPr>
        </w:pPrChange>
      </w:pPr>
      <w:bookmarkStart w:id="988" w:name="_Toc40025943"/>
      <w:bookmarkStart w:id="989" w:name="_Toc40025934"/>
      <w:bookmarkStart w:id="990" w:name="_Toc42842122"/>
      <w:r w:rsidRPr="007C437A">
        <w:t xml:space="preserve">Historical and theoretical </w:t>
      </w:r>
      <w:ins w:id="991" w:author="Arthur Parmentier" w:date="2020-06-12T08:12:00Z">
        <w:r w:rsidR="002A0148">
          <w:t>context to SP</w:t>
        </w:r>
      </w:ins>
      <w:bookmarkEnd w:id="990"/>
      <w:del w:id="992" w:author="Arthur Parmentier" w:date="2020-06-11T11:53:00Z">
        <w:r w:rsidRPr="007C437A" w:rsidDel="00FC0B51">
          <w:delText>context</w:delText>
        </w:r>
      </w:del>
      <w:bookmarkEnd w:id="988"/>
    </w:p>
    <w:p w:rsidR="00EF7368" w:rsidRDefault="00EF7368">
      <w:pPr>
        <w:rPr>
          <w:ins w:id="993" w:author="Arthur Parmentier" w:date="2020-06-07T19:58:00Z"/>
        </w:rPr>
      </w:pPr>
      <w:ins w:id="994" w:author="Arthur Parmentier" w:date="2020-06-07T19:55:00Z">
        <w:r>
          <w:t>To better understand the adoption of SP in the West</w:t>
        </w:r>
      </w:ins>
      <w:ins w:id="995" w:author="Arthur Parmentier" w:date="2020-06-07T19:56:00Z">
        <w:r>
          <w:t xml:space="preserve">ern culture and the conceptual systems that it is based on, we will discuss some </w:t>
        </w:r>
      </w:ins>
      <w:ins w:id="996" w:author="Arthur Parmentier" w:date="2020-06-07T19:57:00Z">
        <w:r>
          <w:t>historical and theoretical elements of context that relates to the notion of sign language, real time composition and the use of sig</w:t>
        </w:r>
      </w:ins>
      <w:ins w:id="997" w:author="Arthur Parmentier" w:date="2020-06-07T19:58:00Z">
        <w:r>
          <w:t>ns for conducting in music and arts.</w:t>
        </w:r>
      </w:ins>
    </w:p>
    <w:p w:rsidR="00E71A4E" w:rsidRPr="00EF7368" w:rsidDel="006D5BBB" w:rsidRDefault="00E71A4E">
      <w:pPr>
        <w:rPr>
          <w:del w:id="998" w:author="Arthur Parmentier" w:date="2020-06-07T21:11:00Z"/>
          <w:rPrChange w:id="999" w:author="Arthur Parmentier" w:date="2020-06-07T19:54:00Z">
            <w:rPr>
              <w:del w:id="1000" w:author="Arthur Parmentier" w:date="2020-06-07T21:11:00Z"/>
            </w:rPr>
          </w:rPrChange>
        </w:rPr>
        <w:pPrChange w:id="1001" w:author="Arthur Parmentier" w:date="2020-06-10T16:26:00Z">
          <w:pPr>
            <w:pStyle w:val="Titre1"/>
          </w:pPr>
        </w:pPrChange>
      </w:pPr>
      <w:ins w:id="1002" w:author="Arthur Parmentier" w:date="2020-06-07T19:58:00Z">
        <w:r>
          <w:t>These notions will also bring important theoretical concepts that I will use to analyze some mechanisms of SP</w:t>
        </w:r>
      </w:ins>
      <w:ins w:id="1003" w:author="Arthur Parmentier" w:date="2020-06-07T19:59:00Z">
        <w:r w:rsidR="008155A6">
          <w:t xml:space="preserve"> in </w:t>
        </w:r>
        <w:r w:rsidR="002376CA">
          <w:t>linguistic terms.</w:t>
        </w:r>
      </w:ins>
    </w:p>
    <w:p w:rsidR="006D5BBB" w:rsidRDefault="006D5BBB">
      <w:pPr>
        <w:rPr>
          <w:ins w:id="1004" w:author="Arthur Parmentier" w:date="2020-06-07T21:11:00Z"/>
        </w:rPr>
        <w:pPrChange w:id="1005" w:author="Arthur Parmentier" w:date="2020-06-10T16:26:00Z">
          <w:pPr>
            <w:pStyle w:val="Titre2"/>
          </w:pPr>
        </w:pPrChange>
      </w:pPr>
      <w:bookmarkStart w:id="1006" w:name="_Toc40025944"/>
      <w:bookmarkEnd w:id="1006"/>
    </w:p>
    <w:p w:rsidR="006D5BBB" w:rsidRDefault="006D5BBB">
      <w:pPr>
        <w:pStyle w:val="Titre3"/>
        <w:rPr>
          <w:ins w:id="1007" w:author="Arthur Parmentier" w:date="2020-06-07T21:11:00Z"/>
        </w:rPr>
        <w:pPrChange w:id="1008" w:author="Arthur Parmentier" w:date="2020-06-10T16:26:00Z">
          <w:pPr>
            <w:pStyle w:val="Titre2"/>
            <w:numPr>
              <w:numId w:val="42"/>
            </w:numPr>
          </w:pPr>
        </w:pPrChange>
      </w:pPr>
      <w:bookmarkStart w:id="1009" w:name="_Toc42842123"/>
      <w:ins w:id="1010" w:author="Arthur Parmentier" w:date="2020-06-07T21:11:00Z">
        <w:r>
          <w:t>Signs and l</w:t>
        </w:r>
        <w:r w:rsidRPr="007C437A">
          <w:t>inguistics</w:t>
        </w:r>
        <w:bookmarkEnd w:id="1009"/>
      </w:ins>
    </w:p>
    <w:p w:rsidR="006D5BBB" w:rsidRDefault="006D5BBB">
      <w:pPr>
        <w:rPr>
          <w:ins w:id="1011" w:author="Arthur Parmentier" w:date="2020-06-07T21:12:00Z"/>
        </w:rPr>
      </w:pPr>
      <w:ins w:id="1012" w:author="Arthur Parmentier" w:date="2020-06-07T21:11:00Z">
        <w:r>
          <w:t xml:space="preserve">First, I would like to review </w:t>
        </w:r>
      </w:ins>
      <w:ins w:id="1013" w:author="Arthur Parmentier" w:date="2020-06-07T21:12:00Z">
        <w:r>
          <w:t>the notion of sign language in linguistics that will allow us to better understand SP as a language.</w:t>
        </w:r>
      </w:ins>
    </w:p>
    <w:p w:rsidR="006D5BBB" w:rsidRDefault="006D5BBB">
      <w:pPr>
        <w:pStyle w:val="Titre4"/>
        <w:rPr>
          <w:ins w:id="1014" w:author="Arthur Parmentier" w:date="2020-06-07T21:35:00Z"/>
        </w:rPr>
        <w:pPrChange w:id="1015" w:author="Arthur Parmentier" w:date="2020-06-10T16:26:00Z">
          <w:pPr>
            <w:pStyle w:val="Titre3"/>
          </w:pPr>
        </w:pPrChange>
      </w:pPr>
      <w:ins w:id="1016" w:author="Arthur Parmentier" w:date="2020-06-07T21:12:00Z">
        <w:r>
          <w:t>Theories of signs</w:t>
        </w:r>
      </w:ins>
    </w:p>
    <w:p w:rsidR="00967518" w:rsidRPr="00967518" w:rsidRDefault="00967518">
      <w:pPr>
        <w:rPr>
          <w:ins w:id="1017" w:author="Arthur Parmentier" w:date="2020-06-07T21:12:00Z"/>
          <w:rPrChange w:id="1018" w:author="Arthur Parmentier" w:date="2020-06-07T21:35:00Z">
            <w:rPr>
              <w:ins w:id="1019" w:author="Arthur Parmentier" w:date="2020-06-07T21:12:00Z"/>
            </w:rPr>
          </w:rPrChange>
        </w:rPr>
        <w:pPrChange w:id="1020" w:author="Arthur Parmentier" w:date="2020-06-10T16:26:00Z">
          <w:pPr>
            <w:pStyle w:val="Titre3"/>
          </w:pPr>
        </w:pPrChange>
      </w:pPr>
      <w:ins w:id="1021" w:author="Arthur Parmentier" w:date="2020-06-07T21:35:00Z">
        <w:r>
          <w:t xml:space="preserve">The most basic definition of a sign is that </w:t>
        </w:r>
      </w:ins>
      <w:ins w:id="1022" w:author="Arthur Parmentier" w:date="2020-06-07T21:36:00Z">
        <w:r>
          <w:t xml:space="preserve">it is something that stands for something else. The discipline that deal with this notion is called semiotics, and linguistics </w:t>
        </w:r>
      </w:ins>
      <w:ins w:id="1023" w:author="Arthur Parmentier" w:date="2020-06-07T21:37:00Z">
        <w:r>
          <w:t>is</w:t>
        </w:r>
      </w:ins>
      <w:ins w:id="1024" w:author="Arthur Parmentier" w:date="2020-06-07T21:36:00Z">
        <w:r>
          <w:t xml:space="preserve"> bas</w:t>
        </w:r>
      </w:ins>
      <w:ins w:id="1025" w:author="Arthur Parmentier" w:date="2020-06-07T21:37:00Z">
        <w:r>
          <w:t>ically a sub-discipline of semiotics as our language itself is a system of signs</w:t>
        </w:r>
      </w:ins>
      <w:ins w:id="1026" w:author="Arthur Parmentier" w:date="2020-06-10T18:58:00Z">
        <w:r w:rsidR="00144695">
          <w:t xml:space="preserve"> </w:t>
        </w:r>
      </w:ins>
      <w:customXmlInsRangeStart w:id="1027" w:author="Arthur Parmentier" w:date="2020-06-10T19:00:00Z"/>
      <w:sdt>
        <w:sdtPr>
          <w:id w:val="-1596938263"/>
          <w:citation/>
        </w:sdtPr>
        <w:sdtContent>
          <w:customXmlInsRangeEnd w:id="1027"/>
          <w:ins w:id="1028" w:author="Arthur Parmentier" w:date="2020-06-10T19:00:00Z">
            <w:r w:rsidR="00144695">
              <w:fldChar w:fldCharType="begin"/>
            </w:r>
            <w:r w:rsidR="00144695" w:rsidRPr="00144695">
              <w:rPr>
                <w:rPrChange w:id="1029" w:author="Arthur Parmentier" w:date="2020-06-10T19:00:00Z">
                  <w:rPr>
                    <w:lang w:val="fr-FR"/>
                  </w:rPr>
                </w:rPrChange>
              </w:rPr>
              <w:instrText xml:space="preserve"> CITATION Ale \l 1036 </w:instrText>
            </w:r>
          </w:ins>
          <w:r w:rsidR="00144695">
            <w:fldChar w:fldCharType="separate"/>
          </w:r>
          <w:r w:rsidR="00304C55">
            <w:rPr>
              <w:noProof/>
            </w:rPr>
            <w:t>(Brock, Semantics #1 - Signs and Meaning in Language)</w:t>
          </w:r>
          <w:ins w:id="1030" w:author="Arthur Parmentier" w:date="2020-06-10T19:00:00Z">
            <w:r w:rsidR="00144695">
              <w:fldChar w:fldCharType="end"/>
            </w:r>
          </w:ins>
          <w:customXmlInsRangeStart w:id="1031" w:author="Arthur Parmentier" w:date="2020-06-10T19:00:00Z"/>
        </w:sdtContent>
      </w:sdt>
      <w:customXmlInsRangeEnd w:id="1031"/>
      <w:ins w:id="1032" w:author="Arthur Parmentier" w:date="2020-06-07T21:37:00Z">
        <w:r>
          <w:t>.</w:t>
        </w:r>
        <w:r w:rsidR="00613706">
          <w:t xml:space="preserve"> </w:t>
        </w:r>
      </w:ins>
      <w:ins w:id="1033" w:author="Arthur Parmentier" w:date="2020-06-07T21:38:00Z">
        <w:r w:rsidR="00613706">
          <w:t>I would like to introduce a few theories on signs that will help us understanding the processes of SP.</w:t>
        </w:r>
      </w:ins>
    </w:p>
    <w:p w:rsidR="004A28AB" w:rsidRDefault="004A28AB">
      <w:pPr>
        <w:pStyle w:val="Titre5"/>
        <w:rPr>
          <w:ins w:id="1034" w:author="Arthur Parmentier" w:date="2020-06-07T21:13:00Z"/>
        </w:rPr>
        <w:pPrChange w:id="1035" w:author="Arthur Parmentier" w:date="2020-06-10T16:26:00Z">
          <w:pPr>
            <w:pStyle w:val="Titre4"/>
          </w:pPr>
        </w:pPrChange>
      </w:pPr>
      <w:ins w:id="1036" w:author="Arthur Parmentier" w:date="2020-06-07T21:13:00Z">
        <w:r w:rsidRPr="004A28AB">
          <w:t xml:space="preserve">De Saussure </w:t>
        </w:r>
      </w:ins>
      <w:ins w:id="1037" w:author="Arthur Parmentier" w:date="2020-06-07T21:16:00Z">
        <w:r w:rsidR="00AD4404">
          <w:t>signified and signifier</w:t>
        </w:r>
      </w:ins>
    </w:p>
    <w:p w:rsidR="004A28AB" w:rsidRDefault="004A28AB">
      <w:pPr>
        <w:rPr>
          <w:ins w:id="1038" w:author="Arthur Parmentier" w:date="2020-06-07T21:14:00Z"/>
        </w:rPr>
      </w:pPr>
      <w:ins w:id="1039" w:author="Arthur Parmentier" w:date="2020-06-07T21:14:00Z">
        <w:r>
          <w:t>Due to his theories on the structure of language, the Swiss linguist, Ferdinand de Saussure  (1857-1913)  is often known as the founder of modern linguistics</w:t>
        </w:r>
      </w:ins>
      <w:ins w:id="1040" w:author="Arthur Parmentier" w:date="2020-06-10T19:01:00Z">
        <w:r w:rsidR="00144695">
          <w:t xml:space="preserve"> </w:t>
        </w:r>
      </w:ins>
      <w:customXmlInsRangeStart w:id="1041" w:author="Arthur Parmentier" w:date="2020-06-10T19:02:00Z"/>
      <w:sdt>
        <w:sdtPr>
          <w:id w:val="565002710"/>
          <w:citation/>
        </w:sdtPr>
        <w:sdtContent>
          <w:customXmlInsRangeEnd w:id="1041"/>
          <w:ins w:id="1042" w:author="Arthur Parmentier" w:date="2020-06-10T19:02:00Z">
            <w:r w:rsidR="00144695">
              <w:fldChar w:fldCharType="begin"/>
            </w:r>
          </w:ins>
          <w:ins w:id="1043" w:author="Arthur Parmentier" w:date="2020-06-10T19:03:00Z">
            <w:r w:rsidR="00144695">
              <w:instrText xml:space="preserve">CITATION Dec \l 1036 </w:instrText>
            </w:r>
          </w:ins>
          <w:r w:rsidR="00144695">
            <w:fldChar w:fldCharType="separate"/>
          </w:r>
          <w:r w:rsidR="00304C55">
            <w:rPr>
              <w:noProof/>
            </w:rPr>
            <w:t>(DecodingScience, s.d.)</w:t>
          </w:r>
          <w:ins w:id="1044" w:author="Arthur Parmentier" w:date="2020-06-10T19:02:00Z">
            <w:r w:rsidR="00144695">
              <w:fldChar w:fldCharType="end"/>
            </w:r>
          </w:ins>
          <w:customXmlInsRangeStart w:id="1045" w:author="Arthur Parmentier" w:date="2020-06-10T19:02:00Z"/>
        </w:sdtContent>
      </w:sdt>
      <w:customXmlInsRangeEnd w:id="1045"/>
      <w:ins w:id="1046" w:author="Arthur Parmentier" w:date="2020-06-07T21:14:00Z">
        <w:r>
          <w:t>.</w:t>
        </w:r>
      </w:ins>
    </w:p>
    <w:p w:rsidR="00AD4404" w:rsidRDefault="00AD4404">
      <w:pPr>
        <w:rPr>
          <w:ins w:id="1047" w:author="Arthur Parmentier" w:date="2020-06-07T21:15:00Z"/>
        </w:rPr>
      </w:pPr>
      <w:ins w:id="1048" w:author="Arthur Parmentier" w:date="2020-06-07T21:14:00Z">
        <w:r>
          <w:t xml:space="preserve">The main </w:t>
        </w:r>
      </w:ins>
      <w:ins w:id="1049" w:author="Arthur Parmentier" w:date="2020-06-07T21:15:00Z">
        <w:r>
          <w:t>idea brought by De Saussure is that a sign is made of two components</w:t>
        </w:r>
      </w:ins>
      <w:ins w:id="1050" w:author="Arthur Parmentier" w:date="2020-06-07T21:39:00Z">
        <w:r w:rsidR="00FB3C33">
          <w:t xml:space="preserve"> (the so-called “egg model”)</w:t>
        </w:r>
      </w:ins>
      <w:ins w:id="1051" w:author="Arthur Parmentier" w:date="2020-06-07T21:15:00Z">
        <w:r>
          <w:t>:</w:t>
        </w:r>
      </w:ins>
    </w:p>
    <w:p w:rsidR="00AD4404" w:rsidRDefault="00AD4404">
      <w:pPr>
        <w:pStyle w:val="Paragraphedeliste"/>
        <w:numPr>
          <w:ilvl w:val="0"/>
          <w:numId w:val="43"/>
        </w:numPr>
        <w:rPr>
          <w:ins w:id="1052" w:author="Arthur Parmentier" w:date="2020-06-07T21:15:00Z"/>
        </w:rPr>
      </w:pPr>
      <w:ins w:id="1053" w:author="Arthur Parmentier" w:date="2020-06-07T21:15:00Z">
        <w:r>
          <w:t>A signified, which is the concept or meaning part of the sign</w:t>
        </w:r>
      </w:ins>
      <w:ins w:id="1054" w:author="Arthur Parmentier" w:date="2020-06-07T21:18:00Z">
        <w:r w:rsidR="005E0152">
          <w:t xml:space="preserve"> (the sign’s “content”)</w:t>
        </w:r>
      </w:ins>
    </w:p>
    <w:p w:rsidR="00AD4404" w:rsidRDefault="00AD4404">
      <w:pPr>
        <w:pStyle w:val="Paragraphedeliste"/>
        <w:numPr>
          <w:ilvl w:val="0"/>
          <w:numId w:val="43"/>
        </w:numPr>
        <w:rPr>
          <w:ins w:id="1055" w:author="Arthur Parmentier" w:date="2020-06-07T21:17:00Z"/>
        </w:rPr>
      </w:pPr>
      <w:ins w:id="1056" w:author="Arthur Parmentier" w:date="2020-06-07T21:16:00Z">
        <w:r>
          <w:t>A signifier that represents the signified</w:t>
        </w:r>
      </w:ins>
      <w:ins w:id="1057" w:author="Arthur Parmentier" w:date="2020-06-07T21:18:00Z">
        <w:r w:rsidR="005E0152">
          <w:t xml:space="preserve"> (the sign’s “body”)</w:t>
        </w:r>
      </w:ins>
    </w:p>
    <w:p w:rsidR="005E0152" w:rsidRDefault="005E0152">
      <w:pPr>
        <w:rPr>
          <w:ins w:id="1058" w:author="Arthur Parmentier" w:date="2020-06-07T21:20:00Z"/>
        </w:rPr>
      </w:pPr>
      <w:ins w:id="1059" w:author="Arthur Parmentier" w:date="2020-06-07T21:17:00Z">
        <w:r>
          <w:t xml:space="preserve">Moreover, </w:t>
        </w:r>
      </w:ins>
      <w:ins w:id="1060" w:author="Arthur Parmentier" w:date="2020-06-07T21:22:00Z">
        <w:r w:rsidR="005F301D">
          <w:t xml:space="preserve">he claims that </w:t>
        </w:r>
      </w:ins>
      <w:ins w:id="1061" w:author="Arthur Parmentier" w:date="2020-06-07T21:17:00Z">
        <w:r>
          <w:t xml:space="preserve">the relation between the signifier and </w:t>
        </w:r>
      </w:ins>
      <w:ins w:id="1062" w:author="Arthur Parmentier" w:date="2020-06-07T21:19:00Z">
        <w:r w:rsidR="005F301D">
          <w:t>signified is conventional and arbitrary (it could be something else).</w:t>
        </w:r>
      </w:ins>
    </w:p>
    <w:p w:rsidR="005F301D" w:rsidRDefault="005F301D">
      <w:pPr>
        <w:pStyle w:val="Titre5"/>
        <w:rPr>
          <w:ins w:id="1063" w:author="Arthur Parmentier" w:date="2020-06-07T21:16:00Z"/>
        </w:rPr>
        <w:pPrChange w:id="1064" w:author="Arthur Parmentier" w:date="2020-06-10T16:26:00Z">
          <w:pPr>
            <w:pStyle w:val="Paragraphedeliste"/>
            <w:numPr>
              <w:numId w:val="43"/>
            </w:numPr>
            <w:ind w:hanging="360"/>
          </w:pPr>
        </w:pPrChange>
      </w:pPr>
      <w:ins w:id="1065" w:author="Arthur Parmentier" w:date="2020-06-07T21:20:00Z">
        <w:r w:rsidRPr="005F301D">
          <w:t>Charles</w:t>
        </w:r>
      </w:ins>
      <w:ins w:id="1066" w:author="Arthur Parmentier" w:date="2020-06-07T21:21:00Z">
        <w:r>
          <w:t xml:space="preserve"> </w:t>
        </w:r>
      </w:ins>
      <w:ins w:id="1067" w:author="Arthur Parmentier" w:date="2020-06-07T21:20:00Z">
        <w:r w:rsidRPr="005F301D">
          <w:t>Sanders</w:t>
        </w:r>
      </w:ins>
      <w:ins w:id="1068" w:author="Arthur Parmentier" w:date="2020-06-07T21:21:00Z">
        <w:r>
          <w:t xml:space="preserve"> </w:t>
        </w:r>
      </w:ins>
      <w:ins w:id="1069" w:author="Arthur Parmentier" w:date="2020-06-07T21:20:00Z">
        <w:r w:rsidRPr="005F301D">
          <w:t>Peirce</w:t>
        </w:r>
      </w:ins>
    </w:p>
    <w:p w:rsidR="00AD4404" w:rsidRDefault="005F301D">
      <w:pPr>
        <w:rPr>
          <w:ins w:id="1070" w:author="Arthur Parmentier" w:date="2020-06-07T21:34:00Z"/>
        </w:rPr>
      </w:pPr>
      <w:ins w:id="1071" w:author="Arthur Parmentier" w:date="2020-06-07T21:27:00Z">
        <w:r>
          <w:t xml:space="preserve">Charles Sanders Peirce </w:t>
        </w:r>
      </w:ins>
      <w:ins w:id="1072" w:author="Arthur Parmentier" w:date="2020-06-07T21:31:00Z">
        <w:r w:rsidR="00967518">
          <w:t xml:space="preserve">proposed a more complex </w:t>
        </w:r>
      </w:ins>
      <w:ins w:id="1073" w:author="Arthur Parmentier" w:date="2020-06-07T21:32:00Z">
        <w:r w:rsidR="00967518">
          <w:t>classification of theory of signs</w:t>
        </w:r>
      </w:ins>
      <w:ins w:id="1074" w:author="Arthur Parmentier" w:date="2020-06-07T21:33:00Z">
        <w:r w:rsidR="00967518">
          <w:t xml:space="preserve"> in triadic ele</w:t>
        </w:r>
      </w:ins>
      <w:ins w:id="1075" w:author="Arthur Parmentier" w:date="2020-06-07T21:34:00Z">
        <w:r w:rsidR="00967518">
          <w:t>ments</w:t>
        </w:r>
      </w:ins>
      <w:ins w:id="1076" w:author="Arthur Parmentier" w:date="2020-06-10T19:04:00Z">
        <w:r w:rsidR="005A0466">
          <w:t xml:space="preserve"> </w:t>
        </w:r>
      </w:ins>
      <w:customXmlInsRangeStart w:id="1077" w:author="Arthur Parmentier" w:date="2020-06-10T19:05:00Z"/>
      <w:sdt>
        <w:sdtPr>
          <w:id w:val="-1370377923"/>
          <w:citation/>
        </w:sdtPr>
        <w:sdtContent>
          <w:customXmlInsRangeEnd w:id="1077"/>
          <w:ins w:id="1078" w:author="Arthur Parmentier" w:date="2020-06-10T19:05:00Z">
            <w:r w:rsidR="005A0466">
              <w:fldChar w:fldCharType="begin"/>
            </w:r>
            <w:r w:rsidR="005A0466" w:rsidRPr="005A0466">
              <w:rPr>
                <w:rPrChange w:id="1079" w:author="Arthur Parmentier" w:date="2020-06-10T19:05:00Z">
                  <w:rPr>
                    <w:lang w:val="fr-FR"/>
                  </w:rPr>
                </w:rPrChange>
              </w:rPr>
              <w:instrText xml:space="preserve"> CITATION Pei03 \l 1036 </w:instrText>
            </w:r>
          </w:ins>
          <w:r w:rsidR="005A0466">
            <w:fldChar w:fldCharType="separate"/>
          </w:r>
          <w:r w:rsidR="00304C55">
            <w:rPr>
              <w:noProof/>
            </w:rPr>
            <w:t>(Peirce, 1903)</w:t>
          </w:r>
          <w:ins w:id="1080" w:author="Arthur Parmentier" w:date="2020-06-10T19:05:00Z">
            <w:r w:rsidR="005A0466">
              <w:fldChar w:fldCharType="end"/>
            </w:r>
          </w:ins>
          <w:customXmlInsRangeStart w:id="1081" w:author="Arthur Parmentier" w:date="2020-06-10T19:05:00Z"/>
        </w:sdtContent>
      </w:sdt>
      <w:customXmlInsRangeEnd w:id="1081"/>
      <w:ins w:id="1082" w:author="Arthur Parmentier" w:date="2020-06-07T21:34:00Z">
        <w:r w:rsidR="00967518">
          <w:t>. For instance, he claims that signs can be categorized in three classes:</w:t>
        </w:r>
      </w:ins>
    </w:p>
    <w:p w:rsidR="00967518" w:rsidRDefault="00967518">
      <w:pPr>
        <w:pStyle w:val="Paragraphedeliste"/>
        <w:numPr>
          <w:ilvl w:val="0"/>
          <w:numId w:val="43"/>
        </w:numPr>
        <w:rPr>
          <w:ins w:id="1083" w:author="Arthur Parmentier" w:date="2020-06-07T21:34:00Z"/>
        </w:rPr>
      </w:pPr>
      <w:ins w:id="1084" w:author="Arthur Parmentier" w:date="2020-06-07T21:34:00Z">
        <w:r>
          <w:t>Symbols</w:t>
        </w:r>
      </w:ins>
      <w:ins w:id="1085" w:author="Arthur Parmentier" w:date="2020-06-07T21:40:00Z">
        <w:r w:rsidR="00B83B38">
          <w:t xml:space="preserve">: </w:t>
        </w:r>
      </w:ins>
      <w:ins w:id="1086" w:author="Arthur Parmentier" w:date="2020-06-07T21:41:00Z">
        <w:r w:rsidR="00B83B38">
          <w:t>arbitrary</w:t>
        </w:r>
      </w:ins>
      <w:ins w:id="1087" w:author="Arthur Parmentier" w:date="2020-06-07T21:40:00Z">
        <w:r w:rsidR="00B83B38">
          <w:t xml:space="preserve"> signs that </w:t>
        </w:r>
      </w:ins>
      <w:ins w:id="1088" w:author="Arthur Parmentier" w:date="2020-06-07T21:44:00Z">
        <w:r w:rsidR="00B83B38">
          <w:t>must</w:t>
        </w:r>
      </w:ins>
      <w:ins w:id="1089" w:author="Arthur Parmentier" w:date="2020-06-07T21:40:00Z">
        <w:r w:rsidR="00B83B38">
          <w:t xml:space="preserve"> be learned</w:t>
        </w:r>
      </w:ins>
    </w:p>
    <w:p w:rsidR="00967518" w:rsidRDefault="00967518">
      <w:pPr>
        <w:pStyle w:val="Paragraphedeliste"/>
        <w:numPr>
          <w:ilvl w:val="0"/>
          <w:numId w:val="43"/>
        </w:numPr>
        <w:rPr>
          <w:ins w:id="1090" w:author="Arthur Parmentier" w:date="2020-06-07T21:34:00Z"/>
        </w:rPr>
      </w:pPr>
      <w:ins w:id="1091" w:author="Arthur Parmentier" w:date="2020-06-07T21:34:00Z">
        <w:r>
          <w:t>Icons</w:t>
        </w:r>
      </w:ins>
      <w:ins w:id="1092" w:author="Arthur Parmentier" w:date="2020-06-07T21:41:00Z">
        <w:r w:rsidR="00B83B38">
          <w:t xml:space="preserve">: </w:t>
        </w:r>
      </w:ins>
      <w:ins w:id="1093" w:author="Arthur Parmentier" w:date="2020-06-07T21:42:00Z">
        <w:r w:rsidR="00B83B38">
          <w:t xml:space="preserve">signs </w:t>
        </w:r>
      </w:ins>
      <w:ins w:id="1094" w:author="Arthur Parmentier" w:date="2020-06-07T21:43:00Z">
        <w:r w:rsidR="00B83B38">
          <w:t>for content and bodies that are similar in look, sound, smell or taste</w:t>
        </w:r>
      </w:ins>
    </w:p>
    <w:p w:rsidR="00967518" w:rsidRDefault="00967518">
      <w:pPr>
        <w:pStyle w:val="Paragraphedeliste"/>
        <w:numPr>
          <w:ilvl w:val="0"/>
          <w:numId w:val="43"/>
        </w:numPr>
        <w:rPr>
          <w:ins w:id="1095" w:author="Arthur Parmentier" w:date="2020-06-07T21:44:00Z"/>
        </w:rPr>
      </w:pPr>
      <w:ins w:id="1096" w:author="Arthur Parmentier" w:date="2020-06-07T21:34:00Z">
        <w:r>
          <w:t>Indices (or index)</w:t>
        </w:r>
      </w:ins>
      <w:ins w:id="1097" w:author="Arthur Parmentier" w:date="2020-06-07T21:43:00Z">
        <w:r w:rsidR="00B83B38">
          <w:t xml:space="preserve">: signs that are caused by the thing they </w:t>
        </w:r>
      </w:ins>
      <w:ins w:id="1098" w:author="Arthur Parmentier" w:date="2020-06-07T21:44:00Z">
        <w:r w:rsidR="00B83B38">
          <w:t>stand for or bear close connection between body and content</w:t>
        </w:r>
      </w:ins>
    </w:p>
    <w:p w:rsidR="00B83B38" w:rsidRPr="00B83B38" w:rsidRDefault="00B83B38">
      <w:pPr>
        <w:rPr>
          <w:ins w:id="1099" w:author="Arthur Parmentier" w:date="2020-06-07T21:11:00Z"/>
          <w:rPrChange w:id="1100" w:author="Arthur Parmentier" w:date="2020-06-07T21:44:00Z">
            <w:rPr>
              <w:ins w:id="1101" w:author="Arthur Parmentier" w:date="2020-06-07T21:11:00Z"/>
            </w:rPr>
          </w:rPrChange>
        </w:rPr>
        <w:pPrChange w:id="1102" w:author="Arthur Parmentier" w:date="2020-06-10T16:26:00Z">
          <w:pPr>
            <w:pStyle w:val="Titre2"/>
            <w:numPr>
              <w:numId w:val="42"/>
            </w:numPr>
          </w:pPr>
        </w:pPrChange>
      </w:pPr>
      <w:ins w:id="1103" w:author="Arthur Parmentier" w:date="2020-06-07T21:44:00Z">
        <w:r w:rsidRPr="00B83B38">
          <w:rPr>
            <w:rPrChange w:id="1104" w:author="Arthur Parmentier" w:date="2020-06-07T21:44:00Z">
              <w:rPr/>
            </w:rPrChange>
          </w:rPr>
          <w:t>For Peirce, t</w:t>
        </w:r>
        <w:r w:rsidRPr="00B83B38">
          <w:rPr>
            <w:rPrChange w:id="1105" w:author="Arthur Parmentier" w:date="2020-06-07T21:44:00Z">
              <w:rPr>
                <w:lang w:val="fr-FR"/>
              </w:rPr>
            </w:rPrChange>
          </w:rPr>
          <w:t xml:space="preserve">he most </w:t>
        </w:r>
      </w:ins>
      <w:ins w:id="1106" w:author="Arthur Parmentier" w:date="2020-06-07T21:45:00Z">
        <w:r w:rsidRPr="00B83B38">
          <w:rPr>
            <w:rPrChange w:id="1107" w:author="Arthur Parmentier" w:date="2020-06-07T21:44:00Z">
              <w:rPr/>
            </w:rPrChange>
          </w:rPr>
          <w:t>v</w:t>
        </w:r>
        <w:r>
          <w:t>ersatile</w:t>
        </w:r>
      </w:ins>
      <w:ins w:id="1108" w:author="Arthur Parmentier" w:date="2020-06-07T21:44:00Z">
        <w:r>
          <w:t xml:space="preserve"> signs are symbols because they can express more ab</w:t>
        </w:r>
      </w:ins>
      <w:ins w:id="1109" w:author="Arthur Parmentier" w:date="2020-06-07T21:45:00Z">
        <w:r>
          <w:t>stract and complex concepts.</w:t>
        </w:r>
      </w:ins>
    </w:p>
    <w:p w:rsidR="00E962D4" w:rsidRDefault="00FD4AA0">
      <w:pPr>
        <w:pStyle w:val="Titre4"/>
        <w:rPr>
          <w:ins w:id="1110" w:author="Arthur Parmentier" w:date="2020-06-08T11:24:00Z"/>
        </w:rPr>
        <w:pPrChange w:id="1111" w:author="Arthur Parmentier" w:date="2020-06-10T16:26:00Z">
          <w:pPr>
            <w:pStyle w:val="Titre3"/>
          </w:pPr>
        </w:pPrChange>
      </w:pPr>
      <w:ins w:id="1112" w:author="Arthur Parmentier" w:date="2020-06-08T11:24:00Z">
        <w:r>
          <w:lastRenderedPageBreak/>
          <w:t>C</w:t>
        </w:r>
      </w:ins>
      <w:ins w:id="1113" w:author="Arthur Parmentier" w:date="2020-06-08T11:11:00Z">
        <w:r w:rsidR="00E962D4">
          <w:t>ommunication</w:t>
        </w:r>
      </w:ins>
    </w:p>
    <w:p w:rsidR="00FD4AA0" w:rsidRPr="00FD4AA0" w:rsidRDefault="00F13BE8">
      <w:pPr>
        <w:pStyle w:val="Titre5"/>
        <w:rPr>
          <w:ins w:id="1114" w:author="Arthur Parmentier" w:date="2020-06-08T11:11:00Z"/>
          <w:rPrChange w:id="1115" w:author="Arthur Parmentier" w:date="2020-06-08T11:24:00Z">
            <w:rPr>
              <w:ins w:id="1116" w:author="Arthur Parmentier" w:date="2020-06-08T11:11:00Z"/>
            </w:rPr>
          </w:rPrChange>
        </w:rPr>
        <w:pPrChange w:id="1117" w:author="Arthur Parmentier" w:date="2020-06-10T16:26:00Z">
          <w:pPr>
            <w:pStyle w:val="Titre3"/>
          </w:pPr>
        </w:pPrChange>
      </w:pPr>
      <w:ins w:id="1118" w:author="Arthur Parmentier" w:date="2020-06-08T11:24:00Z">
        <w:r>
          <w:t>Elements of communication</w:t>
        </w:r>
      </w:ins>
    </w:p>
    <w:p w:rsidR="00E962D4" w:rsidRDefault="00EB127C">
      <w:pPr>
        <w:rPr>
          <w:ins w:id="1119" w:author="Arthur Parmentier" w:date="2020-06-08T11:13:00Z"/>
        </w:rPr>
      </w:pPr>
      <w:ins w:id="1120" w:author="Arthur Parmentier" w:date="2020-06-08T12:02:00Z">
        <w:r>
          <w:t>Even though more complex models have been proposed</w:t>
        </w:r>
        <w:r w:rsidR="001E578F">
          <w:t xml:space="preserve"> since</w:t>
        </w:r>
      </w:ins>
      <w:ins w:id="1121" w:author="Arthur Parmentier" w:date="2020-06-08T12:03:00Z">
        <w:r w:rsidR="001E578F">
          <w:t>, we find the basic elements</w:t>
        </w:r>
      </w:ins>
      <w:ins w:id="1122" w:author="Arthur Parmentier" w:date="2020-06-08T11:52:00Z">
        <w:r w:rsidR="00CC611D">
          <w:t xml:space="preserve"> of </w:t>
        </w:r>
      </w:ins>
      <w:ins w:id="1123" w:author="Arthur Parmentier" w:date="2020-06-08T11:11:00Z">
        <w:r w:rsidR="00E962D4">
          <w:t xml:space="preserve">communication </w:t>
        </w:r>
      </w:ins>
      <w:ins w:id="1124" w:author="Arthur Parmentier" w:date="2020-06-08T12:03:00Z">
        <w:r w:rsidR="001E578F">
          <w:t xml:space="preserve">in the </w:t>
        </w:r>
      </w:ins>
      <w:ins w:id="1125" w:author="Arthur Parmentier" w:date="2020-06-08T11:11:00Z">
        <w:r w:rsidR="00E962D4">
          <w:t>theory</w:t>
        </w:r>
      </w:ins>
      <w:ins w:id="1126" w:author="Arthur Parmentier" w:date="2020-06-08T11:52:00Z">
        <w:r w:rsidR="00CC611D">
          <w:t xml:space="preserve"> </w:t>
        </w:r>
      </w:ins>
      <w:ins w:id="1127" w:author="Arthur Parmentier" w:date="2020-06-08T12:03:00Z">
        <w:r w:rsidR="001E578F">
          <w:t>of</w:t>
        </w:r>
      </w:ins>
      <w:ins w:id="1128" w:author="Arthur Parmentier" w:date="2020-06-08T11:52:00Z">
        <w:r w:rsidR="00CC611D">
          <w:t xml:space="preserve"> Shannon</w:t>
        </w:r>
      </w:ins>
      <w:ins w:id="1129" w:author="Arthur Parmentier" w:date="2020-06-10T19:10:00Z">
        <w:r w:rsidR="007C08B8">
          <w:t xml:space="preserve"> </w:t>
        </w:r>
      </w:ins>
      <w:customXmlInsRangeStart w:id="1130" w:author="Arthur Parmentier" w:date="2020-06-10T19:10:00Z"/>
      <w:sdt>
        <w:sdtPr>
          <w:id w:val="202835870"/>
          <w:citation/>
        </w:sdtPr>
        <w:sdtContent>
          <w:customXmlInsRangeEnd w:id="1130"/>
          <w:ins w:id="1131" w:author="Arthur Parmentier" w:date="2020-06-10T19:10:00Z">
            <w:r w:rsidR="007C08B8">
              <w:fldChar w:fldCharType="begin"/>
            </w:r>
            <w:r w:rsidR="007C08B8" w:rsidRPr="007C08B8">
              <w:rPr>
                <w:rPrChange w:id="1132" w:author="Arthur Parmentier" w:date="2020-06-10T19:10:00Z">
                  <w:rPr>
                    <w:lang w:val="fr-FR"/>
                  </w:rPr>
                </w:rPrChange>
              </w:rPr>
              <w:instrText xml:space="preserve"> CITATION Sha48 \l 1036 </w:instrText>
            </w:r>
          </w:ins>
          <w:r w:rsidR="007C08B8">
            <w:fldChar w:fldCharType="separate"/>
          </w:r>
          <w:r w:rsidR="00304C55">
            <w:rPr>
              <w:noProof/>
            </w:rPr>
            <w:t>(Shannon, 1948)</w:t>
          </w:r>
          <w:ins w:id="1133" w:author="Arthur Parmentier" w:date="2020-06-10T19:10:00Z">
            <w:r w:rsidR="007C08B8">
              <w:fldChar w:fldCharType="end"/>
            </w:r>
          </w:ins>
          <w:customXmlInsRangeStart w:id="1134" w:author="Arthur Parmentier" w:date="2020-06-10T19:10:00Z"/>
        </w:sdtContent>
      </w:sdt>
      <w:customXmlInsRangeEnd w:id="1134"/>
      <w:ins w:id="1135" w:author="Arthur Parmentier" w:date="2020-06-08T11:11:00Z">
        <w:r w:rsidR="00E962D4">
          <w:t xml:space="preserve">, </w:t>
        </w:r>
      </w:ins>
      <w:ins w:id="1136" w:author="Arthur Parmentier" w:date="2020-06-08T11:12:00Z">
        <w:r w:rsidR="00E962D4">
          <w:t>that will</w:t>
        </w:r>
      </w:ins>
      <w:ins w:id="1137" w:author="Arthur Parmentier" w:date="2020-06-08T11:13:00Z">
        <w:r w:rsidR="00E962D4">
          <w:t xml:space="preserve"> help us naming the different processes and operators in SP:</w:t>
        </w:r>
      </w:ins>
    </w:p>
    <w:p w:rsidR="00E962D4" w:rsidRDefault="00E962D4">
      <w:pPr>
        <w:pStyle w:val="Paragraphedeliste"/>
        <w:numPr>
          <w:ilvl w:val="0"/>
          <w:numId w:val="43"/>
        </w:numPr>
        <w:rPr>
          <w:ins w:id="1138" w:author="Arthur Parmentier" w:date="2020-06-08T11:14:00Z"/>
        </w:rPr>
      </w:pPr>
      <w:ins w:id="1139" w:author="Arthur Parmentier" w:date="2020-06-08T11:14:00Z">
        <w:r>
          <w:t>Source: Shannon calls this element the "information source", which "produces a message or sequence of messages to be communicated to the receiving terminal."</w:t>
        </w:r>
      </w:ins>
    </w:p>
    <w:p w:rsidR="00E962D4" w:rsidRDefault="00E962D4">
      <w:pPr>
        <w:pStyle w:val="Paragraphedeliste"/>
        <w:numPr>
          <w:ilvl w:val="0"/>
          <w:numId w:val="43"/>
        </w:numPr>
        <w:rPr>
          <w:ins w:id="1140" w:author="Arthur Parmentier" w:date="2020-06-08T11:14:00Z"/>
        </w:rPr>
      </w:pPr>
      <w:ins w:id="1141" w:author="Arthur Parmentier" w:date="2020-06-08T11:14:00Z">
        <w:r>
          <w:t>Sender: Shannon calls this element the "transmitter", which "operates on the message in some way to produce a signal suitable for transmission over the channel." In Aristotle, this element is the "speaker" (orator).</w:t>
        </w:r>
      </w:ins>
    </w:p>
    <w:p w:rsidR="00E962D4" w:rsidRDefault="00E962D4">
      <w:pPr>
        <w:pStyle w:val="Paragraphedeliste"/>
        <w:numPr>
          <w:ilvl w:val="0"/>
          <w:numId w:val="43"/>
        </w:numPr>
        <w:rPr>
          <w:ins w:id="1142" w:author="Arthur Parmentier" w:date="2020-06-08T11:14:00Z"/>
        </w:rPr>
      </w:pPr>
      <w:ins w:id="1143" w:author="Arthur Parmentier" w:date="2020-06-08T11:14:00Z">
        <w:r>
          <w:t>Channel: For Shannon, the channel is "merely the medium used to transmit the signal from transmitter to receiver."</w:t>
        </w:r>
      </w:ins>
    </w:p>
    <w:p w:rsidR="00E962D4" w:rsidRDefault="00E962D4">
      <w:pPr>
        <w:pStyle w:val="Paragraphedeliste"/>
        <w:numPr>
          <w:ilvl w:val="0"/>
          <w:numId w:val="43"/>
        </w:numPr>
        <w:rPr>
          <w:ins w:id="1144" w:author="Arthur Parmentier" w:date="2020-06-08T11:14:00Z"/>
        </w:rPr>
      </w:pPr>
      <w:ins w:id="1145" w:author="Arthur Parmentier" w:date="2020-06-08T11:14:00Z">
        <w:r>
          <w:t>Receiver: For Shannon, the receiver "performs the inverse operation of that done by the transmitter, reconstructing the message from the signal."</w:t>
        </w:r>
      </w:ins>
    </w:p>
    <w:p w:rsidR="00E962D4" w:rsidRDefault="00E962D4">
      <w:pPr>
        <w:pStyle w:val="Paragraphedeliste"/>
        <w:numPr>
          <w:ilvl w:val="0"/>
          <w:numId w:val="43"/>
        </w:numPr>
        <w:rPr>
          <w:ins w:id="1146" w:author="Arthur Parmentier" w:date="2020-06-08T11:14:00Z"/>
        </w:rPr>
      </w:pPr>
      <w:ins w:id="1147" w:author="Arthur Parmentier" w:date="2020-06-08T11:14:00Z">
        <w:r>
          <w:t>Destination: For Shannon, the destination is "the person (or thing) for whom the message is intended".</w:t>
        </w:r>
      </w:ins>
    </w:p>
    <w:p w:rsidR="00E962D4" w:rsidRDefault="00E962D4">
      <w:pPr>
        <w:pStyle w:val="Paragraphedeliste"/>
        <w:numPr>
          <w:ilvl w:val="0"/>
          <w:numId w:val="43"/>
        </w:numPr>
        <w:rPr>
          <w:ins w:id="1148" w:author="Arthur Parmentier" w:date="2020-06-08T11:53:00Z"/>
        </w:rPr>
      </w:pPr>
      <w:ins w:id="1149" w:author="Arthur Parmentier" w:date="2020-06-08T11:14:00Z">
        <w:r>
          <w:t>Message: from Latin mittere, "to send". The message is a concept, information, communication, or statement that is sent in a verbal, written, recorded, or visual form to the recipient.</w:t>
        </w:r>
      </w:ins>
    </w:p>
    <w:p w:rsidR="00FF0211" w:rsidRDefault="00FF0211">
      <w:pPr>
        <w:pStyle w:val="Titre5"/>
        <w:rPr>
          <w:ins w:id="1150" w:author="Arthur Parmentier" w:date="2020-06-08T11:24:00Z"/>
        </w:rPr>
        <w:pPrChange w:id="1151" w:author="Arthur Parmentier" w:date="2020-06-10T16:26:00Z">
          <w:pPr>
            <w:pStyle w:val="Titre4"/>
          </w:pPr>
        </w:pPrChange>
      </w:pPr>
      <w:ins w:id="1152" w:author="Arthur Parmentier" w:date="2020-06-08T11:24:00Z">
        <w:r>
          <w:t>Communication models</w:t>
        </w:r>
      </w:ins>
    </w:p>
    <w:p w:rsidR="00FF0211" w:rsidRDefault="00FF0211">
      <w:pPr>
        <w:rPr>
          <w:ins w:id="1153" w:author="Arthur Parmentier" w:date="2020-06-08T11:27:00Z"/>
        </w:rPr>
      </w:pPr>
      <w:ins w:id="1154" w:author="Arthur Parmentier" w:date="2020-06-08T11:24:00Z">
        <w:r>
          <w:t xml:space="preserve">Three </w:t>
        </w:r>
      </w:ins>
      <w:ins w:id="1155" w:author="Arthur Parmentier" w:date="2020-06-08T12:04:00Z">
        <w:r w:rsidR="004C31BC">
          <w:t xml:space="preserve">types of </w:t>
        </w:r>
      </w:ins>
      <w:ins w:id="1156" w:author="Arthur Parmentier" w:date="2020-06-08T11:24:00Z">
        <w:r>
          <w:t>models for communica</w:t>
        </w:r>
      </w:ins>
      <w:ins w:id="1157" w:author="Arthur Parmentier" w:date="2020-06-08T11:25:00Z">
        <w:r>
          <w:t xml:space="preserve">tion are generally presented: the linear mode, the interactive model </w:t>
        </w:r>
      </w:ins>
      <w:ins w:id="1158" w:author="Arthur Parmentier" w:date="2020-06-08T11:26:00Z">
        <w:r>
          <w:t>and the transactional model.</w:t>
        </w:r>
      </w:ins>
    </w:p>
    <w:p w:rsidR="00FF0211" w:rsidRDefault="00FF0211">
      <w:pPr>
        <w:pStyle w:val="Titre6"/>
        <w:rPr>
          <w:ins w:id="1159" w:author="Arthur Parmentier" w:date="2020-06-08T11:27:00Z"/>
        </w:rPr>
        <w:pPrChange w:id="1160" w:author="Arthur Parmentier" w:date="2020-06-10T16:26:00Z">
          <w:pPr>
            <w:pStyle w:val="Titre5"/>
          </w:pPr>
        </w:pPrChange>
      </w:pPr>
      <w:ins w:id="1161" w:author="Arthur Parmentier" w:date="2020-06-08T11:27:00Z">
        <w:r>
          <w:t>The linear model</w:t>
        </w:r>
      </w:ins>
    </w:p>
    <w:p w:rsidR="00FF0211" w:rsidRDefault="00FF0211">
      <w:pPr>
        <w:rPr>
          <w:ins w:id="1162" w:author="Arthur Parmentier" w:date="2020-06-08T11:29:00Z"/>
        </w:rPr>
      </w:pPr>
      <w:ins w:id="1163" w:author="Arthur Parmentier" w:date="2020-06-08T11:27:00Z">
        <w:r>
          <w:t>The linear model represents one-way communication, as a transfer of a message from the source</w:t>
        </w:r>
      </w:ins>
      <w:ins w:id="1164" w:author="Arthur Parmentier" w:date="2020-06-08T11:28:00Z">
        <w:r>
          <w:t xml:space="preserve"> to the destination. The sender encodes the message, for instance with </w:t>
        </w:r>
      </w:ins>
      <w:ins w:id="1165" w:author="Arthur Parmentier" w:date="2020-06-08T11:29:00Z">
        <w:r>
          <w:t xml:space="preserve">sign </w:t>
        </w:r>
      </w:ins>
      <w:ins w:id="1166" w:author="Arthur Parmentier" w:date="2020-06-08T11:28:00Z">
        <w:r>
          <w:t>language</w:t>
        </w:r>
      </w:ins>
      <w:ins w:id="1167" w:author="Arthur Parmentier" w:date="2020-06-08T11:29:00Z">
        <w:r>
          <w:t>, that is decoded by the receiver. There is no feedback in this model.</w:t>
        </w:r>
      </w:ins>
    </w:p>
    <w:p w:rsidR="002D6E20" w:rsidRDefault="002D6E20">
      <w:pPr>
        <w:pStyle w:val="Titre6"/>
        <w:rPr>
          <w:ins w:id="1168" w:author="Arthur Parmentier" w:date="2020-06-08T11:29:00Z"/>
        </w:rPr>
        <w:pPrChange w:id="1169" w:author="Arthur Parmentier" w:date="2020-06-10T16:26:00Z">
          <w:pPr>
            <w:pStyle w:val="Titre5"/>
          </w:pPr>
        </w:pPrChange>
      </w:pPr>
      <w:ins w:id="1170" w:author="Arthur Parmentier" w:date="2020-06-08T11:29:00Z">
        <w:r>
          <w:t>The interactive model</w:t>
        </w:r>
      </w:ins>
    </w:p>
    <w:p w:rsidR="002D6E20" w:rsidRDefault="002D6E20">
      <w:pPr>
        <w:rPr>
          <w:ins w:id="1171" w:author="Arthur Parmentier" w:date="2020-06-08T11:42:00Z"/>
        </w:rPr>
      </w:pPr>
      <w:ins w:id="1172" w:author="Arthur Parmentier" w:date="2020-06-08T11:29:00Z">
        <w:r>
          <w:t>The interactive model represents 2-</w:t>
        </w:r>
      </w:ins>
      <w:ins w:id="1173" w:author="Arthur Parmentier" w:date="2020-06-08T11:30:00Z">
        <w:r>
          <w:t xml:space="preserve">way but asynchronous communication, like message exchanges over the internet. </w:t>
        </w:r>
      </w:ins>
      <w:ins w:id="1174" w:author="Arthur Parmentier" w:date="2020-06-08T11:42:00Z">
        <w:r w:rsidR="00AB1C05">
          <w:t>It</w:t>
        </w:r>
      </w:ins>
      <w:ins w:id="1175" w:author="Arthur Parmentier" w:date="2020-06-08T11:30:00Z">
        <w:r>
          <w:t xml:space="preserve"> </w:t>
        </w:r>
      </w:ins>
      <w:ins w:id="1176" w:author="Arthur Parmentier" w:date="2020-06-08T11:42:00Z">
        <w:r>
          <w:t>considers</w:t>
        </w:r>
      </w:ins>
      <w:ins w:id="1177" w:author="Arthur Parmentier" w:date="2020-06-08T11:31:00Z">
        <w:r>
          <w:t xml:space="preserve"> the feedback, the context and notions of behavior for both intentional and unintentional communication.</w:t>
        </w:r>
      </w:ins>
    </w:p>
    <w:p w:rsidR="002D6E20" w:rsidRDefault="00AB1C05">
      <w:pPr>
        <w:pStyle w:val="Titre6"/>
        <w:rPr>
          <w:ins w:id="1178" w:author="Arthur Parmentier" w:date="2020-06-08T11:42:00Z"/>
        </w:rPr>
        <w:pPrChange w:id="1179" w:author="Arthur Parmentier" w:date="2020-06-10T16:26:00Z">
          <w:pPr>
            <w:pStyle w:val="Titre5"/>
          </w:pPr>
        </w:pPrChange>
      </w:pPr>
      <w:ins w:id="1180" w:author="Arthur Parmentier" w:date="2020-06-08T11:42:00Z">
        <w:r>
          <w:t>The transactional model</w:t>
        </w:r>
      </w:ins>
    </w:p>
    <w:p w:rsidR="00AB1C05" w:rsidRPr="00AB1C05" w:rsidRDefault="00AB1C05">
      <w:pPr>
        <w:rPr>
          <w:ins w:id="1181" w:author="Arthur Parmentier" w:date="2020-06-08T11:11:00Z"/>
          <w:rPrChange w:id="1182" w:author="Arthur Parmentier" w:date="2020-06-08T11:42:00Z">
            <w:rPr>
              <w:ins w:id="1183" w:author="Arthur Parmentier" w:date="2020-06-08T11:11:00Z"/>
            </w:rPr>
          </w:rPrChange>
        </w:rPr>
        <w:pPrChange w:id="1184" w:author="Arthur Parmentier" w:date="2020-06-10T16:26:00Z">
          <w:pPr>
            <w:pStyle w:val="Titre3"/>
          </w:pPr>
        </w:pPrChange>
      </w:pPr>
      <w:ins w:id="1185" w:author="Arthur Parmentier" w:date="2020-06-08T11:42:00Z">
        <w:r>
          <w:t>The transactional model</w:t>
        </w:r>
      </w:ins>
      <w:ins w:id="1186" w:author="Arthur Parmentier" w:date="2020-06-08T11:43:00Z">
        <w:r>
          <w:t xml:space="preserve"> views communication as occurring simultaneously</w:t>
        </w:r>
      </w:ins>
      <w:ins w:id="1187" w:author="Arthur Parmentier" w:date="2020-06-08T11:44:00Z">
        <w:r>
          <w:t xml:space="preserve">, each person being both a sender and receiver at the same time, even though the language of the communication is not </w:t>
        </w:r>
      </w:ins>
      <w:ins w:id="1188" w:author="Arthur Parmentier" w:date="2020-06-08T12:04:00Z">
        <w:r w:rsidR="007C61D6">
          <w:t xml:space="preserve">always </w:t>
        </w:r>
      </w:ins>
      <w:ins w:id="1189" w:author="Arthur Parmentier" w:date="2020-06-08T11:44:00Z">
        <w:r>
          <w:t>the same (whi</w:t>
        </w:r>
      </w:ins>
      <w:ins w:id="1190" w:author="Arthur Parmentier" w:date="2020-06-08T11:45:00Z">
        <w:r>
          <w:t>le someone is speaking, others can react with gestures or unintentional communication forms).</w:t>
        </w:r>
      </w:ins>
    </w:p>
    <w:p w:rsidR="00A36CE1" w:rsidRDefault="00A36CE1">
      <w:pPr>
        <w:pStyle w:val="Titre4"/>
        <w:rPr>
          <w:ins w:id="1191" w:author="Arthur Parmentier" w:date="2020-06-08T00:54:00Z"/>
        </w:rPr>
        <w:pPrChange w:id="1192" w:author="Arthur Parmentier" w:date="2020-06-10T16:26:00Z">
          <w:pPr>
            <w:pStyle w:val="Titre3"/>
          </w:pPr>
        </w:pPrChange>
      </w:pPr>
      <w:ins w:id="1193" w:author="Arthur Parmentier" w:date="2020-06-08T00:54:00Z">
        <w:r>
          <w:t>Some elements of syntax</w:t>
        </w:r>
      </w:ins>
    </w:p>
    <w:p w:rsidR="00A36CE1" w:rsidRDefault="00A36CE1">
      <w:pPr>
        <w:rPr>
          <w:ins w:id="1194" w:author="Arthur Parmentier" w:date="2020-06-08T01:23:00Z"/>
        </w:rPr>
      </w:pPr>
      <w:ins w:id="1195" w:author="Arthur Parmentier" w:date="2020-06-08T00:55:00Z">
        <w:r>
          <w:t>In the next parts of this report, we are going to use some elements of syntax that I would like to introduce prior to the discussion on SP grammar.</w:t>
        </w:r>
      </w:ins>
    </w:p>
    <w:p w:rsidR="002E242D" w:rsidRDefault="002E242D">
      <w:pPr>
        <w:pStyle w:val="Titre5"/>
        <w:rPr>
          <w:ins w:id="1196" w:author="Arthur Parmentier" w:date="2020-06-08T00:56:00Z"/>
        </w:rPr>
        <w:pPrChange w:id="1197" w:author="Arthur Parmentier" w:date="2020-06-10T16:26:00Z">
          <w:pPr/>
        </w:pPrChange>
      </w:pPr>
      <w:ins w:id="1198" w:author="Arthur Parmentier" w:date="2020-06-08T01:23:00Z">
        <w:r>
          <w:lastRenderedPageBreak/>
          <w:t>Hierarchical structures</w:t>
        </w:r>
      </w:ins>
    </w:p>
    <w:p w:rsidR="00347D33" w:rsidRDefault="00347D33">
      <w:pPr>
        <w:rPr>
          <w:ins w:id="1199" w:author="Arthur Parmentier" w:date="2020-06-08T01:02:00Z"/>
        </w:rPr>
      </w:pPr>
      <w:ins w:id="1200" w:author="Arthur Parmentier" w:date="2020-06-08T00:56:00Z">
        <w:r>
          <w:t>It is common in Western languages</w:t>
        </w:r>
      </w:ins>
      <w:ins w:id="1201" w:author="Arthur Parmentier" w:date="2020-06-08T00:57:00Z">
        <w:r>
          <w:rPr>
            <w:rStyle w:val="Appelnotedebasdep"/>
          </w:rPr>
          <w:footnoteReference w:id="4"/>
        </w:r>
        <w:r>
          <w:t xml:space="preserve"> to find hierarchical elements and structu</w:t>
        </w:r>
      </w:ins>
      <w:ins w:id="1204" w:author="Arthur Parmentier" w:date="2020-06-08T00:58:00Z">
        <w:r>
          <w:t>res of syntax. For instance, most basic elements of syntax are called “words”; in our case, they correspond to single signs. These elements can be asse</w:t>
        </w:r>
      </w:ins>
      <w:ins w:id="1205" w:author="Arthur Parmentier" w:date="2020-06-08T00:59:00Z">
        <w:r>
          <w:t>mbled to form phrases. Each p</w:t>
        </w:r>
      </w:ins>
      <w:ins w:id="1206" w:author="Arthur Parmentier" w:date="2020-06-08T01:00:00Z">
        <w:r>
          <w:t xml:space="preserve">hrase performs a single function in </w:t>
        </w:r>
      </w:ins>
      <w:ins w:id="1207" w:author="Arthur Parmentier" w:date="2020-06-08T01:01:00Z">
        <w:r>
          <w:t>a clause, which is the most basic unit of meaning in the larger sentence.</w:t>
        </w:r>
      </w:ins>
    </w:p>
    <w:p w:rsidR="00347D33" w:rsidRDefault="00347D33">
      <w:pPr>
        <w:rPr>
          <w:ins w:id="1208" w:author="Arthur Parmentier" w:date="2020-06-08T01:02:00Z"/>
        </w:rPr>
      </w:pPr>
      <w:ins w:id="1209" w:author="Arthur Parmentier" w:date="2020-06-08T01:02:00Z">
        <w:r>
          <w:t>For instance, let’s consider the following sentence</w:t>
        </w:r>
      </w:ins>
      <w:ins w:id="1210" w:author="Arthur Parmentier" w:date="2020-06-08T01:12:00Z">
        <w:r w:rsidR="00DA4812">
          <w:t>s in English and SP</w:t>
        </w:r>
      </w:ins>
      <w:ins w:id="1211" w:author="Arthur Parmentier" w:date="2020-06-08T01:02:00Z">
        <w:r>
          <w:t>:</w:t>
        </w:r>
      </w:ins>
    </w:p>
    <w:p w:rsidR="00347D33" w:rsidRDefault="00DA4812">
      <w:pPr>
        <w:rPr>
          <w:ins w:id="1212" w:author="Arthur Parmentier" w:date="2020-06-08T01:07:00Z"/>
        </w:rPr>
      </w:pPr>
      <w:ins w:id="1213" w:author="Arthur Parmentier" w:date="2020-06-08T01:12:00Z">
        <w:r>
          <w:t>“</w:t>
        </w:r>
        <w:r w:rsidRPr="00DA4812">
          <w:t>M</w:t>
        </w:r>
      </w:ins>
      <w:ins w:id="1214" w:author="Arthur Parmentier" w:date="2020-06-08T01:15:00Z">
        <w:r>
          <w:t>y</w:t>
        </w:r>
      </w:ins>
      <w:ins w:id="1215" w:author="Arthur Parmentier" w:date="2020-06-08T01:12:00Z">
        <w:r w:rsidRPr="00DA4812">
          <w:t xml:space="preserve"> brother</w:t>
        </w:r>
      </w:ins>
      <w:ins w:id="1216" w:author="Arthur Parmentier" w:date="2020-06-08T01:18:00Z">
        <w:r w:rsidR="00370364">
          <w:t>,</w:t>
        </w:r>
      </w:ins>
      <w:ins w:id="1217" w:author="Arthur Parmentier" w:date="2020-06-08T01:12:00Z">
        <w:r w:rsidRPr="00DA4812">
          <w:t xml:space="preserve"> drives</w:t>
        </w:r>
      </w:ins>
      <w:ins w:id="1218" w:author="Arthur Parmentier" w:date="2020-06-08T01:16:00Z">
        <w:r>
          <w:t>;</w:t>
        </w:r>
      </w:ins>
      <w:ins w:id="1219" w:author="Arthur Parmentier" w:date="2020-06-08T01:12:00Z">
        <w:r w:rsidRPr="00DA4812">
          <w:t xml:space="preserve"> but he doesn’t drive</w:t>
        </w:r>
      </w:ins>
      <w:ins w:id="1220" w:author="Arthur Parmentier" w:date="2020-06-08T01:17:00Z">
        <w:r>
          <w:t>,</w:t>
        </w:r>
      </w:ins>
      <w:ins w:id="1221" w:author="Arthur Parmentier" w:date="2020-06-08T01:12:00Z">
        <w:r w:rsidRPr="00DA4812">
          <w:t xml:space="preserve"> very well</w:t>
        </w:r>
        <w:r>
          <w:t>.”</w:t>
        </w:r>
        <w:r>
          <w:br/>
        </w:r>
      </w:ins>
      <w:ins w:id="1222" w:author="Arthur Parmentier" w:date="2020-06-08T01:02:00Z">
        <w:r w:rsidR="00347D33">
          <w:t>“Percussions Actor 1</w:t>
        </w:r>
      </w:ins>
      <w:ins w:id="1223" w:author="Arthur Parmentier" w:date="2020-06-08T01:15:00Z">
        <w:r>
          <w:t>,</w:t>
        </w:r>
      </w:ins>
      <w:ins w:id="1224" w:author="Arthur Parmentier" w:date="2020-06-08T01:03:00Z">
        <w:r w:rsidR="00347D33">
          <w:t xml:space="preserve"> long tone</w:t>
        </w:r>
      </w:ins>
      <w:ins w:id="1225" w:author="Arthur Parmentier" w:date="2020-06-08T01:15:00Z">
        <w:r>
          <w:t xml:space="preserve">, </w:t>
        </w:r>
      </w:ins>
      <w:ins w:id="1226" w:author="Arthur Parmentier" w:date="2020-06-08T01:03:00Z">
        <w:r w:rsidR="00347D33">
          <w:t>slowly enter</w:t>
        </w:r>
      </w:ins>
      <w:ins w:id="1227" w:author="Arthur Parmentier" w:date="2020-06-08T01:13:00Z">
        <w:r>
          <w:t>;</w:t>
        </w:r>
      </w:ins>
      <w:ins w:id="1228" w:author="Arthur Parmentier" w:date="2020-06-08T01:03:00Z">
        <w:r w:rsidR="00347D33">
          <w:t>.</w:t>
        </w:r>
      </w:ins>
      <w:ins w:id="1229" w:author="Arthur Parmentier" w:date="2020-06-08T01:07:00Z">
        <w:r>
          <w:t>”</w:t>
        </w:r>
      </w:ins>
    </w:p>
    <w:p w:rsidR="00DA4812" w:rsidRDefault="00DA4812">
      <w:pPr>
        <w:rPr>
          <w:ins w:id="1230" w:author="Arthur Parmentier" w:date="2020-06-08T01:23:00Z"/>
        </w:rPr>
      </w:pPr>
      <w:ins w:id="1231" w:author="Arthur Parmentier" w:date="2020-06-08T01:07:00Z">
        <w:r>
          <w:t xml:space="preserve">I have separated each </w:t>
        </w:r>
      </w:ins>
      <w:ins w:id="1232" w:author="Arthur Parmentier" w:date="2020-06-08T01:14:00Z">
        <w:r>
          <w:t>word</w:t>
        </w:r>
      </w:ins>
      <w:ins w:id="1233" w:author="Arthur Parmentier" w:date="2020-06-08T01:15:00Z">
        <w:r>
          <w:t>/</w:t>
        </w:r>
      </w:ins>
      <w:ins w:id="1234" w:author="Arthur Parmentier" w:date="2020-06-08T01:07:00Z">
        <w:r>
          <w:t xml:space="preserve">sign by </w:t>
        </w:r>
      </w:ins>
      <w:ins w:id="1235" w:author="Arthur Parmentier" w:date="2020-06-08T01:15:00Z">
        <w:r>
          <w:t>a space</w:t>
        </w:r>
      </w:ins>
      <w:ins w:id="1236" w:author="Arthur Parmentier" w:date="2020-06-08T01:07:00Z">
        <w:r>
          <w:t xml:space="preserve">, </w:t>
        </w:r>
      </w:ins>
      <w:ins w:id="1237" w:author="Arthur Parmentier" w:date="2020-06-08T01:18:00Z">
        <w:r w:rsidR="00370364">
          <w:t>a few</w:t>
        </w:r>
      </w:ins>
      <w:ins w:id="1238" w:author="Arthur Parmentier" w:date="2020-06-08T01:07:00Z">
        <w:r>
          <w:t xml:space="preserve"> phrase</w:t>
        </w:r>
      </w:ins>
      <w:ins w:id="1239" w:author="Arthur Parmentier" w:date="2020-06-08T01:18:00Z">
        <w:r w:rsidR="00370364">
          <w:t>s</w:t>
        </w:r>
      </w:ins>
      <w:ins w:id="1240" w:author="Arthur Parmentier" w:date="2020-06-08T01:07:00Z">
        <w:r>
          <w:t xml:space="preserve"> by a </w:t>
        </w:r>
      </w:ins>
      <w:ins w:id="1241" w:author="Arthur Parmentier" w:date="2020-06-08T01:15:00Z">
        <w:r>
          <w:t>comma</w:t>
        </w:r>
      </w:ins>
      <w:ins w:id="1242" w:author="Arthur Parmentier" w:date="2020-06-08T01:18:00Z">
        <w:r w:rsidR="00370364">
          <w:rPr>
            <w:rStyle w:val="Appelnotedebasdep"/>
          </w:rPr>
          <w:footnoteReference w:id="5"/>
        </w:r>
      </w:ins>
      <w:ins w:id="1247" w:author="Arthur Parmentier" w:date="2020-06-08T01:13:00Z">
        <w:r>
          <w:t xml:space="preserve">, each </w:t>
        </w:r>
      </w:ins>
      <w:ins w:id="1248" w:author="Arthur Parmentier" w:date="2020-06-08T01:08:00Z">
        <w:r>
          <w:t>clause</w:t>
        </w:r>
      </w:ins>
      <w:ins w:id="1249" w:author="Arthur Parmentier" w:date="2020-06-08T01:13:00Z">
        <w:r>
          <w:t xml:space="preserve"> by </w:t>
        </w:r>
      </w:ins>
      <w:ins w:id="1250" w:author="Arthur Parmentier" w:date="2020-06-08T01:14:00Z">
        <w:r>
          <w:t>a semicolon</w:t>
        </w:r>
      </w:ins>
      <w:ins w:id="1251" w:author="Arthur Parmentier" w:date="2020-06-08T01:08:00Z">
        <w:r>
          <w:t xml:space="preserve">, </w:t>
        </w:r>
      </w:ins>
      <w:ins w:id="1252" w:author="Arthur Parmentier" w:date="2020-06-08T01:14:00Z">
        <w:r>
          <w:t>and n</w:t>
        </w:r>
      </w:ins>
      <w:ins w:id="1253" w:author="Arthur Parmentier" w:date="2020-06-08T01:08:00Z">
        <w:r>
          <w:t>o</w:t>
        </w:r>
      </w:ins>
      <w:ins w:id="1254" w:author="Arthur Parmentier" w:date="2020-06-08T01:14:00Z">
        <w:r>
          <w:t>ted the end of</w:t>
        </w:r>
      </w:ins>
      <w:ins w:id="1255" w:author="Arthur Parmentier" w:date="2020-06-08T01:08:00Z">
        <w:r>
          <w:t xml:space="preserve"> the sentence</w:t>
        </w:r>
      </w:ins>
      <w:ins w:id="1256" w:author="Arthur Parmentier" w:date="2020-06-08T01:09:00Z">
        <w:r>
          <w:t xml:space="preserve"> by a final point.</w:t>
        </w:r>
      </w:ins>
    </w:p>
    <w:p w:rsidR="002E242D" w:rsidRDefault="002E242D">
      <w:pPr>
        <w:pStyle w:val="Titre5"/>
        <w:rPr>
          <w:ins w:id="1257" w:author="Arthur Parmentier" w:date="2020-06-08T01:23:00Z"/>
        </w:rPr>
        <w:pPrChange w:id="1258" w:author="Arthur Parmentier" w:date="2020-06-10T16:26:00Z">
          <w:pPr>
            <w:pStyle w:val="Titre4"/>
          </w:pPr>
        </w:pPrChange>
      </w:pPr>
      <w:ins w:id="1259" w:author="Arthur Parmentier" w:date="2020-06-08T01:23:00Z">
        <w:r>
          <w:t>Functions</w:t>
        </w:r>
      </w:ins>
    </w:p>
    <w:p w:rsidR="002E242D" w:rsidRPr="002E242D" w:rsidRDefault="002E242D">
      <w:pPr>
        <w:rPr>
          <w:ins w:id="1260" w:author="Arthur Parmentier" w:date="2020-06-08T00:54:00Z"/>
          <w:rPrChange w:id="1261" w:author="Arthur Parmentier" w:date="2020-06-08T01:23:00Z">
            <w:rPr>
              <w:ins w:id="1262" w:author="Arthur Parmentier" w:date="2020-06-08T00:54:00Z"/>
            </w:rPr>
          </w:rPrChange>
        </w:rPr>
        <w:pPrChange w:id="1263" w:author="Arthur Parmentier" w:date="2020-06-10T16:26:00Z">
          <w:pPr>
            <w:pStyle w:val="Titre3"/>
          </w:pPr>
        </w:pPrChange>
      </w:pPr>
      <w:ins w:id="1264" w:author="Arthur Parmentier" w:date="2020-06-08T01:23:00Z">
        <w:r>
          <w:t>Ea</w:t>
        </w:r>
      </w:ins>
      <w:ins w:id="1265" w:author="Arthur Parmentier" w:date="2020-06-08T01:24:00Z">
        <w:r>
          <w:t>ch element of</w:t>
        </w:r>
      </w:ins>
      <w:ins w:id="1266" w:author="Arthur Parmentier" w:date="2020-06-08T01:25:00Z">
        <w:r>
          <w:t xml:space="preserve"> the syntax performs several functions at different levels, for instance at the clause level or at the phrase level. Examples of these functions in </w:t>
        </w:r>
      </w:ins>
      <w:ins w:id="1267" w:author="Arthur Parmentier" w:date="2020-06-08T01:27:00Z">
        <w:r>
          <w:t>English</w:t>
        </w:r>
      </w:ins>
      <w:ins w:id="1268" w:author="Arthur Parmentier" w:date="2020-06-08T01:25:00Z">
        <w:r>
          <w:t xml:space="preserve"> are “</w:t>
        </w:r>
      </w:ins>
      <w:ins w:id="1269" w:author="Arthur Parmentier" w:date="2020-06-08T01:26:00Z">
        <w:r>
          <w:t xml:space="preserve">verb”, “noun phrase”, “noun”, “object </w:t>
        </w:r>
      </w:ins>
      <w:ins w:id="1270" w:author="Arthur Parmentier" w:date="2020-06-08T01:27:00Z">
        <w:r>
          <w:t>predicative” …</w:t>
        </w:r>
      </w:ins>
    </w:p>
    <w:p w:rsidR="006D5BBB" w:rsidRDefault="00E85B26">
      <w:pPr>
        <w:pStyle w:val="Titre4"/>
        <w:rPr>
          <w:ins w:id="1271" w:author="Arthur Parmentier" w:date="2020-06-08T01:36:00Z"/>
        </w:rPr>
        <w:pPrChange w:id="1272" w:author="Arthur Parmentier" w:date="2020-06-10T16:26:00Z">
          <w:pPr>
            <w:pStyle w:val="Titre3"/>
          </w:pPr>
        </w:pPrChange>
      </w:pPr>
      <w:ins w:id="1273" w:author="Arthur Parmentier" w:date="2020-06-08T01:33:00Z">
        <w:r>
          <w:t>Context-free</w:t>
        </w:r>
      </w:ins>
      <w:ins w:id="1274" w:author="Arthur Parmentier" w:date="2020-06-08T02:17:00Z">
        <w:r w:rsidR="00300A77">
          <w:t>,</w:t>
        </w:r>
      </w:ins>
      <w:ins w:id="1275" w:author="Arthur Parmentier" w:date="2020-06-08T01:33:00Z">
        <w:r>
          <w:t xml:space="preserve"> context-sensitive</w:t>
        </w:r>
      </w:ins>
      <w:ins w:id="1276" w:author="Arthur Parmentier" w:date="2020-06-07T21:11:00Z">
        <w:r w:rsidR="006D5BBB" w:rsidRPr="007C437A">
          <w:t xml:space="preserve"> </w:t>
        </w:r>
      </w:ins>
      <w:ins w:id="1277" w:author="Arthur Parmentier" w:date="2020-06-08T02:17:00Z">
        <w:r w:rsidR="00300A77">
          <w:t>and regular languages</w:t>
        </w:r>
      </w:ins>
    </w:p>
    <w:p w:rsidR="00E85B26" w:rsidRDefault="006F64B1">
      <w:pPr>
        <w:rPr>
          <w:ins w:id="1278" w:author="Arthur Parmentier" w:date="2020-06-08T01:35:00Z"/>
        </w:rPr>
        <w:pPrChange w:id="1279" w:author="Arthur Parmentier" w:date="2020-06-10T16:26:00Z">
          <w:pPr>
            <w:pStyle w:val="Titre4"/>
          </w:pPr>
        </w:pPrChange>
      </w:pPr>
      <w:ins w:id="1280" w:author="Arthur Parmentier" w:date="2020-06-08T01:37:00Z">
        <w:r>
          <w:t xml:space="preserve">In order to introduce the </w:t>
        </w:r>
        <w:r w:rsidR="00067022">
          <w:t xml:space="preserve">parsing mechanisms of my recognition tool, I would like to </w:t>
        </w:r>
      </w:ins>
      <w:ins w:id="1281" w:author="Arthur Parmentier" w:date="2020-06-08T01:38:00Z">
        <w:r w:rsidR="00067022">
          <w:t>explain some of the basic concepts of context free/sensitive grammars and how their can be parsed by automata.</w:t>
        </w:r>
      </w:ins>
    </w:p>
    <w:p w:rsidR="00E85B26" w:rsidRDefault="00E85B26">
      <w:pPr>
        <w:pStyle w:val="Titre5"/>
        <w:rPr>
          <w:ins w:id="1282" w:author="Arthur Parmentier" w:date="2020-06-08T01:40:00Z"/>
        </w:rPr>
        <w:pPrChange w:id="1283" w:author="Arthur Parmentier" w:date="2020-06-10T16:26:00Z">
          <w:pPr>
            <w:pStyle w:val="Titre4"/>
          </w:pPr>
        </w:pPrChange>
      </w:pPr>
      <w:ins w:id="1284" w:author="Arthur Parmentier" w:date="2020-06-08T01:35:00Z">
        <w:r>
          <w:t>Context sensitive grammars</w:t>
        </w:r>
      </w:ins>
    </w:p>
    <w:p w:rsidR="00DE0C52" w:rsidRPr="00DE0C52" w:rsidRDefault="00DE0C52">
      <w:pPr>
        <w:rPr>
          <w:ins w:id="1285" w:author="Arthur Parmentier" w:date="2020-06-08T01:35:00Z"/>
          <w:rPrChange w:id="1286" w:author="Arthur Parmentier" w:date="2020-06-08T01:40:00Z">
            <w:rPr>
              <w:ins w:id="1287" w:author="Arthur Parmentier" w:date="2020-06-08T01:35:00Z"/>
            </w:rPr>
          </w:rPrChange>
        </w:rPr>
        <w:pPrChange w:id="1288" w:author="Arthur Parmentier" w:date="2020-06-10T16:26:00Z">
          <w:pPr>
            <w:pStyle w:val="Titre4"/>
          </w:pPr>
        </w:pPrChange>
      </w:pPr>
      <w:ins w:id="1289" w:author="Arthur Parmentier" w:date="2020-06-08T01:40:00Z">
        <w:r w:rsidRPr="00DE0C52">
          <w:rPr>
            <w:rPrChange w:id="1290" w:author="Arthur Parmentier" w:date="2020-06-08T01:40:00Z">
              <w:rPr/>
            </w:rPrChange>
          </w:rPr>
          <w:t xml:space="preserve">Context sensitive grammars describe </w:t>
        </w:r>
        <w:r w:rsidRPr="00DE0C52">
          <w:rPr>
            <w:rPrChange w:id="1291" w:author="Arthur Parmentier" w:date="2020-06-08T01:40:00Z">
              <w:rPr>
                <w:lang w:val="fr-FR"/>
              </w:rPr>
            </w:rPrChange>
          </w:rPr>
          <w:t>th</w:t>
        </w:r>
        <w:r>
          <w:t xml:space="preserve">e grammars of oral and written languages we are familiar with, such as </w:t>
        </w:r>
      </w:ins>
      <w:ins w:id="1292" w:author="Arthur Parmentier" w:date="2020-06-08T01:41:00Z">
        <w:r>
          <w:t>English.</w:t>
        </w:r>
      </w:ins>
      <w:ins w:id="1293" w:author="Arthur Parmentier" w:date="2020-06-08T01:42:00Z">
        <w:r w:rsidR="00A71935">
          <w:t xml:space="preserve"> As its name suggest, it means that to </w:t>
        </w:r>
      </w:ins>
      <w:ins w:id="1294" w:author="Arthur Parmentier" w:date="2020-06-08T01:47:00Z">
        <w:r w:rsidR="008054B5">
          <w:t>find</w:t>
        </w:r>
      </w:ins>
      <w:ins w:id="1295" w:author="Arthur Parmentier" w:date="2020-06-08T01:42:00Z">
        <w:r w:rsidR="00A71935">
          <w:t xml:space="preserve"> the function of an element in the sentence, it </w:t>
        </w:r>
      </w:ins>
      <w:ins w:id="1296" w:author="Arthur Parmentier" w:date="2020-06-08T01:44:00Z">
        <w:r w:rsidR="00A71935">
          <w:t xml:space="preserve">may be </w:t>
        </w:r>
      </w:ins>
      <w:ins w:id="1297" w:author="Arthur Parmentier" w:date="2020-06-08T01:43:00Z">
        <w:r w:rsidR="00A71935">
          <w:t>necessary to know about the context, i.e. the other elements that surrounds it.</w:t>
        </w:r>
      </w:ins>
    </w:p>
    <w:p w:rsidR="00E85B26" w:rsidRDefault="00C22AA0">
      <w:pPr>
        <w:rPr>
          <w:ins w:id="1298" w:author="Arthur Parmentier" w:date="2020-06-08T01:40:00Z"/>
        </w:rPr>
      </w:pPr>
      <w:ins w:id="1299" w:author="Arthur Parmentier" w:date="2020-06-08T01:44:00Z">
        <w:r>
          <w:t>One important theorem is t</w:t>
        </w:r>
      </w:ins>
      <w:ins w:id="1300" w:author="Arthur Parmentier" w:date="2020-06-08T01:45:00Z">
        <w:r>
          <w:t xml:space="preserve">hat all </w:t>
        </w:r>
      </w:ins>
      <w:ins w:id="1301" w:author="Arthur Parmentier" w:date="2020-06-08T01:35:00Z">
        <w:r w:rsidR="00E85B26">
          <w:t>context-sensitive grammar</w:t>
        </w:r>
      </w:ins>
      <w:ins w:id="1302" w:author="Arthur Parmentier" w:date="2020-06-08T01:45:00Z">
        <w:r>
          <w:t>s</w:t>
        </w:r>
      </w:ins>
      <w:ins w:id="1303" w:author="Arthur Parmentier" w:date="2020-06-08T01:35:00Z">
        <w:r w:rsidR="00E85B26">
          <w:t xml:space="preserve"> </w:t>
        </w:r>
      </w:ins>
      <w:ins w:id="1304" w:author="Arthur Parmentier" w:date="2020-06-08T01:45:00Z">
        <w:r>
          <w:t>are described by a</w:t>
        </w:r>
      </w:ins>
      <w:ins w:id="1305" w:author="Arthur Parmentier" w:date="2020-06-08T01:35:00Z">
        <w:r w:rsidR="00E85B26">
          <w:t xml:space="preserve"> linear bounded automaton (LBA)</w:t>
        </w:r>
      </w:ins>
      <w:ins w:id="1306" w:author="Arthur Parmentier" w:date="2020-06-08T01:45:00Z">
        <w:r w:rsidR="00942F80">
          <w:t xml:space="preserve"> that could for instance be implemented on a computer.</w:t>
        </w:r>
      </w:ins>
      <w:customXmlInsRangeStart w:id="1307" w:author="Arthur Parmentier" w:date="2020-06-10T19:14:00Z"/>
      <w:sdt>
        <w:sdtPr>
          <w:id w:val="1032304483"/>
          <w:citation/>
        </w:sdtPr>
        <w:sdtContent>
          <w:customXmlInsRangeEnd w:id="1307"/>
          <w:ins w:id="1308" w:author="Arthur Parmentier" w:date="2020-06-10T19:14:00Z">
            <w:r w:rsidR="008B7832">
              <w:fldChar w:fldCharType="begin"/>
            </w:r>
            <w:r w:rsidR="008B7832" w:rsidRPr="008B7832">
              <w:rPr>
                <w:rPrChange w:id="1309" w:author="Arthur Parmentier" w:date="2020-06-10T19:14:00Z">
                  <w:rPr>
                    <w:lang w:val="fr-FR"/>
                  </w:rPr>
                </w:rPrChange>
              </w:rPr>
              <w:instrText xml:space="preserve"> CITATION Hop \l 1036 </w:instrText>
            </w:r>
          </w:ins>
          <w:r w:rsidR="008B7832">
            <w:fldChar w:fldCharType="separate"/>
          </w:r>
          <w:r w:rsidR="00304C55">
            <w:rPr>
              <w:noProof/>
            </w:rPr>
            <w:t xml:space="preserve"> (Hopcroft)</w:t>
          </w:r>
          <w:ins w:id="1310" w:author="Arthur Parmentier" w:date="2020-06-10T19:14:00Z">
            <w:r w:rsidR="008B7832">
              <w:fldChar w:fldCharType="end"/>
            </w:r>
          </w:ins>
          <w:customXmlInsRangeStart w:id="1311" w:author="Arthur Parmentier" w:date="2020-06-10T19:14:00Z"/>
        </w:sdtContent>
      </w:sdt>
      <w:customXmlInsRangeEnd w:id="1311"/>
    </w:p>
    <w:p w:rsidR="00DE0C52" w:rsidRDefault="008054B5">
      <w:pPr>
        <w:pStyle w:val="Titre5"/>
        <w:rPr>
          <w:ins w:id="1312" w:author="Arthur Parmentier" w:date="2020-06-08T01:45:00Z"/>
        </w:rPr>
        <w:pPrChange w:id="1313" w:author="Arthur Parmentier" w:date="2020-06-10T16:26:00Z">
          <w:pPr>
            <w:pStyle w:val="Titre4"/>
          </w:pPr>
        </w:pPrChange>
      </w:pPr>
      <w:ins w:id="1314" w:author="Arthur Parmentier" w:date="2020-06-08T01:45:00Z">
        <w:r>
          <w:t>Context-free grammars</w:t>
        </w:r>
      </w:ins>
    </w:p>
    <w:p w:rsidR="008054B5" w:rsidRDefault="008054B5">
      <w:pPr>
        <w:rPr>
          <w:ins w:id="1315" w:author="Arthur Parmentier" w:date="2020-06-08T01:47:00Z"/>
        </w:rPr>
      </w:pPr>
      <w:ins w:id="1316" w:author="Arthur Parmentier" w:date="2020-06-08T01:45:00Z">
        <w:r>
          <w:t>At the opposite of context</w:t>
        </w:r>
      </w:ins>
      <w:ins w:id="1317" w:author="Arthur Parmentier" w:date="2020-06-08T01:46:00Z">
        <w:r>
          <w:t>-sensitive grammars, context-free grammars describe languages in which it is not necessary to know about the context to find the function of an</w:t>
        </w:r>
      </w:ins>
      <w:ins w:id="1318" w:author="Arthur Parmentier" w:date="2020-06-08T01:47:00Z">
        <w:r>
          <w:t xml:space="preserve"> element. Context-free grammars are therefore a subset of context-sensitive grammars.</w:t>
        </w:r>
      </w:ins>
    </w:p>
    <w:p w:rsidR="001958BE" w:rsidRDefault="001958BE">
      <w:pPr>
        <w:rPr>
          <w:ins w:id="1319" w:author="Arthur Parmentier" w:date="2020-06-08T01:48:00Z"/>
        </w:rPr>
      </w:pPr>
      <w:ins w:id="1320" w:author="Arthur Parmentier" w:date="2020-06-08T01:47:00Z">
        <w:r>
          <w:t xml:space="preserve">For instance, consider </w:t>
        </w:r>
      </w:ins>
      <w:ins w:id="1321" w:author="Arthur Parmentier" w:date="2020-06-08T02:00:00Z">
        <w:r w:rsidR="00E314FF">
          <w:t xml:space="preserve">the </w:t>
        </w:r>
      </w:ins>
      <w:ins w:id="1322" w:author="Arthur Parmentier" w:date="2020-06-08T01:48:00Z">
        <w:r>
          <w:t>grammar</w:t>
        </w:r>
      </w:ins>
      <w:ins w:id="1323" w:author="Arthur Parmentier" w:date="2020-06-08T01:55:00Z">
        <w:r>
          <w:t xml:space="preserve"> made of the following production rules</w:t>
        </w:r>
      </w:ins>
      <w:ins w:id="1324" w:author="Arthur Parmentier" w:date="2020-06-08T01:48:00Z">
        <w:r>
          <w:t>:</w:t>
        </w:r>
      </w:ins>
    </w:p>
    <w:p w:rsidR="001958BE" w:rsidRDefault="00352DF5">
      <w:pPr>
        <w:rPr>
          <w:ins w:id="1325" w:author="Arthur Parmentier" w:date="2020-06-08T01:51:00Z"/>
          <w:rFonts w:ascii="Cambria" w:hAnsi="Cambria" w:cs="Cambria"/>
        </w:rPr>
      </w:pPr>
      <w:ins w:id="1326" w:author="Arthur Parmentier" w:date="2020-06-08T02:03:00Z">
        <w:r>
          <w:rPr>
            <w:rFonts w:cs="Cambria Math"/>
          </w:rPr>
          <w:t>S</w:t>
        </w:r>
      </w:ins>
      <w:ins w:id="1327" w:author="Arthur Parmentier" w:date="2020-06-08T01:50:00Z">
        <w:r w:rsidR="001958BE" w:rsidRPr="001958BE">
          <w:rPr>
            <w:rFonts w:cs="Cambria Math"/>
            <w:rPrChange w:id="1328" w:author="Arthur Parmentier" w:date="2020-06-08T01:50:00Z">
              <w:rPr>
                <w:rFonts w:ascii="Cambria Math" w:hAnsi="Cambria Math" w:cs="Cambria Math"/>
              </w:rPr>
            </w:rPrChange>
          </w:rPr>
          <w:t xml:space="preserve"> -&gt; </w:t>
        </w:r>
      </w:ins>
      <w:ins w:id="1329" w:author="Arthur Parmentier" w:date="2020-06-08T02:06:00Z">
        <w:r>
          <w:rPr>
            <w:rFonts w:cs="Cambria Math"/>
          </w:rPr>
          <w:t>WHO WHAT HOW WHEN</w:t>
        </w:r>
      </w:ins>
      <w:ins w:id="1330" w:author="Arthur Parmentier" w:date="2020-06-08T01:48:00Z">
        <w:r w:rsidR="001958BE">
          <w:br/>
        </w:r>
      </w:ins>
      <w:ins w:id="1331" w:author="Arthur Parmentier" w:date="2020-06-08T02:06:00Z">
        <w:r>
          <w:t>WHO</w:t>
        </w:r>
      </w:ins>
      <w:ins w:id="1332" w:author="Arthur Parmentier" w:date="2020-06-08T01:48:00Z">
        <w:r w:rsidR="001958BE">
          <w:t xml:space="preserve"> -&gt; </w:t>
        </w:r>
      </w:ins>
      <w:ins w:id="1333" w:author="Arthur Parmentier" w:date="2020-06-10T19:14:00Z">
        <w:r w:rsidR="008B7832">
          <w:t>identifier</w:t>
        </w:r>
      </w:ins>
      <w:ins w:id="1334" w:author="Arthur Parmentier" w:date="2020-06-08T01:48:00Z">
        <w:r w:rsidR="001958BE">
          <w:br/>
        </w:r>
      </w:ins>
      <w:ins w:id="1335" w:author="Arthur Parmentier" w:date="2020-06-08T02:06:00Z">
        <w:r>
          <w:lastRenderedPageBreak/>
          <w:t>WHAT</w:t>
        </w:r>
      </w:ins>
      <w:ins w:id="1336" w:author="Arthur Parmentier" w:date="2020-06-08T01:48:00Z">
        <w:r w:rsidR="001958BE">
          <w:t xml:space="preserve"> -&gt; </w:t>
        </w:r>
      </w:ins>
      <w:ins w:id="1337" w:author="Arthur Parmentier" w:date="2020-06-10T19:14:00Z">
        <w:r w:rsidR="008B7832">
          <w:t>content</w:t>
        </w:r>
      </w:ins>
      <w:ins w:id="1338" w:author="Arthur Parmentier" w:date="2020-06-08T01:50:00Z">
        <w:r w:rsidR="001958BE">
          <w:br/>
        </w:r>
      </w:ins>
      <w:ins w:id="1339" w:author="Arthur Parmentier" w:date="2020-06-08T02:06:00Z">
        <w:r>
          <w:t>HOW</w:t>
        </w:r>
      </w:ins>
      <w:ins w:id="1340" w:author="Arthur Parmentier" w:date="2020-06-08T01:50:00Z">
        <w:r w:rsidR="001958BE">
          <w:t xml:space="preserve"> -&gt; </w:t>
        </w:r>
      </w:ins>
      <w:ins w:id="1341" w:author="Arthur Parmentier" w:date="2020-06-10T19:15:00Z">
        <w:r w:rsidR="008B7832">
          <w:t>modifier</w:t>
        </w:r>
      </w:ins>
      <w:ins w:id="1342" w:author="Arthur Parmentier" w:date="2020-06-08T02:07:00Z">
        <w:r>
          <w:t xml:space="preserve"> | </w:t>
        </w:r>
        <w:r w:rsidRPr="00352DF5">
          <w:rPr>
            <w:rFonts w:ascii="Cambria" w:hAnsi="Cambria" w:cs="Cambria"/>
          </w:rPr>
          <w:t>ε</w:t>
        </w:r>
      </w:ins>
      <w:ins w:id="1343" w:author="Arthur Parmentier" w:date="2020-06-08T01:50:00Z">
        <w:r w:rsidR="001958BE">
          <w:br/>
        </w:r>
      </w:ins>
      <w:ins w:id="1344" w:author="Arthur Parmentier" w:date="2020-06-08T02:07:00Z">
        <w:r>
          <w:t>WHEN</w:t>
        </w:r>
      </w:ins>
      <w:ins w:id="1345" w:author="Arthur Parmentier" w:date="2020-06-08T01:50:00Z">
        <w:r w:rsidR="001958BE">
          <w:t>-&gt;</w:t>
        </w:r>
      </w:ins>
      <w:ins w:id="1346" w:author="Arthur Parmentier" w:date="2020-06-08T01:51:00Z">
        <w:r w:rsidR="001958BE">
          <w:t xml:space="preserve"> </w:t>
        </w:r>
      </w:ins>
      <w:ins w:id="1347" w:author="Arthur Parmentier" w:date="2020-06-10T19:15:00Z">
        <w:r w:rsidR="008B7832">
          <w:rPr>
            <w:rFonts w:cs="Cambria Math"/>
          </w:rPr>
          <w:t>go gesture</w:t>
        </w:r>
      </w:ins>
    </w:p>
    <w:p w:rsidR="00F93519" w:rsidRDefault="001958BE">
      <w:pPr>
        <w:rPr>
          <w:ins w:id="1348" w:author="Arthur Parmentier" w:date="2020-06-08T02:15:00Z"/>
          <w:rFonts w:cs="Cambria"/>
        </w:rPr>
      </w:pPr>
      <w:ins w:id="1349" w:author="Arthur Parmentier" w:date="2020-06-08T01:53:00Z">
        <w:r>
          <w:t xml:space="preserve">where </w:t>
        </w:r>
      </w:ins>
      <w:ins w:id="1350" w:author="Arthur Parmentier" w:date="2020-06-08T02:10:00Z">
        <w:r w:rsidR="0098315D">
          <w:t>“</w:t>
        </w:r>
      </w:ins>
      <w:ins w:id="1351" w:author="Arthur Parmentier" w:date="2020-06-08T02:09:00Z">
        <w:r w:rsidR="00352DF5">
          <w:t>WHO</w:t>
        </w:r>
      </w:ins>
      <w:ins w:id="1352" w:author="Arthur Parmentier" w:date="2020-06-08T02:10:00Z">
        <w:r w:rsidR="0098315D">
          <w:t>”</w:t>
        </w:r>
      </w:ins>
      <w:ins w:id="1353" w:author="Arthur Parmentier" w:date="2020-06-08T02:09:00Z">
        <w:r w:rsidR="00352DF5">
          <w:t xml:space="preserve">, </w:t>
        </w:r>
      </w:ins>
      <w:ins w:id="1354" w:author="Arthur Parmentier" w:date="2020-06-08T02:10:00Z">
        <w:r w:rsidR="0098315D">
          <w:t>“</w:t>
        </w:r>
      </w:ins>
      <w:ins w:id="1355" w:author="Arthur Parmentier" w:date="2020-06-08T02:09:00Z">
        <w:r w:rsidR="00352DF5">
          <w:t>WHAT</w:t>
        </w:r>
      </w:ins>
      <w:ins w:id="1356" w:author="Arthur Parmentier" w:date="2020-06-08T02:10:00Z">
        <w:r w:rsidR="0098315D">
          <w:t>”</w:t>
        </w:r>
      </w:ins>
      <w:ins w:id="1357" w:author="Arthur Parmentier" w:date="2020-06-08T02:09:00Z">
        <w:r w:rsidR="00352DF5">
          <w:t xml:space="preserve">, </w:t>
        </w:r>
      </w:ins>
      <w:ins w:id="1358" w:author="Arthur Parmentier" w:date="2020-06-08T02:10:00Z">
        <w:r w:rsidR="0098315D">
          <w:t>“</w:t>
        </w:r>
      </w:ins>
      <w:ins w:id="1359" w:author="Arthur Parmentier" w:date="2020-06-08T02:09:00Z">
        <w:r w:rsidR="00352DF5">
          <w:t>HOW</w:t>
        </w:r>
      </w:ins>
      <w:ins w:id="1360" w:author="Arthur Parmentier" w:date="2020-06-08T02:10:00Z">
        <w:r w:rsidR="0098315D">
          <w:t>”</w:t>
        </w:r>
      </w:ins>
      <w:ins w:id="1361" w:author="Arthur Parmentier" w:date="2020-06-08T02:09:00Z">
        <w:r w:rsidR="00352DF5">
          <w:t xml:space="preserve">, </w:t>
        </w:r>
      </w:ins>
      <w:ins w:id="1362" w:author="Arthur Parmentier" w:date="2020-06-08T02:10:00Z">
        <w:r w:rsidR="0098315D">
          <w:t>“</w:t>
        </w:r>
      </w:ins>
      <w:ins w:id="1363" w:author="Arthur Parmentier" w:date="2020-06-08T02:09:00Z">
        <w:r w:rsidR="00352DF5">
          <w:t>WHEN</w:t>
        </w:r>
      </w:ins>
      <w:ins w:id="1364" w:author="Arthur Parmentier" w:date="2020-06-08T02:10:00Z">
        <w:r w:rsidR="0098315D">
          <w:t>”</w:t>
        </w:r>
      </w:ins>
      <w:ins w:id="1365" w:author="Arthur Parmentier" w:date="2020-06-08T02:09:00Z">
        <w:r w:rsidR="00352DF5">
          <w:t xml:space="preserve"> </w:t>
        </w:r>
      </w:ins>
      <w:ins w:id="1366" w:author="Arthur Parmentier" w:date="2020-06-08T02:10:00Z">
        <w:r w:rsidR="0098315D">
          <w:t>are non-terminal symbols (representing abstract structures in the grammar), “</w:t>
        </w:r>
      </w:ins>
      <w:ins w:id="1367" w:author="Arthur Parmentier" w:date="2020-06-10T19:15:00Z">
        <w:r w:rsidR="008B7832">
          <w:t>identifier</w:t>
        </w:r>
      </w:ins>
      <w:ins w:id="1368" w:author="Arthur Parmentier" w:date="2020-06-08T02:10:00Z">
        <w:r w:rsidR="0098315D">
          <w:t>”, “</w:t>
        </w:r>
      </w:ins>
      <w:ins w:id="1369" w:author="Arthur Parmentier" w:date="2020-06-10T19:15:00Z">
        <w:r w:rsidR="008B7832">
          <w:t>content</w:t>
        </w:r>
      </w:ins>
      <w:ins w:id="1370" w:author="Arthur Parmentier" w:date="2020-06-08T02:10:00Z">
        <w:r w:rsidR="0098315D">
          <w:t>”, “</w:t>
        </w:r>
      </w:ins>
      <w:ins w:id="1371" w:author="Arthur Parmentier" w:date="2020-06-10T19:15:00Z">
        <w:r w:rsidR="008B7832">
          <w:t>modifier</w:t>
        </w:r>
      </w:ins>
      <w:ins w:id="1372" w:author="Arthur Parmentier" w:date="2020-06-08T02:10:00Z">
        <w:r w:rsidR="0098315D">
          <w:t>”</w:t>
        </w:r>
      </w:ins>
      <w:ins w:id="1373" w:author="Arthur Parmentier" w:date="2020-06-08T02:11:00Z">
        <w:r w:rsidR="0098315D">
          <w:t>, “</w:t>
        </w:r>
      </w:ins>
      <w:ins w:id="1374" w:author="Arthur Parmentier" w:date="2020-06-10T19:15:00Z">
        <w:r w:rsidR="008B7832">
          <w:t>go gesture</w:t>
        </w:r>
      </w:ins>
      <w:ins w:id="1375" w:author="Arthur Parmentier" w:date="2020-06-08T02:11:00Z">
        <w:r w:rsidR="0098315D">
          <w:t>” are terminal symbols representing words or signs in the sentence,</w:t>
        </w:r>
      </w:ins>
      <w:ins w:id="1376" w:author="Arthur Parmentier" w:date="2020-06-08T02:10:00Z">
        <w:r w:rsidR="0098315D">
          <w:t xml:space="preserve"> </w:t>
        </w:r>
      </w:ins>
      <w:ins w:id="1377" w:author="Arthur Parmentier" w:date="2020-06-08T02:07:00Z">
        <w:r w:rsidR="00352DF5">
          <w:t xml:space="preserve">S is the start symbol </w:t>
        </w:r>
      </w:ins>
      <w:ins w:id="1378" w:author="Arthur Parmentier" w:date="2020-06-08T02:08:00Z">
        <w:r w:rsidR="00352DF5">
          <w:t>(sentence symbol)</w:t>
        </w:r>
      </w:ins>
      <w:ins w:id="1379" w:author="Arthur Parmentier" w:date="2020-06-08T02:14:00Z">
        <w:r w:rsidR="00B122FD">
          <w:t>,</w:t>
        </w:r>
      </w:ins>
      <w:ins w:id="1380" w:author="Arthur Parmentier" w:date="2020-06-08T01:53:00Z">
        <w:r>
          <w:rPr>
            <w:rFonts w:cs="Cambria Math"/>
          </w:rPr>
          <w:t xml:space="preserve"> </w:t>
        </w:r>
      </w:ins>
      <w:ins w:id="1381" w:author="Arthur Parmentier" w:date="2020-06-08T02:08:00Z">
        <w:r w:rsidR="00352DF5" w:rsidRPr="00352DF5">
          <w:rPr>
            <w:rFonts w:ascii="Cambria" w:hAnsi="Cambria" w:cs="Cambria"/>
          </w:rPr>
          <w:t>ε</w:t>
        </w:r>
      </w:ins>
      <w:ins w:id="1382" w:author="Arthur Parmentier" w:date="2020-06-08T01:53:00Z">
        <w:r>
          <w:rPr>
            <w:rFonts w:cs="Cambria"/>
          </w:rPr>
          <w:t xml:space="preserve"> </w:t>
        </w:r>
      </w:ins>
      <w:ins w:id="1383" w:author="Arthur Parmentier" w:date="2020-06-08T02:08:00Z">
        <w:r w:rsidR="00352DF5">
          <w:rPr>
            <w:rFonts w:cs="Cambria"/>
          </w:rPr>
          <w:t>the empty string symbol</w:t>
        </w:r>
      </w:ins>
      <w:ins w:id="1384"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385" w:author="Arthur Parmentier" w:date="2020-06-08T01:55:00Z">
        <w:r>
          <w:rPr>
            <w:rFonts w:cs="Cambria"/>
          </w:rPr>
          <w:t>.</w:t>
        </w:r>
      </w:ins>
      <w:ins w:id="1386" w:author="Arthur Parmentier" w:date="2020-06-08T01:53:00Z">
        <w:r>
          <w:rPr>
            <w:rFonts w:cs="Cambria"/>
          </w:rPr>
          <w:t xml:space="preserve"> </w:t>
        </w:r>
      </w:ins>
      <w:ins w:id="1387" w:author="Arthur Parmentier" w:date="2020-06-08T02:14:00Z">
        <w:r w:rsidR="005A4010">
          <w:rPr>
            <w:rFonts w:cs="Cambria"/>
          </w:rPr>
          <w:br/>
        </w:r>
      </w:ins>
      <w:ins w:id="1388" w:author="Arthur Parmentier" w:date="2020-06-08T01:56:00Z">
        <w:r>
          <w:rPr>
            <w:rFonts w:cs="Cambria"/>
          </w:rPr>
          <w:t xml:space="preserve">This grammar would only produce </w:t>
        </w:r>
      </w:ins>
      <w:ins w:id="1389" w:author="Arthur Parmentier" w:date="2020-06-08T02:11:00Z">
        <w:r w:rsidR="0098315D">
          <w:rPr>
            <w:rFonts w:cs="Cambria"/>
          </w:rPr>
          <w:t>two different</w:t>
        </w:r>
      </w:ins>
      <w:ins w:id="1390" w:author="Arthur Parmentier" w:date="2020-06-08T01:56:00Z">
        <w:r>
          <w:rPr>
            <w:rFonts w:cs="Cambria"/>
          </w:rPr>
          <w:t xml:space="preserve"> sentence</w:t>
        </w:r>
      </w:ins>
      <w:ins w:id="1391" w:author="Arthur Parmentier" w:date="2020-06-08T02:11:00Z">
        <w:r w:rsidR="0098315D">
          <w:rPr>
            <w:rFonts w:cs="Cambria"/>
          </w:rPr>
          <w:t>s</w:t>
        </w:r>
      </w:ins>
      <w:ins w:id="1392" w:author="Arthur Parmentier" w:date="2020-06-08T01:56:00Z">
        <w:r>
          <w:rPr>
            <w:rFonts w:cs="Cambria"/>
          </w:rPr>
          <w:t xml:space="preserve">: </w:t>
        </w:r>
      </w:ins>
    </w:p>
    <w:p w:rsidR="00F93519" w:rsidRDefault="001958BE">
      <w:pPr>
        <w:pStyle w:val="Paragraphedeliste"/>
        <w:numPr>
          <w:ilvl w:val="0"/>
          <w:numId w:val="43"/>
        </w:numPr>
        <w:rPr>
          <w:ins w:id="1393" w:author="Arthur Parmentier" w:date="2020-06-08T02:15:00Z"/>
          <w:rFonts w:cs="Cambria"/>
        </w:rPr>
      </w:pPr>
      <w:ins w:id="1394" w:author="Arthur Parmentier" w:date="2020-06-08T01:56:00Z">
        <w:r w:rsidRPr="00F93519">
          <w:rPr>
            <w:rFonts w:cs="Cambria"/>
            <w:rPrChange w:id="1395" w:author="Arthur Parmentier" w:date="2020-06-08T02:15:00Z">
              <w:rPr/>
            </w:rPrChange>
          </w:rPr>
          <w:t>“</w:t>
        </w:r>
      </w:ins>
      <w:ins w:id="1396" w:author="Arthur Parmentier" w:date="2020-06-10T19:15:00Z">
        <w:r w:rsidR="00685528">
          <w:rPr>
            <w:rFonts w:cs="Cambria"/>
          </w:rPr>
          <w:t>identifier</w:t>
        </w:r>
      </w:ins>
      <w:ins w:id="1397" w:author="Arthur Parmentier" w:date="2020-06-08T01:56:00Z">
        <w:r w:rsidRPr="00F93519">
          <w:rPr>
            <w:rFonts w:cs="Cambria"/>
            <w:rPrChange w:id="1398" w:author="Arthur Parmentier" w:date="2020-06-08T02:15:00Z">
              <w:rPr/>
            </w:rPrChange>
          </w:rPr>
          <w:t xml:space="preserve"> </w:t>
        </w:r>
      </w:ins>
      <w:ins w:id="1399" w:author="Arthur Parmentier" w:date="2020-06-10T19:15:00Z">
        <w:r w:rsidR="00685528">
          <w:rPr>
            <w:rFonts w:cs="Cambria"/>
          </w:rPr>
          <w:t>content</w:t>
        </w:r>
      </w:ins>
      <w:ins w:id="1400" w:author="Arthur Parmentier" w:date="2020-06-08T01:56:00Z">
        <w:r w:rsidRPr="00F93519">
          <w:rPr>
            <w:rFonts w:cs="Cambria"/>
            <w:rPrChange w:id="1401" w:author="Arthur Parmentier" w:date="2020-06-08T02:15:00Z">
              <w:rPr/>
            </w:rPrChange>
          </w:rPr>
          <w:t xml:space="preserve"> </w:t>
        </w:r>
      </w:ins>
      <w:ins w:id="1402" w:author="Arthur Parmentier" w:date="2020-06-10T19:15:00Z">
        <w:r w:rsidR="00685528">
          <w:rPr>
            <w:rFonts w:cs="Cambria"/>
          </w:rPr>
          <w:t>modifier</w:t>
        </w:r>
      </w:ins>
      <w:ins w:id="1403" w:author="Arthur Parmentier" w:date="2020-06-08T01:56:00Z">
        <w:r w:rsidRPr="00F93519">
          <w:rPr>
            <w:rFonts w:cs="Cambria"/>
            <w:rPrChange w:id="1404" w:author="Arthur Parmentier" w:date="2020-06-08T02:15:00Z">
              <w:rPr/>
            </w:rPrChange>
          </w:rPr>
          <w:t xml:space="preserve"> </w:t>
        </w:r>
      </w:ins>
      <w:ins w:id="1405" w:author="Arthur Parmentier" w:date="2020-06-10T19:16:00Z">
        <w:r w:rsidR="00685528">
          <w:rPr>
            <w:rFonts w:cs="Cambria"/>
          </w:rPr>
          <w:t>go gesture</w:t>
        </w:r>
      </w:ins>
      <w:ins w:id="1406" w:author="Arthur Parmentier" w:date="2020-06-08T01:56:00Z">
        <w:r w:rsidRPr="00F93519">
          <w:rPr>
            <w:rFonts w:cs="Cambria"/>
            <w:rPrChange w:id="1407" w:author="Arthur Parmentier" w:date="2020-06-08T02:15:00Z">
              <w:rPr/>
            </w:rPrChange>
          </w:rPr>
          <w:t>”</w:t>
        </w:r>
      </w:ins>
    </w:p>
    <w:p w:rsidR="00F93519" w:rsidRDefault="0098315D">
      <w:pPr>
        <w:pStyle w:val="Paragraphedeliste"/>
        <w:numPr>
          <w:ilvl w:val="0"/>
          <w:numId w:val="43"/>
        </w:numPr>
        <w:rPr>
          <w:ins w:id="1408" w:author="Arthur Parmentier" w:date="2020-06-08T02:15:00Z"/>
          <w:rFonts w:cs="Cambria"/>
        </w:rPr>
      </w:pPr>
      <w:ins w:id="1409" w:author="Arthur Parmentier" w:date="2020-06-08T02:11:00Z">
        <w:r w:rsidRPr="00F93519">
          <w:rPr>
            <w:rFonts w:cs="Cambria"/>
            <w:rPrChange w:id="1410" w:author="Arthur Parmentier" w:date="2020-06-08T02:15:00Z">
              <w:rPr/>
            </w:rPrChange>
          </w:rPr>
          <w:t>“</w:t>
        </w:r>
      </w:ins>
      <w:ins w:id="1411" w:author="Arthur Parmentier" w:date="2020-06-10T19:16:00Z">
        <w:r w:rsidR="00685528">
          <w:rPr>
            <w:rFonts w:cs="Cambria"/>
          </w:rPr>
          <w:t>identifier</w:t>
        </w:r>
      </w:ins>
      <w:ins w:id="1412" w:author="Arthur Parmentier" w:date="2020-06-08T02:11:00Z">
        <w:r w:rsidRPr="00F93519">
          <w:rPr>
            <w:rFonts w:cs="Cambria"/>
            <w:rPrChange w:id="1413" w:author="Arthur Parmentier" w:date="2020-06-08T02:15:00Z">
              <w:rPr/>
            </w:rPrChange>
          </w:rPr>
          <w:t xml:space="preserve"> </w:t>
        </w:r>
      </w:ins>
      <w:ins w:id="1414" w:author="Arthur Parmentier" w:date="2020-06-10T19:16:00Z">
        <w:r w:rsidR="00685528">
          <w:rPr>
            <w:rFonts w:cs="Cambria"/>
          </w:rPr>
          <w:t>content</w:t>
        </w:r>
      </w:ins>
      <w:ins w:id="1415" w:author="Arthur Parmentier" w:date="2020-06-08T02:11:00Z">
        <w:r w:rsidRPr="00F93519">
          <w:rPr>
            <w:rFonts w:cs="Cambria"/>
            <w:rPrChange w:id="1416" w:author="Arthur Parmentier" w:date="2020-06-08T02:15:00Z">
              <w:rPr/>
            </w:rPrChange>
          </w:rPr>
          <w:t xml:space="preserve"> </w:t>
        </w:r>
      </w:ins>
      <w:ins w:id="1417" w:author="Arthur Parmentier" w:date="2020-06-10T19:16:00Z">
        <w:r w:rsidR="00685528">
          <w:rPr>
            <w:rFonts w:cs="Cambria"/>
          </w:rPr>
          <w:t>go gesture</w:t>
        </w:r>
      </w:ins>
      <w:ins w:id="1418" w:author="Arthur Parmentier" w:date="2020-06-08T02:11:00Z">
        <w:r w:rsidRPr="00F93519">
          <w:rPr>
            <w:rFonts w:cs="Cambria"/>
            <w:rPrChange w:id="1419" w:author="Arthur Parmentier" w:date="2020-06-08T02:15:00Z">
              <w:rPr/>
            </w:rPrChange>
          </w:rPr>
          <w:t>”</w:t>
        </w:r>
      </w:ins>
    </w:p>
    <w:p w:rsidR="001958BE" w:rsidRPr="00F93519" w:rsidRDefault="001958BE">
      <w:pPr>
        <w:rPr>
          <w:ins w:id="1420" w:author="Arthur Parmentier" w:date="2020-06-08T01:57:00Z"/>
          <w:rFonts w:cs="Cambria"/>
          <w:rPrChange w:id="1421" w:author="Arthur Parmentier" w:date="2020-06-08T02:15:00Z">
            <w:rPr>
              <w:ins w:id="1422" w:author="Arthur Parmentier" w:date="2020-06-08T01:57:00Z"/>
            </w:rPr>
          </w:rPrChange>
        </w:rPr>
      </w:pPr>
      <w:ins w:id="1423" w:author="Arthur Parmentier" w:date="2020-06-08T01:56:00Z">
        <w:r w:rsidRPr="00F93519">
          <w:rPr>
            <w:rFonts w:cs="Cambria"/>
            <w:rPrChange w:id="1424" w:author="Arthur Parmentier" w:date="2020-06-08T02:15:00Z">
              <w:rPr/>
            </w:rPrChange>
          </w:rPr>
          <w:t>Because the production rules on the left side only contain one element, it is pos</w:t>
        </w:r>
      </w:ins>
      <w:ins w:id="1425" w:author="Arthur Parmentier" w:date="2020-06-08T01:57:00Z">
        <w:r w:rsidRPr="00F93519">
          <w:rPr>
            <w:rFonts w:cs="Cambria"/>
            <w:rPrChange w:id="1426" w:author="Arthur Parmentier" w:date="2020-06-08T02:15:00Z">
              <w:rPr/>
            </w:rPrChange>
          </w:rPr>
          <w:t>sible to find the function of each element in the sentence without the context. This grammar is therefore a context-free grammar.</w:t>
        </w:r>
      </w:ins>
      <w:ins w:id="1427" w:author="Arthur Parmentier" w:date="2020-06-08T02:12:00Z">
        <w:r w:rsidR="0098315D">
          <w:rPr>
            <w:rStyle w:val="Appelnotedebasdep"/>
            <w:rFonts w:cs="Cambria"/>
          </w:rPr>
          <w:footnoteReference w:id="6"/>
        </w:r>
      </w:ins>
    </w:p>
    <w:p w:rsidR="004A5894" w:rsidRDefault="004A5894">
      <w:pPr>
        <w:rPr>
          <w:ins w:id="1433" w:author="Arthur Parmentier" w:date="2020-06-08T02:01:00Z"/>
          <w:rStyle w:val="uiqtextrenderedqtext"/>
        </w:rPr>
      </w:pPr>
      <w:ins w:id="1434" w:author="Arthur Parmentier" w:date="2020-06-08T01:57:00Z">
        <w:r>
          <w:rPr>
            <w:rFonts w:cs="Cambria"/>
          </w:rPr>
          <w:t xml:space="preserve">One important theorem is that </w:t>
        </w:r>
      </w:ins>
      <w:ins w:id="1435" w:author="Arthur Parmentier" w:date="2020-06-08T02:23:00Z">
        <w:r w:rsidR="00941E46">
          <w:rPr>
            <w:rFonts w:cs="Cambria"/>
          </w:rPr>
          <w:t xml:space="preserve">all </w:t>
        </w:r>
      </w:ins>
      <w:ins w:id="1436" w:author="Arthur Parmentier" w:date="2020-06-08T01:57:00Z">
        <w:r>
          <w:rPr>
            <w:rFonts w:cs="Cambria"/>
          </w:rPr>
          <w:t>context-free grammars</w:t>
        </w:r>
      </w:ins>
      <w:ins w:id="1437" w:author="Arthur Parmentier" w:date="2020-06-08T01:58:00Z">
        <w:r>
          <w:rPr>
            <w:rFonts w:cs="Cambria"/>
          </w:rPr>
          <w:t xml:space="preserve"> </w:t>
        </w:r>
      </w:ins>
      <w:ins w:id="1438"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pPr>
        <w:pStyle w:val="Titre5"/>
        <w:rPr>
          <w:ins w:id="1439" w:author="Arthur Parmentier" w:date="2020-06-08T02:16:00Z"/>
        </w:rPr>
        <w:pPrChange w:id="1440" w:author="Arthur Parmentier" w:date="2020-06-10T16:26:00Z">
          <w:pPr>
            <w:pStyle w:val="Titre4"/>
          </w:pPr>
        </w:pPrChange>
      </w:pPr>
      <w:ins w:id="1441" w:author="Arthur Parmentier" w:date="2020-06-08T02:01:00Z">
        <w:r>
          <w:t>Regular</w:t>
        </w:r>
      </w:ins>
      <w:ins w:id="1442" w:author="Arthur Parmentier" w:date="2020-06-08T02:16:00Z">
        <w:r w:rsidR="000D2632">
          <w:t xml:space="preserve"> grammar</w:t>
        </w:r>
        <w:r w:rsidR="00300A77">
          <w:t>s</w:t>
        </w:r>
      </w:ins>
    </w:p>
    <w:p w:rsidR="00300A77" w:rsidRDefault="00E56164">
      <w:pPr>
        <w:rPr>
          <w:ins w:id="1443" w:author="Arthur Parmentier" w:date="2020-06-08T02:21:00Z"/>
        </w:rPr>
      </w:pPr>
      <w:ins w:id="1444" w:author="Arthur Parmentier" w:date="2020-06-08T02:17:00Z">
        <w:r>
          <w:t>A regular grammar is a specific sub-set of context-free grammars</w:t>
        </w:r>
      </w:ins>
      <w:ins w:id="1445" w:author="Arthur Parmentier" w:date="2020-06-08T02:20:00Z">
        <w:r w:rsidR="00FB2671">
          <w:t xml:space="preserve"> that form the so</w:t>
        </w:r>
      </w:ins>
      <w:ins w:id="1446" w:author="Arthur Parmentier" w:date="2020-06-08T02:21:00Z">
        <w:r w:rsidR="00FB2671">
          <w:t>-called “regular expressions”.</w:t>
        </w:r>
      </w:ins>
    </w:p>
    <w:p w:rsidR="00941E46" w:rsidRDefault="00941E46">
      <w:pPr>
        <w:rPr>
          <w:ins w:id="1447" w:author="Arthur Parmentier" w:date="2020-06-08T02:22:00Z"/>
        </w:rPr>
      </w:pPr>
      <w:ins w:id="1448" w:author="Arthur Parmentier" w:date="2020-06-08T02:22:00Z">
        <w:r>
          <w:t>A grammar such as the one presented in the previous part is a regular grammar.</w:t>
        </w:r>
      </w:ins>
    </w:p>
    <w:p w:rsidR="00941E46" w:rsidRPr="00300A77" w:rsidRDefault="00941E46">
      <w:pPr>
        <w:rPr>
          <w:ins w:id="1449" w:author="Arthur Parmentier" w:date="2020-06-07T21:11:00Z"/>
          <w:rPrChange w:id="1450" w:author="Arthur Parmentier" w:date="2020-06-08T02:16:00Z">
            <w:rPr>
              <w:ins w:id="1451" w:author="Arthur Parmentier" w:date="2020-06-07T21:11:00Z"/>
            </w:rPr>
          </w:rPrChange>
        </w:rPr>
        <w:pPrChange w:id="1452" w:author="Arthur Parmentier" w:date="2020-06-10T16:26:00Z">
          <w:pPr>
            <w:pStyle w:val="Titre3"/>
          </w:pPr>
        </w:pPrChange>
      </w:pPr>
      <w:ins w:id="1453" w:author="Arthur Parmentier" w:date="2020-06-08T02:22:00Z">
        <w:r>
          <w:t xml:space="preserve">One important theorem is all regular grammars </w:t>
        </w:r>
      </w:ins>
      <w:ins w:id="1454" w:author="Arthur Parmentier" w:date="2020-06-08T02:23:00Z">
        <w:r>
          <w:t>can be</w:t>
        </w:r>
      </w:ins>
      <w:ins w:id="1455" w:author="Arthur Parmentier" w:date="2020-06-08T02:22:00Z">
        <w:r>
          <w:t xml:space="preserve"> described</w:t>
        </w:r>
      </w:ins>
      <w:ins w:id="1456" w:author="Arthur Parmentier" w:date="2020-06-08T02:24:00Z">
        <w:r>
          <w:t xml:space="preserve"> by a </w:t>
        </w:r>
        <w:r w:rsidR="007C3219">
          <w:t>(</w:t>
        </w:r>
        <w:r>
          <w:t>deterministic</w:t>
        </w:r>
      </w:ins>
      <w:ins w:id="1457" w:author="Arthur Parmentier" w:date="2020-06-08T02:25:00Z">
        <w:r w:rsidR="007C3219">
          <w:t>)</w:t>
        </w:r>
      </w:ins>
      <w:ins w:id="1458"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59" w:author="Arthur Parmentier" w:date="2020-06-08T02:25:00Z">
        <w:r w:rsidR="00021EF8">
          <w:t>, also called a finite state machine (FSM).</w:t>
        </w:r>
      </w:ins>
    </w:p>
    <w:p w:rsidR="00A62779" w:rsidRDefault="00A62779">
      <w:pPr>
        <w:pStyle w:val="Titre4"/>
        <w:rPr>
          <w:ins w:id="1460" w:author="Arthur Parmentier" w:date="2020-06-08T02:26:00Z"/>
        </w:rPr>
        <w:pPrChange w:id="1461" w:author="Arthur Parmentier" w:date="2020-06-10T16:26:00Z">
          <w:pPr>
            <w:pStyle w:val="Titre3"/>
          </w:pPr>
        </w:pPrChange>
      </w:pPr>
      <w:ins w:id="1462" w:author="Arthur Parmentier" w:date="2020-06-08T02:25:00Z">
        <w:r>
          <w:t>Parsing</w:t>
        </w:r>
      </w:ins>
    </w:p>
    <w:p w:rsidR="00A62779" w:rsidRPr="00A62779" w:rsidRDefault="00A62779">
      <w:pPr>
        <w:rPr>
          <w:ins w:id="1463" w:author="Arthur Parmentier" w:date="2020-06-08T02:25:00Z"/>
          <w:rPrChange w:id="1464" w:author="Arthur Parmentier" w:date="2020-06-08T02:26:00Z">
            <w:rPr>
              <w:ins w:id="1465" w:author="Arthur Parmentier" w:date="2020-06-08T02:25:00Z"/>
            </w:rPr>
          </w:rPrChange>
        </w:rPr>
        <w:pPrChange w:id="1466" w:author="Arthur Parmentier" w:date="2020-06-10T16:26:00Z">
          <w:pPr>
            <w:pStyle w:val="Titre3"/>
          </w:pPr>
        </w:pPrChange>
      </w:pPr>
      <w:ins w:id="1467" w:author="Arthur Parmentier" w:date="2020-06-08T02:26:00Z">
        <w:r>
          <w:t xml:space="preserve">Parsing, also called syntactic analysis, is the process </w:t>
        </w:r>
      </w:ins>
      <w:ins w:id="1468" w:author="Arthur Parmentier" w:date="2020-06-08T02:27:00Z">
        <w:r>
          <w:t xml:space="preserve">of analyzing string of symbols (or sentences) that are described by </w:t>
        </w:r>
      </w:ins>
      <w:ins w:id="1469" w:author="Arthur Parmentier" w:date="2020-06-08T02:28:00Z">
        <w:r>
          <w:t>a grammar</w:t>
        </w:r>
      </w:ins>
      <w:ins w:id="1470" w:author="Arthur Parmentier" w:date="2020-06-08T02:29:00Z">
        <w:r>
          <w:t>.</w:t>
        </w:r>
      </w:ins>
      <w:ins w:id="1471" w:author="Arthur Parmentier" w:date="2020-06-08T02:30:00Z">
        <w:r w:rsidR="00ED0E0D">
          <w:t xml:space="preserve"> It can be performed by different types of automata, depending on the type of grammar that is considered.</w:t>
        </w:r>
      </w:ins>
    </w:p>
    <w:p w:rsidR="006D5BBB" w:rsidRDefault="00657DAC">
      <w:pPr>
        <w:pStyle w:val="Titre4"/>
        <w:rPr>
          <w:ins w:id="1472" w:author="Arthur Parmentier" w:date="2020-06-08T02:35:00Z"/>
        </w:rPr>
        <w:pPrChange w:id="1473" w:author="Arthur Parmentier" w:date="2020-06-10T16:26:00Z">
          <w:pPr>
            <w:pStyle w:val="Titre3"/>
          </w:pPr>
        </w:pPrChange>
      </w:pPr>
      <w:ins w:id="1474" w:author="Arthur Parmentier" w:date="2020-06-08T02:35:00Z">
        <w:r>
          <w:t>Linguistics in generative music</w:t>
        </w:r>
      </w:ins>
    </w:p>
    <w:p w:rsidR="00657DAC" w:rsidRDefault="00657DAC">
      <w:pPr>
        <w:rPr>
          <w:ins w:id="1475" w:author="Arthur Parmentier" w:date="2020-06-08T02:36:00Z"/>
        </w:rPr>
      </w:pPr>
      <w:ins w:id="1476" w:author="Arthur Parmentier" w:date="2020-06-08T02:35:00Z">
        <w:r>
          <w:t xml:space="preserve">The contemporary field of generative music found interest for </w:t>
        </w:r>
      </w:ins>
      <w:ins w:id="1477" w:author="Arthur Parmentier" w:date="2020-06-08T02:36:00Z">
        <w:r>
          <w:t>many models from linguistic to describe and generate music.</w:t>
        </w:r>
      </w:ins>
    </w:p>
    <w:p w:rsidR="00657DAC" w:rsidRPr="00657DAC" w:rsidRDefault="00657DAC">
      <w:pPr>
        <w:rPr>
          <w:ins w:id="1478" w:author="Arthur Parmentier" w:date="2020-06-07T21:11:00Z"/>
          <w:rPrChange w:id="1479" w:author="Arthur Parmentier" w:date="2020-06-08T02:35:00Z">
            <w:rPr>
              <w:ins w:id="1480" w:author="Arthur Parmentier" w:date="2020-06-07T21:11:00Z"/>
            </w:rPr>
          </w:rPrChange>
        </w:rPr>
        <w:pPrChange w:id="1481" w:author="Arthur Parmentier" w:date="2020-06-10T16:26:00Z">
          <w:pPr>
            <w:pStyle w:val="Titre3"/>
          </w:pPr>
        </w:pPrChange>
      </w:pPr>
      <w:ins w:id="1482" w:author="Arthur Parmentier" w:date="2020-06-08T02:36:00Z">
        <w:r>
          <w:t xml:space="preserve">Often implemented in computers and </w:t>
        </w:r>
      </w:ins>
      <w:ins w:id="1483" w:author="Arthur Parmentier" w:date="2020-06-08T02:37:00Z">
        <w:r>
          <w:t xml:space="preserve">used </w:t>
        </w:r>
      </w:ins>
      <w:ins w:id="1484" w:author="Arthur Parmentier" w:date="2020-06-08T02:38:00Z">
        <w:r>
          <w:t xml:space="preserve">for </w:t>
        </w:r>
      </w:ins>
      <w:ins w:id="1485" w:author="Arthur Parmentier" w:date="2020-06-08T02:37:00Z">
        <w:r>
          <w:t>experimental music</w:t>
        </w:r>
      </w:ins>
      <w:ins w:id="1486" w:author="Arthur Parmentier" w:date="2020-06-08T02:38:00Z">
        <w:r>
          <w:t>,</w:t>
        </w:r>
      </w:ins>
      <w:ins w:id="1487" w:author="Arthur Parmentier" w:date="2020-06-08T02:37:00Z">
        <w:r>
          <w:t xml:space="preserve"> real-time jazz accompaniment and improvisation</w:t>
        </w:r>
      </w:ins>
      <w:ins w:id="1488" w:author="Arthur Parmentier" w:date="2020-06-08T02:38:00Z">
        <w:r>
          <w:t xml:space="preserve"> to </w:t>
        </w:r>
      </w:ins>
      <w:ins w:id="1489" w:author="Arthur Parmentier" w:date="2020-06-08T02:39:00Z">
        <w:r>
          <w:t>Beatles-like song production</w:t>
        </w:r>
      </w:ins>
      <w:ins w:id="1490" w:author="Arthur Parmentier" w:date="2020-06-08T02:37:00Z">
        <w:r>
          <w:t>, probabilistic models such as Hi</w:t>
        </w:r>
      </w:ins>
      <w:ins w:id="1491" w:author="Arthur Parmentier" w:date="2020-06-08T02:38:00Z">
        <w:r>
          <w:t>dden Markov Models are increasingly being used</w:t>
        </w:r>
      </w:ins>
      <w:ins w:id="1492" w:author="Arthur Parmentier" w:date="2020-06-08T02:39:00Z">
        <w:r>
          <w:t xml:space="preserve"> these last decades in research </w:t>
        </w:r>
        <w:r w:rsidR="0065654F">
          <w:t xml:space="preserve">and recent production and </w:t>
        </w:r>
      </w:ins>
      <w:ins w:id="1493" w:author="Arthur Parmentier" w:date="2020-06-08T02:40:00Z">
        <w:r w:rsidR="0065654F">
          <w:t>composition</w:t>
        </w:r>
      </w:ins>
      <w:ins w:id="1494" w:author="Arthur Parmentier" w:date="2020-06-08T02:39:00Z">
        <w:r w:rsidR="0065654F">
          <w:t xml:space="preserve"> </w:t>
        </w:r>
      </w:ins>
      <w:ins w:id="1495" w:author="Arthur Parmentier" w:date="2020-06-08T02:40:00Z">
        <w:r w:rsidR="0065654F">
          <w:t>software, such as Max/MSP</w:t>
        </w:r>
      </w:ins>
      <w:ins w:id="1496" w:author="Arthur Parmentier" w:date="2020-06-08T02:39:00Z">
        <w:r w:rsidR="0065654F">
          <w:t>.</w:t>
        </w:r>
      </w:ins>
    </w:p>
    <w:p w:rsidR="00960BA6" w:rsidRDefault="006D5BBB">
      <w:pPr>
        <w:pStyle w:val="Titre3"/>
        <w:rPr>
          <w:ins w:id="1497" w:author="Arthur Parmentier" w:date="2020-06-07T21:10:00Z"/>
        </w:rPr>
        <w:pPrChange w:id="1498" w:author="Arthur Parmentier" w:date="2020-06-10T16:26:00Z">
          <w:pPr>
            <w:pStyle w:val="Titre2"/>
          </w:pPr>
        </w:pPrChange>
      </w:pPr>
      <w:bookmarkStart w:id="1499" w:name="_Toc42842124"/>
      <w:ins w:id="1500" w:author="Arthur Parmentier" w:date="2020-06-07T21:11:00Z">
        <w:r>
          <w:lastRenderedPageBreak/>
          <w:t>Gestural</w:t>
        </w:r>
      </w:ins>
      <w:ins w:id="1501" w:author="Arthur Parmentier" w:date="2020-06-07T21:10:00Z">
        <w:r>
          <w:t xml:space="preserve"> s</w:t>
        </w:r>
      </w:ins>
      <w:ins w:id="1502" w:author="Arthur Parmentier" w:date="2020-05-13T09:25:00Z">
        <w:r w:rsidR="00EE3C9F" w:rsidRPr="007C437A">
          <w:t>igns</w:t>
        </w:r>
      </w:ins>
      <w:del w:id="1503" w:author="Arthur Parmentier" w:date="2020-05-13T09:25:00Z">
        <w:r w:rsidR="00960BA6" w:rsidRPr="007C437A" w:rsidDel="00EE3C9F">
          <w:delText>Gestures and signs</w:delText>
        </w:r>
      </w:del>
      <w:r w:rsidR="00960BA6" w:rsidRPr="007C437A">
        <w:t xml:space="preserve"> for communication: a long history</w:t>
      </w:r>
      <w:bookmarkEnd w:id="1499"/>
    </w:p>
    <w:p w:rsidR="006D5BBB" w:rsidRPr="006D5BBB" w:rsidRDefault="00617EDA">
      <w:pPr>
        <w:rPr>
          <w:rPrChange w:id="1504" w:author="Arthur Parmentier" w:date="2020-06-07T21:10:00Z">
            <w:rPr/>
          </w:rPrChange>
        </w:rPr>
        <w:pPrChange w:id="1505" w:author="Arthur Parmentier" w:date="2020-06-10T16:26:00Z">
          <w:pPr>
            <w:pStyle w:val="Titre2"/>
          </w:pPr>
        </w:pPrChange>
      </w:pPr>
      <w:ins w:id="1506" w:author="Arthur Parmentier" w:date="2020-06-09T16:44:00Z">
        <w:r>
          <w:t>In this part, we</w:t>
        </w:r>
      </w:ins>
      <w:ins w:id="1507" w:author="Arthur Parmentier" w:date="2020-06-07T21:10:00Z">
        <w:r w:rsidR="006D5BBB">
          <w:t xml:space="preserve"> will have a short overview of the </w:t>
        </w:r>
      </w:ins>
      <w:ins w:id="1508" w:author="Arthur Parmentier" w:date="2020-06-09T16:44:00Z">
        <w:r>
          <w:t xml:space="preserve">use of gestural signs for communication in history </w:t>
        </w:r>
      </w:ins>
      <w:ins w:id="1509" w:author="Arthur Parmentier" w:date="2020-06-10T16:14:00Z">
        <w:r w:rsidR="00BD7AEC">
          <w:t xml:space="preserve">and highlight </w:t>
        </w:r>
      </w:ins>
      <w:ins w:id="1510" w:author="Arthur Parmentier" w:date="2020-06-10T16:15:00Z">
        <w:r w:rsidR="00BD7AEC">
          <w:t>the different motivations for using gestures in all cases.</w:t>
        </w:r>
      </w:ins>
    </w:p>
    <w:p w:rsidR="00960BA6" w:rsidRPr="007C437A" w:rsidDel="006D5BBB" w:rsidRDefault="00960BA6">
      <w:pPr>
        <w:rPr>
          <w:del w:id="1511" w:author="Arthur Parmentier" w:date="2020-06-07T21:10:00Z"/>
        </w:rPr>
      </w:pPr>
      <w:del w:id="1512" w:author="Arthur Parmentier" w:date="2020-06-07T21:10:00Z">
        <w:r w:rsidRPr="007C437A" w:rsidDel="006D5BBB">
          <w:delText>Chronological view</w:delText>
        </w:r>
        <w:r w:rsidR="006E6EE1" w:rsidRPr="007C437A" w:rsidDel="006D5BBB">
          <w:delText xml:space="preserve"> (?)</w:delText>
        </w:r>
        <w:bookmarkStart w:id="1513" w:name="_Toc42549997"/>
        <w:bookmarkStart w:id="1514" w:name="_Toc42550090"/>
        <w:bookmarkEnd w:id="1513"/>
        <w:bookmarkEnd w:id="1514"/>
      </w:del>
    </w:p>
    <w:p w:rsidR="00960BA6" w:rsidRPr="007C437A" w:rsidDel="00617EDA" w:rsidRDefault="00960BA6">
      <w:pPr>
        <w:pStyle w:val="Titre4"/>
        <w:rPr>
          <w:del w:id="1515" w:author="Arthur Parmentier" w:date="2020-06-09T16:44:00Z"/>
        </w:rPr>
        <w:pPrChange w:id="1516" w:author="Arthur Parmentier" w:date="2020-06-10T16:26:00Z">
          <w:pPr>
            <w:pStyle w:val="Titre3"/>
          </w:pPr>
        </w:pPrChange>
      </w:pPr>
      <w:del w:id="1517" w:author="Arthur Parmentier" w:date="2020-06-09T16:44:00Z">
        <w:r w:rsidRPr="007C437A" w:rsidDel="00617EDA">
          <w:delText>A very long time ago…</w:delText>
        </w:r>
      </w:del>
    </w:p>
    <w:p w:rsidR="00960BA6" w:rsidRDefault="00960BA6">
      <w:pPr>
        <w:pStyle w:val="Titre4"/>
        <w:rPr>
          <w:ins w:id="1518" w:author="Arthur Parmentier" w:date="2020-06-09T16:57:00Z"/>
        </w:rPr>
        <w:pPrChange w:id="1519" w:author="Arthur Parmentier" w:date="2020-06-10T16:26:00Z">
          <w:pPr>
            <w:pStyle w:val="Titre3"/>
          </w:pPr>
        </w:pPrChange>
      </w:pPr>
      <w:del w:id="1520" w:author="Arthur Parmentier" w:date="2020-06-09T16:56:00Z">
        <w:r w:rsidRPr="007C437A" w:rsidDel="006056F0">
          <w:delText>Middle ages</w:delText>
        </w:r>
      </w:del>
      <w:ins w:id="1521" w:author="Arthur Parmentier" w:date="2020-06-09T16:56:00Z">
        <w:r w:rsidR="006056F0">
          <w:t>C</w:t>
        </w:r>
      </w:ins>
      <w:ins w:id="1522" w:author="Arthur Parmentier" w:date="2020-06-09T16:53:00Z">
        <w:r w:rsidR="006056F0" w:rsidRPr="006056F0">
          <w:t>heironomy</w:t>
        </w:r>
      </w:ins>
      <w:del w:id="1523" w:author="Arthur Parmentier" w:date="2020-06-09T16:52:00Z">
        <w:r w:rsidRPr="007C437A" w:rsidDel="006056F0">
          <w:delText>: neumes</w:delText>
        </w:r>
      </w:del>
    </w:p>
    <w:p w:rsidR="006056F0" w:rsidRPr="006056F0" w:rsidRDefault="006056F0">
      <w:pPr>
        <w:rPr>
          <w:ins w:id="1524" w:author="Arthur Parmentier" w:date="2020-06-05T13:55:00Z"/>
          <w:rPrChange w:id="1525" w:author="Arthur Parmentier" w:date="2020-06-09T16:57:00Z">
            <w:rPr>
              <w:ins w:id="1526" w:author="Arthur Parmentier" w:date="2020-06-05T13:55:00Z"/>
            </w:rPr>
          </w:rPrChange>
        </w:rPr>
        <w:pPrChange w:id="1527" w:author="Arthur Parmentier" w:date="2020-06-10T16:26:00Z">
          <w:pPr>
            <w:pStyle w:val="Titre3"/>
          </w:pPr>
        </w:pPrChange>
      </w:pPr>
      <w:ins w:id="1528" w:author="Arthur Parmentier" w:date="2020-06-09T16:57:00Z">
        <w:r w:rsidRPr="006056F0">
          <w:t xml:space="preserve">Cheironomy is </w:t>
        </w:r>
      </w:ins>
      <w:ins w:id="1529" w:author="Arthur Parmentier" w:date="2020-06-09T17:13:00Z">
        <w:r w:rsidR="005213A6">
          <w:t>defined by Hickmann as “textually the direction of a musical ensemble by the movements of the hand”</w:t>
        </w:r>
      </w:ins>
      <w:ins w:id="1530" w:author="Arthur Parmentier" w:date="2020-06-10T19:18:00Z">
        <w:r w:rsidR="005020E5">
          <w:t xml:space="preserve"> </w:t>
        </w:r>
      </w:ins>
      <w:customXmlInsRangeStart w:id="1531" w:author="Arthur Parmentier" w:date="2020-06-10T19:18:00Z"/>
      <w:sdt>
        <w:sdtPr>
          <w:id w:val="1146395373"/>
          <w:citation/>
        </w:sdtPr>
        <w:sdtContent>
          <w:customXmlInsRangeEnd w:id="1531"/>
          <w:ins w:id="1532" w:author="Arthur Parmentier" w:date="2020-06-10T19:18:00Z">
            <w:r w:rsidR="005020E5">
              <w:fldChar w:fldCharType="begin"/>
            </w:r>
            <w:r w:rsidR="005020E5" w:rsidRPr="005020E5">
              <w:rPr>
                <w:rPrChange w:id="1533" w:author="Arthur Parmentier" w:date="2020-06-10T19:18:00Z">
                  <w:rPr>
                    <w:lang w:val="fr-FR"/>
                  </w:rPr>
                </w:rPrChange>
              </w:rPr>
              <w:instrText xml:space="preserve"> CITATION Hug63 \l 1036 </w:instrText>
            </w:r>
          </w:ins>
          <w:r w:rsidR="005020E5">
            <w:fldChar w:fldCharType="separate"/>
          </w:r>
          <w:r w:rsidR="00304C55">
            <w:rPr>
              <w:noProof/>
            </w:rPr>
            <w:t>(Huglo, 1963)</w:t>
          </w:r>
          <w:ins w:id="1534" w:author="Arthur Parmentier" w:date="2020-06-10T19:18:00Z">
            <w:r w:rsidR="005020E5">
              <w:fldChar w:fldCharType="end"/>
            </w:r>
          </w:ins>
          <w:customXmlInsRangeStart w:id="1535" w:author="Arthur Parmentier" w:date="2020-06-10T19:18:00Z"/>
        </w:sdtContent>
      </w:sdt>
      <w:customXmlInsRangeEnd w:id="1535"/>
      <w:ins w:id="1536" w:author="Arthur Parmentier" w:date="2020-06-09T16:57:00Z">
        <w:r w:rsidRPr="006056F0">
          <w:t xml:space="preserve">. </w:t>
        </w:r>
      </w:ins>
      <w:ins w:id="1537" w:author="Arthur Parmentier" w:date="2020-06-09T17:14:00Z">
        <w:r w:rsidR="00B358E0">
          <w:t xml:space="preserve">It is employed to refer to the use of controlled, regular and </w:t>
        </w:r>
      </w:ins>
      <w:ins w:id="1538" w:author="Arthur Parmentier" w:date="2020-06-09T17:15:00Z">
        <w:r w:rsidR="00B358E0">
          <w:t>organized movements that is</w:t>
        </w:r>
      </w:ins>
      <w:ins w:id="1539" w:author="Arthur Parmentier" w:date="2020-06-09T17:16:00Z">
        <w:r w:rsidR="00B358E0">
          <w:t xml:space="preserve"> mostly encountered in texts about the arts of movement: music, dance and panto</w:t>
        </w:r>
      </w:ins>
      <w:ins w:id="1540" w:author="Arthur Parmentier" w:date="2020-06-09T17:17:00Z">
        <w:r w:rsidR="00B358E0">
          <w:t>mime.</w:t>
        </w:r>
      </w:ins>
      <w:ins w:id="1541" w:author="Arthur Parmentier" w:date="2020-06-10T19:18:00Z">
        <w:r w:rsidR="005020E5">
          <w:t xml:space="preserve"> </w:t>
        </w:r>
      </w:ins>
      <w:ins w:id="1542" w:author="Arthur Parmentier" w:date="2020-06-09T16:57:00Z">
        <w:r>
          <w:br/>
          <w:t>For instance, i</w:t>
        </w:r>
        <w:r w:rsidRPr="006056F0">
          <w:t>n the modern artform, conductors tend to hoist batons for indicating melodic curves and ornaments.</w:t>
        </w:r>
      </w:ins>
    </w:p>
    <w:p w:rsidR="006056F0" w:rsidRDefault="006056F0">
      <w:pPr>
        <w:pStyle w:val="Titre5"/>
        <w:rPr>
          <w:ins w:id="1543" w:author="Arthur Parmentier" w:date="2020-06-09T16:56:00Z"/>
        </w:rPr>
        <w:pPrChange w:id="1544" w:author="Arthur Parmentier" w:date="2020-06-10T16:26:00Z">
          <w:pPr>
            <w:pStyle w:val="Titre4"/>
          </w:pPr>
        </w:pPrChange>
      </w:pPr>
      <w:ins w:id="1545" w:author="Arthur Parmentier" w:date="2020-06-09T16:56:00Z">
        <w:r>
          <w:t>First traces in antiqu</w:t>
        </w:r>
      </w:ins>
      <w:ins w:id="1546" w:author="Arthur Parmentier" w:date="2020-06-09T17:04:00Z">
        <w:r w:rsidR="00CD28C6">
          <w:t>ity</w:t>
        </w:r>
      </w:ins>
    </w:p>
    <w:p w:rsidR="006056F0" w:rsidRDefault="00952ECE">
      <w:pPr>
        <w:rPr>
          <w:ins w:id="1547" w:author="Arthur Parmentier" w:date="2020-06-09T17:04:00Z"/>
        </w:rPr>
      </w:pPr>
      <w:ins w:id="1548" w:author="Arthur Parmentier" w:date="2020-06-09T17:00:00Z">
        <w:r>
          <w:t>We know from sculptures and paintings</w:t>
        </w:r>
      </w:ins>
      <w:ins w:id="1549" w:author="Arthur Parmentier" w:date="2020-06-09T17:01:00Z">
        <w:r>
          <w:t xml:space="preserve"> from antique Egypt</w:t>
        </w:r>
      </w:ins>
      <w:ins w:id="1550" w:author="Arthur Parmentier" w:date="2020-06-09T17:26:00Z">
        <w:r w:rsidR="000050C6">
          <w:t xml:space="preserve"> (at least 4 000 years from now)</w:t>
        </w:r>
      </w:ins>
      <w:ins w:id="1551" w:author="Arthur Parmentier" w:date="2020-06-09T17:01:00Z">
        <w:r>
          <w:t xml:space="preserve"> that Epgyptians used a form of cheironomy to indicate several </w:t>
        </w:r>
      </w:ins>
      <w:ins w:id="1552" w:author="Arthur Parmentier" w:date="2020-06-09T17:02:00Z">
        <w:r>
          <w:t>pitches and rythms, sometimes as they were singing</w:t>
        </w:r>
      </w:ins>
      <w:ins w:id="1553" w:author="Arthur Parmentier" w:date="2020-06-09T17:25:00Z">
        <w:r w:rsidR="005355C7">
          <w:t>, athough singer and cheironome were in principle two different roles</w:t>
        </w:r>
      </w:ins>
      <w:ins w:id="1554" w:author="Arthur Parmentier" w:date="2020-06-09T17:02:00Z">
        <w:r>
          <w:t>.</w:t>
        </w:r>
      </w:ins>
    </w:p>
    <w:p w:rsidR="00CD28C6" w:rsidRDefault="00CD28C6">
      <w:pPr>
        <w:rPr>
          <w:ins w:id="1555" w:author="Arthur Parmentier" w:date="2020-06-09T17:08:00Z"/>
        </w:rPr>
      </w:pPr>
      <w:ins w:id="1556" w:author="Arthur Parmentier" w:date="2020-06-09T17:04:00Z">
        <w:r>
          <w:t xml:space="preserve">In Greece, </w:t>
        </w:r>
      </w:ins>
      <w:ins w:id="1557" w:author="Arthur Parmentier" w:date="2020-06-09T17:05:00Z">
        <w:r>
          <w:t xml:space="preserve">ascendant and descendant movements of the hand were also used during antiquity to </w:t>
        </w:r>
      </w:ins>
      <w:ins w:id="1558" w:author="Arthur Parmentier" w:date="2020-06-09T17:06:00Z">
        <w:r>
          <w:t>indicate whether the next note was higher or lower in pitch. Cheironomy was then considered a from of art</w:t>
        </w:r>
      </w:ins>
      <w:ins w:id="1559" w:author="Arthur Parmentier" w:date="2020-06-10T19:20:00Z">
        <w:r w:rsidR="00191207">
          <w:t xml:space="preserve"> </w:t>
        </w:r>
      </w:ins>
      <w:customXmlInsRangeStart w:id="1560" w:author="Arthur Parmentier" w:date="2020-06-10T19:21:00Z"/>
      <w:sdt>
        <w:sdtPr>
          <w:id w:val="1743904883"/>
          <w:citation/>
        </w:sdtPr>
        <w:sdtContent>
          <w:customXmlInsRangeEnd w:id="1560"/>
          <w:ins w:id="1561" w:author="Arthur Parmentier" w:date="2020-06-10T19:21:00Z">
            <w:r w:rsidR="00191207">
              <w:fldChar w:fldCharType="begin"/>
            </w:r>
            <w:r w:rsidR="00191207">
              <w:rPr>
                <w:lang w:val="fr-FR"/>
              </w:rPr>
              <w:instrText xml:space="preserve"> CITATION Pâr \l 1036 </w:instrText>
            </w:r>
          </w:ins>
          <w:r w:rsidR="00191207">
            <w:fldChar w:fldCharType="separate"/>
          </w:r>
          <w:r w:rsidR="00304C55" w:rsidRPr="00304C55">
            <w:rPr>
              <w:noProof/>
              <w:lang w:val="fr-FR"/>
            </w:rPr>
            <w:t>(Pâris)</w:t>
          </w:r>
          <w:ins w:id="1562" w:author="Arthur Parmentier" w:date="2020-06-10T19:21:00Z">
            <w:r w:rsidR="00191207">
              <w:fldChar w:fldCharType="end"/>
            </w:r>
          </w:ins>
          <w:customXmlInsRangeStart w:id="1563" w:author="Arthur Parmentier" w:date="2020-06-10T19:21:00Z"/>
        </w:sdtContent>
      </w:sdt>
      <w:customXmlInsRangeEnd w:id="1563"/>
      <w:ins w:id="1564" w:author="Arthur Parmentier" w:date="2020-06-09T17:06:00Z">
        <w:r>
          <w:t>.</w:t>
        </w:r>
      </w:ins>
    </w:p>
    <w:p w:rsidR="005213A6" w:rsidRDefault="005213A6">
      <w:pPr>
        <w:pStyle w:val="Titre5"/>
        <w:rPr>
          <w:ins w:id="1565" w:author="Arthur Parmentier" w:date="2020-06-09T17:27:00Z"/>
        </w:rPr>
        <w:pPrChange w:id="1566" w:author="Arthur Parmentier" w:date="2020-06-10T16:26:00Z">
          <w:pPr>
            <w:pStyle w:val="Titre4"/>
          </w:pPr>
        </w:pPrChange>
      </w:pPr>
      <w:ins w:id="1567" w:author="Arthur Parmentier" w:date="2020-06-09T17:08:00Z">
        <w:r>
          <w:t>Cheironomy in m</w:t>
        </w:r>
      </w:ins>
      <w:ins w:id="1568" w:author="Arthur Parmentier" w:date="2020-06-09T17:24:00Z">
        <w:r w:rsidR="00BD43FC">
          <w:t>iddle</w:t>
        </w:r>
      </w:ins>
      <w:ins w:id="1569" w:author="Arthur Parmentier" w:date="2020-06-09T17:08:00Z">
        <w:r>
          <w:t xml:space="preserve"> ages</w:t>
        </w:r>
      </w:ins>
    </w:p>
    <w:p w:rsidR="005213A6" w:rsidRDefault="000F755D">
      <w:pPr>
        <w:rPr>
          <w:ins w:id="1570" w:author="Arthur Parmentier" w:date="2020-06-09T19:06:00Z"/>
        </w:rPr>
      </w:pPr>
      <w:ins w:id="1571" w:author="Arthur Parmentier" w:date="2020-06-09T17:20:00Z">
        <w:r>
          <w:t>Ch</w:t>
        </w:r>
      </w:ins>
      <w:ins w:id="1572" w:author="Arthur Parmentier" w:date="2020-06-09T17:21:00Z">
        <w:r>
          <w:t>eironomy ha</w:t>
        </w:r>
      </w:ins>
      <w:ins w:id="1573" w:author="Arthur Parmentier" w:date="2020-06-09T17:24:00Z">
        <w:r>
          <w:t>d</w:t>
        </w:r>
      </w:ins>
      <w:ins w:id="1574" w:author="Arthur Parmentier" w:date="2020-06-09T17:21:00Z">
        <w:r>
          <w:t xml:space="preserve"> an important place for the direction of Gregorian chant</w:t>
        </w:r>
      </w:ins>
      <w:ins w:id="1575" w:author="Arthur Parmentier" w:date="2020-06-09T17:23:00Z">
        <w:r>
          <w:t xml:space="preserve"> </w:t>
        </w:r>
      </w:ins>
      <w:ins w:id="1576" w:author="Arthur Parmentier" w:date="2020-06-09T19:03:00Z">
        <w:r w:rsidR="00165D3B">
          <w:t>from the</w:t>
        </w:r>
      </w:ins>
      <w:ins w:id="1577" w:author="Arthur Parmentier" w:date="2020-06-09T17:23:00Z">
        <w:r>
          <w:t xml:space="preserve"> middle ages to the 16</w:t>
        </w:r>
        <w:r w:rsidRPr="000F755D">
          <w:rPr>
            <w:vertAlign w:val="superscript"/>
            <w:rPrChange w:id="1578" w:author="Arthur Parmentier" w:date="2020-06-09T17:23:00Z">
              <w:rPr/>
            </w:rPrChange>
          </w:rPr>
          <w:t>th</w:t>
        </w:r>
        <w:r>
          <w:t xml:space="preserve"> cen</w:t>
        </w:r>
      </w:ins>
      <w:ins w:id="1579" w:author="Arthur Parmentier" w:date="2020-06-09T17:24:00Z">
        <w:r>
          <w:t>tury.</w:t>
        </w:r>
      </w:ins>
      <w:ins w:id="1580" w:author="Arthur Parmentier" w:date="2020-06-09T17:28:00Z">
        <w:r w:rsidR="00FD69AD">
          <w:t xml:space="preserve"> </w:t>
        </w:r>
      </w:ins>
      <w:ins w:id="1581" w:author="Arthur Parmentier" w:date="2020-06-09T19:05:00Z">
        <w:r w:rsidR="00165D3B">
          <w:br/>
        </w:r>
      </w:ins>
      <w:ins w:id="1582" w:author="Arthur Parmentier" w:date="2020-06-09T19:01:00Z">
        <w:r w:rsidR="00A5602F">
          <w:t xml:space="preserve">Gregorian chant </w:t>
        </w:r>
      </w:ins>
      <w:ins w:id="1583" w:author="Arthur Parmentier" w:date="2020-06-09T19:05:00Z">
        <w:r w:rsidR="00165D3B">
          <w:t xml:space="preserve">has </w:t>
        </w:r>
      </w:ins>
      <w:ins w:id="1584" w:author="Arthur Parmentier" w:date="2020-06-09T19:01:00Z">
        <w:r w:rsidR="00A5602F">
          <w:t xml:space="preserve">extensively used </w:t>
        </w:r>
      </w:ins>
      <w:ins w:id="1585" w:author="Arthur Parmentier" w:date="2020-06-09T19:07:00Z">
        <w:r w:rsidR="00165D3B">
          <w:t xml:space="preserve">the </w:t>
        </w:r>
      </w:ins>
      <w:ins w:id="1586" w:author="Arthur Parmentier" w:date="2020-06-09T19:01:00Z">
        <w:r w:rsidR="00A5602F">
          <w:t>notation system</w:t>
        </w:r>
      </w:ins>
      <w:ins w:id="1587" w:author="Arthur Parmentier" w:date="2020-06-09T19:07:00Z">
        <w:r w:rsidR="00165D3B">
          <w:t xml:space="preserve"> of neumes</w:t>
        </w:r>
      </w:ins>
      <w:ins w:id="1588" w:author="Arthur Parmentier" w:date="2020-06-09T19:01:00Z">
        <w:r w:rsidR="00A5602F">
          <w:t xml:space="preserve">. </w:t>
        </w:r>
      </w:ins>
      <w:ins w:id="1589" w:author="Arthur Parmentier" w:date="2020-06-09T18:59:00Z">
        <w:r w:rsidR="00222A3E">
          <w:t>In fact, t</w:t>
        </w:r>
      </w:ins>
      <w:ins w:id="1590" w:author="Arthur Parmentier" w:date="2020-06-09T17:28:00Z">
        <w:r w:rsidR="00FD69AD">
          <w:t>he most ancient neumatic notations of music were also called cheironomic notations</w:t>
        </w:r>
      </w:ins>
      <w:ins w:id="1591" w:author="Arthur Parmentier" w:date="2020-06-09T17:31:00Z">
        <w:r w:rsidR="0068348E">
          <w:t xml:space="preserve"> and </w:t>
        </w:r>
      </w:ins>
      <w:ins w:id="1592" w:author="Arthur Parmentier" w:date="2020-06-09T17:33:00Z">
        <w:r w:rsidR="0068348E">
          <w:t>the grec “neuma” refers to the latin “nutus” according to the grammarian Comminianus</w:t>
        </w:r>
      </w:ins>
      <w:ins w:id="1593" w:author="Arthur Parmentier" w:date="2020-06-09T17:36:00Z">
        <w:r w:rsidR="0068348E">
          <w:t xml:space="preserve"> and was used prior to the notations of music on parchment to </w:t>
        </w:r>
      </w:ins>
      <w:ins w:id="1594" w:author="Arthur Parmentier" w:date="2020-06-09T17:37:00Z">
        <w:r w:rsidR="0068348E">
          <w:t xml:space="preserve">signify a vocal exercise. Michel Huglo makes the conjecture that </w:t>
        </w:r>
      </w:ins>
      <w:ins w:id="1595" w:author="Arthur Parmentier" w:date="2020-06-09T17:38:00Z">
        <w:r w:rsidR="0068348E">
          <w:t>cheironomy was in fact the ancestor of the neumatic notation</w:t>
        </w:r>
      </w:ins>
      <w:ins w:id="1596" w:author="Arthur Parmentier" w:date="2020-06-10T19:19:00Z">
        <w:r w:rsidR="005020E5">
          <w:t xml:space="preserve"> </w:t>
        </w:r>
      </w:ins>
      <w:customXmlInsRangeStart w:id="1597" w:author="Arthur Parmentier" w:date="2020-06-10T19:19:00Z"/>
      <w:sdt>
        <w:sdtPr>
          <w:id w:val="-861899641"/>
          <w:citation/>
        </w:sdtPr>
        <w:sdtContent>
          <w:customXmlInsRangeEnd w:id="1597"/>
          <w:ins w:id="1598" w:author="Arthur Parmentier" w:date="2020-06-10T19:19:00Z">
            <w:r w:rsidR="005020E5">
              <w:fldChar w:fldCharType="begin"/>
            </w:r>
            <w:r w:rsidR="005020E5" w:rsidRPr="005020E5">
              <w:rPr>
                <w:rPrChange w:id="1599" w:author="Arthur Parmentier" w:date="2020-06-10T19:19:00Z">
                  <w:rPr>
                    <w:lang w:val="fr-FR"/>
                  </w:rPr>
                </w:rPrChange>
              </w:rPr>
              <w:instrText xml:space="preserve"> CITATION Hug63 \l 1036 </w:instrText>
            </w:r>
          </w:ins>
          <w:r w:rsidR="005020E5">
            <w:fldChar w:fldCharType="separate"/>
          </w:r>
          <w:r w:rsidR="00304C55">
            <w:rPr>
              <w:noProof/>
            </w:rPr>
            <w:t>(Huglo, 1963)</w:t>
          </w:r>
          <w:ins w:id="1600" w:author="Arthur Parmentier" w:date="2020-06-10T19:19:00Z">
            <w:r w:rsidR="005020E5">
              <w:fldChar w:fldCharType="end"/>
            </w:r>
          </w:ins>
          <w:customXmlInsRangeStart w:id="1601" w:author="Arthur Parmentier" w:date="2020-06-10T19:19:00Z"/>
        </w:sdtContent>
      </w:sdt>
      <w:customXmlInsRangeEnd w:id="1601"/>
      <w:ins w:id="1602" w:author="Arthur Parmentier" w:date="2020-06-10T19:19:00Z">
        <w:r w:rsidR="005020E5">
          <w:t>.</w:t>
        </w:r>
      </w:ins>
    </w:p>
    <w:p w:rsidR="0065106E" w:rsidRDefault="00165D3B">
      <w:pPr>
        <w:rPr>
          <w:ins w:id="1603" w:author="Arthur Parmentier" w:date="2020-06-10T16:17:00Z"/>
        </w:rPr>
      </w:pPr>
      <w:ins w:id="1604" w:author="Arthur Parmentier" w:date="2020-06-09T19:06:00Z">
        <w:r>
          <w:t>In the 11</w:t>
        </w:r>
        <w:r w:rsidRPr="00165D3B">
          <w:rPr>
            <w:vertAlign w:val="superscript"/>
            <w:rPrChange w:id="1605" w:author="Arthur Parmentier" w:date="2020-06-09T19:06:00Z">
              <w:rPr/>
            </w:rPrChange>
          </w:rPr>
          <w:t>th</w:t>
        </w:r>
        <w:r>
          <w:t xml:space="preserve"> century, the f</w:t>
        </w:r>
      </w:ins>
      <w:ins w:id="1606" w:author="Arthur Parmentier" w:date="2020-06-09T19:07:00Z">
        <w:r>
          <w:t xml:space="preserve">amous “hand” of Guido d’Arezzo </w:t>
        </w:r>
      </w:ins>
      <w:ins w:id="1607" w:author="Arthur Parmentier" w:date="2020-06-09T19:08:00Z">
        <w:r w:rsidR="0065106E">
          <w:t xml:space="preserve">is </w:t>
        </w:r>
      </w:ins>
      <w:ins w:id="1608" w:author="Arthur Parmentier" w:date="2020-06-09T19:09:00Z">
        <w:r w:rsidR="0065106E">
          <w:t>another</w:t>
        </w:r>
      </w:ins>
      <w:ins w:id="1609" w:author="Arthur Parmentier" w:date="2020-06-09T19:08:00Z">
        <w:r w:rsidR="0065106E">
          <w:t xml:space="preserve"> example of the musical cheironomy during the middle ages.</w:t>
        </w:r>
      </w:ins>
    </w:p>
    <w:p w:rsidR="00FC1A4A" w:rsidRDefault="00FC1A4A">
      <w:pPr>
        <w:rPr>
          <w:ins w:id="1610" w:author="Arthur Parmentier" w:date="2020-06-09T19:02:00Z"/>
        </w:rPr>
      </w:pPr>
      <w:ins w:id="1611" w:author="Arthur Parmentier" w:date="2020-06-10T16:17:00Z">
        <w:r>
          <w:t xml:space="preserve">Of these systems were used as learning </w:t>
        </w:r>
      </w:ins>
      <w:ins w:id="1612" w:author="Arthur Parmentier" w:date="2020-06-10T16:18:00Z">
        <w:r>
          <w:t xml:space="preserve">methods and as memorization helpers. </w:t>
        </w:r>
      </w:ins>
      <w:ins w:id="1613" w:author="Arthur Parmentier" w:date="2020-06-09T19:12:00Z">
        <w:r w:rsidR="0065106E">
          <w:t xml:space="preserve">Later, </w:t>
        </w:r>
      </w:ins>
      <w:ins w:id="1614" w:author="Arthur Parmentier" w:date="2020-06-10T16:18:00Z">
        <w:r>
          <w:t>they</w:t>
        </w:r>
      </w:ins>
      <w:ins w:id="1615" w:author="Arthur Parmentier" w:date="2020-06-09T19:12:00Z">
        <w:r w:rsidR="0065106E">
          <w:t xml:space="preserve"> w</w:t>
        </w:r>
      </w:ins>
      <w:ins w:id="1616" w:author="Arthur Parmentier" w:date="2020-06-10T16:18:00Z">
        <w:r>
          <w:t>ill</w:t>
        </w:r>
      </w:ins>
      <w:ins w:id="1617" w:author="Arthur Parmentier" w:date="2020-06-09T19:12:00Z">
        <w:r w:rsidR="0065106E">
          <w:t xml:space="preserve"> </w:t>
        </w:r>
      </w:ins>
      <w:ins w:id="1618" w:author="Arthur Parmentier" w:date="2020-06-09T19:15:00Z">
        <w:r w:rsidR="0065106E">
          <w:t>be abandoned for written notations but they are still part of the musical learning in some regions of the world such as India</w:t>
        </w:r>
      </w:ins>
      <w:ins w:id="1619" w:author="Arthur Parmentier" w:date="2020-06-09T19:17:00Z">
        <w:r w:rsidR="0065106E">
          <w:t xml:space="preserve"> and may be considered the ancestors of today’s conduction techniques.</w:t>
        </w:r>
      </w:ins>
    </w:p>
    <w:p w:rsidR="0054171C" w:rsidRPr="007C437A" w:rsidDel="0065106E" w:rsidRDefault="0054171C">
      <w:pPr>
        <w:rPr>
          <w:del w:id="1620" w:author="Arthur Parmentier" w:date="2020-06-09T19:08:00Z"/>
          <w:rPrChange w:id="1621" w:author="Arthur Parmentier" w:date="2020-06-07T15:27:00Z">
            <w:rPr>
              <w:del w:id="1622" w:author="Arthur Parmentier" w:date="2020-06-09T19:08:00Z"/>
            </w:rPr>
          </w:rPrChange>
        </w:rPr>
        <w:pPrChange w:id="1623" w:author="Arthur Parmentier" w:date="2020-06-10T16:26:00Z">
          <w:pPr>
            <w:pStyle w:val="Titre3"/>
          </w:pPr>
        </w:pPrChange>
      </w:pPr>
    </w:p>
    <w:p w:rsidR="00960BA6" w:rsidRPr="007C437A" w:rsidDel="00A01FAD" w:rsidRDefault="00960BA6">
      <w:pPr>
        <w:pStyle w:val="Titre4"/>
        <w:rPr>
          <w:del w:id="1624" w:author="Arthur Parmentier" w:date="2020-05-14T14:23:00Z"/>
        </w:rPr>
        <w:pPrChange w:id="1625" w:author="Arthur Parmentier" w:date="2020-06-10T16:26:00Z">
          <w:pPr>
            <w:pStyle w:val="Titre3"/>
          </w:pPr>
        </w:pPrChange>
      </w:pPr>
      <w:del w:id="1626" w:author="Arthur Parmentier" w:date="2020-05-14T14:23:00Z">
        <w:r w:rsidRPr="007C437A" w:rsidDel="00A01FAD">
          <w:delText>Rousseau, Wittgenstein.. theory of signs</w:delText>
        </w:r>
        <w:bookmarkStart w:id="1627" w:name="_Toc40363664"/>
        <w:bookmarkStart w:id="1628" w:name="_Toc40363727"/>
        <w:bookmarkStart w:id="1629" w:name="_Toc40431436"/>
        <w:bookmarkStart w:id="1630" w:name="_Toc41067164"/>
        <w:bookmarkStart w:id="1631" w:name="_Toc42258979"/>
        <w:bookmarkStart w:id="1632" w:name="_Toc42259056"/>
        <w:bookmarkStart w:id="1633" w:name="_Toc42449732"/>
        <w:bookmarkStart w:id="1634" w:name="_Toc42449814"/>
        <w:bookmarkStart w:id="1635" w:name="_Toc42550000"/>
        <w:bookmarkStart w:id="1636" w:name="_Toc42550093"/>
        <w:bookmarkEnd w:id="1627"/>
        <w:bookmarkEnd w:id="1628"/>
        <w:bookmarkEnd w:id="1629"/>
        <w:bookmarkEnd w:id="1630"/>
        <w:bookmarkEnd w:id="1631"/>
        <w:bookmarkEnd w:id="1632"/>
        <w:bookmarkEnd w:id="1633"/>
        <w:bookmarkEnd w:id="1634"/>
        <w:bookmarkEnd w:id="1635"/>
        <w:bookmarkEnd w:id="1636"/>
      </w:del>
    </w:p>
    <w:p w:rsidR="00960BA6" w:rsidRDefault="00F87FD9">
      <w:pPr>
        <w:pStyle w:val="Titre4"/>
        <w:rPr>
          <w:ins w:id="1637" w:author="Arthur Parmentier" w:date="2020-06-09T19:27:00Z"/>
        </w:rPr>
        <w:pPrChange w:id="1638" w:author="Arthur Parmentier" w:date="2020-06-10T16:26:00Z">
          <w:pPr>
            <w:pStyle w:val="Titre3"/>
          </w:pPr>
        </w:pPrChange>
      </w:pPr>
      <w:ins w:id="1639" w:author="Arthur Parmentier" w:date="2020-06-09T19:27:00Z">
        <w:r>
          <w:t>S</w:t>
        </w:r>
      </w:ins>
      <w:del w:id="1640" w:author="Arthur Parmentier" w:date="2020-06-09T19:27:00Z">
        <w:r w:rsidR="00960BA6" w:rsidRPr="007C437A" w:rsidDel="00F87FD9">
          <w:delText>Creation of modern s</w:delText>
        </w:r>
      </w:del>
      <w:r w:rsidR="00960BA6" w:rsidRPr="007C437A">
        <w:t xml:space="preserve">ign languages </w:t>
      </w:r>
      <w:ins w:id="1641" w:author="Arthur Parmentier" w:date="2020-06-09T19:27:00Z">
        <w:r>
          <w:t xml:space="preserve">in the </w:t>
        </w:r>
      </w:ins>
      <w:del w:id="1642" w:author="Arthur Parmentier" w:date="2020-06-09T19:27:00Z">
        <w:r w:rsidR="00960BA6" w:rsidRPr="007C437A" w:rsidDel="00F87FD9">
          <w:delText>for deafs</w:delText>
        </w:r>
      </w:del>
      <w:ins w:id="1643" w:author="Arthur Parmentier" w:date="2020-06-09T19:27:00Z">
        <w:r w:rsidRPr="007C437A">
          <w:t>deaf</w:t>
        </w:r>
        <w:r>
          <w:t xml:space="preserve"> communities</w:t>
        </w:r>
      </w:ins>
      <w:del w:id="1644" w:author="Arthur Parmentier" w:date="2020-06-09T19:27:00Z">
        <w:r w:rsidR="00960BA6" w:rsidRPr="007C437A" w:rsidDel="00F87FD9">
          <w:delText xml:space="preserve"> (?)</w:delText>
        </w:r>
      </w:del>
    </w:p>
    <w:p w:rsidR="00F87FD9" w:rsidRDefault="00F87FD9">
      <w:pPr>
        <w:rPr>
          <w:ins w:id="1645" w:author="Arthur Parmentier" w:date="2020-06-09T19:33:00Z"/>
        </w:rPr>
      </w:pPr>
      <w:ins w:id="1646" w:author="Arthur Parmentier" w:date="2020-06-09T19:27:00Z">
        <w:r w:rsidRPr="00F87FD9">
          <w:t>Si</w:t>
        </w:r>
        <w:r w:rsidRPr="00F87FD9">
          <w:rPr>
            <w:rPrChange w:id="1647" w:author="Arthur Parmentier" w:date="2020-06-09T19:28:00Z">
              <w:rPr>
                <w:lang w:val="fr-FR"/>
              </w:rPr>
            </w:rPrChange>
          </w:rPr>
          <w:t xml:space="preserve">gn languages </w:t>
        </w:r>
      </w:ins>
      <w:ins w:id="1648" w:author="Arthur Parmentier" w:date="2020-06-09T19:28:00Z">
        <w:r w:rsidRPr="00F87FD9">
          <w:rPr>
            <w:rPrChange w:id="1649" w:author="Arthur Parmentier" w:date="2020-06-09T19:28:00Z">
              <w:rPr>
                <w:lang w:val="fr-FR"/>
              </w:rPr>
            </w:rPrChange>
          </w:rPr>
          <w:t>are most k</w:t>
        </w:r>
        <w:r>
          <w:t>nown for their extensive use in deaf communities. Their emergence among deaf is repor</w:t>
        </w:r>
      </w:ins>
      <w:ins w:id="1650" w:author="Arthur Parmentier" w:date="2020-06-09T19:29:00Z">
        <w:r>
          <w:t xml:space="preserve">ted several times </w:t>
        </w:r>
      </w:ins>
      <w:ins w:id="1651" w:author="Arthur Parmentier" w:date="2020-06-09T19:30:00Z">
        <w:r>
          <w:t>both late and recent</w:t>
        </w:r>
      </w:ins>
      <w:ins w:id="1652" w:author="Arthur Parmentier" w:date="2020-06-09T19:29:00Z">
        <w:r>
          <w:t xml:space="preserve"> history</w:t>
        </w:r>
      </w:ins>
      <w:ins w:id="1653" w:author="Arthur Parmentier" w:date="2020-06-09T19:30:00Z">
        <w:r>
          <w:t>.</w:t>
        </w:r>
        <w:r>
          <w:rPr>
            <w:rStyle w:val="Appelnotedebasdep"/>
          </w:rPr>
          <w:footnoteReference w:id="7"/>
        </w:r>
      </w:ins>
    </w:p>
    <w:p w:rsidR="00181E82" w:rsidRDefault="00181E82">
      <w:pPr>
        <w:rPr>
          <w:ins w:id="1667" w:author="Arthur Parmentier" w:date="2020-06-09T19:40:00Z"/>
        </w:rPr>
      </w:pPr>
      <w:ins w:id="1668" w:author="Arthur Parmentier" w:date="2020-06-09T19:34:00Z">
        <w:r>
          <w:t xml:space="preserve">One of </w:t>
        </w:r>
      </w:ins>
      <w:ins w:id="1669" w:author="Arthur Parmentier" w:date="2020-06-09T19:37:00Z">
        <w:r>
          <w:t>the first</w:t>
        </w:r>
      </w:ins>
      <w:ins w:id="1670" w:author="Arthur Parmentier" w:date="2020-06-09T19:34:00Z">
        <w:r>
          <w:t xml:space="preserve"> sign language that was reported in the deaf communities and that </w:t>
        </w:r>
      </w:ins>
      <w:ins w:id="1671" w:author="Arthur Parmentier" w:date="2020-06-09T19:35:00Z">
        <w:r>
          <w:t>is a partial ancestor to many other sign languages including the American Sign Language is the French Sign Language.</w:t>
        </w:r>
      </w:ins>
      <w:ins w:id="1672" w:author="Arthur Parmentier" w:date="2020-06-09T19:36:00Z">
        <w:r>
          <w:t xml:space="preserve"> FSL </w:t>
        </w:r>
      </w:ins>
      <w:ins w:id="1673" w:author="Arthur Parmentier" w:date="2020-06-09T19:37:00Z">
        <w:r>
          <w:t>has however been forbidden since 1880 and only officially re-approved in schools in 1991</w:t>
        </w:r>
      </w:ins>
      <w:ins w:id="1674" w:author="Arthur Parmentier" w:date="2020-06-09T19:38:00Z">
        <w:r>
          <w:t>.</w:t>
        </w:r>
      </w:ins>
    </w:p>
    <w:p w:rsidR="00181E82" w:rsidRDefault="00181E82">
      <w:pPr>
        <w:pStyle w:val="Titre5"/>
        <w:rPr>
          <w:ins w:id="1675" w:author="Arthur Parmentier" w:date="2020-06-10T16:19:00Z"/>
        </w:rPr>
        <w:pPrChange w:id="1676" w:author="Arthur Parmentier" w:date="2020-06-10T16:26:00Z">
          <w:pPr>
            <w:pStyle w:val="Titre4"/>
          </w:pPr>
        </w:pPrChange>
      </w:pPr>
      <w:ins w:id="1677" w:author="Arthur Parmentier" w:date="2020-06-09T19:40:00Z">
        <w:r>
          <w:t>As an artistic element</w:t>
        </w:r>
      </w:ins>
    </w:p>
    <w:p w:rsidR="004E1F80" w:rsidRPr="004E1F80" w:rsidRDefault="004E1F80">
      <w:pPr>
        <w:rPr>
          <w:ins w:id="1678" w:author="Arthur Parmentier" w:date="2020-06-09T19:50:00Z"/>
          <w:rPrChange w:id="1679" w:author="Arthur Parmentier" w:date="2020-06-10T16:19:00Z">
            <w:rPr>
              <w:ins w:id="1680" w:author="Arthur Parmentier" w:date="2020-06-09T19:50:00Z"/>
            </w:rPr>
          </w:rPrChange>
        </w:rPr>
        <w:pPrChange w:id="1681" w:author="Arthur Parmentier" w:date="2020-06-10T16:26:00Z">
          <w:pPr>
            <w:pStyle w:val="Titre4"/>
          </w:pPr>
        </w:pPrChange>
      </w:pPr>
      <w:ins w:id="1682" w:author="Arthur Parmentier" w:date="2020-06-10T16:19:00Z">
        <w:r>
          <w:t xml:space="preserve">As an artistic element, the sign languages that come from deaf communities are also used outside of this community </w:t>
        </w:r>
      </w:ins>
      <w:ins w:id="1683" w:author="Arthur Parmentier" w:date="2020-06-10T16:20:00Z">
        <w:r>
          <w:t>as a way of exploring new expression means with the body</w:t>
        </w:r>
        <w:r w:rsidR="008F0129">
          <w:t>; indeed, they make extensive use of facial e</w:t>
        </w:r>
      </w:ins>
      <w:ins w:id="1684" w:author="Arthur Parmentier" w:date="2020-06-10T16:21:00Z">
        <w:r w:rsidR="008F0129">
          <w:t>xpressions and iconic gestures</w:t>
        </w:r>
      </w:ins>
      <w:ins w:id="1685" w:author="Arthur Parmentier" w:date="2020-06-10T16:22:00Z">
        <w:r w:rsidR="008F0129">
          <w:t>, similarly to theater, dance and other artistic disciplines.</w:t>
        </w:r>
      </w:ins>
    </w:p>
    <w:p w:rsidR="00480031" w:rsidRPr="00480031" w:rsidRDefault="00480031">
      <w:pPr>
        <w:pStyle w:val="Titre6"/>
        <w:rPr>
          <w:ins w:id="1686" w:author="Arthur Parmentier" w:date="2020-06-09T19:39:00Z"/>
          <w:rPrChange w:id="1687" w:author="Arthur Parmentier" w:date="2020-06-09T19:50:00Z">
            <w:rPr>
              <w:ins w:id="1688" w:author="Arthur Parmentier" w:date="2020-06-09T19:39:00Z"/>
            </w:rPr>
          </w:rPrChange>
        </w:rPr>
        <w:pPrChange w:id="1689" w:author="Arthur Parmentier" w:date="2020-06-10T16:26:00Z">
          <w:pPr/>
        </w:pPrChange>
      </w:pPr>
      <w:ins w:id="1690" w:author="Arthur Parmentier" w:date="2020-06-09T19:50:00Z">
        <w:r>
          <w:t>In theater</w:t>
        </w:r>
      </w:ins>
      <w:ins w:id="1691" w:author="Arthur Parmentier" w:date="2020-06-09T19:59:00Z">
        <w:r w:rsidR="003B7712">
          <w:t xml:space="preserve"> and dance</w:t>
        </w:r>
      </w:ins>
    </w:p>
    <w:p w:rsidR="00181E82" w:rsidRDefault="00181E82">
      <w:pPr>
        <w:rPr>
          <w:ins w:id="1692" w:author="Arthur Parmentier" w:date="2020-06-09T19:50:00Z"/>
        </w:rPr>
      </w:pPr>
      <w:ins w:id="1693" w:author="Arthur Parmentier" w:date="2020-06-09T19:39:00Z">
        <w:r w:rsidRPr="00181E82">
          <w:t>In</w:t>
        </w:r>
        <w:r w:rsidRPr="00181E82">
          <w:rPr>
            <w:rPrChange w:id="1694" w:author="Arthur Parmentier" w:date="2020-06-09T19:39:00Z">
              <w:rPr>
                <w:lang w:val="fr-FR"/>
              </w:rPr>
            </w:rPrChange>
          </w:rPr>
          <w:t>side the deaf communities th</w:t>
        </w:r>
        <w:r>
          <w:t>emselves, several artists use their sign language as an expressive and artistic element</w:t>
        </w:r>
      </w:ins>
      <w:ins w:id="1695" w:author="Arthur Parmentier" w:date="2020-06-09T19:40:00Z">
        <w:r>
          <w:t xml:space="preserve">. </w:t>
        </w:r>
      </w:ins>
      <w:ins w:id="1696" w:author="Arthur Parmentier" w:date="2020-06-09T19:43:00Z">
        <w:r w:rsidR="002C4566">
          <w:t>In 197</w:t>
        </w:r>
      </w:ins>
      <w:ins w:id="1697" w:author="Arthur Parmentier" w:date="2020-06-09T19:44:00Z">
        <w:r w:rsidR="002C4566">
          <w:t>7</w:t>
        </w:r>
      </w:ins>
      <w:ins w:id="1698" w:author="Arthur Parmentier" w:date="2020-06-09T19:43:00Z">
        <w:r w:rsidR="002C4566">
          <w:t>, the deaf American artist Alfredo Corrado creates</w:t>
        </w:r>
      </w:ins>
      <w:ins w:id="1699" w:author="Arthur Parmentier" w:date="2020-06-09T19:44:00Z">
        <w:r w:rsidR="002C4566">
          <w:t xml:space="preserve"> the International Visual Theater in Paris to lead researc</w:t>
        </w:r>
      </w:ins>
      <w:ins w:id="1700" w:author="Arthur Parmentier" w:date="2020-06-09T19:45:00Z">
        <w:r w:rsidR="002C4566">
          <w:t>h in non-verbal theater and sign</w:t>
        </w:r>
      </w:ins>
      <w:ins w:id="1701" w:author="Arthur Parmentier" w:date="2020-06-09T19:46:00Z">
        <w:r w:rsidR="002C4566">
          <w:t xml:space="preserve"> language as artistic tools.</w:t>
        </w:r>
        <w:r w:rsidR="00670D07">
          <w:rPr>
            <w:rStyle w:val="Appelnotedebasdep"/>
          </w:rPr>
          <w:footnoteReference w:id="8"/>
        </w:r>
      </w:ins>
    </w:p>
    <w:p w:rsidR="00480031" w:rsidRDefault="00480031">
      <w:pPr>
        <w:pStyle w:val="Titre6"/>
        <w:rPr>
          <w:ins w:id="1711" w:author="Arthur Parmentier" w:date="2020-06-09T19:51:00Z"/>
        </w:rPr>
        <w:pPrChange w:id="1712" w:author="Arthur Parmentier" w:date="2020-06-10T16:26:00Z">
          <w:pPr>
            <w:pStyle w:val="Titre5"/>
          </w:pPr>
        </w:pPrChange>
      </w:pPr>
      <w:ins w:id="1713" w:author="Arthur Parmentier" w:date="2020-06-09T19:50:00Z">
        <w:r>
          <w:t xml:space="preserve"> </w:t>
        </w:r>
      </w:ins>
      <w:ins w:id="1714" w:author="Arthur Parmentier" w:date="2020-06-09T19:51:00Z">
        <w:r>
          <w:t>“</w:t>
        </w:r>
      </w:ins>
      <w:ins w:id="1715" w:author="Arthur Parmentier" w:date="2020-06-09T19:52:00Z">
        <w:r>
          <w:t>Sign singing”</w:t>
        </w:r>
      </w:ins>
    </w:p>
    <w:p w:rsidR="004E1F80" w:rsidRPr="00A206A0" w:rsidRDefault="00480031">
      <w:pPr>
        <w:rPr>
          <w:ins w:id="1716" w:author="Arthur Parmentier" w:date="2020-06-09T16:08:00Z"/>
        </w:rPr>
      </w:pPr>
      <w:ins w:id="1717" w:author="Arthur Parmentier" w:date="2020-06-09T19:52:00Z">
        <w:r>
          <w:t>Recently, several artists</w:t>
        </w:r>
      </w:ins>
      <w:ins w:id="1718" w:author="Arthur Parmentier" w:date="2020-06-09T19:53:00Z">
        <w:r>
          <w:t xml:space="preserve"> </w:t>
        </w:r>
        <w:r w:rsidR="00A206A0">
          <w:t>started creating and adapting songs in sign lang</w:t>
        </w:r>
      </w:ins>
      <w:ins w:id="1719" w:author="Arthur Parmentier" w:date="2020-06-09T19:54:00Z">
        <w:r w:rsidR="00A206A0">
          <w:t xml:space="preserve">uage, called sign singing in English or “chansigne” in French. Lyrics may be translated in sign language </w:t>
        </w:r>
      </w:ins>
      <w:ins w:id="1720" w:author="Arthur Parmentier" w:date="2020-06-09T19:55:00Z">
        <w:r w:rsidR="00A206A0">
          <w:t xml:space="preserve">but already composed in sign language directly. </w:t>
        </w:r>
      </w:ins>
      <w:ins w:id="1721" w:author="Arthur Parmentier" w:date="2020-06-09T19:56:00Z">
        <w:r w:rsidR="0059396E">
          <w:t>It</w:t>
        </w:r>
      </w:ins>
      <w:ins w:id="1722" w:author="Arthur Parmentier" w:date="2020-06-09T19:55:00Z">
        <w:r w:rsidR="00A206A0">
          <w:t xml:space="preserve"> is</w:t>
        </w:r>
      </w:ins>
      <w:ins w:id="1723" w:author="Arthur Parmentier" w:date="2020-06-09T19:58:00Z">
        <w:r w:rsidR="003D554A">
          <w:t xml:space="preserve"> now</w:t>
        </w:r>
      </w:ins>
      <w:ins w:id="1724" w:author="Arthur Parmentier" w:date="2020-06-09T19:55:00Z">
        <w:r w:rsidR="00A206A0">
          <w:t xml:space="preserve"> taught in a few places, such as the “Opéra comiqu</w:t>
        </w:r>
      </w:ins>
      <w:ins w:id="1725" w:author="Arthur Parmentier" w:date="2020-06-09T19:56:00Z">
        <w:r w:rsidR="00A206A0">
          <w:t>e” in Paris as a discipline</w:t>
        </w:r>
      </w:ins>
      <w:ins w:id="1726" w:author="Arthur Parmentier" w:date="2020-06-09T19:58:00Z">
        <w:r w:rsidR="001D13E8">
          <w:t xml:space="preserve"> in its own right</w:t>
        </w:r>
      </w:ins>
      <w:ins w:id="1727" w:author="Arthur Parmentier" w:date="2020-06-09T19:56:00Z">
        <w:r w:rsidR="00E52D73">
          <w:t>.</w:t>
        </w:r>
      </w:ins>
    </w:p>
    <w:p w:rsidR="00074FB8" w:rsidRPr="007C437A" w:rsidDel="00F87FD9" w:rsidRDefault="00074FB8">
      <w:pPr>
        <w:rPr>
          <w:del w:id="1728" w:author="Arthur Parmentier" w:date="2020-06-09T19:30:00Z"/>
          <w:rPrChange w:id="1729" w:author="Arthur Parmentier" w:date="2020-06-07T15:27:00Z">
            <w:rPr>
              <w:del w:id="1730" w:author="Arthur Parmentier" w:date="2020-06-09T19:30:00Z"/>
            </w:rPr>
          </w:rPrChange>
        </w:rPr>
        <w:pPrChange w:id="1731" w:author="Arthur Parmentier" w:date="2020-06-10T16:26:00Z">
          <w:pPr>
            <w:pStyle w:val="Titre3"/>
          </w:pPr>
        </w:pPrChange>
      </w:pPr>
    </w:p>
    <w:p w:rsidR="00960BA6" w:rsidRPr="007C437A" w:rsidDel="00EF2E96" w:rsidRDefault="00960BA6">
      <w:pPr>
        <w:pStyle w:val="Titre4"/>
        <w:rPr>
          <w:del w:id="1732" w:author="Arthur Parmentier" w:date="2020-05-14T14:21:00Z"/>
        </w:rPr>
        <w:pPrChange w:id="1733" w:author="Arthur Parmentier" w:date="2020-06-10T16:26:00Z">
          <w:pPr>
            <w:pStyle w:val="Titre3"/>
          </w:pPr>
        </w:pPrChange>
      </w:pPr>
      <w:del w:id="1734" w:author="Arthur Parmentier" w:date="2020-05-14T14:21:00Z">
        <w:r w:rsidRPr="007C437A" w:rsidDel="00EF2E96">
          <w:delText>Attempts or cases in arts before SP</w:delText>
        </w:r>
        <w:bookmarkStart w:id="1735" w:name="_Toc40363666"/>
        <w:bookmarkStart w:id="1736" w:name="_Toc40363729"/>
        <w:bookmarkStart w:id="1737" w:name="_Toc40431438"/>
        <w:bookmarkStart w:id="1738" w:name="_Toc41067166"/>
        <w:bookmarkStart w:id="1739" w:name="_Toc42258981"/>
        <w:bookmarkStart w:id="1740" w:name="_Toc42259058"/>
        <w:bookmarkStart w:id="1741" w:name="_Toc42449734"/>
        <w:bookmarkStart w:id="1742" w:name="_Toc42449816"/>
        <w:bookmarkStart w:id="1743" w:name="_Toc42550002"/>
        <w:bookmarkStart w:id="1744" w:name="_Toc42550095"/>
        <w:bookmarkEnd w:id="1735"/>
        <w:bookmarkEnd w:id="1736"/>
        <w:bookmarkEnd w:id="1737"/>
        <w:bookmarkEnd w:id="1738"/>
        <w:bookmarkEnd w:id="1739"/>
        <w:bookmarkEnd w:id="1740"/>
        <w:bookmarkEnd w:id="1741"/>
        <w:bookmarkEnd w:id="1742"/>
        <w:bookmarkEnd w:id="1743"/>
        <w:bookmarkEnd w:id="1744"/>
      </w:del>
    </w:p>
    <w:p w:rsidR="00960BA6" w:rsidRDefault="007D4AC0">
      <w:pPr>
        <w:pStyle w:val="Titre4"/>
        <w:rPr>
          <w:ins w:id="1745" w:author="Arthur Parmentier" w:date="2020-06-09T20:01:00Z"/>
        </w:rPr>
        <w:pPrChange w:id="1746" w:author="Arthur Parmentier" w:date="2020-06-10T16:26:00Z">
          <w:pPr>
            <w:pStyle w:val="Titre3"/>
          </w:pPr>
        </w:pPrChange>
      </w:pPr>
      <w:ins w:id="1747" w:author="Arthur Parmentier" w:date="2020-06-09T20:01:00Z">
        <w:r>
          <w:t>Monastic sign languages</w:t>
        </w:r>
      </w:ins>
      <w:del w:id="1748" w:author="Arthur Parmentier" w:date="2020-06-09T20:01:00Z">
        <w:r w:rsidR="00960BA6" w:rsidRPr="007C437A" w:rsidDel="007D4AC0">
          <w:delText>Conduction &amp; other contemporary forms of artistic sign languages</w:delText>
        </w:r>
      </w:del>
    </w:p>
    <w:p w:rsidR="00851ABE" w:rsidRDefault="007D4AC0">
      <w:pPr>
        <w:rPr>
          <w:ins w:id="1749" w:author="Arthur Parmentier" w:date="2020-06-09T20:03:00Z"/>
        </w:rPr>
      </w:pPr>
      <w:ins w:id="1750" w:author="Arthur Parmentier" w:date="2020-06-09T20:02:00Z">
        <w:r w:rsidRPr="007D4AC0">
          <w:t>Monastic sign languages have been used in Europe from at least the 10th century by Christian monks</w:t>
        </w:r>
      </w:ins>
      <w:ins w:id="1751" w:author="Arthur Parmentier" w:date="2020-06-09T20:03:00Z">
        <w:r>
          <w:t xml:space="preserve"> and</w:t>
        </w:r>
      </w:ins>
      <w:ins w:id="1752" w:author="Arthur Parmentier" w:date="2020-06-09T20:02:00Z">
        <w:r w:rsidRPr="007D4AC0">
          <w:t xml:space="preserve"> are still in use today</w:t>
        </w:r>
      </w:ins>
      <w:ins w:id="1753" w:author="Arthur Parmentier" w:date="2020-06-09T20:03:00Z">
        <w:r>
          <w:t xml:space="preserve">, </w:t>
        </w:r>
      </w:ins>
      <w:ins w:id="1754" w:author="Arthur Parmentier" w:date="2020-06-09T20:02:00Z">
        <w:r w:rsidRPr="007D4AC0">
          <w:t>not only in Europe but also in Japan, China and the USA. Unlike deaf sign languages</w:t>
        </w:r>
      </w:ins>
      <w:ins w:id="1755" w:author="Arthur Parmentier" w:date="2020-06-09T20:05:00Z">
        <w:r w:rsidR="00851ABE">
          <w:t>, they</w:t>
        </w:r>
      </w:ins>
      <w:ins w:id="1756" w:author="Arthur Parmentier" w:date="2020-06-09T20:02:00Z">
        <w:r w:rsidRPr="007D4AC0">
          <w:t xml:space="preserve"> are better understood as </w:t>
        </w:r>
      </w:ins>
      <w:ins w:id="1757" w:author="Arthur Parmentier" w:date="2020-06-09T20:03:00Z">
        <w:r>
          <w:t xml:space="preserve">simple </w:t>
        </w:r>
        <w:r w:rsidR="00851ABE">
          <w:t>signs lex</w:t>
        </w:r>
      </w:ins>
      <w:ins w:id="1758" w:author="Arthur Parmentier" w:date="2020-06-09T20:04:00Z">
        <w:r w:rsidR="00851ABE">
          <w:t>icons</w:t>
        </w:r>
      </w:ins>
      <w:ins w:id="1759" w:author="Arthur Parmentier" w:date="2020-06-09T20:05:00Z">
        <w:r w:rsidR="00851ABE">
          <w:t xml:space="preserve"> and forms of communication</w:t>
        </w:r>
      </w:ins>
      <w:ins w:id="1760" w:author="Arthur Parmentier" w:date="2020-06-09T20:06:00Z">
        <w:r w:rsidR="00851ABE">
          <w:t xml:space="preserve"> that could be used when silence was required or as memory aids</w:t>
        </w:r>
      </w:ins>
      <w:ins w:id="1761" w:author="Arthur Parmentier" w:date="2020-06-09T20:04:00Z">
        <w:r w:rsidR="00851ABE">
          <w:t xml:space="preserve"> ra</w:t>
        </w:r>
      </w:ins>
      <w:ins w:id="1762" w:author="Arthur Parmentier" w:date="2020-06-09T20:02:00Z">
        <w:r w:rsidRPr="007D4AC0">
          <w:t>ther than languages</w:t>
        </w:r>
      </w:ins>
      <w:ins w:id="1763" w:author="Arthur Parmentier" w:date="2020-06-10T16:22:00Z">
        <w:r w:rsidR="00D41FAB">
          <w:t>.</w:t>
        </w:r>
      </w:ins>
    </w:p>
    <w:p w:rsidR="007D4AC0" w:rsidRDefault="00322F6B">
      <w:pPr>
        <w:pStyle w:val="Titre4"/>
        <w:rPr>
          <w:ins w:id="1764" w:author="Arthur Parmentier" w:date="2020-06-09T20:01:00Z"/>
        </w:rPr>
        <w:pPrChange w:id="1765" w:author="Arthur Parmentier" w:date="2020-06-10T16:26:00Z">
          <w:pPr>
            <w:pStyle w:val="Titre3"/>
          </w:pPr>
        </w:pPrChange>
      </w:pPr>
      <w:ins w:id="1766" w:author="Arthur Parmentier" w:date="2020-06-10T14:59:00Z">
        <w:r>
          <w:t>Butch Morris’ Conduction</w:t>
        </w:r>
      </w:ins>
    </w:p>
    <w:p w:rsidR="007D4AC0" w:rsidRDefault="009C310E">
      <w:pPr>
        <w:rPr>
          <w:ins w:id="1767" w:author="Arthur Parmentier" w:date="2020-06-09T22:02:00Z"/>
        </w:rPr>
      </w:pPr>
      <w:ins w:id="1768" w:author="Arthur Parmentier" w:date="2020-06-09T22:01:00Z">
        <w:r>
          <w:t xml:space="preserve">Aside SP, there are </w:t>
        </w:r>
      </w:ins>
      <w:ins w:id="1769" w:author="Arthur Parmentier" w:date="2020-06-10T14:59:00Z">
        <w:r w:rsidR="00322F6B">
          <w:t>a few other sign systems</w:t>
        </w:r>
      </w:ins>
      <w:ins w:id="1770" w:author="Arthur Parmentier" w:date="2020-06-09T22:01:00Z">
        <w:r>
          <w:t xml:space="preserve"> that are also used for conducting of composing in real time with musicians or other </w:t>
        </w:r>
      </w:ins>
      <w:ins w:id="1771" w:author="Arthur Parmentier" w:date="2020-06-09T22:02:00Z">
        <w:r>
          <w:t>disciplines as well.</w:t>
        </w:r>
      </w:ins>
      <w:ins w:id="1772" w:author="Arthur Parmentier" w:date="2020-06-10T14:52:00Z">
        <w:r w:rsidR="00322F6B">
          <w:t xml:space="preserve"> The main one, that is </w:t>
        </w:r>
      </w:ins>
      <w:ins w:id="1773" w:author="Arthur Parmentier" w:date="2020-06-10T14:53:00Z">
        <w:r w:rsidR="00322F6B">
          <w:t>also a reference in the SP community is “Conduction</w:t>
        </w:r>
      </w:ins>
      <w:ins w:id="1774" w:author="Arthur Parmentier" w:date="2020-06-10T14:59:00Z">
        <w:r w:rsidR="00322F6B">
          <w:t>”.</w:t>
        </w:r>
      </w:ins>
      <w:ins w:id="1775" w:author="Arthur Parmentier" w:date="2020-06-10T14:58:00Z">
        <w:r w:rsidR="00322F6B">
          <w:t xml:space="preserve"> </w:t>
        </w:r>
      </w:ins>
    </w:p>
    <w:p w:rsidR="00B62913" w:rsidRDefault="009C310E">
      <w:pPr>
        <w:pStyle w:val="Titre5"/>
        <w:rPr>
          <w:ins w:id="1776" w:author="Arthur Parmentier" w:date="2020-06-09T23:53:00Z"/>
        </w:rPr>
        <w:pPrChange w:id="1777" w:author="Arthur Parmentier" w:date="2020-06-10T16:26:00Z">
          <w:pPr/>
        </w:pPrChange>
      </w:pPr>
      <w:ins w:id="1778" w:author="Arthur Parmentier" w:date="2020-06-09T22:02:00Z">
        <w:r>
          <w:lastRenderedPageBreak/>
          <w:t>Conduction</w:t>
        </w:r>
      </w:ins>
    </w:p>
    <w:p w:rsidR="00B62913" w:rsidRPr="008C744F" w:rsidRDefault="0053043F">
      <w:pPr>
        <w:rPr>
          <w:ins w:id="1779" w:author="Arthur Parmentier" w:date="2020-06-09T23:53:00Z"/>
          <w:rPrChange w:id="1780" w:author="Arthur Parmentier" w:date="2020-06-09T23:53:00Z">
            <w:rPr>
              <w:ins w:id="1781" w:author="Arthur Parmentier" w:date="2020-06-09T23:53:00Z"/>
              <w:rFonts w:ascii="ArialMT" w:hAnsi="ArialMT" w:cs="ArialMT"/>
              <w:color w:val="FFFFFF"/>
              <w:sz w:val="24"/>
              <w:szCs w:val="24"/>
              <w:lang w:val="fr-FR"/>
            </w:rPr>
          </w:rPrChange>
        </w:rPr>
        <w:pPrChange w:id="1782" w:author="Arthur Parmentier" w:date="2020-06-10T16:26:00Z">
          <w:pPr>
            <w:autoSpaceDE w:val="0"/>
            <w:autoSpaceDN w:val="0"/>
            <w:adjustRightInd w:val="0"/>
            <w:spacing w:after="0" w:line="240" w:lineRule="auto"/>
          </w:pPr>
        </w:pPrChange>
      </w:pPr>
      <w:ins w:id="1783" w:author="Arthur Parmentier" w:date="2020-06-10T11:13:00Z">
        <w:r>
          <w:t>“</w:t>
        </w:r>
      </w:ins>
      <w:ins w:id="1784" w:author="Arthur Parmentier" w:date="2020-06-09T23:53:00Z">
        <w:r w:rsidR="00B62913" w:rsidRPr="00B62913">
          <w:rPr>
            <w:rPrChange w:id="1785" w:author="Arthur Parmentier" w:date="2020-06-09T23:53:00Z">
              <w:rPr>
                <w:rFonts w:ascii="ArialMT" w:hAnsi="ArialMT" w:cs="ArialMT"/>
                <w:color w:val="FFFFFF"/>
                <w:sz w:val="24"/>
                <w:szCs w:val="24"/>
                <w:lang w:val="fr-FR"/>
              </w:rPr>
            </w:rPrChange>
          </w:rPr>
          <w:t>The New York cornetist, Butch Morris, has also developed a system of</w:t>
        </w:r>
      </w:ins>
      <w:ins w:id="1786" w:author="Arthur Parmentier" w:date="2020-06-10T11:12:00Z">
        <w:r>
          <w:t xml:space="preserve"> </w:t>
        </w:r>
      </w:ins>
      <w:ins w:id="1787" w:author="Arthur Parmentier" w:date="2020-06-09T23:53:00Z">
        <w:r w:rsidR="00B62913" w:rsidRPr="008C744F">
          <w:rPr>
            <w:rPrChange w:id="1788" w:author="Arthur Parmentier" w:date="2020-06-09T23:53:00Z">
              <w:rPr>
                <w:rFonts w:ascii="ArialMT" w:hAnsi="ArialMT" w:cs="ArialMT"/>
                <w:color w:val="FFFFFF"/>
                <w:sz w:val="24"/>
                <w:szCs w:val="24"/>
                <w:lang w:val="fr-FR"/>
              </w:rPr>
            </w:rPrChange>
          </w:rPr>
          <w:t xml:space="preserve">signals for musical purposes. Morris's system, known </w:t>
        </w:r>
        <w:r w:rsidR="00B62913" w:rsidRPr="0053043F">
          <w:rPr>
            <w:rPrChange w:id="1789" w:author="Arthur Parmentier" w:date="2020-06-10T11:11:00Z">
              <w:rPr>
                <w:rFonts w:ascii="ArialMT" w:hAnsi="ArialMT" w:cs="ArialMT"/>
                <w:color w:val="FFFFFF"/>
                <w:sz w:val="24"/>
                <w:szCs w:val="24"/>
                <w:lang w:val="fr-FR"/>
              </w:rPr>
            </w:rPrChange>
          </w:rPr>
          <w:t xml:space="preserve">as </w:t>
        </w:r>
        <w:r w:rsidR="00B62913" w:rsidRPr="0053043F">
          <w:rPr>
            <w:rPrChange w:id="1790" w:author="Arthur Parmentier" w:date="2020-06-10T11:11:00Z">
              <w:rPr>
                <w:rFonts w:ascii="Arial-BoldItalicMT" w:hAnsi="Arial-BoldItalicMT" w:cs="Arial-BoldItalicMT"/>
                <w:b/>
                <w:bCs/>
                <w:i/>
                <w:iCs/>
                <w:color w:val="FFFFFF"/>
                <w:sz w:val="24"/>
                <w:szCs w:val="24"/>
                <w:lang w:val="fr-FR"/>
              </w:rPr>
            </w:rPrChange>
          </w:rPr>
          <w:t>conduction</w:t>
        </w:r>
        <w:r w:rsidR="00B62913" w:rsidRPr="008C744F">
          <w:rPr>
            <w:rPrChange w:id="1791" w:author="Arthur Parmentier" w:date="2020-06-09T23:53:00Z">
              <w:rPr>
                <w:rFonts w:ascii="ArialMT" w:hAnsi="ArialMT" w:cs="ArialMT"/>
                <w:color w:val="FFFFFF"/>
                <w:sz w:val="24"/>
                <w:szCs w:val="24"/>
                <w:lang w:val="fr-FR"/>
              </w:rPr>
            </w:rPrChange>
          </w:rPr>
          <w:t>, has</w:t>
        </w:r>
      </w:ins>
      <w:ins w:id="1792" w:author="Arthur Parmentier" w:date="2020-06-10T11:12:00Z">
        <w:r>
          <w:t xml:space="preserve"> </w:t>
        </w:r>
      </w:ins>
      <w:ins w:id="1793" w:author="Arthur Parmentier" w:date="2020-06-09T23:53:00Z">
        <w:r w:rsidR="00B62913" w:rsidRPr="008C744F">
          <w:rPr>
            <w:rPrChange w:id="1794" w:author="Arthur Parmentier" w:date="2020-06-09T23:53:00Z">
              <w:rPr>
                <w:rFonts w:ascii="ArialMT" w:hAnsi="ArialMT" w:cs="ArialMT"/>
                <w:color w:val="FFFFFF"/>
                <w:sz w:val="24"/>
                <w:szCs w:val="24"/>
                <w:lang w:val="fr-FR"/>
              </w:rPr>
            </w:rPrChange>
          </w:rPr>
          <w:t>been exhaustively documented (notably in Mandel 1999), and depends on</w:t>
        </w:r>
      </w:ins>
      <w:ins w:id="1795" w:author="Arthur Parmentier" w:date="2020-06-10T11:12:00Z">
        <w:r>
          <w:t xml:space="preserve"> </w:t>
        </w:r>
      </w:ins>
      <w:ins w:id="1796" w:author="Arthur Parmentier" w:date="2020-06-09T23:53:00Z">
        <w:r w:rsidR="00B62913" w:rsidRPr="008C744F">
          <w:rPr>
            <w:rPrChange w:id="1797" w:author="Arthur Parmentier" w:date="2020-06-09T23:53:00Z">
              <w:rPr>
                <w:rFonts w:ascii="ArialMT" w:hAnsi="ArialMT" w:cs="ArialMT"/>
                <w:color w:val="FFFFFF"/>
                <w:sz w:val="24"/>
                <w:szCs w:val="24"/>
                <w:lang w:val="fr-FR"/>
              </w:rPr>
            </w:rPrChange>
          </w:rPr>
          <w:t>a much smaller number of gestures (around 30) than Thompson's (around</w:t>
        </w:r>
      </w:ins>
    </w:p>
    <w:p w:rsidR="00B62913" w:rsidRPr="008C744F" w:rsidRDefault="0053043F">
      <w:pPr>
        <w:rPr>
          <w:ins w:id="1798" w:author="Arthur Parmentier" w:date="2020-06-09T23:53:00Z"/>
          <w:rPrChange w:id="1799" w:author="Arthur Parmentier" w:date="2020-06-09T23:53:00Z">
            <w:rPr>
              <w:ins w:id="1800" w:author="Arthur Parmentier" w:date="2020-06-09T23:53:00Z"/>
              <w:rFonts w:ascii="ArialMT" w:hAnsi="ArialMT" w:cs="ArialMT"/>
              <w:color w:val="FFFFFF"/>
              <w:sz w:val="24"/>
              <w:szCs w:val="24"/>
              <w:lang w:val="fr-FR"/>
            </w:rPr>
          </w:rPrChange>
        </w:rPr>
        <w:pPrChange w:id="1801" w:author="Arthur Parmentier" w:date="2020-06-10T16:26:00Z">
          <w:pPr>
            <w:autoSpaceDE w:val="0"/>
            <w:autoSpaceDN w:val="0"/>
            <w:adjustRightInd w:val="0"/>
            <w:spacing w:after="0" w:line="240" w:lineRule="auto"/>
          </w:pPr>
        </w:pPrChange>
      </w:pPr>
      <w:ins w:id="1802" w:author="Arthur Parmentier" w:date="2020-06-10T11:12:00Z">
        <w:r>
          <w:t>[1500 in 2020]</w:t>
        </w:r>
      </w:ins>
      <w:ins w:id="1803" w:author="Arthur Parmentier" w:date="2020-06-09T23:53:00Z">
        <w:r w:rsidR="00B62913" w:rsidRPr="008C744F">
          <w:rPr>
            <w:rPrChange w:id="1804" w:author="Arthur Parmentier" w:date="2020-06-09T23:53:00Z">
              <w:rPr>
                <w:rFonts w:ascii="ArialMT" w:hAnsi="ArialMT" w:cs="ArialMT"/>
                <w:color w:val="FFFFFF"/>
                <w:sz w:val="24"/>
                <w:szCs w:val="24"/>
                <w:lang w:val="fr-FR"/>
              </w:rPr>
            </w:rPrChange>
          </w:rPr>
          <w:t>). In an interview (Mandel 1999:65), Morris describes conduction, not</w:t>
        </w:r>
      </w:ins>
      <w:ins w:id="1805" w:author="Arthur Parmentier" w:date="2020-06-10T11:13:00Z">
        <w:r>
          <w:t xml:space="preserve"> </w:t>
        </w:r>
      </w:ins>
      <w:ins w:id="1806" w:author="Arthur Parmentier" w:date="2020-06-09T23:53:00Z">
        <w:r w:rsidR="00B62913" w:rsidRPr="008C744F">
          <w:rPr>
            <w:rPrChange w:id="1807" w:author="Arthur Parmentier" w:date="2020-06-09T23:53:00Z">
              <w:rPr>
                <w:rFonts w:ascii="ArialMT" w:hAnsi="ArialMT" w:cs="ArialMT"/>
                <w:color w:val="FFFFFF"/>
                <w:sz w:val="24"/>
                <w:szCs w:val="24"/>
                <w:lang w:val="fr-FR"/>
              </w:rPr>
            </w:rPrChange>
          </w:rPr>
          <w:t xml:space="preserve">so much as a language in Thompson's terms, but as a </w:t>
        </w:r>
      </w:ins>
      <w:ins w:id="1808" w:author="Arthur Parmentier" w:date="2020-06-10T11:13:00Z">
        <w:r>
          <w:t>‘</w:t>
        </w:r>
      </w:ins>
      <w:ins w:id="1809" w:author="Arthur Parmentier" w:date="2020-06-09T23:53:00Z">
        <w:r w:rsidR="00B62913" w:rsidRPr="008C744F">
          <w:rPr>
            <w:rPrChange w:id="1810" w:author="Arthur Parmentier" w:date="2020-06-09T23:53:00Z">
              <w:rPr>
                <w:rFonts w:ascii="ArialMT" w:hAnsi="ArialMT" w:cs="ArialMT"/>
                <w:color w:val="FFFFFF"/>
                <w:sz w:val="24"/>
                <w:szCs w:val="24"/>
                <w:lang w:val="fr-FR"/>
              </w:rPr>
            </w:rPrChange>
          </w:rPr>
          <w:t>gestural</w:t>
        </w:r>
      </w:ins>
      <w:ins w:id="1811" w:author="Arthur Parmentier" w:date="2020-06-10T11:13:00Z">
        <w:r>
          <w:t xml:space="preserve"> </w:t>
        </w:r>
      </w:ins>
      <w:ins w:id="1812" w:author="Arthur Parmentier" w:date="2020-06-09T23:53:00Z">
        <w:r w:rsidR="00B62913" w:rsidRPr="008C744F">
          <w:rPr>
            <w:rPrChange w:id="1813" w:author="Arthur Parmentier" w:date="2020-06-09T23:53:00Z">
              <w:rPr>
                <w:rFonts w:ascii="ArialMT" w:hAnsi="ArialMT" w:cs="ArialMT"/>
                <w:color w:val="FFFFFF"/>
                <w:sz w:val="24"/>
                <w:szCs w:val="24"/>
                <w:lang w:val="fr-FR"/>
              </w:rPr>
            </w:rPrChange>
          </w:rPr>
          <w:t>vocabulary</w:t>
        </w:r>
      </w:ins>
      <w:ins w:id="1814" w:author="Arthur Parmentier" w:date="2020-06-10T11:13:00Z">
        <w:r>
          <w:t>’</w:t>
        </w:r>
      </w:ins>
      <w:ins w:id="1815" w:author="Arthur Parmentier" w:date="2020-06-09T23:53:00Z">
        <w:r w:rsidR="00B62913" w:rsidRPr="008C744F">
          <w:rPr>
            <w:rPrChange w:id="1816" w:author="Arthur Parmentier" w:date="2020-06-09T23:53:00Z">
              <w:rPr>
                <w:rFonts w:ascii="ArialMT" w:hAnsi="ArialMT" w:cs="ArialMT"/>
                <w:color w:val="FFFFFF"/>
                <w:sz w:val="24"/>
                <w:szCs w:val="24"/>
                <w:lang w:val="fr-FR"/>
              </w:rPr>
            </w:rPrChange>
          </w:rPr>
          <w:t>:</w:t>
        </w:r>
      </w:ins>
    </w:p>
    <w:p w:rsidR="00B62913" w:rsidRPr="0053043F" w:rsidRDefault="0053043F">
      <w:pPr>
        <w:rPr>
          <w:ins w:id="1817" w:author="Arthur Parmentier" w:date="2020-06-09T22:02:00Z"/>
          <w:i/>
          <w:iCs/>
          <w:rPrChange w:id="1818" w:author="Arthur Parmentier" w:date="2020-06-10T11:11:00Z">
            <w:rPr>
              <w:ins w:id="1819" w:author="Arthur Parmentier" w:date="2020-06-09T22:02:00Z"/>
            </w:rPr>
          </w:rPrChange>
        </w:rPr>
        <w:pPrChange w:id="1820" w:author="Arthur Parmentier" w:date="2020-06-10T16:26:00Z">
          <w:pPr>
            <w:pStyle w:val="Titre4"/>
          </w:pPr>
        </w:pPrChange>
      </w:pPr>
      <w:ins w:id="1821" w:author="Arthur Parmentier" w:date="2020-06-10T11:13:00Z">
        <w:r>
          <w:rPr>
            <w:i/>
            <w:iCs/>
          </w:rPr>
          <w:t>‘</w:t>
        </w:r>
      </w:ins>
      <w:ins w:id="1822" w:author="Arthur Parmentier" w:date="2020-06-09T23:53:00Z">
        <w:r w:rsidR="00B62913" w:rsidRPr="0053043F">
          <w:rPr>
            <w:i/>
            <w:iCs/>
            <w:rPrChange w:id="1823" w:author="Arthur Parmentier" w:date="2020-06-10T11:11:00Z">
              <w:rPr>
                <w:rFonts w:ascii="ArialMT" w:hAnsi="ArialMT" w:cs="ArialMT"/>
                <w:color w:val="FFFFFF"/>
                <w:lang w:val="fr-FR"/>
              </w:rPr>
            </w:rPrChange>
          </w:rPr>
          <w:t>Through my gestural vocabulary the improvisers and audience start to</w:t>
        </w:r>
      </w:ins>
      <w:ins w:id="1824" w:author="Arthur Parmentier" w:date="2020-06-10T11:13:00Z">
        <w:r>
          <w:rPr>
            <w:i/>
            <w:iCs/>
          </w:rPr>
          <w:t xml:space="preserve"> </w:t>
        </w:r>
      </w:ins>
      <w:ins w:id="1825" w:author="Arthur Parmentier" w:date="2020-06-09T23:53:00Z">
        <w:r w:rsidR="00B62913" w:rsidRPr="0053043F">
          <w:rPr>
            <w:i/>
            <w:iCs/>
            <w:rPrChange w:id="1826" w:author="Arthur Parmentier" w:date="2020-06-10T11:11:00Z">
              <w:rPr>
                <w:rFonts w:ascii="ArialMT" w:hAnsi="ArialMT" w:cs="ArialMT"/>
                <w:color w:val="FFFFFF"/>
                <w:lang w:val="fr-FR"/>
              </w:rPr>
            </w:rPrChange>
          </w:rPr>
          <w:t>hear the music happen. You don't just hear the music happen, you</w:t>
        </w:r>
      </w:ins>
      <w:ins w:id="1827" w:author="Arthur Parmentier" w:date="2020-06-10T11:13:00Z">
        <w:r>
          <w:rPr>
            <w:i/>
            <w:iCs/>
          </w:rPr>
          <w:t xml:space="preserve"> </w:t>
        </w:r>
      </w:ins>
      <w:ins w:id="1828" w:author="Arthur Parmentier" w:date="2020-06-09T23:53:00Z">
        <w:r w:rsidR="00B62913" w:rsidRPr="0053043F">
          <w:rPr>
            <w:i/>
            <w:iCs/>
            <w:rPrChange w:id="1829" w:author="Arthur Parmentier" w:date="2020-06-10T11:11:00Z">
              <w:rPr>
                <w:rFonts w:ascii="ArialMT" w:hAnsi="ArialMT" w:cs="ArialMT"/>
                <w:color w:val="FFFFFF"/>
                <w:lang w:val="fr-FR"/>
              </w:rPr>
            </w:rPrChange>
          </w:rPr>
          <w:t>start to hear it happen, and then all of a sudden, it happens</w:t>
        </w:r>
      </w:ins>
      <w:ins w:id="1830" w:author="Arthur Parmentier" w:date="2020-06-10T11:13:00Z">
        <w:r>
          <w:rPr>
            <w:i/>
            <w:iCs/>
          </w:rPr>
          <w:t>.’”</w:t>
        </w:r>
      </w:ins>
      <w:customXmlInsRangeStart w:id="1831" w:author="Arthur Parmentier" w:date="2020-06-10T19:27:00Z"/>
      <w:sdt>
        <w:sdtPr>
          <w:rPr>
            <w:i/>
            <w:iCs/>
          </w:rPr>
          <w:id w:val="870342470"/>
          <w:citation/>
        </w:sdtPr>
        <w:sdtContent>
          <w:customXmlInsRangeEnd w:id="1831"/>
          <w:ins w:id="1832" w:author="Arthur Parmentier" w:date="2020-06-10T19:27:00Z">
            <w:r w:rsidR="009F0A06">
              <w:rPr>
                <w:i/>
                <w:iCs/>
              </w:rPr>
              <w:fldChar w:fldCharType="begin"/>
            </w:r>
            <w:r w:rsidR="009F0A06" w:rsidRPr="009F0A06">
              <w:rPr>
                <w:i/>
                <w:iCs/>
                <w:rPrChange w:id="1833" w:author="Arthur Parmentier" w:date="2020-06-10T19:27:00Z">
                  <w:rPr>
                    <w:i/>
                    <w:iCs/>
                    <w:lang w:val="fr-FR"/>
                  </w:rPr>
                </w:rPrChange>
              </w:rPr>
              <w:instrText xml:space="preserve"> CITATION Dub06 \l 1036 </w:instrText>
            </w:r>
          </w:ins>
          <w:r w:rsidR="009F0A06">
            <w:rPr>
              <w:i/>
              <w:iCs/>
            </w:rPr>
            <w:fldChar w:fldCharType="separate"/>
          </w:r>
          <w:r w:rsidR="00304C55">
            <w:rPr>
              <w:i/>
              <w:iCs/>
              <w:noProof/>
            </w:rPr>
            <w:t xml:space="preserve"> </w:t>
          </w:r>
          <w:r w:rsidR="00304C55">
            <w:rPr>
              <w:noProof/>
            </w:rPr>
            <w:t>(Duby, 2006)</w:t>
          </w:r>
          <w:ins w:id="1834" w:author="Arthur Parmentier" w:date="2020-06-10T19:27:00Z">
            <w:r w:rsidR="009F0A06">
              <w:rPr>
                <w:i/>
                <w:iCs/>
              </w:rPr>
              <w:fldChar w:fldCharType="end"/>
            </w:r>
          </w:ins>
          <w:customXmlInsRangeStart w:id="1835" w:author="Arthur Parmentier" w:date="2020-06-10T19:27:00Z"/>
        </w:sdtContent>
      </w:sdt>
      <w:customXmlInsRangeEnd w:id="1835"/>
    </w:p>
    <w:p w:rsidR="009C310E" w:rsidRDefault="00BB07B0">
      <w:pPr>
        <w:rPr>
          <w:ins w:id="1836" w:author="Arthur Parmentier" w:date="2020-06-10T11:16:00Z"/>
        </w:rPr>
      </w:pPr>
      <w:ins w:id="1837" w:author="Arthur Parmentier" w:date="2020-06-10T11:15:00Z">
        <w:r>
          <w:t>Butch Morris</w:t>
        </w:r>
      </w:ins>
      <w:ins w:id="1838" w:author="Arthur Parmentier" w:date="2020-06-10T11:16:00Z">
        <w:r>
          <w:t xml:space="preserve"> describes conduction in the following terms:</w:t>
        </w:r>
      </w:ins>
    </w:p>
    <w:p w:rsidR="00BB07B0" w:rsidRDefault="00BB07B0">
      <w:pPr>
        <w:rPr>
          <w:ins w:id="1839" w:author="Arthur Parmentier" w:date="2020-06-10T11:35:00Z"/>
        </w:rPr>
      </w:pPr>
      <w:ins w:id="1840" w:author="Arthur Parmentier" w:date="2020-06-10T11:16:00Z">
        <w:r>
          <w:t>“Conduction (conducted interpretation/ improvisation) is a vocabulary of ideographic signs and gestures activated to modify or construct a real</w:t>
        </w:r>
      </w:ins>
      <w:ins w:id="1841" w:author="Arthur Parmentier" w:date="2020-06-10T11:17:00Z">
        <w:r>
          <w:t xml:space="preserve"> </w:t>
        </w:r>
      </w:ins>
      <w:ins w:id="1842" w:author="Arthur Parmentier" w:date="2020-06-10T11:16:00Z">
        <w:r>
          <w:t>time</w:t>
        </w:r>
      </w:ins>
      <w:ins w:id="1843" w:author="Arthur Parmentier" w:date="2020-06-10T11:17:00Z">
        <w:r>
          <w:t xml:space="preserve"> </w:t>
        </w:r>
      </w:ins>
      <w:ins w:id="1844" w:author="Arthur Parmentier" w:date="2020-06-10T11:16:00Z">
        <w:r>
          <w:t>musical arrangement or composition. Each sign and gesture</w:t>
        </w:r>
      </w:ins>
      <w:ins w:id="1845" w:author="Arthur Parmentier" w:date="2020-06-10T11:17:00Z">
        <w:r>
          <w:t xml:space="preserve"> transmits</w:t>
        </w:r>
      </w:ins>
      <w:ins w:id="1846" w:author="Arthur Parmentier" w:date="2020-06-10T11:16:00Z">
        <w:r>
          <w:t xml:space="preserve"> generative information for interpretation and provides</w:t>
        </w:r>
      </w:ins>
      <w:ins w:id="1847" w:author="Arthur Parmentier" w:date="2020-06-10T11:17:00Z">
        <w:r>
          <w:t xml:space="preserve"> </w:t>
        </w:r>
      </w:ins>
      <w:ins w:id="1848" w:author="Arthur Parmentier" w:date="2020-06-10T11:16:00Z">
        <w:r>
          <w:t>instantaneous possibilities for altering or initiating harmony, melody,</w:t>
        </w:r>
      </w:ins>
      <w:ins w:id="1849" w:author="Arthur Parmentier" w:date="2020-06-10T11:17:00Z">
        <w:r>
          <w:t xml:space="preserve"> </w:t>
        </w:r>
      </w:ins>
      <w:ins w:id="1850" w:author="Arthur Parmentier" w:date="2020-06-10T11:16:00Z">
        <w:r>
          <w:t>rhythm, articulation, phrasing or form.</w:t>
        </w:r>
      </w:ins>
      <w:ins w:id="1851" w:author="Arthur Parmentier" w:date="2020-06-10T11:17:00Z">
        <w:r>
          <w:t>”</w:t>
        </w:r>
      </w:ins>
      <w:ins w:id="1852" w:author="Arthur Parmentier" w:date="2020-06-10T19:28:00Z">
        <w:r w:rsidR="00C75F92">
          <w:t xml:space="preserve"> </w:t>
        </w:r>
      </w:ins>
      <w:customXmlInsRangeStart w:id="1853" w:author="Arthur Parmentier" w:date="2020-06-10T19:38:00Z"/>
      <w:sdt>
        <w:sdtPr>
          <w:id w:val="-979925151"/>
          <w:citation/>
        </w:sdtPr>
        <w:sdtContent>
          <w:customXmlInsRangeEnd w:id="1853"/>
          <w:ins w:id="1854" w:author="Arthur Parmentier" w:date="2020-06-10T19:38:00Z">
            <w:r w:rsidR="00C75F92">
              <w:fldChar w:fldCharType="begin"/>
            </w:r>
            <w:r w:rsidR="00C75F92" w:rsidRPr="008C0EC1">
              <w:rPr>
                <w:rPrChange w:id="1855" w:author="Arthur Parmentier" w:date="2020-06-11T11:42:00Z">
                  <w:rPr>
                    <w:lang w:val="fr-FR"/>
                  </w:rPr>
                </w:rPrChange>
              </w:rPr>
              <w:instrText xml:space="preserve"> CITATION All \l 1036 </w:instrText>
            </w:r>
          </w:ins>
          <w:r w:rsidR="00C75F92">
            <w:fldChar w:fldCharType="separate"/>
          </w:r>
          <w:r w:rsidR="00304C55" w:rsidRPr="00304C55">
            <w:rPr>
              <w:noProof/>
              <w:lang w:val="fr-FR"/>
            </w:rPr>
            <w:t>(All About Jazz)</w:t>
          </w:r>
          <w:ins w:id="1856" w:author="Arthur Parmentier" w:date="2020-06-10T19:38:00Z">
            <w:r w:rsidR="00C75F92">
              <w:fldChar w:fldCharType="end"/>
            </w:r>
          </w:ins>
          <w:customXmlInsRangeStart w:id="1857" w:author="Arthur Parmentier" w:date="2020-06-10T19:38:00Z"/>
        </w:sdtContent>
      </w:sdt>
      <w:customXmlInsRangeEnd w:id="1857"/>
    </w:p>
    <w:p w:rsidR="004F6D06" w:rsidRDefault="00A35BBD">
      <w:pPr>
        <w:pStyle w:val="Titre5"/>
        <w:rPr>
          <w:ins w:id="1858" w:author="Arthur Parmentier" w:date="2020-06-10T15:00:00Z"/>
          <w:lang w:val="fr-FR"/>
        </w:rPr>
        <w:pPrChange w:id="1859" w:author="Arthur Parmentier" w:date="2020-06-10T16:26:00Z">
          <w:pPr>
            <w:pStyle w:val="Titre4"/>
          </w:pPr>
        </w:pPrChange>
      </w:pPr>
      <w:ins w:id="1860" w:author="Arthur Parmentier" w:date="2020-06-10T11:49:00Z">
        <w:r w:rsidRPr="00A35BBD">
          <w:rPr>
            <w:lang w:val="fr-FR"/>
            <w:rPrChange w:id="1861" w:author="Arthur Parmentier" w:date="2020-06-10T11:49:00Z">
              <w:rPr/>
            </w:rPrChange>
          </w:rPr>
          <w:t>Ritmo y Percusión con Señas</w:t>
        </w:r>
      </w:ins>
    </w:p>
    <w:p w:rsidR="00322F6B" w:rsidRPr="00322F6B" w:rsidRDefault="00322F6B">
      <w:pPr>
        <w:rPr>
          <w:ins w:id="1862" w:author="Arthur Parmentier" w:date="2020-06-10T11:44:00Z"/>
          <w:rPrChange w:id="1863" w:author="Arthur Parmentier" w:date="2020-06-10T15:00:00Z">
            <w:rPr>
              <w:ins w:id="1864" w:author="Arthur Parmentier" w:date="2020-06-10T11:44:00Z"/>
            </w:rPr>
          </w:rPrChange>
        </w:rPr>
        <w:pPrChange w:id="1865" w:author="Arthur Parmentier" w:date="2020-06-10T16:26:00Z">
          <w:pPr>
            <w:pStyle w:val="Titre4"/>
          </w:pPr>
        </w:pPrChange>
      </w:pPr>
      <w:ins w:id="1866" w:author="Arthur Parmentier" w:date="2020-06-10T15:00:00Z">
        <w:r w:rsidRPr="00322F6B">
          <w:rPr>
            <w:rPrChange w:id="1867" w:author="Arthur Parmentier" w:date="2020-06-10T15:00:00Z">
              <w:rPr>
                <w:lang w:val="fr-FR"/>
              </w:rPr>
            </w:rPrChange>
          </w:rPr>
          <w:t>More recently, we have s</w:t>
        </w:r>
        <w:r>
          <w:t>een the emerging of other signs systems; I would like to mention “</w:t>
        </w:r>
        <w:r w:rsidRPr="00322F6B">
          <w:t>Ritmo y Percusión con Señas</w:t>
        </w:r>
      </w:ins>
      <w:ins w:id="1868" w:author="Arthur Parmentier" w:date="2020-06-10T15:01:00Z">
        <w:r>
          <w:t>”:</w:t>
        </w:r>
      </w:ins>
    </w:p>
    <w:p w:rsidR="004F6D06" w:rsidRDefault="00A35BBD">
      <w:pPr>
        <w:rPr>
          <w:ins w:id="1869" w:author="Arthur Parmentier" w:date="2020-06-10T11:48:00Z"/>
        </w:rPr>
      </w:pPr>
      <w:ins w:id="1870" w:author="Arthur Parmentier" w:date="2020-06-10T11:49:00Z">
        <w:r w:rsidRPr="00322F6B">
          <w:t xml:space="preserve"> </w:t>
        </w:r>
      </w:ins>
      <w:ins w:id="1871" w:author="Arthur Parmentier" w:date="2020-06-10T11:48:00Z">
        <w:r w:rsidR="004F6D06">
          <w:t xml:space="preserve">“Rhythm and Percussion with Signs is an innovative way to play percussion created by the Argentinian musician Santiago Vázquez, who was Inspired </w:t>
        </w:r>
        <w:r w:rsidR="00521AA1">
          <w:t>by</w:t>
        </w:r>
        <w:r w:rsidR="004F6D06">
          <w:t xml:space="preserve"> Conduction</w:t>
        </w:r>
      </w:ins>
      <w:ins w:id="1872" w:author="Arthur Parmentier" w:date="2020-06-10T11:49:00Z">
        <w:r w:rsidR="00521AA1">
          <w:t xml:space="preserve"> [by Morris]</w:t>
        </w:r>
      </w:ins>
      <w:ins w:id="1873" w:author="Arthur Parmentier" w:date="2020-06-10T11:48:00Z">
        <w:r w:rsidR="004F6D06">
          <w:t>. Santiago was looking for a way to communicate certain information to musicians improvising percussion, in order to generate coordination and harmonization of a spontaneous creativity.</w:t>
        </w:r>
      </w:ins>
    </w:p>
    <w:p w:rsidR="00EF75B3" w:rsidRDefault="004F6D06">
      <w:pPr>
        <w:rPr>
          <w:ins w:id="1874" w:author="Arthur Parmentier" w:date="2020-06-10T11:49:00Z"/>
        </w:rPr>
      </w:pPr>
      <w:ins w:id="1875" w:author="Arthur Parmentier" w:date="2020-06-10T11:48:00Z">
        <w:r>
          <w:t>Through these attempts, little by little he codified a language consisting in approximately 150 signs executed with hands and body by the conductor in order to coordinate the flux of group improvisation.”</w:t>
        </w:r>
      </w:ins>
      <w:ins w:id="1876" w:author="Arthur Parmentier" w:date="2020-06-10T19:38:00Z">
        <w:r w:rsidR="00C75F92">
          <w:t xml:space="preserve"> </w:t>
        </w:r>
      </w:ins>
      <w:ins w:id="1877" w:author="Arthur Parmentier" w:date="2020-06-10T19:39:00Z">
        <w:r w:rsidR="00153701" w:rsidRPr="00C75F92">
          <w:rPr>
            <w:noProof/>
            <w:lang w:val="fr-FR"/>
            <w:rPrChange w:id="1878" w:author="Arthur Parmentier" w:date="2020-06-10T19:39:00Z">
              <w:rPr/>
            </w:rPrChange>
          </w:rPr>
          <w:t>(La Percumotora)</w:t>
        </w:r>
      </w:ins>
    </w:p>
    <w:p w:rsidR="00E20940" w:rsidRPr="004F6D06" w:rsidDel="00E20940" w:rsidRDefault="00E20940">
      <w:pPr>
        <w:rPr>
          <w:del w:id="1879" w:author="Arthur Parmentier" w:date="2020-06-10T11:51:00Z"/>
          <w:rPrChange w:id="1880" w:author="Arthur Parmentier" w:date="2020-06-10T11:44:00Z">
            <w:rPr>
              <w:del w:id="1881" w:author="Arthur Parmentier" w:date="2020-06-10T11:51:00Z"/>
            </w:rPr>
          </w:rPrChange>
        </w:rPr>
        <w:pPrChange w:id="1882" w:author="Arthur Parmentier" w:date="2020-06-10T16:26:00Z">
          <w:pPr>
            <w:pStyle w:val="Titre3"/>
          </w:pPr>
        </w:pPrChange>
      </w:pPr>
      <w:bookmarkStart w:id="1883" w:name="_Toc42698841"/>
      <w:bookmarkStart w:id="1884" w:name="_Toc42698920"/>
      <w:bookmarkStart w:id="1885" w:name="_Toc42841923"/>
      <w:bookmarkStart w:id="1886" w:name="_Toc42842024"/>
      <w:bookmarkStart w:id="1887" w:name="_Toc42842125"/>
      <w:bookmarkEnd w:id="1883"/>
      <w:bookmarkEnd w:id="1884"/>
      <w:bookmarkEnd w:id="1885"/>
      <w:bookmarkEnd w:id="1886"/>
      <w:bookmarkEnd w:id="1887"/>
    </w:p>
    <w:p w:rsidR="00960BA6" w:rsidRDefault="00960BA6" w:rsidP="00EF75B3">
      <w:pPr>
        <w:pStyle w:val="Titre3"/>
        <w:rPr>
          <w:ins w:id="1888" w:author="Arthur Parmentier" w:date="2020-06-10T16:44:00Z"/>
        </w:rPr>
      </w:pPr>
      <w:del w:id="1889" w:author="Arthur Parmentier" w:date="2020-06-10T16:42:00Z">
        <w:r w:rsidRPr="007C437A" w:rsidDel="00586554">
          <w:delText>Real-time composition/improvisation/generative music in the XXth century</w:delText>
        </w:r>
      </w:del>
      <w:ins w:id="1890" w:author="Arthur Parmentier" w:date="2020-06-12T08:17:00Z">
        <w:r w:rsidR="00AD62A8">
          <w:t>SP in the artistic landscape and computer music</w:t>
        </w:r>
      </w:ins>
    </w:p>
    <w:p w:rsidR="00560F90" w:rsidRDefault="00560F90" w:rsidP="00560F90">
      <w:pPr>
        <w:rPr>
          <w:ins w:id="1891" w:author="Arthur Parmentier" w:date="2020-06-10T17:37:00Z"/>
        </w:rPr>
      </w:pPr>
      <w:ins w:id="1892" w:author="Arthur Parmentier" w:date="2020-06-10T16:45:00Z">
        <w:r>
          <w:t>SP and Thompson’s practice enters in the wider movemen</w:t>
        </w:r>
      </w:ins>
      <w:ins w:id="1893" w:author="Arthur Parmentier" w:date="2020-06-10T16:46:00Z">
        <w:r>
          <w:t xml:space="preserve">ts of music and arts of their generations. In this section, I would like </w:t>
        </w:r>
      </w:ins>
      <w:ins w:id="1894" w:author="Arthur Parmentier" w:date="2020-06-10T17:09:00Z">
        <w:r w:rsidR="00536AA3">
          <w:t xml:space="preserve">to </w:t>
        </w:r>
      </w:ins>
      <w:ins w:id="1895" w:author="Arthur Parmentier" w:date="2020-06-10T16:48:00Z">
        <w:r>
          <w:t>superficially explore</w:t>
        </w:r>
      </w:ins>
      <w:ins w:id="1896" w:author="Arthur Parmentier" w:date="2020-06-10T16:47:00Z">
        <w:r>
          <w:t xml:space="preserve"> the</w:t>
        </w:r>
      </w:ins>
      <w:ins w:id="1897" w:author="Arthur Parmentier" w:date="2020-06-10T17:09:00Z">
        <w:r w:rsidR="0084639F">
          <w:t xml:space="preserve"> artistical</w:t>
        </w:r>
      </w:ins>
      <w:ins w:id="1898" w:author="Arthur Parmentier" w:date="2020-06-10T16:47:00Z">
        <w:r>
          <w:t xml:space="preserve"> landscape in which SP lies</w:t>
        </w:r>
      </w:ins>
      <w:ins w:id="1899" w:author="Arthur Parmentier" w:date="2020-06-10T16:48:00Z">
        <w:r>
          <w:t xml:space="preserve"> </w:t>
        </w:r>
      </w:ins>
      <w:ins w:id="1900" w:author="Arthur Parmentier" w:date="2020-06-10T17:09:00Z">
        <w:r w:rsidR="00FD3468">
          <w:t xml:space="preserve">(focusing on music only) </w:t>
        </w:r>
      </w:ins>
      <w:ins w:id="1901" w:author="Arthur Parmentier" w:date="2020-06-10T16:48:00Z">
        <w:r>
          <w:t>and identify in computer music the po</w:t>
        </w:r>
      </w:ins>
      <w:ins w:id="1902" w:author="Arthur Parmentier" w:date="2020-06-10T16:49:00Z">
        <w:r>
          <w:t>tential of linking SP to machines.</w:t>
        </w:r>
      </w:ins>
    </w:p>
    <w:p w:rsidR="00B92EB3" w:rsidRDefault="00B92EB3">
      <w:pPr>
        <w:pStyle w:val="Titre4"/>
        <w:rPr>
          <w:ins w:id="1903" w:author="Arthur Parmentier" w:date="2020-06-10T17:08:00Z"/>
        </w:rPr>
        <w:pPrChange w:id="1904" w:author="Arthur Parmentier" w:date="2020-06-10T17:38:00Z">
          <w:pPr/>
        </w:pPrChange>
      </w:pPr>
      <w:ins w:id="1905" w:author="Arthur Parmentier" w:date="2020-06-10T17:38:00Z">
        <w:r>
          <w:t>Artistic context to SP</w:t>
        </w:r>
      </w:ins>
    </w:p>
    <w:p w:rsidR="00536AA3" w:rsidRDefault="00AC558A" w:rsidP="00560F90">
      <w:pPr>
        <w:rPr>
          <w:ins w:id="1906" w:author="Arthur Parmentier" w:date="2020-06-10T17:12:00Z"/>
        </w:rPr>
      </w:pPr>
      <w:ins w:id="1907" w:author="Arthur Parmentier" w:date="2020-06-10T17:10:00Z">
        <w:r>
          <w:t>In general, the 20</w:t>
        </w:r>
        <w:r w:rsidRPr="00AC558A">
          <w:rPr>
            <w:vertAlign w:val="superscript"/>
            <w:rPrChange w:id="1908" w:author="Arthur Parmentier" w:date="2020-06-10T17:10:00Z">
              <w:rPr/>
            </w:rPrChange>
          </w:rPr>
          <w:t>th</w:t>
        </w:r>
        <w:r>
          <w:t xml:space="preserve"> century </w:t>
        </w:r>
      </w:ins>
      <w:ins w:id="1909" w:author="Arthur Parmentier" w:date="2020-06-10T17:11:00Z">
        <w:r>
          <w:t>can be thought in music as the century of ruptures, divergences and exploration of new forms of performances and productions.</w:t>
        </w:r>
      </w:ins>
    </w:p>
    <w:p w:rsidR="0093087B" w:rsidRDefault="006B24BA" w:rsidP="00560F90">
      <w:pPr>
        <w:rPr>
          <w:ins w:id="1910" w:author="Arthur Parmentier" w:date="2020-06-10T17:22:00Z"/>
        </w:rPr>
      </w:pPr>
      <w:ins w:id="1911" w:author="Arthur Parmentier" w:date="2020-06-12T08:19:00Z">
        <w:r>
          <w:t>W</w:t>
        </w:r>
      </w:ins>
      <w:ins w:id="1912" w:author="Arthur Parmentier" w:date="2020-06-10T17:12:00Z">
        <w:r w:rsidR="00AC558A">
          <w:t xml:space="preserve">e can identify </w:t>
        </w:r>
      </w:ins>
      <w:ins w:id="1913" w:author="Arthur Parmentier" w:date="2020-06-10T17:15:00Z">
        <w:r w:rsidR="00AC558A">
          <w:t xml:space="preserve">at the time of the development of SP </w:t>
        </w:r>
      </w:ins>
      <w:ins w:id="1914" w:author="Arthur Parmentier" w:date="2020-06-10T17:12:00Z">
        <w:r w:rsidR="00AC558A">
          <w:t>a great number of esthetics</w:t>
        </w:r>
      </w:ins>
      <w:ins w:id="1915" w:author="Arthur Parmentier" w:date="2020-06-10T17:13:00Z">
        <w:r w:rsidR="00AC558A">
          <w:t xml:space="preserve"> in the production of music </w:t>
        </w:r>
      </w:ins>
      <w:ins w:id="1916" w:author="Arthur Parmentier" w:date="2020-06-10T17:15:00Z">
        <w:r w:rsidR="00AC558A">
          <w:t>but also a</w:t>
        </w:r>
      </w:ins>
      <w:ins w:id="1917" w:author="Arthur Parmentier" w:date="2020-06-10T17:16:00Z">
        <w:r w:rsidR="00AC558A">
          <w:t xml:space="preserve"> specific interest for new production processes</w:t>
        </w:r>
      </w:ins>
      <w:ins w:id="1918" w:author="Arthur Parmentier" w:date="2020-06-10T17:17:00Z">
        <w:r w:rsidR="00AC558A">
          <w:t>, such as al</w:t>
        </w:r>
      </w:ins>
      <w:ins w:id="1919" w:author="Arthur Parmentier" w:date="2020-06-10T17:18:00Z">
        <w:r w:rsidR="00AC558A">
          <w:t>gorithmic, aleatory, serialism and st</w:t>
        </w:r>
      </w:ins>
      <w:ins w:id="1920" w:author="Arthur Parmentier" w:date="2020-06-10T17:19:00Z">
        <w:r w:rsidR="00AC558A">
          <w:t xml:space="preserve">ochastic music and many other compositional techniques that would also involve machines such </w:t>
        </w:r>
        <w:r w:rsidR="00AC558A">
          <w:lastRenderedPageBreak/>
          <w:t>as computers</w:t>
        </w:r>
      </w:ins>
      <w:ins w:id="1921" w:author="Arthur Parmentier" w:date="2020-06-10T17:21:00Z">
        <w:r w:rsidR="00F60438">
          <w:t xml:space="preserve"> (electronic, concrete music, etc)</w:t>
        </w:r>
      </w:ins>
      <w:ins w:id="1922" w:author="Arthur Parmentier" w:date="2020-06-10T17:22:00Z">
        <w:r w:rsidR="0093087B">
          <w:t>, for instance in France with Pierre Henry, Pierre Boulez and Iannis Xenakis.</w:t>
        </w:r>
      </w:ins>
    </w:p>
    <w:p w:rsidR="00F60438" w:rsidRPr="00AC558A" w:rsidDel="00E549FC" w:rsidRDefault="009F6BB6">
      <w:pPr>
        <w:rPr>
          <w:del w:id="1923" w:author="Arthur Parmentier" w:date="2020-06-10T17:26:00Z"/>
          <w:rPrChange w:id="1924" w:author="Arthur Parmentier" w:date="2020-06-10T17:10:00Z">
            <w:rPr>
              <w:del w:id="1925" w:author="Arthur Parmentier" w:date="2020-06-10T17:26:00Z"/>
            </w:rPr>
          </w:rPrChange>
        </w:rPr>
        <w:pPrChange w:id="1926" w:author="Arthur Parmentier" w:date="2020-06-10T16:44:00Z">
          <w:pPr>
            <w:pStyle w:val="Titre2"/>
          </w:pPr>
        </w:pPrChange>
      </w:pPr>
      <w:ins w:id="1927" w:author="Arthur Parmentier" w:date="2020-06-10T17:22:00Z">
        <w:r>
          <w:t>Thompson also was influenced by</w:t>
        </w:r>
      </w:ins>
      <w:ins w:id="1928" w:author="Arthur Parmentier" w:date="2020-06-10T17:23:00Z">
        <w:r>
          <w:t xml:space="preserve"> Anthony Braxon and</w:t>
        </w:r>
      </w:ins>
      <w:ins w:id="1929" w:author="Arthur Parmentier" w:date="2020-06-10T17:22:00Z">
        <w:r>
          <w:t xml:space="preserve"> </w:t>
        </w:r>
      </w:ins>
      <w:ins w:id="1930" w:author="Arthur Parmentier" w:date="2020-06-10T17:23:00Z">
        <w:r>
          <w:t>the genre of free jazz</w:t>
        </w:r>
      </w:ins>
      <w:ins w:id="1931" w:author="Arthur Parmentier" w:date="2020-06-10T17:37:00Z">
        <w:r w:rsidR="005971DF">
          <w:t>;</w:t>
        </w:r>
      </w:ins>
      <w:ins w:id="1932" w:author="Arthur Parmentier" w:date="2020-06-10T17:23:00Z">
        <w:r>
          <w:t xml:space="preserve"> </w:t>
        </w:r>
      </w:ins>
      <w:ins w:id="1933" w:author="Arthur Parmentier" w:date="2020-06-10T17:37:00Z">
        <w:r w:rsidR="00DD38B7">
          <w:t>h</w:t>
        </w:r>
      </w:ins>
      <w:ins w:id="1934" w:author="Arthur Parmentier" w:date="2020-06-10T17:24:00Z">
        <w:r>
          <w:t xml:space="preserve">is encounter with François Jeanneau, a pioneer </w:t>
        </w:r>
      </w:ins>
      <w:ins w:id="1935" w:author="Arthur Parmentier" w:date="2020-06-10T17:25:00Z">
        <w:r>
          <w:t>of French free jazz was the start of a long collaboration</w:t>
        </w:r>
      </w:ins>
      <w:ins w:id="1936" w:author="Arthur Parmentier" w:date="2020-06-10T17:37:00Z">
        <w:r w:rsidR="005971DF">
          <w:t xml:space="preserve"> and</w:t>
        </w:r>
      </w:ins>
      <w:ins w:id="1937" w:author="Arthur Parmentier" w:date="2020-06-10T17:26:00Z">
        <w:r>
          <w:t xml:space="preserve"> Jeanneau is now a leading figure in SP.</w:t>
        </w:r>
      </w:ins>
    </w:p>
    <w:p w:rsidR="00252D92" w:rsidRPr="007C437A" w:rsidDel="00E549FC" w:rsidRDefault="00725D84">
      <w:pPr>
        <w:rPr>
          <w:del w:id="1938" w:author="Arthur Parmentier" w:date="2020-06-10T17:26:00Z"/>
        </w:rPr>
      </w:pPr>
      <w:del w:id="1939" w:author="Arthur Parmentier" w:date="2020-06-10T17:26:00Z">
        <w:r w:rsidRPr="007C437A" w:rsidDel="00E549FC">
          <w:delText xml:space="preserve">How to structure this part? </w:delText>
        </w:r>
        <w:r w:rsidRPr="00F51456" w:rsidDel="00E549FC">
          <w:delText>By example? Topic?</w:delText>
        </w:r>
      </w:del>
    </w:p>
    <w:p w:rsidR="00960BA6" w:rsidRPr="007C437A" w:rsidRDefault="00960BA6">
      <w:pPr>
        <w:pPrChange w:id="1940" w:author="Arthur Parmentier" w:date="2020-06-10T17:26:00Z">
          <w:pPr>
            <w:pStyle w:val="Titre3"/>
          </w:pPr>
        </w:pPrChange>
      </w:pPr>
      <w:del w:id="1941" w:author="Arthur Parmentier" w:date="2020-06-10T17:26:00Z">
        <w:r w:rsidRPr="007C437A" w:rsidDel="00E549FC">
          <w:delText>Cage &amp; co</w:delText>
        </w:r>
      </w:del>
    </w:p>
    <w:p w:rsidR="00960BA6" w:rsidRDefault="00B92EB3" w:rsidP="00EF75B3">
      <w:pPr>
        <w:pStyle w:val="Titre4"/>
        <w:rPr>
          <w:ins w:id="1942" w:author="Arthur Parmentier" w:date="2020-06-10T17:38:00Z"/>
        </w:rPr>
      </w:pPr>
      <w:ins w:id="1943" w:author="Arthur Parmentier" w:date="2020-06-10T17:38:00Z">
        <w:r>
          <w:t>Computer music</w:t>
        </w:r>
      </w:ins>
      <w:del w:id="1944" w:author="Arthur Parmentier" w:date="2020-06-10T17:38:00Z">
        <w:r w:rsidR="001642FC" w:rsidRPr="007C437A" w:rsidDel="00B92EB3">
          <w:delText>Algorithmic music</w:delText>
        </w:r>
      </w:del>
    </w:p>
    <w:p w:rsidR="00586554" w:rsidRDefault="00AB1E26" w:rsidP="00586554">
      <w:pPr>
        <w:rPr>
          <w:ins w:id="1945" w:author="Arthur Parmentier" w:date="2020-06-10T17:40:00Z"/>
        </w:rPr>
      </w:pPr>
      <w:ins w:id="1946" w:author="Arthur Parmentier" w:date="2020-06-10T17:38:00Z">
        <w:r>
          <w:t xml:space="preserve">Computer music </w:t>
        </w:r>
      </w:ins>
      <w:ins w:id="1947" w:author="Arthur Parmentier" w:date="2020-06-10T17:39:00Z">
        <w:r>
          <w:t>is the use of computing technology in music composition, from sound synthesis</w:t>
        </w:r>
      </w:ins>
      <w:ins w:id="1948" w:author="Arthur Parmentier" w:date="2020-06-10T17:40:00Z">
        <w:r>
          <w:t xml:space="preserve"> to algorithmic composition programs.</w:t>
        </w:r>
      </w:ins>
    </w:p>
    <w:p w:rsidR="00EF42A4" w:rsidRDefault="00AB1E26">
      <w:pPr>
        <w:rPr>
          <w:ins w:id="1949" w:author="Arthur Parmentier" w:date="2020-06-10T17:52:00Z"/>
        </w:rPr>
      </w:pPr>
      <w:ins w:id="1950" w:author="Arthur Parmentier" w:date="2020-06-10T17:40:00Z">
        <w:r>
          <w:t>Today</w:t>
        </w:r>
      </w:ins>
      <w:ins w:id="1951" w:author="Arthur Parmentier" w:date="2020-06-10T17:43:00Z">
        <w:r>
          <w:t>,</w:t>
        </w:r>
      </w:ins>
      <w:ins w:id="1952" w:author="Arthur Parmentier" w:date="2020-06-10T17:40:00Z">
        <w:r>
          <w:t xml:space="preserve"> the widespread </w:t>
        </w:r>
      </w:ins>
      <w:ins w:id="1953" w:author="Arthur Parmentier" w:date="2020-06-10T17:41:00Z">
        <w:r>
          <w:t xml:space="preserve">availability of relatively affordable </w:t>
        </w:r>
      </w:ins>
      <w:ins w:id="1954" w:author="Arthur Parmentier" w:date="2020-06-10T17:40:00Z">
        <w:r>
          <w:t>digital audio workstations</w:t>
        </w:r>
      </w:ins>
      <w:ins w:id="1955" w:author="Arthur Parmentier" w:date="2020-06-10T17:41:00Z">
        <w:r>
          <w:t xml:space="preserve"> (DAWs) and the growth of home recording studios has </w:t>
        </w:r>
      </w:ins>
      <w:ins w:id="1956" w:author="Arthur Parmentier" w:date="2020-06-10T17:49:00Z">
        <w:r w:rsidR="00932C89">
          <w:t xml:space="preserve">brought computer music everywhere in the landscape of music production and diffusion. </w:t>
        </w:r>
      </w:ins>
      <w:ins w:id="1957" w:author="Arthur Parmentier" w:date="2020-06-10T17:50:00Z">
        <w:r w:rsidR="00932C89">
          <w:t xml:space="preserve">Aside the notion of computer music for composition only, the use of digital tools for recording, processing and diffusing sound </w:t>
        </w:r>
      </w:ins>
      <w:ins w:id="1958" w:author="Arthur Parmentier" w:date="2020-06-10T17:51:00Z">
        <w:r w:rsidR="00932C89">
          <w:t>make computers the most widely used interface for music</w:t>
        </w:r>
        <w:r w:rsidR="007A7D89">
          <w:t xml:space="preserve"> creation.</w:t>
        </w:r>
      </w:ins>
    </w:p>
    <w:p w:rsidR="00EF4161" w:rsidRDefault="00EF42A4">
      <w:pPr>
        <w:rPr>
          <w:ins w:id="1959" w:author="Arthur Parmentier" w:date="2020-06-11T11:52:00Z"/>
        </w:rPr>
      </w:pPr>
      <w:ins w:id="1960" w:author="Arthur Parmentier" w:date="2020-06-10T17:52:00Z">
        <w:r>
          <w:t xml:space="preserve">The potential of computers and digital tools is to my opinion still not expressed in SP and </w:t>
        </w:r>
      </w:ins>
      <w:ins w:id="1961" w:author="Arthur Parmentier" w:date="2020-06-10T17:53:00Z">
        <w:r>
          <w:t>the construction of a recognition tool could be an important step in that way.</w:t>
        </w:r>
      </w:ins>
    </w:p>
    <w:p w:rsidR="0019038B" w:rsidRDefault="0019038B" w:rsidP="00EF4161">
      <w:pPr>
        <w:pStyle w:val="Titre3"/>
        <w:rPr>
          <w:ins w:id="1962" w:author="Arthur Parmentier" w:date="2020-06-11T13:04:00Z"/>
        </w:rPr>
      </w:pPr>
      <w:bookmarkStart w:id="1963" w:name="_Toc42842127"/>
      <w:ins w:id="1964" w:author="Arthur Parmentier" w:date="2020-06-11T12:38:00Z">
        <w:r>
          <w:t>Classification</w:t>
        </w:r>
      </w:ins>
      <w:ins w:id="1965" w:author="Arthur Parmentier" w:date="2020-06-11T12:39:00Z">
        <w:r>
          <w:t xml:space="preserve"> in ML</w:t>
        </w:r>
      </w:ins>
      <w:bookmarkEnd w:id="1963"/>
    </w:p>
    <w:p w:rsidR="00347CC0" w:rsidRDefault="00347CC0" w:rsidP="00347CC0">
      <w:pPr>
        <w:rPr>
          <w:ins w:id="1966" w:author="Arthur Parmentier" w:date="2020-06-11T13:43:00Z"/>
        </w:rPr>
      </w:pPr>
      <w:ins w:id="1967" w:author="Arthur Parmentier" w:date="2020-06-11T13:09:00Z">
        <w:r w:rsidRPr="00347CC0">
          <w:t xml:space="preserve">In machine learning and statistics, classification is the problem of identifying to which of a set of categories a new observation belongs, </w:t>
        </w:r>
      </w:ins>
      <w:ins w:id="1968" w:author="Arthur Parmentier" w:date="2020-06-11T13:43:00Z">
        <w:r w:rsidR="00F4730C" w:rsidRPr="00347CC0">
          <w:t>based on</w:t>
        </w:r>
      </w:ins>
      <w:ins w:id="1969" w:author="Arthur Parmentier" w:date="2020-06-11T13:09:00Z">
        <w:r w:rsidRPr="00347CC0">
          <w:t xml:space="preserve"> a training set of data containing observations</w:t>
        </w:r>
        <w:r>
          <w:t xml:space="preserve"> </w:t>
        </w:r>
        <w:r w:rsidRPr="00347CC0">
          <w:t>whose category membership is known</w:t>
        </w:r>
        <w:r>
          <w:t>.</w:t>
        </w:r>
      </w:ins>
      <w:ins w:id="1970" w:author="Arthur Parmentier" w:date="2020-06-11T13:46:00Z">
        <w:r w:rsidR="00EC109B">
          <w:t xml:space="preserve"> It is typically </w:t>
        </w:r>
      </w:ins>
      <w:ins w:id="1971" w:author="Arthur Parmentier" w:date="2020-06-11T13:55:00Z">
        <w:r w:rsidR="00C86A5E">
          <w:t>achieved with</w:t>
        </w:r>
      </w:ins>
      <w:ins w:id="1972" w:author="Arthur Parmentier" w:date="2020-06-11T13:46:00Z">
        <w:r w:rsidR="00EC109B">
          <w:t xml:space="preserve"> a supervised learning procedure.</w:t>
        </w:r>
      </w:ins>
    </w:p>
    <w:p w:rsidR="00F4730C" w:rsidRDefault="00EC109B" w:rsidP="00347CC0">
      <w:pPr>
        <w:rPr>
          <w:ins w:id="1973" w:author="Arthur Parmentier" w:date="2020-06-11T13:44:00Z"/>
        </w:rPr>
      </w:pPr>
      <w:ins w:id="1974" w:author="Arthur Parmentier" w:date="2020-06-11T13:46:00Z">
        <w:r>
          <w:t>A supervised</w:t>
        </w:r>
      </w:ins>
      <w:ins w:id="1975" w:author="Arthur Parmentier" w:date="2020-06-11T13:43:00Z">
        <w:r w:rsidR="00F4730C">
          <w:t xml:space="preserve"> learning proced</w:t>
        </w:r>
      </w:ins>
      <w:ins w:id="1976" w:author="Arthur Parmentier" w:date="2020-06-11T13:44:00Z">
        <w:r w:rsidR="00F4730C">
          <w:t xml:space="preserve">ure comprises </w:t>
        </w:r>
      </w:ins>
      <w:ins w:id="1977" w:author="Arthur Parmentier" w:date="2020-06-11T13:55:00Z">
        <w:r w:rsidR="00B34AB1">
          <w:t>3</w:t>
        </w:r>
      </w:ins>
      <w:ins w:id="1978" w:author="Arthur Parmentier" w:date="2020-06-11T13:44:00Z">
        <w:r w:rsidR="00F4730C">
          <w:t xml:space="preserve"> phases:</w:t>
        </w:r>
      </w:ins>
    </w:p>
    <w:p w:rsidR="00F4730C" w:rsidRDefault="00F4730C" w:rsidP="00F4730C">
      <w:pPr>
        <w:pStyle w:val="Paragraphedeliste"/>
        <w:numPr>
          <w:ilvl w:val="0"/>
          <w:numId w:val="46"/>
        </w:numPr>
        <w:rPr>
          <w:ins w:id="1979" w:author="Arthur Parmentier" w:date="2020-06-11T13:48:00Z"/>
        </w:rPr>
      </w:pPr>
      <w:ins w:id="1980" w:author="Arthur Parmentier" w:date="2020-06-11T13:44:00Z">
        <w:r>
          <w:t xml:space="preserve">First, a </w:t>
        </w:r>
      </w:ins>
      <w:ins w:id="1981" w:author="Arthur Parmentier" w:date="2020-06-11T13:47:00Z">
        <w:r w:rsidR="00EC109B">
          <w:t xml:space="preserve">ground truth dataset is constructed from </w:t>
        </w:r>
      </w:ins>
      <w:ins w:id="1982" w:author="Arthur Parmentier" w:date="2020-06-11T13:48:00Z">
        <w:r w:rsidR="00EC109B">
          <w:t xml:space="preserve">our </w:t>
        </w:r>
      </w:ins>
      <w:ins w:id="1983" w:author="Arthur Parmentier" w:date="2020-06-11T13:47:00Z">
        <w:r w:rsidR="00EC109B">
          <w:t>prior know</w:t>
        </w:r>
      </w:ins>
      <w:ins w:id="1984" w:author="Arthur Parmentier" w:date="2020-06-11T13:48:00Z">
        <w:r w:rsidR="00EC109B">
          <w:t>ledge</w:t>
        </w:r>
      </w:ins>
      <w:ins w:id="1985" w:author="Arthur Parmentier" w:date="2020-06-11T13:47:00Z">
        <w:r w:rsidR="00EC109B">
          <w:t xml:space="preserve"> </w:t>
        </w:r>
      </w:ins>
      <w:ins w:id="1986" w:author="Arthur Parmentier" w:date="2020-06-11T13:48:00Z">
        <w:r w:rsidR="00EC109B">
          <w:t>of what output values for our samples should be. The dataset comprises one or several training examples.</w:t>
        </w:r>
      </w:ins>
    </w:p>
    <w:p w:rsidR="00EC109B" w:rsidRDefault="00EC109B" w:rsidP="00F4730C">
      <w:pPr>
        <w:pStyle w:val="Paragraphedeliste"/>
        <w:numPr>
          <w:ilvl w:val="0"/>
          <w:numId w:val="46"/>
        </w:numPr>
        <w:rPr>
          <w:ins w:id="1987" w:author="Arthur Parmentier" w:date="2020-06-11T13:50:00Z"/>
        </w:rPr>
      </w:pPr>
      <w:ins w:id="1988" w:author="Arthur Parmentier" w:date="2020-06-11T13:48:00Z">
        <w:r>
          <w:t>Then, an alg</w:t>
        </w:r>
      </w:ins>
      <w:ins w:id="1989" w:author="Arthur Parmentier" w:date="2020-06-11T13:49:00Z">
        <w:r>
          <w:t xml:space="preserve">orithm is used to “learn” iteratively a function that, given a sample of data and desired outputs, best approximates the relationship between input and output observable in the data. Several algorithms can be used </w:t>
        </w:r>
      </w:ins>
      <w:ins w:id="1990" w:author="Arthur Parmentier" w:date="2020-06-11T13:50:00Z">
        <w:r>
          <w:t>for this process.</w:t>
        </w:r>
      </w:ins>
    </w:p>
    <w:p w:rsidR="009A703C" w:rsidRPr="00347CC0" w:rsidRDefault="00EC109B">
      <w:pPr>
        <w:pStyle w:val="Paragraphedeliste"/>
        <w:numPr>
          <w:ilvl w:val="0"/>
          <w:numId w:val="46"/>
        </w:numPr>
        <w:rPr>
          <w:ins w:id="1991" w:author="Arthur Parmentier" w:date="2020-06-11T12:38:00Z"/>
          <w:rPrChange w:id="1992" w:author="Arthur Parmentier" w:date="2020-06-11T13:04:00Z">
            <w:rPr>
              <w:ins w:id="1993" w:author="Arthur Parmentier" w:date="2020-06-11T12:38:00Z"/>
            </w:rPr>
          </w:rPrChange>
        </w:rPr>
        <w:pPrChange w:id="1994" w:author="Arthur Parmentier" w:date="2020-06-11T13:55:00Z">
          <w:pPr>
            <w:pStyle w:val="Titre3"/>
          </w:pPr>
        </w:pPrChange>
      </w:pPr>
      <w:ins w:id="1995" w:author="Arthur Parmentier" w:date="2020-06-11T13:50:00Z">
        <w:r>
          <w:t xml:space="preserve">Finally, the </w:t>
        </w:r>
      </w:ins>
      <w:ins w:id="1996" w:author="Arthur Parmentier" w:date="2020-06-11T13:51:00Z">
        <w:r>
          <w:t>“learned” function that we call “model” can be used to classify new data.</w:t>
        </w:r>
      </w:ins>
    </w:p>
    <w:p w:rsidR="00611D02" w:rsidRDefault="00EF4161" w:rsidP="00EF4161">
      <w:pPr>
        <w:pStyle w:val="Titre3"/>
        <w:rPr>
          <w:ins w:id="1997" w:author="Arthur Parmentier" w:date="2020-06-11T12:57:00Z"/>
        </w:rPr>
      </w:pPr>
      <w:bookmarkStart w:id="1998" w:name="_Toc42842128"/>
      <w:ins w:id="1999" w:author="Arthur Parmentier" w:date="2020-06-11T11:53:00Z">
        <w:r>
          <w:t xml:space="preserve">The </w:t>
        </w:r>
      </w:ins>
      <w:ins w:id="2000" w:author="Arthur Parmentier" w:date="2020-06-11T12:56:00Z">
        <w:r w:rsidR="00C469FD">
          <w:t xml:space="preserve">human </w:t>
        </w:r>
      </w:ins>
      <w:ins w:id="2001" w:author="Arthur Parmentier" w:date="2020-06-11T12:57:00Z">
        <w:r w:rsidR="00F938B8">
          <w:t>prototypical</w:t>
        </w:r>
      </w:ins>
      <w:ins w:id="2002" w:author="Arthur Parmentier" w:date="2020-06-11T12:56:00Z">
        <w:r w:rsidR="00C469FD">
          <w:t xml:space="preserve"> and categorical</w:t>
        </w:r>
      </w:ins>
      <w:ins w:id="2003" w:author="Arthur Parmentier" w:date="2020-06-11T11:53:00Z">
        <w:r>
          <w:t xml:space="preserve"> perception </w:t>
        </w:r>
      </w:ins>
      <w:ins w:id="2004" w:author="Arthur Parmentier" w:date="2020-06-11T12:57:00Z">
        <w:r w:rsidR="00C469FD">
          <w:t>and conceptual scheme</w:t>
        </w:r>
        <w:r w:rsidR="00846792">
          <w:t>s</w:t>
        </w:r>
        <w:bookmarkEnd w:id="1998"/>
      </w:ins>
    </w:p>
    <w:p w:rsidR="00156CB8" w:rsidRDefault="00611D02" w:rsidP="00611D02">
      <w:pPr>
        <w:rPr>
          <w:ins w:id="2005" w:author="Arthur Parmentier" w:date="2020-06-11T12:58:00Z"/>
        </w:rPr>
      </w:pPr>
      <w:ins w:id="2006" w:author="Arthur Parmentier" w:date="2020-06-11T12:01:00Z">
        <w:r w:rsidRPr="007C437A">
          <w:t>The human categorical perception scheme plays a very important role in the construction of basic artistic concepts such as note, pitch, scale, line, hit… by constructing discrete categories out of a continuous set of elements</w:t>
        </w:r>
      </w:ins>
      <w:ins w:id="2007" w:author="Arthur Parmentier" w:date="2020-06-11T12:29:00Z">
        <w:r w:rsidR="007E70E1">
          <w:t xml:space="preserve"> (frequency, time, </w:t>
        </w:r>
      </w:ins>
      <w:ins w:id="2008" w:author="Arthur Parmentier" w:date="2020-06-11T12:30:00Z">
        <w:r w:rsidR="007E70E1">
          <w:t>space, color, etc)</w:t>
        </w:r>
      </w:ins>
      <w:ins w:id="2009" w:author="Arthur Parmentier" w:date="2020-06-11T12:34:00Z">
        <w:r w:rsidR="00156CB8">
          <w:t xml:space="preserve">. </w:t>
        </w:r>
      </w:ins>
      <w:ins w:id="2010" w:author="Arthur Parmentier" w:date="2020-06-11T12:38:00Z">
        <w:r w:rsidR="00156CB8">
          <w:t>One can think of these schemes, that contain innate and learn (cultural) parts, as processes of identification and classification.</w:t>
        </w:r>
      </w:ins>
    </w:p>
    <w:p w:rsidR="00E67C0A" w:rsidRDefault="00611D02">
      <w:pPr>
        <w:rPr>
          <w:ins w:id="2011" w:author="Arthur Parmentier" w:date="2020-06-11T20:58:00Z"/>
        </w:rPr>
      </w:pPr>
      <w:ins w:id="2012" w:author="Arthur Parmentier" w:date="2020-06-11T12:01:00Z">
        <w:r w:rsidRPr="007C437A">
          <w:t>We know from research in psychology</w:t>
        </w:r>
        <w:r>
          <w:t xml:space="preserve"> </w:t>
        </w:r>
      </w:ins>
      <w:customXmlInsRangeStart w:id="2013" w:author="Arthur Parmentier" w:date="2020-06-11T12:01:00Z"/>
      <w:sdt>
        <w:sdtPr>
          <w:id w:val="2077633733"/>
          <w:citation/>
        </w:sdtPr>
        <w:sdtContent>
          <w:customXmlInsRangeEnd w:id="2013"/>
          <w:ins w:id="2014" w:author="Arthur Parmentier" w:date="2020-06-11T12:01:00Z">
            <w:r>
              <w:fldChar w:fldCharType="begin"/>
            </w:r>
            <w:r w:rsidRPr="00512451">
              <w:instrText xml:space="preserve"> CITATION Ros73 \l 1036 </w:instrText>
            </w:r>
            <w:r>
              <w:fldChar w:fldCharType="separate"/>
            </w:r>
            <w:r>
              <w:rPr>
                <w:noProof/>
              </w:rPr>
              <w:t>(Rosch, 1973)</w:t>
            </w:r>
            <w:r>
              <w:fldChar w:fldCharType="end"/>
            </w:r>
          </w:ins>
          <w:customXmlInsRangeStart w:id="2015" w:author="Arthur Parmentier" w:date="2020-06-11T12:01:00Z"/>
        </w:sdtContent>
      </w:sdt>
      <w:customXmlInsRangeEnd w:id="2015"/>
      <w:ins w:id="2016" w:author="Arthur Parmentier" w:date="2020-06-11T12:01:00Z">
        <w:r w:rsidRPr="007C437A">
          <w:t xml:space="preserve"> that a single concept can be modeled as a category of elements around a prototype, considered as the central point of the category. Moreover, people tend to define the concept itself by the characteristic traits of the prototype, whereas in general, </w:t>
        </w:r>
        <w:r w:rsidRPr="007C437A">
          <w:lastRenderedPageBreak/>
          <w:t>it extends beyond such a definition</w:t>
        </w:r>
      </w:ins>
      <w:ins w:id="2017" w:author="Arthur Parmentier" w:date="2020-06-11T13:00:00Z">
        <w:r w:rsidR="00FB7F72">
          <w:t>: t</w:t>
        </w:r>
      </w:ins>
      <w:ins w:id="2018" w:author="Arthur Parmentier" w:date="2020-06-11T12:01:00Z">
        <w:r w:rsidRPr="007C437A">
          <w:t>he prototypical scheme rejects the discrete notion of ‘limit’ or ‘border’, replaced by the continuous notions of graded membership (similarity to the prototype) and the fuzzy edges of concepts</w:t>
        </w:r>
        <w:r>
          <w:t xml:space="preserve"> </w:t>
        </w:r>
      </w:ins>
      <w:customXmlInsRangeStart w:id="2019" w:author="Arthur Parmentier" w:date="2020-06-11T12:01:00Z"/>
      <w:sdt>
        <w:sdtPr>
          <w:id w:val="758099576"/>
          <w:citation/>
        </w:sdtPr>
        <w:sdtContent>
          <w:customXmlInsRangeEnd w:id="2019"/>
          <w:ins w:id="2020" w:author="Arthur Parmentier" w:date="2020-06-11T12:01:00Z">
            <w:r>
              <w:fldChar w:fldCharType="begin"/>
            </w:r>
            <w:r w:rsidRPr="00512451">
              <w:instrText xml:space="preserve"> CITATION Bro \l 1036 </w:instrText>
            </w:r>
            <w:r>
              <w:fldChar w:fldCharType="separate"/>
            </w:r>
            <w:r>
              <w:rPr>
                <w:noProof/>
              </w:rPr>
              <w:t>(Brock, Semantics #4 - Prototype Theory)</w:t>
            </w:r>
            <w:r>
              <w:fldChar w:fldCharType="end"/>
            </w:r>
          </w:ins>
          <w:customXmlInsRangeStart w:id="2021" w:author="Arthur Parmentier" w:date="2020-06-11T12:01:00Z"/>
        </w:sdtContent>
      </w:sdt>
      <w:customXmlInsRangeEnd w:id="2021"/>
      <w:ins w:id="2022" w:author="Arthur Parmentier" w:date="2020-06-11T12:01:00Z">
        <w:r w:rsidRPr="007C437A">
          <w:t>. But on top of the prototypical scheme, the categorical scheme introduces a rupture by either accepting or rejection an element inside the category based on its similarity with the prototype.</w:t>
        </w:r>
      </w:ins>
    </w:p>
    <w:p w:rsidR="00BD0DD6" w:rsidRDefault="00BD0DD6" w:rsidP="00BD0DD6">
      <w:pPr>
        <w:pStyle w:val="Titre4"/>
        <w:rPr>
          <w:ins w:id="2023" w:author="Arthur Parmentier" w:date="2020-06-11T20:58:00Z"/>
        </w:rPr>
      </w:pPr>
      <w:ins w:id="2024" w:author="Arthur Parmentier" w:date="2020-06-11T20:58:00Z">
        <w:r>
          <w:t>Remarks on analogy</w:t>
        </w:r>
      </w:ins>
    </w:p>
    <w:p w:rsidR="00B56EF7" w:rsidRPr="007C437A" w:rsidRDefault="00BD0DD6" w:rsidP="00B56EF7">
      <w:pPr>
        <w:rPr>
          <w:ins w:id="2025" w:author="Arthur Parmentier" w:date="2020-06-11T20:58:00Z"/>
        </w:rPr>
      </w:pPr>
      <w:ins w:id="2026" w:author="Arthur Parmentier" w:date="2020-06-11T20:59:00Z">
        <w:r>
          <w:t>In his conference “Analogy as the core of cognition</w:t>
        </w:r>
      </w:ins>
      <w:ins w:id="2027" w:author="Arthur Parmentier" w:date="2020-06-11T21:00:00Z">
        <w:r>
          <w:t xml:space="preserve">” </w:t>
        </w:r>
      </w:ins>
      <w:customXmlInsRangeStart w:id="2028" w:author="Arthur Parmentier" w:date="2020-06-11T20:59:00Z"/>
      <w:sdt>
        <w:sdtPr>
          <w:id w:val="613638521"/>
          <w:citation/>
        </w:sdtPr>
        <w:sdtContent>
          <w:customXmlInsRangeEnd w:id="2028"/>
          <w:ins w:id="2029" w:author="Arthur Parmentier" w:date="2020-06-11T20:59:00Z">
            <w:r>
              <w:fldChar w:fldCharType="begin"/>
            </w:r>
            <w:r w:rsidRPr="00BD0DD6">
              <w:rPr>
                <w:rPrChange w:id="2030" w:author="Arthur Parmentier" w:date="2020-06-11T20:59:00Z">
                  <w:rPr>
                    <w:lang w:val="fr-FR"/>
                  </w:rPr>
                </w:rPrChange>
              </w:rPr>
              <w:instrText xml:space="preserve"> CITATION Dou09 \l 1036 </w:instrText>
            </w:r>
          </w:ins>
          <w:r>
            <w:fldChar w:fldCharType="separate"/>
          </w:r>
          <w:ins w:id="2031" w:author="Arthur Parmentier" w:date="2020-06-11T20:59:00Z">
            <w:r w:rsidRPr="00BD0DD6">
              <w:rPr>
                <w:noProof/>
                <w:rPrChange w:id="2032" w:author="Arthur Parmentier" w:date="2020-06-11T20:59:00Z">
                  <w:rPr/>
                </w:rPrChange>
              </w:rPr>
              <w:t>(Hofstadter, 2009)</w:t>
            </w:r>
            <w:r>
              <w:fldChar w:fldCharType="end"/>
            </w:r>
          </w:ins>
          <w:customXmlInsRangeStart w:id="2033" w:author="Arthur Parmentier" w:date="2020-06-11T20:59:00Z"/>
        </w:sdtContent>
      </w:sdt>
      <w:customXmlInsRangeEnd w:id="2033"/>
      <w:ins w:id="2034" w:author="Arthur Parmentier" w:date="2020-06-11T21:00:00Z">
        <w:r>
          <w:t xml:space="preserve">, Hofstadter says the following: </w:t>
        </w:r>
      </w:ins>
      <w:ins w:id="2035" w:author="Arthur Parmentier" w:date="2020-06-11T20:58:00Z">
        <w:r w:rsidR="00B56EF7" w:rsidRPr="007C437A">
          <w:t>“</w:t>
        </w:r>
      </w:ins>
      <w:ins w:id="2036" w:author="Arthur Parmentier" w:date="2020-06-11T21:00:00Z">
        <w:r>
          <w:t>C</w:t>
        </w:r>
      </w:ins>
      <w:ins w:id="2037" w:author="Arthur Parmentier" w:date="2020-06-11T20:58:00Z">
        <w:r w:rsidR="00B56EF7" w:rsidRPr="007C437A">
          <w:t>ategorization is the name of the cognition game and analogy is the mechanism that drives it all”</w:t>
        </w:r>
      </w:ins>
      <w:ins w:id="2038" w:author="Arthur Parmentier" w:date="2020-06-11T21:00:00Z">
        <w:r>
          <w:t>.</w:t>
        </w:r>
      </w:ins>
    </w:p>
    <w:p w:rsidR="00B56EF7" w:rsidRDefault="00BD0DD6" w:rsidP="00B56EF7">
      <w:pPr>
        <w:rPr>
          <w:ins w:id="2039" w:author="Arthur Parmentier" w:date="2020-06-11T21:05:00Z"/>
        </w:rPr>
      </w:pPr>
      <w:ins w:id="2040" w:author="Arthur Parmentier" w:date="2020-06-11T21:01:00Z">
        <w:r>
          <w:t xml:space="preserve">As we talk about the categorical scheme of perception of humans, </w:t>
        </w:r>
      </w:ins>
      <w:ins w:id="2041" w:author="Arthur Parmentier" w:date="2020-06-11T21:02:00Z">
        <w:r>
          <w:t>it is important to mention analogy as responsible for the extension of a concept from its pro</w:t>
        </w:r>
      </w:ins>
      <w:ins w:id="2042" w:author="Arthur Parmentier" w:date="2020-06-11T21:03:00Z">
        <w:r>
          <w:t xml:space="preserve">totype and as the main process behind the evaluation </w:t>
        </w:r>
      </w:ins>
      <w:ins w:id="2043" w:author="Arthur Parmentier" w:date="2020-06-11T21:04:00Z">
        <w:r>
          <w:t>of similarity.</w:t>
        </w:r>
      </w:ins>
      <w:ins w:id="2044" w:author="Arthur Parmentier" w:date="2020-06-11T21:05:00Z">
        <w:r>
          <w:t xml:space="preserve"> In fact, Hofstadter</w:t>
        </w:r>
      </w:ins>
      <w:ins w:id="2045" w:author="Arthur Parmentier" w:date="2020-06-11T21:04:00Z">
        <w:r>
          <w:t xml:space="preserve"> defines m</w:t>
        </w:r>
      </w:ins>
      <w:ins w:id="2046" w:author="Arthur Parmentier" w:date="2020-06-11T20:58:00Z">
        <w:r w:rsidR="00B56EF7" w:rsidRPr="007C437A">
          <w:t>aking</w:t>
        </w:r>
      </w:ins>
      <w:ins w:id="2047" w:author="Arthur Parmentier" w:date="2020-06-11T21:04:00Z">
        <w:r>
          <w:t xml:space="preserve"> an</w:t>
        </w:r>
      </w:ins>
      <w:ins w:id="2048" w:author="Arthur Parmentier" w:date="2020-06-11T20:58:00Z">
        <w:r w:rsidR="00B56EF7" w:rsidRPr="007C437A">
          <w:t xml:space="preserve"> analogy </w:t>
        </w:r>
      </w:ins>
      <w:ins w:id="2049" w:author="Arthur Parmentier" w:date="2020-06-11T21:04:00Z">
        <w:r>
          <w:t>as</w:t>
        </w:r>
      </w:ins>
      <w:ins w:id="2050" w:author="Arthur Parmentier" w:date="2020-06-11T20:58:00Z">
        <w:r w:rsidR="00B56EF7" w:rsidRPr="007C437A">
          <w:t xml:space="preserve"> raising the similar features of two mental things</w:t>
        </w:r>
      </w:ins>
      <w:ins w:id="2051" w:author="Arthur Parmentier" w:date="2020-06-11T21:05:00Z">
        <w:r>
          <w:t>.</w:t>
        </w:r>
      </w:ins>
    </w:p>
    <w:p w:rsidR="00BD0DD6" w:rsidRDefault="00642D4B" w:rsidP="00BD0DD6">
      <w:pPr>
        <w:pStyle w:val="Titre4"/>
        <w:rPr>
          <w:ins w:id="2052" w:author="Arthur Parmentier" w:date="2020-06-11T21:06:00Z"/>
        </w:rPr>
      </w:pPr>
      <w:ins w:id="2053" w:author="Arthur Parmentier" w:date="2020-06-11T22:04:00Z">
        <w:r>
          <w:t>A side-note on conceptual space</w:t>
        </w:r>
      </w:ins>
    </w:p>
    <w:p w:rsidR="00BD0DD6" w:rsidRDefault="00BD0DD6" w:rsidP="00BD0DD6">
      <w:pPr>
        <w:rPr>
          <w:ins w:id="2054" w:author="Arthur Parmentier" w:date="2020-06-11T21:08:00Z"/>
        </w:rPr>
      </w:pPr>
      <w:ins w:id="2055" w:author="Arthur Parmentier" w:date="2020-06-11T21:06:00Z">
        <w:r>
          <w:t xml:space="preserve">In all previous discussion, I have considered the idea of boundaries between concepts, just like if </w:t>
        </w:r>
      </w:ins>
      <w:ins w:id="2056" w:author="Arthur Parmentier" w:date="2020-06-11T21:07:00Z">
        <w:r>
          <w:t xml:space="preserve">we could model the space of concepts as a </w:t>
        </w:r>
      </w:ins>
      <w:ins w:id="2057" w:author="Arthur Parmentier" w:date="2020-06-11T21:08:00Z">
        <w:r>
          <w:t xml:space="preserve">2D or </w:t>
        </w:r>
      </w:ins>
      <w:ins w:id="2058" w:author="Arthur Parmentier" w:date="2020-06-11T21:07:00Z">
        <w:r>
          <w:t xml:space="preserve">3D space where all concepts would be </w:t>
        </w:r>
      </w:ins>
      <w:ins w:id="2059" w:author="Arthur Parmentier" w:date="2020-06-11T21:08:00Z">
        <w:r>
          <w:t>clusters of points around a center.</w:t>
        </w:r>
        <w:r w:rsidR="006A04CF">
          <w:t xml:space="preserve"> In fact, this model is only valid as long as we consider each concept individually.</w:t>
        </w:r>
      </w:ins>
    </w:p>
    <w:p w:rsidR="006A04CF" w:rsidRPr="00BD0DD6" w:rsidRDefault="006A04CF">
      <w:pPr>
        <w:rPr>
          <w:ins w:id="2060" w:author="Arthur Parmentier" w:date="2020-06-11T20:58:00Z"/>
        </w:rPr>
      </w:pPr>
      <w:ins w:id="2061" w:author="Arthur Parmentier" w:date="2020-06-11T21:09:00Z">
        <w:r>
          <w:t xml:space="preserve">When describing the combination of concepts, we can no longer think of them as such. For instance, the German way of constructing words is a very explicit </w:t>
        </w:r>
      </w:ins>
      <w:ins w:id="2062" w:author="Arthur Parmentier" w:date="2020-06-11T21:10:00Z">
        <w:r>
          <w:t>example of the hierarchical construction of some concepts.</w:t>
        </w:r>
      </w:ins>
      <w:ins w:id="2063" w:author="Arthur Parmentier" w:date="2020-06-11T21:11:00Z">
        <w:r>
          <w:br/>
          <w:t>Whereas it is also clear that concepts are not either hierarchical structures, they do embed some form of hierarchy, such as studied</w:t>
        </w:r>
      </w:ins>
      <w:ins w:id="2064" w:author="Arthur Parmentier" w:date="2020-06-11T21:12:00Z">
        <w:r>
          <w:t xml:space="preserve"> in research in ontologies in the field of Digital Humanities.</w:t>
        </w:r>
      </w:ins>
    </w:p>
    <w:p w:rsidR="00B56EF7" w:rsidRDefault="006A04CF">
      <w:pPr>
        <w:rPr>
          <w:ins w:id="2065" w:author="Arthur Parmentier" w:date="2020-06-11T13:03:00Z"/>
        </w:rPr>
      </w:pPr>
      <w:ins w:id="2066" w:author="Arthur Parmentier" w:date="2020-06-11T21:12:00Z">
        <w:r>
          <w:t xml:space="preserve">As a final word, I would like to mention the quantum-like formalism </w:t>
        </w:r>
      </w:ins>
      <w:ins w:id="2067" w:author="Arthur Parmentier" w:date="2020-06-11T21:13:00Z">
        <w:r>
          <w:t>as one of the most promising models for</w:t>
        </w:r>
      </w:ins>
      <w:ins w:id="2068" w:author="Arthur Parmentier" w:date="2020-06-11T21:14:00Z">
        <w:r>
          <w:t xml:space="preserve"> describing</w:t>
        </w:r>
      </w:ins>
      <w:ins w:id="2069" w:author="Arthur Parmentier" w:date="2020-06-11T21:13:00Z">
        <w:r>
          <w:t xml:space="preserve"> concepts and the way they interfere with each other</w:t>
        </w:r>
      </w:ins>
      <w:ins w:id="2070" w:author="Arthur Parmentier" w:date="2020-06-11T21:14:00Z">
        <w:r>
          <w:t>, although they have no explanatory power</w:t>
        </w:r>
      </w:ins>
      <w:ins w:id="2071" w:author="Arthur Parmentier" w:date="2020-06-11T21:48:00Z">
        <w:r w:rsidR="002F0DFF">
          <w:rPr>
            <w:rStyle w:val="Appelnotedebasdep"/>
          </w:rPr>
          <w:footnoteReference w:id="9"/>
        </w:r>
      </w:ins>
      <w:ins w:id="2076" w:author="Arthur Parmentier" w:date="2020-06-11T21:15:00Z">
        <w:r>
          <w:t xml:space="preserve"> </w:t>
        </w:r>
      </w:ins>
      <w:customXmlInsRangeStart w:id="2077" w:author="Arthur Parmentier" w:date="2020-06-11T21:18:00Z"/>
      <w:sdt>
        <w:sdtPr>
          <w:id w:val="1620562375"/>
          <w:citation/>
        </w:sdtPr>
        <w:sdtContent>
          <w:customXmlInsRangeEnd w:id="2077"/>
          <w:ins w:id="2078" w:author="Arthur Parmentier" w:date="2020-06-11T21:18:00Z">
            <w:r>
              <w:fldChar w:fldCharType="begin"/>
            </w:r>
            <w:r w:rsidRPr="006A04CF">
              <w:rPr>
                <w:rPrChange w:id="2079" w:author="Arthur Parmentier" w:date="2020-06-11T21:18:00Z">
                  <w:rPr>
                    <w:lang w:val="fr-FR"/>
                  </w:rPr>
                </w:rPrChange>
              </w:rPr>
              <w:instrText xml:space="preserve"> CITATION Aer16 \l 1036 </w:instrText>
            </w:r>
          </w:ins>
          <w:r>
            <w:fldChar w:fldCharType="separate"/>
          </w:r>
          <w:ins w:id="2080" w:author="Arthur Parmentier" w:date="2020-06-11T21:18:00Z">
            <w:r w:rsidRPr="006A04CF">
              <w:rPr>
                <w:noProof/>
                <w:rPrChange w:id="2081" w:author="Arthur Parmentier" w:date="2020-06-11T21:18:00Z">
                  <w:rPr/>
                </w:rPrChange>
              </w:rPr>
              <w:t>(Aerts, Broekaert, Gabora, &amp; Sozzo, 2016)</w:t>
            </w:r>
            <w:r>
              <w:fldChar w:fldCharType="end"/>
            </w:r>
          </w:ins>
          <w:customXmlInsRangeStart w:id="2082" w:author="Arthur Parmentier" w:date="2020-06-11T21:18:00Z"/>
        </w:sdtContent>
      </w:sdt>
      <w:customXmlInsRangeEnd w:id="2082"/>
      <w:ins w:id="2083" w:author="Arthur Parmentier" w:date="2020-06-11T21:18:00Z">
        <w:r>
          <w:t>.</w:t>
        </w:r>
      </w:ins>
    </w:p>
    <w:p w:rsidR="00FB7F72" w:rsidRDefault="00FB7F72">
      <w:pPr>
        <w:rPr>
          <w:ins w:id="2084" w:author="Arthur Parmentier" w:date="2020-06-11T13:03:00Z"/>
        </w:rPr>
      </w:pPr>
      <w:ins w:id="2085" w:author="Arthur Parmentier" w:date="2020-06-11T13:03:00Z">
        <w:r>
          <w:br w:type="page"/>
        </w:r>
      </w:ins>
    </w:p>
    <w:p w:rsidR="00FB7F72" w:rsidRPr="00586554" w:rsidDel="00FB7F72" w:rsidRDefault="00FB7F72">
      <w:pPr>
        <w:rPr>
          <w:del w:id="2086" w:author="Arthur Parmentier" w:date="2020-06-11T13:03:00Z"/>
          <w:rPrChange w:id="2087" w:author="Arthur Parmentier" w:date="2020-06-10T16:41:00Z">
            <w:rPr>
              <w:del w:id="2088" w:author="Arthur Parmentier" w:date="2020-06-11T13:03:00Z"/>
            </w:rPr>
          </w:rPrChange>
        </w:rPr>
        <w:pPrChange w:id="2089" w:author="Arthur Parmentier" w:date="2020-06-10T16:41:00Z">
          <w:pPr>
            <w:pStyle w:val="Titre3"/>
          </w:pPr>
        </w:pPrChange>
      </w:pPr>
      <w:bookmarkStart w:id="2090" w:name="_Toc42841927"/>
      <w:bookmarkStart w:id="2091" w:name="_Toc42842028"/>
      <w:bookmarkStart w:id="2092" w:name="_Toc42842129"/>
      <w:bookmarkEnd w:id="2090"/>
      <w:bookmarkEnd w:id="2091"/>
      <w:bookmarkEnd w:id="2092"/>
    </w:p>
    <w:p w:rsidR="000B4E52" w:rsidRPr="007C437A" w:rsidDel="006D5BBB" w:rsidRDefault="000B4E52" w:rsidP="00E6654A">
      <w:pPr>
        <w:pStyle w:val="Titre2"/>
        <w:rPr>
          <w:del w:id="2093" w:author="Arthur Parmentier" w:date="2020-06-07T21:11:00Z"/>
        </w:rPr>
      </w:pPr>
      <w:del w:id="2094" w:author="Arthur Parmentier" w:date="2020-06-07T21:11:00Z">
        <w:r w:rsidRPr="007C437A" w:rsidDel="006D5BBB">
          <w:delText>Linguistics</w:delText>
        </w:r>
        <w:bookmarkStart w:id="2095" w:name="_Toc42550007"/>
        <w:bookmarkStart w:id="2096" w:name="_Toc42550100"/>
        <w:bookmarkStart w:id="2097" w:name="_Toc42698843"/>
        <w:bookmarkStart w:id="2098" w:name="_Toc42698922"/>
        <w:bookmarkStart w:id="2099" w:name="_Toc42841928"/>
        <w:bookmarkStart w:id="2100" w:name="_Toc42842029"/>
        <w:bookmarkStart w:id="2101" w:name="_Toc42842130"/>
        <w:bookmarkEnd w:id="2095"/>
        <w:bookmarkEnd w:id="2096"/>
        <w:bookmarkEnd w:id="2097"/>
        <w:bookmarkEnd w:id="2098"/>
        <w:bookmarkEnd w:id="2099"/>
        <w:bookmarkEnd w:id="2100"/>
        <w:bookmarkEnd w:id="2101"/>
      </w:del>
    </w:p>
    <w:p w:rsidR="000B4E52" w:rsidRPr="007C437A" w:rsidDel="006D5BBB" w:rsidRDefault="000B4E52">
      <w:pPr>
        <w:pStyle w:val="Titre3"/>
        <w:rPr>
          <w:del w:id="2102" w:author="Arthur Parmentier" w:date="2020-06-07T21:11:00Z"/>
        </w:rPr>
      </w:pPr>
      <w:del w:id="2103" w:author="Arthur Parmentier" w:date="2020-06-07T21:11:00Z">
        <w:r w:rsidRPr="007C437A" w:rsidDel="006D5BBB">
          <w:delText>Regular languages</w:delText>
        </w:r>
        <w:bookmarkStart w:id="2104" w:name="_Toc42550008"/>
        <w:bookmarkStart w:id="2105" w:name="_Toc42550101"/>
        <w:bookmarkStart w:id="2106" w:name="_Toc42698844"/>
        <w:bookmarkStart w:id="2107" w:name="_Toc42698923"/>
        <w:bookmarkStart w:id="2108" w:name="_Toc42841929"/>
        <w:bookmarkStart w:id="2109" w:name="_Toc42842030"/>
        <w:bookmarkStart w:id="2110" w:name="_Toc42842131"/>
        <w:bookmarkEnd w:id="2104"/>
        <w:bookmarkEnd w:id="2105"/>
        <w:bookmarkEnd w:id="2106"/>
        <w:bookmarkEnd w:id="2107"/>
        <w:bookmarkEnd w:id="2108"/>
        <w:bookmarkEnd w:id="2109"/>
        <w:bookmarkEnd w:id="2110"/>
      </w:del>
    </w:p>
    <w:p w:rsidR="000B4E52" w:rsidRPr="007C437A" w:rsidDel="006D5BBB" w:rsidRDefault="000B4E52">
      <w:pPr>
        <w:pStyle w:val="Titre3"/>
        <w:rPr>
          <w:del w:id="2111" w:author="Arthur Parmentier" w:date="2020-06-07T21:11:00Z"/>
        </w:rPr>
      </w:pPr>
      <w:del w:id="2112" w:author="Arthur Parmentier" w:date="2020-06-07T21:11:00Z">
        <w:r w:rsidRPr="007C437A" w:rsidDel="006D5BBB">
          <w:delText>… link with generative music?</w:delText>
        </w:r>
        <w:bookmarkStart w:id="2113" w:name="_Toc42550009"/>
        <w:bookmarkStart w:id="2114" w:name="_Toc42550102"/>
        <w:bookmarkStart w:id="2115" w:name="_Toc42698845"/>
        <w:bookmarkStart w:id="2116" w:name="_Toc42698924"/>
        <w:bookmarkStart w:id="2117" w:name="_Toc42841930"/>
        <w:bookmarkStart w:id="2118" w:name="_Toc42842031"/>
        <w:bookmarkStart w:id="2119" w:name="_Toc42842132"/>
        <w:bookmarkEnd w:id="2113"/>
        <w:bookmarkEnd w:id="2114"/>
        <w:bookmarkEnd w:id="2115"/>
        <w:bookmarkEnd w:id="2116"/>
        <w:bookmarkEnd w:id="2117"/>
        <w:bookmarkEnd w:id="2118"/>
        <w:bookmarkEnd w:id="2119"/>
      </w:del>
    </w:p>
    <w:p w:rsidR="000B4E52" w:rsidRPr="007C437A" w:rsidDel="006D5BBB" w:rsidRDefault="000B4E52" w:rsidP="00E6654A">
      <w:pPr>
        <w:rPr>
          <w:del w:id="2120" w:author="Arthur Parmentier" w:date="2020-06-07T21:11:00Z"/>
        </w:rPr>
      </w:pPr>
      <w:del w:id="2121" w:author="Arthur Parmentier" w:date="2020-06-07T21:11:00Z">
        <w:r w:rsidRPr="007C437A" w:rsidDel="006D5BBB">
          <w:delText>Check relevancy: Chomsky, hierarchical models, markov models, study of music within linguistic models.</w:delText>
        </w:r>
        <w:bookmarkStart w:id="2122" w:name="_Toc42550010"/>
        <w:bookmarkStart w:id="2123" w:name="_Toc42550103"/>
        <w:bookmarkStart w:id="2124" w:name="_Toc42698846"/>
        <w:bookmarkStart w:id="2125" w:name="_Toc42698925"/>
        <w:bookmarkStart w:id="2126" w:name="_Toc42841931"/>
        <w:bookmarkStart w:id="2127" w:name="_Toc42842032"/>
        <w:bookmarkStart w:id="2128" w:name="_Toc42842133"/>
        <w:bookmarkEnd w:id="2122"/>
        <w:bookmarkEnd w:id="2123"/>
        <w:bookmarkEnd w:id="2124"/>
        <w:bookmarkEnd w:id="2125"/>
        <w:bookmarkEnd w:id="2126"/>
        <w:bookmarkEnd w:id="2127"/>
        <w:bookmarkEnd w:id="2128"/>
      </w:del>
    </w:p>
    <w:p w:rsidR="00BE04C2" w:rsidRDefault="00960BA6">
      <w:pPr>
        <w:pStyle w:val="Titre2"/>
        <w:rPr>
          <w:ins w:id="2129" w:author="Arthur Parmentier" w:date="2020-06-09T23:55:00Z"/>
        </w:rPr>
        <w:pPrChange w:id="2130" w:author="Arthur Parmentier" w:date="2020-06-10T16:26:00Z">
          <w:pPr>
            <w:pStyle w:val="Titre1"/>
          </w:pPr>
        </w:pPrChange>
      </w:pPr>
      <w:del w:id="2131" w:author="Arthur Parmentier" w:date="2020-06-07T21:11:00Z">
        <w:r w:rsidRPr="007C437A" w:rsidDel="006D5BBB">
          <w:delText xml:space="preserve"> </w:delText>
        </w:r>
      </w:del>
      <w:bookmarkStart w:id="2132" w:name="_Toc42842134"/>
      <w:ins w:id="2133" w:author="Arthur Parmentier" w:date="2020-06-11T11:42:00Z">
        <w:r w:rsidR="008C0EC1">
          <w:t>A struc</w:t>
        </w:r>
      </w:ins>
      <w:ins w:id="2134" w:author="Arthur Parmentier" w:date="2020-06-11T11:43:00Z">
        <w:r w:rsidR="008C0EC1">
          <w:t>turalist approach to SP</w:t>
        </w:r>
      </w:ins>
      <w:bookmarkEnd w:id="2132"/>
      <w:del w:id="2135" w:author="Arthur Parmentier" w:date="2020-06-11T11:42:00Z">
        <w:r w:rsidR="00177D40" w:rsidRPr="007C437A" w:rsidDel="008C0EC1">
          <w:delText xml:space="preserve">(abstract) </w:delText>
        </w:r>
        <w:r w:rsidR="00112903" w:rsidRPr="007C437A" w:rsidDel="008C0EC1">
          <w:delText>Mechanisms and c</w:delText>
        </w:r>
        <w:r w:rsidR="00010FF3" w:rsidRPr="007C437A" w:rsidDel="008C0EC1">
          <w:delText xml:space="preserve">oncepts </w:delText>
        </w:r>
        <w:r w:rsidR="000D082F" w:rsidRPr="007C437A" w:rsidDel="008C0EC1">
          <w:delText xml:space="preserve">of </w:delText>
        </w:r>
        <w:r w:rsidR="005E047A" w:rsidRPr="007C437A" w:rsidDel="008C0EC1">
          <w:delText>S</w:delText>
        </w:r>
        <w:r w:rsidR="000D082F" w:rsidRPr="007C437A" w:rsidDel="008C0EC1">
          <w:delText>oundpainting</w:delText>
        </w:r>
        <w:bookmarkEnd w:id="989"/>
        <w:r w:rsidR="00086E5D" w:rsidRPr="007C437A" w:rsidDel="008C0EC1">
          <w:delText xml:space="preserve"> (a </w:delText>
        </w:r>
        <w:r w:rsidR="003739E8" w:rsidRPr="007C437A" w:rsidDel="008C0EC1">
          <w:delText xml:space="preserve">theoretical </w:delText>
        </w:r>
        <w:r w:rsidR="00086E5D" w:rsidRPr="007C437A" w:rsidDel="008C0EC1">
          <w:delText>model of SP)</w:delText>
        </w:r>
      </w:del>
    </w:p>
    <w:p w:rsidR="008C744F" w:rsidRPr="008C744F" w:rsidDel="00606270" w:rsidRDefault="008C744F">
      <w:pPr>
        <w:rPr>
          <w:del w:id="2136" w:author="Arthur Parmentier" w:date="2020-06-10T10:56:00Z"/>
          <w:rPrChange w:id="2137" w:author="Arthur Parmentier" w:date="2020-06-09T23:55:00Z">
            <w:rPr>
              <w:del w:id="2138" w:author="Arthur Parmentier" w:date="2020-06-10T10:56:00Z"/>
            </w:rPr>
          </w:rPrChange>
        </w:rPr>
        <w:pPrChange w:id="2139" w:author="Arthur Parmentier" w:date="2020-06-10T16:26:00Z">
          <w:pPr>
            <w:pStyle w:val="Titre1"/>
          </w:pPr>
        </w:pPrChange>
      </w:pPr>
    </w:p>
    <w:p w:rsidR="007776CB" w:rsidRDefault="00E6654A">
      <w:pPr>
        <w:rPr>
          <w:ins w:id="2140" w:author="Arthur Parmentier" w:date="2020-06-10T10:50:00Z"/>
        </w:rPr>
      </w:pPr>
      <w:r w:rsidRPr="007C437A">
        <w:t>Now that we have seen a bit of the development of SP and the theoretical background it lies in, I would like to propose a model of Soundpainting that would explicit its construction mechanisms</w:t>
      </w:r>
      <w:ins w:id="2141" w:author="Arthur Parmentier" w:date="2020-05-14T13:29:00Z">
        <w:r w:rsidR="00BA3828" w:rsidRPr="007C437A">
          <w:t xml:space="preserve"> as a sign language, </w:t>
        </w:r>
      </w:ins>
      <w:del w:id="2142" w:author="Arthur Parmentier" w:date="2020-05-14T13:29:00Z">
        <w:r w:rsidRPr="007C437A" w:rsidDel="00BA3828">
          <w:delText xml:space="preserve"> </w:delText>
        </w:r>
      </w:del>
      <w:r w:rsidRPr="007C437A">
        <w:t>as well as the implicit operations that makes it an efficient language for art performance.</w:t>
      </w:r>
    </w:p>
    <w:p w:rsidR="00606270" w:rsidRPr="007C437A" w:rsidRDefault="00606270">
      <w:ins w:id="2143" w:author="Arthur Parmentier" w:date="2020-06-10T10:50:00Z">
        <w:r>
          <w:t xml:space="preserve">My approach </w:t>
        </w:r>
      </w:ins>
      <w:ins w:id="2144" w:author="Arthur Parmentier" w:date="2020-06-10T10:51:00Z">
        <w:r>
          <w:t xml:space="preserve">is a structuralist approach: </w:t>
        </w:r>
      </w:ins>
      <w:ins w:id="2145" w:author="Arthur Parmentier" w:date="2020-06-10T10:52:00Z">
        <w:r>
          <w:t xml:space="preserve">I will focus on the structures </w:t>
        </w:r>
      </w:ins>
      <w:ins w:id="2146" w:author="Arthur Parmentier" w:date="2020-06-10T10:53:00Z">
        <w:r>
          <w:t>of SP at several levels</w:t>
        </w:r>
      </w:ins>
      <w:ins w:id="2147" w:author="Arthur Parmentier" w:date="2020-06-11T14:00:00Z">
        <w:r w:rsidR="009D4BA5">
          <w:t>, in a bottom-top approach</w:t>
        </w:r>
      </w:ins>
      <w:ins w:id="2148" w:author="Arthur Parmentier" w:date="2020-06-10T10:56:00Z">
        <w:r>
          <w:t xml:space="preserve"> rather than the description of the constitutive elements themselves.</w:t>
        </w:r>
      </w:ins>
    </w:p>
    <w:p w:rsidR="0011673A" w:rsidRPr="0011673A" w:rsidRDefault="008C0EC1" w:rsidP="0011673A">
      <w:pPr>
        <w:pStyle w:val="Titre3"/>
        <w:rPr>
          <w:ins w:id="2149" w:author="Arthur Parmentier" w:date="2020-06-11T13:56:00Z"/>
        </w:rPr>
      </w:pPr>
      <w:bookmarkStart w:id="2150" w:name="_Toc42842135"/>
      <w:ins w:id="2151" w:author="Arthur Parmentier" w:date="2020-06-11T11:42:00Z">
        <w:r w:rsidRPr="007C437A">
          <w:t>Preliminary remarks</w:t>
        </w:r>
      </w:ins>
      <w:ins w:id="2152" w:author="Arthur Parmentier" w:date="2020-06-11T13:56:00Z">
        <w:r w:rsidR="0011673A">
          <w:t xml:space="preserve">: </w:t>
        </w:r>
        <w:r w:rsidR="0011673A" w:rsidRPr="0011673A">
          <w:t>Context and scope of my personal observations</w:t>
        </w:r>
        <w:bookmarkEnd w:id="2150"/>
      </w:ins>
    </w:p>
    <w:p w:rsidR="00EE46D3" w:rsidRDefault="008C0EC1" w:rsidP="008C0EC1">
      <w:pPr>
        <w:rPr>
          <w:ins w:id="2153" w:author="Arthur Parmentier" w:date="2020-06-11T11:44:00Z"/>
        </w:rPr>
      </w:pPr>
      <w:ins w:id="2154" w:author="Arthur Parmentier" w:date="2020-06-11T11:42:00Z">
        <w:r w:rsidRPr="007C437A">
          <w:t xml:space="preserve">The reader must be aware that </w:t>
        </w:r>
      </w:ins>
      <w:ins w:id="2155" w:author="Arthur Parmentier" w:date="2020-06-11T11:44:00Z">
        <w:r w:rsidR="00EE46D3">
          <w:t>this section is mostly based on my personal observations of and participation in SP performances</w:t>
        </w:r>
      </w:ins>
      <w:ins w:id="2156" w:author="Arthur Parmentier" w:date="2020-06-11T11:45:00Z">
        <w:r w:rsidR="00EE46D3">
          <w:t>, mostly as a performer with only a limited number of groups (</w:t>
        </w:r>
      </w:ins>
      <w:ins w:id="2157" w:author="Arthur Parmentier" w:date="2020-06-11T11:46:00Z">
        <w:r w:rsidR="00EE46D3">
          <w:t xml:space="preserve">7) during the past 7 years (most of my experience however </w:t>
        </w:r>
      </w:ins>
      <w:ins w:id="2158" w:author="Arthur Parmentier" w:date="2020-06-11T11:47:00Z">
        <w:r w:rsidR="00EE46D3">
          <w:t>c</w:t>
        </w:r>
        <w:r w:rsidR="005D7273">
          <w:t>omes</w:t>
        </w:r>
      </w:ins>
      <w:ins w:id="2159" w:author="Arthur Parmentier" w:date="2020-06-11T11:46:00Z">
        <w:r w:rsidR="00EE46D3">
          <w:t xml:space="preserve"> </w:t>
        </w:r>
      </w:ins>
      <w:ins w:id="2160" w:author="Arthur Parmentier" w:date="2020-06-11T11:47:00Z">
        <w:r w:rsidR="005D7273">
          <w:t>from</w:t>
        </w:r>
      </w:ins>
      <w:ins w:id="2161" w:author="Arthur Parmentier" w:date="2020-06-11T11:46:00Z">
        <w:r w:rsidR="00EE46D3">
          <w:t xml:space="preserve"> the l</w:t>
        </w:r>
      </w:ins>
      <w:ins w:id="2162" w:author="Arthur Parmentier" w:date="2020-06-11T11:47:00Z">
        <w:r w:rsidR="00EE46D3">
          <w:t>ast 3 years).</w:t>
        </w:r>
      </w:ins>
    </w:p>
    <w:p w:rsidR="008C0EC1" w:rsidRDefault="00AE7D19" w:rsidP="00AE7D19">
      <w:pPr>
        <w:rPr>
          <w:ins w:id="2163" w:author="Arthur Parmentier" w:date="2020-06-11T11:50:00Z"/>
        </w:rPr>
      </w:pPr>
      <w:ins w:id="2164" w:author="Arthur Parmentier" w:date="2020-06-11T11:47:00Z">
        <w:r>
          <w:t>Moreover, I only have one</w:t>
        </w:r>
      </w:ins>
      <w:ins w:id="2165" w:author="Arthur Parmentier" w:date="2020-06-11T11:48:00Z">
        <w:r>
          <w:t xml:space="preserve"> experience of SP outside Europe (Brasil), while my experiences in Europe are in France and Switzerland only.</w:t>
        </w:r>
      </w:ins>
    </w:p>
    <w:p w:rsidR="00AE7D19" w:rsidRPr="007C437A" w:rsidRDefault="00AE7D19">
      <w:pPr>
        <w:rPr>
          <w:ins w:id="2166" w:author="Arthur Parmentier" w:date="2020-06-11T11:42:00Z"/>
        </w:rPr>
        <w:pPrChange w:id="2167" w:author="Arthur Parmentier" w:date="2020-06-11T11:47:00Z">
          <w:pPr>
            <w:pStyle w:val="Paragraphedeliste"/>
            <w:numPr>
              <w:numId w:val="12"/>
            </w:numPr>
            <w:ind w:hanging="360"/>
          </w:pPr>
        </w:pPrChange>
      </w:pPr>
      <w:ins w:id="2168" w:author="Arthur Parmentier" w:date="2020-06-11T11:50:00Z">
        <w:r>
          <w:t xml:space="preserve">While I will try in the following sections to speak about SP as objectively as possible, I will use the </w:t>
        </w:r>
      </w:ins>
      <w:ins w:id="2169" w:author="Arthur Parmentier" w:date="2020-06-11T11:51:00Z">
        <w:r>
          <w:t>first-person</w:t>
        </w:r>
      </w:ins>
      <w:ins w:id="2170" w:author="Arthur Parmentier" w:date="2020-06-11T11:50:00Z">
        <w:r>
          <w:t xml:space="preserve"> pronoun to indicate my own analys</w:t>
        </w:r>
      </w:ins>
      <w:ins w:id="2171" w:author="Arthur Parmentier" w:date="2020-06-11T11:51:00Z">
        <w:r>
          <w:t xml:space="preserve">es </w:t>
        </w:r>
      </w:ins>
      <w:ins w:id="2172" w:author="Arthur Parmentier" w:date="2020-06-11T11:52:00Z">
        <w:r w:rsidR="00EF4161">
          <w:t>and points of view.</w:t>
        </w:r>
      </w:ins>
    </w:p>
    <w:p w:rsidR="008C0EC1" w:rsidRPr="007C437A" w:rsidRDefault="008C0EC1" w:rsidP="008C0EC1">
      <w:pPr>
        <w:rPr>
          <w:ins w:id="2173" w:author="Arthur Parmentier" w:date="2020-06-11T11:42:00Z"/>
        </w:rPr>
      </w:pPr>
      <w:ins w:id="2174" w:author="Arthur Parmentier" w:date="2020-06-11T11:42:00Z">
        <w:r w:rsidRPr="007C437A">
          <w:t>The reader is invited to compare my observation with his and criticize the models and interpretation I give in this section.</w:t>
        </w:r>
      </w:ins>
    </w:p>
    <w:p w:rsidR="00B12EC1" w:rsidRPr="0095515C" w:rsidDel="008C0EC1" w:rsidRDefault="00B12EC1">
      <w:pPr>
        <w:pStyle w:val="Titre3"/>
        <w:rPr>
          <w:del w:id="2175" w:author="Arthur Parmentier" w:date="2020-06-11T11:42:00Z"/>
          <w:rPrChange w:id="2176" w:author="Arthur Parmentier" w:date="2020-06-11T13:56:00Z">
            <w:rPr>
              <w:del w:id="2177" w:author="Arthur Parmentier" w:date="2020-06-11T11:42:00Z"/>
            </w:rPr>
          </w:rPrChange>
        </w:rPr>
        <w:pPrChange w:id="2178" w:author="Arthur Parmentier" w:date="2020-06-10T16:26:00Z">
          <w:pPr>
            <w:pStyle w:val="Titre2"/>
          </w:pPr>
        </w:pPrChange>
      </w:pPr>
      <w:del w:id="2179" w:author="Arthur Parmentier" w:date="2020-06-11T11:42:00Z">
        <w:r w:rsidRPr="0095515C" w:rsidDel="008C0EC1">
          <w:rPr>
            <w:rPrChange w:id="2180" w:author="Arthur Parmentier" w:date="2020-06-11T13:56:00Z">
              <w:rPr/>
            </w:rPrChange>
          </w:rPr>
          <w:delText xml:space="preserve">Preliminary </w:delText>
        </w:r>
        <w:r w:rsidR="00E44A97" w:rsidRPr="0095515C" w:rsidDel="008C0EC1">
          <w:rPr>
            <w:rPrChange w:id="2181" w:author="Arthur Parmentier" w:date="2020-06-11T13:56:00Z">
              <w:rPr/>
            </w:rPrChange>
          </w:rPr>
          <w:delText>remarks</w:delText>
        </w:r>
        <w:bookmarkStart w:id="2182" w:name="_Toc42841934"/>
        <w:bookmarkStart w:id="2183" w:name="_Toc42842035"/>
        <w:bookmarkStart w:id="2184" w:name="_Toc42842136"/>
        <w:bookmarkEnd w:id="2182"/>
        <w:bookmarkEnd w:id="2183"/>
        <w:bookmarkEnd w:id="2184"/>
      </w:del>
    </w:p>
    <w:p w:rsidR="00E44A97" w:rsidRPr="0095515C" w:rsidDel="008C0EC1" w:rsidRDefault="00E44A97">
      <w:pPr>
        <w:pStyle w:val="Titre4"/>
        <w:rPr>
          <w:del w:id="2185" w:author="Arthur Parmentier" w:date="2020-06-11T11:42:00Z"/>
          <w:rPrChange w:id="2186" w:author="Arthur Parmentier" w:date="2020-06-11T13:56:00Z">
            <w:rPr>
              <w:del w:id="2187" w:author="Arthur Parmentier" w:date="2020-06-11T11:42:00Z"/>
            </w:rPr>
          </w:rPrChange>
        </w:rPr>
        <w:pPrChange w:id="2188" w:author="Arthur Parmentier" w:date="2020-06-10T16:26:00Z">
          <w:pPr>
            <w:pStyle w:val="Titre3"/>
          </w:pPr>
        </w:pPrChange>
      </w:pPr>
      <w:del w:id="2189" w:author="Arthur Parmentier" w:date="2020-06-11T11:42:00Z">
        <w:r w:rsidRPr="0095515C" w:rsidDel="008C0EC1">
          <w:rPr>
            <w:rPrChange w:id="2190" w:author="Arthur Parmentier" w:date="2020-06-11T13:56:00Z">
              <w:rPr/>
            </w:rPrChange>
          </w:rPr>
          <w:delText>Context and scope of my personal observations</w:delText>
        </w:r>
        <w:bookmarkStart w:id="2191" w:name="_Toc42841935"/>
        <w:bookmarkStart w:id="2192" w:name="_Toc42842036"/>
        <w:bookmarkStart w:id="2193" w:name="_Toc42842137"/>
        <w:bookmarkEnd w:id="2191"/>
        <w:bookmarkEnd w:id="2192"/>
        <w:bookmarkEnd w:id="2193"/>
      </w:del>
    </w:p>
    <w:p w:rsidR="000046FB" w:rsidRPr="0095515C" w:rsidDel="008C0EC1" w:rsidRDefault="000046FB">
      <w:pPr>
        <w:rPr>
          <w:del w:id="2194" w:author="Arthur Parmentier" w:date="2020-06-11T11:42:00Z"/>
        </w:rPr>
      </w:pPr>
      <w:del w:id="2195" w:author="Arthur Parmentier" w:date="2020-06-11T11:42:00Z">
        <w:r w:rsidRPr="0095515C" w:rsidDel="008C0EC1">
          <w:delText>The reader must be aware that my experience with Soundpainting and the observations that I consider in this section:</w:delText>
        </w:r>
        <w:bookmarkStart w:id="2196" w:name="_Toc42841936"/>
        <w:bookmarkStart w:id="2197" w:name="_Toc42842037"/>
        <w:bookmarkStart w:id="2198" w:name="_Toc42842138"/>
        <w:bookmarkEnd w:id="2196"/>
        <w:bookmarkEnd w:id="2197"/>
        <w:bookmarkEnd w:id="2198"/>
      </w:del>
    </w:p>
    <w:p w:rsidR="000046FB" w:rsidRPr="0095515C" w:rsidDel="008C0EC1" w:rsidRDefault="000046FB">
      <w:pPr>
        <w:pStyle w:val="Paragraphedeliste"/>
        <w:numPr>
          <w:ilvl w:val="0"/>
          <w:numId w:val="12"/>
        </w:numPr>
        <w:rPr>
          <w:del w:id="2199" w:author="Arthur Parmentier" w:date="2020-06-11T11:42:00Z"/>
        </w:rPr>
      </w:pPr>
      <w:del w:id="2200" w:author="Arthur Parmentier" w:date="2020-06-11T11:42:00Z">
        <w:r w:rsidRPr="0095515C" w:rsidDel="008C0EC1">
          <w:delText>Are rather limited in time (3 years span)</w:delText>
        </w:r>
        <w:bookmarkStart w:id="2201" w:name="_Toc42841937"/>
        <w:bookmarkStart w:id="2202" w:name="_Toc42842038"/>
        <w:bookmarkStart w:id="2203" w:name="_Toc42842139"/>
        <w:bookmarkEnd w:id="2201"/>
        <w:bookmarkEnd w:id="2202"/>
        <w:bookmarkEnd w:id="2203"/>
      </w:del>
    </w:p>
    <w:p w:rsidR="000046FB" w:rsidRPr="0095515C" w:rsidDel="008C0EC1" w:rsidRDefault="000046FB">
      <w:pPr>
        <w:pStyle w:val="Paragraphedeliste"/>
        <w:numPr>
          <w:ilvl w:val="0"/>
          <w:numId w:val="12"/>
        </w:numPr>
        <w:rPr>
          <w:del w:id="2204" w:author="Arthur Parmentier" w:date="2020-06-11T11:42:00Z"/>
        </w:rPr>
      </w:pPr>
      <w:del w:id="2205" w:author="Arthur Parmentier" w:date="2020-06-11T11:42:00Z">
        <w:r w:rsidRPr="0095515C" w:rsidDel="008C0EC1">
          <w:delTex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delText>
        </w:r>
        <w:bookmarkStart w:id="2206" w:name="_Toc42841938"/>
        <w:bookmarkStart w:id="2207" w:name="_Toc42842039"/>
        <w:bookmarkStart w:id="2208" w:name="_Toc42842140"/>
        <w:bookmarkEnd w:id="2206"/>
        <w:bookmarkEnd w:id="2207"/>
        <w:bookmarkEnd w:id="2208"/>
      </w:del>
    </w:p>
    <w:p w:rsidR="000046FB" w:rsidRPr="0095515C" w:rsidDel="008C0EC1" w:rsidRDefault="000046FB">
      <w:pPr>
        <w:pStyle w:val="Paragraphedeliste"/>
        <w:numPr>
          <w:ilvl w:val="0"/>
          <w:numId w:val="12"/>
        </w:numPr>
        <w:rPr>
          <w:del w:id="2209" w:author="Arthur Parmentier" w:date="2020-06-11T11:42:00Z"/>
        </w:rPr>
      </w:pPr>
      <w:del w:id="2210" w:author="Arthur Parmentier" w:date="2020-06-11T11:42:00Z">
        <w:r w:rsidRPr="0095515C" w:rsidDel="008C0EC1">
          <w:delText>Are rather limited in terms of configuration (mostly groups of musicians, either in weekly sessions with 3-10 performers or workshops with guest soundpainter).</w:delText>
        </w:r>
        <w:bookmarkStart w:id="2211" w:name="_Toc42841939"/>
        <w:bookmarkStart w:id="2212" w:name="_Toc42842040"/>
        <w:bookmarkStart w:id="2213" w:name="_Toc42842141"/>
        <w:bookmarkEnd w:id="2211"/>
        <w:bookmarkEnd w:id="2212"/>
        <w:bookmarkEnd w:id="2213"/>
      </w:del>
    </w:p>
    <w:p w:rsidR="000046FB" w:rsidRPr="0095515C" w:rsidDel="008C0EC1" w:rsidRDefault="000046FB">
      <w:pPr>
        <w:rPr>
          <w:del w:id="2214" w:author="Arthur Parmentier" w:date="2020-06-11T11:42:00Z"/>
        </w:rPr>
      </w:pPr>
      <w:del w:id="2215" w:author="Arthur Parmentier" w:date="2020-06-11T11:42:00Z">
        <w:r w:rsidRPr="0095515C" w:rsidDel="008C0EC1">
          <w:delText>The reader is invited to compare my observation with his and criticize the models and interpretation I give in this section.</w:delText>
        </w:r>
        <w:bookmarkStart w:id="2216" w:name="_Toc42841940"/>
        <w:bookmarkStart w:id="2217" w:name="_Toc42842041"/>
        <w:bookmarkStart w:id="2218" w:name="_Toc42842142"/>
        <w:bookmarkEnd w:id="2216"/>
        <w:bookmarkEnd w:id="2217"/>
        <w:bookmarkEnd w:id="2218"/>
      </w:del>
    </w:p>
    <w:p w:rsidR="00061E60" w:rsidRPr="0095515C" w:rsidDel="008C0EC1" w:rsidRDefault="00E44A97">
      <w:pPr>
        <w:pStyle w:val="Titre4"/>
        <w:rPr>
          <w:del w:id="2219" w:author="Arthur Parmentier" w:date="2020-06-11T11:42:00Z"/>
          <w:rPrChange w:id="2220" w:author="Arthur Parmentier" w:date="2020-06-11T13:56:00Z">
            <w:rPr>
              <w:del w:id="2221" w:author="Arthur Parmentier" w:date="2020-06-11T11:42:00Z"/>
            </w:rPr>
          </w:rPrChange>
        </w:rPr>
        <w:pPrChange w:id="2222" w:author="Arthur Parmentier" w:date="2020-06-10T16:26:00Z">
          <w:pPr>
            <w:pStyle w:val="Titre3"/>
            <w:numPr>
              <w:numId w:val="13"/>
            </w:numPr>
          </w:pPr>
        </w:pPrChange>
      </w:pPr>
      <w:del w:id="2223" w:author="Arthur Parmentier" w:date="2020-06-11T11:42:00Z">
        <w:r w:rsidRPr="0095515C" w:rsidDel="008C0EC1">
          <w:rPr>
            <w:rPrChange w:id="2224" w:author="Arthur Parmentier" w:date="2020-06-11T13:56:00Z">
              <w:rPr/>
            </w:rPrChange>
          </w:rPr>
          <w:delText>The categorical and prototypical perception of concepts</w:delText>
        </w:r>
        <w:r w:rsidR="00061E60" w:rsidRPr="0095515C" w:rsidDel="008C0EC1">
          <w:rPr>
            <w:rPrChange w:id="2225" w:author="Arthur Parmentier" w:date="2020-06-11T13:56:00Z">
              <w:rPr/>
            </w:rPrChange>
          </w:rPr>
          <w:delText xml:space="preserve"> </w:delText>
        </w:r>
        <w:bookmarkStart w:id="2226" w:name="_Toc42841941"/>
        <w:bookmarkStart w:id="2227" w:name="_Toc42842042"/>
        <w:bookmarkStart w:id="2228" w:name="_Toc42842143"/>
        <w:bookmarkEnd w:id="2226"/>
        <w:bookmarkEnd w:id="2227"/>
        <w:bookmarkEnd w:id="2228"/>
      </w:del>
    </w:p>
    <w:p w:rsidR="00554E5F" w:rsidRPr="0095515C" w:rsidDel="008C0EC1" w:rsidRDefault="00554E5F">
      <w:pPr>
        <w:rPr>
          <w:del w:id="2229" w:author="Arthur Parmentier" w:date="2020-06-11T11:42:00Z"/>
        </w:rPr>
      </w:pPr>
      <w:del w:id="2230" w:author="Arthur Parmentier" w:date="2020-06-11T11:42:00Z">
        <w:r w:rsidRPr="0095515C" w:rsidDel="008C0EC1">
          <w:delText xml:space="preserve">The human </w:delText>
        </w:r>
        <w:r w:rsidR="004D468F" w:rsidRPr="0095515C" w:rsidDel="008C0EC1">
          <w:delText xml:space="preserve">(innate) </w:delText>
        </w:r>
        <w:r w:rsidRPr="0095515C" w:rsidDel="008C0EC1">
          <w:delText>categorical perception scheme has been studied in music REF and many other fields</w:delText>
        </w:r>
        <w:r w:rsidR="004D468F" w:rsidRPr="0095515C" w:rsidDel="008C0EC1">
          <w:delText xml:space="preserve"> and plays a very important role in the construction of basic artistic concepts such as note, pitch, scale, line, hi</w:delText>
        </w:r>
      </w:del>
      <w:del w:id="2231" w:author="Arthur Parmentier" w:date="2020-05-13T09:28:00Z">
        <w:r w:rsidR="004D468F" w:rsidRPr="0095515C" w:rsidDel="00B7596F">
          <w:delText>t…</w:delText>
        </w:r>
      </w:del>
      <w:bookmarkStart w:id="2232" w:name="_Toc42841942"/>
      <w:bookmarkStart w:id="2233" w:name="_Toc42842043"/>
      <w:bookmarkStart w:id="2234" w:name="_Toc42842144"/>
      <w:bookmarkEnd w:id="2232"/>
      <w:bookmarkEnd w:id="2233"/>
      <w:bookmarkEnd w:id="2234"/>
    </w:p>
    <w:p w:rsidR="00DF3BEC" w:rsidRPr="0095515C" w:rsidDel="008C0EC1" w:rsidRDefault="00061E60">
      <w:pPr>
        <w:rPr>
          <w:del w:id="2235" w:author="Arthur Parmentier" w:date="2020-06-11T11:42:00Z"/>
        </w:rPr>
      </w:pPr>
      <w:del w:id="2236" w:author="Arthur Parmentier" w:date="2020-06-11T11:42:00Z">
        <w:r w:rsidRPr="0095515C" w:rsidDel="008C0EC1">
          <w:delText xml:space="preserve">We </w:delText>
        </w:r>
      </w:del>
      <w:del w:id="2237" w:author="Arthur Parmentier" w:date="2020-05-13T09:29:00Z">
        <w:r w:rsidR="00F572C3" w:rsidRPr="0095515C" w:rsidDel="00FE7602">
          <w:delText xml:space="preserve">also </w:delText>
        </w:r>
      </w:del>
      <w:del w:id="2238" w:author="Arthur Parmentier" w:date="2020-06-11T11:42:00Z">
        <w:r w:rsidRPr="0095515C" w:rsidDel="008C0EC1">
          <w:delText>know from</w:delText>
        </w:r>
      </w:del>
      <w:del w:id="2239" w:author="Arthur Parmentier" w:date="2020-05-13T09:34:00Z">
        <w:r w:rsidRPr="0095515C" w:rsidDel="00FB0C2C">
          <w:delText xml:space="preserve"> </w:delText>
        </w:r>
        <w:r w:rsidR="00643933" w:rsidRPr="0095515C" w:rsidDel="00FB0C2C">
          <w:delText>recent</w:delText>
        </w:r>
      </w:del>
      <w:del w:id="2240" w:author="Arthur Parmentier" w:date="2020-06-11T11:42:00Z">
        <w:r w:rsidR="00643933" w:rsidRPr="0095515C" w:rsidDel="008C0EC1">
          <w:delText xml:space="preserve"> </w:delText>
        </w:r>
        <w:r w:rsidRPr="0095515C" w:rsidDel="008C0EC1">
          <w:delText>research in psychology</w:delText>
        </w:r>
      </w:del>
      <w:del w:id="2241" w:author="Arthur Parmentier" w:date="2020-06-10T19:41:00Z">
        <w:r w:rsidR="00643933" w:rsidRPr="0095515C" w:rsidDel="005272A8">
          <w:rPr>
            <w:rStyle w:val="Appelnotedebasdep"/>
          </w:rPr>
          <w:footnoteReference w:id="10"/>
        </w:r>
      </w:del>
      <w:del w:id="2252" w:author="Arthur Parmentier" w:date="2020-06-11T11:42:00Z">
        <w:r w:rsidRPr="0095515C" w:rsidDel="008C0EC1">
          <w:delText xml:space="preserve"> that a concept </w:delText>
        </w:r>
      </w:del>
      <w:del w:id="2253" w:author="Arthur Parmentier" w:date="2020-05-13T09:36:00Z">
        <w:r w:rsidRPr="0095515C" w:rsidDel="00CE30A8">
          <w:delText>corresponds to</w:delText>
        </w:r>
      </w:del>
      <w:del w:id="2254" w:author="Arthur Parmentier" w:date="2020-06-11T11:42:00Z">
        <w:r w:rsidRPr="0095515C" w:rsidDel="008C0EC1">
          <w:delText xml:space="preserve"> a category of elements around a prototype</w:delText>
        </w:r>
        <w:r w:rsidR="00FD25EA" w:rsidRPr="0095515C" w:rsidDel="008C0EC1">
          <w:delText>, considered as the central point of the category</w:delText>
        </w:r>
        <w:r w:rsidRPr="0095515C" w:rsidDel="008C0EC1">
          <w:delText>.</w:delText>
        </w:r>
        <w:r w:rsidR="006155A3" w:rsidRPr="0095515C" w:rsidDel="008C0EC1">
          <w:delText xml:space="preserve"> Moreover, people tend to define the concept itself by the characteristic traits of the prototype</w:delText>
        </w:r>
        <w:r w:rsidR="00BC3D06" w:rsidRPr="0095515C" w:rsidDel="008C0EC1">
          <w:delText>, whereas in general, it extends beyond such a definition.</w:delText>
        </w:r>
        <w:r w:rsidR="00DB185F" w:rsidRPr="0095515C" w:rsidDel="008C0EC1">
          <w:br/>
          <w:delText xml:space="preserve">The </w:delText>
        </w:r>
        <w:r w:rsidR="00DF3BEC" w:rsidRPr="0095515C" w:rsidDel="008C0EC1">
          <w:delText>prototypical</w:delText>
        </w:r>
        <w:r w:rsidR="00DB185F" w:rsidRPr="0095515C" w:rsidDel="008C0EC1">
          <w:delText xml:space="preserve"> scheme </w:delText>
        </w:r>
        <w:r w:rsidR="00523640" w:rsidRPr="0095515C" w:rsidDel="008C0EC1">
          <w:delText>rejects</w:delText>
        </w:r>
        <w:r w:rsidR="00DB185F" w:rsidRPr="0095515C" w:rsidDel="008C0EC1">
          <w:delText xml:space="preserve"> the </w:delText>
        </w:r>
        <w:r w:rsidR="00860214" w:rsidRPr="0095515C" w:rsidDel="008C0EC1">
          <w:delText xml:space="preserve">discrete </w:delText>
        </w:r>
        <w:r w:rsidR="00DB185F" w:rsidRPr="0095515C" w:rsidDel="008C0EC1">
          <w:delText>notion of ‘limit’ or ‘border’</w:delText>
        </w:r>
      </w:del>
      <w:del w:id="2255" w:author="Arthur Parmentier" w:date="2020-05-12T19:02:00Z">
        <w:r w:rsidR="00DB185F" w:rsidRPr="0095515C" w:rsidDel="00341F58">
          <w:delText xml:space="preserve"> for</w:delText>
        </w:r>
      </w:del>
      <w:del w:id="2256" w:author="Arthur Parmentier" w:date="2020-06-11T11:42:00Z">
        <w:r w:rsidR="00DB185F" w:rsidRPr="0095515C" w:rsidDel="008C0EC1">
          <w:delText xml:space="preserve"> </w:delText>
        </w:r>
      </w:del>
      <w:del w:id="2257" w:author="Arthur Parmentier" w:date="2020-05-12T19:02:00Z">
        <w:r w:rsidR="006A5C81" w:rsidRPr="0095515C" w:rsidDel="00341F58">
          <w:delText>the</w:delText>
        </w:r>
      </w:del>
      <w:del w:id="2258" w:author="Arthur Parmentier" w:date="2020-06-11T11:42:00Z">
        <w:r w:rsidR="006A5C81" w:rsidRPr="0095515C" w:rsidDel="008C0EC1">
          <w:delText xml:space="preserve"> continuous</w:delText>
        </w:r>
        <w:r w:rsidR="00DB185F" w:rsidRPr="0095515C" w:rsidDel="008C0EC1">
          <w:delText xml:space="preserve"> notion</w:delText>
        </w:r>
      </w:del>
      <w:del w:id="2259" w:author="Arthur Parmentier" w:date="2020-05-12T19:05:00Z">
        <w:r w:rsidR="00DB185F" w:rsidRPr="0095515C" w:rsidDel="008E17B4">
          <w:delText xml:space="preserve"> of </w:delText>
        </w:r>
      </w:del>
      <w:del w:id="2260" w:author="Arthur Parmentier" w:date="2020-06-11T11:42:00Z">
        <w:r w:rsidR="00DB185F" w:rsidRPr="0095515C" w:rsidDel="008C0EC1">
          <w:delText>similarity to the prototyp</w:delText>
        </w:r>
      </w:del>
      <w:del w:id="2261" w:author="Arthur Parmentier" w:date="2020-05-12T19:05:00Z">
        <w:r w:rsidR="0084003C" w:rsidRPr="0095515C" w:rsidDel="008E17B4">
          <w:delText>e</w:delText>
        </w:r>
      </w:del>
      <w:del w:id="2262" w:author="Arthur Parmentier" w:date="2020-06-11T11:42:00Z">
        <w:r w:rsidR="00DF3BEC" w:rsidRPr="0095515C" w:rsidDel="008C0EC1">
          <w:delText>.</w:delText>
        </w:r>
        <w:r w:rsidR="00391624" w:rsidRPr="0095515C" w:rsidDel="008C0EC1">
          <w:delText xml:space="preserve"> But on top of the prototypical scheme,</w:delText>
        </w:r>
        <w:r w:rsidR="00360E78" w:rsidRPr="0095515C" w:rsidDel="008C0EC1">
          <w:delText xml:space="preserve"> the categorical scheme introduce</w:delText>
        </w:r>
        <w:r w:rsidR="00391624" w:rsidRPr="0095515C" w:rsidDel="008C0EC1">
          <w:delText>s</w:delText>
        </w:r>
        <w:r w:rsidR="00360E78" w:rsidRPr="0095515C" w:rsidDel="008C0EC1">
          <w:delText xml:space="preserve"> a rupture by either accepting or rejection an element inside the category based on its similarity with the prototype</w:delText>
        </w:r>
      </w:del>
      <w:del w:id="2263" w:author="Arthur Parmentier" w:date="2020-06-10T19:43:00Z">
        <w:r w:rsidR="006B3B0D" w:rsidRPr="0095515C" w:rsidDel="00CD098E">
          <w:rPr>
            <w:rStyle w:val="Appelnotedebasdep"/>
          </w:rPr>
          <w:footnoteReference w:id="11"/>
        </w:r>
      </w:del>
      <w:del w:id="2269" w:author="Arthur Parmentier" w:date="2020-06-11T11:42:00Z">
        <w:r w:rsidR="006B3B0D" w:rsidRPr="0095515C" w:rsidDel="008C0EC1">
          <w:delText>.</w:delText>
        </w:r>
        <w:bookmarkStart w:id="2270" w:name="_Toc42841943"/>
        <w:bookmarkStart w:id="2271" w:name="_Toc42842044"/>
        <w:bookmarkStart w:id="2272" w:name="_Toc42842145"/>
        <w:bookmarkEnd w:id="2270"/>
        <w:bookmarkEnd w:id="2271"/>
        <w:bookmarkEnd w:id="2272"/>
      </w:del>
    </w:p>
    <w:p w:rsidR="00D621DF" w:rsidRDefault="00725EA3">
      <w:pPr>
        <w:pStyle w:val="Titre3"/>
        <w:rPr>
          <w:ins w:id="2273" w:author="Arthur Parmentier" w:date="2020-06-11T14:01:00Z"/>
        </w:rPr>
      </w:pPr>
      <w:del w:id="2274" w:author="Arthur Parmentier" w:date="2020-06-10T19:43:00Z">
        <w:r w:rsidRPr="0095515C" w:rsidDel="005272A8">
          <w:delText>Let’s take the examples of birds… (does it needs an illustration?)</w:delText>
        </w:r>
      </w:del>
      <w:bookmarkStart w:id="2275" w:name="_Toc42842146"/>
      <w:ins w:id="2276" w:author="Arthur Parmentier" w:date="2020-06-11T14:30:00Z">
        <w:r w:rsidR="00055DFF">
          <w:t>Mapping</w:t>
        </w:r>
      </w:ins>
      <w:ins w:id="2277" w:author="Arthur Parmentier" w:date="2020-05-14T13:32:00Z">
        <w:r w:rsidR="00D621DF" w:rsidRPr="007C437A">
          <w:t xml:space="preserve"> of concepts</w:t>
        </w:r>
      </w:ins>
      <w:ins w:id="2278" w:author="Arthur Parmentier" w:date="2020-06-11T13:58:00Z">
        <w:r w:rsidR="0095515C">
          <w:t xml:space="preserve"> from different spaces</w:t>
        </w:r>
      </w:ins>
      <w:ins w:id="2279" w:author="Arthur Parmentier" w:date="2020-05-14T13:32:00Z">
        <w:r w:rsidR="00D621DF" w:rsidRPr="007C437A">
          <w:t xml:space="preserve"> </w:t>
        </w:r>
      </w:ins>
      <w:ins w:id="2280" w:author="Arthur Parmentier" w:date="2020-06-11T13:58:00Z">
        <w:r w:rsidR="0095515C">
          <w:t>onto</w:t>
        </w:r>
      </w:ins>
      <w:ins w:id="2281" w:author="Arthur Parmentier" w:date="2020-05-14T13:38:00Z">
        <w:r w:rsidR="00515E70" w:rsidRPr="007C437A">
          <w:t xml:space="preserve"> signs</w:t>
        </w:r>
      </w:ins>
      <w:ins w:id="2282" w:author="Arthur Parmentier" w:date="2020-06-05T16:48:00Z">
        <w:r w:rsidR="008F5BD3" w:rsidRPr="007C437A">
          <w:t xml:space="preserve"> </w:t>
        </w:r>
      </w:ins>
      <w:ins w:id="2283" w:author="Arthur Parmentier" w:date="2020-06-11T13:59:00Z">
        <w:r w:rsidR="0095515C">
          <w:t>in</w:t>
        </w:r>
      </w:ins>
      <w:ins w:id="2284" w:author="Arthur Parmentier" w:date="2020-05-14T13:32:00Z">
        <w:r w:rsidR="00D621DF" w:rsidRPr="007C437A">
          <w:t xml:space="preserve"> the physical space of</w:t>
        </w:r>
      </w:ins>
      <w:ins w:id="2285" w:author="Arthur Parmentier" w:date="2020-06-11T18:29:00Z">
        <w:r w:rsidR="003A28BD">
          <w:t>/around</w:t>
        </w:r>
      </w:ins>
      <w:ins w:id="2286" w:author="Arthur Parmentier" w:date="2020-05-14T13:32:00Z">
        <w:r w:rsidR="00D621DF" w:rsidRPr="007C437A">
          <w:t xml:space="preserve"> the body</w:t>
        </w:r>
      </w:ins>
      <w:ins w:id="2287" w:author="Arthur Parmentier" w:date="2020-06-11T22:06:00Z">
        <w:r w:rsidR="00E0586E">
          <w:t>: the origin of SP signs</w:t>
        </w:r>
      </w:ins>
      <w:bookmarkEnd w:id="2275"/>
    </w:p>
    <w:p w:rsidR="00CB061F" w:rsidRDefault="00CB061F" w:rsidP="00CB061F">
      <w:pPr>
        <w:rPr>
          <w:ins w:id="2288" w:author="Arthur Parmentier" w:date="2020-06-11T14:27:00Z"/>
        </w:rPr>
      </w:pPr>
      <w:ins w:id="2289" w:author="Arthur Parmentier" w:date="2020-06-11T14:01:00Z">
        <w:r>
          <w:t>W</w:t>
        </w:r>
      </w:ins>
      <w:ins w:id="2290" w:author="Arthur Parmentier" w:date="2020-06-11T14:02:00Z">
        <w:r>
          <w:t xml:space="preserve">hen we speak of sign language, we usually speak of gestural sign languages, in which the signs are expressed </w:t>
        </w:r>
      </w:ins>
      <w:ins w:id="2291" w:author="Arthur Parmentier" w:date="2020-06-11T14:03:00Z">
        <w:r>
          <w:t>with gestures. In linguistic terms</w:t>
        </w:r>
      </w:ins>
      <w:ins w:id="2292" w:author="Arthur Parmentier" w:date="2020-06-11T14:04:00Z">
        <w:r>
          <w:t>,</w:t>
        </w:r>
      </w:ins>
      <w:ins w:id="2293" w:author="Arthur Parmentier" w:date="2020-06-11T14:03:00Z">
        <w:r>
          <w:t xml:space="preserve"> all languages are sign languages</w:t>
        </w:r>
      </w:ins>
      <w:ins w:id="2294" w:author="Arthur Parmentier" w:date="2020-06-11T14:04:00Z">
        <w:r>
          <w:t>. In this section, I would like to discuss the formation of signs using gestur</w:t>
        </w:r>
      </w:ins>
      <w:ins w:id="2295" w:author="Arthur Parmentier" w:date="2020-06-11T14:05:00Z">
        <w:r>
          <w:t xml:space="preserve">es in SP as a </w:t>
        </w:r>
      </w:ins>
      <w:ins w:id="2296" w:author="Arthur Parmentier" w:date="2020-06-11T14:29:00Z">
        <w:r w:rsidR="00055DFF">
          <w:t>map</w:t>
        </w:r>
      </w:ins>
      <w:ins w:id="2297" w:author="Arthur Parmentier" w:date="2020-06-11T14:30:00Z">
        <w:r w:rsidR="00055DFF">
          <w:t>ping</w:t>
        </w:r>
      </w:ins>
      <w:ins w:id="2298" w:author="Arthur Parmentier" w:date="2020-06-11T14:29:00Z">
        <w:r w:rsidR="00055DFF">
          <w:t xml:space="preserve"> </w:t>
        </w:r>
      </w:ins>
      <w:ins w:id="2299" w:author="Arthur Parmentier" w:date="2020-06-11T14:30:00Z">
        <w:r w:rsidR="00055DFF">
          <w:t>of</w:t>
        </w:r>
      </w:ins>
      <w:ins w:id="2300" w:author="Arthur Parmentier" w:date="2020-06-11T14:06:00Z">
        <w:r>
          <w:t xml:space="preserve"> concepts from different conceptual spaces onto the physical space of the body.</w:t>
        </w:r>
      </w:ins>
    </w:p>
    <w:p w:rsidR="001640E1" w:rsidRDefault="00055DFF">
      <w:pPr>
        <w:rPr>
          <w:ins w:id="2301" w:author="Arthur Parmentier" w:date="2020-06-12T13:32:00Z"/>
        </w:rPr>
      </w:pPr>
      <w:ins w:id="2302" w:author="Arthur Parmentier" w:date="2020-06-11T14:37:00Z">
        <w:r>
          <w:t>In mathematics, a map</w:t>
        </w:r>
      </w:ins>
      <w:ins w:id="2303" w:author="Arthur Parmentier" w:date="2020-06-11T14:56:00Z">
        <w:r w:rsidR="00B10DC2">
          <w:t>ping</w:t>
        </w:r>
      </w:ins>
      <w:ins w:id="2304" w:author="Arthur Parmentier" w:date="2020-06-11T16:30:00Z">
        <w:r w:rsidR="008B4FF2">
          <w:rPr>
            <w:rStyle w:val="Appelnotedebasdep"/>
          </w:rPr>
          <w:footnoteReference w:id="12"/>
        </w:r>
      </w:ins>
      <w:ins w:id="2310" w:author="Arthur Parmentier" w:date="2020-06-11T14:37:00Z">
        <w:r>
          <w:t xml:space="preserve"> is</w:t>
        </w:r>
      </w:ins>
      <w:ins w:id="2311" w:author="Arthur Parmentier" w:date="2020-06-11T14:54:00Z">
        <w:r w:rsidR="00B10DC2">
          <w:t xml:space="preserve"> often described by a function from a domain (the input s</w:t>
        </w:r>
      </w:ins>
      <w:ins w:id="2312" w:author="Arthur Parmentier" w:date="2020-06-11T14:55:00Z">
        <w:r w:rsidR="00B10DC2">
          <w:t>pace) to a codomain (the output space).</w:t>
        </w:r>
      </w:ins>
      <w:ins w:id="2313" w:author="Arthur Parmentier" w:date="2020-06-11T14:57:00Z">
        <w:r w:rsidR="00B10DC2">
          <w:t xml:space="preserve"> In the case of SP, I would like to </w:t>
        </w:r>
      </w:ins>
      <w:ins w:id="2314" w:author="Arthur Parmentier" w:date="2020-06-11T14:58:00Z">
        <w:r w:rsidR="00B10DC2">
          <w:t xml:space="preserve">identify </w:t>
        </w:r>
      </w:ins>
      <w:ins w:id="2315" w:author="Arthur Parmentier" w:date="2020-06-11T16:27:00Z">
        <w:r w:rsidR="00C72A11">
          <w:t xml:space="preserve">several conceptual spaces from which it constructed its </w:t>
        </w:r>
      </w:ins>
      <w:ins w:id="2316" w:author="Arthur Parmentier" w:date="2020-06-11T16:28:00Z">
        <w:r w:rsidR="00C72A11">
          <w:t>own concepts (several input spaces) and identify several output spaces</w:t>
        </w:r>
      </w:ins>
      <w:ins w:id="2317" w:author="Arthur Parmentier" w:date="2020-06-11T16:29:00Z">
        <w:r w:rsidR="00C72A11">
          <w:t xml:space="preserve"> that may be signs with the body but also imaginary spaces around it that are significant in SP.</w:t>
        </w:r>
      </w:ins>
    </w:p>
    <w:p w:rsidR="007A0A7C" w:rsidRDefault="007A0A7C" w:rsidP="007A0A7C">
      <w:pPr>
        <w:keepNext/>
        <w:rPr>
          <w:ins w:id="2318" w:author="Arthur Parmentier" w:date="2020-06-12T13:37:00Z"/>
        </w:rPr>
        <w:pPrChange w:id="2319" w:author="Arthur Parmentier" w:date="2020-06-12T13:37:00Z">
          <w:pPr/>
        </w:pPrChange>
      </w:pPr>
      <w:ins w:id="2320" w:author="Arthur Parmentier" w:date="2020-06-12T13:32:00Z">
        <w:r>
          <w:rPr>
            <w:noProof/>
          </w:rPr>
          <w:lastRenderedPageBreak/>
          <w:drawing>
            <wp:inline distT="0" distB="0" distL="0" distR="0">
              <wp:extent cx="6188439" cy="6513830"/>
              <wp:effectExtent l="0" t="0" r="3175"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cepts transformation(4).png"/>
                      <pic:cNvPicPr/>
                    </pic:nvPicPr>
                    <pic:blipFill>
                      <a:blip r:embed="rId9">
                        <a:extLst>
                          <a:ext uri="{28A0092B-C50C-407E-A947-70E740481C1C}">
                            <a14:useLocalDpi xmlns:a14="http://schemas.microsoft.com/office/drawing/2010/main" val="0"/>
                          </a:ext>
                        </a:extLst>
                      </a:blip>
                      <a:stretch>
                        <a:fillRect/>
                      </a:stretch>
                    </pic:blipFill>
                    <pic:spPr>
                      <a:xfrm>
                        <a:off x="0" y="0"/>
                        <a:ext cx="6188439" cy="6513830"/>
                      </a:xfrm>
                      <a:prstGeom prst="rect">
                        <a:avLst/>
                      </a:prstGeom>
                    </pic:spPr>
                  </pic:pic>
                </a:graphicData>
              </a:graphic>
            </wp:inline>
          </w:drawing>
        </w:r>
      </w:ins>
    </w:p>
    <w:p w:rsidR="007A0A7C" w:rsidRPr="00CB061F" w:rsidRDefault="007A0A7C" w:rsidP="007A0A7C">
      <w:pPr>
        <w:pStyle w:val="Lgende"/>
        <w:rPr>
          <w:ins w:id="2321" w:author="Arthur Parmentier" w:date="2020-05-14T13:32:00Z"/>
          <w:rPrChange w:id="2322" w:author="Arthur Parmentier" w:date="2020-06-11T14:01:00Z">
            <w:rPr>
              <w:ins w:id="2323" w:author="Arthur Parmentier" w:date="2020-05-14T13:32:00Z"/>
            </w:rPr>
          </w:rPrChange>
        </w:rPr>
        <w:pPrChange w:id="2324" w:author="Arthur Parmentier" w:date="2020-06-12T13:37:00Z">
          <w:pPr>
            <w:pStyle w:val="Titre2"/>
            <w:numPr>
              <w:numId w:val="22"/>
            </w:numPr>
          </w:pPr>
        </w:pPrChange>
      </w:pPr>
      <w:ins w:id="2325" w:author="Arthur Parmentier" w:date="2020-06-12T13:37:00Z">
        <w:r>
          <w:t xml:space="preserve">Figure </w:t>
        </w:r>
        <w:r>
          <w:fldChar w:fldCharType="begin"/>
        </w:r>
        <w:r>
          <w:instrText xml:space="preserve"> SEQ Figure \* ARABIC </w:instrText>
        </w:r>
      </w:ins>
      <w:r>
        <w:fldChar w:fldCharType="separate"/>
      </w:r>
      <w:ins w:id="2326" w:author="Arthur Parmentier" w:date="2020-06-12T13:37:00Z">
        <w:r>
          <w:rPr>
            <w:noProof/>
          </w:rPr>
          <w:t>1</w:t>
        </w:r>
        <w:r>
          <w:fldChar w:fldCharType="end"/>
        </w:r>
        <w:r>
          <w:t xml:space="preserve"> SP as a transformation scheme (a mapping) from several conceptual spaces to different gestures types</w:t>
        </w:r>
      </w:ins>
    </w:p>
    <w:p w:rsidR="00D621DF" w:rsidRPr="007C437A" w:rsidRDefault="00D621DF">
      <w:pPr>
        <w:pStyle w:val="Titre4"/>
        <w:rPr>
          <w:ins w:id="2327" w:author="Arthur Parmentier" w:date="2020-05-14T13:32:00Z"/>
        </w:rPr>
        <w:pPrChange w:id="2328" w:author="Arthur Parmentier" w:date="2020-06-10T16:26:00Z">
          <w:pPr>
            <w:pStyle w:val="Titre3"/>
          </w:pPr>
        </w:pPrChange>
      </w:pPr>
      <w:ins w:id="2329" w:author="Arthur Parmentier" w:date="2020-05-14T13:32:00Z">
        <w:r w:rsidRPr="007C437A">
          <w:t>Input space</w:t>
        </w:r>
      </w:ins>
      <w:ins w:id="2330" w:author="Arthur Parmentier" w:date="2020-06-11T16:29:00Z">
        <w:r w:rsidR="00247A69">
          <w:t>s</w:t>
        </w:r>
      </w:ins>
    </w:p>
    <w:p w:rsidR="00D621DF" w:rsidRPr="007C437A" w:rsidRDefault="00D621DF">
      <w:pPr>
        <w:rPr>
          <w:ins w:id="2331" w:author="Arthur Parmentier" w:date="2020-05-14T13:32:00Z"/>
        </w:rPr>
      </w:pPr>
      <w:ins w:id="2332" w:author="Arthur Parmentier" w:date="2020-05-14T13:32:00Z">
        <w:r w:rsidRPr="007C437A">
          <w:t xml:space="preserve">We can identify several repertoires (sources) of concepts </w:t>
        </w:r>
      </w:ins>
      <w:ins w:id="2333" w:author="Arthur Parmentier" w:date="2020-06-11T16:30:00Z">
        <w:r w:rsidR="008B4FF2">
          <w:t>as different input spaces</w:t>
        </w:r>
      </w:ins>
      <w:ins w:id="2334" w:author="Arthur Parmentier" w:date="2020-05-14T13:32:00Z">
        <w:r w:rsidRPr="007C437A">
          <w:t xml:space="preserve"> of th</w:t>
        </w:r>
      </w:ins>
      <w:ins w:id="2335" w:author="Arthur Parmentier" w:date="2020-06-11T16:30:00Z">
        <w:r w:rsidR="008B4FF2">
          <w:t>e</w:t>
        </w:r>
      </w:ins>
      <w:ins w:id="2336" w:author="Arthur Parmentier" w:date="2020-05-14T13:32:00Z">
        <w:r w:rsidRPr="007C437A">
          <w:t xml:space="preserve"> </w:t>
        </w:r>
      </w:ins>
      <w:ins w:id="2337" w:author="Arthur Parmentier" w:date="2020-06-11T16:30:00Z">
        <w:r w:rsidR="008B4FF2">
          <w:t>mapping</w:t>
        </w:r>
      </w:ins>
      <w:ins w:id="2338" w:author="Arthur Parmentier" w:date="2020-05-14T13:32:00Z">
        <w:r w:rsidRPr="007C437A">
          <w:t xml:space="preserve"> scheme</w:t>
        </w:r>
      </w:ins>
      <w:ins w:id="2339" w:author="Arthur Parmentier" w:date="2020-06-11T16:30:00Z">
        <w:r w:rsidR="008B4FF2">
          <w:t xml:space="preserve"> of SP.</w:t>
        </w:r>
      </w:ins>
    </w:p>
    <w:p w:rsidR="00D621DF" w:rsidRPr="007C437A" w:rsidRDefault="00D621DF">
      <w:pPr>
        <w:pStyle w:val="Titre5"/>
        <w:rPr>
          <w:ins w:id="2340" w:author="Arthur Parmentier" w:date="2020-05-14T13:32:00Z"/>
        </w:rPr>
        <w:pPrChange w:id="2341" w:author="Arthur Parmentier" w:date="2020-06-10T16:26:00Z">
          <w:pPr>
            <w:pStyle w:val="Titre4"/>
          </w:pPr>
        </w:pPrChange>
      </w:pPr>
      <w:ins w:id="2342" w:author="Arthur Parmentier" w:date="2020-05-14T13:32:00Z">
        <w:r w:rsidRPr="007C437A">
          <w:t>Concepts from artistic disciplines</w:t>
        </w:r>
      </w:ins>
    </w:p>
    <w:p w:rsidR="00B10DC2" w:rsidRDefault="00B10DC2">
      <w:pPr>
        <w:rPr>
          <w:ins w:id="2343" w:author="Arthur Parmentier" w:date="2020-06-11T15:01:00Z"/>
        </w:rPr>
      </w:pPr>
      <w:ins w:id="2344" w:author="Arthur Parmentier" w:date="2020-06-11T15:00:00Z">
        <w:r>
          <w:t xml:space="preserve">The first input space that I would like to consider is the space of concepts from existing artistic disciplines. </w:t>
        </w:r>
      </w:ins>
      <w:ins w:id="2345" w:author="Arthur Parmentier" w:date="2020-06-11T15:01:00Z">
        <w:r>
          <w:t xml:space="preserve">As Thompson </w:t>
        </w:r>
      </w:ins>
      <w:ins w:id="2346" w:author="Arthur Parmentier" w:date="2020-06-11T15:03:00Z">
        <w:r w:rsidR="008677BF">
          <w:t>says,</w:t>
        </w:r>
        <w:r>
          <w:t xml:space="preserve"> “I created many of the gestures from concepts found in theatre, music, dancing, visual arts</w:t>
        </w:r>
        <w:r w:rsidR="008677BF">
          <w:t xml:space="preserve"> […].”</w:t>
        </w:r>
      </w:ins>
    </w:p>
    <w:p w:rsidR="00237DE8" w:rsidRPr="007C437A" w:rsidRDefault="008677BF">
      <w:pPr>
        <w:rPr>
          <w:ins w:id="2347" w:author="Arthur Parmentier" w:date="2020-05-14T13:32:00Z"/>
        </w:rPr>
      </w:pPr>
      <w:ins w:id="2348" w:author="Arthur Parmentier" w:date="2020-06-11T15:12:00Z">
        <w:r>
          <w:lastRenderedPageBreak/>
          <w:t xml:space="preserve">We </w:t>
        </w:r>
      </w:ins>
      <w:ins w:id="2349" w:author="Arthur Parmentier" w:date="2020-06-11T16:22:00Z">
        <w:r w:rsidR="00D23CF7">
          <w:t>usually</w:t>
        </w:r>
      </w:ins>
      <w:ins w:id="2350" w:author="Arthur Parmentier" w:date="2020-06-11T15:14:00Z">
        <w:r>
          <w:t xml:space="preserve"> identify the origins of the concepts from </w:t>
        </w:r>
      </w:ins>
      <w:ins w:id="2351" w:author="Arthur Parmentier" w:date="2020-06-11T15:15:00Z">
        <w:r w:rsidR="00AF02AC">
          <w:t>their names: “Long Tone” (</w:t>
        </w:r>
      </w:ins>
      <w:ins w:id="2352" w:author="Arthur Parmentier" w:date="2020-06-11T15:16:00Z">
        <w:r w:rsidR="00AF02AC">
          <w:t xml:space="preserve">from music, although “tone” itself could </w:t>
        </w:r>
      </w:ins>
      <w:ins w:id="2353" w:author="Arthur Parmentier" w:date="2020-06-11T15:17:00Z">
        <w:r w:rsidR="00AF02AC">
          <w:t xml:space="preserve">also </w:t>
        </w:r>
      </w:ins>
      <w:ins w:id="2354" w:author="Arthur Parmentier" w:date="2020-06-11T15:16:00Z">
        <w:r w:rsidR="00AF02AC">
          <w:t xml:space="preserve">refer to </w:t>
        </w:r>
      </w:ins>
      <w:ins w:id="2355" w:author="Arthur Parmentier" w:date="2020-06-11T15:17:00Z">
        <w:r w:rsidR="00AF02AC">
          <w:t>visual arts)</w:t>
        </w:r>
      </w:ins>
      <w:ins w:id="2356" w:author="Arthur Parmentier" w:date="2020-06-11T15:22:00Z">
        <w:r w:rsidR="000A6D71">
          <w:t>, “Brush Work” (visual arts – painting)</w:t>
        </w:r>
      </w:ins>
      <w:ins w:id="2357" w:author="Arthur Parmentier" w:date="2020-06-11T15:23:00Z">
        <w:r w:rsidR="000A6D71">
          <w:t>, “Tempo” (</w:t>
        </w:r>
      </w:ins>
      <w:ins w:id="2358" w:author="Arthur Parmentier" w:date="2020-06-11T16:10:00Z">
        <w:r w:rsidR="00157755">
          <w:t xml:space="preserve">music), “Volume” (music), </w:t>
        </w:r>
      </w:ins>
      <w:ins w:id="2359" w:author="Arthur Parmentier" w:date="2020-06-11T16:18:00Z">
        <w:r w:rsidR="00D23CF7">
          <w:t xml:space="preserve">“Snapshot” (visual arts </w:t>
        </w:r>
      </w:ins>
      <w:ins w:id="2360" w:author="Arthur Parmentier" w:date="2020-06-11T16:19:00Z">
        <w:r w:rsidR="00D23CF7">
          <w:t>–</w:t>
        </w:r>
      </w:ins>
      <w:ins w:id="2361" w:author="Arthur Parmentier" w:date="2020-06-11T16:18:00Z">
        <w:r w:rsidR="00D23CF7">
          <w:t xml:space="preserve"> photograph</w:t>
        </w:r>
      </w:ins>
      <w:ins w:id="2362" w:author="Arthur Parmentier" w:date="2020-06-11T16:19:00Z">
        <w:r w:rsidR="00D23CF7">
          <w:t>y)</w:t>
        </w:r>
      </w:ins>
      <w:ins w:id="2363" w:author="Arthur Parmentier" w:date="2020-06-11T16:20:00Z">
        <w:r w:rsidR="00D23CF7">
          <w:t>, “Hit” (dance, music), etc.</w:t>
        </w:r>
      </w:ins>
    </w:p>
    <w:p w:rsidR="00D621DF" w:rsidRDefault="00DA2FE3">
      <w:pPr>
        <w:pStyle w:val="Titre5"/>
        <w:rPr>
          <w:ins w:id="2364" w:author="Arthur Parmentier" w:date="2020-06-11T16:34:00Z"/>
        </w:rPr>
      </w:pPr>
      <w:ins w:id="2365" w:author="Arthur Parmentier" w:date="2020-06-12T09:55:00Z">
        <w:r>
          <w:t>C</w:t>
        </w:r>
      </w:ins>
      <w:ins w:id="2366" w:author="Arthur Parmentier" w:date="2020-06-11T17:21:00Z">
        <w:r w:rsidR="000905F4">
          <w:t>ultural</w:t>
        </w:r>
      </w:ins>
      <w:ins w:id="2367" w:author="Arthur Parmentier" w:date="2020-05-14T13:32:00Z">
        <w:r w:rsidR="00D621DF" w:rsidRPr="007C437A">
          <w:t xml:space="preserve"> representations of </w:t>
        </w:r>
      </w:ins>
      <w:ins w:id="2368" w:author="Arthur Parmentier" w:date="2020-06-12T09:55:00Z">
        <w:r w:rsidR="003557DF">
          <w:t>pitch</w:t>
        </w:r>
      </w:ins>
    </w:p>
    <w:p w:rsidR="00607932" w:rsidRDefault="00607932">
      <w:pPr>
        <w:rPr>
          <w:ins w:id="2369" w:author="Arthur Parmentier" w:date="2020-06-12T10:32:00Z"/>
        </w:rPr>
      </w:pPr>
      <w:ins w:id="2370" w:author="Arthur Parmentier" w:date="2020-06-11T16:34:00Z">
        <w:r>
          <w:t>However, SP also has several gestures that are born from cultural representations proper to Western context</w:t>
        </w:r>
      </w:ins>
      <w:ins w:id="2371" w:author="Arthur Parmentier" w:date="2020-06-11T16:35:00Z">
        <w:r>
          <w:t>, such as the concept of height for describing a sound (e.g. high and low).</w:t>
        </w:r>
      </w:ins>
    </w:p>
    <w:p w:rsidR="00800B24" w:rsidRDefault="00800B24" w:rsidP="00607932">
      <w:pPr>
        <w:rPr>
          <w:ins w:id="2372" w:author="Arthur Parmentier" w:date="2020-06-12T10:38:00Z"/>
        </w:rPr>
      </w:pPr>
      <w:ins w:id="2373" w:author="Arthur Parmentier" w:date="2020-06-12T10:36:00Z">
        <w:r>
          <w:t xml:space="preserve"> </w:t>
        </w:r>
      </w:ins>
      <w:ins w:id="2374" w:author="Arthur Parmentier" w:date="2020-05-14T13:32:00Z">
        <w:r w:rsidR="00D621DF" w:rsidRPr="007C437A">
          <w:t>Even though the concepts of volume, tempo or pitch may be universal, their mapping onto a low/high axis i</w:t>
        </w:r>
      </w:ins>
      <w:ins w:id="2375" w:author="Arthur Parmentier" w:date="2020-06-11T17:01:00Z">
        <w:r w:rsidR="00B14882">
          <w:t xml:space="preserve">s part of the </w:t>
        </w:r>
        <w:r w:rsidR="00B14882">
          <w:rPr>
            <w:i/>
            <w:iCs/>
          </w:rPr>
          <w:t>meta</w:t>
        </w:r>
      </w:ins>
      <w:ins w:id="2376" w:author="Arthur Parmentier" w:date="2020-06-11T17:02:00Z">
        <w:r w:rsidR="00B14882">
          <w:rPr>
            <w:i/>
            <w:iCs/>
          </w:rPr>
          <w:t>geometry</w:t>
        </w:r>
      </w:ins>
      <w:ins w:id="2377" w:author="Arthur Parmentier" w:date="2020-06-11T17:43:00Z">
        <w:r w:rsidR="006A5B8C">
          <w:rPr>
            <w:i/>
            <w:iCs/>
          </w:rPr>
          <w:t>,</w:t>
        </w:r>
      </w:ins>
      <w:ins w:id="2378" w:author="Arthur Parmentier" w:date="2020-05-14T13:32:00Z">
        <w:r w:rsidR="00D621DF" w:rsidRPr="007C437A">
          <w:t xml:space="preserve"> </w:t>
        </w:r>
      </w:ins>
      <w:ins w:id="2379" w:author="Arthur Parmentier" w:date="2020-06-11T17:43:00Z">
        <w:r w:rsidR="000725F4">
          <w:t>(</w:t>
        </w:r>
        <w:r w:rsidR="006A5B8C">
          <w:t xml:space="preserve">i.e. the rationalization of the spatial condition of </w:t>
        </w:r>
        <w:r w:rsidR="000725F4">
          <w:t>knowledge)</w:t>
        </w:r>
        <w:r w:rsidR="006A5B8C">
          <w:t xml:space="preserve"> of</w:t>
        </w:r>
      </w:ins>
      <w:ins w:id="2380" w:author="Arthur Parmentier" w:date="2020-05-14T13:32:00Z">
        <w:r w:rsidR="00D621DF" w:rsidRPr="007C437A">
          <w:t xml:space="preserve"> modern societies</w:t>
        </w:r>
      </w:ins>
      <w:ins w:id="2381" w:author="Arthur Parmentier" w:date="2020-06-11T17:02:00Z">
        <w:r w:rsidR="004B2498">
          <w:t xml:space="preserve">, that use space and time (we already saw the example of cheironomy) to </w:t>
        </w:r>
      </w:ins>
      <w:ins w:id="2382" w:author="Arthur Parmentier" w:date="2020-06-11T17:03:00Z">
        <w:r w:rsidR="004B2498">
          <w:t>represent relations in music.</w:t>
        </w:r>
      </w:ins>
      <w:ins w:id="2383" w:author="Arthur Parmentier" w:date="2020-06-11T16:51:00Z">
        <w:r w:rsidR="00A519B8">
          <w:t xml:space="preserve"> </w:t>
        </w:r>
      </w:ins>
      <w:ins w:id="2384" w:author="Arthur Parmentier" w:date="2020-06-11T17:04:00Z">
        <w:r w:rsidR="004B2498">
          <w:t xml:space="preserve">In fact, the </w:t>
        </w:r>
      </w:ins>
      <w:ins w:id="2385" w:author="Arthur Parmentier" w:date="2020-06-11T17:05:00Z">
        <w:r w:rsidR="004B2498">
          <w:t xml:space="preserve">music intelligibility </w:t>
        </w:r>
      </w:ins>
      <w:ins w:id="2386" w:author="Arthur Parmentier" w:date="2020-06-11T17:06:00Z">
        <w:r w:rsidR="004B2498">
          <w:t xml:space="preserve">of qualities such as </w:t>
        </w:r>
      </w:ins>
      <w:ins w:id="2387" w:author="Arthur Parmentier" w:date="2020-06-11T17:07:00Z">
        <w:r w:rsidR="004B2498">
          <w:t xml:space="preserve">the frequency of sound </w:t>
        </w:r>
      </w:ins>
      <w:ins w:id="2388" w:author="Arthur Parmentier" w:date="2020-06-11T17:06:00Z">
        <w:r w:rsidR="004B2498">
          <w:t>through</w:t>
        </w:r>
      </w:ins>
      <w:ins w:id="2389" w:author="Arthur Parmentier" w:date="2020-06-11T17:05:00Z">
        <w:r w:rsidR="004B2498">
          <w:t xml:space="preserve"> representations in space </w:t>
        </w:r>
      </w:ins>
      <w:ins w:id="2390" w:author="Arthur Parmentier" w:date="2020-06-11T17:06:00Z">
        <w:r w:rsidR="004B2498">
          <w:t>is</w:t>
        </w:r>
      </w:ins>
      <w:ins w:id="2391" w:author="Arthur Parmentier" w:date="2020-06-11T17:05:00Z">
        <w:r w:rsidR="004B2498">
          <w:t xml:space="preserve"> common to many musical civilizations</w:t>
        </w:r>
      </w:ins>
      <w:ins w:id="2392" w:author="Arthur Parmentier" w:date="2020-06-11T17:06:00Z">
        <w:r w:rsidR="004B2498">
          <w:t xml:space="preserve"> but</w:t>
        </w:r>
      </w:ins>
      <w:ins w:id="2393" w:author="Arthur Parmentier" w:date="2020-06-11T17:05:00Z">
        <w:r w:rsidR="004B2498">
          <w:t xml:space="preserve"> </w:t>
        </w:r>
      </w:ins>
      <w:ins w:id="2394" w:author="Arthur Parmentier" w:date="2020-06-11T17:07:00Z">
        <w:r w:rsidR="004B2498">
          <w:t xml:space="preserve">the choice </w:t>
        </w:r>
      </w:ins>
      <w:ins w:id="2395" w:author="Arthur Parmentier" w:date="2020-06-11T17:08:00Z">
        <w:r w:rsidR="004B2498">
          <w:t>of particular orientations in space is arbitrary and varies with cultures and history</w:t>
        </w:r>
      </w:ins>
      <w:ins w:id="2396" w:author="Arthur Parmentier" w:date="2020-06-12T10:38:00Z">
        <w:r>
          <w:t>:</w:t>
        </w:r>
      </w:ins>
    </w:p>
    <w:p w:rsidR="00237DE8" w:rsidRDefault="00800B24" w:rsidP="00607932">
      <w:pPr>
        <w:rPr>
          <w:ins w:id="2397" w:author="Arthur Parmentier" w:date="2020-06-12T10:42:00Z"/>
          <w:lang w:val="fr-FR"/>
        </w:rPr>
      </w:pPr>
      <w:ins w:id="2398" w:author="Arthur Parmentier" w:date="2020-06-12T10:38:00Z">
        <w:r w:rsidRPr="00800B24">
          <w:rPr>
            <w:lang w:val="fr-FR"/>
            <w:rPrChange w:id="2399" w:author="Arthur Parmentier" w:date="2020-06-12T10:39:00Z">
              <w:rPr/>
            </w:rPrChange>
          </w:rPr>
          <w:t>“</w:t>
        </w:r>
      </w:ins>
      <w:ins w:id="2400" w:author="Arthur Parmentier" w:date="2020-06-12T10:39:00Z">
        <w:r w:rsidRPr="00800B24">
          <w:rPr>
            <w:lang w:val="fr-FR"/>
            <w:rPrChange w:id="2401" w:author="Arthur Parmentier" w:date="2020-06-12T10:39:00Z">
              <w:rPr/>
            </w:rPrChange>
          </w:rPr>
          <w:t xml:space="preserve"> </w:t>
        </w:r>
        <w:r w:rsidRPr="00800B24">
          <w:rPr>
            <w:lang w:val="fr-FR"/>
          </w:rPr>
          <w:t xml:space="preserve">Ni arbitraire, ni naturellement </w:t>
        </w:r>
        <w:r w:rsidRPr="00800B24">
          <w:rPr>
            <w:lang w:val="fr-FR"/>
          </w:rPr>
          <w:t>perçue</w:t>
        </w:r>
        <w:r w:rsidRPr="00800B24">
          <w:rPr>
            <w:lang w:val="fr-FR"/>
          </w:rPr>
          <w:t xml:space="preserve">, la </w:t>
        </w:r>
        <w:r w:rsidRPr="00800B24">
          <w:rPr>
            <w:i/>
            <w:iCs/>
            <w:lang w:val="fr-FR"/>
            <w:rPrChange w:id="2402" w:author="Arthur Parmentier" w:date="2020-06-12T10:40:00Z">
              <w:rPr>
                <w:lang w:val="fr-FR"/>
              </w:rPr>
            </w:rPrChange>
          </w:rPr>
          <w:t xml:space="preserve">hauteur </w:t>
        </w:r>
      </w:ins>
      <w:ins w:id="2403" w:author="Arthur Parmentier" w:date="2020-06-12T10:40:00Z">
        <w:r>
          <w:rPr>
            <w:lang w:val="fr-FR"/>
          </w:rPr>
          <w:t xml:space="preserve">du son est – l’histoire du concept </w:t>
        </w:r>
      </w:ins>
      <w:ins w:id="2404" w:author="Arthur Parmentier" w:date="2020-06-12T10:39:00Z">
        <w:r w:rsidRPr="00800B24">
          <w:rPr>
            <w:lang w:val="fr-FR"/>
          </w:rPr>
          <w:t xml:space="preserve">le montre - le </w:t>
        </w:r>
        <w:r w:rsidRPr="00800B24">
          <w:rPr>
            <w:lang w:val="fr-FR"/>
          </w:rPr>
          <w:t>résultat</w:t>
        </w:r>
        <w:r w:rsidRPr="00800B24">
          <w:rPr>
            <w:lang w:val="fr-FR"/>
          </w:rPr>
          <w:t xml:space="preserve"> d'une construction rationnelle,</w:t>
        </w:r>
      </w:ins>
      <w:ins w:id="2405" w:author="Arthur Parmentier" w:date="2020-06-12T10:40:00Z">
        <w:r>
          <w:rPr>
            <w:lang w:val="fr-FR"/>
          </w:rPr>
          <w:t xml:space="preserve"> à parti d’une perception</w:t>
        </w:r>
      </w:ins>
      <w:ins w:id="2406" w:author="Arthur Parmentier" w:date="2020-06-12T10:39:00Z">
        <w:r w:rsidRPr="00800B24">
          <w:rPr>
            <w:lang w:val="fr-FR"/>
          </w:rPr>
          <w:t xml:space="preserve"> primitive </w:t>
        </w:r>
        <w:r w:rsidRPr="00800B24">
          <w:rPr>
            <w:lang w:val="fr-FR"/>
          </w:rPr>
          <w:t>préférentielle</w:t>
        </w:r>
        <w:r w:rsidRPr="00800B24">
          <w:rPr>
            <w:lang w:val="fr-FR"/>
          </w:rPr>
          <w:t xml:space="preserve"> sans spatialit</w:t>
        </w:r>
        <w:r>
          <w:rPr>
            <w:lang w:val="fr-FR"/>
          </w:rPr>
          <w:t>é</w:t>
        </w:r>
        <w:r w:rsidRPr="00800B24">
          <w:rPr>
            <w:lang w:val="fr-FR"/>
          </w:rPr>
          <w:t>, la qualit</w:t>
        </w:r>
        <w:r>
          <w:rPr>
            <w:lang w:val="fr-FR"/>
          </w:rPr>
          <w:t>é</w:t>
        </w:r>
        <w:r w:rsidRPr="00800B24">
          <w:rPr>
            <w:lang w:val="fr-FR"/>
          </w:rPr>
          <w:t xml:space="preserve"> </w:t>
        </w:r>
      </w:ins>
      <w:ins w:id="2407" w:author="Arthur Parmentier" w:date="2020-06-12T10:41:00Z">
        <w:r>
          <w:rPr>
            <w:lang w:val="fr-FR"/>
          </w:rPr>
          <w:t xml:space="preserve">grave-aigu, sur laquelle elle est </w:t>
        </w:r>
      </w:ins>
      <w:ins w:id="2408" w:author="Arthur Parmentier" w:date="2020-06-12T10:39:00Z">
        <w:r w:rsidRPr="00800B24">
          <w:rPr>
            <w:lang w:val="fr-FR"/>
          </w:rPr>
          <w:t>superposée</w:t>
        </w:r>
        <w:r w:rsidRPr="00800B24">
          <w:rPr>
            <w:lang w:val="fr-FR"/>
          </w:rPr>
          <w:t xml:space="preserve">, et que, </w:t>
        </w:r>
        <w:r w:rsidRPr="00800B24">
          <w:rPr>
            <w:lang w:val="fr-FR"/>
          </w:rPr>
          <w:t>grâce</w:t>
        </w:r>
        <w:r w:rsidRPr="00800B24">
          <w:rPr>
            <w:lang w:val="fr-FR"/>
          </w:rPr>
          <w:t xml:space="preserve"> </w:t>
        </w:r>
        <w:r w:rsidRPr="00800B24">
          <w:rPr>
            <w:lang w:val="fr-FR"/>
          </w:rPr>
          <w:t>à</w:t>
        </w:r>
        <w:r w:rsidRPr="00800B24">
          <w:rPr>
            <w:lang w:val="fr-FR"/>
          </w:rPr>
          <w:t xml:space="preserve"> l'</w:t>
        </w:r>
        <w:r w:rsidRPr="00800B24">
          <w:rPr>
            <w:lang w:val="fr-FR"/>
          </w:rPr>
          <w:t>éducation</w:t>
        </w:r>
        <w:r w:rsidRPr="00800B24">
          <w:rPr>
            <w:lang w:val="fr-FR"/>
          </w:rPr>
          <w:t xml:space="preserve">, elle transforme </w:t>
        </w:r>
      </w:ins>
      <w:ins w:id="2409" w:author="Arthur Parmentier" w:date="2020-06-12T10:41:00Z">
        <w:r>
          <w:rPr>
            <w:lang w:val="fr-FR"/>
          </w:rPr>
          <w:t xml:space="preserve">en </w:t>
        </w:r>
        <w:r>
          <w:rPr>
            <w:i/>
            <w:iCs/>
            <w:lang w:val="fr-FR"/>
          </w:rPr>
          <w:t xml:space="preserve">perception conceptuelle. </w:t>
        </w:r>
      </w:ins>
      <w:ins w:id="2410" w:author="Arthur Parmentier" w:date="2020-06-12T10:39:00Z">
        <w:r w:rsidRPr="00800B24">
          <w:rPr>
            <w:lang w:val="fr-FR"/>
          </w:rPr>
          <w:t xml:space="preserve">Cette construction </w:t>
        </w:r>
        <w:r w:rsidRPr="00800B24">
          <w:rPr>
            <w:lang w:val="fr-FR"/>
          </w:rPr>
          <w:t>rationnelle</w:t>
        </w:r>
        <w:r w:rsidRPr="00800B24">
          <w:rPr>
            <w:lang w:val="fr-FR"/>
          </w:rPr>
          <w:t xml:space="preserve">, bien que </w:t>
        </w:r>
      </w:ins>
      <w:ins w:id="2411" w:author="Arthur Parmentier" w:date="2020-06-12T10:40:00Z">
        <w:r w:rsidRPr="00800B24">
          <w:rPr>
            <w:lang w:val="fr-FR"/>
          </w:rPr>
          <w:t>très</w:t>
        </w:r>
      </w:ins>
      <w:ins w:id="2412" w:author="Arthur Parmentier" w:date="2020-06-12T10:39:00Z">
        <w:r w:rsidRPr="00800B24">
          <w:rPr>
            <w:lang w:val="fr-FR"/>
          </w:rPr>
          <w:t xml:space="preserve"> </w:t>
        </w:r>
      </w:ins>
      <w:ins w:id="2413" w:author="Arthur Parmentier" w:date="2020-06-12T10:40:00Z">
        <w:r w:rsidRPr="00800B24">
          <w:rPr>
            <w:lang w:val="fr-FR"/>
          </w:rPr>
          <w:t>répandue</w:t>
        </w:r>
      </w:ins>
      <w:ins w:id="2414" w:author="Arthur Parmentier" w:date="2020-06-12T10:39:00Z">
        <w:r w:rsidRPr="00800B24">
          <w:rPr>
            <w:lang w:val="fr-FR"/>
          </w:rPr>
          <w:t>,</w:t>
        </w:r>
      </w:ins>
      <w:ins w:id="2415" w:author="Arthur Parmentier" w:date="2020-06-12T10:40:00Z">
        <w:r>
          <w:rPr>
            <w:lang w:val="fr-FR"/>
          </w:rPr>
          <w:t xml:space="preserve"> n’est ni générale, ni, sans d</w:t>
        </w:r>
      </w:ins>
      <w:ins w:id="2416" w:author="Arthur Parmentier" w:date="2020-06-12T10:39:00Z">
        <w:r w:rsidRPr="00800B24">
          <w:rPr>
            <w:lang w:val="fr-FR"/>
          </w:rPr>
          <w:t xml:space="preserve">oute, </w:t>
        </w:r>
      </w:ins>
      <w:ins w:id="2417" w:author="Arthur Parmentier" w:date="2020-06-12T10:40:00Z">
        <w:r w:rsidRPr="00800B24">
          <w:rPr>
            <w:lang w:val="fr-FR"/>
          </w:rPr>
          <w:t>définitive</w:t>
        </w:r>
      </w:ins>
      <w:ins w:id="2418" w:author="Arthur Parmentier" w:date="2020-06-12T10:41:00Z">
        <w:r>
          <w:rPr>
            <w:lang w:val="fr-FR"/>
          </w:rPr>
          <w:t>.</w:t>
        </w:r>
      </w:ins>
      <w:ins w:id="2419" w:author="Arthur Parmentier" w:date="2020-06-12T10:38:00Z">
        <w:r w:rsidRPr="00800B24">
          <w:rPr>
            <w:lang w:val="fr-FR"/>
            <w:rPrChange w:id="2420" w:author="Arthur Parmentier" w:date="2020-06-12T10:39:00Z">
              <w:rPr/>
            </w:rPrChange>
          </w:rPr>
          <w:t>”</w:t>
        </w:r>
      </w:ins>
      <w:ins w:id="2421" w:author="Arthur Parmentier" w:date="2020-06-11T17:09:00Z">
        <w:r w:rsidR="004B2498" w:rsidRPr="00800B24">
          <w:rPr>
            <w:lang w:val="fr-FR"/>
            <w:rPrChange w:id="2422" w:author="Arthur Parmentier" w:date="2020-06-12T10:39:00Z">
              <w:rPr/>
            </w:rPrChange>
          </w:rPr>
          <w:t xml:space="preserve"> </w:t>
        </w:r>
      </w:ins>
      <w:customXmlInsRangeStart w:id="2423" w:author="Arthur Parmentier" w:date="2020-06-11T17:09:00Z"/>
      <w:sdt>
        <w:sdtPr>
          <w:id w:val="111327964"/>
          <w:citation/>
        </w:sdtPr>
        <w:sdtContent>
          <w:customXmlInsRangeEnd w:id="2423"/>
          <w:ins w:id="2424" w:author="Arthur Parmentier" w:date="2020-06-11T17:09:00Z">
            <w:r w:rsidR="004B2498">
              <w:fldChar w:fldCharType="begin"/>
            </w:r>
            <w:r w:rsidR="004B2498" w:rsidRPr="00800B24">
              <w:rPr>
                <w:lang w:val="fr-FR"/>
                <w:rPrChange w:id="2425" w:author="Arthur Parmentier" w:date="2020-06-12T10:39:00Z">
                  <w:rPr>
                    <w:lang w:val="fr-FR"/>
                  </w:rPr>
                </w:rPrChange>
              </w:rPr>
              <w:instrText xml:space="preserve"> CITATION Mar79 \l 1036 </w:instrText>
            </w:r>
          </w:ins>
          <w:r w:rsidR="004B2498">
            <w:fldChar w:fldCharType="separate"/>
          </w:r>
          <w:ins w:id="2426" w:author="Arthur Parmentier" w:date="2020-06-11T17:09:00Z">
            <w:r w:rsidR="004B2498" w:rsidRPr="00800B24">
              <w:rPr>
                <w:noProof/>
                <w:lang w:val="fr-FR"/>
                <w:rPrChange w:id="2427" w:author="Arthur Parmentier" w:date="2020-06-12T10:39:00Z">
                  <w:rPr/>
                </w:rPrChange>
              </w:rPr>
              <w:t>(Duchez, 1979)</w:t>
            </w:r>
            <w:r w:rsidR="004B2498">
              <w:fldChar w:fldCharType="end"/>
            </w:r>
          </w:ins>
          <w:customXmlInsRangeStart w:id="2428" w:author="Arthur Parmentier" w:date="2020-06-11T17:09:00Z"/>
        </w:sdtContent>
      </w:sdt>
      <w:customXmlInsRangeEnd w:id="2428"/>
      <w:ins w:id="2429" w:author="Arthur Parmentier" w:date="2020-06-11T17:09:00Z">
        <w:r w:rsidR="004B2498" w:rsidRPr="00800B24">
          <w:rPr>
            <w:lang w:val="fr-FR"/>
            <w:rPrChange w:id="2430" w:author="Arthur Parmentier" w:date="2020-06-12T10:39:00Z">
              <w:rPr/>
            </w:rPrChange>
          </w:rPr>
          <w:t>.</w:t>
        </w:r>
      </w:ins>
    </w:p>
    <w:p w:rsidR="00316C9E" w:rsidRDefault="00316C9E" w:rsidP="00607932">
      <w:pPr>
        <w:rPr>
          <w:ins w:id="2431" w:author="Arthur Parmentier" w:date="2020-06-12T10:50:00Z"/>
        </w:rPr>
      </w:pPr>
      <w:ins w:id="2432" w:author="Arthur Parmentier" w:date="2020-06-12T10:42:00Z">
        <w:r w:rsidRPr="00316C9E">
          <w:rPr>
            <w:rPrChange w:id="2433" w:author="Arthur Parmentier" w:date="2020-06-12T10:42:00Z">
              <w:rPr>
                <w:lang w:val="fr-FR"/>
              </w:rPr>
            </w:rPrChange>
          </w:rPr>
          <w:t xml:space="preserve">She argues that </w:t>
        </w:r>
      </w:ins>
      <w:ins w:id="2434" w:author="Arthur Parmentier" w:date="2020-06-12T10:43:00Z">
        <w:r>
          <w:t>already in ancient Greece, one would speak about voice with movements, about the loca</w:t>
        </w:r>
      </w:ins>
      <w:ins w:id="2435" w:author="Arthur Parmentier" w:date="2020-06-12T10:44:00Z">
        <w:r>
          <w:t>tion of a sound or intervals as a distance between sounds</w:t>
        </w:r>
      </w:ins>
      <w:ins w:id="2436" w:author="Arthur Parmentier" w:date="2020-06-12T10:45:00Z">
        <w:r>
          <w:t>: there was already a clear notion of spatiality in the descriptions of sounds. However, it is in the 9</w:t>
        </w:r>
        <w:r w:rsidRPr="00316C9E">
          <w:rPr>
            <w:vertAlign w:val="superscript"/>
            <w:rPrChange w:id="2437" w:author="Arthur Parmentier" w:date="2020-06-12T10:45:00Z">
              <w:rPr/>
            </w:rPrChange>
          </w:rPr>
          <w:t>th</w:t>
        </w:r>
        <w:r>
          <w:t xml:space="preserve"> century that the rationalization of pitch in terms of h</w:t>
        </w:r>
      </w:ins>
      <w:ins w:id="2438" w:author="Arthur Parmentier" w:date="2020-06-12T10:46:00Z">
        <w:r>
          <w:t>eight appeared with the prominence of Gregorian chant</w:t>
        </w:r>
      </w:ins>
      <w:ins w:id="2439" w:author="Arthur Parmentier" w:date="2020-06-12T10:47:00Z">
        <w:r>
          <w:t xml:space="preserve"> and </w:t>
        </w:r>
      </w:ins>
      <w:ins w:id="2440" w:author="Arthur Parmentier" w:date="2020-06-12T10:49:00Z">
        <w:r w:rsidR="00717C78">
          <w:t xml:space="preserve">later became systematic </w:t>
        </w:r>
      </w:ins>
      <w:ins w:id="2441" w:author="Arthur Parmentier" w:date="2020-06-12T10:48:00Z">
        <w:r>
          <w:t xml:space="preserve">with </w:t>
        </w:r>
      </w:ins>
      <w:ins w:id="2442" w:author="Arthur Parmentier" w:date="2020-06-12T10:47:00Z">
        <w:r>
          <w:t>the development of the notation systems</w:t>
        </w:r>
      </w:ins>
      <w:ins w:id="2443" w:author="Arthur Parmentier" w:date="2020-06-12T10:49:00Z">
        <w:r w:rsidR="00717C78">
          <w:t xml:space="preserve"> (neumes)</w:t>
        </w:r>
      </w:ins>
      <w:ins w:id="2444" w:author="Arthur Parmentier" w:date="2020-06-12T10:48:00Z">
        <w:r>
          <w:t xml:space="preserve"> </w:t>
        </w:r>
      </w:ins>
      <w:ins w:id="2445" w:author="Arthur Parmentier" w:date="2020-06-12T10:49:00Z">
        <w:r w:rsidR="00717C78">
          <w:t>and in the pedagogy after the 10</w:t>
        </w:r>
        <w:r w:rsidR="00717C78" w:rsidRPr="00717C78">
          <w:rPr>
            <w:vertAlign w:val="superscript"/>
            <w:rPrChange w:id="2446" w:author="Arthur Parmentier" w:date="2020-06-12T10:49:00Z">
              <w:rPr/>
            </w:rPrChange>
          </w:rPr>
          <w:t>th</w:t>
        </w:r>
        <w:r w:rsidR="00717C78">
          <w:t xml:space="preserve"> centur</w:t>
        </w:r>
      </w:ins>
      <w:ins w:id="2447" w:author="Arthur Parmentier" w:date="2020-06-12T10:50:00Z">
        <w:r w:rsidR="00717C78">
          <w:t>y.</w:t>
        </w:r>
      </w:ins>
    </w:p>
    <w:p w:rsidR="00516BA4" w:rsidRPr="00316C9E" w:rsidRDefault="00516BA4" w:rsidP="00607932">
      <w:pPr>
        <w:rPr>
          <w:ins w:id="2448" w:author="Arthur Parmentier" w:date="2020-06-11T17:11:00Z"/>
          <w:rPrChange w:id="2449" w:author="Arthur Parmentier" w:date="2020-06-12T10:42:00Z">
            <w:rPr>
              <w:ins w:id="2450" w:author="Arthur Parmentier" w:date="2020-06-11T17:11:00Z"/>
            </w:rPr>
          </w:rPrChange>
        </w:rPr>
      </w:pPr>
      <w:ins w:id="2451" w:author="Arthur Parmentier" w:date="2020-06-12T10:50:00Z">
        <w:r>
          <w:t>Similarly, the concept of he</w:t>
        </w:r>
      </w:ins>
      <w:ins w:id="2452" w:author="Arthur Parmentier" w:date="2020-06-12T10:51:00Z">
        <w:r>
          <w:t xml:space="preserve">ight for </w:t>
        </w:r>
      </w:ins>
      <w:ins w:id="2453" w:author="Arthur Parmentier" w:date="2020-06-12T10:52:00Z">
        <w:r>
          <w:t xml:space="preserve">representing </w:t>
        </w:r>
      </w:ins>
      <w:ins w:id="2454" w:author="Arthur Parmentier" w:date="2020-06-12T10:51:00Z">
        <w:r>
          <w:t>tempo</w:t>
        </w:r>
      </w:ins>
      <w:ins w:id="2455" w:author="Arthur Parmentier" w:date="2020-06-12T10:52:00Z">
        <w:r>
          <w:t>,</w:t>
        </w:r>
      </w:ins>
      <w:ins w:id="2456" w:author="Arthur Parmentier" w:date="2020-06-12T10:51:00Z">
        <w:r>
          <w:t xml:space="preserve"> volume</w:t>
        </w:r>
      </w:ins>
      <w:ins w:id="2457" w:author="Arthur Parmentier" w:date="2020-06-12T10:52:00Z">
        <w:r>
          <w:t xml:space="preserve"> and sound in general</w:t>
        </w:r>
      </w:ins>
      <w:ins w:id="2458" w:author="Arthur Parmentier" w:date="2020-06-12T10:51:00Z">
        <w:r>
          <w:t xml:space="preserve"> are historical constructions</w:t>
        </w:r>
      </w:ins>
      <w:ins w:id="2459" w:author="Arthur Parmentier" w:date="2020-06-12T10:52:00Z">
        <w:r>
          <w:t xml:space="preserve"> that do find universal basis (sound as a spatiality) but whose precise orientation</w:t>
        </w:r>
      </w:ins>
      <w:ins w:id="2460" w:author="Arthur Parmentier" w:date="2020-06-12T10:53:00Z">
        <w:r>
          <w:t>s</w:t>
        </w:r>
      </w:ins>
      <w:ins w:id="2461" w:author="Arthur Parmentier" w:date="2020-06-12T10:52:00Z">
        <w:r>
          <w:t xml:space="preserve"> and projection</w:t>
        </w:r>
      </w:ins>
      <w:ins w:id="2462" w:author="Arthur Parmentier" w:date="2020-06-12T10:53:00Z">
        <w:r>
          <w:t>s</w:t>
        </w:r>
      </w:ins>
      <w:ins w:id="2463" w:author="Arthur Parmentier" w:date="2020-06-12T10:52:00Z">
        <w:r>
          <w:t xml:space="preserve"> on the vertical axis </w:t>
        </w:r>
      </w:ins>
      <w:ins w:id="2464" w:author="Arthur Parmentier" w:date="2020-06-12T10:53:00Z">
        <w:r>
          <w:t>are culturally defined conventions.</w:t>
        </w:r>
      </w:ins>
    </w:p>
    <w:p w:rsidR="009F3F11" w:rsidRDefault="009F3F11" w:rsidP="009F3F11">
      <w:pPr>
        <w:pStyle w:val="Titre5"/>
        <w:rPr>
          <w:ins w:id="2465" w:author="Arthur Parmentier" w:date="2020-06-11T17:51:00Z"/>
        </w:rPr>
      </w:pPr>
      <w:ins w:id="2466" w:author="Arthur Parmentier" w:date="2020-06-11T17:51:00Z">
        <w:r>
          <w:t>Objects, body parts, actions</w:t>
        </w:r>
      </w:ins>
      <w:ins w:id="2467" w:author="Arthur Parmentier" w:date="2020-06-12T08:54:00Z">
        <w:r w:rsidR="00B270CD">
          <w:t>, society…</w:t>
        </w:r>
      </w:ins>
    </w:p>
    <w:p w:rsidR="000D2DFE" w:rsidRDefault="009F3F11" w:rsidP="009F3F11">
      <w:pPr>
        <w:rPr>
          <w:ins w:id="2468" w:author="Arthur Parmentier" w:date="2020-06-11T18:08:00Z"/>
        </w:rPr>
      </w:pPr>
      <w:ins w:id="2469" w:author="Arthur Parmentier" w:date="2020-06-11T17:51:00Z">
        <w:r>
          <w:t>To the question “In what way would you say your gestures are culturally determined (specific to Western contexts)?”, Thompson respond: “The gestures are culturally determined in a sense that their physicality is created from what we see in everyday life such as events occurring on television, computers, people in crowds, sports, etc.”</w:t>
        </w:r>
      </w:ins>
      <w:ins w:id="2470" w:author="Arthur Parmentier" w:date="2020-06-11T17:52:00Z">
        <w:r w:rsidR="008D11EF">
          <w:t xml:space="preserve">. </w:t>
        </w:r>
      </w:ins>
    </w:p>
    <w:p w:rsidR="00276041" w:rsidRPr="007C437A" w:rsidRDefault="008D11EF" w:rsidP="009F3F11">
      <w:pPr>
        <w:rPr>
          <w:ins w:id="2471" w:author="Arthur Parmentier" w:date="2020-06-11T17:51:00Z"/>
        </w:rPr>
      </w:pPr>
      <w:ins w:id="2472" w:author="Arthur Parmentier" w:date="2020-06-11T17:52:00Z">
        <w:r>
          <w:t xml:space="preserve">While from the previous, point, it may be clear that forgets some cultural </w:t>
        </w:r>
      </w:ins>
      <w:ins w:id="2473" w:author="Arthur Parmentier" w:date="2020-06-11T17:53:00Z">
        <w:r>
          <w:t xml:space="preserve">representations in the construction of signs, </w:t>
        </w:r>
      </w:ins>
      <w:ins w:id="2474" w:author="Arthur Parmentier" w:date="2020-06-11T17:51:00Z">
        <w:r w:rsidR="009F3F11">
          <w:t>SP</w:t>
        </w:r>
      </w:ins>
      <w:ins w:id="2475" w:author="Arthur Parmentier" w:date="2020-06-11T17:54:00Z">
        <w:r>
          <w:t xml:space="preserve"> does indeed</w:t>
        </w:r>
      </w:ins>
      <w:ins w:id="2476" w:author="Arthur Parmentier" w:date="2020-06-11T17:51:00Z">
        <w:r w:rsidR="009F3F11">
          <w:t xml:space="preserve"> borrows concepts from the Western culture that refer to objects, body parts or actions: “</w:t>
        </w:r>
      </w:ins>
      <w:ins w:id="2477" w:author="Arthur Parmentier" w:date="2020-06-12T08:47:00Z">
        <w:r w:rsidR="000D07A5">
          <w:t>Cellphone</w:t>
        </w:r>
      </w:ins>
      <w:ins w:id="2478" w:author="Arthur Parmentier" w:date="2020-06-11T17:51:00Z">
        <w:r w:rsidR="009F3F11">
          <w:t>”, “Drone”, “Tear up”, “</w:t>
        </w:r>
      </w:ins>
      <w:ins w:id="2479" w:author="Arthur Parmentier" w:date="2020-06-12T08:47:00Z">
        <w:r w:rsidR="000D07A5">
          <w:t>Chair</w:t>
        </w:r>
      </w:ins>
      <w:ins w:id="2480" w:author="Arthur Parmentier" w:date="2020-06-11T17:51:00Z">
        <w:r w:rsidR="009F3F11">
          <w:t>”, “</w:t>
        </w:r>
      </w:ins>
      <w:ins w:id="2481" w:author="Arthur Parmentier" w:date="2020-06-12T08:49:00Z">
        <w:r w:rsidR="000D07A5">
          <w:t>Cops</w:t>
        </w:r>
      </w:ins>
      <w:ins w:id="2482" w:author="Arthur Parmentier" w:date="2020-06-11T17:51:00Z">
        <w:r w:rsidR="009F3F11">
          <w:t>”, “Change This”, “Blinders”, “Prepare”, “Sprinkle”,</w:t>
        </w:r>
      </w:ins>
      <w:ins w:id="2483" w:author="Arthur Parmentier" w:date="2020-06-11T18:07:00Z">
        <w:r w:rsidR="003B3C11">
          <w:t xml:space="preserve"> “Mouth”, “Open”, “Close”</w:t>
        </w:r>
      </w:ins>
      <w:ins w:id="2484" w:author="Arthur Parmentier" w:date="2020-06-12T09:27:00Z">
        <w:r w:rsidR="001C0F5B">
          <w:t>, “Woman”</w:t>
        </w:r>
      </w:ins>
      <w:ins w:id="2485" w:author="Arthur Parmentier" w:date="2020-06-11T18:07:00Z">
        <w:r w:rsidR="003B3C11">
          <w:t>,</w:t>
        </w:r>
      </w:ins>
      <w:ins w:id="2486" w:author="Arthur Parmentier" w:date="2020-06-11T17:51:00Z">
        <w:r w:rsidR="009F3F11">
          <w:t xml:space="preserve"> etc.</w:t>
        </w:r>
      </w:ins>
    </w:p>
    <w:p w:rsidR="009F3F11" w:rsidRDefault="008D11EF">
      <w:pPr>
        <w:pStyle w:val="Titre5"/>
        <w:rPr>
          <w:ins w:id="2487" w:author="Arthur Parmentier" w:date="2020-06-11T17:56:00Z"/>
        </w:rPr>
        <w:pPrChange w:id="2488" w:author="Arthur Parmentier" w:date="2020-06-11T18:07:00Z">
          <w:pPr>
            <w:pStyle w:val="Titre4"/>
          </w:pPr>
        </w:pPrChange>
      </w:pPr>
      <w:ins w:id="2489" w:author="Arthur Parmentier" w:date="2020-06-11T17:55:00Z">
        <w:r>
          <w:lastRenderedPageBreak/>
          <w:t xml:space="preserve">Elements of syntax from </w:t>
        </w:r>
      </w:ins>
      <w:ins w:id="2490" w:author="Arthur Parmentier" w:date="2020-06-11T17:56:00Z">
        <w:r>
          <w:t>the grammars of</w:t>
        </w:r>
      </w:ins>
      <w:ins w:id="2491" w:author="Arthur Parmentier" w:date="2020-06-11T18:09:00Z">
        <w:r w:rsidR="00A07DB6">
          <w:t xml:space="preserve"> Western</w:t>
        </w:r>
      </w:ins>
      <w:ins w:id="2492" w:author="Arthur Parmentier" w:date="2020-06-11T17:56:00Z">
        <w:r>
          <w:t xml:space="preserve"> oral and written languages</w:t>
        </w:r>
      </w:ins>
    </w:p>
    <w:p w:rsidR="008D11EF" w:rsidRDefault="008D11EF" w:rsidP="008D11EF">
      <w:pPr>
        <w:rPr>
          <w:ins w:id="2493" w:author="Arthur Parmentier" w:date="2020-06-11T18:04:00Z"/>
        </w:rPr>
      </w:pPr>
      <w:ins w:id="2494" w:author="Arthur Parmentier" w:date="2020-06-11T18:00:00Z">
        <w:r>
          <w:t xml:space="preserve">Additionally, SP borrows some </w:t>
        </w:r>
      </w:ins>
      <w:ins w:id="2495" w:author="Arthur Parmentier" w:date="2020-06-11T18:01:00Z">
        <w:r>
          <w:t>elements of grammar from other languages, in particular adpositional elements (prepositions and postpositions)</w:t>
        </w:r>
      </w:ins>
      <w:ins w:id="2496" w:author="Arthur Parmentier" w:date="2020-06-11T18:02:00Z">
        <w:r>
          <w:t>: “with”, “within”, “without”, “t</w:t>
        </w:r>
        <w:r w:rsidR="0082337B">
          <w:t>hrough”, “</w:t>
        </w:r>
      </w:ins>
      <w:ins w:id="2497" w:author="Arthur Parmentier" w:date="2020-06-11T18:04:00Z">
        <w:r w:rsidR="0082337B">
          <w:t xml:space="preserve">go </w:t>
        </w:r>
      </w:ins>
      <w:ins w:id="2498" w:author="Arthur Parmentier" w:date="2020-06-11T18:02:00Z">
        <w:r w:rsidR="0082337B">
          <w:t>back to”</w:t>
        </w:r>
      </w:ins>
      <w:ins w:id="2499" w:author="Arthur Parmentier" w:date="2020-06-11T18:04:00Z">
        <w:r w:rsidR="0082337B">
          <w:t xml:space="preserve">, “go onto”, </w:t>
        </w:r>
      </w:ins>
      <w:ins w:id="2500" w:author="Arthur Parmentier" w:date="2020-06-12T08:50:00Z">
        <w:r w:rsidR="000F6EC7">
          <w:t xml:space="preserve">“enter next cycle”, </w:t>
        </w:r>
      </w:ins>
      <w:ins w:id="2501" w:author="Arthur Parmentier" w:date="2020-06-11T18:04:00Z">
        <w:r w:rsidR="0082337B">
          <w:t>etc.</w:t>
        </w:r>
      </w:ins>
    </w:p>
    <w:p w:rsidR="00D621DF" w:rsidRDefault="0082337B" w:rsidP="00C33217">
      <w:pPr>
        <w:rPr>
          <w:ins w:id="2502" w:author="Arthur Parmentier" w:date="2020-06-11T18:47:00Z"/>
        </w:rPr>
      </w:pPr>
      <w:ins w:id="2503" w:author="Arthur Parmentier" w:date="2020-06-11T18:04:00Z">
        <w:r>
          <w:t>We will see in fut</w:t>
        </w:r>
      </w:ins>
      <w:ins w:id="2504" w:author="Arthur Parmentier" w:date="2020-06-11T18:05:00Z">
        <w:r>
          <w:t>ure section that the instruction of these element fundamentally changes the SP from a context-free</w:t>
        </w:r>
      </w:ins>
      <w:ins w:id="2505" w:author="Arthur Parmentier" w:date="2020-06-11T18:06:00Z">
        <w:r>
          <w:t xml:space="preserve"> to context-sensitive grammar.</w:t>
        </w:r>
      </w:ins>
    </w:p>
    <w:p w:rsidR="00D621DF" w:rsidRPr="007C437A" w:rsidRDefault="006C4CC2">
      <w:pPr>
        <w:pStyle w:val="Titre4"/>
        <w:rPr>
          <w:ins w:id="2506" w:author="Arthur Parmentier" w:date="2020-05-14T13:39:00Z"/>
        </w:rPr>
        <w:pPrChange w:id="2507" w:author="Arthur Parmentier" w:date="2020-06-10T16:26:00Z">
          <w:pPr>
            <w:pStyle w:val="Titre3"/>
          </w:pPr>
        </w:pPrChange>
      </w:pPr>
      <w:ins w:id="2508" w:author="Arthur Parmentier" w:date="2020-06-11T18:22:00Z">
        <w:r>
          <w:t>Mappings</w:t>
        </w:r>
      </w:ins>
      <w:ins w:id="2509" w:author="Arthur Parmentier" w:date="2020-05-14T13:32:00Z">
        <w:r w:rsidR="00D621DF" w:rsidRPr="007C437A">
          <w:t xml:space="preserve"> and output spaces</w:t>
        </w:r>
      </w:ins>
      <w:ins w:id="2510" w:author="Arthur Parmentier" w:date="2020-06-12T09:47:00Z">
        <w:r w:rsidR="00F74D12">
          <w:t>: gesture typology</w:t>
        </w:r>
      </w:ins>
    </w:p>
    <w:p w:rsidR="00D0639C" w:rsidRDefault="006C4CC2">
      <w:pPr>
        <w:rPr>
          <w:ins w:id="2511" w:author="Arthur Parmentier" w:date="2020-06-11T18:37:00Z"/>
        </w:rPr>
      </w:pPr>
      <w:ins w:id="2512" w:author="Arthur Parmentier" w:date="2020-06-11T18:20:00Z">
        <w:r>
          <w:t xml:space="preserve">Now that we have described the main input spaces from which SP </w:t>
        </w:r>
      </w:ins>
      <w:ins w:id="2513" w:author="Arthur Parmentier" w:date="2020-06-11T18:21:00Z">
        <w:r>
          <w:t xml:space="preserve">borrows or construct concepts, I would like to identify </w:t>
        </w:r>
      </w:ins>
      <w:ins w:id="2514" w:author="Arthur Parmentier" w:date="2020-06-11T18:35:00Z">
        <w:r w:rsidR="0018360D">
          <w:t>4</w:t>
        </w:r>
      </w:ins>
      <w:ins w:id="2515" w:author="Arthur Parmentier" w:date="2020-06-11T18:22:00Z">
        <w:r>
          <w:t xml:space="preserve"> typologies of </w:t>
        </w:r>
      </w:ins>
      <w:ins w:id="2516" w:author="Arthur Parmentier" w:date="2020-06-11T18:35:00Z">
        <w:r w:rsidR="0018360D">
          <w:t xml:space="preserve">transformations </w:t>
        </w:r>
      </w:ins>
      <w:ins w:id="2517" w:author="Arthur Parmentier" w:date="2020-06-11T18:36:00Z">
        <w:r w:rsidR="0018360D">
          <w:t xml:space="preserve">of the concepts </w:t>
        </w:r>
      </w:ins>
      <w:ins w:id="2518" w:author="Arthur Parmentier" w:date="2020-06-11T18:35:00Z">
        <w:r w:rsidR="0018360D">
          <w:t>to th</w:t>
        </w:r>
      </w:ins>
      <w:ins w:id="2519" w:author="Arthur Parmentier" w:date="2020-06-11T18:36:00Z">
        <w:r w:rsidR="0018360D">
          <w:t>e body space: three types of signs</w:t>
        </w:r>
      </w:ins>
      <w:ins w:id="2520" w:author="Arthur Parmentier" w:date="2020-06-11T18:22:00Z">
        <w:r>
          <w:t xml:space="preserve"> (according to Peirce’s classifications of signs) and </w:t>
        </w:r>
      </w:ins>
      <w:ins w:id="2521" w:author="Arthur Parmentier" w:date="2020-06-11T18:36:00Z">
        <w:r w:rsidR="0018360D">
          <w:t>one</w:t>
        </w:r>
      </w:ins>
      <w:ins w:id="2522" w:author="Arthur Parmentier" w:date="2020-06-11T18:22:00Z">
        <w:r>
          <w:t xml:space="preserve"> </w:t>
        </w:r>
        <w:r w:rsidRPr="009B2B77">
          <w:rPr>
            <w:i/>
            <w:iCs/>
            <w:rPrChange w:id="2523" w:author="Arthur Parmentier" w:date="2020-06-11T18:23:00Z">
              <w:rPr/>
            </w:rPrChange>
          </w:rPr>
          <w:t>metageometry</w:t>
        </w:r>
        <w:r>
          <w:t xml:space="preserve"> that does not ex</w:t>
        </w:r>
      </w:ins>
      <w:ins w:id="2524" w:author="Arthur Parmentier" w:date="2020-06-11T18:23:00Z">
        <w:r>
          <w:t>actly act as a sign</w:t>
        </w:r>
        <w:r w:rsidR="009B2B77">
          <w:t xml:space="preserve"> but rather as a underlying schem</w:t>
        </w:r>
      </w:ins>
      <w:ins w:id="2525" w:author="Arthur Parmentier" w:date="2020-06-11T18:24:00Z">
        <w:r w:rsidR="009B2B77">
          <w:t>e for signs that represent space or frequency.</w:t>
        </w:r>
      </w:ins>
    </w:p>
    <w:p w:rsidR="003623E9" w:rsidRDefault="00D50EA7">
      <w:pPr>
        <w:rPr>
          <w:ins w:id="2526" w:author="Arthur Parmentier" w:date="2020-06-11T18:54:00Z"/>
        </w:rPr>
        <w:pPrChange w:id="2527" w:author="Arthur Parmentier" w:date="2020-06-11T18:54:00Z">
          <w:pPr>
            <w:pStyle w:val="Titre5"/>
          </w:pPr>
        </w:pPrChange>
      </w:pPr>
      <w:ins w:id="2528" w:author="Arthur Parmentier" w:date="2020-06-11T18:37:00Z">
        <w:r>
          <w:t xml:space="preserve">It is implicit that all SP gestures do not enter exactly in one category only; there </w:t>
        </w:r>
      </w:ins>
      <w:ins w:id="2529" w:author="Arthur Parmentier" w:date="2020-06-11T19:54:00Z">
        <w:r w:rsidR="00FA4412">
          <w:t>is at least a</w:t>
        </w:r>
      </w:ins>
      <w:ins w:id="2530" w:author="Arthur Parmentier" w:date="2020-06-11T19:53:00Z">
        <w:r w:rsidR="00FA4412">
          <w:t xml:space="preserve"> symbolic</w:t>
        </w:r>
      </w:ins>
      <w:ins w:id="2531" w:author="Arthur Parmentier" w:date="2020-06-11T19:54:00Z">
        <w:r w:rsidR="00FA4412">
          <w:t xml:space="preserve"> component to each sign, while they may also carry several elements of iconicity</w:t>
        </w:r>
      </w:ins>
      <w:ins w:id="2532" w:author="Arthur Parmentier" w:date="2020-06-11T19:55:00Z">
        <w:r w:rsidR="00FA4412">
          <w:t>.</w:t>
        </w:r>
      </w:ins>
    </w:p>
    <w:p w:rsidR="00D621DF" w:rsidRPr="007C437A" w:rsidRDefault="00D621DF">
      <w:pPr>
        <w:pStyle w:val="Titre5"/>
        <w:rPr>
          <w:ins w:id="2533" w:author="Arthur Parmentier" w:date="2020-05-14T13:32:00Z"/>
        </w:rPr>
        <w:pPrChange w:id="2534" w:author="Arthur Parmentier" w:date="2020-06-10T16:26:00Z">
          <w:pPr>
            <w:pStyle w:val="Titre4"/>
          </w:pPr>
        </w:pPrChange>
      </w:pPr>
      <w:ins w:id="2535" w:author="Arthur Parmentier" w:date="2020-05-14T13:32:00Z">
        <w:r w:rsidRPr="007C437A">
          <w:t>Creation of a s</w:t>
        </w:r>
      </w:ins>
      <w:ins w:id="2536" w:author="Arthur Parmentier" w:date="2020-05-14T13:39:00Z">
        <w:r w:rsidR="00D0639C" w:rsidRPr="007C437A">
          <w:t>ymbol</w:t>
        </w:r>
      </w:ins>
    </w:p>
    <w:p w:rsidR="00D621DF" w:rsidRDefault="00D50EA7">
      <w:pPr>
        <w:rPr>
          <w:ins w:id="2537" w:author="Arthur Parmentier" w:date="2020-06-11T18:54:00Z"/>
        </w:rPr>
      </w:pPr>
      <w:ins w:id="2538" w:author="Arthur Parmentier" w:date="2020-06-11T18:39:00Z">
        <w:r>
          <w:t xml:space="preserve">Symbols </w:t>
        </w:r>
      </w:ins>
      <w:ins w:id="2539" w:author="Arthur Parmentier" w:date="2020-06-11T18:40:00Z">
        <w:r>
          <w:t xml:space="preserve">in SP may appear as the less convenient type of sign (despite Peirce’s argument of </w:t>
        </w:r>
      </w:ins>
      <w:ins w:id="2540" w:author="Arthur Parmentier" w:date="2020-06-11T18:41:00Z">
        <w:r>
          <w:t>versatility</w:t>
        </w:r>
      </w:ins>
      <w:ins w:id="2541" w:author="Arthur Parmentier" w:date="2020-06-11T18:40:00Z">
        <w:r>
          <w:t>)</w:t>
        </w:r>
      </w:ins>
      <w:ins w:id="2542" w:author="Arthur Parmentier" w:date="2020-06-11T18:42:00Z">
        <w:r>
          <w:t>: because</w:t>
        </w:r>
      </w:ins>
      <w:ins w:id="2543" w:author="Arthur Parmentier" w:date="2020-06-11T18:40:00Z">
        <w:r>
          <w:t xml:space="preserve"> they </w:t>
        </w:r>
      </w:ins>
      <w:ins w:id="2544" w:author="Arthur Parmentier" w:date="2020-06-11T18:41:00Z">
        <w:r>
          <w:t>do not convey an image of what they represent and are mere conventions</w:t>
        </w:r>
      </w:ins>
      <w:ins w:id="2545" w:author="Arthur Parmentier" w:date="2020-06-11T18:42:00Z">
        <w:r>
          <w:t xml:space="preserve">, they may be difficult to memorize and </w:t>
        </w:r>
      </w:ins>
      <w:ins w:id="2546" w:author="Arthur Parmentier" w:date="2020-06-11T18:43:00Z">
        <w:r>
          <w:t xml:space="preserve">transform. </w:t>
        </w:r>
      </w:ins>
      <w:ins w:id="2547" w:author="Arthur Parmentier" w:date="2020-06-12T09:50:00Z">
        <w:r w:rsidR="009B3C1F">
          <w:br/>
          <w:t>There are</w:t>
        </w:r>
      </w:ins>
      <w:ins w:id="2548" w:author="Arthur Parmentier" w:date="2020-06-11T18:43:00Z">
        <w:r>
          <w:t xml:space="preserve"> a few symbol</w:t>
        </w:r>
      </w:ins>
      <w:ins w:id="2549" w:author="Arthur Parmentier" w:date="2020-06-12T09:51:00Z">
        <w:r w:rsidR="009B3C1F">
          <w:t>s created</w:t>
        </w:r>
      </w:ins>
      <w:ins w:id="2550" w:author="Arthur Parmentier" w:date="2020-06-11T18:43:00Z">
        <w:r>
          <w:t xml:space="preserve"> in SP, for instance</w:t>
        </w:r>
      </w:ins>
      <w:ins w:id="2551" w:author="Arthur Parmentier" w:date="2020-06-11T18:44:00Z">
        <w:r>
          <w:t xml:space="preserve"> “Palette”, “Mode”, “Configuration”, notes, chords, “Melody”</w:t>
        </w:r>
      </w:ins>
      <w:ins w:id="2552" w:author="Arthur Parmentier" w:date="2020-06-11T18:46:00Z">
        <w:r w:rsidR="000A0934">
          <w:t>,</w:t>
        </w:r>
      </w:ins>
      <w:ins w:id="2553" w:author="Arthur Parmentier" w:date="2020-06-11T18:44:00Z">
        <w:r>
          <w:t xml:space="preserve"> etc</w:t>
        </w:r>
      </w:ins>
      <w:ins w:id="2554" w:author="Arthur Parmentier" w:date="2020-06-11T18:45:00Z">
        <w:r>
          <w:t>, in which I could hardly see any iconicity.</w:t>
        </w:r>
      </w:ins>
    </w:p>
    <w:p w:rsidR="00276041" w:rsidRDefault="00276041">
      <w:pPr>
        <w:pStyle w:val="Titre5"/>
        <w:rPr>
          <w:ins w:id="2555" w:author="Arthur Parmentier" w:date="2020-06-11T18:53:00Z"/>
        </w:rPr>
        <w:pPrChange w:id="2556" w:author="Arthur Parmentier" w:date="2020-06-11T18:54:00Z">
          <w:pPr/>
        </w:pPrChange>
      </w:pPr>
      <w:ins w:id="2557" w:author="Arthur Parmentier" w:date="2020-06-11T18:54:00Z">
        <w:r>
          <w:t>Borrowing of a s</w:t>
        </w:r>
      </w:ins>
      <w:ins w:id="2558" w:author="Arthur Parmentier" w:date="2020-06-12T09:50:00Z">
        <w:r w:rsidR="00F74D12">
          <w:t>ymbol</w:t>
        </w:r>
      </w:ins>
      <w:ins w:id="2559" w:author="Arthur Parmentier" w:date="2020-06-11T18:54:00Z">
        <w:r>
          <w:t xml:space="preserve"> from </w:t>
        </w:r>
      </w:ins>
      <w:ins w:id="2560" w:author="Arthur Parmentier" w:date="2020-06-11T18:55:00Z">
        <w:r>
          <w:t>another</w:t>
        </w:r>
      </w:ins>
      <w:ins w:id="2561" w:author="Arthur Parmentier" w:date="2020-06-11T18:54:00Z">
        <w:r>
          <w:t xml:space="preserve"> sign language</w:t>
        </w:r>
      </w:ins>
    </w:p>
    <w:p w:rsidR="00CF0E1E" w:rsidRPr="007C437A" w:rsidRDefault="00276041">
      <w:pPr>
        <w:rPr>
          <w:ins w:id="2562" w:author="Arthur Parmentier" w:date="2020-05-14T13:32:00Z"/>
        </w:rPr>
      </w:pPr>
      <w:ins w:id="2563" w:author="Arthur Parmentier" w:date="2020-06-11T18:53:00Z">
        <w:r>
          <w:t xml:space="preserve">It is </w:t>
        </w:r>
      </w:ins>
      <w:ins w:id="2564" w:author="Arthur Parmentier" w:date="2020-06-11T18:54:00Z">
        <w:r>
          <w:t xml:space="preserve">interesting to note </w:t>
        </w:r>
      </w:ins>
      <w:ins w:id="2565" w:author="Arthur Parmentier" w:date="2020-06-11T18:55:00Z">
        <w:r>
          <w:t>that some symbols in SP come from other sign languages, especially the American Sign Language</w:t>
        </w:r>
      </w:ins>
      <w:ins w:id="2566" w:author="Arthur Parmentier" w:date="2020-06-11T20:34:00Z">
        <w:r w:rsidR="00B44125">
          <w:t>: “Bullshit”, “Man” and “Women</w:t>
        </w:r>
      </w:ins>
      <w:ins w:id="2567" w:author="Arthur Parmentier" w:date="2020-06-11T20:35:00Z">
        <w:r w:rsidR="00B44125">
          <w:t>” are some examples of these.</w:t>
        </w:r>
      </w:ins>
    </w:p>
    <w:p w:rsidR="005709A0" w:rsidRPr="005709A0" w:rsidRDefault="00D621DF">
      <w:pPr>
        <w:pStyle w:val="Titre5"/>
        <w:rPr>
          <w:ins w:id="2568" w:author="Arthur Parmentier" w:date="2020-06-06T17:06:00Z"/>
          <w:rPrChange w:id="2569" w:author="Arthur Parmentier" w:date="2020-06-11T18:14:00Z">
            <w:rPr>
              <w:ins w:id="2570" w:author="Arthur Parmentier" w:date="2020-06-06T17:06:00Z"/>
            </w:rPr>
          </w:rPrChange>
        </w:rPr>
        <w:pPrChange w:id="2571" w:author="Arthur Parmentier" w:date="2020-06-11T18:14:00Z">
          <w:pPr>
            <w:pStyle w:val="Titre4"/>
          </w:pPr>
        </w:pPrChange>
      </w:pPr>
      <w:ins w:id="2572" w:author="Arthur Parmentier" w:date="2020-05-14T13:32:00Z">
        <w:r w:rsidRPr="007C437A">
          <w:t>Creation of a</w:t>
        </w:r>
      </w:ins>
      <w:ins w:id="2573" w:author="Arthur Parmentier" w:date="2020-06-11T19:33:00Z">
        <w:r w:rsidR="0005226C">
          <w:t>n</w:t>
        </w:r>
      </w:ins>
      <w:ins w:id="2574" w:author="Arthur Parmentier" w:date="2020-05-14T13:32:00Z">
        <w:r w:rsidRPr="007C437A">
          <w:t xml:space="preserve"> </w:t>
        </w:r>
      </w:ins>
      <w:ins w:id="2575" w:author="Arthur Parmentier" w:date="2020-05-14T13:39:00Z">
        <w:r w:rsidR="00D0639C" w:rsidRPr="007C437A">
          <w:t>icon</w:t>
        </w:r>
      </w:ins>
    </w:p>
    <w:p w:rsidR="003C785D" w:rsidRDefault="00151508">
      <w:pPr>
        <w:rPr>
          <w:ins w:id="2576" w:author="Arthur Parmentier" w:date="2020-06-09T23:45:00Z"/>
        </w:rPr>
      </w:pPr>
      <w:ins w:id="2577" w:author="Arthur Parmentier" w:date="2020-06-11T19:30:00Z">
        <w:r>
          <w:t>In his interview with Helen Minors, Thompson says:</w:t>
        </w:r>
        <w:r>
          <w:br/>
        </w:r>
      </w:ins>
      <w:ins w:id="2578" w:author="Arthur Parmentier" w:date="2020-06-06T17:06:00Z">
        <w:r w:rsidR="003C785D" w:rsidRPr="007C437A">
          <w:t xml:space="preserve">“Some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w:t>
        </w:r>
      </w:ins>
      <w:ins w:id="2579" w:author="Arthur Parmentier" w:date="2020-06-11T19:34:00Z">
        <w:r w:rsidR="00431211">
          <w:t>[</w:t>
        </w:r>
      </w:ins>
      <w:ins w:id="2580" w:author="Arthur Parmentier" w:date="2020-06-11T19:35:00Z">
        <w:r w:rsidR="00431211">
          <w:t xml:space="preserve">usually] </w:t>
        </w:r>
      </w:ins>
      <w:ins w:id="2581" w:author="Arthur Parmentier" w:date="2020-06-06T17:06:00Z">
        <w:r w:rsidR="003C785D" w:rsidRPr="007C437A">
          <w:t>based on the language for the deaf or hard of hearing.”</w:t>
        </w:r>
      </w:ins>
      <w:ins w:id="2582" w:author="Arthur Parmentier" w:date="2020-06-11T19:31:00Z">
        <w:r w:rsidR="001960DA">
          <w:t xml:space="preserve"> </w:t>
        </w:r>
      </w:ins>
      <w:customXmlInsRangeStart w:id="2583" w:author="Arthur Parmentier" w:date="2020-06-11T19:31:00Z"/>
      <w:sdt>
        <w:sdtPr>
          <w:id w:val="-1909609328"/>
          <w:citation/>
        </w:sdtPr>
        <w:sdtContent>
          <w:customXmlInsRangeEnd w:id="2583"/>
          <w:ins w:id="2584" w:author="Arthur Parmentier" w:date="2020-06-11T19:31:00Z">
            <w:r w:rsidR="001960DA">
              <w:fldChar w:fldCharType="begin"/>
            </w:r>
            <w:r w:rsidR="001960DA" w:rsidRPr="00431211">
              <w:rPr>
                <w:rPrChange w:id="2585" w:author="Arthur Parmentier" w:date="2020-06-11T19:35:00Z">
                  <w:rPr>
                    <w:lang w:val="fr-FR"/>
                  </w:rPr>
                </w:rPrChange>
              </w:rPr>
              <w:instrText xml:space="preserve"> CITATION Hel \l 1036 </w:instrText>
            </w:r>
          </w:ins>
          <w:r w:rsidR="001960DA">
            <w:fldChar w:fldCharType="separate"/>
          </w:r>
          <w:ins w:id="2586" w:author="Arthur Parmentier" w:date="2020-06-11T19:31:00Z">
            <w:r w:rsidR="001960DA" w:rsidRPr="001960DA">
              <w:rPr>
                <w:noProof/>
                <w:rPrChange w:id="2587" w:author="Arthur Parmentier" w:date="2020-06-11T19:32:00Z">
                  <w:rPr/>
                </w:rPrChange>
              </w:rPr>
              <w:t>(Minors &amp; Thompson, s.d.)</w:t>
            </w:r>
            <w:r w:rsidR="001960DA">
              <w:fldChar w:fldCharType="end"/>
            </w:r>
          </w:ins>
          <w:customXmlInsRangeStart w:id="2588" w:author="Arthur Parmentier" w:date="2020-06-11T19:31:00Z"/>
        </w:sdtContent>
      </w:sdt>
      <w:customXmlInsRangeEnd w:id="2588"/>
    </w:p>
    <w:p w:rsidR="000F0464" w:rsidRPr="002A0148" w:rsidRDefault="001960DA">
      <w:pPr>
        <w:rPr>
          <w:ins w:id="2589" w:author="Arthur Parmentier" w:date="2020-06-11T19:44:00Z"/>
          <w:rPrChange w:id="2590" w:author="Arthur Parmentier" w:date="2020-06-12T08:11:00Z">
            <w:rPr>
              <w:ins w:id="2591" w:author="Arthur Parmentier" w:date="2020-06-11T19:44:00Z"/>
              <w:lang w:val="fr-FR"/>
            </w:rPr>
          </w:rPrChange>
        </w:rPr>
      </w:pPr>
      <w:ins w:id="2592" w:author="Arthur Parmentier" w:date="2020-06-11T19:32:00Z">
        <w:r>
          <w:t>Duby also remarks that “t</w:t>
        </w:r>
      </w:ins>
      <w:ins w:id="2593" w:author="Arthur Parmentier" w:date="2020-06-09T23:45:00Z">
        <w:r w:rsidR="00C8744E" w:rsidRPr="00C8744E">
          <w:rPr>
            <w:rPrChange w:id="2594" w:author="Arthur Parmentier" w:date="2020-06-09T23:45:00Z">
              <w:rPr>
                <w:rFonts w:ascii="ArialMT" w:hAnsi="ArialMT" w:cs="ArialMT"/>
                <w:color w:val="FFFFFF"/>
                <w:sz w:val="24"/>
                <w:szCs w:val="24"/>
                <w:lang w:val="fr-FR"/>
              </w:rPr>
            </w:rPrChange>
          </w:rPr>
          <w:t>he iconic element of the gestures of Soundpainting is often conveyed in a</w:t>
        </w:r>
      </w:ins>
      <w:ins w:id="2595" w:author="Arthur Parmentier" w:date="2020-06-11T19:32:00Z">
        <w:r>
          <w:t xml:space="preserve"> </w:t>
        </w:r>
      </w:ins>
      <w:ins w:id="2596" w:author="Arthur Parmentier" w:date="2020-06-09T23:45:00Z">
        <w:r w:rsidR="00C8744E" w:rsidRPr="00C8744E">
          <w:rPr>
            <w:rPrChange w:id="2597" w:author="Arthur Parmentier" w:date="2020-06-09T23:45:00Z">
              <w:rPr>
                <w:rFonts w:ascii="ArialMT" w:hAnsi="ArialMT" w:cs="ArialMT"/>
                <w:color w:val="FFFFFF"/>
                <w:sz w:val="24"/>
                <w:szCs w:val="24"/>
                <w:lang w:val="fr-FR"/>
              </w:rPr>
            </w:rPrChange>
          </w:rPr>
          <w:t xml:space="preserve">humorous manner. For example, the </w:t>
        </w:r>
      </w:ins>
      <w:ins w:id="2598" w:author="Arthur Parmentier" w:date="2020-06-11T19:34:00Z">
        <w:r w:rsidR="00781D4A">
          <w:t>“R</w:t>
        </w:r>
      </w:ins>
      <w:ins w:id="2599" w:author="Arthur Parmentier" w:date="2020-06-09T23:45:00Z">
        <w:r w:rsidR="00C8744E" w:rsidRPr="00C8744E">
          <w:rPr>
            <w:rPrChange w:id="2600" w:author="Arthur Parmentier" w:date="2020-06-09T23:45:00Z">
              <w:rPr>
                <w:rFonts w:ascii="ArialMT" w:hAnsi="ArialMT" w:cs="ArialMT"/>
                <w:color w:val="FFFFFF"/>
                <w:sz w:val="24"/>
                <w:szCs w:val="24"/>
                <w:lang w:val="fr-FR"/>
              </w:rPr>
            </w:rPrChange>
          </w:rPr>
          <w:t>ock</w:t>
        </w:r>
      </w:ins>
      <w:ins w:id="2601" w:author="Arthur Parmentier" w:date="2020-06-11T19:34:00Z">
        <w:r w:rsidR="00781D4A">
          <w:t xml:space="preserve">” </w:t>
        </w:r>
      </w:ins>
      <w:ins w:id="2602" w:author="Arthur Parmentier" w:date="2020-06-09T23:45:00Z">
        <w:r w:rsidR="00C8744E" w:rsidRPr="00C8744E">
          <w:rPr>
            <w:rPrChange w:id="2603" w:author="Arthur Parmentier" w:date="2020-06-09T23:45:00Z">
              <w:rPr>
                <w:rFonts w:ascii="ArialMT" w:hAnsi="ArialMT" w:cs="ArialMT"/>
                <w:color w:val="FFFFFF"/>
                <w:sz w:val="24"/>
                <w:szCs w:val="24"/>
                <w:lang w:val="fr-FR"/>
              </w:rPr>
            </w:rPrChange>
          </w:rPr>
          <w:t>gesture, in which the</w:t>
        </w:r>
      </w:ins>
      <w:ins w:id="2604" w:author="Arthur Parmentier" w:date="2020-06-11T19:32:00Z">
        <w:r>
          <w:t xml:space="preserve"> </w:t>
        </w:r>
      </w:ins>
      <w:ins w:id="2605" w:author="Arthur Parmentier" w:date="2020-06-11T19:34:00Z">
        <w:r w:rsidR="002313A9">
          <w:t>s</w:t>
        </w:r>
      </w:ins>
      <w:ins w:id="2606" w:author="Arthur Parmentier" w:date="2020-06-09T23:45:00Z">
        <w:r w:rsidR="00C8744E" w:rsidRPr="00C8744E">
          <w:rPr>
            <w:rPrChange w:id="2607" w:author="Arthur Parmentier" w:date="2020-06-09T23:45:00Z">
              <w:rPr>
                <w:rFonts w:ascii="ArialMT" w:hAnsi="ArialMT" w:cs="ArialMT"/>
                <w:color w:val="FFFFFF"/>
                <w:sz w:val="24"/>
                <w:szCs w:val="24"/>
                <w:lang w:val="fr-FR"/>
              </w:rPr>
            </w:rPrChange>
          </w:rPr>
          <w:t>oundpainter clenches the fist (to mimic throwing a rock), can be</w:t>
        </w:r>
      </w:ins>
      <w:ins w:id="2608" w:author="Arthur Parmentier" w:date="2020-06-11T19:32:00Z">
        <w:r>
          <w:t xml:space="preserve"> </w:t>
        </w:r>
      </w:ins>
      <w:ins w:id="2609" w:author="Arthur Parmentier" w:date="2020-06-09T23:45:00Z">
        <w:r w:rsidR="00C8744E" w:rsidRPr="00C8744E">
          <w:rPr>
            <w:rPrChange w:id="2610" w:author="Arthur Parmentier" w:date="2020-06-09T23:45:00Z">
              <w:rPr>
                <w:rFonts w:ascii="ArialMT" w:hAnsi="ArialMT" w:cs="ArialMT"/>
                <w:color w:val="FFFFFF"/>
                <w:sz w:val="24"/>
                <w:szCs w:val="24"/>
                <w:lang w:val="fr-FR"/>
              </w:rPr>
            </w:rPrChange>
          </w:rPr>
          <w:t>interpreted quite literally "to mean what it says," but at the same time the</w:t>
        </w:r>
      </w:ins>
      <w:ins w:id="2611" w:author="Arthur Parmentier" w:date="2020-06-11T19:32:00Z">
        <w:r>
          <w:t xml:space="preserve"> </w:t>
        </w:r>
      </w:ins>
      <w:ins w:id="2612" w:author="Arthur Parmentier" w:date="2020-06-09T23:45:00Z">
        <w:r w:rsidR="00C8744E" w:rsidRPr="00C8744E">
          <w:rPr>
            <w:rPrChange w:id="2613" w:author="Arthur Parmentier" w:date="2020-06-09T23:45:00Z">
              <w:rPr>
                <w:rFonts w:ascii="ArialMT" w:hAnsi="ArialMT" w:cs="ArialMT"/>
                <w:color w:val="FFFFFF"/>
                <w:sz w:val="24"/>
                <w:szCs w:val="24"/>
                <w:lang w:val="fr-FR"/>
              </w:rPr>
            </w:rPrChange>
          </w:rPr>
          <w:t>punning visual element in this gesture lends it an ironic, tongue-in-cheek</w:t>
        </w:r>
      </w:ins>
      <w:ins w:id="2614" w:author="Arthur Parmentier" w:date="2020-06-11T19:32:00Z">
        <w:r>
          <w:t xml:space="preserve"> </w:t>
        </w:r>
      </w:ins>
      <w:ins w:id="2615" w:author="Arthur Parmentier" w:date="2020-06-09T23:45:00Z">
        <w:r w:rsidR="00C8744E" w:rsidRPr="00C8744E">
          <w:rPr>
            <w:rPrChange w:id="2616" w:author="Arthur Parmentier" w:date="2020-06-09T23:45:00Z">
              <w:rPr>
                <w:rFonts w:ascii="ArialMT" w:hAnsi="ArialMT" w:cs="ArialMT"/>
                <w:color w:val="FFFFFF"/>
                <w:sz w:val="24"/>
                <w:szCs w:val="24"/>
                <w:lang w:val="fr-FR"/>
              </w:rPr>
            </w:rPrChange>
          </w:rPr>
          <w:t>quality. In this sense, many of the gestures have a double meaning,</w:t>
        </w:r>
      </w:ins>
      <w:ins w:id="2617" w:author="Arthur Parmentier" w:date="2020-06-11T19:32:00Z">
        <w:r>
          <w:t xml:space="preserve"> </w:t>
        </w:r>
      </w:ins>
      <w:ins w:id="2618" w:author="Arthur Parmentier" w:date="2020-06-09T23:45:00Z">
        <w:r w:rsidR="00C8744E" w:rsidRPr="00C8744E">
          <w:rPr>
            <w:rPrChange w:id="2619" w:author="Arthur Parmentier" w:date="2020-06-09T23:45:00Z">
              <w:rPr>
                <w:rFonts w:ascii="ArialMT" w:hAnsi="ArialMT" w:cs="ArialMT"/>
                <w:color w:val="FFFFFF"/>
                <w:sz w:val="24"/>
                <w:szCs w:val="24"/>
                <w:lang w:val="fr-FR"/>
              </w:rPr>
            </w:rPrChange>
          </w:rPr>
          <w:t>functioning both as icons and as ironic reflections of an unproblematic</w:t>
        </w:r>
      </w:ins>
      <w:ins w:id="2620" w:author="Arthur Parmentier" w:date="2020-06-11T19:32:00Z">
        <w:r w:rsidR="0005226C">
          <w:t xml:space="preserve"> </w:t>
        </w:r>
      </w:ins>
      <w:ins w:id="2621" w:author="Arthur Parmentier" w:date="2020-06-09T23:45:00Z">
        <w:r w:rsidR="00C8744E" w:rsidRPr="0005226C">
          <w:rPr>
            <w:rPrChange w:id="2622" w:author="Arthur Parmentier" w:date="2020-06-11T19:32:00Z">
              <w:rPr>
                <w:lang w:val="fr-FR"/>
              </w:rPr>
            </w:rPrChange>
          </w:rPr>
          <w:t>iconicity.</w:t>
        </w:r>
      </w:ins>
      <w:ins w:id="2623" w:author="Arthur Parmentier" w:date="2020-06-11T19:32:00Z">
        <w:r w:rsidRPr="0005226C">
          <w:rPr>
            <w:rPrChange w:id="2624" w:author="Arthur Parmentier" w:date="2020-06-11T19:32:00Z">
              <w:rPr>
                <w:lang w:val="fr-FR"/>
              </w:rPr>
            </w:rPrChange>
          </w:rPr>
          <w:t xml:space="preserve"> </w:t>
        </w:r>
      </w:ins>
      <w:customXmlInsRangeStart w:id="2625" w:author="Arthur Parmentier" w:date="2020-06-11T19:32:00Z"/>
      <w:sdt>
        <w:sdtPr>
          <w:rPr>
            <w:lang w:val="fr-FR"/>
          </w:rPr>
          <w:id w:val="324094352"/>
          <w:citation/>
        </w:sdtPr>
        <w:sdtContent>
          <w:customXmlInsRangeEnd w:id="2625"/>
          <w:ins w:id="2626" w:author="Arthur Parmentier" w:date="2020-06-11T19:32:00Z">
            <w:r>
              <w:rPr>
                <w:lang w:val="fr-FR"/>
              </w:rPr>
              <w:fldChar w:fldCharType="begin"/>
            </w:r>
            <w:r w:rsidRPr="0005226C">
              <w:rPr>
                <w:rPrChange w:id="2627" w:author="Arthur Parmentier" w:date="2020-06-11T19:32:00Z">
                  <w:rPr>
                    <w:lang w:val="fr-FR"/>
                  </w:rPr>
                </w:rPrChange>
              </w:rPr>
              <w:instrText xml:space="preserve"> CITATION Dub06 \l 1036 </w:instrText>
            </w:r>
          </w:ins>
          <w:r>
            <w:rPr>
              <w:lang w:val="fr-FR"/>
            </w:rPr>
            <w:fldChar w:fldCharType="separate"/>
          </w:r>
          <w:ins w:id="2628" w:author="Arthur Parmentier" w:date="2020-06-11T19:32:00Z">
            <w:r w:rsidRPr="0005226C">
              <w:rPr>
                <w:noProof/>
                <w:rPrChange w:id="2629" w:author="Arthur Parmentier" w:date="2020-06-11T19:32:00Z">
                  <w:rPr/>
                </w:rPrChange>
              </w:rPr>
              <w:t>(Duby, 2006)</w:t>
            </w:r>
            <w:r>
              <w:rPr>
                <w:lang w:val="fr-FR"/>
              </w:rPr>
              <w:fldChar w:fldCharType="end"/>
            </w:r>
          </w:ins>
          <w:customXmlInsRangeStart w:id="2630" w:author="Arthur Parmentier" w:date="2020-06-11T19:32:00Z"/>
        </w:sdtContent>
      </w:sdt>
      <w:customXmlInsRangeEnd w:id="2630"/>
    </w:p>
    <w:p w:rsidR="00785EAF" w:rsidRPr="00785EAF" w:rsidRDefault="00785EAF">
      <w:pPr>
        <w:rPr>
          <w:ins w:id="2631" w:author="Arthur Parmentier" w:date="2020-06-11T19:36:00Z"/>
          <w:rPrChange w:id="2632" w:author="Arthur Parmentier" w:date="2020-06-11T19:44:00Z">
            <w:rPr>
              <w:ins w:id="2633" w:author="Arthur Parmentier" w:date="2020-06-11T19:36:00Z"/>
              <w:lang w:val="fr-FR"/>
            </w:rPr>
          </w:rPrChange>
        </w:rPr>
      </w:pPr>
      <w:ins w:id="2634" w:author="Arthur Parmentier" w:date="2020-06-11T19:44:00Z">
        <w:r w:rsidRPr="00785EAF">
          <w:rPr>
            <w:rPrChange w:id="2635" w:author="Arthur Parmentier" w:date="2020-06-11T19:44:00Z">
              <w:rPr>
                <w:lang w:val="fr-FR"/>
              </w:rPr>
            </w:rPrChange>
          </w:rPr>
          <w:lastRenderedPageBreak/>
          <w:t xml:space="preserve">As </w:t>
        </w:r>
        <w:r>
          <w:t>additional examples, one can think of “Break”, “Change”</w:t>
        </w:r>
      </w:ins>
      <w:ins w:id="2636" w:author="Arthur Parmentier" w:date="2020-06-11T19:45:00Z">
        <w:r>
          <w:t xml:space="preserve"> and “Volume”</w:t>
        </w:r>
      </w:ins>
      <w:ins w:id="2637" w:author="Arthur Parmentier" w:date="2020-06-11T19:44:00Z">
        <w:r>
          <w:t xml:space="preserve"> (as the icon</w:t>
        </w:r>
      </w:ins>
      <w:ins w:id="2638" w:author="Arthur Parmentier" w:date="2020-06-11T19:45:00Z">
        <w:r>
          <w:t>s</w:t>
        </w:r>
      </w:ins>
      <w:ins w:id="2639" w:author="Arthur Parmentier" w:date="2020-06-11T19:44:00Z">
        <w:r>
          <w:t xml:space="preserve"> for the letter </w:t>
        </w:r>
      </w:ins>
      <w:ins w:id="2640" w:author="Arthur Parmentier" w:date="2020-06-11T19:45:00Z">
        <w:r>
          <w:t>C V of “change” and “volume”), “Match”, etc, as iconic signs.</w:t>
        </w:r>
      </w:ins>
    </w:p>
    <w:p w:rsidR="000F0464" w:rsidRPr="000F0464" w:rsidRDefault="000F0464">
      <w:pPr>
        <w:rPr>
          <w:ins w:id="2641" w:author="Arthur Parmentier" w:date="2020-05-14T13:32:00Z"/>
        </w:rPr>
      </w:pPr>
      <w:ins w:id="2642" w:author="Arthur Parmentier" w:date="2020-06-11T19:36:00Z">
        <w:r w:rsidRPr="000F0464">
          <w:rPr>
            <w:rPrChange w:id="2643" w:author="Arthur Parmentier" w:date="2020-06-11T19:36:00Z">
              <w:rPr>
                <w:lang w:val="fr-FR"/>
              </w:rPr>
            </w:rPrChange>
          </w:rPr>
          <w:t>Whatever the intent from t</w:t>
        </w:r>
        <w:r>
          <w:t>he creator of the signs is, it is also remar</w:t>
        </w:r>
      </w:ins>
      <w:ins w:id="2644" w:author="Arthur Parmentier" w:date="2020-06-11T19:37:00Z">
        <w:r>
          <w:t>kable that icons are very performative</w:t>
        </w:r>
      </w:ins>
      <w:ins w:id="2645" w:author="Arthur Parmentier" w:date="2020-06-11T19:39:00Z">
        <w:r w:rsidR="00621F46">
          <w:t xml:space="preserve">: </w:t>
        </w:r>
      </w:ins>
      <w:ins w:id="2646" w:author="Arthur Parmentier" w:date="2020-06-11T19:37:00Z">
        <w:r>
          <w:t>slight changes in the icon could be also interpreted as such conceptually</w:t>
        </w:r>
      </w:ins>
      <w:ins w:id="2647" w:author="Arthur Parmentier" w:date="2020-06-11T19:38:00Z">
        <w:r>
          <w:t xml:space="preserve"> and their memorization is made easier by the clear </w:t>
        </w:r>
      </w:ins>
      <w:ins w:id="2648" w:author="Arthur Parmentier" w:date="2020-06-11T19:44:00Z">
        <w:r w:rsidR="00785EAF">
          <w:t>reference</w:t>
        </w:r>
      </w:ins>
      <w:ins w:id="2649" w:author="Arthur Parmentier" w:date="2020-06-11T19:38:00Z">
        <w:r>
          <w:t xml:space="preserve"> they </w:t>
        </w:r>
      </w:ins>
      <w:ins w:id="2650" w:author="Arthur Parmentier" w:date="2020-06-11T19:44:00Z">
        <w:r w:rsidR="00785EAF">
          <w:t>provide</w:t>
        </w:r>
      </w:ins>
      <w:ins w:id="2651" w:author="Arthur Parmentier" w:date="2020-06-11T19:38:00Z">
        <w:r>
          <w:t xml:space="preserve"> to the concept they signify.</w:t>
        </w:r>
      </w:ins>
    </w:p>
    <w:p w:rsidR="00D621DF" w:rsidRDefault="009B469F">
      <w:pPr>
        <w:pStyle w:val="Titre5"/>
        <w:rPr>
          <w:ins w:id="2652" w:author="Arthur Parmentier" w:date="2020-06-11T19:39:00Z"/>
        </w:rPr>
      </w:pPr>
      <w:ins w:id="2653" w:author="Arthur Parmentier" w:date="2020-06-11T19:48:00Z">
        <w:r>
          <w:t>Use of</w:t>
        </w:r>
      </w:ins>
      <w:ins w:id="2654" w:author="Arthur Parmentier" w:date="2020-05-14T13:39:00Z">
        <w:r w:rsidR="00D0639C" w:rsidRPr="007C437A">
          <w:t xml:space="preserve"> </w:t>
        </w:r>
      </w:ins>
      <w:ins w:id="2655" w:author="Arthur Parmentier" w:date="2020-05-14T13:40:00Z">
        <w:r w:rsidR="00D0639C" w:rsidRPr="007C437A">
          <w:t>indices</w:t>
        </w:r>
      </w:ins>
    </w:p>
    <w:p w:rsidR="00815A3B" w:rsidRPr="00815A3B" w:rsidRDefault="00815A3B">
      <w:pPr>
        <w:rPr>
          <w:ins w:id="2656" w:author="Arthur Parmentier" w:date="2020-06-11T18:16:00Z"/>
          <w:rPrChange w:id="2657" w:author="Arthur Parmentier" w:date="2020-06-11T19:39:00Z">
            <w:rPr>
              <w:ins w:id="2658" w:author="Arthur Parmentier" w:date="2020-06-11T18:16:00Z"/>
            </w:rPr>
          </w:rPrChange>
        </w:rPr>
        <w:pPrChange w:id="2659" w:author="Arthur Parmentier" w:date="2020-06-11T19:39:00Z">
          <w:pPr>
            <w:pStyle w:val="Titre5"/>
          </w:pPr>
        </w:pPrChange>
      </w:pPr>
      <w:ins w:id="2660" w:author="Arthur Parmentier" w:date="2020-06-11T19:39:00Z">
        <w:r>
          <w:t>Indices are rather difficult to observe in SP (I think they are the less usual type of sign among those that ar</w:t>
        </w:r>
      </w:ins>
      <w:ins w:id="2661" w:author="Arthur Parmentier" w:date="2020-06-11T19:40:00Z">
        <w:r>
          <w:t>e commonly use to describe SP)</w:t>
        </w:r>
      </w:ins>
      <w:ins w:id="2662" w:author="Arthur Parmentier" w:date="2020-06-11T19:47:00Z">
        <w:r w:rsidR="009B469F">
          <w:t xml:space="preserve"> and I can here only point to </w:t>
        </w:r>
      </w:ins>
      <w:ins w:id="2663" w:author="Arthur Parmentier" w:date="2020-06-11T19:40:00Z">
        <w:r>
          <w:t>th</w:t>
        </w:r>
      </w:ins>
      <w:ins w:id="2664" w:author="Arthur Parmentier" w:date="2020-06-11T19:42:00Z">
        <w:r>
          <w:t>eir use in “Shapeline”</w:t>
        </w:r>
      </w:ins>
      <w:ins w:id="2665" w:author="Arthur Parmentier" w:date="2020-06-11T19:47:00Z">
        <w:r w:rsidR="009B469F">
          <w:t xml:space="preserve">, </w:t>
        </w:r>
      </w:ins>
      <w:ins w:id="2666" w:author="Arthur Parmentier" w:date="2020-06-11T19:42:00Z">
        <w:r>
          <w:t xml:space="preserve">a SP mode in which all signs – not only SP signs – must </w:t>
        </w:r>
      </w:ins>
      <w:ins w:id="2667" w:author="Arthur Parmentier" w:date="2020-06-11T19:43:00Z">
        <w:r>
          <w:t>be interpreted by the performers</w:t>
        </w:r>
      </w:ins>
      <w:ins w:id="2668" w:author="Arthur Parmentier" w:date="2020-06-11T19:47:00Z">
        <w:r w:rsidR="009B469F">
          <w:t>, in which the soundpainter use indices (just like an actor</w:t>
        </w:r>
      </w:ins>
      <w:ins w:id="2669" w:author="Arthur Parmentier" w:date="2020-06-11T19:48:00Z">
        <w:r w:rsidR="009B469F">
          <w:t>).</w:t>
        </w:r>
        <w:r w:rsidR="00F15D4D">
          <w:t xml:space="preserve"> </w:t>
        </w:r>
      </w:ins>
      <w:ins w:id="2670" w:author="Arthur Parmentier" w:date="2020-06-12T12:54:00Z">
        <w:r w:rsidR="00ED2E91">
          <w:t>To</w:t>
        </w:r>
      </w:ins>
      <w:ins w:id="2671" w:author="Arthur Parmentier" w:date="2020-06-11T19:49:00Z">
        <w:r w:rsidR="00564D5A">
          <w:t xml:space="preserve"> my knowledge</w:t>
        </w:r>
      </w:ins>
      <w:ins w:id="2672" w:author="Arthur Parmentier" w:date="2020-06-11T19:48:00Z">
        <w:r w:rsidR="00F15D4D">
          <w:t xml:space="preserve">, there are no indices </w:t>
        </w:r>
      </w:ins>
      <w:ins w:id="2673" w:author="Arthur Parmentier" w:date="2020-06-11T19:49:00Z">
        <w:r w:rsidR="00F15D4D">
          <w:t>in SP signs</w:t>
        </w:r>
      </w:ins>
      <w:ins w:id="2674" w:author="Arthur Parmentier" w:date="2020-06-12T12:53:00Z">
        <w:r w:rsidR="00653307">
          <w:t xml:space="preserve"> outside those used in shapeline</w:t>
        </w:r>
      </w:ins>
      <w:ins w:id="2675" w:author="Arthur Parmentier" w:date="2020-06-11T19:49:00Z">
        <w:r w:rsidR="00F15D4D">
          <w:t>.</w:t>
        </w:r>
      </w:ins>
    </w:p>
    <w:p w:rsidR="005709A0" w:rsidRDefault="001C1E78" w:rsidP="005709A0">
      <w:pPr>
        <w:pStyle w:val="Titre5"/>
        <w:rPr>
          <w:ins w:id="2676" w:author="Arthur Parmentier" w:date="2020-06-12T10:59:00Z"/>
        </w:rPr>
      </w:pPr>
      <w:ins w:id="2677" w:author="Arthur Parmentier" w:date="2020-06-12T10:53:00Z">
        <w:r>
          <w:t>The imaginary regions</w:t>
        </w:r>
      </w:ins>
    </w:p>
    <w:p w:rsidR="00342E52" w:rsidRPr="00342E52" w:rsidRDefault="00342E52" w:rsidP="00342E52">
      <w:pPr>
        <w:pStyle w:val="Titre6"/>
        <w:rPr>
          <w:ins w:id="2678" w:author="Arthur Parmentier" w:date="2020-06-11T18:16:00Z"/>
          <w:rPrChange w:id="2679" w:author="Arthur Parmentier" w:date="2020-06-12T10:59:00Z">
            <w:rPr>
              <w:ins w:id="2680" w:author="Arthur Parmentier" w:date="2020-06-11T18:16:00Z"/>
            </w:rPr>
          </w:rPrChange>
        </w:rPr>
        <w:pPrChange w:id="2681" w:author="Arthur Parmentier" w:date="2020-06-12T10:59:00Z">
          <w:pPr>
            <w:pStyle w:val="Titre5"/>
          </w:pPr>
        </w:pPrChange>
      </w:pPr>
      <w:ins w:id="2682" w:author="Arthur Parmentier" w:date="2020-06-12T10:59:00Z">
        <w:r>
          <w:t>The imaginary staff</w:t>
        </w:r>
      </w:ins>
    </w:p>
    <w:p w:rsidR="005709A0" w:rsidRDefault="005709A0" w:rsidP="005709A0">
      <w:pPr>
        <w:rPr>
          <w:ins w:id="2683" w:author="Arthur Parmentier" w:date="2020-06-11T18:16:00Z"/>
        </w:rPr>
      </w:pPr>
      <w:ins w:id="2684" w:author="Arthur Parmentier" w:date="2020-06-11T18:16:00Z">
        <w:r>
          <w:t xml:space="preserve">In </w:t>
        </w:r>
      </w:ins>
      <w:ins w:id="2685" w:author="Arthur Parmentier" w:date="2020-06-12T10:54:00Z">
        <w:r w:rsidR="00380FF6">
          <w:t xml:space="preserve">his website, Thomson introduces the </w:t>
        </w:r>
      </w:ins>
      <w:ins w:id="2686" w:author="Arthur Parmentier" w:date="2020-06-11T18:16:00Z">
        <w:r>
          <w:t xml:space="preserve">“imaginary </w:t>
        </w:r>
      </w:ins>
      <w:ins w:id="2687" w:author="Arthur Parmentier" w:date="2020-06-12T10:54:00Z">
        <w:r w:rsidR="00380FF6">
          <w:t>staff</w:t>
        </w:r>
      </w:ins>
      <w:ins w:id="2688" w:author="Arthur Parmentier" w:date="2020-06-11T18:16:00Z">
        <w:r>
          <w:t>”:</w:t>
        </w:r>
      </w:ins>
    </w:p>
    <w:p w:rsidR="005709A0" w:rsidRDefault="005709A0" w:rsidP="005709A0">
      <w:pPr>
        <w:rPr>
          <w:ins w:id="2689" w:author="Arthur Parmentier" w:date="2020-06-12T10:54:00Z"/>
        </w:rPr>
      </w:pPr>
      <w:ins w:id="2690" w:author="Arthur Parmentier" w:date="2020-06-11T18:16:00Z">
        <w:r>
          <w:t>“The Imaginary Staff: An imaginary vertical field 1 and ½ meters (3 ½ feet) just in front of the Soundpainter that indicates low to high pitch range with sound and slow to fast movement with certain gestures such as a Long Tone. Note: The name Imaginary Staff is derived from music language. It is related to the music staff, which is a set of five parallel lines with spaces between them, on which notes are written to indicate their pitch.”</w:t>
        </w:r>
      </w:ins>
      <w:ins w:id="2691" w:author="Arthur Parmentier" w:date="2020-06-12T11:08:00Z">
        <w:r w:rsidR="00566897">
          <w:t xml:space="preserve"> </w:t>
        </w:r>
      </w:ins>
      <w:customXmlInsRangeStart w:id="2692" w:author="Arthur Parmentier" w:date="2020-06-12T11:08:00Z"/>
      <w:sdt>
        <w:sdtPr>
          <w:id w:val="-1936358812"/>
          <w:citation/>
        </w:sdtPr>
        <w:sdtContent>
          <w:customXmlInsRangeEnd w:id="2692"/>
          <w:ins w:id="2693" w:author="Arthur Parmentier" w:date="2020-06-12T11:08:00Z">
            <w:r w:rsidR="00566897">
              <w:fldChar w:fldCharType="begin"/>
            </w:r>
            <w:r w:rsidR="00566897">
              <w:rPr>
                <w:lang w:val="fr-FR"/>
              </w:rPr>
              <w:instrText xml:space="preserve"> CITATION Tho \l 1036 </w:instrText>
            </w:r>
          </w:ins>
          <w:r w:rsidR="00566897">
            <w:fldChar w:fldCharType="separate"/>
          </w:r>
          <w:ins w:id="2694" w:author="Arthur Parmentier" w:date="2020-06-12T11:08:00Z">
            <w:r w:rsidR="00566897" w:rsidRPr="00566897">
              <w:rPr>
                <w:noProof/>
                <w:lang w:val="fr-FR"/>
                <w:rPrChange w:id="2695" w:author="Arthur Parmentier" w:date="2020-06-12T11:08:00Z">
                  <w:rPr/>
                </w:rPrChange>
              </w:rPr>
              <w:t>(Thompson, s.d.)</w:t>
            </w:r>
            <w:r w:rsidR="00566897">
              <w:fldChar w:fldCharType="end"/>
            </w:r>
          </w:ins>
          <w:customXmlInsRangeStart w:id="2696" w:author="Arthur Parmentier" w:date="2020-06-12T11:08:00Z"/>
        </w:sdtContent>
      </w:sdt>
      <w:customXmlInsRangeEnd w:id="2696"/>
    </w:p>
    <w:p w:rsidR="00380FF6" w:rsidRDefault="00380FF6" w:rsidP="005709A0">
      <w:pPr>
        <w:rPr>
          <w:ins w:id="2697" w:author="Arthur Parmentier" w:date="2020-06-12T10:59:00Z"/>
        </w:rPr>
      </w:pPr>
      <w:ins w:id="2698" w:author="Arthur Parmentier" w:date="2020-06-12T10:54:00Z">
        <w:r>
          <w:t xml:space="preserve">This region is an explicit reference </w:t>
        </w:r>
      </w:ins>
      <w:ins w:id="2699" w:author="Arthur Parmentier" w:date="2020-06-12T10:55:00Z">
        <w:r>
          <w:t xml:space="preserve">to the representation of pitch in terms of height in the Western culture, which </w:t>
        </w:r>
      </w:ins>
      <w:ins w:id="2700" w:author="Arthur Parmentier" w:date="2020-06-12T10:56:00Z">
        <w:r>
          <w:t xml:space="preserve">Duchez refers to as an element of the </w:t>
        </w:r>
        <w:r>
          <w:rPr>
            <w:i/>
            <w:iCs/>
          </w:rPr>
          <w:t xml:space="preserve">metageometry </w:t>
        </w:r>
      </w:ins>
      <w:ins w:id="2701" w:author="Arthur Parmentier" w:date="2020-06-12T10:57:00Z">
        <w:r>
          <w:t>of Western culture.</w:t>
        </w:r>
      </w:ins>
    </w:p>
    <w:p w:rsidR="00342E52" w:rsidRPr="00380FF6" w:rsidRDefault="00342E52" w:rsidP="00342E52">
      <w:pPr>
        <w:pStyle w:val="Titre6"/>
        <w:rPr>
          <w:ins w:id="2702" w:author="Arthur Parmentier" w:date="2020-06-11T18:16:00Z"/>
          <w:rPrChange w:id="2703" w:author="Arthur Parmentier" w:date="2020-06-12T10:57:00Z">
            <w:rPr>
              <w:ins w:id="2704" w:author="Arthur Parmentier" w:date="2020-06-11T18:16:00Z"/>
            </w:rPr>
          </w:rPrChange>
        </w:rPr>
        <w:pPrChange w:id="2705" w:author="Arthur Parmentier" w:date="2020-06-12T10:59:00Z">
          <w:pPr/>
        </w:pPrChange>
      </w:pPr>
      <w:ins w:id="2706" w:author="Arthur Parmentier" w:date="2020-06-12T10:59:00Z">
        <w:r>
          <w:t>The imaginary stage</w:t>
        </w:r>
      </w:ins>
    </w:p>
    <w:p w:rsidR="005709A0" w:rsidRDefault="00342E52" w:rsidP="005709A0">
      <w:pPr>
        <w:rPr>
          <w:ins w:id="2707" w:author="Arthur Parmentier" w:date="2020-06-11T18:16:00Z"/>
        </w:rPr>
      </w:pPr>
      <w:ins w:id="2708" w:author="Arthur Parmentier" w:date="2020-06-12T10:59:00Z">
        <w:r>
          <w:t xml:space="preserve">He </w:t>
        </w:r>
      </w:ins>
      <w:ins w:id="2709" w:author="Arthur Parmentier" w:date="2020-06-12T11:08:00Z">
        <w:r w:rsidR="002B2434">
          <w:t xml:space="preserve">also </w:t>
        </w:r>
      </w:ins>
      <w:ins w:id="2710" w:author="Arthur Parmentier" w:date="2020-06-12T10:59:00Z">
        <w:r>
          <w:t xml:space="preserve">describes an </w:t>
        </w:r>
      </w:ins>
      <w:ins w:id="2711" w:author="Arthur Parmentier" w:date="2020-06-11T18:16:00Z">
        <w:r w:rsidR="005709A0">
          <w:t>“imaginary stage”</w:t>
        </w:r>
      </w:ins>
      <w:ins w:id="2712" w:author="Arthur Parmentier" w:date="2020-06-12T11:08:00Z">
        <w:r w:rsidR="002B2434">
          <w:t xml:space="preserve"> as the following</w:t>
        </w:r>
      </w:ins>
      <w:ins w:id="2713" w:author="Arthur Parmentier" w:date="2020-06-12T11:00:00Z">
        <w:r>
          <w:t>:</w:t>
        </w:r>
      </w:ins>
    </w:p>
    <w:p w:rsidR="005709A0" w:rsidRDefault="005709A0" w:rsidP="005709A0">
      <w:pPr>
        <w:rPr>
          <w:ins w:id="2714" w:author="Arthur Parmentier" w:date="2020-06-12T10:57:00Z"/>
        </w:rPr>
      </w:pPr>
      <w:ins w:id="2715" w:author="Arthur Parmentier" w:date="2020-06-11T18:16:00Z">
        <w:r>
          <w:t>“The Imaginary Stage: A horizontal field (like a small square table top) approximately ¾ of a meter for each side (3/4 of a yard squared) at waist height positioned just in front of the Soundpainter. The Imaginary Stage is the region in which the Soundpainter indicates movement directions on the stage – where the movement will travel to and from. Such gestures as Directions and Space Fader are both signed on the Imaginary Stage.”</w:t>
        </w:r>
      </w:ins>
      <w:ins w:id="2716" w:author="Arthur Parmentier" w:date="2020-06-12T11:08:00Z">
        <w:r w:rsidR="00566897">
          <w:t xml:space="preserve"> </w:t>
        </w:r>
      </w:ins>
      <w:customXmlInsRangeStart w:id="2717" w:author="Arthur Parmentier" w:date="2020-06-12T11:08:00Z"/>
      <w:sdt>
        <w:sdtPr>
          <w:id w:val="729508794"/>
          <w:citation/>
        </w:sdtPr>
        <w:sdtContent>
          <w:customXmlInsRangeEnd w:id="2717"/>
          <w:ins w:id="2718" w:author="Arthur Parmentier" w:date="2020-06-12T11:08:00Z">
            <w:r w:rsidR="00566897">
              <w:fldChar w:fldCharType="begin"/>
            </w:r>
            <w:r w:rsidR="00566897">
              <w:rPr>
                <w:lang w:val="fr-FR"/>
              </w:rPr>
              <w:instrText xml:space="preserve"> CITATION Tho \l 1036 </w:instrText>
            </w:r>
          </w:ins>
          <w:r w:rsidR="00566897">
            <w:fldChar w:fldCharType="separate"/>
          </w:r>
          <w:ins w:id="2719" w:author="Arthur Parmentier" w:date="2020-06-12T11:08:00Z">
            <w:r w:rsidR="00566897" w:rsidRPr="00566897">
              <w:rPr>
                <w:noProof/>
                <w:lang w:val="fr-FR"/>
                <w:rPrChange w:id="2720" w:author="Arthur Parmentier" w:date="2020-06-12T11:08:00Z">
                  <w:rPr/>
                </w:rPrChange>
              </w:rPr>
              <w:t>(Thompson, s.d.)</w:t>
            </w:r>
            <w:r w:rsidR="00566897">
              <w:fldChar w:fldCharType="end"/>
            </w:r>
          </w:ins>
          <w:customXmlInsRangeStart w:id="2721" w:author="Arthur Parmentier" w:date="2020-06-12T11:08:00Z"/>
        </w:sdtContent>
      </w:sdt>
      <w:customXmlInsRangeEnd w:id="2721"/>
    </w:p>
    <w:p w:rsidR="00342E52" w:rsidRDefault="00342E52" w:rsidP="005709A0">
      <w:pPr>
        <w:rPr>
          <w:ins w:id="2722" w:author="Arthur Parmentier" w:date="2020-06-12T11:08:00Z"/>
        </w:rPr>
      </w:pPr>
      <w:ins w:id="2723" w:author="Arthur Parmentier" w:date="2020-06-12T10:57:00Z">
        <w:r>
          <w:t xml:space="preserve">This time, it is not a representation in terms of height that is implied </w:t>
        </w:r>
      </w:ins>
      <w:ins w:id="2724" w:author="Arthur Parmentier" w:date="2020-06-12T10:58:00Z">
        <w:r>
          <w:t>but rather a 2D miniaturization of space and the cultural concept of stages that are invo</w:t>
        </w:r>
      </w:ins>
      <w:ins w:id="2725" w:author="Arthur Parmentier" w:date="2020-06-12T10:59:00Z">
        <w:r>
          <w:t>k</w:t>
        </w:r>
      </w:ins>
      <w:ins w:id="2726" w:author="Arthur Parmentier" w:date="2020-06-12T10:58:00Z">
        <w:r>
          <w:t>ed in his description.</w:t>
        </w:r>
      </w:ins>
    </w:p>
    <w:p w:rsidR="00550BC8" w:rsidRDefault="00550BC8" w:rsidP="00550BC8">
      <w:pPr>
        <w:pStyle w:val="Titre6"/>
        <w:rPr>
          <w:ins w:id="2727" w:author="Arthur Parmentier" w:date="2020-06-11T18:16:00Z"/>
        </w:rPr>
        <w:pPrChange w:id="2728" w:author="Arthur Parmentier" w:date="2020-06-12T11:09:00Z">
          <w:pPr/>
        </w:pPrChange>
      </w:pPr>
      <w:ins w:id="2729" w:author="Arthur Parmentier" w:date="2020-06-12T11:09:00Z">
        <w:r>
          <w:t>The creation of an “imaginary region”</w:t>
        </w:r>
      </w:ins>
    </w:p>
    <w:p w:rsidR="005709A0" w:rsidRDefault="005709A0" w:rsidP="005709A0">
      <w:pPr>
        <w:rPr>
          <w:ins w:id="2730" w:author="Arthur Parmentier" w:date="2020-06-11T18:16:00Z"/>
        </w:rPr>
      </w:pPr>
      <w:ins w:id="2731" w:author="Arthur Parmentier" w:date="2020-06-11T18:16:00Z">
        <w:r>
          <w:t>These representations share common traits:</w:t>
        </w:r>
      </w:ins>
    </w:p>
    <w:p w:rsidR="005709A0" w:rsidRDefault="005709A0" w:rsidP="005709A0">
      <w:pPr>
        <w:pStyle w:val="Paragraphedeliste"/>
        <w:numPr>
          <w:ilvl w:val="0"/>
          <w:numId w:val="43"/>
        </w:numPr>
        <w:rPr>
          <w:ins w:id="2732" w:author="Arthur Parmentier" w:date="2020-06-11T18:16:00Z"/>
        </w:rPr>
      </w:pPr>
      <w:ins w:id="2733" w:author="Arthur Parmentier" w:date="2020-06-11T18:16:00Z">
        <w:r>
          <w:t>They are the result of</w:t>
        </w:r>
      </w:ins>
      <w:ins w:id="2734" w:author="Arthur Parmentier" w:date="2020-06-12T11:09:00Z">
        <w:r w:rsidR="006C4568">
          <w:t xml:space="preserve"> at least three</w:t>
        </w:r>
      </w:ins>
      <w:ins w:id="2735" w:author="Arthur Parmentier" w:date="2020-06-11T18:16:00Z">
        <w:r>
          <w:t xml:space="preserve"> operations</w:t>
        </w:r>
      </w:ins>
      <w:ins w:id="2736" w:author="Arthur Parmentier" w:date="2020-06-12T11:09:00Z">
        <w:r w:rsidR="006C4568">
          <w:t>:</w:t>
        </w:r>
      </w:ins>
      <w:ins w:id="2737" w:author="Arthur Parmentier" w:date="2020-06-11T18:16:00Z">
        <w:r>
          <w:t xml:space="preserve"> </w:t>
        </w:r>
      </w:ins>
    </w:p>
    <w:p w:rsidR="005709A0" w:rsidRDefault="005709A0" w:rsidP="005709A0">
      <w:pPr>
        <w:pStyle w:val="Paragraphedeliste"/>
        <w:numPr>
          <w:ilvl w:val="1"/>
          <w:numId w:val="43"/>
        </w:numPr>
        <w:rPr>
          <w:ins w:id="2738" w:author="Arthur Parmentier" w:date="2020-06-11T18:16:00Z"/>
        </w:rPr>
      </w:pPr>
      <w:ins w:id="2739" w:author="Arthur Parmentier" w:date="2020-06-11T18:16:00Z">
        <w:r>
          <w:t>spatialization (or re-spatialization in the case of the stage), that one could also call a projection</w:t>
        </w:r>
      </w:ins>
    </w:p>
    <w:p w:rsidR="005709A0" w:rsidRDefault="005709A0" w:rsidP="005709A0">
      <w:pPr>
        <w:pStyle w:val="Paragraphedeliste"/>
        <w:numPr>
          <w:ilvl w:val="1"/>
          <w:numId w:val="43"/>
        </w:numPr>
        <w:rPr>
          <w:ins w:id="2740" w:author="Arthur Parmentier" w:date="2020-06-11T18:16:00Z"/>
        </w:rPr>
      </w:pPr>
      <w:ins w:id="2741" w:author="Arthur Parmentier" w:date="2020-06-11T18:16:00Z">
        <w:r>
          <w:t>orientation</w:t>
        </w:r>
      </w:ins>
    </w:p>
    <w:p w:rsidR="005709A0" w:rsidRDefault="005709A0" w:rsidP="005709A0">
      <w:pPr>
        <w:pStyle w:val="Paragraphedeliste"/>
        <w:numPr>
          <w:ilvl w:val="1"/>
          <w:numId w:val="43"/>
        </w:numPr>
        <w:rPr>
          <w:ins w:id="2742" w:author="Arthur Parmentier" w:date="2020-06-11T18:16:00Z"/>
        </w:rPr>
      </w:pPr>
      <w:ins w:id="2743" w:author="Arthur Parmentier" w:date="2020-06-11T18:16:00Z">
        <w:r>
          <w:lastRenderedPageBreak/>
          <w:t>evaluation</w:t>
        </w:r>
      </w:ins>
    </w:p>
    <w:p w:rsidR="005709A0" w:rsidRDefault="005709A0" w:rsidP="005709A0">
      <w:pPr>
        <w:pStyle w:val="Paragraphedeliste"/>
        <w:numPr>
          <w:ilvl w:val="0"/>
          <w:numId w:val="43"/>
        </w:numPr>
        <w:rPr>
          <w:ins w:id="2744" w:author="Arthur Parmentier" w:date="2020-06-11T18:16:00Z"/>
        </w:rPr>
      </w:pPr>
      <w:ins w:id="2745" w:author="Arthur Parmentier" w:date="2020-06-11T18:16:00Z">
        <w:r>
          <w:t xml:space="preserve"> Their relative character (there is no absolute value or measure in each representation), therefore they function as a relational space</w:t>
        </w:r>
      </w:ins>
    </w:p>
    <w:p w:rsidR="005709A0" w:rsidRDefault="005709A0" w:rsidP="005709A0">
      <w:pPr>
        <w:pStyle w:val="Paragraphedeliste"/>
        <w:numPr>
          <w:ilvl w:val="0"/>
          <w:numId w:val="43"/>
        </w:numPr>
        <w:rPr>
          <w:ins w:id="2746" w:author="Arthur Parmentier" w:date="2020-06-11T18:16:00Z"/>
        </w:rPr>
      </w:pPr>
      <w:ins w:id="2747" w:author="Arthur Parmentier" w:date="2020-06-11T18:16:00Z">
        <w:r>
          <w:t>Their function as underlying scheme for several signs in soundpainting</w:t>
        </w:r>
      </w:ins>
    </w:p>
    <w:p w:rsidR="005709A0" w:rsidRDefault="001D61DD" w:rsidP="005709A0">
      <w:pPr>
        <w:rPr>
          <w:ins w:id="2748" w:author="Arthur Parmentier" w:date="2020-06-12T11:13:00Z"/>
        </w:rPr>
      </w:pPr>
      <w:ins w:id="2749" w:author="Arthur Parmentier" w:date="2020-06-12T11:13:00Z">
        <w:r>
          <w:t>Similarly,</w:t>
        </w:r>
      </w:ins>
      <w:ins w:id="2750" w:author="Arthur Parmentier" w:date="2020-06-11T18:25:00Z">
        <w:r w:rsidR="006234F6">
          <w:t xml:space="preserve"> to the frequency of the sound</w:t>
        </w:r>
      </w:ins>
      <w:ins w:id="2751" w:author="Arthur Parmentier" w:date="2020-06-12T11:10:00Z">
        <w:r w:rsidR="006C4568">
          <w:t>, tempo or volum</w:t>
        </w:r>
      </w:ins>
      <w:ins w:id="2752" w:author="Arthur Parmentier" w:date="2020-06-12T11:11:00Z">
        <w:r w:rsidR="006C4568">
          <w:t xml:space="preserve">e, </w:t>
        </w:r>
      </w:ins>
      <w:ins w:id="2753" w:author="Arthur Parmentier" w:date="2020-06-11T18:26:00Z">
        <w:r w:rsidR="006234F6">
          <w:t>height as a spatial evaluation</w:t>
        </w:r>
      </w:ins>
      <w:ins w:id="2754" w:author="Arthur Parmentier" w:date="2020-06-12T11:11:00Z">
        <w:r w:rsidR="006C4568">
          <w:t xml:space="preserve"> is the basis of many “faders”</w:t>
        </w:r>
      </w:ins>
      <w:ins w:id="2755" w:author="Arthur Parmentier" w:date="2020-06-12T11:10:00Z">
        <w:r w:rsidR="006C4568">
          <w:t xml:space="preserve"> </w:t>
        </w:r>
      </w:ins>
      <w:ins w:id="2756" w:author="Arthur Parmentier" w:date="2020-06-12T11:11:00Z">
        <w:r w:rsidR="006C4568">
          <w:t>that can</w:t>
        </w:r>
      </w:ins>
      <w:ins w:id="2757" w:author="Arthur Parmentier" w:date="2020-06-12T11:10:00Z">
        <w:r w:rsidR="006C4568">
          <w:t xml:space="preserve"> represent complexity, “asshole”-ness (</w:t>
        </w:r>
      </w:ins>
      <w:ins w:id="2758" w:author="Arthur Parmentier" w:date="2020-06-12T11:11:00Z">
        <w:r w:rsidR="006C4568">
          <w:t>the asshole fader)</w:t>
        </w:r>
      </w:ins>
      <w:ins w:id="2759" w:author="Arthur Parmentier" w:date="2020-06-12T11:10:00Z">
        <w:r w:rsidR="006C4568">
          <w:t xml:space="preserve">; </w:t>
        </w:r>
      </w:ins>
      <w:ins w:id="2760" w:author="Arthur Parmentier" w:date="2020-06-12T11:11:00Z">
        <w:r w:rsidR="006C4568">
          <w:t xml:space="preserve">exaggeration, </w:t>
        </w:r>
      </w:ins>
      <w:ins w:id="2761" w:author="Arthur Parmentier" w:date="2020-06-12T11:12:00Z">
        <w:r w:rsidR="006C4568">
          <w:t>age, amplitude, body level</w:t>
        </w:r>
      </w:ins>
      <w:ins w:id="2762" w:author="Arthur Parmentier" w:date="2020-06-12T11:14:00Z">
        <w:r>
          <w:t>, gravity</w:t>
        </w:r>
      </w:ins>
      <w:ins w:id="2763" w:author="Arthur Parmentier" w:date="2020-06-12T11:12:00Z">
        <w:r w:rsidR="006C4568">
          <w:t>, etc</w:t>
        </w:r>
      </w:ins>
      <w:ins w:id="2764" w:author="Arthur Parmentier" w:date="2020-06-11T18:27:00Z">
        <w:r w:rsidR="006234F6">
          <w:t>.</w:t>
        </w:r>
      </w:ins>
    </w:p>
    <w:p w:rsidR="001D61DD" w:rsidRDefault="001D61DD" w:rsidP="005709A0">
      <w:pPr>
        <w:rPr>
          <w:ins w:id="2765" w:author="Arthur Parmentier" w:date="2020-06-11T19:03:00Z"/>
        </w:rPr>
      </w:pPr>
      <w:ins w:id="2766" w:author="Arthur Parmentier" w:date="2020-06-12T11:13:00Z">
        <w:r>
          <w:t>Other “faders”</w:t>
        </w:r>
      </w:ins>
      <w:ins w:id="2767" w:author="Arthur Parmentier" w:date="2020-06-12T11:15:00Z">
        <w:r w:rsidR="00366C76">
          <w:t xml:space="preserve"> </w:t>
        </w:r>
      </w:ins>
      <w:ins w:id="2768" w:author="Arthur Parmentier" w:date="2020-06-12T11:28:00Z">
        <w:r w:rsidR="007A6CF9">
          <w:t>–</w:t>
        </w:r>
      </w:ins>
      <w:ins w:id="2769" w:author="Arthur Parmentier" w:date="2020-06-12T11:15:00Z">
        <w:r w:rsidR="00366C76">
          <w:t xml:space="preserve"> </w:t>
        </w:r>
      </w:ins>
      <w:ins w:id="2770" w:author="Arthur Parmentier" w:date="2020-06-12T11:28:00Z">
        <w:r w:rsidR="007A6CF9">
          <w:t xml:space="preserve">faders </w:t>
        </w:r>
      </w:ins>
      <w:ins w:id="2771" w:author="Arthur Parmentier" w:date="2020-06-12T11:15:00Z">
        <w:r w:rsidR="00366C76">
          <w:t>are</w:t>
        </w:r>
      </w:ins>
      <w:ins w:id="2772" w:author="Arthur Parmentier" w:date="2020-06-12T11:13:00Z">
        <w:r>
          <w:t xml:space="preserve"> the main type of imaginary regions in SP</w:t>
        </w:r>
      </w:ins>
      <w:ins w:id="2773" w:author="Arthur Parmentier" w:date="2020-06-12T11:15:00Z">
        <w:r w:rsidR="00366C76">
          <w:t xml:space="preserve"> </w:t>
        </w:r>
      </w:ins>
      <w:ins w:id="2774" w:author="Arthur Parmentier" w:date="2020-06-12T11:28:00Z">
        <w:r w:rsidR="00D55105">
          <w:t>–</w:t>
        </w:r>
      </w:ins>
      <w:ins w:id="2775" w:author="Arthur Parmentier" w:date="2020-06-12T11:13:00Z">
        <w:r>
          <w:t xml:space="preserve"> use the horizontal axis rather than the</w:t>
        </w:r>
      </w:ins>
      <w:ins w:id="2776" w:author="Arthur Parmentier" w:date="2020-06-12T11:14:00Z">
        <w:r>
          <w:t xml:space="preserve"> vertical one, such as t</w:t>
        </w:r>
      </w:ins>
      <w:ins w:id="2777" w:author="Arthur Parmentier" w:date="2020-06-12T11:15:00Z">
        <w:r>
          <w:t>he</w:t>
        </w:r>
      </w:ins>
      <w:ins w:id="2778" w:author="Arthur Parmentier" w:date="2020-06-12T11:14:00Z">
        <w:r>
          <w:t xml:space="preserve"> density fader</w:t>
        </w:r>
      </w:ins>
      <w:ins w:id="2779" w:author="Arthur Parmentier" w:date="2020-06-12T11:16:00Z">
        <w:r w:rsidR="00164D80">
          <w:t xml:space="preserve"> or the </w:t>
        </w:r>
      </w:ins>
      <w:ins w:id="2780" w:author="Arthur Parmentier" w:date="2020-06-12T11:15:00Z">
        <w:r w:rsidR="00164D80">
          <w:t>“more</w:t>
        </w:r>
      </w:ins>
      <w:ins w:id="2781" w:author="Arthur Parmentier" w:date="2020-06-12T11:16:00Z">
        <w:r w:rsidR="00164D80">
          <w:t xml:space="preserve"> space” fader.</w:t>
        </w:r>
        <w:r w:rsidR="005E0BB1">
          <w:t xml:space="preserve"> It is interesting to note </w:t>
        </w:r>
      </w:ins>
      <w:ins w:id="2782" w:author="Arthur Parmentier" w:date="2020-06-12T11:17:00Z">
        <w:r w:rsidR="007B4876">
          <w:t xml:space="preserve">that </w:t>
        </w:r>
      </w:ins>
      <w:ins w:id="2783" w:author="Arthur Parmentier" w:date="2020-06-12T11:16:00Z">
        <w:r w:rsidR="005E0BB1">
          <w:t>the</w:t>
        </w:r>
      </w:ins>
      <w:ins w:id="2784" w:author="Arthur Parmentier" w:date="2020-06-12T11:17:00Z">
        <w:r w:rsidR="007B4876">
          <w:t xml:space="preserve"> choice of the</w:t>
        </w:r>
      </w:ins>
      <w:ins w:id="2785" w:author="Arthur Parmentier" w:date="2020-06-12T11:16:00Z">
        <w:r w:rsidR="005E0BB1">
          <w:t xml:space="preserve"> horizontal dimension is directly linked to the representation of </w:t>
        </w:r>
      </w:ins>
      <w:ins w:id="2786" w:author="Arthur Parmentier" w:date="2020-06-12T11:17:00Z">
        <w:r w:rsidR="005E0BB1">
          <w:t>space.</w:t>
        </w:r>
      </w:ins>
    </w:p>
    <w:p w:rsidR="003623E9" w:rsidRDefault="003623E9" w:rsidP="003623E9">
      <w:pPr>
        <w:pStyle w:val="Titre5"/>
        <w:rPr>
          <w:ins w:id="2787" w:author="Arthur Parmentier" w:date="2020-06-11T19:03:00Z"/>
        </w:rPr>
      </w:pPr>
      <w:ins w:id="2788" w:author="Arthur Parmentier" w:date="2020-06-11T19:03:00Z">
        <w:r>
          <w:t>A deeper look in the mapping process: the visual codes</w:t>
        </w:r>
      </w:ins>
    </w:p>
    <w:p w:rsidR="003623E9" w:rsidRDefault="003623E9" w:rsidP="003623E9">
      <w:pPr>
        <w:rPr>
          <w:ins w:id="2789" w:author="Arthur Parmentier" w:date="2020-06-11T19:12:00Z"/>
        </w:rPr>
      </w:pPr>
      <w:ins w:id="2790" w:author="Arthur Parmentier" w:date="2020-06-11T19:04:00Z">
        <w:r>
          <w:t>From the typology that I have intro</w:t>
        </w:r>
      </w:ins>
      <w:ins w:id="2791" w:author="Arthur Parmentier" w:date="2020-06-11T19:05:00Z">
        <w:r>
          <w:t xml:space="preserve">duced, one may wonder at a more fundamental level what the mapping process relies on and how exactly the sign is </w:t>
        </w:r>
      </w:ins>
      <w:ins w:id="2792" w:author="Arthur Parmentier" w:date="2020-06-11T19:06:00Z">
        <w:r>
          <w:t xml:space="preserve">constructed </w:t>
        </w:r>
      </w:ins>
      <w:ins w:id="2793" w:author="Arthur Parmentier" w:date="2020-06-11T19:05:00Z">
        <w:r>
          <w:t>visually</w:t>
        </w:r>
      </w:ins>
      <w:ins w:id="2794" w:author="Arthur Parmentier" w:date="2020-06-11T19:06:00Z">
        <w:r>
          <w:t xml:space="preserve"> by its creator and understood by other people.</w:t>
        </w:r>
        <w:r>
          <w:br/>
          <w:t xml:space="preserve">As a first answer to this complex question, I would like </w:t>
        </w:r>
      </w:ins>
      <w:ins w:id="2795" w:author="Arthur Parmentier" w:date="2020-06-11T19:07:00Z">
        <w:r>
          <w:t xml:space="preserve">to point out the analysis of SP visual codes by </w:t>
        </w:r>
      </w:ins>
      <w:ins w:id="2796" w:author="Arthur Parmentier" w:date="2020-06-11T19:08:00Z">
        <w:r>
          <w:t xml:space="preserve">Yerlikaya and Coskuner </w:t>
        </w:r>
      </w:ins>
      <w:customXmlInsRangeStart w:id="2797" w:author="Arthur Parmentier" w:date="2020-06-11T19:09:00Z"/>
      <w:sdt>
        <w:sdtPr>
          <w:id w:val="-2073261776"/>
          <w:citation/>
        </w:sdtPr>
        <w:sdtContent>
          <w:customXmlInsRangeEnd w:id="2797"/>
          <w:ins w:id="2798" w:author="Arthur Parmentier" w:date="2020-06-11T19:09:00Z">
            <w:r>
              <w:fldChar w:fldCharType="begin"/>
            </w:r>
          </w:ins>
          <w:ins w:id="2799" w:author="Arthur Parmentier" w:date="2020-06-11T19:10:00Z">
            <w:r w:rsidR="00294768">
              <w:instrText xml:space="preserve">CITATION Yer \l 1036 </w:instrText>
            </w:r>
          </w:ins>
          <w:r>
            <w:fldChar w:fldCharType="separate"/>
          </w:r>
          <w:ins w:id="2800" w:author="Arthur Parmentier" w:date="2020-06-11T19:10:00Z">
            <w:r w:rsidR="00294768">
              <w:rPr>
                <w:noProof/>
              </w:rPr>
              <w:t>(Yerlikaya &amp; Coskumer, 2016)</w:t>
            </w:r>
          </w:ins>
          <w:ins w:id="2801" w:author="Arthur Parmentier" w:date="2020-06-11T19:09:00Z">
            <w:r>
              <w:fldChar w:fldCharType="end"/>
            </w:r>
          </w:ins>
          <w:customXmlInsRangeStart w:id="2802" w:author="Arthur Parmentier" w:date="2020-06-11T19:09:00Z"/>
        </w:sdtContent>
      </w:sdt>
      <w:customXmlInsRangeEnd w:id="2802"/>
      <w:ins w:id="2803" w:author="Arthur Parmentier" w:date="2020-06-11T19:10:00Z">
        <w:r w:rsidR="00294768">
          <w:t xml:space="preserve">, that brings finer element of interpretation to the signs that explicate </w:t>
        </w:r>
      </w:ins>
      <w:ins w:id="2804" w:author="Arthur Parmentier" w:date="2020-06-11T19:11:00Z">
        <w:r w:rsidR="00294768">
          <w:t>how they may have been formed intentionally or not by their creator.</w:t>
        </w:r>
      </w:ins>
    </w:p>
    <w:p w:rsidR="00D13821" w:rsidRPr="003623E9" w:rsidRDefault="00D13821">
      <w:pPr>
        <w:rPr>
          <w:ins w:id="2805" w:author="Arthur Parmentier" w:date="2020-05-14T13:32:00Z"/>
        </w:rPr>
      </w:pPr>
      <w:ins w:id="2806" w:author="Arthur Parmentier" w:date="2020-06-11T19:12:00Z">
        <w:r>
          <w:t xml:space="preserve">For instance, they </w:t>
        </w:r>
      </w:ins>
      <w:ins w:id="2807" w:author="Arthur Parmentier" w:date="2020-06-11T19:13:00Z">
        <w:r>
          <w:t>analyze</w:t>
        </w:r>
      </w:ins>
      <w:ins w:id="2808" w:author="Arthur Parmentier" w:date="2020-06-11T19:12:00Z">
        <w:r>
          <w:t xml:space="preserve"> the “knowledge of </w:t>
        </w:r>
      </w:ins>
      <w:ins w:id="2809" w:author="Arthur Parmentier" w:date="2020-06-11T19:13:00Z">
        <w:r>
          <w:t>visual contract” in the sign “Whole group” as “Circle [that] evokes the concepts like a round table or a ring. It incorporates the constructs as whole, being together etc</w:t>
        </w:r>
      </w:ins>
      <w:ins w:id="2810" w:author="Arthur Parmentier" w:date="2020-06-11T19:15:00Z">
        <w:r>
          <w:t>.”</w:t>
        </w:r>
      </w:ins>
      <w:ins w:id="2811" w:author="Arthur Parmentier" w:date="2020-06-11T19:16:00Z">
        <w:r>
          <w:t xml:space="preserve"> among several visual codes that </w:t>
        </w:r>
      </w:ins>
      <w:ins w:id="2812" w:author="Arthur Parmentier" w:date="2020-06-11T19:17:00Z">
        <w:r w:rsidR="00BD4E6E">
          <w:t xml:space="preserve">are sometimes </w:t>
        </w:r>
      </w:ins>
      <w:ins w:id="2813" w:author="Arthur Parmentier" w:date="2020-06-11T19:16:00Z">
        <w:r>
          <w:t xml:space="preserve">relevant to </w:t>
        </w:r>
      </w:ins>
      <w:ins w:id="2814" w:author="Arthur Parmentier" w:date="2020-06-11T19:17:00Z">
        <w:r>
          <w:t>explain the signifier-signified</w:t>
        </w:r>
      </w:ins>
      <w:ins w:id="2815" w:author="Arthur Parmentier" w:date="2020-06-11T19:15:00Z">
        <w:r>
          <w:t xml:space="preserve"> </w:t>
        </w:r>
      </w:ins>
      <w:ins w:id="2816" w:author="Arthur Parmentier" w:date="2020-06-11T19:17:00Z">
        <w:r>
          <w:t>relation.</w:t>
        </w:r>
      </w:ins>
    </w:p>
    <w:p w:rsidR="00D621DF" w:rsidRPr="007C437A" w:rsidDel="00D0639C" w:rsidRDefault="00D621DF">
      <w:pPr>
        <w:pStyle w:val="Titre3"/>
        <w:rPr>
          <w:del w:id="2817" w:author="Arthur Parmentier" w:date="2020-05-14T13:40:00Z"/>
          <w:i/>
          <w:iCs/>
          <w:rPrChange w:id="2818" w:author="Arthur Parmentier" w:date="2020-06-07T15:27:00Z">
            <w:rPr>
              <w:del w:id="2819" w:author="Arthur Parmentier" w:date="2020-05-14T13:40:00Z"/>
            </w:rPr>
          </w:rPrChange>
        </w:rPr>
        <w:pPrChange w:id="2820" w:author="Arthur Parmentier" w:date="2020-06-10T16:26:00Z">
          <w:pPr/>
        </w:pPrChange>
      </w:pPr>
      <w:bookmarkStart w:id="2821" w:name="_Toc40356075"/>
      <w:bookmarkStart w:id="2822" w:name="_Toc42841945"/>
      <w:bookmarkStart w:id="2823" w:name="_Toc42842046"/>
      <w:bookmarkStart w:id="2824" w:name="_Toc42842147"/>
      <w:bookmarkEnd w:id="2821"/>
      <w:bookmarkEnd w:id="2822"/>
      <w:bookmarkEnd w:id="2823"/>
      <w:bookmarkEnd w:id="2824"/>
    </w:p>
    <w:p w:rsidR="007B1805" w:rsidRDefault="007B1805">
      <w:pPr>
        <w:pStyle w:val="Titre3"/>
        <w:rPr>
          <w:ins w:id="2825" w:author="Arthur Parmentier" w:date="2020-06-11T17:00:00Z"/>
        </w:rPr>
      </w:pPr>
      <w:bookmarkStart w:id="2826" w:name="_Toc42842148"/>
      <w:r w:rsidRPr="007C437A">
        <w:t>Sign overloading</w:t>
      </w:r>
      <w:ins w:id="2827" w:author="Arthur Parmentier" w:date="2020-06-11T23:08:00Z">
        <w:r w:rsidR="00D65F4D">
          <w:t>:</w:t>
        </w:r>
      </w:ins>
      <w:ins w:id="2828" w:author="Arthur Parmentier" w:date="2020-06-11T22:13:00Z">
        <w:r w:rsidR="00A4623F">
          <w:t xml:space="preserve"> </w:t>
        </w:r>
      </w:ins>
      <w:ins w:id="2829" w:author="Arthur Parmentier" w:date="2020-06-11T22:09:00Z">
        <w:r w:rsidR="00A56CDE">
          <w:t xml:space="preserve">polysemes </w:t>
        </w:r>
      </w:ins>
      <w:ins w:id="2830" w:author="Arthur Parmentier" w:date="2020-06-11T23:08:00Z">
        <w:r w:rsidR="00D65F4D">
          <w:t xml:space="preserve">and technical </w:t>
        </w:r>
      </w:ins>
      <w:ins w:id="2831" w:author="Arthur Parmentier" w:date="2020-06-11T23:09:00Z">
        <w:r w:rsidR="00D65F4D">
          <w:t xml:space="preserve">approaches to concepts </w:t>
        </w:r>
      </w:ins>
      <w:ins w:id="2832" w:author="Arthur Parmentier" w:date="2020-06-11T22:09:00Z">
        <w:r w:rsidR="00A56CDE">
          <w:t>in SP</w:t>
        </w:r>
      </w:ins>
      <w:bookmarkEnd w:id="2826"/>
    </w:p>
    <w:p w:rsidR="00A519B8" w:rsidRPr="004055D8" w:rsidRDefault="00A47814" w:rsidP="00A519B8">
      <w:pPr>
        <w:rPr>
          <w:ins w:id="2833" w:author="Arthur Parmentier" w:date="2020-06-11T17:00:00Z"/>
        </w:rPr>
      </w:pPr>
      <w:ins w:id="2834" w:author="Arthur Parmentier" w:date="2020-06-11T19:56:00Z">
        <w:r>
          <w:t xml:space="preserve">In </w:t>
        </w:r>
      </w:ins>
      <w:ins w:id="2835" w:author="Arthur Parmentier" w:date="2020-06-11T19:57:00Z">
        <w:r>
          <w:t>Thompson’s</w:t>
        </w:r>
      </w:ins>
      <w:ins w:id="2836" w:author="Arthur Parmentier" w:date="2020-06-11T19:56:00Z">
        <w:r>
          <w:t xml:space="preserve"> interview with Helen Minors</w:t>
        </w:r>
      </w:ins>
      <w:ins w:id="2837" w:author="Arthur Parmentier" w:date="2020-06-11T19:57:00Z">
        <w:r>
          <w:t xml:space="preserve">, she asks: </w:t>
        </w:r>
      </w:ins>
      <w:ins w:id="2838" w:author="Arthur Parmentier" w:date="2020-06-11T17:00:00Z">
        <w:r w:rsidR="00A519B8">
          <w:t>“</w:t>
        </w:r>
        <w:r w:rsidR="00A519B8" w:rsidRPr="004055D8">
          <w:t>Pitch is reliant on a Western concept of height in relation to sound (e.g. high and low), replying on our metaphorical understanding of music. How would you expect a dancer/actor to respond to this musically determined gesture?</w:t>
        </w:r>
      </w:ins>
      <w:ins w:id="2839" w:author="Arthur Parmentier" w:date="2020-06-11T19:57:00Z">
        <w:r>
          <w:t xml:space="preserve">”. </w:t>
        </w:r>
        <w:r>
          <w:br/>
          <w:t>Thompson respond</w:t>
        </w:r>
        <w:r w:rsidR="00135586">
          <w:t>s</w:t>
        </w:r>
        <w:r>
          <w:t xml:space="preserve"> that “</w:t>
        </w:r>
      </w:ins>
      <w:ins w:id="2840" w:author="Arthur Parmentier" w:date="2020-06-11T17:00:00Z">
        <w:r w:rsidR="00A519B8" w:rsidRPr="004055D8">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w:t>
        </w:r>
        <w:r w:rsidR="00A519B8">
          <w:t xml:space="preserve">” </w:t>
        </w:r>
      </w:ins>
      <w:customXmlInsRangeStart w:id="2841" w:author="Arthur Parmentier" w:date="2020-06-11T17:00:00Z"/>
      <w:sdt>
        <w:sdtPr>
          <w:id w:val="-1381710217"/>
          <w:citation/>
        </w:sdtPr>
        <w:sdtContent>
          <w:customXmlInsRangeEnd w:id="2841"/>
          <w:ins w:id="2842" w:author="Arthur Parmentier" w:date="2020-06-11T17:00:00Z">
            <w:r w:rsidR="00A519B8">
              <w:fldChar w:fldCharType="begin"/>
            </w:r>
            <w:r w:rsidR="00A519B8" w:rsidRPr="00A519B8">
              <w:rPr>
                <w:rPrChange w:id="2843" w:author="Arthur Parmentier" w:date="2020-06-11T17:00:00Z">
                  <w:rPr>
                    <w:lang w:val="fr-FR"/>
                  </w:rPr>
                </w:rPrChange>
              </w:rPr>
              <w:instrText xml:space="preserve"> CITATION Hel \l 1036 </w:instrText>
            </w:r>
            <w:r w:rsidR="00A519B8">
              <w:fldChar w:fldCharType="separate"/>
            </w:r>
            <w:r w:rsidR="00A519B8" w:rsidRPr="00287E83">
              <w:rPr>
                <w:noProof/>
                <w:rPrChange w:id="2844" w:author="Arthur Parmentier" w:date="2020-06-11T20:01:00Z">
                  <w:rPr>
                    <w:noProof/>
                    <w:lang w:val="fr-FR"/>
                  </w:rPr>
                </w:rPrChange>
              </w:rPr>
              <w:t>(Minors &amp; Thompson, s.d.)</w:t>
            </w:r>
            <w:r w:rsidR="00A519B8">
              <w:fldChar w:fldCharType="end"/>
            </w:r>
          </w:ins>
          <w:customXmlInsRangeStart w:id="2845" w:author="Arthur Parmentier" w:date="2020-06-11T17:00:00Z"/>
        </w:sdtContent>
      </w:sdt>
      <w:customXmlInsRangeEnd w:id="2845"/>
    </w:p>
    <w:p w:rsidR="00A519B8" w:rsidRPr="00A519B8" w:rsidDel="00B96271" w:rsidRDefault="00287E83">
      <w:pPr>
        <w:rPr>
          <w:del w:id="2846" w:author="Arthur Parmentier" w:date="2020-06-11T20:06:00Z"/>
          <w:rPrChange w:id="2847" w:author="Arthur Parmentier" w:date="2020-06-11T17:00:00Z">
            <w:rPr>
              <w:del w:id="2848" w:author="Arthur Parmentier" w:date="2020-06-11T20:06:00Z"/>
            </w:rPr>
          </w:rPrChange>
        </w:rPr>
        <w:pPrChange w:id="2849" w:author="Arthur Parmentier" w:date="2020-06-11T17:00:00Z">
          <w:pPr>
            <w:pStyle w:val="Titre2"/>
          </w:pPr>
        </w:pPrChange>
      </w:pPr>
      <w:ins w:id="2850" w:author="Arthur Parmentier" w:date="2020-06-11T20:03:00Z">
        <w:r>
          <w:t xml:space="preserve">Despite </w:t>
        </w:r>
        <w:r w:rsidR="00B96271">
          <w:t>his</w:t>
        </w:r>
        <w:r>
          <w:t xml:space="preserve"> </w:t>
        </w:r>
        <w:r w:rsidR="00B96271">
          <w:t xml:space="preserve">questionable </w:t>
        </w:r>
      </w:ins>
      <w:ins w:id="2851" w:author="Arthur Parmentier" w:date="2020-06-11T20:04:00Z">
        <w:r w:rsidR="00B96271">
          <w:t>definition of pitch and movement as governed by tempo, w</w:t>
        </w:r>
      </w:ins>
      <w:ins w:id="2852" w:author="Arthur Parmentier" w:date="2020-06-11T20:01:00Z">
        <w:r>
          <w:t>e can read in his words th</w:t>
        </w:r>
      </w:ins>
      <w:ins w:id="2853" w:author="Arthur Parmentier" w:date="2020-06-11T20:02:00Z">
        <w:r>
          <w:t xml:space="preserve">e analogy </w:t>
        </w:r>
      </w:ins>
      <w:ins w:id="2854" w:author="Arthur Parmentier" w:date="2020-06-11T20:04:00Z">
        <w:r w:rsidR="00B96271">
          <w:t>underlying</w:t>
        </w:r>
      </w:ins>
      <w:ins w:id="2855" w:author="Arthur Parmentier" w:date="2020-06-11T20:05:00Z">
        <w:r w:rsidR="00B96271">
          <w:t xml:space="preserve"> the significance of the notion of pitch in both music and dance.</w:t>
        </w:r>
      </w:ins>
    </w:p>
    <w:p w:rsidR="005A6DBA" w:rsidRPr="007C437A" w:rsidRDefault="005A6DBA">
      <w:pPr>
        <w:rPr>
          <w:ins w:id="2856" w:author="Arthur Parmentier" w:date="2020-05-13T10:10:00Z"/>
        </w:rPr>
      </w:pPr>
    </w:p>
    <w:p w:rsidR="0053230A" w:rsidRDefault="001B082B">
      <w:pPr>
        <w:rPr>
          <w:ins w:id="2857" w:author="Arthur Parmentier" w:date="2020-06-11T20:22:00Z"/>
        </w:rPr>
      </w:pPr>
      <w:r w:rsidRPr="007C437A">
        <w:lastRenderedPageBreak/>
        <w:t xml:space="preserve">We have seen </w:t>
      </w:r>
      <w:ins w:id="2858" w:author="Arthur Parmentier" w:date="2020-06-11T20:17:00Z">
        <w:r w:rsidR="00C32959">
          <w:t>that SP is a multi-disciplinary s</w:t>
        </w:r>
      </w:ins>
      <w:ins w:id="2859" w:author="Arthur Parmentier" w:date="2020-06-11T20:18:00Z">
        <w:r w:rsidR="00C32959">
          <w:t xml:space="preserve">ign language, i.e. that </w:t>
        </w:r>
      </w:ins>
      <w:del w:id="2860" w:author="Arthur Parmentier" w:date="2020-06-11T20:17:00Z">
        <w:r w:rsidRPr="007C437A" w:rsidDel="00C32959">
          <w:delText xml:space="preserve">from the evolution of SP that </w:delText>
        </w:r>
      </w:del>
      <w:ins w:id="2861" w:author="Arthur Parmentier" w:date="2020-05-13T09:50:00Z">
        <w:r w:rsidR="0053230A" w:rsidRPr="007C437A">
          <w:t xml:space="preserve">a single sign </w:t>
        </w:r>
      </w:ins>
      <w:ins w:id="2862" w:author="Arthur Parmentier" w:date="2020-05-13T09:51:00Z">
        <w:r w:rsidR="0053230A" w:rsidRPr="007C437A">
          <w:t>can be use</w:t>
        </w:r>
      </w:ins>
      <w:ins w:id="2863" w:author="Arthur Parmentier" w:date="2020-06-11T20:16:00Z">
        <w:r w:rsidR="00C32959">
          <w:t>d</w:t>
        </w:r>
      </w:ins>
      <w:ins w:id="2864" w:author="Arthur Parmentier" w:date="2020-05-13T09:51:00Z">
        <w:r w:rsidR="0053230A" w:rsidRPr="007C437A">
          <w:t xml:space="preserve"> to signify a content</w:t>
        </w:r>
      </w:ins>
      <w:ins w:id="2865" w:author="Arthur Parmentier" w:date="2020-05-13T11:16:00Z">
        <w:r w:rsidR="00B45CE3" w:rsidRPr="007C437A">
          <w:rPr>
            <w:rStyle w:val="Appelnotedebasdep"/>
          </w:rPr>
          <w:footnoteReference w:id="13"/>
        </w:r>
      </w:ins>
      <w:ins w:id="2869" w:author="Arthur Parmentier" w:date="2020-05-13T09:52:00Z">
        <w:r w:rsidR="0053230A" w:rsidRPr="007C437A">
          <w:t xml:space="preserve"> not only for different instruments of the same discipline</w:t>
        </w:r>
      </w:ins>
      <w:ins w:id="2870" w:author="Arthur Parmentier" w:date="2020-05-13T10:07:00Z">
        <w:r w:rsidR="00434325" w:rsidRPr="007C437A">
          <w:t xml:space="preserve"> (1)</w:t>
        </w:r>
      </w:ins>
      <w:ins w:id="2871" w:author="Arthur Parmentier" w:date="2020-05-13T09:52:00Z">
        <w:r w:rsidR="0053230A" w:rsidRPr="007C437A">
          <w:t xml:space="preserve"> but also across discipline</w:t>
        </w:r>
      </w:ins>
      <w:ins w:id="2872" w:author="Arthur Parmentier" w:date="2020-05-13T10:07:00Z">
        <w:r w:rsidR="00434325" w:rsidRPr="007C437A">
          <w:t xml:space="preserve"> (2).</w:t>
        </w:r>
      </w:ins>
      <w:ins w:id="2873" w:author="Arthur Parmentier" w:date="2020-05-13T10:35:00Z">
        <w:r w:rsidR="003D29B8" w:rsidRPr="007C437A">
          <w:t xml:space="preserve"> This what I call the “overloading” of a sign.</w:t>
        </w:r>
        <w:r w:rsidR="003D29B8" w:rsidRPr="007C437A">
          <w:rPr>
            <w:rStyle w:val="Appelnotedebasdep"/>
          </w:rPr>
          <w:footnoteReference w:id="14"/>
        </w:r>
      </w:ins>
      <w:ins w:id="2878" w:author="Arthur Parmentier" w:date="2020-06-11T20:15:00Z">
        <w:r w:rsidR="00B96271">
          <w:t xml:space="preserve"> More</w:t>
        </w:r>
      </w:ins>
      <w:ins w:id="2879" w:author="Arthur Parmentier" w:date="2020-06-11T20:16:00Z">
        <w:r w:rsidR="00B96271">
          <w:t xml:space="preserve">over, </w:t>
        </w:r>
      </w:ins>
      <w:ins w:id="2880" w:author="Arthur Parmentier" w:date="2020-06-11T20:18:00Z">
        <w:r w:rsidR="00C32959">
          <w:t xml:space="preserve">it is the result of a historical construction </w:t>
        </w:r>
      </w:ins>
      <w:ins w:id="2881" w:author="Arthur Parmentier" w:date="2020-06-11T20:19:00Z">
        <w:r w:rsidR="00C32959">
          <w:t>of</w:t>
        </w:r>
      </w:ins>
      <w:ins w:id="2882" w:author="Arthur Parmentier" w:date="2020-06-11T20:18:00Z">
        <w:r w:rsidR="00C32959">
          <w:t xml:space="preserve"> SP</w:t>
        </w:r>
      </w:ins>
      <w:ins w:id="2883" w:author="Arthur Parmentier" w:date="2020-06-11T20:19:00Z">
        <w:r w:rsidR="00C32959">
          <w:t xml:space="preserve">: it is only several years after its creation for </w:t>
        </w:r>
      </w:ins>
      <w:ins w:id="2884" w:author="Arthur Parmentier" w:date="2020-06-11T20:22:00Z">
        <w:r w:rsidR="00066DF7">
          <w:t xml:space="preserve">composing </w:t>
        </w:r>
      </w:ins>
      <w:ins w:id="2885" w:author="Arthur Parmentier" w:date="2020-06-11T20:19:00Z">
        <w:r w:rsidR="00C32959">
          <w:t xml:space="preserve">music by </w:t>
        </w:r>
      </w:ins>
      <w:ins w:id="2886" w:author="Arthur Parmentier" w:date="2020-06-11T20:22:00Z">
        <w:r w:rsidR="00EF05DD">
          <w:t xml:space="preserve">Thompson </w:t>
        </w:r>
      </w:ins>
      <w:ins w:id="2887" w:author="Arthur Parmentier" w:date="2020-06-11T20:20:00Z">
        <w:r w:rsidR="00C32959">
          <w:t xml:space="preserve">that </w:t>
        </w:r>
      </w:ins>
      <w:ins w:id="2888" w:author="Arthur Parmentier" w:date="2020-06-11T20:22:00Z">
        <w:r w:rsidR="00C23655">
          <w:t>existing</w:t>
        </w:r>
      </w:ins>
      <w:ins w:id="2889" w:author="Arthur Parmentier" w:date="2020-06-11T20:20:00Z">
        <w:r w:rsidR="00C32959">
          <w:t xml:space="preserve"> and new signs started being overloaded.</w:t>
        </w:r>
      </w:ins>
      <w:del w:id="2890"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2891" w:author="Arthur Parmentier" w:date="2020-05-13T09:49:00Z">
        <w:r w:rsidRPr="007C437A" w:rsidDel="0053230A">
          <w:delText xml:space="preserve"> encapsulate several concepts from different disciplines</w:delText>
        </w:r>
      </w:del>
      <w:del w:id="2892" w:author="Arthur Parmentier" w:date="2020-05-13T09:52:00Z">
        <w:r w:rsidRPr="007C437A" w:rsidDel="0053230A">
          <w:delText xml:space="preserve">; </w:delText>
        </w:r>
      </w:del>
    </w:p>
    <w:p w:rsidR="00823A1A" w:rsidRDefault="00823A1A">
      <w:pPr>
        <w:rPr>
          <w:ins w:id="2893" w:author="Arthur Parmentier" w:date="2020-06-11T20:23:00Z"/>
        </w:rPr>
      </w:pPr>
      <w:ins w:id="2894" w:author="Arthur Parmentier" w:date="2020-06-11T20:22:00Z">
        <w:r>
          <w:t xml:space="preserve">In this section, I will try to show that </w:t>
        </w:r>
      </w:ins>
    </w:p>
    <w:p w:rsidR="00DD6103" w:rsidRDefault="00341E56" w:rsidP="00823A1A">
      <w:pPr>
        <w:pStyle w:val="Paragraphedeliste"/>
        <w:numPr>
          <w:ilvl w:val="0"/>
          <w:numId w:val="43"/>
        </w:numPr>
        <w:rPr>
          <w:ins w:id="2895" w:author="Arthur Parmentier" w:date="2020-06-11T20:23:00Z"/>
        </w:rPr>
      </w:pPr>
      <w:ins w:id="2896" w:author="Arthur Parmentier" w:date="2020-06-11T20:26:00Z">
        <w:r>
          <w:t>each sign refers to a different concept in each discipline (at the contrary of Thompson’s statements</w:t>
        </w:r>
      </w:ins>
      <w:ins w:id="2897" w:author="Arthur Parmentier" w:date="2020-06-11T20:27:00Z">
        <w:r w:rsidR="00672712">
          <w:rPr>
            <w:rStyle w:val="Appelnotedebasdep"/>
          </w:rPr>
          <w:footnoteReference w:id="15"/>
        </w:r>
      </w:ins>
      <w:ins w:id="2907" w:author="Arthur Parmentier" w:date="2020-06-11T20:26:00Z">
        <w:r>
          <w:t>)</w:t>
        </w:r>
      </w:ins>
    </w:p>
    <w:p w:rsidR="00B45CE3" w:rsidRDefault="00462C01" w:rsidP="00823A1A">
      <w:pPr>
        <w:pStyle w:val="Paragraphedeliste"/>
        <w:numPr>
          <w:ilvl w:val="0"/>
          <w:numId w:val="43"/>
        </w:numPr>
        <w:rPr>
          <w:ins w:id="2908" w:author="Arthur Parmentier" w:date="2020-06-11T23:10:00Z"/>
        </w:rPr>
      </w:pPr>
      <w:ins w:id="2909" w:author="Arthur Parmentier" w:date="2020-06-11T23:02:00Z">
        <w:r>
          <w:t>multi-disciplinary signs are polysemic signs</w:t>
        </w:r>
      </w:ins>
      <w:ins w:id="2910" w:author="Arthur Parmentier" w:date="2020-06-11T20:23:00Z">
        <w:r w:rsidR="00823A1A">
          <w:t xml:space="preserve"> </w:t>
        </w:r>
      </w:ins>
      <w:ins w:id="2911" w:author="Arthur Parmentier" w:date="2020-06-11T23:02:00Z">
        <w:r>
          <w:t>constructed from</w:t>
        </w:r>
      </w:ins>
      <w:ins w:id="2912" w:author="Arthur Parmentier" w:date="2020-06-11T20:23:00Z">
        <w:r w:rsidR="00823A1A">
          <w:t xml:space="preserve"> analogies </w:t>
        </w:r>
      </w:ins>
      <w:ins w:id="2913" w:author="Arthur Parmentier" w:date="2020-06-11T23:02:00Z">
        <w:r>
          <w:t>between</w:t>
        </w:r>
      </w:ins>
      <w:ins w:id="2914" w:author="Arthur Parmentier" w:date="2020-06-11T23:03:00Z">
        <w:r>
          <w:t xml:space="preserve"> different concepts in</w:t>
        </w:r>
      </w:ins>
      <w:ins w:id="2915" w:author="Arthur Parmentier" w:date="2020-06-11T20:23:00Z">
        <w:r w:rsidR="00823A1A">
          <w:t xml:space="preserve"> each di</w:t>
        </w:r>
      </w:ins>
      <w:ins w:id="2916" w:author="Arthur Parmentier" w:date="2020-06-11T20:24:00Z">
        <w:r w:rsidR="00823A1A">
          <w:t>scipline</w:t>
        </w:r>
      </w:ins>
    </w:p>
    <w:p w:rsidR="00520F6A" w:rsidRDefault="00520F6A" w:rsidP="00823A1A">
      <w:pPr>
        <w:pStyle w:val="Paragraphedeliste"/>
        <w:numPr>
          <w:ilvl w:val="0"/>
          <w:numId w:val="43"/>
        </w:numPr>
        <w:rPr>
          <w:ins w:id="2917" w:author="Arthur Parmentier" w:date="2020-06-11T20:24:00Z"/>
        </w:rPr>
      </w:pPr>
      <w:ins w:id="2918" w:author="Arthur Parmentier" w:date="2020-06-11T23:11:00Z">
        <w:r>
          <w:t>disciplines are conceptually different from instruments</w:t>
        </w:r>
      </w:ins>
    </w:p>
    <w:p w:rsidR="00823A1A" w:rsidRDefault="00823A1A" w:rsidP="00823A1A">
      <w:pPr>
        <w:pStyle w:val="Paragraphedeliste"/>
        <w:numPr>
          <w:ilvl w:val="0"/>
          <w:numId w:val="43"/>
        </w:numPr>
        <w:rPr>
          <w:ins w:id="2919" w:author="Arthur Parmentier" w:date="2020-06-11T20:37:00Z"/>
        </w:rPr>
      </w:pPr>
      <w:ins w:id="2920" w:author="Arthur Parmentier" w:date="2020-06-11T20:24:00Z">
        <w:r>
          <w:t xml:space="preserve">the operability of a sign inside a discipline </w:t>
        </w:r>
      </w:ins>
      <w:ins w:id="2921" w:author="Arthur Parmentier" w:date="2020-06-11T22:40:00Z">
        <w:r w:rsidR="00DD2B6F">
          <w:t xml:space="preserve">– with different instruments – </w:t>
        </w:r>
      </w:ins>
      <w:ins w:id="2922" w:author="Arthur Parmentier" w:date="2020-06-11T22:41:00Z">
        <w:r w:rsidR="00DD2B6F">
          <w:t>is a technical operation of translation</w:t>
        </w:r>
      </w:ins>
      <w:ins w:id="2923" w:author="Arthur Parmentier" w:date="2020-06-11T22:44:00Z">
        <w:r w:rsidR="00FD1843">
          <w:t xml:space="preserve"> of the </w:t>
        </w:r>
      </w:ins>
      <w:ins w:id="2924" w:author="Arthur Parmentier" w:date="2020-06-11T22:45:00Z">
        <w:r w:rsidR="00FD1843">
          <w:t>concept of their discipline to the set of producible material</w:t>
        </w:r>
      </w:ins>
      <w:ins w:id="2925" w:author="Arthur Parmentier" w:date="2020-06-11T22:41:00Z">
        <w:r w:rsidR="00DD2B6F">
          <w:t xml:space="preserve"> realized by the performers</w:t>
        </w:r>
      </w:ins>
    </w:p>
    <w:p w:rsidR="00127F4D" w:rsidRPr="007C437A" w:rsidRDefault="00127F4D">
      <w:pPr>
        <w:rPr>
          <w:ins w:id="2926" w:author="Arthur Parmentier" w:date="2020-05-13T09:52:00Z"/>
        </w:rPr>
      </w:pPr>
      <w:ins w:id="2927" w:author="Arthur Parmentier" w:date="2020-06-11T20:37:00Z">
        <w:r>
          <w:t xml:space="preserve">and </w:t>
        </w:r>
      </w:ins>
      <w:ins w:id="2928" w:author="Arthur Parmentier" w:date="2020-06-11T20:51:00Z">
        <w:r w:rsidR="003C045A">
          <w:t>therefore,</w:t>
        </w:r>
      </w:ins>
      <w:ins w:id="2929" w:author="Arthur Parmentier" w:date="2020-06-11T20:37:00Z">
        <w:r>
          <w:t xml:space="preserve"> that </w:t>
        </w:r>
        <w:r w:rsidRPr="00127F4D">
          <w:t>the o</w:t>
        </w:r>
      </w:ins>
      <w:ins w:id="2930" w:author="Arthur Parmentier" w:date="2020-06-11T22:57:00Z">
        <w:r w:rsidR="006520D6">
          <w:t>verloading</w:t>
        </w:r>
      </w:ins>
      <w:ins w:id="2931" w:author="Arthur Parmentier" w:date="2020-06-11T20:37:00Z">
        <w:r w:rsidRPr="00127F4D">
          <w:t xml:space="preserve"> </w:t>
        </w:r>
      </w:ins>
      <w:ins w:id="2932" w:author="Arthur Parmentier" w:date="2020-06-11T23:08:00Z">
        <w:r w:rsidR="005A1386">
          <w:t>of</w:t>
        </w:r>
      </w:ins>
      <w:ins w:id="2933" w:author="Arthur Parmentier" w:date="2020-06-11T20:37:00Z">
        <w:r w:rsidRPr="00127F4D">
          <w:t xml:space="preserve"> sign</w:t>
        </w:r>
      </w:ins>
      <w:ins w:id="2934" w:author="Arthur Parmentier" w:date="2020-06-11T22:57:00Z">
        <w:r w:rsidR="006520D6">
          <w:t>s</w:t>
        </w:r>
      </w:ins>
      <w:ins w:id="2935" w:author="Arthur Parmentier" w:date="2020-06-11T20:37:00Z">
        <w:r w:rsidRPr="00127F4D">
          <w:t xml:space="preserve"> in (1) and (2) involves mechanisms of different nature</w:t>
        </w:r>
      </w:ins>
      <w:ins w:id="2936" w:author="Arthur Parmentier" w:date="2020-06-11T20:38:00Z">
        <w:r>
          <w:t>.</w:t>
        </w:r>
      </w:ins>
    </w:p>
    <w:p w:rsidR="0053230A" w:rsidRPr="007C437A" w:rsidRDefault="00820964">
      <w:pPr>
        <w:pStyle w:val="Titre4"/>
        <w:rPr>
          <w:ins w:id="2937" w:author="Arthur Parmentier" w:date="2020-05-13T09:52:00Z"/>
          <w:rPrChange w:id="2938" w:author="Arthur Parmentier" w:date="2020-06-07T15:27:00Z">
            <w:rPr>
              <w:ins w:id="2939" w:author="Arthur Parmentier" w:date="2020-05-13T09:52:00Z"/>
            </w:rPr>
          </w:rPrChange>
        </w:rPr>
        <w:pPrChange w:id="2940" w:author="Arthur Parmentier" w:date="2020-06-10T16:26:00Z">
          <w:pPr/>
        </w:pPrChange>
      </w:pPr>
      <w:ins w:id="2941" w:author="Arthur Parmentier" w:date="2020-06-11T22:11:00Z">
        <w:r>
          <w:t>Polysemy of signs across disciplines</w:t>
        </w:r>
      </w:ins>
    </w:p>
    <w:p w:rsidR="00002405" w:rsidRDefault="002F5B0B">
      <w:pPr>
        <w:rPr>
          <w:ins w:id="2942" w:author="Arthur Parmentier" w:date="2020-06-11T20:51:00Z"/>
        </w:rPr>
      </w:pPr>
      <w:ins w:id="2943" w:author="Arthur Parmentier" w:date="2020-05-13T10:12:00Z">
        <w:r w:rsidRPr="007C437A">
          <w:t>We commonly observe signs made of one sign</w:t>
        </w:r>
      </w:ins>
      <w:ins w:id="2944" w:author="Arthur Parmentier" w:date="2020-05-13T10:13:00Z">
        <w:r w:rsidRPr="007C437A">
          <w:t xml:space="preserve">ifier and several signified </w:t>
        </w:r>
        <w:r w:rsidR="00AE58D1" w:rsidRPr="007C437A">
          <w:t>in oral languages and our everyday life.</w:t>
        </w:r>
      </w:ins>
      <w:ins w:id="2945" w:author="Arthur Parmentier" w:date="2020-05-13T10:14:00Z">
        <w:r w:rsidR="00AE58D1" w:rsidRPr="007C437A">
          <w:t xml:space="preserve"> </w:t>
        </w:r>
      </w:ins>
      <w:ins w:id="2946" w:author="Arthur Parmentier" w:date="2020-06-11T20:38:00Z">
        <w:r w:rsidR="00BF7690">
          <w:t>When one sign</w:t>
        </w:r>
      </w:ins>
      <w:ins w:id="2947" w:author="Arthur Parmentier" w:date="2020-06-11T20:39:00Z">
        <w:r w:rsidR="00BF7690">
          <w:t>ifier can stand for several signified, t</w:t>
        </w:r>
      </w:ins>
      <w:ins w:id="2948" w:author="Arthur Parmentier" w:date="2020-05-13T10:14:00Z">
        <w:r w:rsidR="00AE58D1" w:rsidRPr="007C437A">
          <w:t xml:space="preserve">he </w:t>
        </w:r>
      </w:ins>
      <w:ins w:id="2949" w:author="Arthur Parmentier" w:date="2020-06-11T20:39:00Z">
        <w:r w:rsidR="00BF7690">
          <w:t>meaning of the sign</w:t>
        </w:r>
      </w:ins>
      <w:ins w:id="2950" w:author="Arthur Parmentier" w:date="2020-05-13T10:14:00Z">
        <w:r w:rsidR="00AE58D1" w:rsidRPr="007C437A">
          <w:t xml:space="preserve"> is </w:t>
        </w:r>
      </w:ins>
      <w:ins w:id="2951" w:author="Arthur Parmentier" w:date="2020-06-11T20:38:00Z">
        <w:r w:rsidR="005C13B5">
          <w:t>found</w:t>
        </w:r>
      </w:ins>
      <w:ins w:id="2952" w:author="Arthur Parmentier" w:date="2020-05-13T10:14:00Z">
        <w:r w:rsidR="00AE58D1" w:rsidRPr="007C437A">
          <w:t xml:space="preserve"> by an operation of “disambiguation” </w:t>
        </w:r>
      </w:ins>
      <w:ins w:id="2953" w:author="Arthur Parmentier" w:date="2020-05-13T10:15:00Z">
        <w:r w:rsidR="00AE58D1" w:rsidRPr="007C437A">
          <w:t xml:space="preserve">that depends on </w:t>
        </w:r>
      </w:ins>
      <w:ins w:id="2954" w:author="Arthur Parmentier" w:date="2020-06-11T20:39:00Z">
        <w:r w:rsidR="0029782B">
          <w:t>its</w:t>
        </w:r>
      </w:ins>
      <w:ins w:id="2955" w:author="Arthur Parmentier" w:date="2020-05-13T10:15:00Z">
        <w:r w:rsidR="00AE58D1" w:rsidRPr="007C437A">
          <w:t xml:space="preserve"> context.</w:t>
        </w:r>
      </w:ins>
      <w:ins w:id="2956" w:author="Arthur Parmentier" w:date="2020-05-13T10:16:00Z">
        <w:r w:rsidR="00AE58D1" w:rsidRPr="007C437A">
          <w:t xml:space="preserve"> </w:t>
        </w:r>
      </w:ins>
      <w:ins w:id="2957" w:author="Arthur Parmentier" w:date="2020-06-11T22:12:00Z">
        <w:r w:rsidR="00A51B48">
          <w:br/>
          <w:t>We call the fact that a sign can have several meanings “polysemy” and such words “polysemes”.</w:t>
        </w:r>
      </w:ins>
    </w:p>
    <w:p w:rsidR="002F5B0B" w:rsidRPr="007C437A" w:rsidRDefault="00AE58D1">
      <w:pPr>
        <w:rPr>
          <w:ins w:id="2958" w:author="Arthur Parmentier" w:date="2020-05-13T10:30:00Z"/>
        </w:rPr>
      </w:pPr>
      <w:ins w:id="2959" w:author="Arthur Parmentier" w:date="2020-05-13T10:16:00Z">
        <w:r w:rsidRPr="007C437A">
          <w:t xml:space="preserve">In this </w:t>
        </w:r>
      </w:ins>
      <w:ins w:id="2960" w:author="Arthur Parmentier" w:date="2020-06-11T20:39:00Z">
        <w:r w:rsidR="00D06E88">
          <w:t>part</w:t>
        </w:r>
      </w:ins>
      <w:ins w:id="2961" w:author="Arthur Parmentier" w:date="2020-05-13T10:16:00Z">
        <w:r w:rsidRPr="007C437A">
          <w:t xml:space="preserve">, we will see that </w:t>
        </w:r>
      </w:ins>
      <w:ins w:id="2962" w:author="Arthur Parmentier" w:date="2020-05-14T11:09:00Z">
        <w:r w:rsidR="001F6197" w:rsidRPr="007C437A">
          <w:t xml:space="preserve">multi-disciplinary </w:t>
        </w:r>
      </w:ins>
      <w:ins w:id="2963" w:author="Arthur Parmentier" w:date="2020-05-13T10:16:00Z">
        <w:r w:rsidRPr="007C437A">
          <w:t>sign</w:t>
        </w:r>
      </w:ins>
      <w:ins w:id="2964" w:author="Arthur Parmentier" w:date="2020-06-11T22:15:00Z">
        <w:r w:rsidR="006A76C3">
          <w:t>s</w:t>
        </w:r>
      </w:ins>
      <w:ins w:id="2965" w:author="Arthur Parmentier" w:date="2020-05-13T10:16:00Z">
        <w:r w:rsidRPr="007C437A">
          <w:t xml:space="preserve"> </w:t>
        </w:r>
      </w:ins>
      <w:ins w:id="2966" w:author="Arthur Parmentier" w:date="2020-06-11T22:15:00Z">
        <w:r w:rsidR="006A76C3">
          <w:t>are the main polys</w:t>
        </w:r>
      </w:ins>
      <w:ins w:id="2967" w:author="Arthur Parmentier" w:date="2020-06-11T22:16:00Z">
        <w:r w:rsidR="006A76C3">
          <w:t>emes in</w:t>
        </w:r>
      </w:ins>
      <w:ins w:id="2968" w:author="Arthur Parmentier" w:date="2020-05-13T10:16:00Z">
        <w:r w:rsidRPr="007C437A">
          <w:t xml:space="preserve"> SP</w:t>
        </w:r>
      </w:ins>
      <w:ins w:id="2969" w:author="Arthur Parmentier" w:date="2020-06-11T22:16:00Z">
        <w:r w:rsidR="006A76C3">
          <w:t>, having a different meaning to each</w:t>
        </w:r>
      </w:ins>
      <w:ins w:id="2970" w:author="Arthur Parmentier" w:date="2020-05-14T10:59:00Z">
        <w:r w:rsidR="00A46D19" w:rsidRPr="007C437A">
          <w:t xml:space="preserve"> discipline</w:t>
        </w:r>
      </w:ins>
      <w:ins w:id="2971" w:author="Arthur Parmentier" w:date="2020-05-13T10:19:00Z">
        <w:r w:rsidRPr="007C437A">
          <w:rPr>
            <w:rStyle w:val="Appelnotedebasdep"/>
          </w:rPr>
          <w:footnoteReference w:id="16"/>
        </w:r>
      </w:ins>
      <w:ins w:id="2976" w:author="Arthur Parmentier" w:date="2020-05-13T10:18:00Z">
        <w:r w:rsidRPr="007C437A">
          <w:t xml:space="preserve"> </w:t>
        </w:r>
      </w:ins>
      <w:ins w:id="2977" w:author="Arthur Parmentier" w:date="2020-06-11T20:53:00Z">
        <w:r w:rsidR="00943A15">
          <w:t xml:space="preserve">before discussing </w:t>
        </w:r>
      </w:ins>
      <w:ins w:id="2978" w:author="Arthur Parmentier" w:date="2020-05-14T11:13:00Z">
        <w:r w:rsidR="004F6E10" w:rsidRPr="007C437A">
          <w:t>the construction process of these multi-disciplinary sign to show that the</w:t>
        </w:r>
      </w:ins>
      <w:ins w:id="2979" w:author="Arthur Parmentier" w:date="2020-05-14T11:14:00Z">
        <w:r w:rsidR="004F6E10" w:rsidRPr="007C437A">
          <w:t xml:space="preserve">ir signified are </w:t>
        </w:r>
      </w:ins>
      <w:ins w:id="2980" w:author="Arthur Parmentier" w:date="2020-05-14T11:37:00Z">
        <w:r w:rsidR="00BF5AB9" w:rsidRPr="007C437A">
          <w:t xml:space="preserve">linked </w:t>
        </w:r>
      </w:ins>
      <w:ins w:id="2981" w:author="Arthur Parmentier" w:date="2020-06-11T20:41:00Z">
        <w:r w:rsidR="00C5337F">
          <w:t>by</w:t>
        </w:r>
      </w:ins>
      <w:ins w:id="2982" w:author="Arthur Parmentier" w:date="2020-05-14T11:37:00Z">
        <w:r w:rsidR="00BF5AB9" w:rsidRPr="007C437A">
          <w:t xml:space="preserve"> analogies.</w:t>
        </w:r>
      </w:ins>
      <w:ins w:id="2983" w:author="Arthur Parmentier" w:date="2020-05-14T11:12:00Z">
        <w:r w:rsidR="004F6E10" w:rsidRPr="007C437A">
          <w:t xml:space="preserve"> </w:t>
        </w:r>
      </w:ins>
    </w:p>
    <w:p w:rsidR="00F150E6" w:rsidRPr="007C437A" w:rsidRDefault="00A56CDE">
      <w:pPr>
        <w:pStyle w:val="Titre5"/>
        <w:rPr>
          <w:ins w:id="2984" w:author="Arthur Parmentier" w:date="2020-05-13T10:41:00Z"/>
          <w:rPrChange w:id="2985" w:author="Arthur Parmentier" w:date="2020-06-07T15:27:00Z">
            <w:rPr>
              <w:ins w:id="2986" w:author="Arthur Parmentier" w:date="2020-05-13T10:41:00Z"/>
            </w:rPr>
          </w:rPrChange>
        </w:rPr>
        <w:pPrChange w:id="2987" w:author="Arthur Parmentier" w:date="2020-06-10T16:26:00Z">
          <w:pPr/>
        </w:pPrChange>
      </w:pPr>
      <w:ins w:id="2988" w:author="Arthur Parmentier" w:date="2020-06-11T22:08:00Z">
        <w:r>
          <w:t>Multi-disciplinary</w:t>
        </w:r>
      </w:ins>
      <w:ins w:id="2989" w:author="Arthur Parmentier" w:date="2020-06-11T22:10:00Z">
        <w:r w:rsidR="00373F6E">
          <w:t xml:space="preserve"> signs</w:t>
        </w:r>
      </w:ins>
    </w:p>
    <w:p w:rsidR="005868B3" w:rsidRPr="007C437A" w:rsidRDefault="00FD47FA">
      <w:pPr>
        <w:rPr>
          <w:ins w:id="2990" w:author="Arthur Parmentier" w:date="2020-05-13T10:30:00Z"/>
        </w:rPr>
      </w:pPr>
      <w:ins w:id="2991" w:author="Arthur Parmentier" w:date="2020-05-13T10:37:00Z">
        <w:r w:rsidRPr="007C437A">
          <w:t>To demonstrate the existence of several concepts</w:t>
        </w:r>
      </w:ins>
      <w:ins w:id="2992" w:author="Arthur Parmentier" w:date="2020-06-11T22:17:00Z">
        <w:r w:rsidR="00D337E5">
          <w:rPr>
            <w:rStyle w:val="Appelnotedebasdep"/>
          </w:rPr>
          <w:footnoteReference w:id="17"/>
        </w:r>
      </w:ins>
      <w:ins w:id="2994" w:author="Arthur Parmentier" w:date="2020-05-13T10:37:00Z">
        <w:r w:rsidRPr="007C437A">
          <w:t xml:space="preserve"> </w:t>
        </w:r>
      </w:ins>
      <w:ins w:id="2995" w:author="Arthur Parmentier" w:date="2020-05-13T10:38:00Z">
        <w:r w:rsidRPr="007C437A">
          <w:t>under a multi-disciplinary sign in SP, l</w:t>
        </w:r>
      </w:ins>
      <w:ins w:id="2996" w:author="Arthur Parmentier" w:date="2020-05-13T10:30:00Z">
        <w:r w:rsidR="005868B3" w:rsidRPr="007C437A">
          <w:t>et’s take the</w:t>
        </w:r>
      </w:ins>
      <w:ins w:id="2997" w:author="Arthur Parmentier" w:date="2020-05-13T10:38:00Z">
        <w:r w:rsidRPr="007C437A">
          <w:t xml:space="preserve"> common</w:t>
        </w:r>
      </w:ins>
      <w:ins w:id="2998" w:author="Arthur Parmentier" w:date="2020-05-13T10:30:00Z">
        <w:r w:rsidR="005868B3" w:rsidRPr="007C437A">
          <w:t xml:space="preserve"> example of the LT, that we will use all over this section to demonstrate some of the mechanisms of SP.</w:t>
        </w:r>
      </w:ins>
    </w:p>
    <w:p w:rsidR="005868B3" w:rsidRPr="007C437A" w:rsidRDefault="005868B3">
      <w:pPr>
        <w:rPr>
          <w:ins w:id="2999" w:author="Arthur Parmentier" w:date="2020-05-13T10:30:00Z"/>
        </w:rPr>
      </w:pPr>
      <w:ins w:id="3000" w:author="Arthur Parmentier" w:date="2020-05-13T10:30:00Z">
        <w:r w:rsidRPr="007C437A">
          <w:t xml:space="preserve">For a musician, the LT is a concept preexisting to SP with a specific prototype, whose characteristic traits are “constant volume”, “constant pitch” (among others). But is the concept of the LT for a </w:t>
        </w:r>
        <w:r w:rsidRPr="007C437A">
          <w:lastRenderedPageBreak/>
          <w:t>musician the same as the one for a dancer or a visual artist? To answer this question, let’s first remark that soundpainters often explain how to perform a LT differently for each discipline:</w:t>
        </w:r>
      </w:ins>
    </w:p>
    <w:p w:rsidR="005868B3" w:rsidRPr="007C437A" w:rsidRDefault="005868B3">
      <w:pPr>
        <w:pStyle w:val="Paragraphedeliste"/>
        <w:numPr>
          <w:ilvl w:val="0"/>
          <w:numId w:val="17"/>
        </w:numPr>
        <w:rPr>
          <w:ins w:id="3001" w:author="Arthur Parmentier" w:date="2020-05-13T10:30:00Z"/>
        </w:rPr>
      </w:pPr>
      <w:ins w:id="3002" w:author="Arthur Parmentier" w:date="2020-05-13T10:30:00Z">
        <w:r w:rsidRPr="007C437A" w:rsidDel="00697BA8">
          <w:t xml:space="preserve"> </w:t>
        </w:r>
        <w:r w:rsidRPr="007C437A">
          <w:t>“A fluid movement, without accent” for dancers</w:t>
        </w:r>
      </w:ins>
    </w:p>
    <w:p w:rsidR="005868B3" w:rsidRPr="007C437A" w:rsidRDefault="005868B3">
      <w:pPr>
        <w:pStyle w:val="Paragraphedeliste"/>
        <w:numPr>
          <w:ilvl w:val="0"/>
          <w:numId w:val="17"/>
        </w:numPr>
        <w:rPr>
          <w:ins w:id="3003" w:author="Arthur Parmentier" w:date="2020-05-13T10:30:00Z"/>
        </w:rPr>
      </w:pPr>
      <w:ins w:id="3004" w:author="Arthur Parmentier" w:date="2020-05-13T10:30:00Z">
        <w:r w:rsidRPr="007C437A" w:rsidDel="002C1E78">
          <w:t xml:space="preserve"> </w:t>
        </w:r>
        <w:r w:rsidRPr="007C437A">
          <w:t>“A freeze on the first syllable of a word” for actors</w:t>
        </w:r>
      </w:ins>
    </w:p>
    <w:p w:rsidR="005868B3" w:rsidRPr="007C437A" w:rsidRDefault="005868B3">
      <w:pPr>
        <w:pStyle w:val="Paragraphedeliste"/>
        <w:numPr>
          <w:ilvl w:val="0"/>
          <w:numId w:val="17"/>
        </w:numPr>
        <w:rPr>
          <w:ins w:id="3005" w:author="Arthur Parmentier" w:date="2020-05-13T10:30:00Z"/>
        </w:rPr>
      </w:pPr>
      <w:ins w:id="3006" w:author="Arthur Parmentier" w:date="2020-05-13T10:30:00Z">
        <w:r w:rsidRPr="007C437A">
          <w:t>“A note with constant volume and constant pitch over time” for most musicians</w:t>
        </w:r>
      </w:ins>
      <w:ins w:id="3007" w:author="Arthur Parmentier" w:date="2020-06-11T20:50:00Z">
        <w:r w:rsidR="009463BB">
          <w:t>…</w:t>
        </w:r>
      </w:ins>
    </w:p>
    <w:p w:rsidR="005868B3" w:rsidRPr="007C437A" w:rsidRDefault="005868B3">
      <w:pPr>
        <w:rPr>
          <w:ins w:id="3008" w:author="Arthur Parmentier" w:date="2020-05-13T10:30:00Z"/>
        </w:rPr>
      </w:pPr>
      <w:ins w:id="3009" w:author="Arthur Parmentier" w:date="2020-05-13T10:30:00Z">
        <w:r w:rsidRPr="007C437A">
          <w:t>They also often illustrate those descriptions with a prototypical example.</w:t>
        </w:r>
      </w:ins>
    </w:p>
    <w:p w:rsidR="005868B3" w:rsidRPr="007C437A" w:rsidRDefault="005868B3">
      <w:pPr>
        <w:rPr>
          <w:ins w:id="3010" w:author="Arthur Parmentier" w:date="2020-05-13T10:30:00Z"/>
        </w:rPr>
      </w:pPr>
      <w:ins w:id="3011" w:author="Arthur Parmentier" w:date="2020-05-13T10:30:00Z">
        <w:r w:rsidRPr="007C437A">
          <w:t>By looking at the description themselves, we can see that they involve different concepts: a “movement”, “roll” or a “syllable”, which cannot be considered e</w:t>
        </w:r>
      </w:ins>
      <w:ins w:id="3012" w:author="Arthur Parmentier" w:date="2020-06-11T20:41:00Z">
        <w:r w:rsidR="009039DC">
          <w:t>qual</w:t>
        </w:r>
      </w:ins>
      <w:ins w:id="3013" w:author="Arthur Parmentier" w:date="2020-05-13T10:30:00Z">
        <w:r w:rsidRPr="007C437A">
          <w:t xml:space="preserve">. Moreover, we know from the history of SP that the concept of a LT was first borrowed from music and “extended” to other disciplines, i.e. that the multiplicity of </w:t>
        </w:r>
      </w:ins>
      <w:ins w:id="3014" w:author="Arthur Parmentier" w:date="2020-05-13T10:39:00Z">
        <w:r w:rsidR="003E3E64" w:rsidRPr="007C437A">
          <w:t>signified of the sign</w:t>
        </w:r>
      </w:ins>
      <w:ins w:id="3015" w:author="Arthur Parmentier" w:date="2020-05-13T10:30:00Z">
        <w:r w:rsidRPr="007C437A">
          <w:t xml:space="preserve"> “LT” is a voluntary construction</w:t>
        </w:r>
        <w:r w:rsidRPr="007C437A">
          <w:rPr>
            <w:rStyle w:val="Appelnotedebasdep"/>
          </w:rPr>
          <w:footnoteReference w:id="18"/>
        </w:r>
        <w:r w:rsidRPr="007C437A">
          <w:t>.</w:t>
        </w:r>
      </w:ins>
    </w:p>
    <w:p w:rsidR="005868B3" w:rsidRDefault="005868B3">
      <w:pPr>
        <w:rPr>
          <w:ins w:id="3021" w:author="Arthur Parmentier" w:date="2020-06-11T20:55:00Z"/>
        </w:rPr>
      </w:pPr>
      <w:ins w:id="3022" w:author="Arthur Parmentier" w:date="2020-05-13T10:30:00Z">
        <w:r w:rsidRPr="007C437A">
          <w:t xml:space="preserve">Although we illustrated the overloading mechanism with the sign “LT”, we can observe the same mechanism for </w:t>
        </w:r>
      </w:ins>
      <w:ins w:id="3023" w:author="Arthur Parmentier" w:date="2020-06-11T20:51:00Z">
        <w:r w:rsidR="00F633FD">
          <w:t>all</w:t>
        </w:r>
      </w:ins>
      <w:ins w:id="3024" w:author="Arthur Parmentier" w:date="2020-05-13T10:30:00Z">
        <w:r w:rsidRPr="007C437A">
          <w:t xml:space="preserve"> multi-disciplinary signs.</w:t>
        </w:r>
      </w:ins>
    </w:p>
    <w:p w:rsidR="00B56EF7" w:rsidRDefault="0074593A" w:rsidP="00B56EF7">
      <w:pPr>
        <w:pStyle w:val="Titre5"/>
        <w:rPr>
          <w:ins w:id="3025" w:author="Arthur Parmentier" w:date="2020-06-11T22:18:00Z"/>
        </w:rPr>
      </w:pPr>
      <w:ins w:id="3026" w:author="Arthur Parmentier" w:date="2020-06-11T20:55:00Z">
        <w:r>
          <w:t xml:space="preserve">Analogies as the </w:t>
        </w:r>
      </w:ins>
      <w:ins w:id="3027" w:author="Arthur Parmentier" w:date="2020-06-11T22:19:00Z">
        <w:r w:rsidR="00247CC1">
          <w:t>core of polysemy</w:t>
        </w:r>
      </w:ins>
    </w:p>
    <w:p w:rsidR="00247CC1" w:rsidRDefault="00247CC1" w:rsidP="00247CC1">
      <w:pPr>
        <w:rPr>
          <w:ins w:id="3028" w:author="Arthur Parmentier" w:date="2020-06-11T22:22:00Z"/>
        </w:rPr>
      </w:pPr>
      <w:ins w:id="3029" w:author="Arthur Parmentier" w:date="2020-06-11T22:19:00Z">
        <w:r>
          <w:t>We have seen previously that the concept</w:t>
        </w:r>
      </w:ins>
      <w:ins w:id="3030" w:author="Arthur Parmentier" w:date="2020-06-11T22:22:00Z">
        <w:r w:rsidR="006948D0">
          <w:t>s</w:t>
        </w:r>
      </w:ins>
      <w:ins w:id="3031" w:author="Arthur Parmentier" w:date="2020-06-11T22:19:00Z">
        <w:r>
          <w:t xml:space="preserve"> we are dealing with when referring to a LT or other artistic concepts are the result of </w:t>
        </w:r>
      </w:ins>
      <w:ins w:id="3032" w:author="Arthur Parmentier" w:date="2020-06-11T22:20:00Z">
        <w:r>
          <w:t xml:space="preserve">a mental classification process. Moreover, we also know from </w:t>
        </w:r>
      </w:ins>
      <w:ins w:id="3033" w:author="Arthur Parmentier" w:date="2020-06-11T22:21:00Z">
        <w:r>
          <w:t xml:space="preserve">Hofstadter </w:t>
        </w:r>
      </w:ins>
      <w:customXmlInsRangeStart w:id="3034" w:author="Arthur Parmentier" w:date="2020-06-11T22:21:00Z"/>
      <w:sdt>
        <w:sdtPr>
          <w:id w:val="-2011368556"/>
          <w:citation/>
        </w:sdtPr>
        <w:sdtContent>
          <w:customXmlInsRangeEnd w:id="3034"/>
          <w:ins w:id="3035" w:author="Arthur Parmentier" w:date="2020-06-11T22:21:00Z">
            <w:r>
              <w:fldChar w:fldCharType="begin"/>
            </w:r>
            <w:r w:rsidRPr="00247CC1">
              <w:rPr>
                <w:rPrChange w:id="3036" w:author="Arthur Parmentier" w:date="2020-06-11T22:21:00Z">
                  <w:rPr>
                    <w:lang w:val="fr-FR"/>
                  </w:rPr>
                </w:rPrChange>
              </w:rPr>
              <w:instrText xml:space="preserve"> CITATION Dou09 \l 1036 </w:instrText>
            </w:r>
          </w:ins>
          <w:r>
            <w:fldChar w:fldCharType="separate"/>
          </w:r>
          <w:ins w:id="3037" w:author="Arthur Parmentier" w:date="2020-06-11T22:21:00Z">
            <w:r w:rsidRPr="00247CC1">
              <w:rPr>
                <w:noProof/>
                <w:rPrChange w:id="3038" w:author="Arthur Parmentier" w:date="2020-06-11T22:21:00Z">
                  <w:rPr/>
                </w:rPrChange>
              </w:rPr>
              <w:t>(Hofstadter, 2009)</w:t>
            </w:r>
            <w:r>
              <w:fldChar w:fldCharType="end"/>
            </w:r>
          </w:ins>
          <w:customXmlInsRangeStart w:id="3039" w:author="Arthur Parmentier" w:date="2020-06-11T22:21:00Z"/>
        </w:sdtContent>
      </w:sdt>
      <w:customXmlInsRangeEnd w:id="3039"/>
      <w:ins w:id="3040" w:author="Arthur Parmentier" w:date="2020-06-11T22:21:00Z">
        <w:r>
          <w:t xml:space="preserve"> that the similarities between concept are expressed with analogies.</w:t>
        </w:r>
      </w:ins>
    </w:p>
    <w:p w:rsidR="00ED4A53" w:rsidRDefault="00ED4A53" w:rsidP="00247CC1">
      <w:pPr>
        <w:rPr>
          <w:ins w:id="3041" w:author="Arthur Parmentier" w:date="2020-06-11T22:32:00Z"/>
        </w:rPr>
      </w:pPr>
      <w:ins w:id="3042" w:author="Arthur Parmentier" w:date="2020-06-11T22:22:00Z">
        <w:r>
          <w:t xml:space="preserve">In Thompson’s description of the LT (see previous quote), we </w:t>
        </w:r>
      </w:ins>
      <w:ins w:id="3043" w:author="Arthur Parmentier" w:date="2020-06-11T22:23:00Z">
        <w:r>
          <w:t>can read his interpretation of “tempo” as a common feature between pitch and movement</w:t>
        </w:r>
      </w:ins>
      <w:ins w:id="3044" w:author="Arthur Parmentier" w:date="2020-06-11T22:25:00Z">
        <w:r>
          <w:rPr>
            <w:rStyle w:val="Appelnotedebasdep"/>
          </w:rPr>
          <w:footnoteReference w:id="19"/>
        </w:r>
      </w:ins>
      <w:ins w:id="3050" w:author="Arthur Parmentier" w:date="2020-06-11T22:24:00Z">
        <w:r>
          <w:t>.</w:t>
        </w:r>
      </w:ins>
      <w:ins w:id="3051" w:author="Arthur Parmentier" w:date="2020-06-11T22:28:00Z">
        <w:r w:rsidR="009816B9">
          <w:t xml:space="preserve"> In</w:t>
        </w:r>
      </w:ins>
      <w:ins w:id="3052" w:author="Arthur Parmentier" w:date="2020-06-11T22:29:00Z">
        <w:r w:rsidR="009816B9">
          <w:t xml:space="preserve"> other descriptions of the LT, on</w:t>
        </w:r>
      </w:ins>
      <w:ins w:id="3053" w:author="Arthur Parmentier" w:date="2020-06-11T22:32:00Z">
        <w:r w:rsidR="00492AEA">
          <w:t>e</w:t>
        </w:r>
      </w:ins>
      <w:ins w:id="3054" w:author="Arthur Parmentier" w:date="2020-06-11T22:29:00Z">
        <w:r w:rsidR="009816B9">
          <w:t xml:space="preserve"> would also find the “</w:t>
        </w:r>
      </w:ins>
      <w:ins w:id="3055" w:author="Arthur Parmentier" w:date="2020-06-11T22:32:00Z">
        <w:r w:rsidR="00492AEA">
          <w:t xml:space="preserve">esthetic </w:t>
        </w:r>
      </w:ins>
      <w:ins w:id="3056" w:author="Arthur Parmentier" w:date="2020-06-11T22:29:00Z">
        <w:r w:rsidR="009816B9">
          <w:t>constanc</w:t>
        </w:r>
      </w:ins>
      <w:ins w:id="3057" w:author="Arthur Parmentier" w:date="2020-06-11T22:32:00Z">
        <w:r w:rsidR="00492AEA">
          <w:t>y</w:t>
        </w:r>
      </w:ins>
      <w:ins w:id="3058" w:author="Arthur Parmentier" w:date="2020-06-11T22:31:00Z">
        <w:r w:rsidR="00EB42F1">
          <w:t xml:space="preserve"> in time</w:t>
        </w:r>
      </w:ins>
      <w:ins w:id="3059" w:author="Arthur Parmentier" w:date="2020-06-11T22:29:00Z">
        <w:r w:rsidR="009816B9">
          <w:t>” as another possible</w:t>
        </w:r>
      </w:ins>
      <w:ins w:id="3060" w:author="Arthur Parmentier" w:date="2020-06-11T22:30:00Z">
        <w:r w:rsidR="009816B9">
          <w:t xml:space="preserve"> common feature between them, among others</w:t>
        </w:r>
        <w:r w:rsidR="00EB42F1">
          <w:t>.</w:t>
        </w:r>
      </w:ins>
      <w:ins w:id="3061" w:author="Arthur Parmentier" w:date="2020-06-11T23:13:00Z">
        <w:r w:rsidR="0007093A">
          <w:t xml:space="preserve"> Some of these features may in particular come from the</w:t>
        </w:r>
      </w:ins>
      <w:ins w:id="3062" w:author="Arthur Parmentier" w:date="2020-06-11T23:14:00Z">
        <w:r w:rsidR="0007093A">
          <w:t xml:space="preserve"> innate</w:t>
        </w:r>
      </w:ins>
      <w:ins w:id="3063" w:author="Arthur Parmentier" w:date="2020-06-11T23:13:00Z">
        <w:r w:rsidR="0007093A">
          <w:t xml:space="preserve"> human perception scheme</w:t>
        </w:r>
      </w:ins>
      <w:ins w:id="3064" w:author="Arthur Parmentier" w:date="2020-06-11T23:14:00Z">
        <w:r w:rsidR="0007093A">
          <w:t xml:space="preserve"> </w:t>
        </w:r>
      </w:ins>
      <w:ins w:id="3065" w:author="Arthur Parmentier" w:date="2020-06-11T23:13:00Z">
        <w:r w:rsidR="0007093A">
          <w:t xml:space="preserve">but analogies in </w:t>
        </w:r>
      </w:ins>
      <w:ins w:id="3066" w:author="Arthur Parmentier" w:date="2020-06-11T23:14:00Z">
        <w:r w:rsidR="0007093A">
          <w:t>general cultural</w:t>
        </w:r>
        <w:r w:rsidR="00FB2B17">
          <w:t>, learned</w:t>
        </w:r>
        <w:r w:rsidR="0007093A">
          <w:t xml:space="preserve"> </w:t>
        </w:r>
        <w:r w:rsidR="00FB2B17">
          <w:t>mechanisms</w:t>
        </w:r>
        <w:r w:rsidR="0007093A">
          <w:t>.</w:t>
        </w:r>
      </w:ins>
    </w:p>
    <w:p w:rsidR="00492AEA" w:rsidRDefault="00492AEA" w:rsidP="00247CC1">
      <w:pPr>
        <w:rPr>
          <w:ins w:id="3067" w:author="Arthur Parmentier" w:date="2020-06-11T22:34:00Z"/>
        </w:rPr>
      </w:pPr>
      <w:ins w:id="3068" w:author="Arthur Parmentier" w:date="2020-06-11T22:33:00Z">
        <w:r>
          <w:t xml:space="preserve">In his words, it is because of these common features that a movement in dance and a pitch in music can be associated: he </w:t>
        </w:r>
      </w:ins>
      <w:ins w:id="3069" w:author="Arthur Parmentier" w:date="2020-06-11T22:34:00Z">
        <w:r>
          <w:t>forms here an analogy.</w:t>
        </w:r>
      </w:ins>
    </w:p>
    <w:p w:rsidR="00492AEA" w:rsidRDefault="00492AEA" w:rsidP="00247CC1">
      <w:pPr>
        <w:rPr>
          <w:ins w:id="3070" w:author="Arthur Parmentier" w:date="2020-06-11T23:27:00Z"/>
        </w:rPr>
      </w:pPr>
      <w:ins w:id="3071" w:author="Arthur Parmentier" w:date="2020-06-11T22:34:00Z">
        <w:r>
          <w:t>The same principles are found with other multi-disciplinary signs, such as “volume”</w:t>
        </w:r>
      </w:ins>
      <w:ins w:id="3072" w:author="Arthur Parmentier" w:date="2020-06-11T22:35:00Z">
        <w:r w:rsidR="00AD13A2">
          <w:t xml:space="preserve"> (analogy between the loudness in music, extension of the body in dance, sizes or dimensions in visual arts)</w:t>
        </w:r>
      </w:ins>
      <w:ins w:id="3073" w:author="Arthur Parmentier" w:date="2020-06-11T22:34:00Z">
        <w:r>
          <w:t>, “minimalism”</w:t>
        </w:r>
      </w:ins>
      <w:ins w:id="3074" w:author="Arthur Parmentier" w:date="2020-06-11T22:35:00Z">
        <w:r w:rsidR="00AD13A2">
          <w:t xml:space="preserve"> (a</w:t>
        </w:r>
      </w:ins>
      <w:ins w:id="3075" w:author="Arthur Parmentier" w:date="2020-06-11T22:36:00Z">
        <w:r w:rsidR="00AD13A2">
          <w:t xml:space="preserve">nalogy between the repetition of forms, colors and traits in visual arts, of notes and </w:t>
        </w:r>
      </w:ins>
      <w:ins w:id="3076" w:author="Arthur Parmentier" w:date="2020-06-11T22:37:00Z">
        <w:r w:rsidR="00AD13A2">
          <w:t>rhythms</w:t>
        </w:r>
      </w:ins>
      <w:ins w:id="3077" w:author="Arthur Parmentier" w:date="2020-06-11T22:36:00Z">
        <w:r w:rsidR="00AD13A2">
          <w:t xml:space="preserve"> in music, of movements in</w:t>
        </w:r>
      </w:ins>
      <w:ins w:id="3078" w:author="Arthur Parmentier" w:date="2020-06-11T22:37:00Z">
        <w:r w:rsidR="00AD13A2">
          <w:t xml:space="preserve"> dance)</w:t>
        </w:r>
      </w:ins>
      <w:ins w:id="3079" w:author="Arthur Parmentier" w:date="2020-06-11T22:34:00Z">
        <w:r>
          <w:t>, “complexity”</w:t>
        </w:r>
      </w:ins>
      <w:ins w:id="3080" w:author="Arthur Parmentier" w:date="2020-06-11T22:35:00Z">
        <w:r>
          <w:t>, etc.</w:t>
        </w:r>
      </w:ins>
    </w:p>
    <w:p w:rsidR="00AA7895" w:rsidRDefault="00D114D5" w:rsidP="00AA7895">
      <w:pPr>
        <w:pStyle w:val="Titre6"/>
        <w:rPr>
          <w:ins w:id="3081" w:author="Arthur Parmentier" w:date="2020-06-11T23:28:00Z"/>
        </w:rPr>
      </w:pPr>
      <w:ins w:id="3082" w:author="Arthur Parmentier" w:date="2020-06-11T23:42:00Z">
        <w:r>
          <w:t>Long tone viewed from psychology</w:t>
        </w:r>
      </w:ins>
    </w:p>
    <w:p w:rsidR="006E61D0" w:rsidRDefault="006E61D0" w:rsidP="00AA7895">
      <w:pPr>
        <w:rPr>
          <w:ins w:id="3083" w:author="Arthur Parmentier" w:date="2020-06-11T23:28:00Z"/>
        </w:rPr>
      </w:pPr>
      <w:ins w:id="3084" w:author="Arthur Parmentier" w:date="2020-06-11T23:28:00Z">
        <w:r>
          <w:t>Now that we have identified</w:t>
        </w:r>
      </w:ins>
      <w:ins w:id="3085" w:author="Arthur Parmentier" w:date="2020-06-11T23:29:00Z">
        <w:r>
          <w:t xml:space="preserve"> analogies as the core of the polysemy of signs across disciplines, I would like to shortly comment the way a </w:t>
        </w:r>
      </w:ins>
      <w:ins w:id="3086" w:author="Arthur Parmentier" w:date="2020-06-11T23:30:00Z">
        <w:r>
          <w:t xml:space="preserve">concept (in SP or elsewhere) is usually presented from a definition </w:t>
        </w:r>
      </w:ins>
      <w:ins w:id="3087" w:author="Arthur Parmentier" w:date="2020-06-11T23:31:00Z">
        <w:r>
          <w:t>from the point of view of psychology.</w:t>
        </w:r>
      </w:ins>
      <w:moveToRangeStart w:id="3088" w:author="Arthur Parmentier" w:date="2020-06-11T23:28:00Z" w:name="move42810501"/>
      <w:moveTo w:id="3089" w:author="Arthur Parmentier" w:date="2020-06-11T23:28:00Z">
        <w:del w:id="3090" w:author="Arthur Parmentier" w:date="2020-06-11T23:28:00Z">
          <w:r w:rsidR="00AA7895" w:rsidRPr="007C437A" w:rsidDel="00AA7895">
            <w:delText xml:space="preserve">What is a long tone? </w:delText>
          </w:r>
          <w:r w:rsidR="00AA7895" w:rsidRPr="007C437A" w:rsidDel="00AA7895">
            <w:br/>
          </w:r>
        </w:del>
      </w:moveTo>
    </w:p>
    <w:p w:rsidR="00AA7895" w:rsidRPr="007C437A" w:rsidRDefault="00AA7895" w:rsidP="00AA7895">
      <w:pPr>
        <w:rPr>
          <w:moveTo w:id="3091" w:author="Arthur Parmentier" w:date="2020-06-11T23:28:00Z"/>
        </w:rPr>
      </w:pPr>
      <w:moveTo w:id="3092" w:author="Arthur Parmentier" w:date="2020-06-11T23:28:00Z">
        <w:r w:rsidRPr="007C437A">
          <w:lastRenderedPageBreak/>
          <w:t>It would be tempting to define the long tone for each discipline by giving a set of characteristics that all long tone must have, for instance:</w:t>
        </w:r>
      </w:moveTo>
    </w:p>
    <w:p w:rsidR="00AA7895" w:rsidRPr="007C437A" w:rsidRDefault="00AA7895" w:rsidP="00AA7895">
      <w:pPr>
        <w:pStyle w:val="Paragraphedeliste"/>
        <w:numPr>
          <w:ilvl w:val="0"/>
          <w:numId w:val="14"/>
        </w:numPr>
        <w:rPr>
          <w:moveTo w:id="3093" w:author="Arthur Parmentier" w:date="2020-06-11T23:28:00Z"/>
        </w:rPr>
      </w:pPr>
      <w:moveTo w:id="3094" w:author="Arthur Parmentier" w:date="2020-06-11T23:28:00Z">
        <w:r w:rsidRPr="007C437A">
          <w:t>In music, a constant pitch and volume over time</w:t>
        </w:r>
      </w:moveTo>
    </w:p>
    <w:p w:rsidR="00AA7895" w:rsidRDefault="00AA7895" w:rsidP="00AA7895">
      <w:pPr>
        <w:pStyle w:val="Paragraphedeliste"/>
        <w:numPr>
          <w:ilvl w:val="0"/>
          <w:numId w:val="14"/>
        </w:numPr>
        <w:rPr>
          <w:ins w:id="3095" w:author="Arthur Parmentier" w:date="2020-06-11T23:31:00Z"/>
        </w:rPr>
      </w:pPr>
      <w:moveTo w:id="3096" w:author="Arthur Parmentier" w:date="2020-06-11T23:28:00Z">
        <w:r w:rsidRPr="007C437A">
          <w:t>In dance, a movement without accent…</w:t>
        </w:r>
      </w:moveTo>
    </w:p>
    <w:p w:rsidR="00D02647" w:rsidRPr="007C437A" w:rsidRDefault="00D02647">
      <w:pPr>
        <w:rPr>
          <w:moveTo w:id="3097" w:author="Arthur Parmentier" w:date="2020-06-11T23:28:00Z"/>
        </w:rPr>
        <w:pPrChange w:id="3098" w:author="Arthur Parmentier" w:date="2020-06-11T23:31:00Z">
          <w:pPr>
            <w:pStyle w:val="Paragraphedeliste"/>
            <w:numPr>
              <w:numId w:val="14"/>
            </w:numPr>
            <w:ind w:hanging="360"/>
          </w:pPr>
        </w:pPrChange>
      </w:pPr>
      <w:ins w:id="3099" w:author="Arthur Parmentier" w:date="2020-06-11T23:32:00Z">
        <w:r>
          <w:t xml:space="preserve">I note that one definition of the LT is </w:t>
        </w:r>
      </w:ins>
      <w:ins w:id="3100" w:author="Arthur Parmentier" w:date="2020-06-11T23:33:00Z">
        <w:r>
          <w:t>usually given for each discipline of the group</w:t>
        </w:r>
      </w:ins>
      <w:ins w:id="3101" w:author="Arthur Parmentier" w:date="2020-06-11T23:34:00Z">
        <w:r>
          <w:t xml:space="preserve">: because the analogies are </w:t>
        </w:r>
      </w:ins>
      <w:ins w:id="3102" w:author="Arthur Parmentier" w:date="2020-06-11T23:35:00Z">
        <w:r>
          <w:t>in general not obvious (they are conventional at some point), they may require an explication.</w:t>
        </w:r>
      </w:ins>
      <w:ins w:id="3103" w:author="Arthur Parmentier" w:date="2020-06-11T23:34:00Z">
        <w:r>
          <w:t xml:space="preserve"> </w:t>
        </w:r>
      </w:ins>
    </w:p>
    <w:p w:rsidR="00C455AA" w:rsidRDefault="005208C9" w:rsidP="00AA7895">
      <w:pPr>
        <w:rPr>
          <w:ins w:id="3104" w:author="Arthur Parmentier" w:date="2020-06-11T23:38:00Z"/>
        </w:rPr>
      </w:pPr>
      <w:ins w:id="3105" w:author="Arthur Parmentier" w:date="2020-06-11T23:36:00Z">
        <w:r>
          <w:t>About the definition</w:t>
        </w:r>
        <w:r w:rsidR="00C455AA">
          <w:t>s</w:t>
        </w:r>
        <w:r>
          <w:t xml:space="preserve"> themselves, we</w:t>
        </w:r>
      </w:ins>
      <w:moveTo w:id="3106" w:author="Arthur Parmentier" w:date="2020-06-11T23:28:00Z">
        <w:del w:id="3107" w:author="Arthur Parmentier" w:date="2020-06-11T23:36:00Z">
          <w:r w:rsidR="00AA7895" w:rsidRPr="007C437A" w:rsidDel="005208C9">
            <w:delText>We</w:delText>
          </w:r>
        </w:del>
        <w:r w:rsidR="00AA7895" w:rsidRPr="007C437A">
          <w:t xml:space="preserve"> know </w:t>
        </w:r>
        <w:del w:id="3108" w:author="Arthur Parmentier" w:date="2020-06-11T23:36:00Z">
          <w:r w:rsidR="00AA7895" w:rsidRPr="007C437A" w:rsidDel="00C455AA">
            <w:delText>however from the research on our perception scheme</w:delText>
          </w:r>
        </w:del>
      </w:moveTo>
      <w:ins w:id="3109" w:author="Arthur Parmentier" w:date="2020-06-11T23:36:00Z">
        <w:r w:rsidR="00C455AA">
          <w:t xml:space="preserve">from psychology </w:t>
        </w:r>
      </w:ins>
      <w:customXmlInsRangeStart w:id="3110" w:author="Arthur Parmentier" w:date="2020-06-11T23:36:00Z"/>
      <w:sdt>
        <w:sdtPr>
          <w:id w:val="-1393038795"/>
          <w:citation/>
        </w:sdtPr>
        <w:sdtContent>
          <w:customXmlInsRangeEnd w:id="3110"/>
          <w:ins w:id="3111" w:author="Arthur Parmentier" w:date="2020-06-11T23:36:00Z">
            <w:r w:rsidR="00C455AA">
              <w:fldChar w:fldCharType="begin"/>
            </w:r>
            <w:r w:rsidR="00C455AA" w:rsidRPr="00C455AA">
              <w:rPr>
                <w:rPrChange w:id="3112" w:author="Arthur Parmentier" w:date="2020-06-11T23:36:00Z">
                  <w:rPr>
                    <w:lang w:val="fr-FR"/>
                  </w:rPr>
                </w:rPrChange>
              </w:rPr>
              <w:instrText xml:space="preserve"> CITATION Ros73 \l 1036 </w:instrText>
            </w:r>
          </w:ins>
          <w:r w:rsidR="00C455AA">
            <w:fldChar w:fldCharType="separate"/>
          </w:r>
          <w:ins w:id="3113" w:author="Arthur Parmentier" w:date="2020-06-11T23:36:00Z">
            <w:r w:rsidR="00C455AA" w:rsidRPr="00C455AA">
              <w:rPr>
                <w:noProof/>
                <w:rPrChange w:id="3114" w:author="Arthur Parmentier" w:date="2020-06-11T23:36:00Z">
                  <w:rPr/>
                </w:rPrChange>
              </w:rPr>
              <w:t>(Rosch, 1973)</w:t>
            </w:r>
            <w:r w:rsidR="00C455AA">
              <w:fldChar w:fldCharType="end"/>
            </w:r>
          </w:ins>
          <w:customXmlInsRangeStart w:id="3115" w:author="Arthur Parmentier" w:date="2020-06-11T23:36:00Z"/>
        </w:sdtContent>
      </w:sdt>
      <w:customXmlInsRangeEnd w:id="3115"/>
      <w:moveTo w:id="3116" w:author="Arthur Parmentier" w:date="2020-06-11T23:28:00Z">
        <w:r w:rsidR="00AA7895" w:rsidRPr="007C437A">
          <w:t xml:space="preserve"> </w:t>
        </w:r>
      </w:moveTo>
      <w:ins w:id="3117" w:author="Arthur Parmentier" w:date="2020-06-11T23:37:00Z">
        <w:r w:rsidR="00C455AA">
          <w:t xml:space="preserve">that they are not representative of the entire concept (and usually, one can find counter-examples to the definition); a </w:t>
        </w:r>
      </w:ins>
      <w:moveTo w:id="3118" w:author="Arthur Parmentier" w:date="2020-06-11T23:28:00Z">
        <w:del w:id="3119" w:author="Arthur Parmentier" w:date="2020-06-11T23:37:00Z">
          <w:r w:rsidR="00AA7895" w:rsidRPr="007C437A" w:rsidDel="00C455AA">
            <w:delText xml:space="preserve">that the </w:delText>
          </w:r>
        </w:del>
        <w:r w:rsidR="00AA7895" w:rsidRPr="007C437A">
          <w:t>LT is n</w:t>
        </w:r>
      </w:moveTo>
      <w:ins w:id="3120" w:author="Arthur Parmentier" w:date="2020-06-11T23:37:00Z">
        <w:r w:rsidR="00C455AA">
          <w:t>ot and cannot</w:t>
        </w:r>
      </w:ins>
      <w:moveTo w:id="3121" w:author="Arthur Parmentier" w:date="2020-06-11T23:28:00Z">
        <w:del w:id="3122" w:author="Arthur Parmentier" w:date="2020-06-11T23:37:00Z">
          <w:r w:rsidR="00AA7895" w:rsidRPr="007C437A" w:rsidDel="00C455AA">
            <w:delText>ot (and perhaps, cannot)</w:delText>
          </w:r>
        </w:del>
        <w:r w:rsidR="00AA7895" w:rsidRPr="007C437A">
          <w:t xml:space="preserve"> be defined with such characteristics or traits</w:t>
        </w:r>
      </w:moveTo>
      <w:ins w:id="3123" w:author="Arthur Parmentier" w:date="2020-06-11T23:38:00Z">
        <w:r w:rsidR="00C455AA">
          <w:t xml:space="preserve">: one has to learn what is a LT through practice and exploration of the concept. The role of the soundpainter here is </w:t>
        </w:r>
      </w:ins>
      <w:ins w:id="3124" w:author="Arthur Parmentier" w:date="2020-06-11T23:39:00Z">
        <w:r w:rsidR="00C455AA">
          <w:t xml:space="preserve">to introduce </w:t>
        </w:r>
      </w:ins>
      <w:ins w:id="3125" w:author="Arthur Parmentier" w:date="2020-06-12T07:59:00Z">
        <w:r w:rsidR="006C3117">
          <w:t>a</w:t>
        </w:r>
      </w:ins>
      <w:ins w:id="3126" w:author="Arthur Parmentier" w:date="2020-06-11T23:39:00Z">
        <w:r w:rsidR="00C455AA">
          <w:t xml:space="preserve"> prototype of the concept (the LT) </w:t>
        </w:r>
      </w:ins>
      <w:ins w:id="3127" w:author="Arthur Parmentier" w:date="2020-06-12T07:59:00Z">
        <w:r w:rsidR="006C3117">
          <w:t xml:space="preserve">for each discipline </w:t>
        </w:r>
      </w:ins>
      <w:ins w:id="3128" w:author="Arthur Parmentier" w:date="2020-06-11T23:39:00Z">
        <w:r w:rsidR="00C455AA">
          <w:t>by giving one or several examples of what it can sound or look like, while the concept will expa</w:t>
        </w:r>
      </w:ins>
      <w:ins w:id="3129" w:author="Arthur Parmentier" w:date="2020-06-11T23:40:00Z">
        <w:r w:rsidR="00C455AA">
          <w:t>nd in the performer’s mind by constructi</w:t>
        </w:r>
        <w:r w:rsidR="00FF17D9">
          <w:t>ng materials analogical</w:t>
        </w:r>
      </w:ins>
      <w:ins w:id="3130" w:author="Arthur Parmentier" w:date="2020-06-11T23:41:00Z">
        <w:r w:rsidR="00FF17D9">
          <w:t xml:space="preserve"> to</w:t>
        </w:r>
      </w:ins>
      <w:ins w:id="3131" w:author="Arthur Parmentier" w:date="2020-06-11T23:40:00Z">
        <w:r w:rsidR="00C455AA">
          <w:t xml:space="preserve"> the prototype.</w:t>
        </w:r>
      </w:ins>
      <w:moveTo w:id="3132" w:author="Arthur Parmentier" w:date="2020-06-11T23:28:00Z">
        <w:del w:id="3133" w:author="Arthur Parmentier" w:date="2020-06-11T23:38:00Z">
          <w:r w:rsidR="00AA7895" w:rsidRPr="007C437A" w:rsidDel="00C455AA">
            <w:delText>.</w:delText>
          </w:r>
        </w:del>
      </w:moveTo>
    </w:p>
    <w:p w:rsidR="00AA7895" w:rsidRPr="007C437A" w:rsidRDefault="00AA7895" w:rsidP="00AA7895">
      <w:pPr>
        <w:rPr>
          <w:moveTo w:id="3134" w:author="Arthur Parmentier" w:date="2020-06-11T23:28:00Z"/>
        </w:rPr>
      </w:pPr>
      <w:moveTo w:id="3135" w:author="Arthur Parmentier" w:date="2020-06-11T23:28:00Z">
        <w:del w:id="3136" w:author="Arthur Parmentier" w:date="2020-06-11T23:38:00Z">
          <w:r w:rsidRPr="007C437A" w:rsidDel="00C455AA">
            <w:delText xml:space="preserve"> It shows us that the LT is not a musical element defined by a finite number of properties but is rather a category constructed by the human perception scheme</w:delText>
          </w:r>
          <w:r w:rsidRPr="007C437A" w:rsidDel="00C455AA">
            <w:rPr>
              <w:rStyle w:val="Appelnotedebasdep"/>
            </w:rPr>
            <w:footnoteReference w:id="20"/>
          </w:r>
          <w:r w:rsidRPr="007C437A" w:rsidDel="00C455AA">
            <w:delText xml:space="preserve"> </w:delText>
          </w:r>
        </w:del>
        <w:del w:id="3141" w:author="Arthur Parmentier" w:date="2020-06-11T23:41:00Z">
          <w:r w:rsidRPr="007C437A" w:rsidDel="00717FF2">
            <w:delText>around a “prototypical” element which exhibits the features that are usually said to define the concepts of a LT.</w:delText>
          </w:r>
          <w:r w:rsidRPr="007C437A" w:rsidDel="00717FF2">
            <w:br/>
          </w:r>
        </w:del>
      </w:moveTo>
      <w:ins w:id="3142" w:author="Arthur Parmentier" w:date="2020-06-11T23:41:00Z">
        <w:r w:rsidR="00717FF2">
          <w:t xml:space="preserve">One interesting conclusion is that there is not “wrong” long tone; </w:t>
        </w:r>
      </w:ins>
      <w:moveTo w:id="3143" w:author="Arthur Parmentier" w:date="2020-06-11T23:28:00Z">
        <w:del w:id="3144" w:author="Arthur Parmentier" w:date="2020-06-11T23:41:00Z">
          <w:r w:rsidRPr="007C437A" w:rsidDel="00717FF2">
            <w:delText>I</w:delText>
          </w:r>
        </w:del>
      </w:moveTo>
      <w:ins w:id="3145" w:author="Arthur Parmentier" w:date="2020-06-11T23:41:00Z">
        <w:r w:rsidR="00717FF2">
          <w:t>i</w:t>
        </w:r>
      </w:ins>
      <w:moveTo w:id="3146" w:author="Arthur Parmentier" w:date="2020-06-11T23:28:00Z">
        <w:r w:rsidRPr="007C437A">
          <w:t>n this framework, a content is perceived as “more” or “less” a LT, rather than either a LT or not.</w:t>
        </w:r>
      </w:moveTo>
    </w:p>
    <w:moveToRangeEnd w:id="3088"/>
    <w:p w:rsidR="00AA7895" w:rsidRPr="00AA7895" w:rsidRDefault="006A45ED">
      <w:pPr>
        <w:rPr>
          <w:ins w:id="3147" w:author="Arthur Parmentier" w:date="2020-06-11T22:22:00Z"/>
        </w:rPr>
      </w:pPr>
      <w:ins w:id="3148" w:author="Arthur Parmentier" w:date="2020-06-12T07:59:00Z">
        <w:r>
          <w:t xml:space="preserve">Essentially, we can also explain the fact that there are different concepts and prototypes in each discipline </w:t>
        </w:r>
      </w:ins>
      <w:ins w:id="3149" w:author="Arthur Parmentier" w:date="2020-06-12T08:00:00Z">
        <w:r>
          <w:t xml:space="preserve">by the difference in phenomenon: a sound, a movement, a </w:t>
        </w:r>
      </w:ins>
      <w:ins w:id="3150" w:author="Arthur Parmentier" w:date="2020-06-12T08:01:00Z">
        <w:r>
          <w:t xml:space="preserve">visual, etc. as each independent </w:t>
        </w:r>
      </w:ins>
      <w:ins w:id="3151" w:author="Arthur Parmentier" w:date="2020-06-12T11:29:00Z">
        <w:r w:rsidR="00FB666E">
          <w:t>concept</w:t>
        </w:r>
      </w:ins>
      <w:ins w:id="3152" w:author="Arthur Parmentier" w:date="2020-06-12T08:01:00Z">
        <w:r>
          <w:t xml:space="preserve"> that </w:t>
        </w:r>
      </w:ins>
      <w:ins w:id="3153" w:author="Arthur Parmentier" w:date="2020-06-12T11:29:00Z">
        <w:r w:rsidR="00FB666E">
          <w:t>cannot</w:t>
        </w:r>
      </w:ins>
      <w:ins w:id="3154" w:author="Arthur Parmentier" w:date="2020-06-12T08:01:00Z">
        <w:r>
          <w:t xml:space="preserve"> be explained by the others</w:t>
        </w:r>
        <w:r w:rsidR="00461197">
          <w:t>.</w:t>
        </w:r>
      </w:ins>
    </w:p>
    <w:p w:rsidR="00EE2DD4" w:rsidRPr="007C437A" w:rsidRDefault="00543457">
      <w:pPr>
        <w:pStyle w:val="Titre4"/>
        <w:rPr>
          <w:ins w:id="3155" w:author="Arthur Parmentier" w:date="2020-05-13T12:05:00Z"/>
        </w:rPr>
      </w:pPr>
      <w:ins w:id="3156" w:author="Arthur Parmentier" w:date="2020-05-13T12:05:00Z">
        <w:r w:rsidRPr="007C437A">
          <w:t xml:space="preserve">The </w:t>
        </w:r>
      </w:ins>
      <w:ins w:id="3157" w:author="Arthur Parmentier" w:date="2020-06-11T23:15:00Z">
        <w:r w:rsidR="001735D1">
          <w:t>operability of signs inside a discipline, across instruments</w:t>
        </w:r>
      </w:ins>
    </w:p>
    <w:p w:rsidR="005868B3" w:rsidRDefault="001735D1">
      <w:pPr>
        <w:rPr>
          <w:ins w:id="3158" w:author="Arthur Parmentier" w:date="2020-06-11T23:43:00Z"/>
        </w:rPr>
      </w:pPr>
      <w:ins w:id="3159" w:author="Arthur Parmentier" w:date="2020-06-11T23:16:00Z">
        <w:r>
          <w:t>In this part, I would like to discuss the operability of signs across instruments of the same discipline</w:t>
        </w:r>
      </w:ins>
      <w:ins w:id="3160" w:author="Arthur Parmentier" w:date="2020-06-11T23:17:00Z">
        <w:r>
          <w:t xml:space="preserve">. </w:t>
        </w:r>
      </w:ins>
      <w:ins w:id="3161" w:author="Arthur Parmentier" w:date="2020-06-11T23:18:00Z">
        <w:r>
          <w:t>Although it is the polysemy of multi-disciplinary signs that allow it to be significant in several signs, I will argue that across instruments</w:t>
        </w:r>
      </w:ins>
      <w:ins w:id="3162" w:author="Arthur Parmentier" w:date="2020-06-11T23:19:00Z">
        <w:r>
          <w:t xml:space="preserve"> of the same discipline</w:t>
        </w:r>
      </w:ins>
      <w:ins w:id="3163" w:author="Arthur Parmentier" w:date="2020-06-11T23:18:00Z">
        <w:r>
          <w:t xml:space="preserve">, </w:t>
        </w:r>
      </w:ins>
      <w:ins w:id="3164" w:author="Arthur Parmentier" w:date="2020-06-11T23:20:00Z">
        <w:r>
          <w:t xml:space="preserve">a </w:t>
        </w:r>
      </w:ins>
      <w:ins w:id="3165" w:author="Arthur Parmentier" w:date="2020-06-11T23:22:00Z">
        <w:r w:rsidR="00A704F1">
          <w:t>unique</w:t>
        </w:r>
      </w:ins>
      <w:ins w:id="3166" w:author="Arthur Parmentier" w:date="2020-06-11T23:20:00Z">
        <w:r>
          <w:t xml:space="preserve"> concept</w:t>
        </w:r>
      </w:ins>
      <w:ins w:id="3167" w:author="Arthur Parmentier" w:date="2020-06-11T23:22:00Z">
        <w:r w:rsidR="00A857E7">
          <w:t>, represented by its prototype</w:t>
        </w:r>
        <w:r w:rsidR="00A704F1">
          <w:rPr>
            <w:rStyle w:val="Appelnotedebasdep"/>
          </w:rPr>
          <w:footnoteReference w:id="21"/>
        </w:r>
        <w:r w:rsidR="00A857E7">
          <w:t>,</w:t>
        </w:r>
      </w:ins>
      <w:ins w:id="3172" w:author="Arthur Parmentier" w:date="2020-06-11T23:20:00Z">
        <w:r>
          <w:t xml:space="preserve"> </w:t>
        </w:r>
      </w:ins>
      <w:ins w:id="3173" w:author="Arthur Parmentier" w:date="2020-06-11T23:21:00Z">
        <w:r>
          <w:t xml:space="preserve">is approached by </w:t>
        </w:r>
      </w:ins>
      <w:ins w:id="3174" w:author="Arthur Parmentier" w:date="2020-06-11T23:19:00Z">
        <w:r>
          <w:t>different technical interpretations</w:t>
        </w:r>
      </w:ins>
      <w:ins w:id="3175" w:author="Arthur Parmentier" w:date="2020-06-11T23:21:00Z">
        <w:r>
          <w:t>, possibly involving the human perception scheme.</w:t>
        </w:r>
      </w:ins>
      <w:ins w:id="3176" w:author="Arthur Parmentier" w:date="2020-06-11T23:26:00Z">
        <w:r w:rsidR="002269F6">
          <w:t xml:space="preserve"> The term “instrument” is used here as an equivalent of “technical apparatus”.</w:t>
        </w:r>
      </w:ins>
    </w:p>
    <w:p w:rsidR="00500C3B" w:rsidRDefault="00500C3B" w:rsidP="00500C3B">
      <w:pPr>
        <w:pStyle w:val="Titre5"/>
        <w:rPr>
          <w:ins w:id="3177" w:author="Arthur Parmentier" w:date="2020-06-11T23:44:00Z"/>
        </w:rPr>
      </w:pPr>
      <w:ins w:id="3178" w:author="Arthur Parmentier" w:date="2020-06-11T23:44:00Z">
        <w:r>
          <w:t>Preliminary remarks about the</w:t>
        </w:r>
      </w:ins>
      <w:ins w:id="3179" w:author="Arthur Parmentier" w:date="2020-06-11T23:45:00Z">
        <w:r>
          <w:t xml:space="preserve"> </w:t>
        </w:r>
      </w:ins>
      <w:ins w:id="3180" w:author="Arthur Parmentier" w:date="2020-06-11T23:46:00Z">
        <w:r>
          <w:t>instrument as</w:t>
        </w:r>
      </w:ins>
      <w:ins w:id="3181" w:author="Arthur Parmentier" w:date="2020-06-11T23:44:00Z">
        <w:r>
          <w:t xml:space="preserve"> technical apparatus</w:t>
        </w:r>
      </w:ins>
    </w:p>
    <w:p w:rsidR="00500C3B" w:rsidRDefault="00500C3B" w:rsidP="00500C3B">
      <w:pPr>
        <w:rPr>
          <w:ins w:id="3182" w:author="Arthur Parmentier" w:date="2020-06-11T23:47:00Z"/>
        </w:rPr>
      </w:pPr>
      <w:ins w:id="3183" w:author="Arthur Parmentier" w:date="2020-06-11T23:44:00Z">
        <w:r>
          <w:t>First, I would like to remark that a techni</w:t>
        </w:r>
      </w:ins>
      <w:ins w:id="3184" w:author="Arthur Parmentier" w:date="2020-06-11T23:45:00Z">
        <w:r>
          <w:t xml:space="preserve">cal apparatus can be characterized by the set/range of artistic material it can provide. </w:t>
        </w:r>
      </w:ins>
      <w:ins w:id="3185" w:author="Arthur Parmentier" w:date="2020-06-11T23:46:00Z">
        <w:r>
          <w:t>It</w:t>
        </w:r>
      </w:ins>
      <w:ins w:id="3186" w:author="Arthur Parmentier" w:date="2020-06-11T23:45:00Z">
        <w:r>
          <w:t xml:space="preserve"> is not obvious that every </w:t>
        </w:r>
      </w:ins>
      <w:ins w:id="3187" w:author="Arthur Parmentier" w:date="2020-06-11T23:46:00Z">
        <w:r>
          <w:t xml:space="preserve">instrument (as technical apparatus) can achieve similar concepts: monophonic instruments are not able to perform a chord, </w:t>
        </w:r>
      </w:ins>
      <w:ins w:id="3188" w:author="Arthur Parmentier" w:date="2020-06-11T23:47:00Z">
        <w:r>
          <w:t>resonating instruments can hardly perform staccatos…</w:t>
        </w:r>
      </w:ins>
    </w:p>
    <w:p w:rsidR="00500C3B" w:rsidRDefault="00500C3B" w:rsidP="00500C3B">
      <w:pPr>
        <w:rPr>
          <w:ins w:id="3189" w:author="Arthur Parmentier" w:date="2020-06-11T23:54:00Z"/>
        </w:rPr>
      </w:pPr>
      <w:ins w:id="3190" w:author="Arthur Parmentier" w:date="2020-06-11T23:47:00Z">
        <w:r>
          <w:lastRenderedPageBreak/>
          <w:t xml:space="preserve">In SP however, </w:t>
        </w:r>
      </w:ins>
      <w:ins w:id="3191" w:author="Arthur Parmentier" w:date="2020-06-11T23:48:00Z">
        <w:r>
          <w:t>similar concepts can be requested to very different instruments and I believe that one of its interest</w:t>
        </w:r>
      </w:ins>
      <w:ins w:id="3192" w:author="Arthur Parmentier" w:date="2020-06-11T23:49:00Z">
        <w:r>
          <w:t>s</w:t>
        </w:r>
      </w:ins>
      <w:ins w:id="3193" w:author="Arthur Parmentier" w:date="2020-06-11T23:48:00Z">
        <w:r>
          <w:t xml:space="preserve"> is also to push the technical </w:t>
        </w:r>
      </w:ins>
      <w:ins w:id="3194" w:author="Arthur Parmentier" w:date="2020-06-11T23:49:00Z">
        <w:r w:rsidR="00A60617">
          <w:t>achievement</w:t>
        </w:r>
      </w:ins>
      <w:ins w:id="3195" w:author="Arthur Parmentier" w:date="2020-06-11T23:48:00Z">
        <w:r>
          <w:t xml:space="preserve"> of the </w:t>
        </w:r>
      </w:ins>
      <w:ins w:id="3196" w:author="Arthur Parmentier" w:date="2020-06-11T23:49:00Z">
        <w:r w:rsidR="00A60617">
          <w:t>performers</w:t>
        </w:r>
      </w:ins>
      <w:ins w:id="3197" w:author="Arthur Parmentier" w:date="2020-06-11T23:48:00Z">
        <w:r>
          <w:t xml:space="preserve"> to the limits of what </w:t>
        </w:r>
      </w:ins>
      <w:ins w:id="3198" w:author="Arthur Parmentier" w:date="2020-06-11T23:49:00Z">
        <w:r w:rsidR="00A60617">
          <w:t>they</w:t>
        </w:r>
      </w:ins>
      <w:ins w:id="3199" w:author="Arthur Parmentier" w:date="2020-06-11T23:48:00Z">
        <w:r>
          <w:t xml:space="preserve"> can produce</w:t>
        </w:r>
      </w:ins>
      <w:ins w:id="3200" w:author="Arthur Parmentier" w:date="2020-06-11T23:49:00Z">
        <w:r w:rsidR="00A60617">
          <w:t xml:space="preserve"> with their instruments.</w:t>
        </w:r>
      </w:ins>
    </w:p>
    <w:p w:rsidR="00014C12" w:rsidRPr="00500C3B" w:rsidRDefault="00014C12">
      <w:pPr>
        <w:rPr>
          <w:ins w:id="3201" w:author="Arthur Parmentier" w:date="2020-05-14T11:38:00Z"/>
        </w:rPr>
      </w:pPr>
      <w:ins w:id="3202" w:author="Arthur Parmentier" w:date="2020-06-11T23:54:00Z">
        <w:r>
          <w:t xml:space="preserve">My motivation for this discussion comes from my experience of SP </w:t>
        </w:r>
      </w:ins>
      <w:ins w:id="3203" w:author="Arthur Parmentier" w:date="2020-06-11T23:55:00Z">
        <w:r>
          <w:t xml:space="preserve">as a percussionist and the questions that I often see </w:t>
        </w:r>
      </w:ins>
      <w:ins w:id="3204" w:author="Arthur Parmentier" w:date="2020-06-12T00:01:00Z">
        <w:r w:rsidR="0066221F">
          <w:t>arising</w:t>
        </w:r>
        <w:r w:rsidR="00C44602">
          <w:t xml:space="preserve"> about</w:t>
        </w:r>
      </w:ins>
      <w:ins w:id="3205" w:author="Arthur Parmentier" w:date="2020-06-11T23:55:00Z">
        <w:r>
          <w:t xml:space="preserve"> </w:t>
        </w:r>
        <w:r w:rsidRPr="007C437A">
          <w:t>how to perform a sign for a specific instrument</w:t>
        </w:r>
        <w:r>
          <w:t>, even though a definition of its prototype for the discipline as already been shown</w:t>
        </w:r>
      </w:ins>
      <w:ins w:id="3206" w:author="Arthur Parmentier" w:date="2020-06-11T23:56:00Z">
        <w:r>
          <w:t>.</w:t>
        </w:r>
        <w:r w:rsidR="00E26C4F">
          <w:t xml:space="preserve"> From the previous point, one could</w:t>
        </w:r>
      </w:ins>
      <w:ins w:id="3207" w:author="Arthur Parmentier" w:date="2020-06-11T23:57:00Z">
        <w:r w:rsidR="00E26C4F">
          <w:t xml:space="preserve"> think that a different concept is r</w:t>
        </w:r>
      </w:ins>
      <w:ins w:id="3208" w:author="Arthur Parmentier" w:date="2020-06-11T23:58:00Z">
        <w:r w:rsidR="00E26C4F">
          <w:t>equired per instrument, in order to perform a SP sign, just like there are different concepts per discipline.</w:t>
        </w:r>
        <w:r w:rsidR="001612F7">
          <w:t xml:space="preserve"> In following part, I will </w:t>
        </w:r>
      </w:ins>
      <w:ins w:id="3209" w:author="Arthur Parmentier" w:date="2020-06-11T23:59:00Z">
        <w:r w:rsidR="001612F7">
          <w:t>reflect on the mechanisms that I use for achieving a LT on percussions and will argue that in each discipline, there</w:t>
        </w:r>
      </w:ins>
      <w:ins w:id="3210" w:author="Arthur Parmentier" w:date="2020-06-12T00:00:00Z">
        <w:r w:rsidR="001612F7">
          <w:t xml:space="preserve"> is only one concept per SP sign, that does however require non-trivial technical approaches.</w:t>
        </w:r>
      </w:ins>
    </w:p>
    <w:p w:rsidR="001A0623" w:rsidRPr="007C437A" w:rsidDel="005868B3" w:rsidRDefault="001B082B">
      <w:pPr>
        <w:pStyle w:val="Titre5"/>
        <w:rPr>
          <w:del w:id="3211" w:author="Arthur Parmentier" w:date="2020-05-13T10:30:00Z"/>
        </w:rPr>
        <w:pPrChange w:id="3212" w:author="Arthur Parmentier" w:date="2020-06-11T23:50:00Z">
          <w:pPr/>
        </w:pPrChange>
      </w:pPr>
      <w:del w:id="3213"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3214" w:author="Arthur Parmentier" w:date="2020-05-12T18:25:00Z">
        <w:r w:rsidR="001A0623" w:rsidRPr="007C437A" w:rsidDel="009B2D7C">
          <w:delText>at the core</w:delText>
        </w:r>
      </w:del>
      <w:del w:id="3215" w:author="Arthur Parmentier" w:date="2020-05-13T10:30:00Z">
        <w:r w:rsidR="001A0623" w:rsidRPr="007C437A" w:rsidDel="005868B3">
          <w:delText xml:space="preserve"> of the </w:delText>
        </w:r>
      </w:del>
      <w:del w:id="3216" w:author="Arthur Parmentier" w:date="2020-05-12T18:25:00Z">
        <w:r w:rsidR="001A0623" w:rsidRPr="007C437A" w:rsidDel="007D075F">
          <w:delText>set</w:delText>
        </w:r>
      </w:del>
      <w:del w:id="3217" w:author="Arthur Parmentier" w:date="2020-05-13T10:30:00Z">
        <w:r w:rsidR="001A0623" w:rsidRPr="007C437A" w:rsidDel="005868B3">
          <w:delText xml:space="preserve"> of multidisciplinary signs.</w:delText>
        </w:r>
      </w:del>
    </w:p>
    <w:p w:rsidR="001A0623" w:rsidRPr="007C437A" w:rsidDel="005868B3" w:rsidRDefault="001A0623">
      <w:pPr>
        <w:pStyle w:val="Titre5"/>
        <w:rPr>
          <w:del w:id="3218" w:author="Arthur Parmentier" w:date="2020-05-13T10:30:00Z"/>
        </w:rPr>
        <w:pPrChange w:id="3219" w:author="Arthur Parmentier" w:date="2020-06-11T23:50:00Z">
          <w:pPr/>
        </w:pPrChange>
      </w:pPr>
      <w:del w:id="3220"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pPr>
        <w:pStyle w:val="Titre5"/>
        <w:rPr>
          <w:del w:id="3221" w:author="Arthur Parmentier" w:date="2020-05-12T18:13:00Z"/>
        </w:rPr>
        <w:pPrChange w:id="3222" w:author="Arthur Parmentier" w:date="2020-06-11T23:50:00Z">
          <w:pPr/>
        </w:pPrChange>
      </w:pPr>
      <w:del w:id="3223" w:author="Arthur Parmentier" w:date="2020-05-13T10:30:00Z">
        <w:r w:rsidRPr="007C437A" w:rsidDel="005868B3">
          <w:delText xml:space="preserve">For a musician, the LT </w:delText>
        </w:r>
      </w:del>
      <w:del w:id="3224" w:author="Arthur Parmentier" w:date="2020-05-12T18:22:00Z">
        <w:r w:rsidRPr="007C437A" w:rsidDel="00AD0ADB">
          <w:delText xml:space="preserve">has </w:delText>
        </w:r>
      </w:del>
      <w:del w:id="3225" w:author="Arthur Parmentier" w:date="2020-05-13T10:30:00Z">
        <w:r w:rsidRPr="007C437A" w:rsidDel="005868B3">
          <w:delText xml:space="preserve">a specific prototype, whose characteristic traits are “constant volume”, “constant pitch” (among others). But is the </w:delText>
        </w:r>
      </w:del>
      <w:del w:id="3226" w:author="Arthur Parmentier" w:date="2020-05-12T18:23:00Z">
        <w:r w:rsidRPr="007C437A" w:rsidDel="009B2D7C">
          <w:delText>prototype</w:delText>
        </w:r>
      </w:del>
      <w:del w:id="3227"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3228" w:author="Arthur Parmentier" w:date="2020-05-12T18:13:00Z">
        <w:r w:rsidRPr="007C437A" w:rsidDel="00697BA8">
          <w:delText>:</w:delText>
        </w:r>
      </w:del>
    </w:p>
    <w:p w:rsidR="001A0623" w:rsidRPr="007C437A" w:rsidDel="00697BA8" w:rsidRDefault="005C09F0">
      <w:pPr>
        <w:pStyle w:val="Titre5"/>
        <w:rPr>
          <w:del w:id="3229" w:author="Arthur Parmentier" w:date="2020-05-12T18:13:00Z"/>
        </w:rPr>
        <w:pPrChange w:id="3230" w:author="Arthur Parmentier" w:date="2020-06-11T23:50:00Z">
          <w:pPr>
            <w:pStyle w:val="Paragraphedeliste"/>
            <w:numPr>
              <w:numId w:val="17"/>
            </w:numPr>
            <w:ind w:hanging="360"/>
          </w:pPr>
        </w:pPrChange>
      </w:pPr>
      <w:del w:id="3231"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pPr>
        <w:pStyle w:val="Titre5"/>
        <w:rPr>
          <w:del w:id="3232" w:author="Arthur Parmentier" w:date="2020-05-13T10:30:00Z"/>
        </w:rPr>
        <w:pPrChange w:id="3233" w:author="Arthur Parmentier" w:date="2020-06-11T23:50:00Z">
          <w:pPr>
            <w:pStyle w:val="Paragraphedeliste"/>
            <w:numPr>
              <w:numId w:val="17"/>
            </w:numPr>
            <w:ind w:hanging="360"/>
          </w:pPr>
        </w:pPrChange>
      </w:pPr>
      <w:del w:id="3234"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22"/>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pPr>
        <w:pStyle w:val="Titre5"/>
        <w:rPr>
          <w:del w:id="3237" w:author="Arthur Parmentier" w:date="2020-05-12T18:14:00Z"/>
        </w:rPr>
        <w:pPrChange w:id="3238" w:author="Arthur Parmentier" w:date="2020-06-11T23:50:00Z">
          <w:pPr/>
        </w:pPrChange>
      </w:pPr>
      <w:del w:id="3239"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pPr>
        <w:pStyle w:val="Titre5"/>
        <w:rPr>
          <w:del w:id="3240" w:author="Arthur Parmentier" w:date="2020-05-13T10:30:00Z"/>
        </w:rPr>
        <w:pPrChange w:id="3241" w:author="Arthur Parmentier" w:date="2020-06-11T23:50:00Z">
          <w:pPr>
            <w:pStyle w:val="Paragraphedeliste"/>
            <w:numPr>
              <w:numId w:val="17"/>
            </w:numPr>
            <w:ind w:hanging="360"/>
          </w:pPr>
        </w:pPrChange>
      </w:pPr>
      <w:del w:id="3242" w:author="Arthur Parmentier" w:date="2020-05-13T10:30:00Z">
        <w:r w:rsidRPr="007C437A" w:rsidDel="005868B3">
          <w:delText>“A fluid movement, without accent” for dancers</w:delText>
        </w:r>
      </w:del>
    </w:p>
    <w:p w:rsidR="004714EE" w:rsidRPr="007C437A" w:rsidDel="005868B3" w:rsidRDefault="004714EE">
      <w:pPr>
        <w:pStyle w:val="Titre5"/>
        <w:rPr>
          <w:del w:id="3243" w:author="Arthur Parmentier" w:date="2020-05-13T10:30:00Z"/>
          <w:moveFrom w:id="3244" w:author="Arthur Parmentier" w:date="2020-05-12T18:21:00Z"/>
        </w:rPr>
        <w:pPrChange w:id="3245" w:author="Arthur Parmentier" w:date="2020-06-11T23:50:00Z">
          <w:pPr>
            <w:pStyle w:val="Paragraphedeliste"/>
            <w:numPr>
              <w:numId w:val="17"/>
            </w:numPr>
            <w:ind w:hanging="360"/>
          </w:pPr>
        </w:pPrChange>
      </w:pPr>
      <w:moveFromRangeStart w:id="3246" w:author="Arthur Parmentier" w:date="2020-05-12T18:21:00Z" w:name="move40200108"/>
      <w:moveFrom w:id="3247" w:author="Arthur Parmentier" w:date="2020-05-12T18:21:00Z">
        <w:del w:id="3248" w:author="Arthur Parmentier" w:date="2020-05-13T10:30:00Z">
          <w:r w:rsidRPr="007C437A" w:rsidDel="005868B3">
            <w:delText>“A fast roll” for percussions</w:delText>
          </w:r>
        </w:del>
      </w:moveFrom>
    </w:p>
    <w:moveFromRangeEnd w:id="3246"/>
    <w:p w:rsidR="002C1E78" w:rsidRPr="007C437A" w:rsidDel="002C1E78" w:rsidRDefault="004714EE">
      <w:pPr>
        <w:pStyle w:val="Titre5"/>
        <w:rPr>
          <w:del w:id="3249" w:author="Arthur Parmentier" w:date="2020-05-12T18:21:00Z"/>
          <w:moveTo w:id="3250" w:author="Arthur Parmentier" w:date="2020-05-12T18:21:00Z"/>
        </w:rPr>
        <w:pPrChange w:id="3251" w:author="Arthur Parmentier" w:date="2020-06-11T23:50:00Z">
          <w:pPr>
            <w:pStyle w:val="Paragraphedeliste"/>
            <w:numPr>
              <w:numId w:val="17"/>
            </w:numPr>
            <w:ind w:hanging="360"/>
          </w:pPr>
        </w:pPrChange>
      </w:pPr>
      <w:del w:id="3252" w:author="Arthur Parmentier" w:date="2020-05-13T10:30:00Z">
        <w:r w:rsidRPr="007C437A" w:rsidDel="005868B3">
          <w:delText>“A freeze on the first syllable of a word” for actors</w:delText>
        </w:r>
      </w:del>
      <w:moveToRangeStart w:id="3253" w:author="Arthur Parmentier" w:date="2020-05-12T18:21:00Z" w:name="move40200108"/>
      <w:moveTo w:id="3254" w:author="Arthur Parmentier" w:date="2020-05-12T18:21:00Z">
        <w:del w:id="3255" w:author="Arthur Parmentier" w:date="2020-05-13T10:30:00Z">
          <w:r w:rsidR="002C1E78" w:rsidRPr="007C437A" w:rsidDel="005868B3">
            <w:delText>“A fast roll” for percussions</w:delText>
          </w:r>
        </w:del>
      </w:moveTo>
    </w:p>
    <w:moveToRangeEnd w:id="3253"/>
    <w:p w:rsidR="00697BA8" w:rsidRPr="007C437A" w:rsidDel="005868B3" w:rsidRDefault="00697BA8">
      <w:pPr>
        <w:pStyle w:val="Titre5"/>
        <w:rPr>
          <w:del w:id="3256" w:author="Arthur Parmentier" w:date="2020-05-13T10:30:00Z"/>
        </w:rPr>
        <w:pPrChange w:id="3257" w:author="Arthur Parmentier" w:date="2020-06-11T23:50:00Z">
          <w:pPr>
            <w:pStyle w:val="Paragraphedeliste"/>
            <w:numPr>
              <w:numId w:val="17"/>
            </w:numPr>
            <w:ind w:hanging="360"/>
          </w:pPr>
        </w:pPrChange>
      </w:pPr>
    </w:p>
    <w:p w:rsidR="00697BA8" w:rsidRPr="007C437A" w:rsidDel="005868B3" w:rsidRDefault="004714EE">
      <w:pPr>
        <w:pStyle w:val="Titre5"/>
        <w:rPr>
          <w:del w:id="3258" w:author="Arthur Parmentier" w:date="2020-05-13T10:30:00Z"/>
        </w:rPr>
        <w:pPrChange w:id="3259" w:author="Arthur Parmentier" w:date="2020-06-11T23:50:00Z">
          <w:pPr>
            <w:pStyle w:val="Paragraphedeliste"/>
            <w:numPr>
              <w:numId w:val="17"/>
            </w:numPr>
            <w:ind w:hanging="360"/>
          </w:pPr>
        </w:pPrChange>
      </w:pPr>
      <w:del w:id="3260" w:author="Arthur Parmentier" w:date="2020-05-13T10:30:00Z">
        <w:r w:rsidRPr="007C437A" w:rsidDel="005868B3">
          <w:delText>…</w:delText>
        </w:r>
      </w:del>
    </w:p>
    <w:p w:rsidR="004E4397" w:rsidRPr="007C437A" w:rsidDel="005868B3" w:rsidRDefault="00B44442">
      <w:pPr>
        <w:pStyle w:val="Titre5"/>
        <w:rPr>
          <w:del w:id="3261" w:author="Arthur Parmentier" w:date="2020-05-13T10:30:00Z"/>
          <w:moveTo w:id="3262" w:author="Arthur Parmentier" w:date="2020-05-12T18:35:00Z"/>
        </w:rPr>
        <w:pPrChange w:id="3263" w:author="Arthur Parmentier" w:date="2020-06-11T23:50:00Z">
          <w:pPr/>
        </w:pPrChange>
      </w:pPr>
      <w:del w:id="3264"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3265" w:author="Arthur Parmentier" w:date="2020-05-12T18:35:00Z" w:name="move40200963"/>
      <w:moveTo w:id="3266" w:author="Arthur Parmentier" w:date="2020-05-12T18:35:00Z">
        <w:del w:id="3267"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3265"/>
    <w:p w:rsidR="004714EE" w:rsidRPr="007C437A" w:rsidDel="005868B3" w:rsidRDefault="00277A13">
      <w:pPr>
        <w:pStyle w:val="Titre5"/>
        <w:rPr>
          <w:del w:id="3268" w:author="Arthur Parmentier" w:date="2020-05-13T10:30:00Z"/>
        </w:rPr>
        <w:pPrChange w:id="3269" w:author="Arthur Parmentier" w:date="2020-06-11T23:50:00Z">
          <w:pPr/>
        </w:pPrChange>
      </w:pPr>
      <w:del w:id="3270" w:author="Arthur Parmentier" w:date="2020-06-11T23:23:00Z">
        <w:r w:rsidRPr="007C437A" w:rsidDel="002269F6">
          <w:br/>
        </w:r>
      </w:del>
      <w:del w:id="3271" w:author="Arthur Parmentier" w:date="2020-05-12T18:34:00Z">
        <w:r w:rsidRPr="007C437A" w:rsidDel="004E4397">
          <w:delText>My conclusion is</w:delText>
        </w:r>
      </w:del>
      <w:del w:id="3272" w:author="Arthur Parmentier" w:date="2020-05-13T10:30:00Z">
        <w:r w:rsidRPr="007C437A" w:rsidDel="005868B3">
          <w:delText xml:space="preserve"> that:</w:delText>
        </w:r>
      </w:del>
    </w:p>
    <w:p w:rsidR="00277A13" w:rsidRPr="007C437A" w:rsidDel="005868B3" w:rsidRDefault="0051191F">
      <w:pPr>
        <w:pStyle w:val="Titre5"/>
        <w:rPr>
          <w:del w:id="3273" w:author="Arthur Parmentier" w:date="2020-05-13T10:30:00Z"/>
        </w:rPr>
        <w:pPrChange w:id="3274" w:author="Arthur Parmentier" w:date="2020-06-11T23:50:00Z">
          <w:pPr>
            <w:pStyle w:val="Paragraphedeliste"/>
            <w:numPr>
              <w:numId w:val="18"/>
            </w:numPr>
            <w:ind w:hanging="360"/>
          </w:pPr>
        </w:pPrChange>
      </w:pPr>
      <w:del w:id="3275" w:author="Arthur Parmentier" w:date="2020-05-12T18:26:00Z">
        <w:r w:rsidRPr="007C437A" w:rsidDel="009D7F8E">
          <w:delText>T</w:delText>
        </w:r>
      </w:del>
      <w:del w:id="3276" w:author="Arthur Parmentier" w:date="2020-05-12T18:35:00Z">
        <w:r w:rsidRPr="007C437A" w:rsidDel="004E4397">
          <w:delText>he</w:delText>
        </w:r>
      </w:del>
      <w:del w:id="3277" w:author="Arthur Parmentier" w:date="2020-05-13T10:30:00Z">
        <w:r w:rsidRPr="007C437A" w:rsidDel="005868B3">
          <w:delText xml:space="preserve"> sign</w:delText>
        </w:r>
      </w:del>
      <w:del w:id="3278" w:author="Arthur Parmentier" w:date="2020-05-12T18:34:00Z">
        <w:r w:rsidRPr="007C437A" w:rsidDel="004E4397">
          <w:delText xml:space="preserve"> </w:delText>
        </w:r>
        <w:r w:rsidR="00277A13" w:rsidRPr="007C437A" w:rsidDel="004E4397">
          <w:delText>LT</w:delText>
        </w:r>
      </w:del>
      <w:del w:id="3279"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pPr>
        <w:pStyle w:val="Titre5"/>
        <w:rPr>
          <w:del w:id="3280" w:author="Arthur Parmentier" w:date="2020-05-13T10:30:00Z"/>
        </w:rPr>
        <w:pPrChange w:id="3281" w:author="Arthur Parmentier" w:date="2020-06-11T23:50:00Z">
          <w:pPr>
            <w:pStyle w:val="Paragraphedeliste"/>
            <w:numPr>
              <w:numId w:val="18"/>
            </w:numPr>
            <w:ind w:hanging="360"/>
          </w:pPr>
        </w:pPrChange>
      </w:pPr>
      <w:del w:id="3282" w:author="Arthur Parmentier" w:date="2020-05-13T10:30:00Z">
        <w:r w:rsidRPr="007C437A" w:rsidDel="005868B3">
          <w:delText>Each discipline or technical apparatus may have its own concept of a LT</w:delText>
        </w:r>
      </w:del>
    </w:p>
    <w:p w:rsidR="00277A13" w:rsidRPr="007C437A" w:rsidDel="005868B3" w:rsidRDefault="00277A13">
      <w:pPr>
        <w:pStyle w:val="Titre5"/>
        <w:rPr>
          <w:del w:id="3283" w:author="Arthur Parmentier" w:date="2020-05-13T10:30:00Z"/>
        </w:rPr>
        <w:pPrChange w:id="3284" w:author="Arthur Parmentier" w:date="2020-06-11T23:50:00Z">
          <w:pPr>
            <w:pStyle w:val="Paragraphedeliste"/>
            <w:numPr>
              <w:numId w:val="18"/>
            </w:numPr>
            <w:ind w:hanging="360"/>
          </w:pPr>
        </w:pPrChange>
      </w:pPr>
      <w:del w:id="3285"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3286" w:author="Arthur Parmentier" w:date="2020-05-12T18:28:00Z">
        <w:r w:rsidRPr="007C437A" w:rsidDel="00BF3C70">
          <w:delText>must be</w:delText>
        </w:r>
      </w:del>
      <w:del w:id="3287" w:author="Arthur Parmentier" w:date="2020-05-13T10:30:00Z">
        <w:r w:rsidRPr="007C437A" w:rsidDel="005868B3">
          <w:delText xml:space="preserve"> </w:delText>
        </w:r>
      </w:del>
      <w:del w:id="3288" w:author="Arthur Parmentier" w:date="2020-05-12T18:30:00Z">
        <w:r w:rsidRPr="007C437A" w:rsidDel="00042A1D">
          <w:delText xml:space="preserve">constructed </w:delText>
        </w:r>
      </w:del>
      <w:del w:id="3289" w:author="Arthur Parmentier" w:date="2020-05-13T10:30:00Z">
        <w:r w:rsidRPr="007C437A" w:rsidDel="005868B3">
          <w:delText xml:space="preserve">in relation with the concepts </w:delText>
        </w:r>
      </w:del>
      <w:del w:id="3290" w:author="Arthur Parmentier" w:date="2020-05-12T18:28:00Z">
        <w:r w:rsidRPr="007C437A" w:rsidDel="003126BD">
          <w:delText xml:space="preserve">representing a </w:delText>
        </w:r>
      </w:del>
      <w:del w:id="3291"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pPr>
        <w:pStyle w:val="Titre5"/>
        <w:rPr>
          <w:del w:id="3292" w:author="Arthur Parmentier" w:date="2020-05-13T10:30:00Z"/>
        </w:rPr>
        <w:pPrChange w:id="3293" w:author="Arthur Parmentier" w:date="2020-06-11T23:50:00Z">
          <w:pPr/>
        </w:pPrChange>
      </w:pPr>
      <w:del w:id="3294"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23"/>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pPr>
        <w:pStyle w:val="Titre5"/>
        <w:rPr>
          <w:del w:id="3297" w:author="Arthur Parmentier" w:date="2020-05-13T10:30:00Z"/>
          <w:moveFrom w:id="3298" w:author="Arthur Parmentier" w:date="2020-05-12T18:35:00Z"/>
        </w:rPr>
        <w:pPrChange w:id="3299" w:author="Arthur Parmentier" w:date="2020-06-11T23:50:00Z">
          <w:pPr/>
        </w:pPrChange>
      </w:pPr>
      <w:moveFromRangeStart w:id="3300" w:author="Arthur Parmentier" w:date="2020-05-12T18:35:00Z" w:name="move40200963"/>
      <w:moveFrom w:id="3301" w:author="Arthur Parmentier" w:date="2020-05-12T18:35:00Z">
        <w:del w:id="3302"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3300"/>
    <w:p w:rsidR="001B082B" w:rsidRPr="007C437A" w:rsidDel="005868B3" w:rsidRDefault="001B082B">
      <w:pPr>
        <w:pStyle w:val="Titre5"/>
        <w:rPr>
          <w:del w:id="3303" w:author="Arthur Parmentier" w:date="2020-05-13T10:30:00Z"/>
        </w:rPr>
        <w:pPrChange w:id="3304" w:author="Arthur Parmentier" w:date="2020-06-11T23:50:00Z">
          <w:pPr/>
        </w:pPrChange>
      </w:pPr>
    </w:p>
    <w:p w:rsidR="001D7225" w:rsidRPr="007C437A" w:rsidDel="005868B3" w:rsidRDefault="001D7225">
      <w:pPr>
        <w:pStyle w:val="Titre5"/>
        <w:rPr>
          <w:del w:id="3305" w:author="Arthur Parmentier" w:date="2020-05-13T10:30:00Z"/>
        </w:rPr>
        <w:pPrChange w:id="3306" w:author="Arthur Parmentier" w:date="2020-06-11T23:50:00Z">
          <w:pPr/>
        </w:pPrChange>
      </w:pPr>
      <w:del w:id="3307"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Del="002269F6" w:rsidRDefault="00FF4C82">
      <w:pPr>
        <w:pStyle w:val="Titre5"/>
        <w:rPr>
          <w:del w:id="3308" w:author="Arthur Parmentier" w:date="2020-06-11T23:23:00Z"/>
          <w:rPrChange w:id="3309" w:author="Arthur Parmentier" w:date="2020-06-07T15:27:00Z">
            <w:rPr>
              <w:del w:id="3310" w:author="Arthur Parmentier" w:date="2020-06-11T23:23:00Z"/>
            </w:rPr>
          </w:rPrChange>
        </w:rPr>
        <w:pPrChange w:id="3311" w:author="Arthur Parmentier" w:date="2020-06-11T23:50:00Z">
          <w:pPr>
            <w:pStyle w:val="Titre2"/>
          </w:pPr>
        </w:pPrChange>
      </w:pPr>
      <w:del w:id="3312" w:author="Arthur Parmentier" w:date="2020-06-11T23:23:00Z">
        <w:r w:rsidRPr="007C437A" w:rsidDel="002269F6">
          <w:rPr>
            <w:rPrChange w:id="3313" w:author="Arthur Parmentier" w:date="2020-06-07T15:27:00Z">
              <w:rPr/>
            </w:rPrChange>
          </w:rPr>
          <w:delText>Wrap-up: w</w:delText>
        </w:r>
        <w:r w:rsidR="00B53663" w:rsidRPr="007C437A" w:rsidDel="002269F6">
          <w:rPr>
            <w:rPrChange w:id="3314" w:author="Arthur Parmentier" w:date="2020-06-07T15:27:00Z">
              <w:rPr/>
            </w:rPrChange>
          </w:rPr>
          <w:delText>hat is a long tone?</w:delText>
        </w:r>
      </w:del>
    </w:p>
    <w:p w:rsidR="006155A3" w:rsidRPr="007C437A" w:rsidDel="002269F6" w:rsidRDefault="00F163F4">
      <w:pPr>
        <w:pStyle w:val="Titre5"/>
        <w:rPr>
          <w:del w:id="3315" w:author="Arthur Parmentier" w:date="2020-06-11T23:23:00Z"/>
        </w:rPr>
        <w:pPrChange w:id="3316" w:author="Arthur Parmentier" w:date="2020-06-11T23:50:00Z">
          <w:pPr/>
        </w:pPrChange>
      </w:pPr>
      <w:del w:id="3317" w:author="Arthur Parmentier" w:date="2020-06-11T23:23:00Z">
        <w:r w:rsidRPr="007C437A" w:rsidDel="002269F6">
          <w:delText>By taking the simple example of the LT, we will see how the categorical and prototypical perception scheme plays an important role in the mechanisms of SP.</w:delText>
        </w:r>
      </w:del>
    </w:p>
    <w:p w:rsidR="00BC3D06" w:rsidRPr="007C437A" w:rsidDel="00AA7895" w:rsidRDefault="00BC3D06">
      <w:pPr>
        <w:pStyle w:val="Titre5"/>
        <w:rPr>
          <w:moveFrom w:id="3318" w:author="Arthur Parmentier" w:date="2020-06-11T23:28:00Z"/>
        </w:rPr>
        <w:pPrChange w:id="3319" w:author="Arthur Parmentier" w:date="2020-06-11T23:50:00Z">
          <w:pPr/>
        </w:pPrChange>
      </w:pPr>
      <w:moveFromRangeStart w:id="3320" w:author="Arthur Parmentier" w:date="2020-06-11T23:28:00Z" w:name="move42810501"/>
      <w:moveFrom w:id="3321" w:author="Arthur Parmentier" w:date="2020-06-11T23:28:00Z">
        <w:r w:rsidRPr="007C437A" w:rsidDel="00AA7895">
          <w:t xml:space="preserve">What is a long tone? </w:t>
        </w:r>
        <w:r w:rsidRPr="007C437A" w:rsidDel="00AA7895">
          <w:br/>
          <w:t>It would be tempting to define the long tone for each discipline by giving a set of characteristics that all long tone must have, for instance:</w:t>
        </w:r>
      </w:moveFrom>
    </w:p>
    <w:p w:rsidR="00BC3D06" w:rsidRPr="007C437A" w:rsidDel="00AA7895" w:rsidRDefault="00BC3D06">
      <w:pPr>
        <w:pStyle w:val="Titre5"/>
        <w:rPr>
          <w:moveFrom w:id="3322" w:author="Arthur Parmentier" w:date="2020-06-11T23:28:00Z"/>
        </w:rPr>
        <w:pPrChange w:id="3323" w:author="Arthur Parmentier" w:date="2020-06-11T23:50:00Z">
          <w:pPr>
            <w:pStyle w:val="Paragraphedeliste"/>
            <w:numPr>
              <w:numId w:val="14"/>
            </w:numPr>
            <w:ind w:hanging="360"/>
          </w:pPr>
        </w:pPrChange>
      </w:pPr>
      <w:moveFrom w:id="3324" w:author="Arthur Parmentier" w:date="2020-06-11T23:28:00Z">
        <w:r w:rsidRPr="007C437A" w:rsidDel="00AA7895">
          <w:t>In music, a constant pitch and volume over time</w:t>
        </w:r>
      </w:moveFrom>
    </w:p>
    <w:p w:rsidR="00BC3D06" w:rsidRPr="007C437A" w:rsidDel="00AA7895" w:rsidRDefault="00BC3D06">
      <w:pPr>
        <w:pStyle w:val="Titre5"/>
        <w:rPr>
          <w:moveFrom w:id="3325" w:author="Arthur Parmentier" w:date="2020-06-11T23:28:00Z"/>
        </w:rPr>
        <w:pPrChange w:id="3326" w:author="Arthur Parmentier" w:date="2020-06-11T23:50:00Z">
          <w:pPr>
            <w:pStyle w:val="Paragraphedeliste"/>
            <w:numPr>
              <w:numId w:val="14"/>
            </w:numPr>
            <w:ind w:hanging="360"/>
          </w:pPr>
        </w:pPrChange>
      </w:pPr>
      <w:moveFrom w:id="3327" w:author="Arthur Parmentier" w:date="2020-06-11T23:28:00Z">
        <w:r w:rsidRPr="007C437A" w:rsidDel="00AA7895">
          <w:t>In dance, a movement without accent…</w:t>
        </w:r>
      </w:moveFrom>
    </w:p>
    <w:p w:rsidR="00E44A97" w:rsidRPr="007C437A" w:rsidDel="00AA7895" w:rsidRDefault="00BC3D06">
      <w:pPr>
        <w:pStyle w:val="Titre5"/>
        <w:rPr>
          <w:moveFrom w:id="3328" w:author="Arthur Parmentier" w:date="2020-06-11T23:28:00Z"/>
        </w:rPr>
        <w:pPrChange w:id="3329" w:author="Arthur Parmentier" w:date="2020-06-11T23:50:00Z">
          <w:pPr/>
        </w:pPrChange>
      </w:pPr>
      <w:moveFrom w:id="3330" w:author="Arthur Parmentier" w:date="2020-06-11T23:28:00Z">
        <w:r w:rsidRPr="007C437A" w:rsidDel="00AA7895">
          <w:t>We know however from the research on our perception scheme that the LT is not (and perhaps, cannot) be defined with such characteristics or traits.</w:t>
        </w:r>
        <w:r w:rsidR="00F636CA" w:rsidRPr="007C437A" w:rsidDel="00AA7895">
          <w:t xml:space="preserve"> It shows us that the</w:t>
        </w:r>
        <w:r w:rsidR="00061E60" w:rsidRPr="007C437A" w:rsidDel="00AA7895">
          <w:t xml:space="preserve"> LT is not a musical element defined by a finite number of properties</w:t>
        </w:r>
        <w:r w:rsidR="00F636CA" w:rsidRPr="007C437A" w:rsidDel="00AA7895">
          <w:t xml:space="preserve"> </w:t>
        </w:r>
        <w:r w:rsidR="00061E60" w:rsidRPr="007C437A" w:rsidDel="00AA7895">
          <w:t>but is rather a category constructed by the human perception</w:t>
        </w:r>
        <w:r w:rsidR="000F1531" w:rsidRPr="007C437A" w:rsidDel="00AA7895">
          <w:t xml:space="preserve"> scheme</w:t>
        </w:r>
        <w:r w:rsidR="00F636CA" w:rsidRPr="007C437A" w:rsidDel="00AA7895">
          <w:rPr>
            <w:rStyle w:val="Appelnotedebasdep"/>
          </w:rPr>
          <w:footnoteReference w:id="24"/>
        </w:r>
        <w:r w:rsidR="00061E60" w:rsidRPr="007C437A" w:rsidDel="00AA7895">
          <w:t xml:space="preserve"> around a “prototypical” element which exhibits the features that are usually said to define the concept</w:t>
        </w:r>
        <w:r w:rsidR="00001C42" w:rsidRPr="007C437A" w:rsidDel="00AA7895">
          <w:t>s</w:t>
        </w:r>
        <w:r w:rsidR="00061E60" w:rsidRPr="007C437A" w:rsidDel="00AA7895">
          <w:t xml:space="preserve"> of a LT.</w:t>
        </w:r>
        <w:r w:rsidR="00061E60" w:rsidRPr="007C437A" w:rsidDel="00AA7895">
          <w:br/>
        </w:r>
        <w:r w:rsidR="002B4F17" w:rsidRPr="007C437A" w:rsidDel="00AA7895">
          <w:t xml:space="preserve">In </w:t>
        </w:r>
        <w:r w:rsidR="0036091B" w:rsidRPr="007C437A" w:rsidDel="00AA7895">
          <w:t>this framework, a c</w:t>
        </w:r>
        <w:r w:rsidR="008211BE" w:rsidRPr="007C437A" w:rsidDel="00AA7895">
          <w:t>ontent</w:t>
        </w:r>
        <w:r w:rsidR="00061E60" w:rsidRPr="007C437A" w:rsidDel="00AA7895">
          <w:t xml:space="preserve"> is perceived as “more” or “less” a LT, rather than either a LT or not.</w:t>
        </w:r>
      </w:moveFrom>
    </w:p>
    <w:moveFromRangeEnd w:id="3320"/>
    <w:p w:rsidR="00B12EC1" w:rsidRPr="007C437A" w:rsidDel="002269F6" w:rsidRDefault="00B12EC1">
      <w:pPr>
        <w:pStyle w:val="Titre5"/>
        <w:rPr>
          <w:del w:id="3335" w:author="Arthur Parmentier" w:date="2020-06-11T23:24:00Z"/>
        </w:rPr>
        <w:pPrChange w:id="3336" w:author="Arthur Parmentier" w:date="2020-06-11T23:50:00Z">
          <w:pPr>
            <w:pStyle w:val="Titre3"/>
          </w:pPr>
        </w:pPrChange>
      </w:pPr>
      <w:del w:id="3337" w:author="Arthur Parmentier" w:date="2020-06-11T20:54:00Z">
        <w:r w:rsidRPr="007C437A" w:rsidDel="0074593A">
          <w:delText>Sign overloading</w:delText>
        </w:r>
      </w:del>
    </w:p>
    <w:p w:rsidR="00FF5B3F" w:rsidRPr="007C437A" w:rsidDel="002269F6" w:rsidRDefault="004659F5">
      <w:pPr>
        <w:pStyle w:val="Titre5"/>
        <w:rPr>
          <w:del w:id="3338" w:author="Arthur Parmentier" w:date="2020-06-11T23:24:00Z"/>
        </w:rPr>
        <w:pPrChange w:id="3339" w:author="Arthur Parmentier" w:date="2020-06-11T23:50:00Z">
          <w:pPr/>
        </w:pPrChange>
      </w:pPr>
      <w:del w:id="3340" w:author="Arthur Parmentier" w:date="2020-06-11T23:24:00Z">
        <w:r w:rsidRPr="007C437A" w:rsidDel="002269F6">
          <w:delText>I will try to show that</w:delText>
        </w:r>
        <w:r w:rsidR="00B12EC1" w:rsidRPr="007C437A" w:rsidDel="002269F6">
          <w:delText xml:space="preserve"> that in general, the </w:delText>
        </w:r>
        <w:r w:rsidR="003579B0" w:rsidRPr="007C437A" w:rsidDel="002269F6">
          <w:delText xml:space="preserve">grouping </w:delText>
        </w:r>
        <w:r w:rsidRPr="007C437A" w:rsidDel="002269F6">
          <w:delText>relations</w:delText>
        </w:r>
        <w:r w:rsidR="00B12EC1" w:rsidRPr="007C437A" w:rsidDel="002269F6">
          <w:delText xml:space="preserve"> linking those concepts together</w:delText>
        </w:r>
        <w:r w:rsidR="006D58F1" w:rsidRPr="007C437A" w:rsidDel="002269F6">
          <w:delText xml:space="preserve"> under a single sign</w:delText>
        </w:r>
        <w:r w:rsidR="00B12EC1" w:rsidRPr="007C437A" w:rsidDel="002269F6">
          <w:delText xml:space="preserve"> are </w:delText>
        </w:r>
        <w:r w:rsidR="00CE6B94" w:rsidRPr="007C437A" w:rsidDel="002269F6">
          <w:delText>made possible by</w:delText>
        </w:r>
        <w:r w:rsidR="00B12EC1" w:rsidRPr="007C437A" w:rsidDel="002269F6">
          <w:delText xml:space="preserve"> cultural </w:delText>
        </w:r>
        <w:r w:rsidR="00EA4C32" w:rsidRPr="007C437A" w:rsidDel="002269F6">
          <w:delText>schemes (analogies)</w:delText>
        </w:r>
        <w:r w:rsidR="00B12EC1" w:rsidRPr="007C437A" w:rsidDel="002269F6">
          <w:delText xml:space="preserve"> and innate perception schemes of human mind.</w:delText>
        </w:r>
        <w:r w:rsidR="009E7ADA" w:rsidRPr="007C437A" w:rsidDel="002269F6">
          <w:delText xml:space="preserve"> I will use the example of the sign LT to illustrate </w:delText>
        </w:r>
        <w:r w:rsidR="00AE2C19" w:rsidRPr="007C437A" w:rsidDel="002269F6">
          <w:delText>how these schemes allow for translating the sign LT into the concepts that are relevant for each discipline, instrument (or technical apparatus).</w:delText>
        </w:r>
      </w:del>
    </w:p>
    <w:p w:rsidR="00727764" w:rsidRPr="007C437A" w:rsidDel="002269F6" w:rsidRDefault="00727764">
      <w:pPr>
        <w:pStyle w:val="Titre5"/>
        <w:rPr>
          <w:del w:id="3341" w:author="Arthur Parmentier" w:date="2020-06-11T23:24:00Z"/>
        </w:rPr>
        <w:pPrChange w:id="3342" w:author="Arthur Parmentier" w:date="2020-06-11T23:50:00Z">
          <w:pPr>
            <w:pStyle w:val="Titre4"/>
          </w:pPr>
        </w:pPrChange>
      </w:pPr>
      <w:del w:id="3343" w:author="Arthur Parmentier" w:date="2020-06-11T23:24:00Z">
        <w:r w:rsidRPr="007C437A" w:rsidDel="002269F6">
          <w:delText>Innate perception schemes</w:delText>
        </w:r>
      </w:del>
    </w:p>
    <w:p w:rsidR="0036185A" w:rsidRDefault="00C94012" w:rsidP="00C94012">
      <w:pPr>
        <w:pStyle w:val="Titre5"/>
        <w:rPr>
          <w:ins w:id="3344" w:author="Arthur Parmentier" w:date="2020-06-11T23:54:00Z"/>
        </w:rPr>
      </w:pPr>
      <w:ins w:id="3345" w:author="Arthur Parmentier" w:date="2020-06-11T23:50:00Z">
        <w:r>
          <w:t>A</w:t>
        </w:r>
      </w:ins>
      <w:del w:id="3346" w:author="Arthur Parmentier" w:date="2020-06-11T23:50:00Z">
        <w:r w:rsidR="0036185A" w:rsidRPr="007C437A" w:rsidDel="00C94012">
          <w:delText>How to perform a</w:delText>
        </w:r>
      </w:del>
      <w:r w:rsidR="0036185A" w:rsidRPr="007C437A">
        <w:t xml:space="preserve"> LT on percussions</w:t>
      </w:r>
      <w:del w:id="3347" w:author="Arthur Parmentier" w:date="2020-06-11T23:50:00Z">
        <w:r w:rsidR="0036185A" w:rsidRPr="007C437A" w:rsidDel="00C94012">
          <w:delText>?</w:delText>
        </w:r>
      </w:del>
    </w:p>
    <w:p w:rsidR="00014C12" w:rsidDel="00E26C4F" w:rsidRDefault="00014C12">
      <w:pPr>
        <w:rPr>
          <w:del w:id="3348" w:author="Arthur Parmentier" w:date="2020-06-11T23:56:00Z"/>
        </w:rPr>
      </w:pPr>
    </w:p>
    <w:p w:rsidR="001A5333" w:rsidRDefault="00161FBC">
      <w:pPr>
        <w:rPr>
          <w:ins w:id="3349" w:author="Arthur Parmentier" w:date="2020-06-12T07:12:00Z"/>
        </w:rPr>
      </w:pPr>
      <w:del w:id="3350" w:author="Arthur Parmentier" w:date="2020-06-11T23:56:00Z">
        <w:r w:rsidRPr="007C437A" w:rsidDel="00E26C4F">
          <w:delText>I often see questions arising about how to perform a sign for a specific instrument or discipline, for instance a percussionist asking how he should perform a long tone with drums.</w:delText>
        </w:r>
      </w:del>
      <w:del w:id="3351" w:author="Arthur Parmentier" w:date="2020-06-12T07:11:00Z">
        <w:r w:rsidR="00BE6883" w:rsidRPr="007C437A" w:rsidDel="001A5333">
          <w:br/>
        </w:r>
      </w:del>
      <w:r w:rsidRPr="007C437A">
        <w:t xml:space="preserve">While the experienced performer will probably use different possible techniques intuitively (a fast roll, using brushes, playing on cymbals that have a long acoustic response), </w:t>
      </w:r>
      <w:ins w:id="3352" w:author="Arthur Parmentier" w:date="2020-06-12T07:11:00Z">
        <w:r w:rsidR="001A5333">
          <w:t xml:space="preserve">there are indices that the </w:t>
        </w:r>
      </w:ins>
      <w:ins w:id="3353" w:author="Arthur Parmentier" w:date="2020-06-12T07:12:00Z">
        <w:r w:rsidR="001A5333">
          <w:t>achievement of a LT is not as obvious on percussion that on a violin for instance:</w:t>
        </w:r>
      </w:ins>
    </w:p>
    <w:p w:rsidR="001A5333" w:rsidRDefault="001A5333" w:rsidP="002E4813">
      <w:pPr>
        <w:pStyle w:val="Paragraphedeliste"/>
        <w:numPr>
          <w:ilvl w:val="0"/>
          <w:numId w:val="43"/>
        </w:numPr>
        <w:rPr>
          <w:ins w:id="3354" w:author="Arthur Parmentier" w:date="2020-06-12T07:22:00Z"/>
        </w:rPr>
      </w:pPr>
      <w:ins w:id="3355" w:author="Arthur Parmentier" w:date="2020-06-12T07:13:00Z">
        <w:r>
          <w:t>In the vocabulary of percussions, the term “</w:t>
        </w:r>
      </w:ins>
      <w:ins w:id="3356" w:author="Arthur Parmentier" w:date="2020-06-12T07:27:00Z">
        <w:r w:rsidR="00AC0DC0">
          <w:t xml:space="preserve">long </w:t>
        </w:r>
      </w:ins>
      <w:ins w:id="3357" w:author="Arthur Parmentier" w:date="2020-06-12T07:13:00Z">
        <w:r>
          <w:t>tone”</w:t>
        </w:r>
      </w:ins>
      <w:ins w:id="3358" w:author="Arthur Parmentier" w:date="2020-06-12T07:14:00Z">
        <w:r>
          <w:t xml:space="preserve"> </w:t>
        </w:r>
      </w:ins>
      <w:ins w:id="3359" w:author="Arthur Parmentier" w:date="2020-06-12T07:15:00Z">
        <w:r>
          <w:t xml:space="preserve">is not used a lot or at all to describe </w:t>
        </w:r>
      </w:ins>
      <w:ins w:id="3360" w:author="Arthur Parmentier" w:date="2020-06-12T07:20:00Z">
        <w:r w:rsidR="009A23A6">
          <w:t>the performing of a</w:t>
        </w:r>
      </w:ins>
      <w:ins w:id="3361" w:author="Arthur Parmentier" w:date="2020-06-12T07:16:00Z">
        <w:r>
          <w:t xml:space="preserve"> sound. Instead, one would speak of a “roll” for fast, repetitive hits on the percussion</w:t>
        </w:r>
      </w:ins>
      <w:ins w:id="3362" w:author="Arthur Parmentier" w:date="2020-06-12T07:18:00Z">
        <w:r>
          <w:t xml:space="preserve">, or </w:t>
        </w:r>
      </w:ins>
      <w:ins w:id="3363" w:author="Arthur Parmentier" w:date="2020-06-12T07:20:00Z">
        <w:r>
          <w:t>brushing techniques.</w:t>
        </w:r>
      </w:ins>
    </w:p>
    <w:p w:rsidR="002E4813" w:rsidRDefault="002E4813" w:rsidP="002E4813">
      <w:pPr>
        <w:pStyle w:val="Paragraphedeliste"/>
        <w:numPr>
          <w:ilvl w:val="0"/>
          <w:numId w:val="43"/>
        </w:numPr>
        <w:rPr>
          <w:ins w:id="3364" w:author="Arthur Parmentier" w:date="2020-06-12T07:24:00Z"/>
        </w:rPr>
      </w:pPr>
      <w:ins w:id="3365" w:author="Arthur Parmentier" w:date="2020-06-12T07:22:00Z">
        <w:r>
          <w:t>In SP</w:t>
        </w:r>
      </w:ins>
      <w:ins w:id="3366" w:author="Arthur Parmentier" w:date="2020-06-12T07:23:00Z">
        <w:r>
          <w:t xml:space="preserve"> context, I observed </w:t>
        </w:r>
      </w:ins>
      <w:ins w:id="3367" w:author="Arthur Parmentier" w:date="2020-06-12T07:24:00Z">
        <w:r>
          <w:t xml:space="preserve">specific discussion between performers and soundpainters on the subject and </w:t>
        </w:r>
      </w:ins>
      <w:ins w:id="3368" w:author="Arthur Parmentier" w:date="2020-06-12T07:23:00Z">
        <w:r>
          <w:t xml:space="preserve">soundpainters giving examples on how to achieve a LT with percussions, making </w:t>
        </w:r>
      </w:ins>
      <w:ins w:id="3369" w:author="Arthur Parmentier" w:date="2020-06-12T07:24:00Z">
        <w:r w:rsidR="00257386">
          <w:t>a</w:t>
        </w:r>
      </w:ins>
      <w:ins w:id="3370" w:author="Arthur Parmentier" w:date="2020-06-12T07:23:00Z">
        <w:r>
          <w:t xml:space="preserve"> translation to </w:t>
        </w:r>
      </w:ins>
      <w:ins w:id="3371" w:author="Arthur Parmentier" w:date="2020-06-12T07:24:00Z">
        <w:r w:rsidR="00257386">
          <w:t>“</w:t>
        </w:r>
      </w:ins>
      <w:ins w:id="3372" w:author="Arthur Parmentier" w:date="2020-06-12T07:23:00Z">
        <w:r>
          <w:t>roll</w:t>
        </w:r>
      </w:ins>
      <w:ins w:id="3373" w:author="Arthur Parmentier" w:date="2020-06-12T07:24:00Z">
        <w:r w:rsidR="00257386">
          <w:t>”</w:t>
        </w:r>
        <w:r>
          <w:t>.</w:t>
        </w:r>
      </w:ins>
    </w:p>
    <w:p w:rsidR="00AC0DC0" w:rsidRDefault="00AC0DC0">
      <w:pPr>
        <w:rPr>
          <w:ins w:id="3374" w:author="Arthur Parmentier" w:date="2020-06-12T07:28:00Z"/>
        </w:rPr>
      </w:pPr>
      <w:ins w:id="3375" w:author="Arthur Parmentier" w:date="2020-06-12T07:25:00Z">
        <w:r>
          <w:t xml:space="preserve">In general, </w:t>
        </w:r>
      </w:ins>
      <w:del w:id="3376" w:author="Arthur Parmentier" w:date="2020-06-12T07:25:00Z">
        <w:r w:rsidR="00161FBC" w:rsidRPr="007C437A" w:rsidDel="00AC0DC0">
          <w:delText>we can derive from this simple observation that t</w:delText>
        </w:r>
      </w:del>
      <w:ins w:id="3377" w:author="Arthur Parmentier" w:date="2020-06-12T07:25:00Z">
        <w:r>
          <w:t>every</w:t>
        </w:r>
      </w:ins>
      <w:del w:id="3378" w:author="Arthur Parmentier" w:date="2020-06-12T07:25:00Z">
        <w:r w:rsidR="00161FBC" w:rsidRPr="007C437A" w:rsidDel="00AC0DC0">
          <w:delText>he</w:delText>
        </w:r>
      </w:del>
      <w:r w:rsidR="00161FBC" w:rsidRPr="007C437A">
        <w:t xml:space="preserve"> concept </w:t>
      </w:r>
      <w:del w:id="3379" w:author="Arthur Parmentier" w:date="2020-06-12T07:25:00Z">
        <w:r w:rsidR="00161FBC" w:rsidRPr="007C437A" w:rsidDel="00AC0DC0">
          <w:delText>of the long tone doesn’t</w:delText>
        </w:r>
      </w:del>
      <w:ins w:id="3380" w:author="Arthur Parmentier" w:date="2020-06-12T07:25:00Z">
        <w:r>
          <w:t>do not</w:t>
        </w:r>
      </w:ins>
      <w:r w:rsidR="00161FBC" w:rsidRPr="007C437A">
        <w:t xml:space="preserve"> necessarily have a trivial interpretation</w:t>
      </w:r>
      <w:ins w:id="3381" w:author="Arthur Parmentier" w:date="2020-06-12T07:25:00Z">
        <w:r>
          <w:t xml:space="preserve"> for all instrument</w:t>
        </w:r>
      </w:ins>
      <w:del w:id="3382" w:author="Arthur Parmentier" w:date="2020-06-12T07:25:00Z">
        <w:r w:rsidR="00161FBC" w:rsidRPr="007C437A" w:rsidDel="00AC0DC0">
          <w:delText xml:space="preserve"> and its </w:delText>
        </w:r>
      </w:del>
      <w:del w:id="3383" w:author="Arthur Parmentier" w:date="2020-06-12T07:26:00Z">
        <w:r w:rsidR="00161FBC" w:rsidRPr="007C437A" w:rsidDel="00AC0DC0">
          <w:delText>realization may not be accessible for instruments like percussions.</w:delText>
        </w:r>
      </w:del>
      <w:ins w:id="3384" w:author="Arthur Parmentier" w:date="2020-06-12T07:26:00Z">
        <w:r>
          <w:t>. I interpret the fact that a “</w:t>
        </w:r>
      </w:ins>
      <w:ins w:id="3385" w:author="Arthur Parmentier" w:date="2020-06-12T07:27:00Z">
        <w:r>
          <w:t xml:space="preserve">long </w:t>
        </w:r>
      </w:ins>
      <w:ins w:id="3386" w:author="Arthur Parmentier" w:date="2020-06-12T07:26:00Z">
        <w:r>
          <w:t>tone” is not relevant to speak of a sound</w:t>
        </w:r>
      </w:ins>
      <w:ins w:id="3387" w:author="Arthur Parmentier" w:date="2020-06-12T07:27:00Z">
        <w:r>
          <w:t xml:space="preserve"> in percussions as the fact that </w:t>
        </w:r>
      </w:ins>
      <w:ins w:id="3388" w:author="Arthur Parmentier" w:date="2020-06-12T07:28:00Z">
        <w:r>
          <w:t>there is not “easy way” or basic technique that could refer to such a sound.</w:t>
        </w:r>
      </w:ins>
    </w:p>
    <w:p w:rsidR="00AC0DC0" w:rsidRDefault="00AC0DC0">
      <w:pPr>
        <w:rPr>
          <w:ins w:id="3389" w:author="Arthur Parmentier" w:date="2020-06-12T07:52:00Z"/>
        </w:rPr>
      </w:pPr>
      <w:ins w:id="3390" w:author="Arthur Parmentier" w:date="2020-06-12T07:29:00Z">
        <w:r>
          <w:t xml:space="preserve">We have seen that in music, a LT is described by a prototype, whose characteristic traits </w:t>
        </w:r>
      </w:ins>
      <w:ins w:id="3391" w:author="Arthur Parmentier" w:date="2020-06-12T07:30:00Z">
        <w:r>
          <w:t>include</w:t>
        </w:r>
      </w:ins>
      <w:ins w:id="3392" w:author="Arthur Parmentier" w:date="2020-06-12T07:29:00Z">
        <w:r>
          <w:t xml:space="preserve"> a constant volume and pitch </w:t>
        </w:r>
      </w:ins>
      <w:ins w:id="3393" w:author="Arthur Parmentier" w:date="2020-06-12T07:30:00Z">
        <w:r>
          <w:t xml:space="preserve">over time. On a violin, we do not perceive micro excitations </w:t>
        </w:r>
      </w:ins>
      <w:ins w:id="3394" w:author="Arthur Parmentier" w:date="2020-06-12T07:31:00Z">
        <w:r>
          <w:t>on a</w:t>
        </w:r>
      </w:ins>
      <w:ins w:id="3395" w:author="Arthur Parmentier" w:date="2020-06-12T07:30:00Z">
        <w:r>
          <w:t xml:space="preserve"> string </w:t>
        </w:r>
      </w:ins>
      <w:ins w:id="3396" w:author="Arthur Parmentier" w:date="2020-06-12T07:31:00Z">
        <w:r>
          <w:t>but rather a constant acoustic response to the</w:t>
        </w:r>
      </w:ins>
      <w:ins w:id="3397" w:author="Arthur Parmentier" w:date="2020-06-12T07:32:00Z">
        <w:r>
          <w:t xml:space="preserve"> performer’s long tone. </w:t>
        </w:r>
      </w:ins>
      <w:ins w:id="3398" w:author="Arthur Parmentier" w:date="2020-06-12T07:33:00Z">
        <w:r>
          <w:t>By “percussion” however, it is meant that the acoustic response of the instrument is very sharp, such that listeners are</w:t>
        </w:r>
      </w:ins>
      <w:ins w:id="3399" w:author="Arthur Parmentier" w:date="2020-06-12T07:34:00Z">
        <w:r>
          <w:t xml:space="preserve"> usually</w:t>
        </w:r>
      </w:ins>
      <w:ins w:id="3400" w:author="Arthur Parmentier" w:date="2020-06-12T07:33:00Z">
        <w:r>
          <w:t xml:space="preserve"> able</w:t>
        </w:r>
      </w:ins>
      <w:ins w:id="3401" w:author="Arthur Parmentier" w:date="2020-06-12T07:34:00Z">
        <w:r>
          <w:t xml:space="preserve"> to discern the individual hits on the </w:t>
        </w:r>
        <w:r w:rsidR="00830D18">
          <w:t>surface</w:t>
        </w:r>
      </w:ins>
      <w:ins w:id="3402" w:author="Arthur Parmentier" w:date="2020-06-12T07:35:00Z">
        <w:r w:rsidR="001D378C">
          <w:t xml:space="preserve">: our perception scheme will identify </w:t>
        </w:r>
      </w:ins>
      <w:ins w:id="3403" w:author="Arthur Parmentier" w:date="2020-06-12T07:36:00Z">
        <w:r w:rsidR="001D378C">
          <w:t xml:space="preserve">a note produced by drawing a bow with constant velocity on a violin </w:t>
        </w:r>
      </w:ins>
      <w:ins w:id="3404" w:author="Arthur Parmentier" w:date="2020-06-12T07:37:00Z">
        <w:r w:rsidR="001D378C">
          <w:t xml:space="preserve">as a long tone, whereas </w:t>
        </w:r>
      </w:ins>
      <w:ins w:id="3405" w:author="Arthur Parmentier" w:date="2020-06-12T07:38:00Z">
        <w:r w:rsidR="001D378C">
          <w:t xml:space="preserve">in general, it will not recognize </w:t>
        </w:r>
      </w:ins>
      <w:ins w:id="3406" w:author="Arthur Parmentier" w:date="2020-06-12T07:39:00Z">
        <w:r w:rsidR="001D378C">
          <w:t>the percussions sounds</w:t>
        </w:r>
      </w:ins>
      <w:ins w:id="3407" w:author="Arthur Parmentier" w:date="2020-06-12T07:38:00Z">
        <w:r w:rsidR="001D378C">
          <w:t xml:space="preserve"> </w:t>
        </w:r>
      </w:ins>
      <w:ins w:id="3408" w:author="Arthur Parmentier" w:date="2020-06-12T07:39:00Z">
        <w:r w:rsidR="00113767">
          <w:t xml:space="preserve">with naïve techniques </w:t>
        </w:r>
      </w:ins>
      <w:ins w:id="3409" w:author="Arthur Parmentier" w:date="2020-06-12T07:38:00Z">
        <w:r w:rsidR="001D378C">
          <w:t>as such.</w:t>
        </w:r>
      </w:ins>
    </w:p>
    <w:p w:rsidR="00C362C5" w:rsidDel="006C3117" w:rsidRDefault="000D2D72" w:rsidP="006C3117">
      <w:pPr>
        <w:rPr>
          <w:del w:id="3410" w:author="Arthur Parmentier" w:date="2020-06-12T07:56:00Z"/>
        </w:rPr>
      </w:pPr>
      <w:ins w:id="3411" w:author="Arthur Parmentier" w:date="2020-06-12T07:52:00Z">
        <w:r>
          <w:t xml:space="preserve">Conceptually, the percussionist </w:t>
        </w:r>
      </w:ins>
      <w:ins w:id="3412" w:author="Arthur Parmentier" w:date="2020-06-12T11:30:00Z">
        <w:r w:rsidR="00DF3D46">
          <w:t>cannot</w:t>
        </w:r>
      </w:ins>
      <w:ins w:id="3413" w:author="Arthur Parmentier" w:date="2020-06-12T07:52:00Z">
        <w:r>
          <w:t xml:space="preserve"> perform the prototype of the LT but only “approach” it with several tech</w:t>
        </w:r>
      </w:ins>
      <w:ins w:id="3414" w:author="Arthur Parmentier" w:date="2020-06-12T07:53:00Z">
        <w:r>
          <w:t>niques: i</w:t>
        </w:r>
      </w:ins>
      <w:del w:id="3415" w:author="Arthur Parmentier" w:date="2020-06-12T07:26:00Z">
        <w:r w:rsidR="00BE6883" w:rsidRPr="007C437A" w:rsidDel="00AC0DC0">
          <w:br/>
        </w:r>
      </w:del>
      <w:del w:id="3416" w:author="Arthur Parmentier" w:date="2020-06-12T07:53:00Z">
        <w:r w:rsidR="00161FBC" w:rsidRPr="007C437A" w:rsidDel="000D2D72">
          <w:delText>Let’s break down the conceptual operations that allow the percussionist to respond to a LT when its prototype is out the set of possibilities offered by his instrument.</w:delText>
        </w:r>
        <w:r w:rsidR="00161FBC" w:rsidRPr="007C437A" w:rsidDel="000D2D72">
          <w:br/>
          <w:delText>To achieve this, the percussionist w</w:delText>
        </w:r>
        <w:r w:rsidR="00BE6883" w:rsidRPr="007C437A" w:rsidDel="000D2D72">
          <w:delText>ould</w:delText>
        </w:r>
        <w:r w:rsidR="00161FBC" w:rsidRPr="007C437A" w:rsidDel="000D2D72">
          <w:delText xml:space="preserve"> typically translate the concept of LT to another concept, the roll, easily accessible to the performer. The roll will allow him to approach the prototype of the LT by increasing the speed of the roll as much as he can.</w:delText>
        </w:r>
        <w:r w:rsidR="00161FBC" w:rsidRPr="007C437A" w:rsidDel="000D2D72">
          <w:br/>
        </w:r>
        <w:r w:rsidR="006F6F60" w:rsidRPr="007C437A" w:rsidDel="000D2D72">
          <w:delText>Another</w:delText>
        </w:r>
        <w:r w:rsidR="00161FBC" w:rsidRPr="007C437A" w:rsidDel="000D2D72">
          <w:delText xml:space="preserve"> way to phrase this conceptually is to say that i</w:delText>
        </w:r>
      </w:del>
      <w:r w:rsidR="00161FBC" w:rsidRPr="007C437A">
        <w:t>n the space of musical concepts</w:t>
      </w:r>
      <w:ins w:id="3417" w:author="Arthur Parmentier" w:date="2020-06-12T07:54:00Z">
        <w:r w:rsidR="00ED50E4">
          <w:t xml:space="preserve"> as perceived by the human perception scheme</w:t>
        </w:r>
      </w:ins>
      <w:r w:rsidR="00161FBC" w:rsidRPr="007C437A">
        <w:t xml:space="preserve">, the prototype of the LT is the asymptotical, limit point of the concept of roll when its </w:t>
      </w:r>
      <w:ins w:id="3418" w:author="Arthur Parmentier" w:date="2020-06-12T07:53:00Z">
        <w:r w:rsidR="003E4F0D">
          <w:t>frequency</w:t>
        </w:r>
      </w:ins>
      <w:del w:id="3419" w:author="Arthur Parmentier" w:date="2020-06-12T07:53:00Z">
        <w:r w:rsidR="00161FBC" w:rsidRPr="007C437A" w:rsidDel="003E4F0D">
          <w:delText>speed</w:delText>
        </w:r>
      </w:del>
      <w:r w:rsidR="00161FBC" w:rsidRPr="007C437A">
        <w:t xml:space="preserve"> goes to infinity.</w:t>
      </w:r>
    </w:p>
    <w:p w:rsidR="006C3117" w:rsidRPr="007C437A" w:rsidRDefault="006C3117">
      <w:pPr>
        <w:rPr>
          <w:ins w:id="3420" w:author="Arthur Parmentier" w:date="2020-06-12T07:57:00Z"/>
        </w:rPr>
      </w:pPr>
    </w:p>
    <w:p w:rsidR="00C362C5" w:rsidDel="006C3117" w:rsidRDefault="001F5385" w:rsidP="006C3117">
      <w:pPr>
        <w:rPr>
          <w:del w:id="3421" w:author="Arthur Parmentier" w:date="2020-06-12T07:54:00Z"/>
        </w:rPr>
        <w:pPrChange w:id="3422" w:author="Arthur Parmentier" w:date="2020-06-12T07:56:00Z">
          <w:pPr/>
        </w:pPrChange>
      </w:pPr>
      <w:ins w:id="3423" w:author="Arthur Parmentier" w:date="2020-06-12T08:05:00Z">
        <w:r>
          <w:t>This appro</w:t>
        </w:r>
      </w:ins>
      <w:ins w:id="3424" w:author="Arthur Parmentier" w:date="2020-06-12T08:06:00Z">
        <w:r>
          <w:t>ach to a concept is to my opinion one interesting feature of SP: it pushes the performers out of what is usually called their “</w:t>
        </w:r>
      </w:ins>
      <w:ins w:id="3425" w:author="Arthur Parmentier" w:date="2020-06-12T08:07:00Z">
        <w:r>
          <w:t>comfort</w:t>
        </w:r>
      </w:ins>
      <w:ins w:id="3426" w:author="Arthur Parmentier" w:date="2020-06-12T08:06:00Z">
        <w:r>
          <w:t xml:space="preserve"> zon</w:t>
        </w:r>
      </w:ins>
      <w:ins w:id="3427" w:author="Arthur Parmentier" w:date="2020-06-12T08:07:00Z">
        <w:r>
          <w:t>e” by requesting materials and interactions that are not trivial</w:t>
        </w:r>
      </w:ins>
      <w:ins w:id="3428" w:author="Arthur Parmentier" w:date="2020-06-12T08:09:00Z">
        <w:r>
          <w:t xml:space="preserve"> and favorizes imitation</w:t>
        </w:r>
      </w:ins>
      <w:ins w:id="3429" w:author="Arthur Parmentier" w:date="2020-06-12T08:10:00Z">
        <w:r>
          <w:t xml:space="preserve"> as a collective learning process.</w:t>
        </w:r>
      </w:ins>
      <w:del w:id="3430" w:author="Arthur Parmentier" w:date="2020-06-12T07:54:00Z">
        <w:r w:rsidR="00C362C5" w:rsidRPr="007C437A" w:rsidDel="006C3117">
          <w:delText xml:space="preserve">An implicit translation </w:delText>
        </w:r>
        <w:r w:rsidR="00C91523" w:rsidRPr="007C437A" w:rsidDel="006C3117">
          <w:delText>by our perception scheme</w:delText>
        </w:r>
      </w:del>
    </w:p>
    <w:p w:rsidR="00914B9D" w:rsidRPr="007C437A" w:rsidDel="006C3117" w:rsidRDefault="00161FBC" w:rsidP="006C3117">
      <w:pPr>
        <w:rPr>
          <w:del w:id="3431" w:author="Arthur Parmentier" w:date="2020-06-12T07:55:00Z"/>
        </w:rPr>
        <w:pPrChange w:id="3432" w:author="Arthur Parmentier" w:date="2020-06-12T07:55:00Z">
          <w:pPr/>
        </w:pPrChange>
      </w:pPr>
      <w:del w:id="3433" w:author="Arthur Parmentier" w:date="2020-06-12T07:55:00Z">
        <w:r w:rsidRPr="007C437A" w:rsidDel="006C3117">
          <w:delText>The important point illustrated here is that SP involves operations of translation from concepts whose prototype</w:delText>
        </w:r>
        <w:r w:rsidR="007E7D0A" w:rsidRPr="007C437A" w:rsidDel="006C3117">
          <w:rPr>
            <w:rStyle w:val="Appelnotedebasdep"/>
          </w:rPr>
          <w:footnoteReference w:id="25"/>
        </w:r>
        <w:r w:rsidRPr="007C437A" w:rsidDel="006C3117">
          <w:delText xml:space="preserve"> does not exist in a discipline to a concept of the discipline that relates to the prototype. </w:delText>
        </w:r>
        <w:r w:rsidR="000F1082" w:rsidRPr="007C437A" w:rsidDel="006C3117">
          <w:delText>In previous example, we saw that the percussionist could translate the sign LT to the concept of roll that is relevant to its instrument. But what is the implicit scheme allowing for this translation?</w:delText>
        </w:r>
      </w:del>
    </w:p>
    <w:p w:rsidR="00FA4DD8" w:rsidRPr="007C437A" w:rsidDel="006C3117" w:rsidRDefault="000F1082" w:rsidP="006C3117">
      <w:pPr>
        <w:rPr>
          <w:del w:id="3438" w:author="Arthur Parmentier" w:date="2020-06-12T07:55:00Z"/>
        </w:rPr>
        <w:pPrChange w:id="3439" w:author="Arthur Parmentier" w:date="2020-06-12T07:55:00Z">
          <w:pPr/>
        </w:pPrChange>
      </w:pPr>
      <w:del w:id="3440" w:author="Arthur Parmentier" w:date="2020-06-12T07:55:00Z">
        <w:r w:rsidRPr="007C437A" w:rsidDel="006C3117">
          <w:delTex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delText>
        </w:r>
        <w:r w:rsidR="00C27D4A" w:rsidRPr="007C437A" w:rsidDel="006C3117">
          <w:delText>expertise</w:delText>
        </w:r>
        <w:r w:rsidRPr="007C437A" w:rsidDel="006C3117">
          <w:delText xml:space="preserve"> </w:delText>
        </w:r>
        <w:r w:rsidR="00C27D4A" w:rsidRPr="007C437A" w:rsidDel="006C3117">
          <w:delText>and of the scope of this text,</w:delText>
        </w:r>
        <w:r w:rsidR="00914B9D" w:rsidRPr="007C437A" w:rsidDel="006C3117">
          <w:delText xml:space="preserve"> we can remark that the acoustic response of a fast roll “approaches” the performer’s expectation of the acoustic response of a LT, such that the human perception scheme will associate the fast roll with the prototype of the LT.</w:delText>
        </w:r>
      </w:del>
    </w:p>
    <w:p w:rsidR="00FA4DD8" w:rsidRPr="007C437A" w:rsidDel="006C3117" w:rsidRDefault="00FA4DD8" w:rsidP="006C3117">
      <w:pPr>
        <w:rPr>
          <w:del w:id="3441" w:author="Arthur Parmentier" w:date="2020-06-12T07:55:00Z"/>
        </w:rPr>
        <w:pPrChange w:id="3442" w:author="Arthur Parmentier" w:date="2020-06-12T07:55:00Z">
          <w:pPr>
            <w:pStyle w:val="Titre5"/>
          </w:pPr>
        </w:pPrChange>
      </w:pPr>
      <w:del w:id="3443" w:author="Arthur Parmentier" w:date="2020-06-12T07:55:00Z">
        <w:r w:rsidRPr="007C437A" w:rsidDel="006C3117">
          <w:delText>Learning the translation</w:delText>
        </w:r>
      </w:del>
    </w:p>
    <w:p w:rsidR="00863F70" w:rsidRPr="007C437A" w:rsidDel="0074593A" w:rsidRDefault="00161FBC">
      <w:pPr>
        <w:rPr>
          <w:del w:id="3444" w:author="Arthur Parmentier" w:date="2020-06-11T20:54:00Z"/>
        </w:rPr>
      </w:pPr>
      <w:del w:id="3445" w:author="Arthur Parmentier" w:date="2020-06-12T07:55:00Z">
        <w:r w:rsidRPr="007C437A" w:rsidDel="006C3117">
          <w:delText>While the operations of translation are in general not obvious (hence the questions on the subject), I observed that most Soundpainters explicit what operations are valid to beginners in SP.</w:delText>
        </w:r>
      </w:del>
    </w:p>
    <w:p w:rsidR="00161FBC" w:rsidRPr="007C437A" w:rsidDel="0074593A" w:rsidRDefault="00161FBC">
      <w:pPr>
        <w:rPr>
          <w:del w:id="3446" w:author="Arthur Parmentier" w:date="2020-06-11T20:54:00Z"/>
        </w:rPr>
      </w:pPr>
    </w:p>
    <w:p w:rsidR="00727764" w:rsidRPr="007C437A" w:rsidRDefault="00727764">
      <w:pPr>
        <w:pPrChange w:id="3447" w:author="Arthur Parmentier" w:date="2020-06-11T20:54:00Z">
          <w:pPr>
            <w:pStyle w:val="Titre4"/>
          </w:pPr>
        </w:pPrChange>
      </w:pPr>
      <w:del w:id="3448" w:author="Arthur Parmentier" w:date="2020-06-11T20:54:00Z">
        <w:r w:rsidRPr="007C437A" w:rsidDel="0074593A">
          <w:delText>Cultural analogies</w:delText>
        </w:r>
      </w:del>
    </w:p>
    <w:p w:rsidR="00D36F5F" w:rsidRPr="007C437A" w:rsidDel="00476F73" w:rsidRDefault="00D36F5F">
      <w:pPr>
        <w:pStyle w:val="Titre3"/>
        <w:rPr>
          <w:del w:id="3449" w:author="Arthur Parmentier" w:date="2020-06-12T13:50:00Z"/>
        </w:rPr>
        <w:pPrChange w:id="3450" w:author="Arthur Parmentier" w:date="2020-06-10T16:26:00Z">
          <w:pPr>
            <w:pStyle w:val="Titre2"/>
          </w:pPr>
        </w:pPrChange>
      </w:pPr>
      <w:bookmarkStart w:id="3451" w:name="_Toc42842149"/>
      <w:del w:id="3452" w:author="Arthur Parmentier" w:date="2020-06-12T11:35:00Z">
        <w:r w:rsidRPr="007C437A" w:rsidDel="006412B6">
          <w:lastRenderedPageBreak/>
          <w:delText>Personal observations during SP practice</w:delText>
        </w:r>
      </w:del>
      <w:bookmarkEnd w:id="3451"/>
    </w:p>
    <w:p w:rsidR="003E3973" w:rsidRPr="007C437A" w:rsidDel="00476F73" w:rsidRDefault="004F1D82">
      <w:pPr>
        <w:rPr>
          <w:del w:id="3453" w:author="Arthur Parmentier" w:date="2020-06-12T13:50:00Z"/>
        </w:rPr>
      </w:pPr>
      <w:del w:id="3454" w:author="Arthur Parmentier" w:date="2020-06-12T13:50:00Z">
        <w:r w:rsidRPr="007C437A" w:rsidDel="00476F73">
          <w:delText>My theory is that o</w:delText>
        </w:r>
        <w:r w:rsidR="00D36F5F" w:rsidRPr="007C437A" w:rsidDel="00476F73">
          <w:delText>ur categorical and prototypical perception scheme plays an important role on both how performers and soundpainters can interpret the artistic material that is being produced by the group</w:delText>
        </w:r>
        <w:r w:rsidR="00020B23" w:rsidRPr="007C437A" w:rsidDel="00476F73">
          <w:delText>,</w:delText>
        </w:r>
        <w:r w:rsidR="00966026" w:rsidRPr="007C437A" w:rsidDel="00476F73">
          <w:delText xml:space="preserve"> and </w:delText>
        </w:r>
        <w:r w:rsidR="00D36F5F" w:rsidRPr="007C437A" w:rsidDel="00476F73">
          <w:delText>how they will respond to the requests, i.e. what content</w:delText>
        </w:r>
        <w:r w:rsidR="003E3973" w:rsidRPr="007C437A" w:rsidDel="00476F73">
          <w:delText xml:space="preserve"> the performer will produce.</w:delText>
        </w:r>
      </w:del>
    </w:p>
    <w:p w:rsidR="00B12EC1" w:rsidRPr="007C437A" w:rsidDel="00476F73" w:rsidRDefault="00D36F5F">
      <w:pPr>
        <w:rPr>
          <w:del w:id="3455" w:author="Arthur Parmentier" w:date="2020-06-12T13:50:00Z"/>
        </w:rPr>
      </w:pPr>
      <w:del w:id="3456" w:author="Arthur Parmentier" w:date="2020-06-12T11:37:00Z">
        <w:r w:rsidRPr="007C437A" w:rsidDel="00A42F70">
          <w:delText xml:space="preserve"> </w:delText>
        </w:r>
      </w:del>
      <w:del w:id="3457" w:author="Arthur Parmentier" w:date="2020-06-12T13:50:00Z">
        <w:r w:rsidR="003E3973" w:rsidRPr="007C437A" w:rsidDel="00476F73">
          <w:delText xml:space="preserve">I will </w:delText>
        </w:r>
        <w:r w:rsidR="00E6096A" w:rsidRPr="007C437A" w:rsidDel="00476F73">
          <w:delText xml:space="preserve">try to support </w:delText>
        </w:r>
        <w:r w:rsidR="003E3973" w:rsidRPr="007C437A" w:rsidDel="00476F73">
          <w:delText xml:space="preserve">this theory by analyzing examples from my own experience as a performer, a soundpainter </w:delText>
        </w:r>
        <w:r w:rsidR="00E46E02" w:rsidRPr="007C437A" w:rsidDel="00476F73">
          <w:delText>and</w:delText>
        </w:r>
        <w:r w:rsidR="003E3973" w:rsidRPr="007C437A" w:rsidDel="00476F73">
          <w:delText xml:space="preserve"> discussions I had with other performers</w:delText>
        </w:r>
        <w:r w:rsidR="004B4D10" w:rsidRPr="007C437A" w:rsidDel="00476F73">
          <w:delText xml:space="preserve"> on the topic of the </w:delText>
        </w:r>
        <w:r w:rsidR="008852B8" w:rsidRPr="007C437A" w:rsidDel="00476F73">
          <w:delText xml:space="preserve">LT </w:delText>
        </w:r>
        <w:r w:rsidR="004B4D10" w:rsidRPr="007C437A" w:rsidDel="00476F73">
          <w:delText>which appears as a</w:delText>
        </w:r>
        <w:r w:rsidR="00E86487" w:rsidRPr="007C437A" w:rsidDel="00476F73">
          <w:delText xml:space="preserve">n easy </w:delText>
        </w:r>
        <w:r w:rsidR="004B4D10" w:rsidRPr="007C437A" w:rsidDel="00476F73">
          <w:delText xml:space="preserve">example to observe </w:delText>
        </w:r>
        <w:r w:rsidR="00E86487" w:rsidRPr="007C437A" w:rsidDel="00476F73">
          <w:delText>some of the</w:delText>
        </w:r>
        <w:r w:rsidR="004B4D10" w:rsidRPr="007C437A" w:rsidDel="00476F73">
          <w:delText xml:space="preserve"> underlying schemes of perception </w:delText>
        </w:r>
        <w:r w:rsidR="00D52FC2" w:rsidRPr="007C437A" w:rsidDel="00476F73">
          <w:delText>and association</w:delText>
        </w:r>
        <w:r w:rsidR="00577853" w:rsidRPr="007C437A" w:rsidDel="00476F73">
          <w:delText>s of</w:delText>
        </w:r>
        <w:r w:rsidR="00E86487" w:rsidRPr="007C437A" w:rsidDel="00476F73">
          <w:delText xml:space="preserve"> musical concepts.</w:delText>
        </w:r>
      </w:del>
    </w:p>
    <w:p w:rsidR="00D74CAF" w:rsidRPr="007C437A" w:rsidDel="00476F73" w:rsidRDefault="00D97343">
      <w:pPr>
        <w:rPr>
          <w:del w:id="3458" w:author="Arthur Parmentier" w:date="2020-06-12T13:50:00Z"/>
        </w:rPr>
      </w:pPr>
      <w:del w:id="3459" w:author="Arthur Parmentier" w:date="2020-06-12T13:50:00Z">
        <w:r w:rsidRPr="007C437A" w:rsidDel="00476F73">
          <w:delText xml:space="preserve">All 5 experienced soundpainters I have worked with teach the concept of a long tone by giving both characteristic traits and prototypical examples of a LT, showing “how it’s done” in each discipline. Their approach is usually to start defining orally the most </w:delText>
        </w:r>
        <w:r w:rsidR="009D41F3" w:rsidRPr="007C437A" w:rsidDel="00476F73">
          <w:delText>characteristically</w:delText>
        </w:r>
        <w:r w:rsidRPr="007C437A" w:rsidDel="00476F73">
          <w:delText xml:space="preserve"> trait of the concept</w:delText>
        </w:r>
        <w:r w:rsidR="009D41F3" w:rsidRPr="007C437A" w:rsidDel="00476F73">
          <w:delText xml:space="preserve">, for instance “a fluid movement without accent” for dancers and then give illustrations using their body, with different speeds for each example. For musician, they would for instance mention that </w:delText>
        </w:r>
        <w:r w:rsidR="00E00D2B" w:rsidRPr="007C437A" w:rsidDel="00476F73">
          <w:delText xml:space="preserve">a LT is a sound with constant </w:delText>
        </w:r>
        <w:r w:rsidR="00084B44" w:rsidRPr="007C437A" w:rsidDel="00476F73">
          <w:delText>frequency</w:delText>
        </w:r>
        <w:r w:rsidR="009D41F3" w:rsidRPr="007C437A" w:rsidDel="00476F73">
          <w:delText xml:space="preserve"> </w:delText>
        </w:r>
        <w:r w:rsidR="002D269B" w:rsidRPr="007C437A" w:rsidDel="00476F73">
          <w:delText xml:space="preserve">as first definition of the concept </w:delText>
        </w:r>
        <w:r w:rsidR="009D41F3" w:rsidRPr="007C437A" w:rsidDel="00476F73">
          <w:delText>and give examples by singing the prototype of a LT at different frequencies.</w:delText>
        </w:r>
      </w:del>
    </w:p>
    <w:p w:rsidR="00616EBE" w:rsidRPr="007C437A" w:rsidDel="00476F73" w:rsidRDefault="00D74CAF">
      <w:pPr>
        <w:pStyle w:val="Paragraphedeliste"/>
        <w:numPr>
          <w:ilvl w:val="0"/>
          <w:numId w:val="11"/>
        </w:numPr>
        <w:rPr>
          <w:del w:id="3460" w:author="Arthur Parmentier" w:date="2020-06-12T13:50:00Z"/>
        </w:rPr>
      </w:pPr>
      <w:del w:id="3461" w:author="Arthur Parmentier" w:date="2020-06-12T13:50:00Z">
        <w:r w:rsidRPr="007C437A" w:rsidDel="00476F73">
          <w:delText>From the examples</w:delText>
        </w:r>
        <w:r w:rsidR="00C32ADD" w:rsidRPr="007C437A" w:rsidDel="00476F73">
          <w:delText xml:space="preserve"> given by the soundpainter</w:delText>
        </w:r>
        <w:r w:rsidRPr="007C437A" w:rsidDel="00476F73">
          <w:delText xml:space="preserve">, </w:delText>
        </w:r>
        <w:r w:rsidR="00F813C8" w:rsidRPr="007C437A" w:rsidDel="00476F73">
          <w:delText xml:space="preserve">unexperienced </w:delText>
        </w:r>
        <w:r w:rsidRPr="007C437A" w:rsidDel="00476F73">
          <w:delText xml:space="preserve">performers are usually able to internalize the prototype of the concept </w:delText>
        </w:r>
        <w:r w:rsidR="00B66461" w:rsidRPr="007C437A" w:rsidDel="00476F73">
          <w:delText xml:space="preserve">of a LT for their discipline </w:delText>
        </w:r>
        <w:r w:rsidRPr="007C437A" w:rsidDel="00476F73">
          <w:delText>and produce examples of their own at different frequencies/speeds.</w:delText>
        </w:r>
        <w:r w:rsidR="00AB02F6" w:rsidRPr="007C437A" w:rsidDel="00476F73">
          <w:delText xml:space="preserve"> </w:delText>
        </w:r>
        <w:r w:rsidRPr="007C437A" w:rsidDel="00476F73">
          <w:delText xml:space="preserve">I observed that the examples </w:delText>
        </w:r>
        <w:r w:rsidR="00CD7228" w:rsidRPr="007C437A" w:rsidDel="00476F73">
          <w:delText>produced by</w:delText>
        </w:r>
        <w:r w:rsidRPr="007C437A" w:rsidDel="00476F73">
          <w:delText xml:space="preserve"> unexperienced performers</w:delText>
        </w:r>
        <w:r w:rsidR="00CD7228" w:rsidRPr="007C437A" w:rsidDel="00476F73">
          <w:delText xml:space="preserve"> </w:delText>
        </w:r>
        <w:r w:rsidRPr="007C437A" w:rsidDel="00476F73">
          <w:delText>at first are very often close to the prototype</w:delText>
        </w:r>
        <w:r w:rsidR="001D3228" w:rsidRPr="007C437A" w:rsidDel="00476F73">
          <w:delText>.</w:delText>
        </w:r>
        <w:r w:rsidR="00D007E8" w:rsidRPr="007C437A" w:rsidDel="00476F73">
          <w:br/>
          <w:delText xml:space="preserve">But as performers become more experienced, I observed that </w:delText>
        </w:r>
        <w:r w:rsidR="0072458D" w:rsidRPr="007C437A" w:rsidDel="00476F73">
          <w:delText xml:space="preserve">they </w:delText>
        </w:r>
        <w:r w:rsidR="00D007E8" w:rsidRPr="007C437A" w:rsidDel="00476F73">
          <w:delText>tend to increase the span of produced examples not only by broadening the distribution to the parameters that have been introduced to (volume, frequency</w:delText>
        </w:r>
        <w:r w:rsidR="001D3228" w:rsidRPr="007C437A" w:rsidDel="00476F73">
          <w:delText>, timbre</w:delText>
        </w:r>
        <w:r w:rsidR="00D007E8" w:rsidRPr="007C437A" w:rsidDel="00476F73">
          <w:delText>…) but also by exploring different “dimensions” of the sound, such as vibrato, micro-distortions, extended techniques etc.</w:delText>
        </w:r>
        <w:r w:rsidR="00B4379D" w:rsidRPr="007C437A" w:rsidDel="00476F73">
          <w:delText xml:space="preserve"> </w:delText>
        </w:r>
        <w:r w:rsidR="001A2544" w:rsidRPr="007C437A" w:rsidDel="00476F73">
          <w:delText>In other words, they</w:delText>
        </w:r>
        <w:r w:rsidR="00B4379D" w:rsidRPr="007C437A" w:rsidDel="00476F73">
          <w:delText xml:space="preserve"> </w:delText>
        </w:r>
        <w:r w:rsidR="001A2544" w:rsidRPr="007C437A" w:rsidDel="00476F73">
          <w:delText>progressively “</w:delText>
        </w:r>
        <w:r w:rsidR="00B4379D" w:rsidRPr="007C437A" w:rsidDel="00476F73">
          <w:delText>detach</w:delText>
        </w:r>
        <w:r w:rsidR="001A2544" w:rsidRPr="007C437A" w:rsidDel="00476F73">
          <w:delText>”</w:delText>
        </w:r>
        <w:r w:rsidR="00B4379D" w:rsidRPr="007C437A" w:rsidDel="00476F73">
          <w:delText xml:space="preserve"> from the prototypes of the LT concepts</w:delText>
        </w:r>
      </w:del>
      <w:del w:id="3462" w:author="Arthur Parmentier" w:date="2020-06-12T11:38:00Z">
        <w:r w:rsidR="001A2544" w:rsidRPr="007C437A" w:rsidDel="00FE376D">
          <w:rPr>
            <w:rStyle w:val="Appelnotedebasdep"/>
          </w:rPr>
          <w:footnoteReference w:id="26"/>
        </w:r>
      </w:del>
      <w:del w:id="3468" w:author="Arthur Parmentier" w:date="2020-06-12T13:50:00Z">
        <w:r w:rsidR="001A2544" w:rsidRPr="007C437A" w:rsidDel="00476F73">
          <w:delText xml:space="preserve"> </w:delText>
        </w:r>
        <w:r w:rsidR="00B4379D" w:rsidRPr="007C437A" w:rsidDel="00476F73">
          <w:delText>and their characteristic features by exploring more features of the content and reaching more extremal points.</w:delText>
        </w:r>
        <w:r w:rsidR="00685AAF" w:rsidRPr="007C437A" w:rsidDel="00476F73">
          <w:delTex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delText>
        </w:r>
        <w:r w:rsidR="00685AAF" w:rsidRPr="007C437A" w:rsidDel="00476F73">
          <w:br/>
          <w:delText xml:space="preserve">This expansion process was discussed especially </w:delText>
        </w:r>
        <w:r w:rsidR="00276A39" w:rsidRPr="007C437A" w:rsidDel="00476F73">
          <w:delText>in my experience with a year-lasting Soundpainting group, in which we had sessions dedicated to explore new generative processes and dimensions for LT and other very prototyped concepts.</w:delText>
        </w:r>
        <w:r w:rsidR="008A6CE7" w:rsidRPr="007C437A" w:rsidDel="00476F73">
          <w:delTex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delText>
        </w:r>
        <w:r w:rsidR="00276A39" w:rsidRPr="007C437A" w:rsidDel="00476F73">
          <w:br/>
          <w:delText>During one week or shorter workshops that mixed both beginners and experienced performers in Soundpainting, I observed that experienced performers were responding to requests with a wider variety than beginners in Soundpainting</w:delText>
        </w:r>
        <w:r w:rsidR="00616EBE" w:rsidRPr="007C437A" w:rsidDel="00476F73">
          <w:delText xml:space="preserve"> as one could expect from previous observations, but also that performers with a greater technical level would also respond with a greater variety. My interpretation of this observation is that </w:delText>
        </w:r>
      </w:del>
    </w:p>
    <w:p w:rsidR="00E6096A" w:rsidRPr="007C437A" w:rsidDel="00476F73" w:rsidRDefault="00616EBE">
      <w:pPr>
        <w:pStyle w:val="Paragraphedeliste"/>
        <w:numPr>
          <w:ilvl w:val="1"/>
          <w:numId w:val="11"/>
        </w:numPr>
        <w:rPr>
          <w:del w:id="3469" w:author="Arthur Parmentier" w:date="2020-06-12T13:50:00Z"/>
        </w:rPr>
      </w:pPr>
      <w:del w:id="3470" w:author="Arthur Parmentier" w:date="2020-06-12T13:50:00Z">
        <w:r w:rsidRPr="007C437A" w:rsidDel="00476F73">
          <w:delText>the cognitive load of the production of a content depends not only on the experience of the performer with SP, but also with his discipline</w:delText>
        </w:r>
      </w:del>
    </w:p>
    <w:p w:rsidR="00616EBE" w:rsidRPr="007C437A" w:rsidDel="00476F73" w:rsidRDefault="00616EBE">
      <w:pPr>
        <w:pStyle w:val="Paragraphedeliste"/>
        <w:numPr>
          <w:ilvl w:val="1"/>
          <w:numId w:val="11"/>
        </w:numPr>
        <w:rPr>
          <w:del w:id="3471" w:author="Arthur Parmentier" w:date="2020-06-12T13:50:00Z"/>
        </w:rPr>
      </w:pPr>
      <w:del w:id="3472" w:author="Arthur Parmentier" w:date="2020-06-12T13:50:00Z">
        <w:r w:rsidRPr="007C437A" w:rsidDel="00476F73">
          <w:delText>the cognitive load is a key metric for understanding how far from a prototype a given performer can respond to a SP request</w:delText>
        </w:r>
      </w:del>
    </w:p>
    <w:p w:rsidR="00DB6A50" w:rsidRPr="007C437A" w:rsidDel="00476F73" w:rsidRDefault="00DB6A50">
      <w:pPr>
        <w:pStyle w:val="Paragraphedeliste"/>
        <w:rPr>
          <w:del w:id="3473" w:author="Arthur Parmentier" w:date="2020-06-12T13:50:00Z"/>
        </w:rPr>
      </w:pPr>
      <w:del w:id="3474" w:author="Arthur Parmentier" w:date="2020-06-12T13:50:00Z">
        <w:r w:rsidRPr="007C437A" w:rsidDel="00476F73">
          <w:delText>From my experience in Brazil, I can add to the latter the following remark:</w:delText>
        </w:r>
      </w:del>
    </w:p>
    <w:p w:rsidR="00DB6A50" w:rsidRPr="007C437A" w:rsidDel="00476F73" w:rsidRDefault="00DB6A50">
      <w:pPr>
        <w:pStyle w:val="Paragraphedeliste"/>
        <w:numPr>
          <w:ilvl w:val="1"/>
          <w:numId w:val="11"/>
        </w:numPr>
        <w:rPr>
          <w:del w:id="3475" w:author="Arthur Parmentier" w:date="2020-06-12T13:50:00Z"/>
        </w:rPr>
      </w:pPr>
      <w:del w:id="3476" w:author="Arthur Parmentier" w:date="2020-06-12T13:50:00Z">
        <w:r w:rsidRPr="007C437A" w:rsidDel="00476F73">
          <w:delText xml:space="preserve">the desire or </w:delText>
        </w:r>
        <w:r w:rsidR="00AD6A79" w:rsidRPr="007C437A" w:rsidDel="00476F73">
          <w:delText>willingness</w:delText>
        </w:r>
        <w:r w:rsidRPr="007C437A" w:rsidDel="00476F73">
          <w:delTex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delText>
        </w:r>
        <w:r w:rsidR="00AD6A79" w:rsidRPr="007C437A" w:rsidDel="00476F73">
          <w:delText xml:space="preserve">a certain type of response, should it by prototypical or not. In fact, this expansion </w:delText>
        </w:r>
        <w:r w:rsidR="00FC61C6" w:rsidRPr="007C437A" w:rsidDel="00476F73">
          <w:delText>relies</w:delText>
        </w:r>
        <w:r w:rsidR="00AD6A79" w:rsidRPr="007C437A" w:rsidDel="00476F73">
          <w:delText xml:space="preserve"> on the motivation of</w:delText>
        </w:r>
        <w:r w:rsidR="00FC61C6" w:rsidRPr="007C437A" w:rsidDel="00476F73">
          <w:delText>/relevancy for</w:delText>
        </w:r>
        <w:r w:rsidR="00AD6A79" w:rsidRPr="007C437A" w:rsidDel="00476F73">
          <w:delText xml:space="preserve"> the performer to vary its responses for artistic reasons that depend on the context</w:delText>
        </w:r>
        <w:r w:rsidR="005A6D19" w:rsidRPr="007C437A" w:rsidDel="00476F73">
          <w:delText xml:space="preserve"> </w:delText>
        </w:r>
        <w:r w:rsidR="00D97670" w:rsidRPr="007C437A" w:rsidDel="00476F73">
          <w:delText xml:space="preserve">of the performance </w:delText>
        </w:r>
        <w:r w:rsidR="005A6D19" w:rsidRPr="007C437A" w:rsidDel="00476F73">
          <w:delText xml:space="preserve">and </w:delText>
        </w:r>
        <w:r w:rsidR="00AD6A79" w:rsidRPr="007C437A" w:rsidDel="00476F73">
          <w:delText>the background of the performer, including his cultural background.</w:delText>
        </w:r>
        <w:r w:rsidR="00DC6324" w:rsidRPr="007C437A" w:rsidDel="00476F73">
          <w:rPr>
            <w:rStyle w:val="Appelnotedebasdep"/>
          </w:rPr>
          <w:footnoteReference w:id="27"/>
        </w:r>
      </w:del>
    </w:p>
    <w:p w:rsidR="00446AB2" w:rsidRPr="007C437A" w:rsidDel="00DF3D46" w:rsidRDefault="00446AB2">
      <w:pPr>
        <w:pStyle w:val="Paragraphedeliste"/>
        <w:numPr>
          <w:ilvl w:val="0"/>
          <w:numId w:val="11"/>
        </w:numPr>
        <w:rPr>
          <w:del w:id="3482" w:author="Arthur Parmentier" w:date="2020-06-12T11:33:00Z"/>
        </w:rPr>
      </w:pPr>
      <w:del w:id="3483" w:author="Arthur Parmentier" w:date="2020-06-12T13:50:00Z">
        <w:r w:rsidRPr="007C437A" w:rsidDel="00476F73">
          <w:delTex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delText>
        </w:r>
      </w:del>
    </w:p>
    <w:p w:rsidR="00E6096A" w:rsidRPr="007C437A" w:rsidDel="00DF3D46" w:rsidRDefault="00E6096A" w:rsidP="00DF3D46">
      <w:pPr>
        <w:pStyle w:val="Paragraphedeliste"/>
        <w:numPr>
          <w:ilvl w:val="0"/>
          <w:numId w:val="11"/>
        </w:numPr>
        <w:rPr>
          <w:del w:id="3484" w:author="Arthur Parmentier" w:date="2020-06-12T11:33:00Z"/>
        </w:rPr>
        <w:pPrChange w:id="3485" w:author="Arthur Parmentier" w:date="2020-06-12T11:33:00Z">
          <w:pPr/>
        </w:pPrChange>
      </w:pPr>
    </w:p>
    <w:p w:rsidR="00B400C3" w:rsidRPr="007C437A" w:rsidDel="00DF3D46" w:rsidRDefault="00B400C3" w:rsidP="00DF3D46">
      <w:pPr>
        <w:pStyle w:val="Paragraphedeliste"/>
        <w:rPr>
          <w:del w:id="3486" w:author="Arthur Parmentier" w:date="2020-06-12T11:33:00Z"/>
          <w:i/>
          <w:iCs/>
        </w:rPr>
        <w:pPrChange w:id="3487" w:author="Arthur Parmentier" w:date="2020-06-12T11:33:00Z">
          <w:pPr/>
        </w:pPrChange>
      </w:pPr>
      <w:del w:id="3488" w:author="Arthur Parmentier" w:date="2020-06-12T11:33:00Z">
        <w:r w:rsidRPr="007C437A" w:rsidDel="00DF3D46">
          <w:rPr>
            <w:i/>
            <w:iCs/>
          </w:rPr>
          <w:delText xml:space="preserve">Goal: </w:delText>
        </w:r>
        <w:r w:rsidR="00B51491" w:rsidRPr="007C437A" w:rsidDel="00DF3D46">
          <w:rPr>
            <w:i/>
            <w:iCs/>
          </w:rPr>
          <w:delText>describe the concepts that SP deals with and propose a categorization of these concepts based on an interpretation of the mechanisms of SP</w:delText>
        </w:r>
        <w:r w:rsidR="00C31E28" w:rsidRPr="007C437A" w:rsidDel="00DF3D46">
          <w:rPr>
            <w:i/>
            <w:iCs/>
          </w:rPr>
          <w:delText xml:space="preserve"> (SP as a set of operations – transformations).</w:delText>
        </w:r>
      </w:del>
    </w:p>
    <w:p w:rsidR="00DE1655" w:rsidRPr="007C437A" w:rsidDel="007776CB" w:rsidRDefault="00D770BE" w:rsidP="00DF3D46">
      <w:pPr>
        <w:pStyle w:val="Paragraphedeliste"/>
        <w:rPr>
          <w:del w:id="3489" w:author="Arthur Parmentier" w:date="2020-05-14T13:31:00Z"/>
        </w:rPr>
        <w:pPrChange w:id="3490" w:author="Arthur Parmentier" w:date="2020-06-12T11:33:00Z">
          <w:pPr>
            <w:pStyle w:val="Titre2"/>
          </w:pPr>
        </w:pPrChange>
      </w:pPr>
      <w:bookmarkStart w:id="3491" w:name="_Toc40025935"/>
      <w:del w:id="3492"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3491"/>
      </w:del>
    </w:p>
    <w:p w:rsidR="00616215" w:rsidRPr="007C437A" w:rsidDel="007776CB" w:rsidRDefault="00616215" w:rsidP="00DF3D46">
      <w:pPr>
        <w:pStyle w:val="Paragraphedeliste"/>
        <w:rPr>
          <w:del w:id="3493" w:author="Arthur Parmentier" w:date="2020-05-14T13:31:00Z"/>
        </w:rPr>
        <w:pPrChange w:id="3494" w:author="Arthur Parmentier" w:date="2020-06-12T11:33:00Z">
          <w:pPr/>
        </w:pPrChange>
      </w:pPr>
      <w:del w:id="3495"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rsidP="00DF3D46">
      <w:pPr>
        <w:pStyle w:val="Paragraphedeliste"/>
        <w:rPr>
          <w:del w:id="3496" w:author="Arthur Parmentier" w:date="2020-05-14T13:31:00Z"/>
        </w:rPr>
        <w:pPrChange w:id="3497" w:author="Arthur Parmentier" w:date="2020-06-12T11:33:00Z">
          <w:pPr/>
        </w:pPrChange>
      </w:pPr>
      <w:del w:id="3498"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rsidP="00DF3D46">
      <w:pPr>
        <w:pStyle w:val="Paragraphedeliste"/>
        <w:rPr>
          <w:del w:id="3499" w:author="Arthur Parmentier" w:date="2020-05-14T13:31:00Z"/>
        </w:rPr>
        <w:pPrChange w:id="3500" w:author="Arthur Parmentier" w:date="2020-06-12T11:33:00Z">
          <w:pPr>
            <w:pStyle w:val="Titre3"/>
          </w:pPr>
        </w:pPrChange>
      </w:pPr>
      <w:del w:id="3501" w:author="Arthur Parmentier" w:date="2020-05-14T13:31:00Z">
        <w:r w:rsidRPr="007C437A" w:rsidDel="007776CB">
          <w:delText>Input space</w:delText>
        </w:r>
      </w:del>
    </w:p>
    <w:p w:rsidR="00DE1B67" w:rsidRPr="007C437A" w:rsidDel="007776CB" w:rsidRDefault="00AD2F7B" w:rsidP="00DF3D46">
      <w:pPr>
        <w:pStyle w:val="Paragraphedeliste"/>
        <w:rPr>
          <w:del w:id="3502" w:author="Arthur Parmentier" w:date="2020-05-14T13:31:00Z"/>
        </w:rPr>
        <w:pPrChange w:id="3503" w:author="Arthur Parmentier" w:date="2020-06-12T11:33:00Z">
          <w:pPr/>
        </w:pPrChange>
      </w:pPr>
      <w:del w:id="3504"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rsidP="00DF3D46">
      <w:pPr>
        <w:pStyle w:val="Paragraphedeliste"/>
        <w:rPr>
          <w:del w:id="3505" w:author="Arthur Parmentier" w:date="2020-05-14T13:31:00Z"/>
        </w:rPr>
        <w:pPrChange w:id="3506" w:author="Arthur Parmentier" w:date="2020-06-12T11:33:00Z">
          <w:pPr>
            <w:pStyle w:val="Titre4"/>
          </w:pPr>
        </w:pPrChange>
      </w:pPr>
      <w:del w:id="3507" w:author="Arthur Parmentier" w:date="2020-05-14T13:31:00Z">
        <w:r w:rsidRPr="007C437A" w:rsidDel="007776CB">
          <w:delText>Concepts from artistic disciplines</w:delText>
        </w:r>
      </w:del>
    </w:p>
    <w:p w:rsidR="005A3CBF" w:rsidRPr="007C437A" w:rsidDel="007776CB" w:rsidRDefault="005A3CBF" w:rsidP="00DF3D46">
      <w:pPr>
        <w:pStyle w:val="Paragraphedeliste"/>
        <w:rPr>
          <w:del w:id="3508" w:author="Arthur Parmentier" w:date="2020-05-14T13:31:00Z"/>
        </w:rPr>
        <w:pPrChange w:id="3509" w:author="Arthur Parmentier" w:date="2020-06-12T11:33:00Z">
          <w:pPr/>
        </w:pPrChange>
      </w:pPr>
      <w:del w:id="3510" w:author="Arthur Parmentier" w:date="2020-05-14T13:31:00Z">
        <w:r w:rsidRPr="007C437A" w:rsidDel="007776CB">
          <w:delText>Long Tone, minimalism…</w:delText>
        </w:r>
      </w:del>
    </w:p>
    <w:p w:rsidR="0049358D" w:rsidRPr="007C437A" w:rsidDel="007776CB" w:rsidRDefault="005A3CBF" w:rsidP="00DF3D46">
      <w:pPr>
        <w:pStyle w:val="Paragraphedeliste"/>
        <w:rPr>
          <w:del w:id="3511" w:author="Arthur Parmentier" w:date="2020-05-14T13:31:00Z"/>
        </w:rPr>
        <w:pPrChange w:id="3512" w:author="Arthur Parmentier" w:date="2020-06-12T11:33:00Z">
          <w:pPr>
            <w:pStyle w:val="Titre4"/>
          </w:pPr>
        </w:pPrChange>
      </w:pPr>
      <w:del w:id="3513"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rsidP="00DF3D46">
      <w:pPr>
        <w:pStyle w:val="Paragraphedeliste"/>
        <w:rPr>
          <w:del w:id="3514" w:author="Arthur Parmentier" w:date="2020-05-14T13:31:00Z"/>
        </w:rPr>
        <w:pPrChange w:id="3515" w:author="Arthur Parmentier" w:date="2020-06-12T11:33:00Z">
          <w:pPr/>
        </w:pPrChange>
      </w:pPr>
      <w:del w:id="3516" w:author="Arthur Parmentier" w:date="2020-05-14T13:31:00Z">
        <w:r w:rsidRPr="007C437A" w:rsidDel="007776CB">
          <w:delText>Logic</w:delText>
        </w:r>
        <w:r w:rsidR="0067424B" w:rsidRPr="007C437A" w:rsidDel="007776CB">
          <w:delText>al elements</w:delText>
        </w:r>
      </w:del>
    </w:p>
    <w:p w:rsidR="008833B3" w:rsidRPr="007C437A" w:rsidDel="007776CB" w:rsidRDefault="0067424B" w:rsidP="00DF3D46">
      <w:pPr>
        <w:pStyle w:val="Paragraphedeliste"/>
        <w:rPr>
          <w:del w:id="3517" w:author="Arthur Parmentier" w:date="2020-05-14T13:31:00Z"/>
        </w:rPr>
        <w:pPrChange w:id="3518" w:author="Arthur Parmentier" w:date="2020-06-12T11:33:00Z">
          <w:pPr>
            <w:pStyle w:val="Titre4"/>
          </w:pPr>
        </w:pPrChange>
      </w:pPr>
      <w:del w:id="3519"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rsidP="00DF3D46">
      <w:pPr>
        <w:pStyle w:val="Paragraphedeliste"/>
        <w:rPr>
          <w:del w:id="3520" w:author="Arthur Parmentier" w:date="2020-05-14T13:31:00Z"/>
        </w:rPr>
        <w:pPrChange w:id="3521" w:author="Arthur Parmentier" w:date="2020-06-12T11:33:00Z">
          <w:pPr/>
        </w:pPrChange>
      </w:pPr>
      <w:del w:id="3522"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rsidP="00DF3D46">
      <w:pPr>
        <w:pStyle w:val="Paragraphedeliste"/>
        <w:rPr>
          <w:del w:id="3523" w:author="Arthur Parmentier" w:date="2020-05-14T13:31:00Z"/>
        </w:rPr>
        <w:pPrChange w:id="3524" w:author="Arthur Parmentier" w:date="2020-06-12T11:33:00Z">
          <w:pPr>
            <w:pStyle w:val="Titre4"/>
          </w:pPr>
        </w:pPrChange>
      </w:pPr>
      <w:del w:id="3525" w:author="Arthur Parmentier" w:date="2020-05-14T13:31:00Z">
        <w:r w:rsidRPr="007C437A" w:rsidDel="007776CB">
          <w:delText>…</w:delText>
        </w:r>
      </w:del>
    </w:p>
    <w:p w:rsidR="008833B3" w:rsidRPr="007C437A" w:rsidDel="007776CB" w:rsidRDefault="008833B3" w:rsidP="00DF3D46">
      <w:pPr>
        <w:pStyle w:val="Paragraphedeliste"/>
        <w:rPr>
          <w:del w:id="3526" w:author="Arthur Parmentier" w:date="2020-05-14T13:31:00Z"/>
        </w:rPr>
        <w:pPrChange w:id="3527" w:author="Arthur Parmentier" w:date="2020-06-12T11:33:00Z">
          <w:pPr>
            <w:pStyle w:val="Titre3"/>
          </w:pPr>
        </w:pPrChange>
      </w:pPr>
      <w:del w:id="3528"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rsidP="00DF3D46">
      <w:pPr>
        <w:pStyle w:val="Paragraphedeliste"/>
        <w:rPr>
          <w:del w:id="3529" w:author="Arthur Parmentier" w:date="2020-05-14T13:31:00Z"/>
        </w:rPr>
        <w:pPrChange w:id="3530" w:author="Arthur Parmentier" w:date="2020-06-12T11:33:00Z">
          <w:pPr>
            <w:pStyle w:val="Titre4"/>
          </w:pPr>
        </w:pPrChange>
      </w:pPr>
      <w:del w:id="3531" w:author="Arthur Parmentier" w:date="2020-05-14T13:31:00Z">
        <w:r w:rsidRPr="007C437A" w:rsidDel="007776CB">
          <w:delText>Creation of a sign</w:delText>
        </w:r>
      </w:del>
    </w:p>
    <w:p w:rsidR="008833B3" w:rsidRPr="007C437A" w:rsidDel="007776CB" w:rsidRDefault="008833B3" w:rsidP="00DF3D46">
      <w:pPr>
        <w:pStyle w:val="Paragraphedeliste"/>
        <w:rPr>
          <w:del w:id="3532" w:author="Arthur Parmentier" w:date="2020-05-14T13:31:00Z"/>
        </w:rPr>
        <w:pPrChange w:id="3533" w:author="Arthur Parmentier" w:date="2020-06-12T11:33:00Z">
          <w:pPr/>
        </w:pPrChange>
      </w:pPr>
      <w:del w:id="3534" w:author="Arthur Parmentier" w:date="2020-05-14T13:31:00Z">
        <w:r w:rsidRPr="007C437A" w:rsidDel="007776CB">
          <w:delText>… Describe here more about the process of creating a sign (examples, general rules…)</w:delText>
        </w:r>
      </w:del>
    </w:p>
    <w:p w:rsidR="008833B3" w:rsidRPr="007C437A" w:rsidDel="007776CB" w:rsidRDefault="008833B3" w:rsidP="00DF3D46">
      <w:pPr>
        <w:pStyle w:val="Paragraphedeliste"/>
        <w:rPr>
          <w:del w:id="3535" w:author="Arthur Parmentier" w:date="2020-05-14T13:31:00Z"/>
        </w:rPr>
        <w:pPrChange w:id="3536" w:author="Arthur Parmentier" w:date="2020-06-12T11:33:00Z">
          <w:pPr>
            <w:pStyle w:val="Titre4"/>
          </w:pPr>
        </w:pPrChange>
      </w:pPr>
      <w:del w:id="3537" w:author="Arthur Parmentier" w:date="2020-05-14T13:31:00Z">
        <w:r w:rsidRPr="007C437A" w:rsidDel="007776CB">
          <w:delText>Creation of a potentiometer</w:delText>
        </w:r>
      </w:del>
    </w:p>
    <w:p w:rsidR="002A0CF5" w:rsidRPr="007C437A" w:rsidDel="007776CB" w:rsidRDefault="002A0CF5" w:rsidP="00DF3D46">
      <w:pPr>
        <w:pStyle w:val="Paragraphedeliste"/>
        <w:rPr>
          <w:del w:id="3538" w:author="Arthur Parmentier" w:date="2020-05-14T13:31:00Z"/>
        </w:rPr>
        <w:pPrChange w:id="3539" w:author="Arthur Parmentier" w:date="2020-06-12T11:33:00Z">
          <w:pPr/>
        </w:pPrChange>
      </w:pPr>
      <w:del w:id="3540" w:author="Arthur Parmentier" w:date="2020-05-14T13:31:00Z">
        <w:r w:rsidRPr="007C437A" w:rsidDel="007776CB">
          <w:delText>Volume, tempo…</w:delText>
        </w:r>
      </w:del>
    </w:p>
    <w:p w:rsidR="00B5754F" w:rsidRPr="007C437A" w:rsidDel="007776CB" w:rsidRDefault="00B5754F" w:rsidP="00DF3D46">
      <w:pPr>
        <w:pStyle w:val="Paragraphedeliste"/>
        <w:rPr>
          <w:del w:id="3541" w:author="Arthur Parmentier" w:date="2020-05-14T13:31:00Z"/>
        </w:rPr>
        <w:pPrChange w:id="3542" w:author="Arthur Parmentier" w:date="2020-06-12T11:33:00Z">
          <w:pPr>
            <w:pStyle w:val="Titre4"/>
          </w:pPr>
        </w:pPrChange>
      </w:pPr>
      <w:del w:id="3543" w:author="Arthur Parmentier" w:date="2020-05-14T13:31:00Z">
        <w:r w:rsidRPr="007C437A" w:rsidDel="007776CB">
          <w:delText>Creation of a “pointer” (as identifier)</w:delText>
        </w:r>
      </w:del>
    </w:p>
    <w:p w:rsidR="007A5BBA" w:rsidRPr="007C437A" w:rsidDel="007776CB" w:rsidRDefault="007A5BBA" w:rsidP="00DF3D46">
      <w:pPr>
        <w:pStyle w:val="Paragraphedeliste"/>
        <w:rPr>
          <w:del w:id="3544" w:author="Arthur Parmentier" w:date="2020-05-14T13:31:00Z"/>
        </w:rPr>
        <w:pPrChange w:id="3545" w:author="Arthur Parmentier" w:date="2020-06-12T11:33:00Z">
          <w:pPr/>
        </w:pPrChange>
      </w:pPr>
      <w:del w:id="3546" w:author="Arthur Parmentier" w:date="2020-05-14T13:31:00Z">
        <w:r w:rsidRPr="007C437A" w:rsidDel="007776CB">
          <w:delText>PTP, scanning</w:delText>
        </w:r>
      </w:del>
    </w:p>
    <w:p w:rsidR="000E4DCD" w:rsidRPr="007C437A" w:rsidDel="007776CB" w:rsidRDefault="000E4DCD" w:rsidP="00DF3D46">
      <w:pPr>
        <w:pStyle w:val="Paragraphedeliste"/>
        <w:rPr>
          <w:del w:id="3547" w:author="Arthur Parmentier" w:date="2020-05-14T13:31:00Z"/>
        </w:rPr>
        <w:pPrChange w:id="3548" w:author="Arthur Parmentier" w:date="2020-06-12T11:33:00Z">
          <w:pPr>
            <w:pStyle w:val="Titre4"/>
          </w:pPr>
        </w:pPrChange>
      </w:pPr>
      <w:del w:id="3549"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Del="00476F73" w:rsidRDefault="000E48D1" w:rsidP="00DF3D46">
      <w:pPr>
        <w:pStyle w:val="Paragraphedeliste"/>
        <w:numPr>
          <w:ilvl w:val="0"/>
          <w:numId w:val="11"/>
        </w:numPr>
        <w:rPr>
          <w:del w:id="3550" w:author="Arthur Parmentier" w:date="2020-06-12T13:50:00Z"/>
        </w:rPr>
        <w:pPrChange w:id="3551" w:author="Arthur Parmentier" w:date="2020-06-12T11:33:00Z">
          <w:pPr/>
        </w:pPrChange>
      </w:pPr>
      <w:del w:id="3552"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81445D">
      <w:pPr>
        <w:pStyle w:val="Titre3"/>
        <w:rPr>
          <w:ins w:id="3553" w:author="Arthur Parmentier" w:date="2020-06-05T16:28:00Z"/>
        </w:rPr>
        <w:pPrChange w:id="3554" w:author="Arthur Parmentier" w:date="2020-06-10T16:26:00Z">
          <w:pPr>
            <w:pStyle w:val="Titre2"/>
          </w:pPr>
        </w:pPrChange>
      </w:pPr>
      <w:bookmarkStart w:id="3555" w:name="_Toc40025938"/>
      <w:bookmarkStart w:id="3556" w:name="_Toc42842150"/>
      <w:ins w:id="3557" w:author="Arthur Parmentier" w:date="2020-06-10T19:44:00Z">
        <w:r>
          <w:t>T</w:t>
        </w:r>
      </w:ins>
      <w:ins w:id="3558" w:author="Arthur Parmentier" w:date="2020-06-06T20:39:00Z">
        <w:r w:rsidR="005E6896" w:rsidRPr="007C437A">
          <w:t>he SP grammar</w:t>
        </w:r>
      </w:ins>
      <w:bookmarkEnd w:id="3556"/>
      <w:del w:id="3559" w:author="Arthur Parmentier" w:date="2020-06-06T20:39:00Z">
        <w:r w:rsidR="00BE04C2" w:rsidRPr="007C437A" w:rsidDel="005E6896">
          <w:delText>Structur</w:delText>
        </w:r>
      </w:del>
      <w:del w:id="3560" w:author="Arthur Parmentier" w:date="2020-06-06T20:38:00Z">
        <w:r w:rsidR="00C16C06" w:rsidRPr="007C437A" w:rsidDel="00397A02">
          <w:delText>al</w:delText>
        </w:r>
      </w:del>
      <w:del w:id="3561" w:author="Arthur Parmentier" w:date="2020-06-06T20:39:00Z">
        <w:r w:rsidR="00C16C06" w:rsidRPr="007C437A" w:rsidDel="005E6896">
          <w:delText xml:space="preserve"> concepts</w:delText>
        </w:r>
      </w:del>
      <w:del w:id="3562" w:author="Arthur Parmentier" w:date="2020-06-06T20:38:00Z">
        <w:r w:rsidR="00C16C06" w:rsidRPr="007C437A" w:rsidDel="00397A02">
          <w:delText xml:space="preserve"> (the grammar</w:delText>
        </w:r>
        <w:r w:rsidR="00915B3A" w:rsidRPr="007C437A" w:rsidDel="00397A02">
          <w:delText xml:space="preserve"> of the language</w:delText>
        </w:r>
      </w:del>
      <w:del w:id="3563" w:author="Arthur Parmentier" w:date="2020-06-05T16:27:00Z">
        <w:r w:rsidR="00FC7B7A" w:rsidRPr="007C437A" w:rsidDel="00E814B3">
          <w:delText>, that results in its language</w:delText>
        </w:r>
        <w:r w:rsidR="00C16C06" w:rsidRPr="007C437A" w:rsidDel="00E814B3">
          <w:delText>)</w:delText>
        </w:r>
      </w:del>
      <w:bookmarkEnd w:id="3555"/>
    </w:p>
    <w:p w:rsidR="00E814B3" w:rsidRPr="007C437A" w:rsidRDefault="00E814B3">
      <w:pPr>
        <w:rPr>
          <w:ins w:id="3564" w:author="Arthur Parmentier" w:date="2020-06-05T16:28:00Z"/>
        </w:rPr>
      </w:pPr>
      <w:ins w:id="3565" w:author="Arthur Parmentier" w:date="2020-06-05T16:28:00Z">
        <w:r w:rsidRPr="007C437A">
          <w:t xml:space="preserve">Like </w:t>
        </w:r>
      </w:ins>
      <w:ins w:id="3566" w:author="Arthur Parmentier" w:date="2020-06-05T16:29:00Z">
        <w:r w:rsidRPr="007C437A">
          <w:t>other languages</w:t>
        </w:r>
      </w:ins>
      <w:ins w:id="3567" w:author="Arthur Parmentier" w:date="2020-06-06T18:49:00Z">
        <w:r w:rsidR="00C76B94" w:rsidRPr="007C437A">
          <w:t xml:space="preserve">, </w:t>
        </w:r>
      </w:ins>
      <w:ins w:id="3568" w:author="Arthur Parmentier" w:date="2020-06-05T16:29:00Z">
        <w:r w:rsidRPr="007C437A">
          <w:t xml:space="preserve">SP has evolved </w:t>
        </w:r>
      </w:ins>
      <w:ins w:id="3569" w:author="Arthur Parmentier" w:date="2020-06-06T18:50:00Z">
        <w:r w:rsidR="00C76B94" w:rsidRPr="007C437A">
          <w:t>with</w:t>
        </w:r>
      </w:ins>
      <w:ins w:id="3570" w:author="Arthur Parmentier" w:date="2020-06-05T16:29:00Z">
        <w:r w:rsidRPr="007C437A">
          <w:t xml:space="preserve"> complex structures</w:t>
        </w:r>
      </w:ins>
      <w:ins w:id="3571" w:author="Arthur Parmentier" w:date="2020-06-05T16:30:00Z">
        <w:r w:rsidRPr="007C437A">
          <w:t xml:space="preserve"> and rules that allow to form sentences, i.e. </w:t>
        </w:r>
      </w:ins>
      <w:ins w:id="3572" w:author="Arthur Parmentier" w:date="2020-06-06T18:50:00Z">
        <w:r w:rsidR="00E30346" w:rsidRPr="007C437A">
          <w:t xml:space="preserve">to form </w:t>
        </w:r>
      </w:ins>
      <w:ins w:id="3573" w:author="Arthur Parmentier" w:date="2020-06-05T16:30:00Z">
        <w:r w:rsidRPr="007C437A">
          <w:t>meaning at a higher level that the signs themselves. Those structures are what define the grammar</w:t>
        </w:r>
      </w:ins>
      <w:ins w:id="3574" w:author="Arthur Parmentier" w:date="2020-06-05T16:31:00Z">
        <w:r w:rsidRPr="007C437A">
          <w:t xml:space="preserve"> of SP</w:t>
        </w:r>
      </w:ins>
      <w:ins w:id="3575" w:author="Arthur Parmentier" w:date="2020-06-06T18:50:00Z">
        <w:r w:rsidR="00C928AB" w:rsidRPr="007C437A">
          <w:t>, which</w:t>
        </w:r>
      </w:ins>
      <w:ins w:id="3576" w:author="Arthur Parmentier" w:date="2020-06-05T16:31:00Z">
        <w:r w:rsidRPr="007C437A">
          <w:t xml:space="preserve"> allow</w:t>
        </w:r>
      </w:ins>
      <w:ins w:id="3577" w:author="Arthur Parmentier" w:date="2020-06-06T18:51:00Z">
        <w:r w:rsidR="0045073A" w:rsidRPr="007C437A">
          <w:t xml:space="preserve"> soundpainters</w:t>
        </w:r>
      </w:ins>
      <w:ins w:id="3578" w:author="Arthur Parmentier" w:date="2020-06-05T16:31:00Z">
        <w:r w:rsidRPr="007C437A">
          <w:t xml:space="preserve"> to communicate by creating temporal sequences of </w:t>
        </w:r>
      </w:ins>
      <w:ins w:id="3579" w:author="Arthur Parmentier" w:date="2020-06-05T16:35:00Z">
        <w:r w:rsidRPr="007C437A">
          <w:t>signs or</w:t>
        </w:r>
      </w:ins>
      <w:ins w:id="3580" w:author="Arthur Parmentier" w:date="2020-06-05T16:34:00Z">
        <w:r w:rsidRPr="007C437A">
          <w:t xml:space="preserve"> combining several signs together.</w:t>
        </w:r>
      </w:ins>
    </w:p>
    <w:p w:rsidR="00E814B3" w:rsidRPr="007C437A" w:rsidRDefault="00E814B3">
      <w:pPr>
        <w:rPr>
          <w:ins w:id="3581" w:author="Arthur Parmentier" w:date="2020-06-05T16:35:00Z"/>
        </w:rPr>
      </w:pPr>
      <w:ins w:id="3582" w:author="Arthur Parmentier" w:date="2020-06-05T16:35:00Z">
        <w:r w:rsidRPr="007C437A">
          <w:t>At the linguistic level, grammar can be split in two parts: morphology and syntax.</w:t>
        </w:r>
      </w:ins>
    </w:p>
    <w:p w:rsidR="00E814B3" w:rsidRPr="007C437A" w:rsidRDefault="00E814B3">
      <w:pPr>
        <w:pStyle w:val="Titre4"/>
        <w:rPr>
          <w:ins w:id="3583" w:author="Arthur Parmentier" w:date="2020-06-05T16:36:00Z"/>
        </w:rPr>
      </w:pPr>
      <w:ins w:id="3584" w:author="Arthur Parmentier" w:date="2020-06-05T16:36:00Z">
        <w:r w:rsidRPr="007C437A">
          <w:t xml:space="preserve">Morphology </w:t>
        </w:r>
      </w:ins>
      <w:ins w:id="3585" w:author="Arthur Parmentier" w:date="2020-06-05T16:39:00Z">
        <w:r w:rsidR="00501832" w:rsidRPr="007C437A">
          <w:t>in</w:t>
        </w:r>
      </w:ins>
      <w:ins w:id="3586" w:author="Arthur Parmentier" w:date="2020-06-05T16:36:00Z">
        <w:r w:rsidRPr="007C437A">
          <w:t xml:space="preserve"> SP</w:t>
        </w:r>
      </w:ins>
    </w:p>
    <w:p w:rsidR="00E814B3" w:rsidRPr="007C437A" w:rsidRDefault="00501832">
      <w:pPr>
        <w:rPr>
          <w:ins w:id="3587" w:author="Arthur Parmentier" w:date="2020-06-05T16:39:00Z"/>
        </w:rPr>
      </w:pPr>
      <w:ins w:id="3588" w:author="Arthur Parmentier" w:date="2020-06-05T16:38:00Z">
        <w:r w:rsidRPr="007C437A">
          <w:t>As defined in written and oral languages, m</w:t>
        </w:r>
      </w:ins>
      <w:ins w:id="3589" w:author="Arthur Parmentier" w:date="2020-06-05T16:37:00Z">
        <w:r w:rsidR="00E814B3" w:rsidRPr="007C437A">
          <w:t xml:space="preserve">orphology has to do with the </w:t>
        </w:r>
        <w:r w:rsidR="00E814B3" w:rsidRPr="007C437A">
          <w:rPr>
            <w:rStyle w:val="lev"/>
            <w:b w:val="0"/>
            <w:bCs w:val="0"/>
            <w:rPrChange w:id="3590" w:author="Arthur Parmentier" w:date="2020-06-07T15:27:00Z">
              <w:rPr>
                <w:rStyle w:val="lev"/>
              </w:rPr>
            </w:rPrChange>
          </w:rPr>
          <w:t>internal</w:t>
        </w:r>
        <w:r w:rsidR="00E814B3" w:rsidRPr="007C437A">
          <w:t xml:space="preserve"> economy of words. </w:t>
        </w:r>
      </w:ins>
      <w:ins w:id="3591" w:author="Arthur Parmentier" w:date="2020-06-05T16:38:00Z">
        <w:r w:rsidRPr="007C437A">
          <w:t>In English, a</w:t>
        </w:r>
      </w:ins>
      <w:ins w:id="3592"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-er, -s</w:t>
        </w:r>
        <w:r w:rsidR="00E814B3" w:rsidRPr="007C437A">
          <w:t>) and is put together with morphology</w:t>
        </w:r>
      </w:ins>
      <w:ins w:id="3593" w:author="Arthur Parmentier" w:date="2020-06-05T16:38:00Z">
        <w:r w:rsidRPr="007C437A">
          <w:t>.</w:t>
        </w:r>
      </w:ins>
    </w:p>
    <w:p w:rsidR="00C30769" w:rsidRPr="007C437A" w:rsidRDefault="00501832">
      <w:pPr>
        <w:rPr>
          <w:ins w:id="3594" w:author="Arthur Parmentier" w:date="2020-06-06T18:57:00Z"/>
        </w:rPr>
      </w:pPr>
      <w:ins w:id="3595" w:author="Arthur Parmentier" w:date="2020-06-05T16:39:00Z">
        <w:r w:rsidRPr="007C437A">
          <w:t xml:space="preserve">In </w:t>
        </w:r>
      </w:ins>
      <w:ins w:id="3596" w:author="Arthur Parmentier" w:date="2020-06-05T16:40:00Z">
        <w:r w:rsidRPr="007C437A">
          <w:t>sign languages in general, there are a variety of morphological</w:t>
        </w:r>
      </w:ins>
      <w:ins w:id="3597" w:author="Arthur Parmentier" w:date="2020-06-05T16:42:00Z">
        <w:r w:rsidRPr="007C437A">
          <w:t xml:space="preserve"> systems and rules</w:t>
        </w:r>
      </w:ins>
      <w:ins w:id="3598" w:author="Arthur Parmentier" w:date="2020-06-05T16:54:00Z">
        <w:r w:rsidR="007C61CD" w:rsidRPr="007C437A">
          <w:rPr>
            <w:rStyle w:val="Appelnotedebasdep"/>
          </w:rPr>
          <w:footnoteReference w:id="28"/>
        </w:r>
      </w:ins>
      <w:ins w:id="3603" w:author="Arthur Parmentier" w:date="2020-06-06T18:52:00Z">
        <w:r w:rsidR="00476F68" w:rsidRPr="007C437A">
          <w:t xml:space="preserve"> that </w:t>
        </w:r>
      </w:ins>
      <w:ins w:id="3604" w:author="Arthur Parmentier" w:date="2020-06-06T18:55:00Z">
        <w:r w:rsidR="00F701F6" w:rsidRPr="007C437A">
          <w:t>assemble basic signs (the equivalent or morphemes) in more complex</w:t>
        </w:r>
      </w:ins>
      <w:ins w:id="3605" w:author="Arthur Parmentier" w:date="2020-06-06T18:56:00Z">
        <w:r w:rsidR="00F701F6" w:rsidRPr="007C437A">
          <w:t xml:space="preserve"> ones (the equivalent of the words)</w:t>
        </w:r>
      </w:ins>
      <w:ins w:id="3606" w:author="Arthur Parmentier" w:date="2020-06-05T16:42:00Z">
        <w:r w:rsidRPr="007C437A">
          <w:t xml:space="preserve">. </w:t>
        </w:r>
      </w:ins>
      <w:ins w:id="3607" w:author="Arthur Parmentier" w:date="2020-06-05T16:43:00Z">
        <w:r w:rsidRPr="007C437A">
          <w:t xml:space="preserve">Consider for instance the sign for “falling” in </w:t>
        </w:r>
      </w:ins>
      <w:ins w:id="3608" w:author="Arthur Parmentier" w:date="2020-06-05T16:44:00Z">
        <w:r w:rsidRPr="007C437A">
          <w:t>French sign language</w:t>
        </w:r>
        <w:r w:rsidRPr="007C437A">
          <w:rPr>
            <w:rStyle w:val="Appelnotedebasdep"/>
          </w:rPr>
          <w:footnoteReference w:id="29"/>
        </w:r>
        <w:r w:rsidRPr="007C437A">
          <w:t>:</w:t>
        </w:r>
        <w:r w:rsidR="00585D0B" w:rsidRPr="007C437A">
          <w:t xml:space="preserve"> starting </w:t>
        </w:r>
      </w:ins>
      <w:ins w:id="3611" w:author="Arthur Parmentier" w:date="2020-06-05T16:45:00Z">
        <w:r w:rsidR="00585D0B" w:rsidRPr="007C437A">
          <w:t xml:space="preserve">from the icon of a person with one hand and the icon of the ground with the other hand, the movement of both hands represents the </w:t>
        </w:r>
      </w:ins>
      <w:ins w:id="3612" w:author="Arthur Parmentier" w:date="2020-06-05T16:46:00Z">
        <w:r w:rsidR="00585D0B" w:rsidRPr="007C437A">
          <w:t xml:space="preserve">movement that a person would have when falling on the ground. We can interpret this sign as a morphological construction </w:t>
        </w:r>
      </w:ins>
      <w:ins w:id="3613" w:author="Arthur Parmentier" w:date="2020-06-05T16:50:00Z">
        <w:r w:rsidR="007C61CD" w:rsidRPr="007C437A">
          <w:t>from the morphemes “</w:t>
        </w:r>
      </w:ins>
      <w:ins w:id="3614" w:author="Arthur Parmentier" w:date="2020-06-05T16:51:00Z">
        <w:r w:rsidR="007C61CD" w:rsidRPr="007C437A">
          <w:t>agent</w:t>
        </w:r>
      </w:ins>
      <w:ins w:id="3615" w:author="Arthur Parmentier" w:date="2020-06-05T16:50:00Z">
        <w:r w:rsidR="007C61CD" w:rsidRPr="007C437A">
          <w:t>”</w:t>
        </w:r>
      </w:ins>
      <w:ins w:id="3616" w:author="Arthur Parmentier" w:date="2020-06-05T16:51:00Z">
        <w:r w:rsidR="007C61CD" w:rsidRPr="007C437A">
          <w:t xml:space="preserve"> (person)</w:t>
        </w:r>
      </w:ins>
      <w:ins w:id="3617" w:author="Arthur Parmentier" w:date="2020-06-05T16:50:00Z">
        <w:r w:rsidR="007C61CD" w:rsidRPr="007C437A">
          <w:t xml:space="preserve"> and “ground”.</w:t>
        </w:r>
      </w:ins>
      <w:ins w:id="3618" w:author="Arthur Parmentier" w:date="2020-06-05T16:51:00Z">
        <w:r w:rsidR="007C61CD" w:rsidRPr="007C437A">
          <w:t xml:space="preserve"> Because of the relatively young age of several sign language, there morpho</w:t>
        </w:r>
      </w:ins>
      <w:ins w:id="3619" w:author="Arthur Parmentier" w:date="2020-06-05T16:52:00Z">
        <w:r w:rsidR="007C61CD" w:rsidRPr="007C437A">
          <w:t>logy is not always clear</w:t>
        </w:r>
      </w:ins>
      <w:ins w:id="3620" w:author="Arthur Parmentier" w:date="2020-06-05T16:53:00Z">
        <w:r w:rsidR="007C61CD" w:rsidRPr="007C437A">
          <w:t xml:space="preserve"> and shared among all speakers of the language.</w:t>
        </w:r>
        <w:r w:rsidR="007C61CD" w:rsidRPr="007C437A">
          <w:rPr>
            <w:rStyle w:val="Appelnotedebasdep"/>
          </w:rPr>
          <w:footnoteReference w:id="30"/>
        </w:r>
      </w:ins>
    </w:p>
    <w:p w:rsidR="007D784E" w:rsidRPr="007C437A" w:rsidRDefault="00C30769">
      <w:pPr>
        <w:rPr>
          <w:ins w:id="3626" w:author="Arthur Parmentier" w:date="2020-06-05T17:03:00Z"/>
        </w:rPr>
      </w:pPr>
      <w:ins w:id="3627" w:author="Arthur Parmentier" w:date="2020-06-06T18:57:00Z">
        <w:r w:rsidRPr="007C437A">
          <w:t>I</w:t>
        </w:r>
      </w:ins>
      <w:ins w:id="3628" w:author="Arthur Parmentier" w:date="2020-06-05T16:55:00Z">
        <w:r w:rsidR="007D784E" w:rsidRPr="007C437A">
          <w:t xml:space="preserve">n SP, </w:t>
        </w:r>
      </w:ins>
      <w:ins w:id="3629" w:author="Arthur Parmentier" w:date="2020-06-06T18:57:00Z">
        <w:r w:rsidRPr="007C437A">
          <w:t>we can also observe</w:t>
        </w:r>
      </w:ins>
      <w:ins w:id="3630" w:author="Arthur Parmentier" w:date="2020-06-05T16:55:00Z">
        <w:r w:rsidR="007D784E" w:rsidRPr="007C437A">
          <w:t xml:space="preserve"> several morphological constructions that </w:t>
        </w:r>
      </w:ins>
      <w:ins w:id="3631" w:author="Arthur Parmentier" w:date="2020-06-06T18:58:00Z">
        <w:r w:rsidRPr="007C437A">
          <w:t>historically explain particular formations of new signs</w:t>
        </w:r>
      </w:ins>
      <w:ins w:id="3632" w:author="Arthur Parmentier" w:date="2020-06-05T16:56:00Z">
        <w:r w:rsidR="007D784E" w:rsidRPr="007C437A">
          <w:t xml:space="preserve">. </w:t>
        </w:r>
      </w:ins>
      <w:ins w:id="3633" w:author="Arthur Parmentier" w:date="2020-06-05T17:00:00Z">
        <w:r w:rsidR="00B6139A" w:rsidRPr="007C437A">
          <w:t>A controverted example in the SP community is the “chan</w:t>
        </w:r>
      </w:ins>
      <w:ins w:id="3634" w:author="Arthur Parmentier" w:date="2020-06-05T17:01:00Z">
        <w:r w:rsidR="00B6139A" w:rsidRPr="007C437A">
          <w:t xml:space="preserve">ge now” sign that </w:t>
        </w:r>
      </w:ins>
      <w:ins w:id="3635" w:author="Arthur Parmentier" w:date="2020-06-05T17:02:00Z">
        <w:r w:rsidR="00B6139A" w:rsidRPr="007C437A">
          <w:t>is</w:t>
        </w:r>
      </w:ins>
      <w:ins w:id="3636" w:author="Arthur Parmentier" w:date="2020-06-05T17:01:00Z">
        <w:r w:rsidR="00B6139A" w:rsidRPr="007C437A">
          <w:t xml:space="preserve"> a morphological construction from the </w:t>
        </w:r>
      </w:ins>
      <w:ins w:id="3637" w:author="Arthur Parmentier" w:date="2020-06-06T19:00:00Z">
        <w:r w:rsidR="00B44471" w:rsidRPr="007C437A">
          <w:t>morpheme</w:t>
        </w:r>
      </w:ins>
      <w:ins w:id="3638" w:author="Arthur Parmentier" w:date="2020-06-05T17:01:00Z">
        <w:r w:rsidR="00B6139A" w:rsidRPr="007C437A">
          <w:t xml:space="preserve"> “</w:t>
        </w:r>
      </w:ins>
      <w:ins w:id="3639" w:author="Arthur Parmentier" w:date="2020-06-05T17:02:00Z">
        <w:r w:rsidR="00B6139A" w:rsidRPr="007C437A">
          <w:t>change” and the</w:t>
        </w:r>
      </w:ins>
      <w:ins w:id="3640" w:author="Arthur Parmentier" w:date="2020-06-06T19:00:00Z">
        <w:r w:rsidR="00B44471" w:rsidRPr="007C437A">
          <w:t xml:space="preserve"> morpheme</w:t>
        </w:r>
      </w:ins>
      <w:ins w:id="3641" w:author="Arthur Parmentier" w:date="2020-06-05T17:02:00Z">
        <w:r w:rsidR="00B6139A" w:rsidRPr="007C437A">
          <w:t xml:space="preserve"> “hit”, borrowing the hand pose from the first and the movement of the hand from the latter one, creating a </w:t>
        </w:r>
      </w:ins>
      <w:ins w:id="3642" w:author="Arthur Parmentier" w:date="2020-06-05T17:03:00Z">
        <w:r w:rsidR="00B6139A" w:rsidRPr="007C437A">
          <w:t xml:space="preserve">new sign </w:t>
        </w:r>
      </w:ins>
      <w:ins w:id="3643" w:author="Arthur Parmentier" w:date="2020-06-06T19:00:00Z">
        <w:r w:rsidR="00B44471" w:rsidRPr="007C437A">
          <w:t>that could be named</w:t>
        </w:r>
      </w:ins>
      <w:ins w:id="3644" w:author="Arthur Parmentier" w:date="2020-06-05T17:03:00Z">
        <w:r w:rsidR="00B6139A" w:rsidRPr="007C437A">
          <w:t xml:space="preserve"> “change now” (or “change hit”).</w:t>
        </w:r>
      </w:ins>
      <w:ins w:id="3645" w:author="Arthur Parmentier" w:date="2020-06-06T19:01:00Z">
        <w:r w:rsidR="00A83B49" w:rsidRPr="007C437A">
          <w:t xml:space="preserve"> It is also possible to think of the sign “glissando” as an extension of the morpheme “long tone” to</w:t>
        </w:r>
      </w:ins>
      <w:ins w:id="3646"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3647" w:author="Arthur Parmentier" w:date="2020-06-05T16:36:00Z"/>
          <w:rPrChange w:id="3648" w:author="Arthur Parmentier" w:date="2020-06-07T15:27:00Z">
            <w:rPr>
              <w:ins w:id="3649" w:author="Arthur Parmentier" w:date="2020-06-05T16:36:00Z"/>
            </w:rPr>
          </w:rPrChange>
        </w:rPr>
        <w:pPrChange w:id="3650" w:author="Arthur Parmentier" w:date="2020-06-10T16:26:00Z">
          <w:pPr>
            <w:pStyle w:val="Titre4"/>
          </w:pPr>
        </w:pPrChange>
      </w:pPr>
      <w:ins w:id="3651" w:author="Arthur Parmentier" w:date="2020-06-05T17:03:00Z">
        <w:r w:rsidRPr="007C437A">
          <w:rPr>
            <w:rPrChange w:id="3652" w:author="Arthur Parmentier" w:date="2020-06-07T15:27:00Z">
              <w:rPr/>
            </w:rPrChange>
          </w:rPr>
          <w:t>These examples are raised</w:t>
        </w:r>
      </w:ins>
      <w:ins w:id="3653" w:author="Arthur Parmentier" w:date="2020-06-06T19:03:00Z">
        <w:r w:rsidR="00201997" w:rsidRPr="007C437A">
          <w:rPr>
            <w:rPrChange w:id="3654" w:author="Arthur Parmentier" w:date="2020-06-07T15:27:00Z">
              <w:rPr/>
            </w:rPrChange>
          </w:rPr>
          <w:t xml:space="preserve"> in this report</w:t>
        </w:r>
      </w:ins>
      <w:ins w:id="3655" w:author="Arthur Parmentier" w:date="2020-06-05T17:03:00Z">
        <w:r w:rsidRPr="007C437A">
          <w:rPr>
            <w:rPrChange w:id="3656" w:author="Arthur Parmentier" w:date="2020-06-07T15:27:00Z">
              <w:rPr/>
            </w:rPrChange>
          </w:rPr>
          <w:t xml:space="preserve"> </w:t>
        </w:r>
      </w:ins>
      <w:ins w:id="3657" w:author="Arthur Parmentier" w:date="2020-06-05T17:04:00Z">
        <w:r w:rsidRPr="007C437A">
          <w:rPr>
            <w:rPrChange w:id="3658"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4"/>
        <w:rPr>
          <w:ins w:id="3659" w:author="Arthur Parmentier" w:date="2020-06-05T18:58:00Z"/>
        </w:rPr>
      </w:pPr>
      <w:ins w:id="3660" w:author="Arthur Parmentier" w:date="2020-06-05T16:36:00Z">
        <w:r w:rsidRPr="007C437A">
          <w:t xml:space="preserve">Syntax </w:t>
        </w:r>
      </w:ins>
      <w:ins w:id="3661" w:author="Arthur Parmentier" w:date="2020-06-05T16:39:00Z">
        <w:r w:rsidR="00501832" w:rsidRPr="007C437A">
          <w:t>in</w:t>
        </w:r>
      </w:ins>
      <w:ins w:id="3662" w:author="Arthur Parmentier" w:date="2020-06-05T16:36:00Z">
        <w:r w:rsidRPr="007C437A">
          <w:t xml:space="preserve"> SP</w:t>
        </w:r>
      </w:ins>
    </w:p>
    <w:p w:rsidR="00EB42AE" w:rsidRPr="007C437A" w:rsidRDefault="00EB42AE">
      <w:pPr>
        <w:pStyle w:val="Titre5"/>
        <w:rPr>
          <w:ins w:id="3663" w:author="Arthur Parmentier" w:date="2020-06-05T16:35:00Z"/>
          <w:rPrChange w:id="3664" w:author="Arthur Parmentier" w:date="2020-06-07T15:27:00Z">
            <w:rPr>
              <w:ins w:id="3665" w:author="Arthur Parmentier" w:date="2020-06-05T16:35:00Z"/>
            </w:rPr>
          </w:rPrChange>
        </w:rPr>
        <w:pPrChange w:id="3666" w:author="Arthur Parmentier" w:date="2020-06-10T16:26:00Z">
          <w:pPr/>
        </w:pPrChange>
      </w:pPr>
      <w:ins w:id="3667" w:author="Arthur Parmentier" w:date="2020-06-05T18:58:00Z">
        <w:r w:rsidRPr="007C437A">
          <w:rPr>
            <w:rPrChange w:id="3668" w:author="Arthur Parmentier" w:date="2020-06-07T15:27:00Z">
              <w:rPr/>
            </w:rPrChange>
          </w:rPr>
          <w:t>The way SP syntax is usually</w:t>
        </w:r>
      </w:ins>
      <w:ins w:id="3669" w:author="Arthur Parmentier" w:date="2020-06-06T19:03:00Z">
        <w:r w:rsidR="007D41A1" w:rsidRPr="007C437A">
          <w:rPr>
            <w:rPrChange w:id="3670" w:author="Arthur Parmentier" w:date="2020-06-07T15:27:00Z">
              <w:rPr/>
            </w:rPrChange>
          </w:rPr>
          <w:t xml:space="preserve"> (historically?)</w:t>
        </w:r>
      </w:ins>
      <w:ins w:id="3671" w:author="Arthur Parmentier" w:date="2020-06-05T18:58:00Z">
        <w:r w:rsidRPr="007C437A">
          <w:rPr>
            <w:rPrChange w:id="3672" w:author="Arthur Parmentier" w:date="2020-06-07T15:27:00Z">
              <w:rPr/>
            </w:rPrChange>
          </w:rPr>
          <w:t xml:space="preserve"> presented</w:t>
        </w:r>
      </w:ins>
    </w:p>
    <w:p w:rsidR="00E814B3" w:rsidRPr="007C437A" w:rsidRDefault="00B40A17">
      <w:pPr>
        <w:rPr>
          <w:ins w:id="3673" w:author="Arthur Parmentier" w:date="2020-06-05T17:09:00Z"/>
        </w:rPr>
      </w:pPr>
      <w:ins w:id="3674" w:author="Arthur Parmentier" w:date="2020-06-06T19:04:00Z">
        <w:r w:rsidRPr="007C437A">
          <w:t>In addition</w:t>
        </w:r>
      </w:ins>
      <w:ins w:id="3675" w:author="Arthur Parmentier" w:date="2020-06-05T17:07:00Z">
        <w:r w:rsidR="00F941D4" w:rsidRPr="007C437A">
          <w:t xml:space="preserve"> to morphology, syntax is </w:t>
        </w:r>
      </w:ins>
      <w:ins w:id="3676" w:author="Arthur Parmentier" w:date="2020-06-06T19:04:00Z">
        <w:r w:rsidR="00F2032B" w:rsidRPr="007C437A">
          <w:t>the second</w:t>
        </w:r>
      </w:ins>
      <w:ins w:id="3677"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pPr>
        <w:rPr>
          <w:ins w:id="3678" w:author="Arthur Parmentier" w:date="2020-06-05T16:28:00Z"/>
        </w:rPr>
      </w:pPr>
      <w:ins w:id="3679" w:author="Arthur Parmentier" w:date="2020-06-05T17:09:00Z">
        <w:r w:rsidRPr="007C437A">
          <w:lastRenderedPageBreak/>
          <w:t>Historically, syntax in SP started to be discu</w:t>
        </w:r>
      </w:ins>
      <w:ins w:id="3680" w:author="Arthur Parmentier" w:date="2020-06-05T17:10:00Z">
        <w:r w:rsidRPr="007C437A">
          <w:t>ssed in the 90’s, long after its basic rules were already internalized and used by Walter himself and the other few soundpainters that had learned the langu</w:t>
        </w:r>
      </w:ins>
      <w:ins w:id="3681" w:author="Arthur Parmentier" w:date="2020-06-05T17:11:00Z">
        <w:r w:rsidRPr="007C437A">
          <w:t>age</w:t>
        </w:r>
      </w:ins>
      <w:ins w:id="3682" w:author="Arthur Parmentier" w:date="2020-06-06T17:05:00Z">
        <w:r w:rsidR="003724FD" w:rsidRPr="007C437A">
          <w:t>: “It wasn’t until 1997 during a Soundpainting residence in Woodstock, NY that I and Soundpainter Sarah Weaver formalized the syntax.”</w:t>
        </w:r>
      </w:ins>
      <w:ins w:id="3683" w:author="Arthur Parmentier" w:date="2020-06-10T19:45:00Z">
        <w:r w:rsidR="00EF0904">
          <w:t xml:space="preserve"> </w:t>
        </w:r>
      </w:ins>
      <w:customXmlInsRangeStart w:id="3684" w:author="Arthur Parmentier" w:date="2020-06-10T19:45:00Z"/>
      <w:sdt>
        <w:sdtPr>
          <w:id w:val="941110167"/>
          <w:citation/>
        </w:sdtPr>
        <w:sdtContent>
          <w:customXmlInsRangeEnd w:id="3684"/>
          <w:ins w:id="3685" w:author="Arthur Parmentier" w:date="2020-06-10T19:45:00Z">
            <w:r w:rsidR="00EF0904">
              <w:fldChar w:fldCharType="begin"/>
            </w:r>
            <w:r w:rsidR="00EF0904" w:rsidRPr="008C0EC1">
              <w:rPr>
                <w:rPrChange w:id="3686" w:author="Arthur Parmentier" w:date="2020-06-11T11:42:00Z">
                  <w:rPr>
                    <w:lang w:val="fr-FR"/>
                  </w:rPr>
                </w:rPrChange>
              </w:rPr>
              <w:instrText xml:space="preserve"> CITATION Hel \l 1036 </w:instrText>
            </w:r>
          </w:ins>
          <w:r w:rsidR="00EF0904">
            <w:fldChar w:fldCharType="separate"/>
          </w:r>
          <w:r w:rsidR="00304C55" w:rsidRPr="008C0EC1">
            <w:rPr>
              <w:noProof/>
              <w:rPrChange w:id="3687" w:author="Arthur Parmentier" w:date="2020-06-11T11:42:00Z">
                <w:rPr>
                  <w:noProof/>
                  <w:lang w:val="fr-FR"/>
                </w:rPr>
              </w:rPrChange>
            </w:rPr>
            <w:t>(Minors &amp; Thompson, s.d.)</w:t>
          </w:r>
          <w:ins w:id="3688" w:author="Arthur Parmentier" w:date="2020-06-10T19:45:00Z">
            <w:r w:rsidR="00EF0904">
              <w:fldChar w:fldCharType="end"/>
            </w:r>
          </w:ins>
          <w:customXmlInsRangeStart w:id="3689" w:author="Arthur Parmentier" w:date="2020-06-10T19:45:00Z"/>
        </w:sdtContent>
      </w:sdt>
      <w:customXmlInsRangeEnd w:id="3689"/>
    </w:p>
    <w:p w:rsidR="00FE0C03" w:rsidRPr="007C437A" w:rsidRDefault="00FE0C03">
      <w:pPr>
        <w:rPr>
          <w:ins w:id="3690" w:author="Arthur Parmentier" w:date="2020-06-05T17:15:00Z"/>
        </w:rPr>
      </w:pPr>
      <w:ins w:id="3691" w:author="Arthur Parmentier" w:date="2020-06-05T17:12:00Z">
        <w:r w:rsidRPr="007C437A">
          <w:t>In his SP workbook</w:t>
        </w:r>
      </w:ins>
      <w:ins w:id="3692" w:author="Arthur Parmentier" w:date="2020-06-05T17:13:00Z">
        <w:r w:rsidRPr="007C437A">
          <w:t xml:space="preserve"> 2</w:t>
        </w:r>
      </w:ins>
      <w:ins w:id="3693" w:author="Arthur Parmentier" w:date="2020-06-05T17:14:00Z">
        <w:r w:rsidRPr="007C437A">
          <w:t xml:space="preserve"> as well as on his website</w:t>
        </w:r>
      </w:ins>
      <w:ins w:id="3694" w:author="Arthur Parmentier" w:date="2020-06-05T17:12:00Z">
        <w:r w:rsidRPr="007C437A">
          <w:t xml:space="preserve">, </w:t>
        </w:r>
      </w:ins>
      <w:ins w:id="3695" w:author="Arthur Parmentier" w:date="2020-06-10T19:45:00Z">
        <w:r w:rsidR="00EF0904">
          <w:t>Thompson</w:t>
        </w:r>
      </w:ins>
      <w:ins w:id="3696" w:author="Arthur Parmentier" w:date="2020-06-05T17:13:00Z">
        <w:r w:rsidRPr="007C437A">
          <w:t xml:space="preserve"> presents the “structure of SP” in the following terms:</w:t>
        </w:r>
      </w:ins>
      <w:ins w:id="3697" w:author="Arthur Parmentier" w:date="2020-06-05T17:15:00Z">
        <w:r w:rsidRPr="007C437A">
          <w:t xml:space="preserve"> </w:t>
        </w:r>
      </w:ins>
    </w:p>
    <w:p w:rsidR="00FE0C03" w:rsidRPr="007C437A" w:rsidRDefault="00FE0C03">
      <w:pPr>
        <w:pStyle w:val="Citation"/>
        <w:rPr>
          <w:ins w:id="3698" w:author="Arthur Parmentier" w:date="2020-06-05T17:15:00Z"/>
          <w:rPrChange w:id="3699" w:author="Arthur Parmentier" w:date="2020-06-07T15:27:00Z">
            <w:rPr>
              <w:ins w:id="3700" w:author="Arthur Parmentier" w:date="2020-06-05T17:15:00Z"/>
            </w:rPr>
          </w:rPrChange>
        </w:rPr>
        <w:pPrChange w:id="3701" w:author="Arthur Parmentier" w:date="2020-06-10T16:26:00Z">
          <w:pPr/>
        </w:pPrChange>
      </w:pPr>
      <w:ins w:id="3702" w:author="Arthur Parmentier" w:date="2020-06-05T17:15:00Z">
        <w:r w:rsidRPr="007C437A">
          <w:rPr>
            <w:rPrChange w:id="3703" w:author="Arthur Parmentier" w:date="2020-06-07T15:27:00Z">
              <w:rPr>
                <w:i/>
                <w:iCs/>
              </w:rPr>
            </w:rPrChange>
          </w:rPr>
          <w:t>“The Soundpainting gestures are grouped in two basic categories: Sculpting gestures and Function signals.</w:t>
        </w:r>
      </w:ins>
    </w:p>
    <w:p w:rsidR="00FE0C03" w:rsidRPr="007C437A" w:rsidRDefault="00FE0C03">
      <w:pPr>
        <w:pStyle w:val="Citation"/>
        <w:rPr>
          <w:ins w:id="3704" w:author="Arthur Parmentier" w:date="2020-06-05T17:15:00Z"/>
          <w:rPrChange w:id="3705" w:author="Arthur Parmentier" w:date="2020-06-07T15:27:00Z">
            <w:rPr>
              <w:ins w:id="3706" w:author="Arthur Parmentier" w:date="2020-06-05T17:15:00Z"/>
            </w:rPr>
          </w:rPrChange>
        </w:rPr>
        <w:pPrChange w:id="3707" w:author="Arthur Parmentier" w:date="2020-06-10T16:26:00Z">
          <w:pPr/>
        </w:pPrChange>
      </w:pPr>
      <w:ins w:id="3708" w:author="Arthur Parmentier" w:date="2020-06-05T17:15:00Z">
        <w:r w:rsidRPr="007C437A">
          <w:rPr>
            <w:rPrChange w:id="3709" w:author="Arthur Parmentier" w:date="2020-06-07T15:27:00Z">
              <w:rPr>
                <w:i/>
                <w:iCs/>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3710" w:author="Arthur Parmentier" w:date="2020-06-05T17:15:00Z"/>
          <w:rPrChange w:id="3711" w:author="Arthur Parmentier" w:date="2020-06-07T15:27:00Z">
            <w:rPr>
              <w:ins w:id="3712" w:author="Arthur Parmentier" w:date="2020-06-05T17:15:00Z"/>
            </w:rPr>
          </w:rPrChange>
        </w:rPr>
        <w:pPrChange w:id="3713" w:author="Arthur Parmentier" w:date="2020-06-10T16:26:00Z">
          <w:pPr/>
        </w:pPrChange>
      </w:pPr>
      <w:ins w:id="3714" w:author="Arthur Parmentier" w:date="2020-06-05T17:15:00Z">
        <w:r w:rsidRPr="007C437A">
          <w:rPr>
            <w:rPrChange w:id="3715" w:author="Arthur Parmentier" w:date="2020-06-07T15:27:00Z">
              <w:rPr>
                <w:i/>
                <w:iCs/>
              </w:rPr>
            </w:rPrChange>
          </w:rPr>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3716" w:author="Arthur Parmentier" w:date="2020-06-05T17:15:00Z"/>
          <w:rPrChange w:id="3717" w:author="Arthur Parmentier" w:date="2020-06-07T15:27:00Z">
            <w:rPr>
              <w:ins w:id="3718" w:author="Arthur Parmentier" w:date="2020-06-05T17:15:00Z"/>
            </w:rPr>
          </w:rPrChange>
        </w:rPr>
        <w:pPrChange w:id="3719" w:author="Arthur Parmentier" w:date="2020-06-10T16:26:00Z">
          <w:pPr/>
        </w:pPrChange>
      </w:pPr>
      <w:ins w:id="3720" w:author="Arthur Parmentier" w:date="2020-06-05T17:15:00Z">
        <w:r w:rsidRPr="007C437A">
          <w:rPr>
            <w:rPrChange w:id="3721" w:author="Arthur Parmentier" w:date="2020-06-07T15:27:00Z">
              <w:rPr>
                <w:i/>
                <w:iCs/>
              </w:rPr>
            </w:rPrChange>
          </w:rPr>
          <w:t>1 – Identifiers are in the Function category and are Who gestures such as Whole Group, Woodwinds, Brass, Group 1, Rest of the Group, etc.</w:t>
        </w:r>
      </w:ins>
    </w:p>
    <w:p w:rsidR="00FE0C03" w:rsidRPr="007C437A" w:rsidRDefault="00FE0C03">
      <w:pPr>
        <w:pStyle w:val="Citation"/>
        <w:rPr>
          <w:ins w:id="3722" w:author="Arthur Parmentier" w:date="2020-06-05T17:15:00Z"/>
          <w:rPrChange w:id="3723" w:author="Arthur Parmentier" w:date="2020-06-07T15:27:00Z">
            <w:rPr>
              <w:ins w:id="3724" w:author="Arthur Parmentier" w:date="2020-06-05T17:15:00Z"/>
            </w:rPr>
          </w:rPrChange>
        </w:rPr>
        <w:pPrChange w:id="3725" w:author="Arthur Parmentier" w:date="2020-06-10T16:26:00Z">
          <w:pPr/>
        </w:pPrChange>
      </w:pPr>
      <w:ins w:id="3726" w:author="Arthur Parmentier" w:date="2020-06-05T17:15:00Z">
        <w:r w:rsidRPr="007C437A">
          <w:rPr>
            <w:rPrChange w:id="3727" w:author="Arthur Parmentier" w:date="2020-06-07T15:27:00Z">
              <w:rPr>
                <w:i/>
                <w:iCs/>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3728" w:author="Arthur Parmentier" w:date="2020-06-05T17:15:00Z"/>
          <w:rPrChange w:id="3729" w:author="Arthur Parmentier" w:date="2020-06-07T15:27:00Z">
            <w:rPr>
              <w:ins w:id="3730" w:author="Arthur Parmentier" w:date="2020-06-05T17:15:00Z"/>
            </w:rPr>
          </w:rPrChange>
        </w:rPr>
        <w:pPrChange w:id="3731" w:author="Arthur Parmentier" w:date="2020-06-10T16:26:00Z">
          <w:pPr/>
        </w:pPrChange>
      </w:pPr>
      <w:ins w:id="3732" w:author="Arthur Parmentier" w:date="2020-06-05T17:15:00Z">
        <w:r w:rsidRPr="007C437A">
          <w:rPr>
            <w:rPrChange w:id="3733" w:author="Arthur Parmentier" w:date="2020-06-07T15:27:00Z">
              <w:rPr>
                <w:i/>
                <w:iCs/>
              </w:rPr>
            </w:rPrChange>
          </w:rPr>
          <w:t>3 – Modifiers are in the Sculpting category and are How gestures such as Volume Fader and Tempo Fader.</w:t>
        </w:r>
      </w:ins>
    </w:p>
    <w:p w:rsidR="00FE0C03" w:rsidRPr="007C437A" w:rsidRDefault="00FE0C03">
      <w:pPr>
        <w:pStyle w:val="Citation"/>
        <w:rPr>
          <w:ins w:id="3734" w:author="Arthur Parmentier" w:date="2020-06-05T17:15:00Z"/>
          <w:rPrChange w:id="3735" w:author="Arthur Parmentier" w:date="2020-06-07T15:27:00Z">
            <w:rPr>
              <w:ins w:id="3736" w:author="Arthur Parmentier" w:date="2020-06-05T17:15:00Z"/>
            </w:rPr>
          </w:rPrChange>
        </w:rPr>
        <w:pPrChange w:id="3737" w:author="Arthur Parmentier" w:date="2020-06-10T16:26:00Z">
          <w:pPr/>
        </w:pPrChange>
      </w:pPr>
      <w:ins w:id="3738" w:author="Arthur Parmentier" w:date="2020-06-05T17:15:00Z">
        <w:r w:rsidRPr="007C437A">
          <w:rPr>
            <w:rPrChange w:id="3739" w:author="Arthur Parmentier" w:date="2020-06-07T15:27:00Z">
              <w:rPr>
                <w:i/>
                <w:iCs/>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3740" w:author="Arthur Parmentier" w:date="2020-06-05T17:15:00Z"/>
          <w:rPrChange w:id="3741" w:author="Arthur Parmentier" w:date="2020-06-07T15:27:00Z">
            <w:rPr>
              <w:ins w:id="3742" w:author="Arthur Parmentier" w:date="2020-06-05T17:15:00Z"/>
            </w:rPr>
          </w:rPrChange>
        </w:rPr>
        <w:pPrChange w:id="3743" w:author="Arthur Parmentier" w:date="2020-06-10T16:26:00Z">
          <w:pPr/>
        </w:pPrChange>
      </w:pPr>
      <w:ins w:id="3744" w:author="Arthur Parmentier" w:date="2020-06-05T17:15:00Z">
        <w:r w:rsidRPr="007C437A">
          <w:rPr>
            <w:rPrChange w:id="3745" w:author="Arthur Parmentier" w:date="2020-06-07T15:27:00Z">
              <w:rPr>
                <w:i/>
                <w:iCs/>
              </w:rPr>
            </w:rPrChange>
          </w:rPr>
          <w:t>5 – Modes are in the Sculpting category and are Content gestures embodying specific performance parameters. Scanning, Point to Point, and Launch Mode are several examples of Modes.</w:t>
        </w:r>
      </w:ins>
    </w:p>
    <w:p w:rsidR="00FE0C03" w:rsidRPr="007C437A" w:rsidRDefault="00FE0C03">
      <w:pPr>
        <w:pStyle w:val="Citation"/>
        <w:rPr>
          <w:ins w:id="3746" w:author="Arthur Parmentier" w:date="2020-06-05T17:13:00Z"/>
          <w:rPrChange w:id="3747" w:author="Arthur Parmentier" w:date="2020-06-07T15:27:00Z">
            <w:rPr>
              <w:ins w:id="3748" w:author="Arthur Parmentier" w:date="2020-06-05T17:13:00Z"/>
            </w:rPr>
          </w:rPrChange>
        </w:rPr>
        <w:pPrChange w:id="3749" w:author="Arthur Parmentier" w:date="2020-06-10T16:26:00Z">
          <w:pPr/>
        </w:pPrChange>
      </w:pPr>
      <w:ins w:id="3750" w:author="Arthur Parmentier" w:date="2020-06-05T17:15:00Z">
        <w:r w:rsidRPr="007C437A">
          <w:rPr>
            <w:rPrChange w:id="3751" w:author="Arthur Parmentier" w:date="2020-06-07T15:27:00Z">
              <w:rPr>
                <w:i/>
                <w:iCs/>
              </w:rPr>
            </w:rPrChange>
          </w:rPr>
          <w:t>6 – Palettes are in the Sculpting category and are primarily Content gestures identifying composed and/or rehearsed material”</w:t>
        </w:r>
      </w:ins>
      <w:customXmlInsRangeStart w:id="3752" w:author="Arthur Parmentier" w:date="2020-06-10T19:45:00Z"/>
      <w:sdt>
        <w:sdtPr>
          <w:id w:val="-654607672"/>
          <w:citation/>
        </w:sdtPr>
        <w:sdtContent>
          <w:customXmlInsRangeEnd w:id="3752"/>
          <w:ins w:id="3753" w:author="Arthur Parmentier" w:date="2020-06-10T19:45:00Z">
            <w:r w:rsidR="0029186E">
              <w:fldChar w:fldCharType="begin"/>
            </w:r>
            <w:r w:rsidR="0029186E" w:rsidRPr="0029186E">
              <w:rPr>
                <w:rPrChange w:id="3754" w:author="Arthur Parmentier" w:date="2020-06-10T19:45:00Z">
                  <w:rPr>
                    <w:lang w:val="fr-FR"/>
                  </w:rPr>
                </w:rPrChange>
              </w:rPr>
              <w:instrText xml:space="preserve"> CITATION Tho \l 1036 </w:instrText>
            </w:r>
          </w:ins>
          <w:r w:rsidR="0029186E">
            <w:fldChar w:fldCharType="separate"/>
          </w:r>
          <w:r w:rsidR="00304C55">
            <w:rPr>
              <w:noProof/>
            </w:rPr>
            <w:t xml:space="preserve"> (Thompson, s.d.)</w:t>
          </w:r>
          <w:ins w:id="3755" w:author="Arthur Parmentier" w:date="2020-06-10T19:45:00Z">
            <w:r w:rsidR="0029186E">
              <w:fldChar w:fldCharType="end"/>
            </w:r>
          </w:ins>
          <w:customXmlInsRangeStart w:id="3756" w:author="Arthur Parmentier" w:date="2020-06-10T19:45:00Z"/>
        </w:sdtContent>
      </w:sdt>
      <w:customXmlInsRangeEnd w:id="3756"/>
    </w:p>
    <w:p w:rsidR="00EB115B" w:rsidRDefault="00EB115B">
      <w:pPr>
        <w:pStyle w:val="Titre5"/>
        <w:rPr>
          <w:ins w:id="3757" w:author="Arthur Parmentier" w:date="2020-06-07T23:59:00Z"/>
        </w:rPr>
        <w:pPrChange w:id="3758" w:author="Arthur Parmentier" w:date="2020-06-10T16:26:00Z">
          <w:pPr/>
        </w:pPrChange>
      </w:pPr>
      <w:ins w:id="3759" w:author="Arthur Parmentier" w:date="2020-06-07T23:59:00Z">
        <w:r>
          <w:lastRenderedPageBreak/>
          <w:t xml:space="preserve">Initial remarks on </w:t>
        </w:r>
      </w:ins>
      <w:ins w:id="3760" w:author="Arthur Parmentier" w:date="2020-06-08T00:00:00Z">
        <w:r>
          <w:t>the “structure of SP” presented by Thompson</w:t>
        </w:r>
      </w:ins>
    </w:p>
    <w:p w:rsidR="00E814B3" w:rsidRPr="007C437A" w:rsidRDefault="00BF0C35">
      <w:pPr>
        <w:rPr>
          <w:ins w:id="3761" w:author="Arthur Parmentier" w:date="2020-06-05T17:23:00Z"/>
        </w:rPr>
      </w:pPr>
      <w:ins w:id="3762" w:author="Arthur Parmentier" w:date="2020-06-05T17:20:00Z">
        <w:r w:rsidRPr="007C437A">
          <w:t xml:space="preserve">We can see that </w:t>
        </w:r>
      </w:ins>
      <w:ins w:id="3763" w:author="Arthur Parmentier" w:date="2020-06-06T19:05:00Z">
        <w:r w:rsidR="0069782B" w:rsidRPr="007C437A">
          <w:t>by the term “structure”, Thompson refers to</w:t>
        </w:r>
      </w:ins>
      <w:ins w:id="3764" w:author="Arthur Parmentier" w:date="2020-06-08T00:00:00Z">
        <w:r w:rsidR="00CD6D2E">
          <w:t xml:space="preserve"> two elements:</w:t>
        </w:r>
      </w:ins>
      <w:ins w:id="3765" w:author="Arthur Parmentier" w:date="2020-06-05T17:20:00Z">
        <w:r w:rsidRPr="007C437A">
          <w:t xml:space="preserve"> the synta</w:t>
        </w:r>
      </w:ins>
      <w:ins w:id="3766" w:author="Arthur Parmentier" w:date="2020-06-07T22:27:00Z">
        <w:r w:rsidR="00424342">
          <w:t>ctic structure</w:t>
        </w:r>
      </w:ins>
      <w:ins w:id="3767" w:author="Arthur Parmentier" w:date="2020-06-08T00:00:00Z">
        <w:r w:rsidR="00CD6D2E">
          <w:t>s</w:t>
        </w:r>
      </w:ins>
      <w:ins w:id="3768" w:author="Arthur Parmentier" w:date="2020-06-07T22:45:00Z">
        <w:r w:rsidR="004F7994">
          <w:t xml:space="preserve"> and functions</w:t>
        </w:r>
      </w:ins>
      <w:ins w:id="3769" w:author="Arthur Parmentier" w:date="2020-06-05T17:20:00Z">
        <w:r w:rsidRPr="007C437A">
          <w:t xml:space="preserve"> of SP (and perhaps the term “structure” could be refined in that sense; we have seen previously that there</w:t>
        </w:r>
      </w:ins>
      <w:ins w:id="3770" w:author="Arthur Parmentier" w:date="2020-06-05T17:21:00Z">
        <w:r w:rsidRPr="007C437A">
          <w:t xml:space="preserve"> are other important structures in SP</w:t>
        </w:r>
      </w:ins>
      <w:ins w:id="3771" w:author="Arthur Parmentier" w:date="2020-06-07T22:27:00Z">
        <w:r w:rsidR="00424342">
          <w:t xml:space="preserve"> such as morphological structures</w:t>
        </w:r>
      </w:ins>
      <w:ins w:id="3772" w:author="Arthur Parmentier" w:date="2020-06-05T17:21:00Z">
        <w:r w:rsidRPr="007C437A">
          <w:t>). It is also in those terms that SP is presented during the workshops that I have experienced.</w:t>
        </w:r>
      </w:ins>
      <w:ins w:id="3773" w:author="Arthur Parmentier" w:date="2020-06-05T17:23:00Z">
        <w:r w:rsidRPr="007C437A">
          <w:t xml:space="preserve"> Before going further, let’s make some initial remarks on this introduction to the SP syntax:</w:t>
        </w:r>
      </w:ins>
    </w:p>
    <w:p w:rsidR="00BF0C35" w:rsidRPr="007C437A" w:rsidRDefault="00BF0C35">
      <w:pPr>
        <w:pStyle w:val="Paragraphedeliste"/>
        <w:numPr>
          <w:ilvl w:val="0"/>
          <w:numId w:val="11"/>
        </w:numPr>
        <w:rPr>
          <w:ins w:id="3774" w:author="Arthur Parmentier" w:date="2020-06-05T17:27:00Z"/>
        </w:rPr>
      </w:pPr>
      <w:ins w:id="3775" w:author="Arthur Parmentier" w:date="2020-06-05T17:25:00Z">
        <w:r w:rsidRPr="007C437A">
          <w:t xml:space="preserve">Walter describes a hierarchy of categories: the two </w:t>
        </w:r>
      </w:ins>
      <w:ins w:id="3776" w:author="Arthur Parmentier" w:date="2020-06-05T17:26:00Z">
        <w:r w:rsidRPr="007C437A">
          <w:t xml:space="preserve">initial categories “sculpting gestures” and “function signals” are </w:t>
        </w:r>
      </w:ins>
      <w:ins w:id="3777" w:author="Arthur Parmentier" w:date="2020-06-07T22:27:00Z">
        <w:r w:rsidR="005F4770">
          <w:t>“</w:t>
        </w:r>
      </w:ins>
      <w:ins w:id="3778" w:author="Arthur Parmentier" w:date="2020-06-05T17:26:00Z">
        <w:r w:rsidRPr="007C437A">
          <w:t>broken</w:t>
        </w:r>
      </w:ins>
      <w:ins w:id="3779" w:author="Arthur Parmentier" w:date="2020-06-07T22:27:00Z">
        <w:r w:rsidR="005F4770">
          <w:t xml:space="preserve"> down”</w:t>
        </w:r>
      </w:ins>
      <w:ins w:id="3780" w:author="Arthur Parmentier" w:date="2020-06-05T17:26:00Z">
        <w:r w:rsidRPr="007C437A">
          <w:t xml:space="preserve"> into the Who, What, How, When, Modes and Palettes sub-categories.</w:t>
        </w:r>
      </w:ins>
    </w:p>
    <w:p w:rsidR="00BF0C35" w:rsidRPr="007C437A" w:rsidRDefault="00BF0C35">
      <w:pPr>
        <w:pStyle w:val="Paragraphedeliste"/>
        <w:numPr>
          <w:ilvl w:val="0"/>
          <w:numId w:val="11"/>
        </w:numPr>
        <w:rPr>
          <w:ins w:id="3781" w:author="Arthur Parmentier" w:date="2020-06-05T17:34:00Z"/>
        </w:rPr>
      </w:pPr>
      <w:ins w:id="3782" w:author="Arthur Parmentier" w:date="2020-06-05T17:27:00Z">
        <w:r w:rsidRPr="007C437A">
          <w:t>The ordering at which the signs are sequenced in time is at the level of the sub-categories (Who, What, How, When – the ordering when using</w:t>
        </w:r>
      </w:ins>
      <w:ins w:id="3783" w:author="Arthur Parmentier" w:date="2020-06-05T17:28:00Z">
        <w:r w:rsidRPr="007C437A">
          <w:t xml:space="preserve"> Modes or Palettes is not mentioned) but is independent of the meta-categories “Sculpting gestures” and “function signals”. </w:t>
        </w:r>
      </w:ins>
      <w:ins w:id="3784" w:author="Arthur Parmentier" w:date="2020-06-05T17:35:00Z">
        <w:r w:rsidR="00573D3D" w:rsidRPr="007C437A">
          <w:t>Consequently</w:t>
        </w:r>
      </w:ins>
      <w:ins w:id="3785" w:author="Arthur Parmentier" w:date="2020-06-05T17:29:00Z">
        <w:r w:rsidRPr="007C437A">
          <w:t xml:space="preserve">, </w:t>
        </w:r>
      </w:ins>
      <w:ins w:id="3786" w:author="Arthur Parmentier" w:date="2020-06-07T22:28:00Z">
        <w:r w:rsidR="00BC41ED">
          <w:t xml:space="preserve">the “Who, What, How, When” corresponds to the syntactic structure while </w:t>
        </w:r>
      </w:ins>
      <w:ins w:id="3787" w:author="Arthur Parmentier" w:date="2020-06-05T17:29:00Z">
        <w:r w:rsidRPr="007C437A">
          <w:t xml:space="preserve">these meta-categories are not syntax </w:t>
        </w:r>
      </w:ins>
      <w:ins w:id="3788" w:author="Arthur Parmentier" w:date="2020-06-05T17:30:00Z">
        <w:r w:rsidR="00573D3D" w:rsidRPr="007C437A">
          <w:t>categorizes</w:t>
        </w:r>
      </w:ins>
      <w:ins w:id="3789" w:author="Arthur Parmentier" w:date="2020-06-05T17:29:00Z">
        <w:r w:rsidR="00573D3D" w:rsidRPr="007C437A">
          <w:t xml:space="preserve"> but </w:t>
        </w:r>
      </w:ins>
      <w:ins w:id="3790" w:author="Arthur Parmentier" w:date="2020-06-05T17:34:00Z">
        <w:r w:rsidR="00573D3D" w:rsidRPr="007C437A">
          <w:t xml:space="preserve">my interpretation is that they </w:t>
        </w:r>
      </w:ins>
      <w:ins w:id="3791" w:author="Arthur Parmentier" w:date="2020-06-05T17:29:00Z">
        <w:r w:rsidR="00573D3D" w:rsidRPr="007C437A">
          <w:t xml:space="preserve">rather </w:t>
        </w:r>
      </w:ins>
      <w:ins w:id="3792" w:author="Arthur Parmentier" w:date="2020-06-05T17:34:00Z">
        <w:r w:rsidR="00573D3D" w:rsidRPr="007C437A">
          <w:t>represent</w:t>
        </w:r>
      </w:ins>
      <w:ins w:id="3793" w:author="Arthur Parmentier" w:date="2020-06-05T17:30:00Z">
        <w:r w:rsidR="00573D3D" w:rsidRPr="007C437A">
          <w:t xml:space="preserve"> Walter’s interpretation of their </w:t>
        </w:r>
      </w:ins>
      <w:ins w:id="3794" w:author="Arthur Parmentier" w:date="2020-06-06T19:09:00Z">
        <w:r w:rsidR="005D20E2" w:rsidRPr="007C437A">
          <w:t>role</w:t>
        </w:r>
      </w:ins>
      <w:ins w:id="3795" w:author="Arthur Parmentier" w:date="2020-06-05T17:30:00Z">
        <w:r w:rsidR="00573D3D" w:rsidRPr="007C437A">
          <w:t xml:space="preserve"> in the sentence</w:t>
        </w:r>
      </w:ins>
      <w:ins w:id="3796" w:author="Arthur Parmentier" w:date="2020-06-06T19:10:00Z">
        <w:r w:rsidR="005D20E2" w:rsidRPr="007C437A">
          <w:t>, from the point of view of the composer rather than the linguist</w:t>
        </w:r>
      </w:ins>
      <w:ins w:id="3797" w:author="Arthur Parmentier" w:date="2020-06-05T17:30:00Z">
        <w:r w:rsidR="00573D3D" w:rsidRPr="007C437A">
          <w:t>.</w:t>
        </w:r>
      </w:ins>
    </w:p>
    <w:p w:rsidR="005C7C74" w:rsidRDefault="00573D3D">
      <w:pPr>
        <w:pStyle w:val="Paragraphedeliste"/>
        <w:numPr>
          <w:ilvl w:val="0"/>
          <w:numId w:val="11"/>
        </w:numPr>
        <w:rPr>
          <w:ins w:id="3798" w:author="Arthur Parmentier" w:date="2020-06-07T22:47:00Z"/>
        </w:rPr>
      </w:pPr>
      <w:ins w:id="3799" w:author="Arthur Parmentier" w:date="2020-06-05T17:35:00Z">
        <w:r w:rsidRPr="007C437A">
          <w:t>There are some ambiguities with the “Pa</w:t>
        </w:r>
      </w:ins>
      <w:ins w:id="3800" w:author="Arthur Parmentier" w:date="2020-06-05T17:36:00Z">
        <w:r w:rsidRPr="007C437A">
          <w:t>lettes”</w:t>
        </w:r>
      </w:ins>
      <w:ins w:id="3801" w:author="Arthur Parmentier" w:date="2020-06-07T22:48:00Z">
        <w:r w:rsidR="005C7C74">
          <w:t xml:space="preserve"> and “Modes”</w:t>
        </w:r>
      </w:ins>
      <w:ins w:id="3802" w:author="Arthur Parmentier" w:date="2020-06-05T17:36:00Z">
        <w:r w:rsidRPr="007C437A">
          <w:t xml:space="preserve"> categor</w:t>
        </w:r>
      </w:ins>
      <w:ins w:id="3803" w:author="Arthur Parmentier" w:date="2020-06-07T22:48:00Z">
        <w:r w:rsidR="005C7C74">
          <w:t>ies</w:t>
        </w:r>
      </w:ins>
      <w:ins w:id="3804" w:author="Arthur Parmentier" w:date="2020-06-05T17:36:00Z">
        <w:r w:rsidRPr="007C437A">
          <w:t xml:space="preserve">, that </w:t>
        </w:r>
      </w:ins>
      <w:ins w:id="3805" w:author="Arthur Parmentier" w:date="2020-06-07T22:49:00Z">
        <w:r w:rsidR="005C7C74">
          <w:t xml:space="preserve">are </w:t>
        </w:r>
      </w:ins>
      <w:ins w:id="3806" w:author="Arthur Parmentier" w:date="2020-06-05T17:36:00Z">
        <w:r w:rsidRPr="007C437A">
          <w:t>said to also contain signs o</w:t>
        </w:r>
      </w:ins>
      <w:ins w:id="3807" w:author="Arthur Parmentier" w:date="2020-06-05T17:37:00Z">
        <w:r w:rsidRPr="007C437A">
          <w:t xml:space="preserve">f </w:t>
        </w:r>
      </w:ins>
      <w:ins w:id="3808" w:author="Arthur Parmentier" w:date="2020-06-05T17:36:00Z">
        <w:r w:rsidRPr="007C437A">
          <w:t>the category “Content”, although this division is at the same level.</w:t>
        </w:r>
      </w:ins>
      <w:ins w:id="3809" w:author="Arthur Parmentier" w:date="2020-06-05T17:37:00Z">
        <w:r w:rsidRPr="007C437A">
          <w:t xml:space="preserve"> </w:t>
        </w:r>
      </w:ins>
    </w:p>
    <w:p w:rsidR="005C7C74" w:rsidRDefault="00ED0716">
      <w:pPr>
        <w:pStyle w:val="Paragraphedeliste"/>
        <w:numPr>
          <w:ilvl w:val="0"/>
          <w:numId w:val="11"/>
        </w:numPr>
        <w:rPr>
          <w:ins w:id="3810" w:author="Arthur Parmentier" w:date="2020-06-07T22:49:00Z"/>
        </w:rPr>
      </w:pPr>
      <w:ins w:id="3811" w:author="Arthur Parmentier" w:date="2020-06-07T22:49:00Z">
        <w:r>
          <w:t>On one hand, t</w:t>
        </w:r>
      </w:ins>
      <w:ins w:id="3812" w:author="Arthur Parmentier" w:date="2020-06-05T17:46:00Z">
        <w:r w:rsidR="005441BE" w:rsidRPr="007C437A">
          <w:t xml:space="preserve">he “Who, What, How, When” categories can be seen as the </w:t>
        </w:r>
      </w:ins>
      <w:ins w:id="3813" w:author="Arthur Parmentier" w:date="2020-06-05T17:47:00Z">
        <w:r w:rsidR="005441BE" w:rsidRPr="007C437A">
          <w:t>analogies</w:t>
        </w:r>
      </w:ins>
      <w:ins w:id="3814" w:author="Arthur Parmentier" w:date="2020-06-05T17:46:00Z">
        <w:r w:rsidR="005441BE" w:rsidRPr="007C437A">
          <w:t xml:space="preserve"> of </w:t>
        </w:r>
      </w:ins>
      <w:ins w:id="3815" w:author="Arthur Parmentier" w:date="2020-06-07T22:42:00Z">
        <w:r w:rsidR="0080218A">
          <w:t>subject, verb</w:t>
        </w:r>
      </w:ins>
      <w:ins w:id="3816" w:author="Arthur Parmentier" w:date="2020-06-07T22:43:00Z">
        <w:r w:rsidR="00523A85">
          <w:t>, direct object</w:t>
        </w:r>
      </w:ins>
      <w:ins w:id="3817" w:author="Arthur Parmentier" w:date="2020-06-07T22:42:00Z">
        <w:r w:rsidR="0080218A">
          <w:t xml:space="preserve"> </w:t>
        </w:r>
      </w:ins>
      <w:ins w:id="3818" w:author="Arthur Parmentier" w:date="2020-06-05T17:47:00Z">
        <w:r w:rsidR="005441BE" w:rsidRPr="007C437A">
          <w:t xml:space="preserve">and other </w:t>
        </w:r>
      </w:ins>
      <w:ins w:id="3819" w:author="Arthur Parmentier" w:date="2020-06-05T19:22:00Z">
        <w:r w:rsidR="000E299B" w:rsidRPr="007C437A">
          <w:t>syntactic</w:t>
        </w:r>
      </w:ins>
      <w:ins w:id="3820" w:author="Arthur Parmentier" w:date="2020-06-05T17:47:00Z">
        <w:r w:rsidR="005441BE" w:rsidRPr="007C437A">
          <w:t xml:space="preserve"> </w:t>
        </w:r>
      </w:ins>
      <w:ins w:id="3821" w:author="Arthur Parmentier" w:date="2020-06-07T22:42:00Z">
        <w:r w:rsidR="0080218A">
          <w:t>functions</w:t>
        </w:r>
      </w:ins>
      <w:ins w:id="3822" w:author="Arthur Parmentier" w:date="2020-06-05T17:47:00Z">
        <w:r w:rsidR="005441BE" w:rsidRPr="007C437A">
          <w:t xml:space="preserve"> in written or oral languages we are familiar with.</w:t>
        </w:r>
      </w:ins>
      <w:ins w:id="3823" w:author="Arthur Parmentier" w:date="2020-06-07T22:47:00Z">
        <w:r w:rsidR="00603BF3">
          <w:t xml:space="preserve"> Moreover, these functions have a specific order that cannot be changed.</w:t>
        </w:r>
      </w:ins>
    </w:p>
    <w:p w:rsidR="00ED0716" w:rsidRDefault="00ED0716">
      <w:pPr>
        <w:pStyle w:val="Paragraphedeliste"/>
        <w:numPr>
          <w:ilvl w:val="0"/>
          <w:numId w:val="11"/>
        </w:numPr>
        <w:rPr>
          <w:ins w:id="3824" w:author="Arthur Parmentier" w:date="2020-06-07T22:47:00Z"/>
        </w:rPr>
      </w:pPr>
      <w:ins w:id="3825" w:author="Arthur Parmentier" w:date="2020-06-07T22:49:00Z">
        <w:r>
          <w:t xml:space="preserve">On the other hand, </w:t>
        </w:r>
      </w:ins>
      <w:ins w:id="3826" w:author="Arthur Parmentier" w:date="2020-06-07T22:51:00Z">
        <w:r>
          <w:t xml:space="preserve">the “Identifiers, Content, Modifier, Go gestures”, </w:t>
        </w:r>
      </w:ins>
      <w:ins w:id="3827" w:author="Arthur Parmentier" w:date="2020-06-07T22:52:00Z">
        <w:r w:rsidR="005D0DE2">
          <w:t>etc.</w:t>
        </w:r>
      </w:ins>
      <w:ins w:id="3828" w:author="Arthur Parmentier" w:date="2020-06-07T22:51:00Z">
        <w:r>
          <w:t xml:space="preserve"> seem to correspond to </w:t>
        </w:r>
      </w:ins>
      <w:ins w:id="3829" w:author="Arthur Parmentier" w:date="2020-06-07T22:53:00Z">
        <w:r w:rsidR="00D47C89">
          <w:t>syntactic</w:t>
        </w:r>
      </w:ins>
      <w:ins w:id="3830" w:author="Arthur Parmentier" w:date="2020-06-07T22:52:00Z">
        <w:r>
          <w:t xml:space="preserve"> labels</w:t>
        </w:r>
      </w:ins>
      <w:ins w:id="3831" w:author="Arthur Parmentier" w:date="2020-06-07T22:53:00Z">
        <w:r w:rsidR="00D47C89">
          <w:t xml:space="preserve"> (</w:t>
        </w:r>
      </w:ins>
      <w:ins w:id="3832" w:author="Arthur Parmentier" w:date="2020-06-07T22:54:00Z">
        <w:r w:rsidR="00D47C89">
          <w:t>also called syntactic tags)</w:t>
        </w:r>
      </w:ins>
      <w:ins w:id="3833" w:author="Arthur Parmentier" w:date="2020-06-07T22:52:00Z">
        <w:r>
          <w:t xml:space="preserve"> of the signs in SP.</w:t>
        </w:r>
      </w:ins>
    </w:p>
    <w:p w:rsidR="00BF0C35" w:rsidRPr="007C437A" w:rsidRDefault="00CC430C">
      <w:pPr>
        <w:pStyle w:val="Paragraphedeliste"/>
        <w:numPr>
          <w:ilvl w:val="0"/>
          <w:numId w:val="11"/>
        </w:numPr>
        <w:rPr>
          <w:ins w:id="3834" w:author="Arthur Parmentier" w:date="2020-06-05T18:02:00Z"/>
        </w:rPr>
        <w:pPrChange w:id="3835" w:author="Arthur Parmentier" w:date="2020-06-10T16:26:00Z">
          <w:pPr/>
        </w:pPrChange>
      </w:pPr>
      <w:ins w:id="3836" w:author="Arthur Parmentier" w:date="2020-06-05T18:02:00Z">
        <w:r w:rsidRPr="007C437A">
          <w:t xml:space="preserve">It is in these </w:t>
        </w:r>
      </w:ins>
      <w:ins w:id="3837" w:author="Arthur Parmentier" w:date="2020-06-07T22:43:00Z">
        <w:r w:rsidR="00523A85">
          <w:t>functional categories</w:t>
        </w:r>
      </w:ins>
      <w:ins w:id="3838" w:author="Arthur Parmentier" w:date="2020-06-05T18:02:00Z">
        <w:r w:rsidRPr="007C437A">
          <w:t xml:space="preserve"> that </w:t>
        </w:r>
      </w:ins>
      <w:ins w:id="3839" w:author="Arthur Parmentier" w:date="2020-06-07T22:43:00Z">
        <w:r w:rsidR="00523A85">
          <w:t>signs</w:t>
        </w:r>
      </w:ins>
      <w:ins w:id="3840" w:author="Arthur Parmentier" w:date="2020-06-05T18:02:00Z">
        <w:r w:rsidRPr="007C437A">
          <w:t xml:space="preserve"> are also </w:t>
        </w:r>
      </w:ins>
      <w:ins w:id="3841" w:author="Arthur Parmentier" w:date="2020-06-07T22:43:00Z">
        <w:r w:rsidR="00523A85">
          <w:t>descr</w:t>
        </w:r>
      </w:ins>
      <w:ins w:id="3842" w:author="Arthur Parmentier" w:date="2020-06-07T22:44:00Z">
        <w:r w:rsidR="00523A85">
          <w:t>ibed</w:t>
        </w:r>
      </w:ins>
      <w:ins w:id="3843" w:author="Arthur Parmentier" w:date="2020-06-05T18:02:00Z">
        <w:r w:rsidRPr="007C437A">
          <w:t xml:space="preserve"> in Walter’s SP workbooks</w:t>
        </w:r>
      </w:ins>
      <w:ins w:id="3844" w:author="Arthur Parmentier" w:date="2020-06-06T19:11:00Z">
        <w:r w:rsidR="00DD6F1F" w:rsidRPr="007C437A">
          <w:t xml:space="preserve"> 1 and 2</w:t>
        </w:r>
      </w:ins>
      <w:ins w:id="3845" w:author="Arthur Parmentier" w:date="2020-06-05T18:02:00Z">
        <w:r w:rsidRPr="007C437A">
          <w:t>.</w:t>
        </w:r>
      </w:ins>
    </w:p>
    <w:p w:rsidR="00CC430C" w:rsidRPr="007C437A" w:rsidRDefault="00CC430C">
      <w:pPr>
        <w:rPr>
          <w:ins w:id="3846" w:author="Arthur Parmentier" w:date="2020-06-05T17:23:00Z"/>
        </w:rPr>
      </w:pPr>
      <w:ins w:id="3847" w:author="Arthur Parmentier" w:date="2020-06-05T18:04:00Z">
        <w:r w:rsidRPr="007C437A">
          <w:rPr>
            <w:noProof/>
            <w:rPrChange w:id="3848" w:author="Arthur Parmentier" w:date="2020-06-07T15:27:00Z">
              <w:rPr>
                <w:noProof/>
              </w:rPr>
            </w:rPrChange>
          </w:rPr>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10">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pPr>
        <w:rPr>
          <w:ins w:id="3849" w:author="Arthur Parmentier" w:date="2020-06-05T17:23:00Z"/>
        </w:rPr>
      </w:pPr>
      <w:ins w:id="3850" w:author="Arthur Parmentier" w:date="2020-06-05T18:07:00Z">
        <w:r w:rsidRPr="007C437A">
          <w:rPr>
            <w:noProof/>
            <w:rPrChange w:id="3851"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1">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3852"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2">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3853"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3">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3854"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4">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3855"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5">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pPr>
        <w:rPr>
          <w:ins w:id="3856" w:author="Arthur Parmentier" w:date="2020-06-05T18:14:00Z"/>
        </w:rPr>
      </w:pPr>
      <w:ins w:id="3857" w:author="Arthur Parmentier" w:date="2020-06-05T18:12:00Z">
        <w:r w:rsidRPr="007C437A">
          <w:lastRenderedPageBreak/>
          <w:t>Although</w:t>
        </w:r>
      </w:ins>
      <w:ins w:id="3858" w:author="Arthur Parmentier" w:date="2020-06-05T18:09:00Z">
        <w:r w:rsidR="00CC430C" w:rsidRPr="007C437A">
          <w:t xml:space="preserve"> in the WB1, the signs are only classified by “syntax”</w:t>
        </w:r>
      </w:ins>
      <w:ins w:id="3859" w:author="Arthur Parmentier" w:date="2020-06-05T18:10:00Z">
        <w:r w:rsidR="00CC430C" w:rsidRPr="007C437A">
          <w:t xml:space="preserve"> (Who, What, How, When)</w:t>
        </w:r>
      </w:ins>
      <w:ins w:id="3860" w:author="Arthur Parmentier" w:date="2020-06-05T18:09:00Z">
        <w:r w:rsidR="00CC430C" w:rsidRPr="007C437A">
          <w:t xml:space="preserve"> and “category” (function signals </w:t>
        </w:r>
      </w:ins>
      <w:ins w:id="3861" w:author="Arthur Parmentier" w:date="2020-06-05T18:10:00Z">
        <w:r w:rsidR="00CC430C" w:rsidRPr="007C437A">
          <w:t>or sculpting gestures), in WB2</w:t>
        </w:r>
      </w:ins>
      <w:ins w:id="3862" w:author="Arthur Parmentier" w:date="2020-06-05T18:11:00Z">
        <w:r w:rsidR="00CC430C" w:rsidRPr="007C437A">
          <w:t xml:space="preserve"> the “subcategories”</w:t>
        </w:r>
      </w:ins>
      <w:ins w:id="3863" w:author="Arthur Parmentier" w:date="2020-06-07T22:55:00Z">
        <w:r w:rsidR="00C1087F">
          <w:t xml:space="preserve"> (</w:t>
        </w:r>
        <w:r w:rsidR="00C1087F" w:rsidRPr="007C437A">
          <w:t>Identifier, Content, Modifier, Go gesture</w:t>
        </w:r>
        <w:r w:rsidR="00C1087F">
          <w:t>)</w:t>
        </w:r>
      </w:ins>
      <w:ins w:id="3864" w:author="Arthur Parmentier" w:date="2020-06-05T18:11:00Z">
        <w:r w:rsidR="00CC430C" w:rsidRPr="007C437A">
          <w:t xml:space="preserve"> are introduced.</w:t>
        </w:r>
      </w:ins>
      <w:ins w:id="3865" w:author="Arthur Parmentier" w:date="2020-06-05T18:12:00Z">
        <w:r w:rsidRPr="007C437A">
          <w:t xml:space="preserve"> </w:t>
        </w:r>
      </w:ins>
      <w:ins w:id="3866" w:author="Arthur Parmentier" w:date="2020-06-07T22:54:00Z">
        <w:r w:rsidR="00C1087F">
          <w:br/>
        </w:r>
      </w:ins>
      <w:ins w:id="3867" w:author="Arthur Parmentier" w:date="2020-06-05T18:12:00Z">
        <w:r w:rsidRPr="007C437A">
          <w:t xml:space="preserve">From the reading of the “structure of Soundpainting” and our initial remarks, we could conclude that there is an exact </w:t>
        </w:r>
      </w:ins>
      <w:ins w:id="3868" w:author="Arthur Parmentier" w:date="2020-06-05T18:13:00Z">
        <w:r w:rsidRPr="007C437A">
          <w:t>mapping between the synta</w:t>
        </w:r>
      </w:ins>
      <w:ins w:id="3869" w:author="Arthur Parmentier" w:date="2020-06-07T22:54:00Z">
        <w:r w:rsidR="00C1087F">
          <w:t xml:space="preserve">ctic functions </w:t>
        </w:r>
      </w:ins>
      <w:ins w:id="3870" w:author="Arthur Parmentier" w:date="2020-06-05T18:13:00Z">
        <w:r w:rsidRPr="007C437A">
          <w:t xml:space="preserve">Who, What, How, When and the </w:t>
        </w:r>
      </w:ins>
      <w:ins w:id="3871" w:author="Arthur Parmentier" w:date="2020-06-07T22:55:00Z">
        <w:r w:rsidR="00C1087F">
          <w:t xml:space="preserve">syntactic labels </w:t>
        </w:r>
      </w:ins>
      <w:ins w:id="3872" w:author="Arthur Parmentier" w:date="2020-06-05T18:13:00Z">
        <w:r w:rsidRPr="007C437A">
          <w:t xml:space="preserve">“Identifier, Content, Modifier, Go gesture”. However, we observer examples </w:t>
        </w:r>
      </w:ins>
      <w:ins w:id="3873" w:author="Arthur Parmentier" w:date="2020-06-05T18:14:00Z">
        <w:r w:rsidRPr="007C437A">
          <w:t xml:space="preserve">in the WB2 that contradicts this </w:t>
        </w:r>
      </w:ins>
      <w:ins w:id="3874" w:author="Arthur Parmentier" w:date="2020-06-06T19:13:00Z">
        <w:r w:rsidR="00257B38" w:rsidRPr="007C437A">
          <w:t>hypothesis</w:t>
        </w:r>
      </w:ins>
      <w:ins w:id="3875" w:author="Arthur Parmentier" w:date="2020-06-05T18:14:00Z">
        <w:r w:rsidRPr="007C437A">
          <w:t>.</w:t>
        </w:r>
      </w:ins>
    </w:p>
    <w:p w:rsidR="00C04C33" w:rsidRPr="007C437A" w:rsidRDefault="00C04C33">
      <w:pPr>
        <w:rPr>
          <w:ins w:id="3876" w:author="Arthur Parmentier" w:date="2020-06-05T18:08:00Z"/>
        </w:rPr>
      </w:pPr>
      <w:ins w:id="3877" w:author="Arthur Parmentier" w:date="2020-06-05T18:15:00Z">
        <w:r w:rsidRPr="007C437A">
          <w:rPr>
            <w:noProof/>
            <w:rPrChange w:id="3878"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6">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3879"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7">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3880"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8">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3881"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9">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pPr>
        <w:rPr>
          <w:ins w:id="3882" w:author="Arthur Parmentier" w:date="2020-06-05T18:19:00Z"/>
        </w:rPr>
      </w:pPr>
      <w:ins w:id="3883" w:author="Arthur Parmentier" w:date="2020-06-05T18:16:00Z">
        <w:r w:rsidRPr="007C437A">
          <w:t xml:space="preserve">In those examples, additional </w:t>
        </w:r>
      </w:ins>
      <w:ins w:id="3884" w:author="Arthur Parmentier" w:date="2020-06-07T22:55:00Z">
        <w:r w:rsidR="00CC2C90">
          <w:t>“</w:t>
        </w:r>
      </w:ins>
      <w:ins w:id="3885" w:author="Arthur Parmentier" w:date="2020-06-05T18:16:00Z">
        <w:r w:rsidRPr="007C437A">
          <w:t>syntax</w:t>
        </w:r>
      </w:ins>
      <w:ins w:id="3886" w:author="Arthur Parmentier" w:date="2020-06-07T22:55:00Z">
        <w:r w:rsidR="00CC2C90">
          <w:t>”</w:t>
        </w:r>
      </w:ins>
      <w:ins w:id="3887" w:author="Arthur Parmentier" w:date="2020-06-05T18:16:00Z">
        <w:r w:rsidRPr="007C437A">
          <w:t xml:space="preserve"> categories are mentioned in parenthesis and we observe signs of the </w:t>
        </w:r>
      </w:ins>
      <w:ins w:id="3888" w:author="Arthur Parmentier" w:date="2020-06-07T22:56:00Z">
        <w:r w:rsidR="00CC2C90">
          <w:t>label</w:t>
        </w:r>
      </w:ins>
      <w:ins w:id="3889" w:author="Arthur Parmentier" w:date="2020-06-05T18:17:00Z">
        <w:r w:rsidRPr="007C437A">
          <w:t xml:space="preserve"> “Content” that are classified as part of the “How” </w:t>
        </w:r>
      </w:ins>
      <w:ins w:id="3890" w:author="Arthur Parmentier" w:date="2020-06-07T22:56:00Z">
        <w:r w:rsidR="00CC2C90">
          <w:t>syntactic function</w:t>
        </w:r>
      </w:ins>
      <w:ins w:id="3891" w:author="Arthur Parmentier" w:date="2020-06-05T18:17:00Z">
        <w:r w:rsidRPr="007C437A">
          <w:t xml:space="preserve">, or “Modifiers” that </w:t>
        </w:r>
      </w:ins>
      <w:ins w:id="3892" w:author="Arthur Parmentier" w:date="2020-06-07T22:56:00Z">
        <w:r w:rsidR="00CC2C90">
          <w:t>classified as</w:t>
        </w:r>
      </w:ins>
      <w:ins w:id="3893" w:author="Arthur Parmentier" w:date="2020-06-05T18:17:00Z">
        <w:r w:rsidRPr="007C437A">
          <w:t xml:space="preserve"> “What” </w:t>
        </w:r>
      </w:ins>
      <w:ins w:id="3894" w:author="Arthur Parmentier" w:date="2020-06-07T22:56:00Z">
        <w:r w:rsidR="00CC2C90">
          <w:t>or</w:t>
        </w:r>
      </w:ins>
      <w:ins w:id="3895" w:author="Arthur Parmentier" w:date="2020-06-05T18:17:00Z">
        <w:r w:rsidRPr="007C437A">
          <w:t xml:space="preserve"> “</w:t>
        </w:r>
      </w:ins>
      <w:ins w:id="3896" w:author="Arthur Parmentier" w:date="2020-06-05T18:18:00Z">
        <w:r w:rsidRPr="007C437A">
          <w:t xml:space="preserve">Who”. Similarly, other signs are indicated as sharing the </w:t>
        </w:r>
      </w:ins>
      <w:ins w:id="3897" w:author="Arthur Parmentier" w:date="2020-06-07T22:57:00Z">
        <w:r w:rsidR="00CC2C90">
          <w:t>functions</w:t>
        </w:r>
      </w:ins>
      <w:ins w:id="3898" w:author="Arthur Parmentier" w:date="2020-06-05T18:18:00Z">
        <w:r w:rsidRPr="007C437A">
          <w:t xml:space="preserve"> What and How, What and Who… and</w:t>
        </w:r>
      </w:ins>
      <w:ins w:id="3899" w:author="Arthur Parmentier" w:date="2020-06-05T18:19:00Z">
        <w:r w:rsidRPr="007C437A">
          <w:t xml:space="preserve"> some Modifiers are </w:t>
        </w:r>
      </w:ins>
      <w:ins w:id="3900" w:author="Arthur Parmentier" w:date="2020-06-07T22:57:00Z">
        <w:r w:rsidR="00CC2C90">
          <w:t>classified as</w:t>
        </w:r>
      </w:ins>
      <w:ins w:id="3901" w:author="Arthur Parmentier" w:date="2020-06-05T18:19:00Z">
        <w:r w:rsidRPr="007C437A">
          <w:t xml:space="preserve"> “When”.</w:t>
        </w:r>
      </w:ins>
      <w:ins w:id="3902" w:author="Arthur Parmentier" w:date="2020-06-08T00:02:00Z">
        <w:r w:rsidR="00CD6D2E">
          <w:t xml:space="preserve"> A pri</w:t>
        </w:r>
      </w:ins>
      <w:ins w:id="3903" w:author="Arthur Parmentier" w:date="2020-06-08T00:03:00Z">
        <w:r w:rsidR="00CD6D2E">
          <w:t>ori, these could be interpreted as inconsistencies in Thompson’s analysis of the SP grammar.</w:t>
        </w:r>
      </w:ins>
    </w:p>
    <w:p w:rsidR="00752860" w:rsidRPr="007C437A" w:rsidRDefault="00CD6D2E">
      <w:pPr>
        <w:rPr>
          <w:ins w:id="3904" w:author="Arthur Parmentier" w:date="2020-06-05T18:22:00Z"/>
        </w:rPr>
      </w:pPr>
      <w:ins w:id="3905" w:author="Arthur Parmentier" w:date="2020-06-08T00:04:00Z">
        <w:r>
          <w:t xml:space="preserve">My interpretation of his analysis of the SP grammar is the </w:t>
        </w:r>
        <w:r w:rsidR="00857472">
          <w:t>following</w:t>
        </w:r>
      </w:ins>
      <w:ins w:id="3906" w:author="Arthur Parmentier" w:date="2020-06-05T18:22:00Z">
        <w:r w:rsidR="00752860" w:rsidRPr="007C437A">
          <w:t>:</w:t>
        </w:r>
      </w:ins>
    </w:p>
    <w:p w:rsidR="00857472" w:rsidRDefault="00752860">
      <w:pPr>
        <w:pStyle w:val="Paragraphedeliste"/>
        <w:numPr>
          <w:ilvl w:val="0"/>
          <w:numId w:val="11"/>
        </w:numPr>
        <w:rPr>
          <w:ins w:id="3907" w:author="Arthur Parmentier" w:date="2020-06-08T00:10:00Z"/>
        </w:rPr>
      </w:pPr>
      <w:ins w:id="3908" w:author="Arthur Parmentier" w:date="2020-06-05T18:22:00Z">
        <w:r w:rsidRPr="007C437A">
          <w:t>First, I think that</w:t>
        </w:r>
      </w:ins>
      <w:ins w:id="3909" w:author="Arthur Parmentier" w:date="2020-06-05T18:19:00Z">
        <w:r w:rsidR="00C04C33" w:rsidRPr="007C437A">
          <w:t xml:space="preserve"> there </w:t>
        </w:r>
      </w:ins>
      <w:ins w:id="3910" w:author="Arthur Parmentier" w:date="2020-06-05T18:20:00Z">
        <w:r w:rsidR="00C04C33" w:rsidRPr="007C437A">
          <w:t xml:space="preserve">is a confusion between the </w:t>
        </w:r>
      </w:ins>
      <w:ins w:id="3911" w:author="Arthur Parmentier" w:date="2020-06-08T00:05:00Z">
        <w:r w:rsidR="00857472">
          <w:t xml:space="preserve">notions of </w:t>
        </w:r>
      </w:ins>
      <w:ins w:id="3912" w:author="Arthur Parmentier" w:date="2020-06-08T00:34:00Z">
        <w:r w:rsidR="006B356D">
          <w:t>lexical categor</w:t>
        </w:r>
      </w:ins>
      <w:ins w:id="3913" w:author="Arthur Parmentier" w:date="2020-06-08T00:35:00Z">
        <w:r w:rsidR="006B356D">
          <w:t>ie</w:t>
        </w:r>
      </w:ins>
      <w:ins w:id="3914" w:author="Arthur Parmentier" w:date="2020-06-08T00:05:00Z">
        <w:r w:rsidR="00857472">
          <w:t xml:space="preserve">s, </w:t>
        </w:r>
      </w:ins>
      <w:ins w:id="3915" w:author="Arthur Parmentier" w:date="2020-06-08T00:35:00Z">
        <w:r w:rsidR="00E71AB6">
          <w:t xml:space="preserve">syntactic </w:t>
        </w:r>
      </w:ins>
      <w:ins w:id="3916" w:author="Arthur Parmentier" w:date="2020-06-07T22:24:00Z">
        <w:r w:rsidR="00EF5C44">
          <w:t>structure</w:t>
        </w:r>
      </w:ins>
      <w:ins w:id="3917" w:author="Arthur Parmentier" w:date="2020-06-08T00:05:00Z">
        <w:r w:rsidR="00857472">
          <w:t>s and functions in his a</w:t>
        </w:r>
      </w:ins>
      <w:ins w:id="3918" w:author="Arthur Parmentier" w:date="2020-06-08T00:06:00Z">
        <w:r w:rsidR="00857472">
          <w:t xml:space="preserve">nalysis. It is suggested in his definition of the SP structure that </w:t>
        </w:r>
      </w:ins>
      <w:ins w:id="3919" w:author="Arthur Parmentier" w:date="2020-06-08T00:07:00Z">
        <w:r w:rsidR="00857472">
          <w:t xml:space="preserve">to each </w:t>
        </w:r>
      </w:ins>
      <w:ins w:id="3920" w:author="Arthur Parmentier" w:date="2020-06-08T00:34:00Z">
        <w:r w:rsidR="006B356D">
          <w:t>lexical category</w:t>
        </w:r>
      </w:ins>
      <w:ins w:id="3921" w:author="Arthur Parmentier" w:date="2020-06-08T00:07:00Z">
        <w:r w:rsidR="00857472">
          <w:t xml:space="preserve"> (Identifier, Content, Modifier, Go gesture…) corresponds a single grammatical </w:t>
        </w:r>
      </w:ins>
      <w:ins w:id="3922" w:author="Arthur Parmentier" w:date="2020-06-08T00:08:00Z">
        <w:r w:rsidR="00857472">
          <w:t>function (Who, What, How, When)</w:t>
        </w:r>
      </w:ins>
      <w:ins w:id="3923" w:author="Arthur Parmentier" w:date="2020-06-08T00:09:00Z">
        <w:r w:rsidR="00857472">
          <w:t xml:space="preserve">, while in his WB 2, he shows </w:t>
        </w:r>
      </w:ins>
      <w:ins w:id="3924" w:author="Arthur Parmentier" w:date="2020-06-08T00:35:00Z">
        <w:r w:rsidR="004D5BD4">
          <w:t>it</w:t>
        </w:r>
      </w:ins>
      <w:ins w:id="3925" w:author="Arthur Parmentier" w:date="2020-06-08T00:09:00Z">
        <w:r w:rsidR="00857472">
          <w:t xml:space="preserve"> can correspond</w:t>
        </w:r>
      </w:ins>
      <w:ins w:id="3926" w:author="Arthur Parmentier" w:date="2020-06-08T00:35:00Z">
        <w:r w:rsidR="009D140B">
          <w:t xml:space="preserve"> to</w:t>
        </w:r>
      </w:ins>
      <w:ins w:id="3927" w:author="Arthur Parmentier" w:date="2020-06-08T00:09:00Z">
        <w:r w:rsidR="00857472">
          <w:t xml:space="preserve"> several functions. He does however not detail how a </w:t>
        </w:r>
      </w:ins>
      <w:ins w:id="3928" w:author="Arthur Parmentier" w:date="2020-06-08T00:36:00Z">
        <w:r w:rsidR="00B41BD3">
          <w:t>lexical category</w:t>
        </w:r>
      </w:ins>
      <w:ins w:id="3929" w:author="Arthur Parmentier" w:date="2020-06-08T00:09:00Z">
        <w:r w:rsidR="00857472">
          <w:t xml:space="preserve"> performs a specific function, or </w:t>
        </w:r>
      </w:ins>
      <w:ins w:id="3930" w:author="Arthur Parmentier" w:date="2020-06-08T00:10:00Z">
        <w:r w:rsidR="00857472">
          <w:t>in which structures it can change from its “main function” to its “alternative” ones.</w:t>
        </w:r>
      </w:ins>
    </w:p>
    <w:p w:rsidR="00857472" w:rsidRDefault="00857472">
      <w:pPr>
        <w:pStyle w:val="Paragraphedeliste"/>
        <w:numPr>
          <w:ilvl w:val="0"/>
          <w:numId w:val="11"/>
        </w:numPr>
        <w:rPr>
          <w:ins w:id="3931" w:author="Arthur Parmentier" w:date="2020-06-08T00:12:00Z"/>
        </w:rPr>
      </w:pPr>
      <w:ins w:id="3932" w:author="Arthur Parmentier" w:date="2020-06-08T00:11:00Z">
        <w:r>
          <w:t xml:space="preserve">Then, I think that additional confusion is brought by the naming of his categories for the </w:t>
        </w:r>
      </w:ins>
      <w:ins w:id="3933" w:author="Arthur Parmentier" w:date="2020-06-08T00:12:00Z">
        <w:r>
          <w:t xml:space="preserve">signs: </w:t>
        </w:r>
      </w:ins>
      <w:ins w:id="3934" w:author="Arthur Parmentier" w:date="2020-06-08T00:11:00Z">
        <w:r>
          <w:t xml:space="preserve">“category”, “subcategory”, “syntax”. </w:t>
        </w:r>
      </w:ins>
      <w:ins w:id="3935" w:author="Arthur Parmentier" w:date="2020-06-08T00:12:00Z">
        <w:r>
          <w:t>I think he misses two important things:</w:t>
        </w:r>
      </w:ins>
    </w:p>
    <w:p w:rsidR="00857472" w:rsidRDefault="00BE0944">
      <w:pPr>
        <w:pStyle w:val="Paragraphedeliste"/>
        <w:numPr>
          <w:ilvl w:val="1"/>
          <w:numId w:val="11"/>
        </w:numPr>
        <w:rPr>
          <w:ins w:id="3936" w:author="Arthur Parmentier" w:date="2020-06-08T00:13:00Z"/>
        </w:rPr>
      </w:pPr>
      <w:ins w:id="3937" w:author="Arthur Parmentier" w:date="2020-06-08T00:38:00Z">
        <w:r>
          <w:t>What is named “syntax” correspond to the typical syntactic functions that the sign</w:t>
        </w:r>
      </w:ins>
      <w:ins w:id="3938" w:author="Arthur Parmentier" w:date="2020-06-08T00:39:00Z">
        <w:r>
          <w:t xml:space="preserve"> can perform in the clause.</w:t>
        </w:r>
        <w:r w:rsidR="000F22A7">
          <w:t xml:space="preserve"> However, it is different from the syntactic categories themselves</w:t>
        </w:r>
      </w:ins>
      <w:ins w:id="3939" w:author="Arthur Parmentier" w:date="2020-06-08T00:41:00Z">
        <w:r w:rsidR="000F22A7">
          <w:t xml:space="preserve"> (I suggest to name them “Identifier phrase”, “Content phrase”…)</w:t>
        </w:r>
      </w:ins>
      <w:ins w:id="3940" w:author="Arthur Parmentier" w:date="2020-06-08T00:39:00Z">
        <w:r w:rsidR="000F22A7">
          <w:t xml:space="preserve">, among which the lexical category is relevant </w:t>
        </w:r>
      </w:ins>
      <w:ins w:id="3941" w:author="Arthur Parmentier" w:date="2020-06-08T00:40:00Z">
        <w:r w:rsidR="000F22A7">
          <w:t>for a single sign (Identifier, Co</w:t>
        </w:r>
      </w:ins>
      <w:ins w:id="3942" w:author="Arthur Parmentier" w:date="2020-06-08T00:41:00Z">
        <w:r w:rsidR="000F22A7">
          <w:t>ntent…)</w:t>
        </w:r>
        <w:r w:rsidR="0030454A">
          <w:t>.</w:t>
        </w:r>
      </w:ins>
    </w:p>
    <w:p w:rsidR="00C9469B" w:rsidRDefault="00857472">
      <w:pPr>
        <w:pStyle w:val="Paragraphedeliste"/>
        <w:numPr>
          <w:ilvl w:val="1"/>
          <w:numId w:val="11"/>
        </w:numPr>
        <w:rPr>
          <w:ins w:id="3943" w:author="Arthur Parmentier" w:date="2020-06-08T00:17:00Z"/>
        </w:rPr>
      </w:pPr>
      <w:ins w:id="3944" w:author="Arthur Parmentier" w:date="2020-06-08T00:13:00Z">
        <w:r>
          <w:t xml:space="preserve">That </w:t>
        </w:r>
      </w:ins>
      <w:ins w:id="3945" w:author="Arthur Parmentier" w:date="2020-06-08T00:14:00Z">
        <w:r>
          <w:t xml:space="preserve">the “categories” (at the opposite of the “subcategories” and “syntax”) </w:t>
        </w:r>
      </w:ins>
      <w:ins w:id="3946" w:author="Arthur Parmentier" w:date="2020-06-08T00:15:00Z">
        <w:r w:rsidR="00A8465E">
          <w:t xml:space="preserve">may be relevant in artistic terms, in order to think the roles of the signs in the artistic creation (sculpting, function…) but may not be relevant </w:t>
        </w:r>
      </w:ins>
      <w:ins w:id="3947" w:author="Arthur Parmentier" w:date="2020-06-08T00:16:00Z">
        <w:r w:rsidR="00A8465E">
          <w:t>at the syntax level</w:t>
        </w:r>
      </w:ins>
      <w:ins w:id="3948" w:author="Arthur Parmentier" w:date="2020-06-08T00:15:00Z">
        <w:r w:rsidR="00A8465E">
          <w:t>.</w:t>
        </w:r>
      </w:ins>
    </w:p>
    <w:p w:rsidR="00C04C33" w:rsidRPr="007C437A" w:rsidRDefault="00C9469B">
      <w:pPr>
        <w:ind w:left="720"/>
        <w:rPr>
          <w:ins w:id="3949" w:author="Arthur Parmentier" w:date="2020-06-05T18:23:00Z"/>
        </w:rPr>
        <w:pPrChange w:id="3950" w:author="Arthur Parmentier" w:date="2020-06-10T16:26:00Z">
          <w:pPr>
            <w:pStyle w:val="Paragraphedeliste"/>
            <w:numPr>
              <w:numId w:val="11"/>
            </w:numPr>
            <w:ind w:hanging="360"/>
          </w:pPr>
        </w:pPrChange>
      </w:pPr>
      <w:ins w:id="3951" w:author="Arthur Parmentier" w:date="2020-06-08T00:17:00Z">
        <w:r>
          <w:lastRenderedPageBreak/>
          <w:t>If instead, he would rename those categories as “artistic category”, “</w:t>
        </w:r>
      </w:ins>
      <w:ins w:id="3952" w:author="Arthur Parmentier" w:date="2020-06-08T00:34:00Z">
        <w:r w:rsidR="006B356D">
          <w:t>lexical category</w:t>
        </w:r>
      </w:ins>
      <w:ins w:id="3953" w:author="Arthur Parmentier" w:date="2020-06-08T00:17:00Z">
        <w:r>
          <w:t xml:space="preserve">” and “syntactic function”, parts of the </w:t>
        </w:r>
      </w:ins>
      <w:ins w:id="3954" w:author="Arthur Parmentier" w:date="2020-06-08T00:18:00Z">
        <w:r>
          <w:t>ambiguity would be removed.</w:t>
        </w:r>
      </w:ins>
    </w:p>
    <w:p w:rsidR="00DD5382" w:rsidRDefault="00C9469B">
      <w:pPr>
        <w:pStyle w:val="Paragraphedeliste"/>
        <w:numPr>
          <w:ilvl w:val="0"/>
          <w:numId w:val="11"/>
        </w:numPr>
        <w:rPr>
          <w:ins w:id="3955" w:author="Arthur Parmentier" w:date="2020-06-08T00:43:00Z"/>
        </w:rPr>
      </w:pPr>
      <w:ins w:id="3956" w:author="Arthur Parmentier" w:date="2020-06-08T00:21:00Z">
        <w:r>
          <w:t xml:space="preserve">Moreover, </w:t>
        </w:r>
      </w:ins>
      <w:ins w:id="3957" w:author="Arthur Parmentier" w:date="2020-06-05T18:24:00Z">
        <w:r w:rsidR="00752860" w:rsidRPr="007C437A">
          <w:t>I think that this hierarchy of categories has been designed to explain further complexity in the syntax itself, without studying it</w:t>
        </w:r>
      </w:ins>
      <w:ins w:id="3958" w:author="Arthur Parmentier" w:date="2020-06-08T00:42:00Z">
        <w:r w:rsidR="00F82F29">
          <w:t>s</w:t>
        </w:r>
        <w:r w:rsidR="00486495">
          <w:t xml:space="preserve"> deeper</w:t>
        </w:r>
      </w:ins>
      <w:ins w:id="3959" w:author="Arthur Parmentier" w:date="2020-06-05T18:24:00Z">
        <w:r w:rsidR="00752860" w:rsidRPr="007C437A">
          <w:t xml:space="preserve"> mechanisms </w:t>
        </w:r>
      </w:ins>
      <w:ins w:id="3960" w:author="Arthur Parmentier" w:date="2020-06-05T18:25:00Z">
        <w:r w:rsidR="00752860" w:rsidRPr="007C437A">
          <w:t>to derive the relevant synta</w:t>
        </w:r>
      </w:ins>
      <w:ins w:id="3961" w:author="Arthur Parmentier" w:date="2020-06-08T00:43:00Z">
        <w:r w:rsidR="00BB0B55">
          <w:t>ctic</w:t>
        </w:r>
      </w:ins>
      <w:ins w:id="3962" w:author="Arthur Parmentier" w:date="2020-06-05T18:25:00Z">
        <w:r w:rsidR="00752860" w:rsidRPr="007C437A">
          <w:t xml:space="preserve"> categories in SP.</w:t>
        </w:r>
      </w:ins>
      <w:ins w:id="3963" w:author="Arthur Parmentier" w:date="2020-06-05T18:26:00Z">
        <w:r w:rsidR="00C87BEA" w:rsidRPr="007C437A">
          <w:t xml:space="preserve"> In other words, </w:t>
        </w:r>
      </w:ins>
      <w:ins w:id="3964" w:author="Arthur Parmentier" w:date="2020-06-08T00:23:00Z">
        <w:r w:rsidR="00480CA1">
          <w:t>by suggesting the existence of “alternative syntax” categories,</w:t>
        </w:r>
      </w:ins>
      <w:ins w:id="3965" w:author="Arthur Parmentier" w:date="2020-06-08T00:22:00Z">
        <w:r w:rsidR="00480CA1">
          <w:t xml:space="preserve"> Thompson is leaving implicit that</w:t>
        </w:r>
      </w:ins>
      <w:ins w:id="3966" w:author="Arthur Parmentier" w:date="2020-06-08T00:43:00Z">
        <w:r w:rsidR="00DD5382">
          <w:t>:</w:t>
        </w:r>
      </w:ins>
    </w:p>
    <w:p w:rsidR="00DD5382" w:rsidRDefault="00C87BEA">
      <w:pPr>
        <w:pStyle w:val="Paragraphedeliste"/>
        <w:numPr>
          <w:ilvl w:val="1"/>
          <w:numId w:val="11"/>
        </w:numPr>
        <w:rPr>
          <w:ins w:id="3967" w:author="Arthur Parmentier" w:date="2020-06-08T00:43:00Z"/>
        </w:rPr>
      </w:pPr>
      <w:ins w:id="3968" w:author="Arthur Parmentier" w:date="2020-06-05T18:26:00Z">
        <w:r w:rsidRPr="007C437A">
          <w:t xml:space="preserve"> </w:t>
        </w:r>
      </w:ins>
      <w:ins w:id="3969" w:author="Arthur Parmentier" w:date="2020-06-08T00:51:00Z">
        <w:r w:rsidR="00326B6E">
          <w:t>T</w:t>
        </w:r>
      </w:ins>
      <w:ins w:id="3970" w:author="Arthur Parmentier" w:date="2020-06-05T18:26:00Z">
        <w:r w:rsidRPr="007C437A">
          <w:t xml:space="preserve">he syntax of </w:t>
        </w:r>
      </w:ins>
      <w:ins w:id="3971" w:author="Arthur Parmentier" w:date="2020-06-08T00:44:00Z">
        <w:r w:rsidR="00DD5382">
          <w:t>SP has</w:t>
        </w:r>
      </w:ins>
      <w:ins w:id="3972" w:author="Arthur Parmentier" w:date="2020-06-08T00:45:00Z">
        <w:r w:rsidR="00DD5382">
          <w:t xml:space="preserve"> several</w:t>
        </w:r>
      </w:ins>
      <w:ins w:id="3973" w:author="Arthur Parmentier" w:date="2020-06-08T00:44:00Z">
        <w:r w:rsidR="00DD5382">
          <w:t xml:space="preserve"> </w:t>
        </w:r>
      </w:ins>
      <w:ins w:id="3974" w:author="Arthur Parmentier" w:date="2020-06-08T00:45:00Z">
        <w:r w:rsidR="00DD5382">
          <w:t>hierarchical structures (phrases) that can be constructed out of several sign to perform a single function</w:t>
        </w:r>
      </w:ins>
    </w:p>
    <w:p w:rsidR="00DD5382" w:rsidRDefault="00DD5382">
      <w:pPr>
        <w:pStyle w:val="Paragraphedeliste"/>
        <w:numPr>
          <w:ilvl w:val="1"/>
          <w:numId w:val="11"/>
        </w:numPr>
        <w:rPr>
          <w:ins w:id="3975" w:author="Arthur Parmentier" w:date="2020-06-08T00:47:00Z"/>
        </w:rPr>
      </w:pPr>
      <w:ins w:id="3976" w:author="Arthur Parmentier" w:date="2020-06-08T00:46:00Z">
        <w:r>
          <w:t>There are additional lexical categories such as adpositions that allow to construct phrases from single signs, while changing their funct</w:t>
        </w:r>
      </w:ins>
      <w:ins w:id="3977" w:author="Arthur Parmentier" w:date="2020-06-08T00:47:00Z">
        <w:r>
          <w:t>ion</w:t>
        </w:r>
      </w:ins>
    </w:p>
    <w:p w:rsidR="00DD5382" w:rsidRDefault="00DD5382">
      <w:pPr>
        <w:pStyle w:val="Paragraphedeliste"/>
        <w:rPr>
          <w:ins w:id="3978" w:author="Arthur Parmentier" w:date="2020-06-09T23:50:00Z"/>
        </w:rPr>
      </w:pPr>
      <w:ins w:id="3979" w:author="Arthur Parmentier" w:date="2020-06-08T00:47:00Z">
        <w:r>
          <w:t xml:space="preserve">As a simple example, let’s simply mention at this point that the </w:t>
        </w:r>
      </w:ins>
      <w:ins w:id="3980" w:author="Arthur Parmentier" w:date="2020-06-08T00:50:00Z">
        <w:r w:rsidR="00393C40">
          <w:t xml:space="preserve">common </w:t>
        </w:r>
      </w:ins>
      <w:ins w:id="3981" w:author="Arthur Parmentier" w:date="2020-06-08T00:47:00Z">
        <w:r>
          <w:t>clause “minimalism group</w:t>
        </w:r>
      </w:ins>
      <w:ins w:id="3982" w:author="Arthur Parmentier" w:date="2020-06-08T00:48:00Z">
        <w:r>
          <w:t xml:space="preserve">, off” is not explained in Thompson’s description, nor “Whole group, </w:t>
        </w:r>
      </w:ins>
      <w:ins w:id="3983" w:author="Arthur Parmentier" w:date="2020-06-08T00:49:00Z">
        <w:r>
          <w:t>long tone with movement, play” or “Whole group, movement with long tone, play” (and it</w:t>
        </w:r>
      </w:ins>
      <w:ins w:id="3984" w:author="Arthur Parmentier" w:date="2020-06-08T00:50:00Z">
        <w:r>
          <w:t xml:space="preserve"> is unclear at this stage too which one of the latter is correct).</w:t>
        </w:r>
      </w:ins>
    </w:p>
    <w:p w:rsidR="008D30F8" w:rsidRDefault="008D30F8">
      <w:pPr>
        <w:pStyle w:val="Paragraphedeliste"/>
        <w:rPr>
          <w:ins w:id="3985" w:author="Arthur Parmentier" w:date="2020-06-09T23:50:00Z"/>
        </w:rPr>
      </w:pPr>
    </w:p>
    <w:p w:rsidR="008D30F8" w:rsidRPr="008D30F8" w:rsidRDefault="008D30F8">
      <w:pPr>
        <w:autoSpaceDE w:val="0"/>
        <w:autoSpaceDN w:val="0"/>
        <w:adjustRightInd w:val="0"/>
        <w:spacing w:after="0" w:line="240" w:lineRule="auto"/>
        <w:rPr>
          <w:ins w:id="3986" w:author="Arthur Parmentier" w:date="2020-06-09T23:50:00Z"/>
          <w:rFonts w:ascii="ArialMT" w:hAnsi="ArialMT" w:cs="ArialMT"/>
          <w:color w:val="FFFFFF"/>
          <w:rPrChange w:id="3987" w:author="Arthur Parmentier" w:date="2020-06-09T23:50:00Z">
            <w:rPr>
              <w:ins w:id="3988" w:author="Arthur Parmentier" w:date="2020-06-09T23:50:00Z"/>
              <w:rFonts w:ascii="ArialMT" w:hAnsi="ArialMT" w:cs="ArialMT"/>
              <w:color w:val="FFFFFF"/>
              <w:lang w:val="fr-FR"/>
            </w:rPr>
          </w:rPrChange>
        </w:rPr>
      </w:pPr>
      <w:ins w:id="3989" w:author="Arthur Parmentier" w:date="2020-06-09T23:50:00Z">
        <w:r w:rsidRPr="008D30F8">
          <w:rPr>
            <w:rFonts w:ascii="ArialMT" w:hAnsi="ArialMT" w:cs="ArialMT"/>
            <w:color w:val="FFFFFF"/>
            <w:rPrChange w:id="3990" w:author="Arthur Parmentier" w:date="2020-06-09T23:50:00Z">
              <w:rPr>
                <w:rFonts w:ascii="ArialMT" w:hAnsi="ArialMT" w:cs="ArialMT"/>
                <w:color w:val="FFFFFF"/>
                <w:lang w:val="fr-FR"/>
              </w:rPr>
            </w:rPrChange>
          </w:rPr>
          <w:t>There are several gestures in Soundpainting which defy reasoning—</w:t>
        </w:r>
      </w:ins>
    </w:p>
    <w:p w:rsidR="008D30F8" w:rsidRPr="008D30F8" w:rsidRDefault="008D30F8">
      <w:pPr>
        <w:autoSpaceDE w:val="0"/>
        <w:autoSpaceDN w:val="0"/>
        <w:adjustRightInd w:val="0"/>
        <w:spacing w:after="0" w:line="240" w:lineRule="auto"/>
        <w:rPr>
          <w:ins w:id="3991" w:author="Arthur Parmentier" w:date="2020-06-09T23:50:00Z"/>
          <w:rFonts w:ascii="ArialMT" w:hAnsi="ArialMT" w:cs="ArialMT"/>
          <w:color w:val="FFFFFF"/>
          <w:rPrChange w:id="3992" w:author="Arthur Parmentier" w:date="2020-06-09T23:50:00Z">
            <w:rPr>
              <w:ins w:id="3993" w:author="Arthur Parmentier" w:date="2020-06-09T23:50:00Z"/>
              <w:rFonts w:ascii="ArialMT" w:hAnsi="ArialMT" w:cs="ArialMT"/>
              <w:color w:val="FFFFFF"/>
              <w:lang w:val="fr-FR"/>
            </w:rPr>
          </w:rPrChange>
        </w:rPr>
      </w:pPr>
      <w:ins w:id="3994" w:author="Arthur Parmentier" w:date="2020-06-09T23:50:00Z">
        <w:r w:rsidRPr="008D30F8">
          <w:rPr>
            <w:rFonts w:ascii="ArialMT" w:hAnsi="ArialMT" w:cs="ArialMT"/>
            <w:color w:val="FFFFFF"/>
            <w:rPrChange w:id="3995" w:author="Arthur Parmentier" w:date="2020-06-09T23:50:00Z">
              <w:rPr>
                <w:rFonts w:ascii="ArialMT" w:hAnsi="ArialMT" w:cs="ArialMT"/>
                <w:color w:val="FFFFFF"/>
                <w:lang w:val="fr-FR"/>
              </w:rPr>
            </w:rPrChange>
          </w:rPr>
          <w:t>irregular verbs so-to-speak. In other words, they break the rules of</w:t>
        </w:r>
      </w:ins>
    </w:p>
    <w:p w:rsidR="008D30F8" w:rsidRPr="008D30F8" w:rsidRDefault="008D30F8">
      <w:pPr>
        <w:autoSpaceDE w:val="0"/>
        <w:autoSpaceDN w:val="0"/>
        <w:adjustRightInd w:val="0"/>
        <w:spacing w:after="0" w:line="240" w:lineRule="auto"/>
        <w:rPr>
          <w:ins w:id="3996" w:author="Arthur Parmentier" w:date="2020-06-09T23:50:00Z"/>
          <w:rFonts w:ascii="ArialMT" w:hAnsi="ArialMT" w:cs="ArialMT"/>
          <w:color w:val="FFFFFF"/>
          <w:rPrChange w:id="3997" w:author="Arthur Parmentier" w:date="2020-06-09T23:50:00Z">
            <w:rPr>
              <w:ins w:id="3998" w:author="Arthur Parmentier" w:date="2020-06-09T23:50:00Z"/>
              <w:rFonts w:ascii="ArialMT" w:hAnsi="ArialMT" w:cs="ArialMT"/>
              <w:color w:val="FFFFFF"/>
              <w:lang w:val="fr-FR"/>
            </w:rPr>
          </w:rPrChange>
        </w:rPr>
      </w:pPr>
      <w:ins w:id="3999" w:author="Arthur Parmentier" w:date="2020-06-09T23:50:00Z">
        <w:r w:rsidRPr="008D30F8">
          <w:rPr>
            <w:rFonts w:ascii="ArialMT" w:hAnsi="ArialMT" w:cs="ArialMT"/>
            <w:color w:val="FFFFFF"/>
            <w:rPrChange w:id="4000" w:author="Arthur Parmentier" w:date="2020-06-09T23:50:00Z">
              <w:rPr>
                <w:rFonts w:ascii="ArialMT" w:hAnsi="ArialMT" w:cs="ArialMT"/>
                <w:color w:val="FFFFFF"/>
                <w:lang w:val="fr-FR"/>
              </w:rPr>
            </w:rPrChange>
          </w:rPr>
          <w:t>Soundpainting. A good example of this is the 'Watch Me' gesture,</w:t>
        </w:r>
      </w:ins>
    </w:p>
    <w:p w:rsidR="008D30F8" w:rsidRPr="008D30F8" w:rsidRDefault="008D30F8">
      <w:pPr>
        <w:autoSpaceDE w:val="0"/>
        <w:autoSpaceDN w:val="0"/>
        <w:adjustRightInd w:val="0"/>
        <w:spacing w:after="0" w:line="240" w:lineRule="auto"/>
        <w:rPr>
          <w:ins w:id="4001" w:author="Arthur Parmentier" w:date="2020-06-09T23:50:00Z"/>
          <w:rFonts w:ascii="ArialMT" w:hAnsi="ArialMT" w:cs="ArialMT"/>
          <w:color w:val="FFFFFF"/>
          <w:rPrChange w:id="4002" w:author="Arthur Parmentier" w:date="2020-06-09T23:50:00Z">
            <w:rPr>
              <w:ins w:id="4003" w:author="Arthur Parmentier" w:date="2020-06-09T23:50:00Z"/>
              <w:rFonts w:ascii="ArialMT" w:hAnsi="ArialMT" w:cs="ArialMT"/>
              <w:color w:val="FFFFFF"/>
              <w:lang w:val="fr-FR"/>
            </w:rPr>
          </w:rPrChange>
        </w:rPr>
      </w:pPr>
      <w:ins w:id="4004" w:author="Arthur Parmentier" w:date="2020-06-09T23:50:00Z">
        <w:r w:rsidRPr="008D30F8">
          <w:rPr>
            <w:rFonts w:ascii="ArialMT" w:hAnsi="ArialMT" w:cs="ArialMT"/>
            <w:color w:val="FFFFFF"/>
            <w:rPrChange w:id="4005" w:author="Arthur Parmentier" w:date="2020-06-09T23:50:00Z">
              <w:rPr>
                <w:rFonts w:ascii="ArialMT" w:hAnsi="ArialMT" w:cs="ArialMT"/>
                <w:color w:val="FFFFFF"/>
                <w:lang w:val="fr-FR"/>
              </w:rPr>
            </w:rPrChange>
          </w:rPr>
          <w:t>which gets used as an 'off' gesture when removing yourself from</w:t>
        </w:r>
      </w:ins>
    </w:p>
    <w:p w:rsidR="008D30F8" w:rsidRPr="008D30F8" w:rsidRDefault="008D30F8">
      <w:pPr>
        <w:autoSpaceDE w:val="0"/>
        <w:autoSpaceDN w:val="0"/>
        <w:adjustRightInd w:val="0"/>
        <w:spacing w:after="0" w:line="240" w:lineRule="auto"/>
        <w:rPr>
          <w:ins w:id="4006" w:author="Arthur Parmentier" w:date="2020-06-09T23:50:00Z"/>
          <w:rFonts w:ascii="ArialMT" w:hAnsi="ArialMT" w:cs="ArialMT"/>
          <w:color w:val="FFFFFF"/>
          <w:rPrChange w:id="4007" w:author="Arthur Parmentier" w:date="2020-06-09T23:50:00Z">
            <w:rPr>
              <w:ins w:id="4008" w:author="Arthur Parmentier" w:date="2020-06-09T23:50:00Z"/>
              <w:rFonts w:ascii="ArialMT" w:hAnsi="ArialMT" w:cs="ArialMT"/>
              <w:color w:val="FFFFFF"/>
              <w:lang w:val="fr-FR"/>
            </w:rPr>
          </w:rPrChange>
        </w:rPr>
      </w:pPr>
      <w:ins w:id="4009" w:author="Arthur Parmentier" w:date="2020-06-09T23:50:00Z">
        <w:r w:rsidRPr="008D30F8">
          <w:rPr>
            <w:rFonts w:ascii="ArialMT" w:hAnsi="ArialMT" w:cs="ArialMT"/>
            <w:color w:val="FFFFFF"/>
            <w:rPrChange w:id="4010" w:author="Arthur Parmentier" w:date="2020-06-09T23:50:00Z">
              <w:rPr>
                <w:rFonts w:ascii="ArialMT" w:hAnsi="ArialMT" w:cs="ArialMT"/>
                <w:color w:val="FFFFFF"/>
                <w:lang w:val="fr-FR"/>
              </w:rPr>
            </w:rPrChange>
          </w:rPr>
          <w:t>'Shapeline' mode. Another example is the 'Synchronize' gesture—in</w:t>
        </w:r>
      </w:ins>
    </w:p>
    <w:p w:rsidR="008D30F8" w:rsidRPr="008D30F8" w:rsidRDefault="008D30F8">
      <w:pPr>
        <w:autoSpaceDE w:val="0"/>
        <w:autoSpaceDN w:val="0"/>
        <w:adjustRightInd w:val="0"/>
        <w:spacing w:after="0" w:line="240" w:lineRule="auto"/>
        <w:rPr>
          <w:ins w:id="4011" w:author="Arthur Parmentier" w:date="2020-06-09T23:50:00Z"/>
          <w:rFonts w:ascii="ArialMT" w:hAnsi="ArialMT" w:cs="ArialMT"/>
          <w:color w:val="FFFFFF"/>
          <w:rPrChange w:id="4012" w:author="Arthur Parmentier" w:date="2020-06-09T23:50:00Z">
            <w:rPr>
              <w:ins w:id="4013" w:author="Arthur Parmentier" w:date="2020-06-09T23:50:00Z"/>
              <w:rFonts w:ascii="ArialMT" w:hAnsi="ArialMT" w:cs="ArialMT"/>
              <w:color w:val="FFFFFF"/>
              <w:lang w:val="fr-FR"/>
            </w:rPr>
          </w:rPrChange>
        </w:rPr>
      </w:pPr>
      <w:ins w:id="4014" w:author="Arthur Parmentier" w:date="2020-06-09T23:50:00Z">
        <w:r w:rsidRPr="008D30F8">
          <w:rPr>
            <w:rFonts w:ascii="ArialMT" w:hAnsi="ArialMT" w:cs="ArialMT"/>
            <w:color w:val="FFFFFF"/>
            <w:rPrChange w:id="4015" w:author="Arthur Parmentier" w:date="2020-06-09T23:50:00Z">
              <w:rPr>
                <w:rFonts w:ascii="ArialMT" w:hAnsi="ArialMT" w:cs="ArialMT"/>
                <w:color w:val="FFFFFF"/>
                <w:lang w:val="fr-FR"/>
              </w:rPr>
            </w:rPrChange>
          </w:rPr>
          <w:t>this case, the gesture isn't initiated by a 'Go' gesture—the content is</w:t>
        </w:r>
      </w:ins>
    </w:p>
    <w:p w:rsidR="008D30F8" w:rsidRPr="008D30F8" w:rsidRDefault="008D30F8">
      <w:pPr>
        <w:autoSpaceDE w:val="0"/>
        <w:autoSpaceDN w:val="0"/>
        <w:adjustRightInd w:val="0"/>
        <w:spacing w:after="0" w:line="240" w:lineRule="auto"/>
        <w:rPr>
          <w:ins w:id="4016" w:author="Arthur Parmentier" w:date="2020-06-09T23:50:00Z"/>
          <w:rFonts w:ascii="ArialMT" w:hAnsi="ArialMT" w:cs="ArialMT"/>
          <w:color w:val="FFFFFF"/>
          <w:rPrChange w:id="4017" w:author="Arthur Parmentier" w:date="2020-06-09T23:50:00Z">
            <w:rPr>
              <w:ins w:id="4018" w:author="Arthur Parmentier" w:date="2020-06-09T23:50:00Z"/>
              <w:rFonts w:ascii="ArialMT" w:hAnsi="ArialMT" w:cs="ArialMT"/>
              <w:color w:val="FFFFFF"/>
              <w:lang w:val="fr-FR"/>
            </w:rPr>
          </w:rPrChange>
        </w:rPr>
      </w:pPr>
      <w:ins w:id="4019" w:author="Arthur Parmentier" w:date="2020-06-09T23:50:00Z">
        <w:r w:rsidRPr="008D30F8">
          <w:rPr>
            <w:rFonts w:ascii="ArialMT" w:hAnsi="ArialMT" w:cs="ArialMT"/>
            <w:color w:val="FFFFFF"/>
            <w:rPrChange w:id="4020" w:author="Arthur Parmentier" w:date="2020-06-09T23:50:00Z">
              <w:rPr>
                <w:rFonts w:ascii="ArialMT" w:hAnsi="ArialMT" w:cs="ArialMT"/>
                <w:color w:val="FFFFFF"/>
                <w:lang w:val="fr-FR"/>
              </w:rPr>
            </w:rPrChange>
          </w:rPr>
          <w:t>performed once the 'Synchronization' gesture is signed.</w:t>
        </w:r>
      </w:ins>
    </w:p>
    <w:p w:rsidR="008D30F8" w:rsidRPr="008D30F8" w:rsidRDefault="008D30F8">
      <w:pPr>
        <w:autoSpaceDE w:val="0"/>
        <w:autoSpaceDN w:val="0"/>
        <w:adjustRightInd w:val="0"/>
        <w:spacing w:after="0" w:line="240" w:lineRule="auto"/>
        <w:rPr>
          <w:ins w:id="4021" w:author="Arthur Parmentier" w:date="2020-06-09T23:50:00Z"/>
          <w:rFonts w:ascii="ArialMT" w:hAnsi="ArialMT" w:cs="ArialMT"/>
          <w:color w:val="FFFFFF"/>
          <w:rPrChange w:id="4022" w:author="Arthur Parmentier" w:date="2020-06-09T23:50:00Z">
            <w:rPr>
              <w:ins w:id="4023" w:author="Arthur Parmentier" w:date="2020-06-09T23:50:00Z"/>
              <w:rFonts w:ascii="ArialMT" w:hAnsi="ArialMT" w:cs="ArialMT"/>
              <w:color w:val="FFFFFF"/>
              <w:lang w:val="fr-FR"/>
            </w:rPr>
          </w:rPrChange>
        </w:rPr>
      </w:pPr>
      <w:ins w:id="4024" w:author="Arthur Parmentier" w:date="2020-06-09T23:50:00Z">
        <w:r w:rsidRPr="008D30F8">
          <w:rPr>
            <w:rFonts w:ascii="ArialMT" w:hAnsi="ArialMT" w:cs="ArialMT"/>
            <w:color w:val="FFFFFF"/>
            <w:rPrChange w:id="4025" w:author="Arthur Parmentier" w:date="2020-06-09T23:50:00Z">
              <w:rPr>
                <w:rFonts w:ascii="ArialMT" w:hAnsi="ArialMT" w:cs="ArialMT"/>
                <w:color w:val="FFFFFF"/>
                <w:lang w:val="fr-FR"/>
              </w:rPr>
            </w:rPrChange>
          </w:rPr>
          <w:t>In most spoken languages there are irregular verbs—the reasoning</w:t>
        </w:r>
      </w:ins>
    </w:p>
    <w:p w:rsidR="008D30F8" w:rsidRPr="008D30F8" w:rsidRDefault="008D30F8">
      <w:pPr>
        <w:autoSpaceDE w:val="0"/>
        <w:autoSpaceDN w:val="0"/>
        <w:adjustRightInd w:val="0"/>
        <w:spacing w:after="0" w:line="240" w:lineRule="auto"/>
        <w:rPr>
          <w:ins w:id="4026" w:author="Arthur Parmentier" w:date="2020-06-09T23:50:00Z"/>
          <w:rFonts w:ascii="ArialMT" w:hAnsi="ArialMT" w:cs="ArialMT"/>
          <w:color w:val="FFFFFF"/>
          <w:rPrChange w:id="4027" w:author="Arthur Parmentier" w:date="2020-06-09T23:50:00Z">
            <w:rPr>
              <w:ins w:id="4028" w:author="Arthur Parmentier" w:date="2020-06-09T23:50:00Z"/>
              <w:rFonts w:ascii="ArialMT" w:hAnsi="ArialMT" w:cs="ArialMT"/>
              <w:color w:val="FFFFFF"/>
              <w:lang w:val="fr-FR"/>
            </w:rPr>
          </w:rPrChange>
        </w:rPr>
      </w:pPr>
      <w:ins w:id="4029" w:author="Arthur Parmentier" w:date="2020-06-09T23:50:00Z">
        <w:r w:rsidRPr="008D30F8">
          <w:rPr>
            <w:rFonts w:ascii="ArialMT" w:hAnsi="ArialMT" w:cs="ArialMT"/>
            <w:color w:val="FFFFFF"/>
            <w:rPrChange w:id="4030" w:author="Arthur Parmentier" w:date="2020-06-09T23:50:00Z">
              <w:rPr>
                <w:rFonts w:ascii="ArialMT" w:hAnsi="ArialMT" w:cs="ArialMT"/>
                <w:color w:val="FFFFFF"/>
                <w:lang w:val="fr-FR"/>
              </w:rPr>
            </w:rPrChange>
          </w:rPr>
          <w:t>for their existence is confusing. I can't say how this came about in</w:t>
        </w:r>
      </w:ins>
    </w:p>
    <w:p w:rsidR="008D30F8" w:rsidRPr="008D30F8" w:rsidRDefault="008D30F8">
      <w:pPr>
        <w:autoSpaceDE w:val="0"/>
        <w:autoSpaceDN w:val="0"/>
        <w:adjustRightInd w:val="0"/>
        <w:spacing w:after="0" w:line="240" w:lineRule="auto"/>
        <w:rPr>
          <w:ins w:id="4031" w:author="Arthur Parmentier" w:date="2020-06-09T23:50:00Z"/>
          <w:rFonts w:ascii="ArialMT" w:hAnsi="ArialMT" w:cs="ArialMT"/>
          <w:color w:val="FFFFFF"/>
          <w:rPrChange w:id="4032" w:author="Arthur Parmentier" w:date="2020-06-09T23:50:00Z">
            <w:rPr>
              <w:ins w:id="4033" w:author="Arthur Parmentier" w:date="2020-06-09T23:50:00Z"/>
              <w:rFonts w:ascii="ArialMT" w:hAnsi="ArialMT" w:cs="ArialMT"/>
              <w:color w:val="FFFFFF"/>
              <w:lang w:val="fr-FR"/>
            </w:rPr>
          </w:rPrChange>
        </w:rPr>
      </w:pPr>
      <w:ins w:id="4034" w:author="Arthur Parmentier" w:date="2020-06-09T23:50:00Z">
        <w:r w:rsidRPr="008D30F8">
          <w:rPr>
            <w:rFonts w:ascii="ArialMT" w:hAnsi="ArialMT" w:cs="ArialMT"/>
            <w:color w:val="FFFFFF"/>
            <w:rPrChange w:id="4035" w:author="Arthur Parmentier" w:date="2020-06-09T23:50:00Z">
              <w:rPr>
                <w:rFonts w:ascii="ArialMT" w:hAnsi="ArialMT" w:cs="ArialMT"/>
                <w:color w:val="FFFFFF"/>
                <w:lang w:val="fr-FR"/>
              </w:rPr>
            </w:rPrChange>
          </w:rPr>
          <w:t>other languages, but I would venture to say it's probably for the same</w:t>
        </w:r>
      </w:ins>
    </w:p>
    <w:p w:rsidR="008D30F8" w:rsidRPr="008D30F8" w:rsidRDefault="008D30F8">
      <w:pPr>
        <w:autoSpaceDE w:val="0"/>
        <w:autoSpaceDN w:val="0"/>
        <w:adjustRightInd w:val="0"/>
        <w:spacing w:after="0" w:line="240" w:lineRule="auto"/>
        <w:rPr>
          <w:ins w:id="4036" w:author="Arthur Parmentier" w:date="2020-06-09T23:50:00Z"/>
          <w:rFonts w:ascii="ArialMT" w:hAnsi="ArialMT" w:cs="ArialMT"/>
          <w:color w:val="FFFFFF"/>
          <w:rPrChange w:id="4037" w:author="Arthur Parmentier" w:date="2020-06-09T23:50:00Z">
            <w:rPr>
              <w:ins w:id="4038" w:author="Arthur Parmentier" w:date="2020-06-09T23:50:00Z"/>
              <w:rFonts w:ascii="ArialMT" w:hAnsi="ArialMT" w:cs="ArialMT"/>
              <w:color w:val="FFFFFF"/>
              <w:lang w:val="fr-FR"/>
            </w:rPr>
          </w:rPrChange>
        </w:rPr>
      </w:pPr>
      <w:ins w:id="4039" w:author="Arthur Parmentier" w:date="2020-06-09T23:50:00Z">
        <w:r w:rsidRPr="008D30F8">
          <w:rPr>
            <w:rFonts w:ascii="ArialMT" w:hAnsi="ArialMT" w:cs="ArialMT"/>
            <w:color w:val="FFFFFF"/>
            <w:rPrChange w:id="4040" w:author="Arthur Parmentier" w:date="2020-06-09T23:50:00Z">
              <w:rPr>
                <w:rFonts w:ascii="ArialMT" w:hAnsi="ArialMT" w:cs="ArialMT"/>
                <w:color w:val="FFFFFF"/>
                <w:lang w:val="fr-FR"/>
              </w:rPr>
            </w:rPrChange>
          </w:rPr>
          <w:t>reason—in the Soundpainting language, in each case, I had to break</w:t>
        </w:r>
      </w:ins>
    </w:p>
    <w:p w:rsidR="008D30F8" w:rsidRPr="008D30F8" w:rsidRDefault="008D30F8">
      <w:pPr>
        <w:pStyle w:val="Paragraphedeliste"/>
        <w:rPr>
          <w:ins w:id="4041" w:author="Arthur Parmentier" w:date="2020-06-08T00:43:00Z"/>
        </w:rPr>
        <w:pPrChange w:id="4042" w:author="Arthur Parmentier" w:date="2020-06-10T16:26:00Z">
          <w:pPr>
            <w:pStyle w:val="Paragraphedeliste"/>
            <w:numPr>
              <w:ilvl w:val="1"/>
              <w:numId w:val="11"/>
            </w:numPr>
            <w:ind w:left="1440" w:hanging="360"/>
          </w:pPr>
        </w:pPrChange>
      </w:pPr>
      <w:ins w:id="4043" w:author="Arthur Parmentier" w:date="2020-06-09T23:50:00Z">
        <w:r w:rsidRPr="008D30F8">
          <w:rPr>
            <w:rFonts w:ascii="ArialMT" w:hAnsi="ArialMT" w:cs="ArialMT"/>
            <w:color w:val="FFFFFF"/>
            <w:rPrChange w:id="4044" w:author="Arthur Parmentier" w:date="2020-06-09T23:50:00Z">
              <w:rPr>
                <w:rFonts w:ascii="ArialMT" w:hAnsi="ArialMT" w:cs="ArialMT"/>
                <w:color w:val="FFFFFF"/>
                <w:lang w:val="fr-FR"/>
              </w:rPr>
            </w:rPrChange>
          </w:rPr>
          <w:t>the rules to achieve my goals.</w:t>
        </w:r>
      </w:ins>
    </w:p>
    <w:p w:rsidR="00752860" w:rsidRPr="007C437A" w:rsidRDefault="00480CA1">
      <w:pPr>
        <w:ind w:left="720"/>
        <w:rPr>
          <w:ins w:id="4045" w:author="Arthur Parmentier" w:date="2020-06-05T18:25:00Z"/>
        </w:rPr>
        <w:pPrChange w:id="4046" w:author="Arthur Parmentier" w:date="2020-06-10T16:26:00Z">
          <w:pPr>
            <w:pStyle w:val="Paragraphedeliste"/>
            <w:numPr>
              <w:numId w:val="11"/>
            </w:numPr>
            <w:ind w:hanging="360"/>
          </w:pPr>
        </w:pPrChange>
      </w:pPr>
      <w:ins w:id="4047" w:author="Arthur Parmentier" w:date="2020-06-08T00:24:00Z">
        <w:r>
          <w:t>A deeper linguistic analysis</w:t>
        </w:r>
      </w:ins>
      <w:ins w:id="4048" w:author="Arthur Parmentier" w:date="2020-06-05T18:27:00Z">
        <w:r w:rsidR="00C87BEA" w:rsidRPr="007C437A">
          <w:t xml:space="preserve"> would</w:t>
        </w:r>
      </w:ins>
      <w:ins w:id="4049" w:author="Arthur Parmentier" w:date="2020-06-08T00:24:00Z">
        <w:r>
          <w:t xml:space="preserve"> probably</w:t>
        </w:r>
      </w:ins>
      <w:ins w:id="4050" w:author="Arthur Parmentier" w:date="2020-06-05T18:27:00Z">
        <w:r w:rsidR="00C87BEA" w:rsidRPr="007C437A">
          <w:t xml:space="preserve"> lead to</w:t>
        </w:r>
      </w:ins>
      <w:ins w:id="4051" w:author="Arthur Parmentier" w:date="2020-06-08T00:24:00Z">
        <w:r>
          <w:t xml:space="preserve"> more</w:t>
        </w:r>
      </w:ins>
      <w:ins w:id="4052" w:author="Arthur Parmentier" w:date="2020-06-05T18:27:00Z">
        <w:r w:rsidR="00C87BEA" w:rsidRPr="007C437A">
          <w:t xml:space="preserve"> relevant categories to think </w:t>
        </w:r>
      </w:ins>
      <w:ins w:id="4053" w:author="Arthur Parmentier" w:date="2020-06-05T18:28:00Z">
        <w:r w:rsidR="00C87BEA" w:rsidRPr="007C437A">
          <w:t>signs</w:t>
        </w:r>
      </w:ins>
      <w:ins w:id="4054" w:author="Arthur Parmentier" w:date="2020-06-08T00:50:00Z">
        <w:r w:rsidR="00F7044D">
          <w:t xml:space="preserve"> with,</w:t>
        </w:r>
      </w:ins>
      <w:ins w:id="4055" w:author="Arthur Parmentier" w:date="2020-06-05T18:28:00Z">
        <w:r w:rsidR="00C87BEA" w:rsidRPr="007C437A">
          <w:t xml:space="preserve"> in terms of their position in the </w:t>
        </w:r>
      </w:ins>
      <w:ins w:id="4056" w:author="Arthur Parmentier" w:date="2020-06-08T00:51:00Z">
        <w:r w:rsidR="00F7044D">
          <w:t>clause</w:t>
        </w:r>
      </w:ins>
      <w:ins w:id="4057" w:author="Arthur Parmentier" w:date="2020-06-08T00:20:00Z">
        <w:r w:rsidR="00C9469B">
          <w:t xml:space="preserve">, their function, but also their use in more complex </w:t>
        </w:r>
      </w:ins>
      <w:ins w:id="4058" w:author="Arthur Parmentier" w:date="2020-06-08T00:51:00Z">
        <w:r w:rsidR="00944734">
          <w:t xml:space="preserve">syntactic </w:t>
        </w:r>
      </w:ins>
      <w:ins w:id="4059" w:author="Arthur Parmentier" w:date="2020-06-08T00:20:00Z">
        <w:r w:rsidR="00C9469B">
          <w:t>structures</w:t>
        </w:r>
      </w:ins>
      <w:ins w:id="4060" w:author="Arthur Parmentier" w:date="2020-06-08T00:51:00Z">
        <w:r w:rsidR="00944734">
          <w:t>.</w:t>
        </w:r>
      </w:ins>
    </w:p>
    <w:p w:rsidR="00752860" w:rsidRPr="007C437A" w:rsidRDefault="00C87BEA">
      <w:pPr>
        <w:pStyle w:val="Paragraphedeliste"/>
        <w:numPr>
          <w:ilvl w:val="0"/>
          <w:numId w:val="11"/>
        </w:numPr>
        <w:rPr>
          <w:ins w:id="4061" w:author="Arthur Parmentier" w:date="2020-06-06T18:04:00Z"/>
        </w:rPr>
      </w:pPr>
      <w:ins w:id="4062" w:author="Arthur Parmentier" w:date="2020-06-05T18:29:00Z">
        <w:r w:rsidRPr="007C437A">
          <w:t xml:space="preserve">Finally, I think that </w:t>
        </w:r>
      </w:ins>
      <w:ins w:id="4063" w:author="Arthur Parmentier" w:date="2020-06-08T00:25:00Z">
        <w:r w:rsidR="00D15FB4">
          <w:t xml:space="preserve">his </w:t>
        </w:r>
      </w:ins>
      <w:ins w:id="4064" w:author="Arthur Parmentier" w:date="2020-06-05T18:29:00Z">
        <w:r w:rsidRPr="007C437A">
          <w:t xml:space="preserve">description suffers from the </w:t>
        </w:r>
      </w:ins>
      <w:ins w:id="4065" w:author="Arthur Parmentier" w:date="2020-06-08T00:25:00Z">
        <w:r w:rsidR="00D15FB4">
          <w:t>velocity</w:t>
        </w:r>
      </w:ins>
      <w:ins w:id="4066" w:author="Arthur Parmentier" w:date="2020-06-05T18:29:00Z">
        <w:r w:rsidRPr="007C437A">
          <w:t xml:space="preserve"> at which the language has evolved from</w:t>
        </w:r>
      </w:ins>
      <w:ins w:id="4067" w:author="Arthur Parmentier" w:date="2020-06-08T00:25:00Z">
        <w:r w:rsidR="00EE0694">
          <w:t xml:space="preserve"> its most</w:t>
        </w:r>
      </w:ins>
      <w:ins w:id="4068" w:author="Arthur Parmentier" w:date="2020-06-05T18:29:00Z">
        <w:r w:rsidRPr="007C437A">
          <w:t xml:space="preserve"> basic elements to complex uses and rul</w:t>
        </w:r>
      </w:ins>
      <w:ins w:id="4069" w:author="Arthur Parmentier" w:date="2020-06-05T18:30:00Z">
        <w:r w:rsidRPr="007C437A">
          <w:t>es</w:t>
        </w:r>
      </w:ins>
      <w:ins w:id="4070" w:author="Arthur Parmentier" w:date="2020-06-08T00:30:00Z">
        <w:r w:rsidR="00AB5E12">
          <w:t>, leading to describe its structure both in artistic and linguis</w:t>
        </w:r>
      </w:ins>
      <w:ins w:id="4071" w:author="Arthur Parmentier" w:date="2020-06-08T00:31:00Z">
        <w:r w:rsidR="00AB5E12">
          <w:t>tic terms and principles</w:t>
        </w:r>
      </w:ins>
      <w:ins w:id="4072" w:author="Arthur Parmentier" w:date="2020-06-05T18:30:00Z">
        <w:r w:rsidRPr="007C437A">
          <w:t>. This description might have been proposed at a time at which it made sense to think in those</w:t>
        </w:r>
      </w:ins>
      <w:ins w:id="4073" w:author="Arthur Parmentier" w:date="2020-06-08T00:26:00Z">
        <w:r w:rsidR="00EE0694">
          <w:t xml:space="preserve"> simple</w:t>
        </w:r>
      </w:ins>
      <w:ins w:id="4074" w:author="Arthur Parmentier" w:date="2020-06-05T18:30:00Z">
        <w:r w:rsidRPr="007C437A">
          <w:t xml:space="preserve"> terms, while </w:t>
        </w:r>
      </w:ins>
      <w:ins w:id="4075" w:author="Arthur Parmentier" w:date="2020-06-08T00:26:00Z">
        <w:r w:rsidR="00EE0694">
          <w:t xml:space="preserve">it was sufficient to introduce only superficial elements of syntax </w:t>
        </w:r>
      </w:ins>
      <w:ins w:id="4076" w:author="Arthur Parmentier" w:date="2020-06-08T00:27:00Z">
        <w:r w:rsidR="00EE0694">
          <w:t>as the performers would internalize in practice many of the implicit complexity of the language.</w:t>
        </w:r>
      </w:ins>
    </w:p>
    <w:p w:rsidR="00C51F09" w:rsidRPr="007C437A" w:rsidRDefault="00C51F09">
      <w:pPr>
        <w:rPr>
          <w:ins w:id="4077" w:author="Arthur Parmentier" w:date="2020-06-05T18:31:00Z"/>
        </w:rPr>
        <w:pPrChange w:id="4078" w:author="Arthur Parmentier" w:date="2020-06-10T16:26:00Z">
          <w:pPr>
            <w:pStyle w:val="Paragraphedeliste"/>
            <w:numPr>
              <w:numId w:val="11"/>
            </w:numPr>
            <w:ind w:hanging="360"/>
          </w:pPr>
        </w:pPrChange>
      </w:pPr>
      <w:ins w:id="4079" w:author="Arthur Parmentier" w:date="2020-06-06T18:04:00Z">
        <w:r w:rsidRPr="007C437A">
          <w:t xml:space="preserve">The description of </w:t>
        </w:r>
      </w:ins>
      <w:ins w:id="4080" w:author="Arthur Parmentier" w:date="2020-06-06T18:05:00Z">
        <w:r w:rsidRPr="007C437A">
          <w:t>the</w:t>
        </w:r>
      </w:ins>
      <w:ins w:id="4081" w:author="Arthur Parmentier" w:date="2020-06-06T18:04:00Z">
        <w:r w:rsidRPr="007C437A">
          <w:t xml:space="preserve"> whole syntax </w:t>
        </w:r>
      </w:ins>
      <w:ins w:id="4082" w:author="Arthur Parmentier" w:date="2020-06-06T18:05:00Z">
        <w:r w:rsidRPr="007C437A">
          <w:t xml:space="preserve">of SP </w:t>
        </w:r>
      </w:ins>
      <w:ins w:id="4083" w:author="Arthur Parmentier" w:date="2020-06-06T18:04:00Z">
        <w:r w:rsidRPr="007C437A">
          <w:t>would be the subject of a whole book and</w:t>
        </w:r>
      </w:ins>
      <w:ins w:id="4084" w:author="Arthur Parmentier" w:date="2020-06-08T00:51:00Z">
        <w:r w:rsidR="005539BB">
          <w:t xml:space="preserve"> out</w:t>
        </w:r>
      </w:ins>
      <w:ins w:id="4085" w:author="Arthur Parmentier" w:date="2020-06-08T00:52:00Z">
        <w:r w:rsidR="005539BB">
          <w:t xml:space="preserve"> of my field of expertise</w:t>
        </w:r>
      </w:ins>
      <w:ins w:id="4086" w:author="Arthur Parmentier" w:date="2020-06-06T18:04:00Z">
        <w:r w:rsidRPr="007C437A">
          <w:t xml:space="preserve">. </w:t>
        </w:r>
      </w:ins>
      <w:ins w:id="4087" w:author="Arthur Parmentier" w:date="2020-06-08T00:52:00Z">
        <w:r w:rsidR="0083330E">
          <w:br/>
        </w:r>
      </w:ins>
      <w:ins w:id="4088" w:author="Arthur Parmentier" w:date="2020-06-06T18:04:00Z">
        <w:r w:rsidRPr="007C437A">
          <w:t xml:space="preserve">However, I will </w:t>
        </w:r>
      </w:ins>
      <w:ins w:id="4089" w:author="Arthur Parmentier" w:date="2020-06-08T00:53:00Z">
        <w:r w:rsidR="0083330E">
          <w:t>underline</w:t>
        </w:r>
      </w:ins>
      <w:ins w:id="4090" w:author="Arthur Parmentier" w:date="2020-06-06T18:04:00Z">
        <w:r w:rsidRPr="007C437A">
          <w:t xml:space="preserve"> some of its basic elements </w:t>
        </w:r>
      </w:ins>
      <w:ins w:id="4091" w:author="Arthur Parmentier" w:date="2020-06-08T00:52:00Z">
        <w:r w:rsidR="0083330E">
          <w:t xml:space="preserve">that will be relevant to my technical proposition of a recognition tool and </w:t>
        </w:r>
      </w:ins>
      <w:ins w:id="4092" w:author="Arthur Parmentier" w:date="2020-06-08T00:53:00Z">
        <w:r w:rsidR="0083330E">
          <w:t>propose a view on its mechanisms at several levels.</w:t>
        </w:r>
      </w:ins>
    </w:p>
    <w:p w:rsidR="00EB42AE" w:rsidRPr="007C437A" w:rsidRDefault="00EB42AE">
      <w:pPr>
        <w:pStyle w:val="Titre5"/>
        <w:rPr>
          <w:ins w:id="4093" w:author="Arthur Parmentier" w:date="2020-06-05T19:00:00Z"/>
        </w:rPr>
      </w:pPr>
      <w:ins w:id="4094" w:author="Arthur Parmentier" w:date="2020-06-05T19:00:00Z">
        <w:r w:rsidRPr="007C437A">
          <w:lastRenderedPageBreak/>
          <w:t xml:space="preserve">A closer look </w:t>
        </w:r>
      </w:ins>
      <w:ins w:id="4095" w:author="Arthur Parmentier" w:date="2020-06-05T19:20:00Z">
        <w:r w:rsidR="000E299B" w:rsidRPr="007C437A">
          <w:t>at</w:t>
        </w:r>
      </w:ins>
      <w:ins w:id="4096" w:author="Arthur Parmentier" w:date="2020-06-05T19:00:00Z">
        <w:r w:rsidRPr="007C437A">
          <w:t xml:space="preserve"> SP syntax</w:t>
        </w:r>
      </w:ins>
    </w:p>
    <w:p w:rsidR="00DC1017" w:rsidRPr="007C437A" w:rsidRDefault="00EB42AE">
      <w:pPr>
        <w:rPr>
          <w:ins w:id="4097" w:author="Arthur Parmentier" w:date="2020-06-05T19:20:00Z"/>
        </w:rPr>
      </w:pPr>
      <w:ins w:id="4098" w:author="Arthur Parmentier" w:date="2020-06-05T19:01:00Z">
        <w:r w:rsidRPr="007C437A">
          <w:t xml:space="preserve">In this part, I will </w:t>
        </w:r>
      </w:ins>
      <w:ins w:id="4099" w:author="Arthur Parmentier" w:date="2020-06-05T19:02:00Z">
        <w:r w:rsidRPr="007C437A">
          <w:t>step back from the historical description of the SP syntax to cover its structure in its contemporary form</w:t>
        </w:r>
      </w:ins>
      <w:ins w:id="4100" w:author="Arthur Parmentier" w:date="2020-06-05T19:03:00Z">
        <w:r w:rsidRPr="007C437A">
          <w:t>s and</w:t>
        </w:r>
      </w:ins>
      <w:ins w:id="4101" w:author="Arthur Parmentier" w:date="2020-06-05T21:03:00Z">
        <w:r w:rsidR="007E76C0" w:rsidRPr="007C437A">
          <w:t xml:space="preserve"> try</w:t>
        </w:r>
      </w:ins>
      <w:ins w:id="4102" w:author="Arthur Parmentier" w:date="2020-06-06T12:46:00Z">
        <w:r w:rsidR="00551BBF" w:rsidRPr="007C437A">
          <w:t xml:space="preserve"> to</w:t>
        </w:r>
      </w:ins>
      <w:ins w:id="4103" w:author="Arthur Parmentier" w:date="2020-06-05T19:03:00Z">
        <w:r w:rsidRPr="007C437A">
          <w:t xml:space="preserve"> provide a wider view</w:t>
        </w:r>
      </w:ins>
      <w:ins w:id="4104" w:author="Arthur Parmentier" w:date="2020-06-05T19:30:00Z">
        <w:r w:rsidR="00706ADC" w:rsidRPr="007C437A">
          <w:t xml:space="preserve"> of its components</w:t>
        </w:r>
      </w:ins>
      <w:ins w:id="4105" w:author="Arthur Parmentier" w:date="2020-06-06T20:40:00Z">
        <w:r w:rsidR="005E6896" w:rsidRPr="007C437A">
          <w:t xml:space="preserve"> </w:t>
        </w:r>
        <w:r w:rsidR="006A6B19" w:rsidRPr="007C437A">
          <w:t>including my own observations and</w:t>
        </w:r>
      </w:ins>
      <w:ins w:id="4106" w:author="Arthur Parmentier" w:date="2020-06-06T20:41:00Z">
        <w:r w:rsidR="006A6B19" w:rsidRPr="007C437A">
          <w:t xml:space="preserve"> interpretations.</w:t>
        </w:r>
      </w:ins>
    </w:p>
    <w:p w:rsidR="000E299B" w:rsidRPr="007C437A" w:rsidRDefault="000E299B">
      <w:pPr>
        <w:pStyle w:val="Titre6"/>
        <w:rPr>
          <w:ins w:id="4107" w:author="Arthur Parmentier" w:date="2020-06-05T20:54:00Z"/>
        </w:rPr>
      </w:pPr>
      <w:ins w:id="4108" w:author="Arthur Parmentier" w:date="2020-06-05T19:20:00Z">
        <w:r w:rsidRPr="007C437A">
          <w:rPr>
            <w:b w:val="0"/>
          </w:rPr>
          <w:t>The big picture</w:t>
        </w:r>
      </w:ins>
    </w:p>
    <w:p w:rsidR="001C2AA6" w:rsidRPr="007C437A" w:rsidRDefault="007E76C0">
      <w:pPr>
        <w:keepNext/>
        <w:rPr>
          <w:ins w:id="4109" w:author="Arthur Parmentier" w:date="2020-06-05T21:05:00Z"/>
        </w:rPr>
        <w:pPrChange w:id="4110" w:author="Arthur Parmentier" w:date="2020-06-10T16:26:00Z">
          <w:pPr/>
        </w:pPrChange>
      </w:pPr>
      <w:ins w:id="4111" w:author="Arthur Parmentier" w:date="2020-06-05T20:54:00Z">
        <w:r w:rsidRPr="007C437A">
          <w:rPr>
            <w:noProof/>
            <w:rPrChange w:id="4112"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20">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pPr>
        <w:pStyle w:val="Lgende"/>
        <w:rPr>
          <w:ins w:id="4113" w:author="Arthur Parmentier" w:date="2020-06-05T21:09:00Z"/>
        </w:rPr>
      </w:pPr>
      <w:bookmarkStart w:id="4114" w:name="_Ref42283886"/>
      <w:bookmarkStart w:id="4115" w:name="_Ref42283881"/>
      <w:ins w:id="4116" w:author="Arthur Parmentier" w:date="2020-06-05T21:05:00Z">
        <w:r w:rsidRPr="007C437A">
          <w:t xml:space="preserve">Figure </w:t>
        </w:r>
        <w:r w:rsidRPr="007C437A">
          <w:rPr>
            <w:rPrChange w:id="4117" w:author="Arthur Parmentier" w:date="2020-06-07T15:27:00Z">
              <w:rPr/>
            </w:rPrChange>
          </w:rPr>
          <w:fldChar w:fldCharType="begin"/>
        </w:r>
        <w:r w:rsidRPr="007C437A">
          <w:instrText xml:space="preserve"> SEQ Figure \* ARABIC </w:instrText>
        </w:r>
      </w:ins>
      <w:r w:rsidRPr="007C437A">
        <w:rPr>
          <w:rPrChange w:id="4118" w:author="Arthur Parmentier" w:date="2020-06-07T15:27:00Z">
            <w:rPr/>
          </w:rPrChange>
        </w:rPr>
        <w:fldChar w:fldCharType="separate"/>
      </w:r>
      <w:ins w:id="4119" w:author="Arthur Parmentier" w:date="2020-06-12T13:37:00Z">
        <w:r w:rsidR="007A0A7C">
          <w:rPr>
            <w:noProof/>
          </w:rPr>
          <w:t>2</w:t>
        </w:r>
      </w:ins>
      <w:ins w:id="4120" w:author="Arthur Parmentier" w:date="2020-06-05T21:05:00Z">
        <w:r w:rsidRPr="007C437A">
          <w:rPr>
            <w:rPrChange w:id="4121" w:author="Arthur Parmentier" w:date="2020-06-07T15:27:00Z">
              <w:rPr/>
            </w:rPrChange>
          </w:rPr>
          <w:fldChar w:fldCharType="end"/>
        </w:r>
        <w:bookmarkEnd w:id="4114"/>
        <w:r w:rsidRPr="007C437A">
          <w:t xml:space="preserve"> Representations of the modes, their "enter"-"escape" dynamic with respect to the "Default mode" and the </w:t>
        </w:r>
      </w:ins>
      <w:ins w:id="4122" w:author="Arthur Parmentier" w:date="2020-06-05T21:06:00Z">
        <w:r w:rsidR="00B964BD" w:rsidRPr="007C437A">
          <w:t>correlation of</w:t>
        </w:r>
      </w:ins>
      <w:ins w:id="4123" w:author="Arthur Parmentier" w:date="2020-06-05T21:05:00Z">
        <w:r w:rsidRPr="007C437A">
          <w:t xml:space="preserve"> the ambiguity bet</w:t>
        </w:r>
      </w:ins>
      <w:ins w:id="4124" w:author="Arthur Parmentier" w:date="2020-06-05T21:06:00Z">
        <w:r w:rsidR="003E12E8" w:rsidRPr="007C437A">
          <w:t>ween</w:t>
        </w:r>
      </w:ins>
      <w:ins w:id="4125" w:author="Arthur Parmentier" w:date="2020-06-05T21:05:00Z">
        <w:r w:rsidRPr="007C437A">
          <w:t xml:space="preserve"> two modes and their respective sig</w:t>
        </w:r>
      </w:ins>
      <w:ins w:id="4126" w:author="Arthur Parmentier" w:date="2020-06-06T12:20:00Z">
        <w:r w:rsidR="00A440D0" w:rsidRPr="007C437A">
          <w:t xml:space="preserve">n/gestures </w:t>
        </w:r>
      </w:ins>
      <w:ins w:id="4127" w:author="Arthur Parmentier" w:date="2020-06-05T21:05:00Z">
        <w:r w:rsidRPr="007C437A">
          <w:t>corpus</w:t>
        </w:r>
      </w:ins>
      <w:bookmarkEnd w:id="4115"/>
      <w:ins w:id="4128" w:author="Arthur Parmentier" w:date="2020-06-06T12:20:00Z">
        <w:r w:rsidR="00A440D0" w:rsidRPr="007C437A">
          <w:t xml:space="preserve">: the “enter” and “escape” signs are used to disambiguate the interpretation of </w:t>
        </w:r>
      </w:ins>
      <w:ins w:id="4129" w:author="Arthur Parmentier" w:date="2020-06-06T12:21:00Z">
        <w:r w:rsidR="00A440D0" w:rsidRPr="007C437A">
          <w:t>gestures or sign common to two or more modes for the performer. In the non-ambiguous cases, we see that the “escape” signs disappear (</w:t>
        </w:r>
      </w:ins>
      <w:ins w:id="4130" w:author="Arthur Parmentier" w:date="2020-06-06T12:22:00Z">
        <w:r w:rsidR="00A440D0" w:rsidRPr="007C437A">
          <w:t>or is simply a “step outside the box”).</w:t>
        </w:r>
      </w:ins>
      <w:ins w:id="4131" w:author="Arthur Parmentier" w:date="2020-06-06T19:14:00Z">
        <w:r w:rsidR="00BD746C" w:rsidRPr="007C437A">
          <w:br/>
        </w:r>
        <w:r w:rsidR="00BD746C" w:rsidRPr="007C437A">
          <w:br/>
        </w:r>
      </w:ins>
      <w:ins w:id="4132" w:author="Arthur Parmentier" w:date="2020-06-06T12:22:00Z">
        <w:r w:rsidR="00A440D0" w:rsidRPr="007C437A">
          <w:t xml:space="preserve"> </w:t>
        </w:r>
        <w:r w:rsidR="00A440D0" w:rsidRPr="007C437A">
          <w:rPr>
            <w:vertAlign w:val="superscript"/>
          </w:rPr>
          <w:t>1</w:t>
        </w:r>
        <w:r w:rsidR="00A440D0" w:rsidRPr="007C437A">
          <w:t xml:space="preserve">Launch mode </w:t>
        </w:r>
      </w:ins>
      <w:ins w:id="4133" w:author="Arthur Parmentier" w:date="2020-06-06T12:23:00Z">
        <w:r w:rsidR="00A440D0" w:rsidRPr="007C437A">
          <w:t xml:space="preserve">is ambiguous because some signs must be interpreted as in shapeline (Identifiers for instance). However, </w:t>
        </w:r>
      </w:ins>
      <w:ins w:id="4134" w:author="Arthur Parmentier" w:date="2020-06-06T12:24:00Z">
        <w:r w:rsidR="00A440D0" w:rsidRPr="007C437A">
          <w:t>it is not ambiguous for contents and modifiers, which can simply be performed immediately when the soundpainter “steps into the box”.</w:t>
        </w:r>
      </w:ins>
      <w:ins w:id="4135" w:author="Arthur Parmentier" w:date="2020-06-06T12:25:00Z">
        <w:r w:rsidR="00A440D0" w:rsidRPr="007C437A">
          <w:t xml:space="preserve"> For that reason, </w:t>
        </w:r>
      </w:ins>
      <w:ins w:id="4136" w:author="Arthur Parmentier" w:date="2020-06-06T12:46:00Z">
        <w:r w:rsidR="0071562A" w:rsidRPr="007C437A">
          <w:t>their</w:t>
        </w:r>
      </w:ins>
      <w:ins w:id="4137" w:author="Arthur Parmentier" w:date="2020-06-06T12:25:00Z">
        <w:r w:rsidR="00A440D0" w:rsidRPr="007C437A">
          <w:t xml:space="preserve"> enter and exit signs are not always performed when there is no ambiguity. It is also possible that </w:t>
        </w:r>
      </w:ins>
      <w:ins w:id="4138" w:author="Arthur Parmentier" w:date="2020-06-06T12:26:00Z">
        <w:r w:rsidR="00A440D0" w:rsidRPr="007C437A">
          <w:t>one particular mode is used by convention</w:t>
        </w:r>
      </w:ins>
      <w:ins w:id="4139" w:author="Arthur Parmentier" w:date="2020-06-06T12:46:00Z">
        <w:r w:rsidR="00FB620E" w:rsidRPr="007C437A">
          <w:t xml:space="preserve"> </w:t>
        </w:r>
      </w:ins>
      <w:ins w:id="4140" w:author="Arthur Parmentier" w:date="2020-06-06T12:47:00Z">
        <w:r w:rsidR="004D7731" w:rsidRPr="007C437A">
          <w:t xml:space="preserve">(by default) </w:t>
        </w:r>
      </w:ins>
      <w:ins w:id="4141" w:author="Arthur Parmentier" w:date="2020-06-06T12:46:00Z">
        <w:r w:rsidR="00FB620E" w:rsidRPr="007C437A">
          <w:t xml:space="preserve">instead of the </w:t>
        </w:r>
      </w:ins>
      <w:ins w:id="4142" w:author="Arthur Parmentier" w:date="2020-06-06T12:47:00Z">
        <w:r w:rsidR="005C65F5" w:rsidRPr="007C437A">
          <w:t>“</w:t>
        </w:r>
      </w:ins>
      <w:ins w:id="4143" w:author="Arthur Parmentier" w:date="2020-06-06T12:46:00Z">
        <w:r w:rsidR="00FB620E" w:rsidRPr="007C437A">
          <w:t>default mode</w:t>
        </w:r>
      </w:ins>
      <w:ins w:id="4144" w:author="Arthur Parmentier" w:date="2020-06-06T12:47:00Z">
        <w:r w:rsidR="005C65F5" w:rsidRPr="007C437A">
          <w:t>”</w:t>
        </w:r>
      </w:ins>
      <w:ins w:id="4145" w:author="Arthur Parmentier" w:date="2020-06-06T12:20:00Z">
        <w:r w:rsidR="00A440D0" w:rsidRPr="007C437A">
          <w:t xml:space="preserve"> </w:t>
        </w:r>
      </w:ins>
      <w:ins w:id="4146" w:author="Arthur Parmentier" w:date="2020-06-06T12:26:00Z">
        <w:r w:rsidR="00A440D0" w:rsidRPr="007C437A">
          <w:t xml:space="preserve">(for instance, it is often the case that dancer </w:t>
        </w:r>
      </w:ins>
      <w:ins w:id="4147" w:author="Arthur Parmentier" w:date="2020-06-06T12:46:00Z">
        <w:r w:rsidR="0071562A" w:rsidRPr="007C437A">
          <w:t>interprets</w:t>
        </w:r>
      </w:ins>
      <w:ins w:id="4148" w:author="Arthur Parmentier" w:date="2020-06-06T12:26:00Z">
        <w:r w:rsidR="00A440D0" w:rsidRPr="007C437A">
          <w:t xml:space="preserve"> signs and gestures in launch mode during p</w:t>
        </w:r>
      </w:ins>
      <w:ins w:id="4149" w:author="Arthur Parmentier" w:date="2020-06-06T12:27:00Z">
        <w:r w:rsidR="00A440D0" w:rsidRPr="007C437A">
          <w:t>erformance by default), in which case the enter and escape sign may not be used either.</w:t>
        </w:r>
      </w:ins>
    </w:p>
    <w:p w:rsidR="0077353F" w:rsidRPr="007C437A" w:rsidRDefault="00122D9C">
      <w:pPr>
        <w:rPr>
          <w:ins w:id="4150" w:author="Arthur Parmentier" w:date="2020-06-06T19:24:00Z"/>
        </w:rPr>
      </w:pPr>
      <w:ins w:id="4151" w:author="Arthur Parmentier" w:date="2020-06-05T21:09:00Z">
        <w:r w:rsidRPr="007C437A">
          <w:t>Let’s start with the big picture.</w:t>
        </w:r>
      </w:ins>
      <w:ins w:id="4152" w:author="Arthur Parmentier" w:date="2020-06-05T21:26:00Z">
        <w:r w:rsidR="00274337" w:rsidRPr="007C437A">
          <w:br/>
        </w:r>
      </w:ins>
      <w:ins w:id="4153" w:author="Arthur Parmentier" w:date="2020-06-05T21:16:00Z">
        <w:r w:rsidRPr="007C437A">
          <w:t xml:space="preserve">Imagine a language that has an alphabet (a set of signs) and several </w:t>
        </w:r>
      </w:ins>
      <w:ins w:id="4154" w:author="Arthur Parmentier" w:date="2020-06-05T21:18:00Z">
        <w:r w:rsidRPr="007C437A">
          <w:t>syntaxes</w:t>
        </w:r>
      </w:ins>
      <w:ins w:id="4155" w:author="Arthur Parmentier" w:date="2020-06-05T21:16:00Z">
        <w:r w:rsidRPr="007C437A">
          <w:t xml:space="preserve"> that </w:t>
        </w:r>
      </w:ins>
      <w:ins w:id="4156" w:author="Arthur Parmentier" w:date="2020-06-05T21:17:00Z">
        <w:r w:rsidRPr="007C437A">
          <w:t xml:space="preserve">all speakers know and can use whenever they think that one is more appropriate than </w:t>
        </w:r>
      </w:ins>
      <w:ins w:id="4157" w:author="Arthur Parmentier" w:date="2020-06-05T21:18:00Z">
        <w:r w:rsidRPr="007C437A">
          <w:t xml:space="preserve">the </w:t>
        </w:r>
      </w:ins>
      <w:ins w:id="4158" w:author="Arthur Parmentier" w:date="2020-06-05T21:17:00Z">
        <w:r w:rsidRPr="007C437A">
          <w:t xml:space="preserve">others. Let’s call these </w:t>
        </w:r>
      </w:ins>
      <w:ins w:id="4159" w:author="Arthur Parmentier" w:date="2020-06-05T21:18:00Z">
        <w:r w:rsidRPr="007C437A">
          <w:t>syntaxes</w:t>
        </w:r>
      </w:ins>
      <w:ins w:id="4160" w:author="Arthur Parmentier" w:date="2020-06-05T21:17:00Z">
        <w:r w:rsidRPr="007C437A">
          <w:t xml:space="preserve"> “modes”.</w:t>
        </w:r>
      </w:ins>
      <w:ins w:id="4161" w:author="Arthur Parmentier" w:date="2020-06-05T21:19:00Z">
        <w:r w:rsidRPr="007C437A">
          <w:t xml:space="preserve"> SP is such a language. </w:t>
        </w:r>
        <w:r w:rsidR="004C1058" w:rsidRPr="007C437A">
          <w:t xml:space="preserve">We have seen that SP has an alphabet and how it is created. </w:t>
        </w:r>
      </w:ins>
      <w:ins w:id="4162" w:author="Arthur Parmentier" w:date="2020-06-05T21:20:00Z">
        <w:r w:rsidR="004C1058" w:rsidRPr="007C437A">
          <w:t xml:space="preserve">We have also seen that modes are said by Walter Thompson to “embody </w:t>
        </w:r>
      </w:ins>
      <w:ins w:id="4163" w:author="Arthur Parmentier" w:date="2020-06-05T21:21:00Z">
        <w:r w:rsidR="004C1058" w:rsidRPr="007C437A">
          <w:t xml:space="preserve">specific </w:t>
        </w:r>
        <w:r w:rsidR="004C1058" w:rsidRPr="007C437A">
          <w:lastRenderedPageBreak/>
          <w:t xml:space="preserve">performance parameters”, even though </w:t>
        </w:r>
      </w:ins>
      <w:ins w:id="4164" w:author="Arthur Parmentier" w:date="2020-06-06T19:15:00Z">
        <w:r w:rsidR="003C4D17" w:rsidRPr="007C437A">
          <w:t>they are at this point</w:t>
        </w:r>
      </w:ins>
      <w:ins w:id="4165" w:author="Arthur Parmentier" w:date="2020-06-05T21:21:00Z">
        <w:r w:rsidR="004C1058" w:rsidRPr="007C437A">
          <w:t xml:space="preserve"> probably not usual Content gestures. </w:t>
        </w:r>
      </w:ins>
      <w:ins w:id="4166" w:author="Arthur Parmentier" w:date="2020-06-06T19:15:00Z">
        <w:r w:rsidR="00163AE7" w:rsidRPr="007C437A">
          <w:br/>
        </w:r>
      </w:ins>
      <w:ins w:id="4167" w:author="Arthur Parmentier" w:date="2020-06-05T21:22:00Z">
        <w:r w:rsidR="004C1058" w:rsidRPr="007C437A">
          <w:t xml:space="preserve">My proposition is to understand modes as several </w:t>
        </w:r>
      </w:ins>
      <w:ins w:id="4168" w:author="Arthur Parmentier" w:date="2020-06-06T13:06:00Z">
        <w:r w:rsidR="00DD01C7" w:rsidRPr="007C437A">
          <w:t>syntactic</w:t>
        </w:r>
      </w:ins>
      <w:ins w:id="4169" w:author="Arthur Parmentier" w:date="2020-06-05T21:23:00Z">
        <w:r w:rsidR="004C1058" w:rsidRPr="007C437A">
          <w:t xml:space="preserve"> and semantic</w:t>
        </w:r>
        <w:r w:rsidR="004C1058" w:rsidRPr="007C437A">
          <w:rPr>
            <w:rStyle w:val="Appelnotedebasdep"/>
          </w:rPr>
          <w:footnoteReference w:id="31"/>
        </w:r>
      </w:ins>
      <w:ins w:id="4177" w:author="Arthur Parmentier" w:date="2020-06-05T21:22:00Z">
        <w:r w:rsidR="004C1058" w:rsidRPr="007C437A">
          <w:t xml:space="preserve"> modules that the soundpainter can use during the performan</w:t>
        </w:r>
      </w:ins>
      <w:ins w:id="4178" w:author="Arthur Parmentier" w:date="2020-06-05T21:23:00Z">
        <w:r w:rsidR="004C1058" w:rsidRPr="007C437A">
          <w:t>ce</w:t>
        </w:r>
      </w:ins>
      <w:ins w:id="4179" w:author="Arthur Parmentier" w:date="2020-06-05T21:25:00Z">
        <w:r w:rsidR="002E7599" w:rsidRPr="007C437A">
          <w:t>, i.</w:t>
        </w:r>
      </w:ins>
      <w:ins w:id="4180" w:author="Arthur Parmentier" w:date="2020-06-05T21:26:00Z">
        <w:r w:rsidR="002E7599" w:rsidRPr="007C437A">
          <w:t xml:space="preserve">e. the specific performance parameters that Walter Thompson speaks about are their </w:t>
        </w:r>
      </w:ins>
      <w:ins w:id="4181" w:author="Arthur Parmentier" w:date="2020-06-06T13:06:00Z">
        <w:r w:rsidR="00DD01C7" w:rsidRPr="007C437A">
          <w:t>syntactic</w:t>
        </w:r>
      </w:ins>
      <w:ins w:id="4182" w:author="Arthur Parmentier" w:date="2020-06-05T21:26:00Z">
        <w:r w:rsidR="002E7599" w:rsidRPr="007C437A">
          <w:t xml:space="preserve"> (and semantic) </w:t>
        </w:r>
        <w:r w:rsidR="00274337" w:rsidRPr="007C437A">
          <w:t>components</w:t>
        </w:r>
        <w:r w:rsidR="002E7599" w:rsidRPr="007C437A">
          <w:t>.</w:t>
        </w:r>
      </w:ins>
      <w:ins w:id="4183" w:author="Arthur Parmentier" w:date="2020-06-05T21:27:00Z">
        <w:r w:rsidR="00274337" w:rsidRPr="007C437A">
          <w:br/>
          <w:t>One may say that such two different modules, because they have different syntaxes,</w:t>
        </w:r>
      </w:ins>
      <w:ins w:id="4184" w:author="Arthur Parmentier" w:date="2020-06-05T21:28:00Z">
        <w:r w:rsidR="00274337" w:rsidRPr="007C437A">
          <w:t xml:space="preserve"> are </w:t>
        </w:r>
      </w:ins>
      <w:ins w:id="4185" w:author="Arthur Parmentier" w:date="2020-06-06T19:16:00Z">
        <w:r w:rsidR="00C66F72" w:rsidRPr="007C437A">
          <w:t xml:space="preserve">therefore </w:t>
        </w:r>
      </w:ins>
      <w:ins w:id="4186" w:author="Arthur Parmentier" w:date="2020-06-05T21:28:00Z">
        <w:r w:rsidR="00274337" w:rsidRPr="007C437A">
          <w:t xml:space="preserve">two different languages </w:t>
        </w:r>
      </w:ins>
      <w:ins w:id="4187" w:author="Arthur Parmentier" w:date="2020-06-06T19:17:00Z">
        <w:r w:rsidR="00BB7AB5" w:rsidRPr="007C437A">
          <w:t>and wonder how they could</w:t>
        </w:r>
        <w:r w:rsidR="00983480" w:rsidRPr="007C437A">
          <w:t xml:space="preserve"> form</w:t>
        </w:r>
      </w:ins>
      <w:ins w:id="4188" w:author="Arthur Parmentier" w:date="2020-06-05T21:28:00Z">
        <w:r w:rsidR="00274337" w:rsidRPr="007C437A">
          <w:t xml:space="preserve"> a single language that we call SP. </w:t>
        </w:r>
      </w:ins>
      <w:ins w:id="4189" w:author="Arthur Parmentier" w:date="2020-06-06T19:17:00Z">
        <w:r w:rsidR="00A70873" w:rsidRPr="007C437A">
          <w:t>T</w:t>
        </w:r>
      </w:ins>
      <w:ins w:id="4190" w:author="Arthur Parmentier" w:date="2020-06-05T21:29:00Z">
        <w:r w:rsidR="00274337" w:rsidRPr="007C437A">
          <w:t xml:space="preserve">o understand how they </w:t>
        </w:r>
      </w:ins>
      <w:ins w:id="4191" w:author="Arthur Parmentier" w:date="2020-06-06T19:18:00Z">
        <w:r w:rsidR="006B144E" w:rsidRPr="007C437A">
          <w:t>relate to</w:t>
        </w:r>
      </w:ins>
      <w:ins w:id="4192" w:author="Arthur Parmentier" w:date="2020-06-05T21:29:00Z">
        <w:r w:rsidR="00274337" w:rsidRPr="007C437A">
          <w:t xml:space="preserve"> each other and labeled under “SP”, let’s take a look at the </w:t>
        </w:r>
      </w:ins>
      <w:ins w:id="4193" w:author="Arthur Parmentier" w:date="2020-06-06T19:17:00Z">
        <w:r w:rsidR="0015677B" w:rsidRPr="007C437A">
          <w:t xml:space="preserve">alphabetical level (their set of possible </w:t>
        </w:r>
      </w:ins>
      <w:ins w:id="4194" w:author="Arthur Parmentier" w:date="2020-06-06T19:18:00Z">
        <w:r w:rsidR="0015677B" w:rsidRPr="007C437A">
          <w:t xml:space="preserve">signs) </w:t>
        </w:r>
      </w:ins>
      <w:ins w:id="4195" w:author="Arthur Parmentier" w:date="2020-06-05T21:29:00Z">
        <w:r w:rsidR="00687A5C" w:rsidRPr="007C437A">
          <w:t>to understand their common features.</w:t>
        </w:r>
      </w:ins>
    </w:p>
    <w:p w:rsidR="00B437A4" w:rsidRPr="007C437A" w:rsidRDefault="00B437A4">
      <w:pPr>
        <w:pStyle w:val="Titre6"/>
        <w:rPr>
          <w:ins w:id="4196" w:author="Arthur Parmentier" w:date="2020-06-06T19:18:00Z"/>
          <w:rPrChange w:id="4197" w:author="Arthur Parmentier" w:date="2020-06-07T15:27:00Z">
            <w:rPr>
              <w:ins w:id="4198" w:author="Arthur Parmentier" w:date="2020-06-06T19:18:00Z"/>
            </w:rPr>
          </w:rPrChange>
        </w:rPr>
        <w:pPrChange w:id="4199" w:author="Arthur Parmentier" w:date="2020-06-10T16:26:00Z">
          <w:pPr/>
        </w:pPrChange>
      </w:pPr>
      <w:ins w:id="4200" w:author="Arthur Parmentier" w:date="2020-06-06T19:24:00Z">
        <w:r w:rsidRPr="007C437A">
          <w:rPr>
            <w:rPrChange w:id="4201" w:author="Arthur Parmentier" w:date="2020-06-07T15:27:00Z">
              <w:rPr/>
            </w:rPrChange>
          </w:rPr>
          <w:t>A shared alphabet for several syntaxes</w:t>
        </w:r>
      </w:ins>
    </w:p>
    <w:p w:rsidR="00122D9C" w:rsidRPr="007C437A" w:rsidRDefault="00122D9C">
      <w:pPr>
        <w:rPr>
          <w:ins w:id="4202" w:author="Arthur Parmentier" w:date="2020-06-06T19:24:00Z"/>
        </w:rPr>
      </w:pPr>
      <w:ins w:id="4203" w:author="Arthur Parmentier" w:date="2020-06-05T21:09:00Z">
        <w:r w:rsidRPr="007C437A">
          <w:t xml:space="preserve">Imagine </w:t>
        </w:r>
      </w:ins>
      <w:ins w:id="4204" w:author="Arthur Parmentier" w:date="2020-06-05T21:10:00Z">
        <w:r w:rsidRPr="007C437A">
          <w:t>the dictionary of SP and visualize the abstract space of all signs in SP (bottom of</w:t>
        </w:r>
      </w:ins>
      <w:ins w:id="4205" w:author="Arthur Parmentier" w:date="2020-06-05T21:11:00Z">
        <w:r w:rsidRPr="007C437A">
          <w:t xml:space="preserve"> </w:t>
        </w:r>
        <w:r w:rsidRPr="007C437A">
          <w:rPr>
            <w:rPrChange w:id="4206" w:author="Arthur Parmentier" w:date="2020-06-07T15:27:00Z">
              <w:rPr/>
            </w:rPrChange>
          </w:rPr>
          <w:fldChar w:fldCharType="begin"/>
        </w:r>
        <w:r w:rsidRPr="007C437A">
          <w:instrText xml:space="preserve"> REF _Ref42283886 \h </w:instrText>
        </w:r>
      </w:ins>
      <w:r w:rsidRPr="007C437A">
        <w:rPr>
          <w:rPrChange w:id="4207" w:author="Arthur Parmentier" w:date="2020-06-07T15:27:00Z">
            <w:rPr/>
          </w:rPrChange>
        </w:rPr>
      </w:r>
      <w:r w:rsidRPr="007C437A">
        <w:rPr>
          <w:rPrChange w:id="4208" w:author="Arthur Parmentier" w:date="2020-06-07T15:27:00Z">
            <w:rPr/>
          </w:rPrChange>
        </w:rPr>
        <w:fldChar w:fldCharType="separate"/>
      </w:r>
      <w:ins w:id="4209" w:author="Arthur Parmentier" w:date="2020-06-05T21:11:00Z">
        <w:r w:rsidRPr="007C437A">
          <w:t xml:space="preserve">Figure </w:t>
        </w:r>
        <w:r w:rsidRPr="007C437A">
          <w:rPr>
            <w:rPrChange w:id="4210" w:author="Arthur Parmentier" w:date="2020-06-07T15:27:00Z">
              <w:rPr>
                <w:noProof/>
              </w:rPr>
            </w:rPrChange>
          </w:rPr>
          <w:t>1</w:t>
        </w:r>
        <w:r w:rsidRPr="007C437A">
          <w:rPr>
            <w:rPrChange w:id="4211" w:author="Arthur Parmentier" w:date="2020-06-07T15:27:00Z">
              <w:rPr/>
            </w:rPrChange>
          </w:rPr>
          <w:fldChar w:fldCharType="end"/>
        </w:r>
        <w:r w:rsidRPr="007C437A">
          <w:t xml:space="preserve">). </w:t>
        </w:r>
      </w:ins>
      <w:ins w:id="4212" w:author="Arthur Parmentier" w:date="2020-06-05T21:15:00Z">
        <w:r w:rsidRPr="007C437A">
          <w:br/>
        </w:r>
      </w:ins>
      <w:ins w:id="4213" w:author="Arthur Parmentier" w:date="2020-06-05T21:11:00Z">
        <w:r w:rsidRPr="007C437A">
          <w:t xml:space="preserve">Among those signs, some are used in specific modes only. For instance, the sign “scan” </w:t>
        </w:r>
      </w:ins>
      <w:ins w:id="4214" w:author="Arthur Parmentier" w:date="2020-06-05T21:12:00Z">
        <w:r w:rsidRPr="007C437A">
          <w:t xml:space="preserve">is significant only for the mode that </w:t>
        </w:r>
      </w:ins>
      <w:ins w:id="4215" w:author="Arthur Parmentier" w:date="2020-06-06T19:19:00Z">
        <w:r w:rsidR="001D75D5" w:rsidRPr="007C437A">
          <w:t>has</w:t>
        </w:r>
      </w:ins>
      <w:ins w:id="4216" w:author="Arthur Parmentier" w:date="2020-06-05T21:12:00Z">
        <w:r w:rsidRPr="007C437A">
          <w:t xml:space="preserve"> its name, as it allows the soundpainter to enter the scan mode from </w:t>
        </w:r>
      </w:ins>
      <w:ins w:id="4217" w:author="Arthur Parmentier" w:date="2020-06-05T21:13:00Z">
        <w:r w:rsidRPr="007C437A">
          <w:t xml:space="preserve">the “Who, What, How, When”-like </w:t>
        </w:r>
      </w:ins>
      <w:ins w:id="4218" w:author="Arthur Parmentier" w:date="2020-06-05T21:14:00Z">
        <w:r w:rsidRPr="007C437A">
          <w:t xml:space="preserve">syntactic </w:t>
        </w:r>
      </w:ins>
      <w:ins w:id="4219" w:author="Arthur Parmentier" w:date="2020-06-05T21:13:00Z">
        <w:r w:rsidRPr="007C437A">
          <w:t>structure, that we will call the “</w:t>
        </w:r>
      </w:ins>
      <w:ins w:id="4220" w:author="Arthur Parmentier" w:date="2020-06-05T21:14:00Z">
        <w:r w:rsidRPr="007C437A">
          <w:t>d</w:t>
        </w:r>
      </w:ins>
      <w:ins w:id="4221" w:author="Arthur Parmentier" w:date="2020-06-05T21:13:00Z">
        <w:r w:rsidRPr="007C437A">
          <w:t>efault mode” of SP</w:t>
        </w:r>
      </w:ins>
      <w:ins w:id="4222" w:author="Arthur Parmentier" w:date="2020-06-06T19:21:00Z">
        <w:r w:rsidR="00B001BB" w:rsidRPr="007C437A">
          <w:t xml:space="preserve"> (t</w:t>
        </w:r>
      </w:ins>
      <w:ins w:id="4223" w:author="Arthur Parmentier" w:date="2020-06-06T19:19:00Z">
        <w:r w:rsidR="002869D0" w:rsidRPr="007C437A">
          <w:t xml:space="preserve">he main reason for choosing this name (default) is that it </w:t>
        </w:r>
      </w:ins>
      <w:ins w:id="4224" w:author="Arthur Parmentier" w:date="2020-06-06T19:20:00Z">
        <w:r w:rsidR="002869D0" w:rsidRPr="007C437A">
          <w:t>is the syntactic module that soundpainters use by convention and which allows to connect all modes together</w:t>
        </w:r>
      </w:ins>
      <w:ins w:id="4225" w:author="Arthur Parmentier" w:date="2020-06-06T19:21:00Z">
        <w:r w:rsidR="00B001BB" w:rsidRPr="007C437A">
          <w:t>)</w:t>
        </w:r>
      </w:ins>
      <w:ins w:id="4226" w:author="Arthur Parmentier" w:date="2020-06-06T19:20:00Z">
        <w:r w:rsidR="002869D0" w:rsidRPr="007C437A">
          <w:t>.</w:t>
        </w:r>
      </w:ins>
      <w:ins w:id="4227" w:author="Arthur Parmentier" w:date="2020-06-05T21:13:00Z">
        <w:r w:rsidRPr="007C437A">
          <w:t xml:space="preserve"> </w:t>
        </w:r>
      </w:ins>
      <w:ins w:id="4228" w:author="Arthur Parmentier" w:date="2020-06-05T21:14:00Z">
        <w:r w:rsidRPr="007C437A">
          <w:t>Outside the scan mode an</w:t>
        </w:r>
      </w:ins>
      <w:ins w:id="4229" w:author="Arthur Parmentier" w:date="2020-06-05T21:15:00Z">
        <w:r w:rsidRPr="007C437A">
          <w:t xml:space="preserve">d its variations, the </w:t>
        </w:r>
      </w:ins>
      <w:ins w:id="4230" w:author="Arthur Parmentier" w:date="2020-06-06T19:21:00Z">
        <w:r w:rsidR="00AF1433" w:rsidRPr="007C437A">
          <w:t xml:space="preserve">sign </w:t>
        </w:r>
      </w:ins>
      <w:ins w:id="4231" w:author="Arthur Parmentier" w:date="2020-06-05T21:15:00Z">
        <w:r w:rsidRPr="007C437A">
          <w:t xml:space="preserve">“scan” is practically not meaningful </w:t>
        </w:r>
      </w:ins>
      <w:ins w:id="4232" w:author="Arthur Parmentier" w:date="2020-06-06T19:21:00Z">
        <w:r w:rsidR="00AF1433" w:rsidRPr="007C437A">
          <w:t>n</w:t>
        </w:r>
      </w:ins>
      <w:ins w:id="4233" w:author="Arthur Parmentier" w:date="2020-06-05T21:15:00Z">
        <w:r w:rsidRPr="007C437A">
          <w:t>or used.</w:t>
        </w:r>
      </w:ins>
      <w:ins w:id="4234" w:author="Arthur Parmentier" w:date="2020-06-05T21:36:00Z">
        <w:r w:rsidR="006C6E21" w:rsidRPr="007C437A">
          <w:t xml:space="preserve"> Therefore, when the soundpainter uses that sign, it is clear for the performer which mode the soundpainter uses.</w:t>
        </w:r>
      </w:ins>
      <w:ins w:id="4235" w:author="Arthur Parmentier" w:date="2020-06-05T21:15:00Z">
        <w:r w:rsidRPr="007C437A">
          <w:br/>
          <w:t xml:space="preserve">However, some </w:t>
        </w:r>
      </w:ins>
      <w:ins w:id="4236" w:author="Arthur Parmentier" w:date="2020-06-05T21:32:00Z">
        <w:r w:rsidR="00907944" w:rsidRPr="007C437A">
          <w:t xml:space="preserve">signs </w:t>
        </w:r>
      </w:ins>
      <w:ins w:id="4237" w:author="Arthur Parmentier" w:date="2020-06-06T12:19:00Z">
        <w:r w:rsidR="0072567A" w:rsidRPr="007C437A">
          <w:t>are significant and can be interpreted differently</w:t>
        </w:r>
      </w:ins>
      <w:ins w:id="4238" w:author="Arthur Parmentier" w:date="2020-06-05T21:33:00Z">
        <w:r w:rsidR="00907944" w:rsidRPr="007C437A">
          <w:t xml:space="preserve"> </w:t>
        </w:r>
      </w:ins>
      <w:ins w:id="4239" w:author="Arthur Parmentier" w:date="2020-06-05T21:34:00Z">
        <w:r w:rsidR="006C6E21" w:rsidRPr="007C437A">
          <w:t xml:space="preserve">in </w:t>
        </w:r>
      </w:ins>
      <w:ins w:id="4240" w:author="Arthur Parmentier" w:date="2020-06-05T21:35:00Z">
        <w:r w:rsidR="006C6E21" w:rsidRPr="007C437A">
          <w:t xml:space="preserve">several modes, which is represented in </w:t>
        </w:r>
        <w:r w:rsidR="006C6E21" w:rsidRPr="007C437A">
          <w:rPr>
            <w:rPrChange w:id="4241" w:author="Arthur Parmentier" w:date="2020-06-07T15:27:00Z">
              <w:rPr/>
            </w:rPrChange>
          </w:rPr>
          <w:fldChar w:fldCharType="begin"/>
        </w:r>
        <w:r w:rsidR="006C6E21" w:rsidRPr="007C437A">
          <w:instrText xml:space="preserve"> REF _Ref42283886 \h </w:instrText>
        </w:r>
      </w:ins>
      <w:r w:rsidR="006C6E21" w:rsidRPr="007C437A">
        <w:rPr>
          <w:rPrChange w:id="4242" w:author="Arthur Parmentier" w:date="2020-06-07T15:27:00Z">
            <w:rPr/>
          </w:rPrChange>
        </w:rPr>
      </w:r>
      <w:ins w:id="4243" w:author="Arthur Parmentier" w:date="2020-06-05T21:35:00Z">
        <w:r w:rsidR="006C6E21" w:rsidRPr="007C437A">
          <w:rPr>
            <w:rPrChange w:id="4244" w:author="Arthur Parmentier" w:date="2020-06-07T15:27:00Z">
              <w:rPr/>
            </w:rPrChange>
          </w:rPr>
          <w:fldChar w:fldCharType="separate"/>
        </w:r>
        <w:r w:rsidR="006C6E21" w:rsidRPr="007C437A">
          <w:t xml:space="preserve">Figure </w:t>
        </w:r>
        <w:r w:rsidR="006C6E21" w:rsidRPr="007C437A">
          <w:rPr>
            <w:rPrChange w:id="4245" w:author="Arthur Parmentier" w:date="2020-06-07T15:27:00Z">
              <w:rPr>
                <w:noProof/>
              </w:rPr>
            </w:rPrChange>
          </w:rPr>
          <w:t>1</w:t>
        </w:r>
        <w:r w:rsidR="006C6E21" w:rsidRPr="007C437A">
          <w:rPr>
            <w:rPrChange w:id="4246" w:author="Arthur Parmentier" w:date="2020-06-07T15:27:00Z">
              <w:rPr/>
            </w:rPrChange>
          </w:rPr>
          <w:fldChar w:fldCharType="end"/>
        </w:r>
        <w:r w:rsidR="006C6E21" w:rsidRPr="007C437A">
          <w:t xml:space="preserve"> by the overlapping of two </w:t>
        </w:r>
      </w:ins>
      <w:ins w:id="4247" w:author="Arthur Parmentier" w:date="2020-06-06T12:19:00Z">
        <w:r w:rsidR="0072567A" w:rsidRPr="007C437A">
          <w:t>sets (ellipses)</w:t>
        </w:r>
      </w:ins>
      <w:ins w:id="4248" w:author="Arthur Parmentier" w:date="2020-06-05T21:35:00Z">
        <w:r w:rsidR="006C6E21" w:rsidRPr="007C437A">
          <w:t xml:space="preserve"> at the </w:t>
        </w:r>
      </w:ins>
      <w:ins w:id="4249" w:author="Arthur Parmentier" w:date="2020-06-06T19:22:00Z">
        <w:r w:rsidR="00E02161" w:rsidRPr="007C437A">
          <w:t>gestures</w:t>
        </w:r>
      </w:ins>
      <w:ins w:id="4250" w:author="Arthur Parmentier" w:date="2020-06-05T21:35:00Z">
        <w:r w:rsidR="006C6E21" w:rsidRPr="007C437A">
          <w:t xml:space="preserve"> level. </w:t>
        </w:r>
      </w:ins>
      <w:ins w:id="4251" w:author="Arthur Parmentier" w:date="2020-06-06T19:22:00Z">
        <w:r w:rsidR="001C10F6" w:rsidRPr="007C437A">
          <w:t>When using those signs</w:t>
        </w:r>
      </w:ins>
      <w:ins w:id="4252" w:author="Arthur Parmentier" w:date="2020-06-05T21:35:00Z">
        <w:r w:rsidR="006C6E21" w:rsidRPr="007C437A">
          <w:t xml:space="preserve">, </w:t>
        </w:r>
      </w:ins>
      <w:ins w:id="4253" w:author="Arthur Parmentier" w:date="2020-06-05T21:36:00Z">
        <w:r w:rsidR="006C6E21" w:rsidRPr="007C437A">
          <w:t xml:space="preserve">it is no longer </w:t>
        </w:r>
      </w:ins>
      <w:ins w:id="4254" w:author="Arthur Parmentier" w:date="2020-06-06T19:22:00Z">
        <w:r w:rsidR="001C10F6" w:rsidRPr="007C437A">
          <w:t>obvious</w:t>
        </w:r>
      </w:ins>
      <w:ins w:id="4255" w:author="Arthur Parmentier" w:date="2020-06-05T21:36:00Z">
        <w:r w:rsidR="006C6E21" w:rsidRPr="007C437A">
          <w:t xml:space="preserve"> what mode the soundpainter uses</w:t>
        </w:r>
      </w:ins>
      <w:ins w:id="4256" w:author="Arthur Parmentier" w:date="2020-06-06T19:22:00Z">
        <w:r w:rsidR="001C10F6" w:rsidRPr="007C437A">
          <w:t xml:space="preserve"> and how they shou</w:t>
        </w:r>
      </w:ins>
      <w:ins w:id="4257" w:author="Arthur Parmentier" w:date="2020-06-06T19:23:00Z">
        <w:r w:rsidR="001C10F6" w:rsidRPr="007C437A">
          <w:t>ld be interpreted:</w:t>
        </w:r>
      </w:ins>
      <w:ins w:id="4258" w:author="Arthur Parmentier" w:date="2020-06-06T10:34:00Z">
        <w:r w:rsidR="00EE3EF9" w:rsidRPr="007C437A">
          <w:t xml:space="preserve"> the mode is ambiguous</w:t>
        </w:r>
      </w:ins>
      <w:ins w:id="4259" w:author="Arthur Parmentier" w:date="2020-06-05T21:37:00Z">
        <w:r w:rsidR="006C6E21" w:rsidRPr="007C437A">
          <w:t xml:space="preserve">, so there </w:t>
        </w:r>
      </w:ins>
      <w:ins w:id="4260" w:author="Arthur Parmentier" w:date="2020-06-05T21:39:00Z">
        <w:r w:rsidR="00A451DF" w:rsidRPr="007C437A">
          <w:t>must</w:t>
        </w:r>
      </w:ins>
      <w:ins w:id="4261" w:author="Arthur Parmentier" w:date="2020-06-05T21:37:00Z">
        <w:r w:rsidR="006C6E21" w:rsidRPr="007C437A">
          <w:t xml:space="preserve"> be a way for the soundpainter to let the performers know what mode he is using. This is the role of what I call the “enter” and “es</w:t>
        </w:r>
      </w:ins>
      <w:ins w:id="4262" w:author="Arthur Parmentier" w:date="2020-06-05T21:38:00Z">
        <w:r w:rsidR="006C6E21" w:rsidRPr="007C437A">
          <w:t>cape”</w:t>
        </w:r>
        <w:r w:rsidR="006C6E21" w:rsidRPr="007C437A">
          <w:rPr>
            <w:rStyle w:val="Appelnotedebasdep"/>
          </w:rPr>
          <w:footnoteReference w:id="32"/>
        </w:r>
        <w:r w:rsidR="006C6E21" w:rsidRPr="007C437A">
          <w:t xml:space="preserve"> signs</w:t>
        </w:r>
      </w:ins>
      <w:ins w:id="4269" w:author="Arthur Parmentier" w:date="2020-06-06T12:28:00Z">
        <w:r w:rsidR="00595AA3" w:rsidRPr="007C437A">
          <w:t xml:space="preserve"> for each mode</w:t>
        </w:r>
      </w:ins>
      <w:ins w:id="4270" w:author="Arthur Parmentier" w:date="2020-06-06T10:44:00Z">
        <w:r w:rsidR="003A5421" w:rsidRPr="007C437A">
          <w:t>.</w:t>
        </w:r>
      </w:ins>
    </w:p>
    <w:p w:rsidR="00B437A4" w:rsidRPr="007C437A" w:rsidRDefault="00B437A4">
      <w:pPr>
        <w:pStyle w:val="Titre6"/>
        <w:rPr>
          <w:ins w:id="4271" w:author="Arthur Parmentier" w:date="2020-06-05T21:39:00Z"/>
          <w:rPrChange w:id="4272" w:author="Arthur Parmentier" w:date="2020-06-07T15:27:00Z">
            <w:rPr>
              <w:ins w:id="4273" w:author="Arthur Parmentier" w:date="2020-06-05T21:39:00Z"/>
            </w:rPr>
          </w:rPrChange>
        </w:rPr>
        <w:pPrChange w:id="4274" w:author="Arthur Parmentier" w:date="2020-06-10T16:26:00Z">
          <w:pPr/>
        </w:pPrChange>
      </w:pPr>
      <w:ins w:id="4275" w:author="Arthur Parmentier" w:date="2020-06-06T19:24:00Z">
        <w:r w:rsidRPr="007C437A">
          <w:rPr>
            <w:rPrChange w:id="4276" w:author="Arthur Parmentier" w:date="2020-06-07T15:27:00Z">
              <w:rPr/>
            </w:rPrChange>
          </w:rPr>
          <w:t>The ambiguit</w:t>
        </w:r>
      </w:ins>
      <w:ins w:id="4277" w:author="Arthur Parmentier" w:date="2020-06-06T19:25:00Z">
        <w:r w:rsidRPr="007C437A">
          <w:rPr>
            <w:rPrChange w:id="4278" w:author="Arthur Parmentier" w:date="2020-06-07T15:27:00Z">
              <w:rPr/>
            </w:rPrChange>
          </w:rPr>
          <w:t>ies</w:t>
        </w:r>
      </w:ins>
      <w:ins w:id="4279" w:author="Arthur Parmentier" w:date="2020-06-06T19:24:00Z">
        <w:r w:rsidRPr="007C437A">
          <w:rPr>
            <w:rPrChange w:id="4280" w:author="Arthur Parmentier" w:date="2020-06-07T15:27:00Z">
              <w:rPr/>
            </w:rPrChange>
          </w:rPr>
          <w:t xml:space="preserve"> between modes </w:t>
        </w:r>
      </w:ins>
      <w:ins w:id="4281" w:author="Arthur Parmentier" w:date="2020-06-06T19:25:00Z">
        <w:r w:rsidR="001303A0" w:rsidRPr="007C437A">
          <w:rPr>
            <w:rPrChange w:id="4282" w:author="Arthur Parmentier" w:date="2020-06-07T15:27:00Z">
              <w:rPr/>
            </w:rPrChange>
          </w:rPr>
          <w:t>resolved by the</w:t>
        </w:r>
      </w:ins>
      <w:ins w:id="4283" w:author="Arthur Parmentier" w:date="2020-06-06T19:24:00Z">
        <w:r w:rsidRPr="007C437A">
          <w:rPr>
            <w:rPrChange w:id="4284" w:author="Arthur Parmentier" w:date="2020-06-07T15:27:00Z">
              <w:rPr/>
            </w:rPrChange>
          </w:rPr>
          <w:t xml:space="preserve"> “enter” and “escape” signs</w:t>
        </w:r>
      </w:ins>
    </w:p>
    <w:p w:rsidR="0079757F" w:rsidRPr="007C437A" w:rsidRDefault="00A451DF">
      <w:pPr>
        <w:rPr>
          <w:ins w:id="4285" w:author="Arthur Parmentier" w:date="2020-06-06T12:51:00Z"/>
        </w:rPr>
      </w:pPr>
      <w:ins w:id="4286" w:author="Arthur Parmentier" w:date="2020-06-05T21:39:00Z">
        <w:r w:rsidRPr="007C437A">
          <w:t>The enter and escape signs allow the soundpainter to “navigate” between the different modes</w:t>
        </w:r>
        <w:r w:rsidR="00106056" w:rsidRPr="007C437A">
          <w:t xml:space="preserve">, by signing the enter sign </w:t>
        </w:r>
      </w:ins>
      <w:ins w:id="4287" w:author="Arthur Parmentier" w:date="2020-06-05T21:40:00Z">
        <w:r w:rsidR="00106056" w:rsidRPr="007C437A">
          <w:t>of</w:t>
        </w:r>
      </w:ins>
      <w:ins w:id="4288" w:author="Arthur Parmentier" w:date="2020-06-05T21:42:00Z">
        <w:r w:rsidR="00106056" w:rsidRPr="007C437A">
          <w:t xml:space="preserve"> one</w:t>
        </w:r>
      </w:ins>
      <w:ins w:id="4289" w:author="Arthur Parmentier" w:date="2020-06-05T21:40:00Z">
        <w:r w:rsidR="00106056" w:rsidRPr="007C437A">
          <w:t xml:space="preserve"> mode </w:t>
        </w:r>
      </w:ins>
      <w:ins w:id="4290" w:author="Arthur Parmentier" w:date="2020-06-05T21:42:00Z">
        <w:r w:rsidR="00106056" w:rsidRPr="007C437A">
          <w:t>to “enter</w:t>
        </w:r>
      </w:ins>
      <w:ins w:id="4291" w:author="Arthur Parmentier" w:date="2020-06-05T21:40:00Z">
        <w:r w:rsidR="00106056" w:rsidRPr="007C437A">
          <w:t xml:space="preserve"> it</w:t>
        </w:r>
      </w:ins>
      <w:ins w:id="4292" w:author="Arthur Parmentier" w:date="2020-06-05T21:42:00Z">
        <w:r w:rsidR="00106056" w:rsidRPr="007C437A">
          <w:t xml:space="preserve">” (i.e. use its </w:t>
        </w:r>
      </w:ins>
      <w:ins w:id="4293" w:author="Arthur Parmentier" w:date="2020-06-06T13:06:00Z">
        <w:r w:rsidR="00DD01C7" w:rsidRPr="007C437A">
          <w:t>syntactic</w:t>
        </w:r>
      </w:ins>
      <w:ins w:id="4294" w:author="Arthur Parmentier" w:date="2020-06-05T21:42:00Z">
        <w:r w:rsidR="00106056" w:rsidRPr="007C437A">
          <w:t xml:space="preserve"> and semantic structure)</w:t>
        </w:r>
      </w:ins>
      <w:ins w:id="4295" w:author="Arthur Parmentier" w:date="2020-06-05T21:40:00Z">
        <w:r w:rsidR="00106056" w:rsidRPr="007C437A">
          <w:t xml:space="preserve"> and signing its escape sign when escaping from that mode.</w:t>
        </w:r>
      </w:ins>
      <w:ins w:id="4296" w:author="Arthur Parmentier" w:date="2020-06-06T10:35:00Z">
        <w:r w:rsidR="00EE3EF9" w:rsidRPr="007C437A">
          <w:t xml:space="preserve"> </w:t>
        </w:r>
      </w:ins>
      <w:ins w:id="4297" w:author="Arthur Parmentier" w:date="2020-06-05T21:41:00Z">
        <w:r w:rsidR="00106056" w:rsidRPr="007C437A">
          <w:t xml:space="preserve"> </w:t>
        </w:r>
      </w:ins>
      <w:ins w:id="4298" w:author="Arthur Parmentier" w:date="2020-06-05T22:27:00Z">
        <w:r w:rsidR="00C514A9" w:rsidRPr="007C437A">
          <w:t>However, not all modes are in</w:t>
        </w:r>
      </w:ins>
      <w:ins w:id="4299" w:author="Arthur Parmentier" w:date="2020-06-05T22:28:00Z">
        <w:r w:rsidR="00C514A9" w:rsidRPr="007C437A">
          <w:t xml:space="preserve"> the graph are connected; in fact, there is a mode from which we can enter all other modes and that we return to by default when escaping a mode</w:t>
        </w:r>
      </w:ins>
      <w:ins w:id="4300" w:author="Arthur Parmentier" w:date="2020-06-05T22:29:00Z">
        <w:r w:rsidR="00C514A9" w:rsidRPr="007C437A">
          <w:t xml:space="preserve">. I call it the “default mode” (or the “core”, “central” mode of SP), from </w:t>
        </w:r>
      </w:ins>
      <w:ins w:id="4301" w:author="Arthur Parmentier" w:date="2020-06-05T22:30:00Z">
        <w:r w:rsidR="00C514A9" w:rsidRPr="007C437A">
          <w:t>which the other modes connect, just like modules in the system.</w:t>
        </w:r>
      </w:ins>
      <w:ins w:id="4302" w:author="Arthur Parmentier" w:date="2020-06-06T10:44:00Z">
        <w:r w:rsidR="003A5421" w:rsidRPr="007C437A">
          <w:t xml:space="preserve"> We can see that the “escape”</w:t>
        </w:r>
      </w:ins>
      <w:ins w:id="4303" w:author="Arthur Parmentier" w:date="2020-06-05T22:30:00Z">
        <w:r w:rsidR="00297C3F" w:rsidRPr="007C437A">
          <w:br/>
          <w:t>It would be interesting to discuss further the</w:t>
        </w:r>
      </w:ins>
      <w:ins w:id="4304" w:author="Arthur Parmentier" w:date="2020-06-06T10:30:00Z">
        <w:r w:rsidR="00CF01B3" w:rsidRPr="007C437A">
          <w:t xml:space="preserve"> motivations and</w:t>
        </w:r>
      </w:ins>
      <w:ins w:id="4305" w:author="Arthur Parmentier" w:date="2020-06-05T22:30:00Z">
        <w:r w:rsidR="00297C3F" w:rsidRPr="007C437A">
          <w:t xml:space="preserve"> consequences of this centrality of the default mode, and why it is not possible to direct</w:t>
        </w:r>
      </w:ins>
      <w:ins w:id="4306" w:author="Arthur Parmentier" w:date="2020-06-05T22:31:00Z">
        <w:r w:rsidR="00297C3F" w:rsidRPr="007C437A">
          <w:t>ly move on from one mode to the others</w:t>
        </w:r>
        <w:r w:rsidR="00DE44D3" w:rsidRPr="007C437A">
          <w:t xml:space="preserve"> by simply signing </w:t>
        </w:r>
      </w:ins>
      <w:ins w:id="4307" w:author="Arthur Parmentier" w:date="2020-06-05T22:32:00Z">
        <w:r w:rsidR="00DE44D3" w:rsidRPr="007C437A">
          <w:t>the dedicated “enter” signs for each mode.</w:t>
        </w:r>
      </w:ins>
      <w:ins w:id="4308" w:author="Arthur Parmentier" w:date="2020-06-06T10:30:00Z">
        <w:r w:rsidR="00CF01B3" w:rsidRPr="007C437A">
          <w:t xml:space="preserve"> If it was the case, I speculate that </w:t>
        </w:r>
      </w:ins>
      <w:ins w:id="4309" w:author="Arthur Parmentier" w:date="2020-06-05T22:32:00Z">
        <w:r w:rsidR="00DE44D3" w:rsidRPr="007C437A">
          <w:t xml:space="preserve">the common “tear </w:t>
        </w:r>
        <w:r w:rsidR="00DE44D3" w:rsidRPr="007C437A">
          <w:lastRenderedPageBreak/>
          <w:t xml:space="preserve">up” sign would take the place of the enter sign for the default mode. </w:t>
        </w:r>
      </w:ins>
      <w:ins w:id="4310" w:author="Arthur Parmentier" w:date="2020-06-06T10:31:00Z">
        <w:r w:rsidR="00EE3EF9" w:rsidRPr="007C437A">
          <w:t>I leave that discuss</w:t>
        </w:r>
      </w:ins>
      <w:ins w:id="4311" w:author="Arthur Parmentier" w:date="2020-06-06T12:28:00Z">
        <w:r w:rsidR="0079757F" w:rsidRPr="007C437A">
          <w:t>ion</w:t>
        </w:r>
      </w:ins>
      <w:ins w:id="4312" w:author="Arthur Parmentier" w:date="2020-06-06T10:31:00Z">
        <w:r w:rsidR="00EE3EF9" w:rsidRPr="007C437A">
          <w:t xml:space="preserve"> to further research and debates in the </w:t>
        </w:r>
      </w:ins>
      <w:ins w:id="4313" w:author="Arthur Parmentier" w:date="2020-06-06T10:32:00Z">
        <w:r w:rsidR="00EE3EF9" w:rsidRPr="007C437A">
          <w:t>SP community.</w:t>
        </w:r>
      </w:ins>
    </w:p>
    <w:p w:rsidR="00B427B1" w:rsidRPr="007C437A" w:rsidRDefault="0016056E">
      <w:pPr>
        <w:pStyle w:val="Titre6"/>
        <w:rPr>
          <w:ins w:id="4314" w:author="Arthur Parmentier" w:date="2020-06-06T12:53:00Z"/>
        </w:rPr>
      </w:pPr>
      <w:ins w:id="4315" w:author="Arthur Parmentier" w:date="2020-06-06T19:51:00Z">
        <w:r w:rsidRPr="007C437A">
          <w:rPr>
            <w:b w:val="0"/>
          </w:rPr>
          <w:t>About syntactic</w:t>
        </w:r>
      </w:ins>
      <w:ins w:id="4316" w:author="Arthur Parmentier" w:date="2020-06-06T12:53:00Z">
        <w:r w:rsidR="00B427B1" w:rsidRPr="007C437A">
          <w:rPr>
            <w:b w:val="0"/>
          </w:rPr>
          <w:t xml:space="preserve"> differences</w:t>
        </w:r>
      </w:ins>
      <w:ins w:id="4317" w:author="Arthur Parmentier" w:date="2020-06-06T19:51:00Z">
        <w:r w:rsidRPr="007C437A">
          <w:rPr>
            <w:b w:val="0"/>
          </w:rPr>
          <w:t xml:space="preserve"> and semantic similarities</w:t>
        </w:r>
      </w:ins>
      <w:ins w:id="4318" w:author="Arthur Parmentier" w:date="2020-06-06T12:53:00Z">
        <w:r w:rsidR="00B427B1" w:rsidRPr="007C437A">
          <w:rPr>
            <w:b w:val="0"/>
          </w:rPr>
          <w:t xml:space="preserve"> between modes</w:t>
        </w:r>
      </w:ins>
    </w:p>
    <w:p w:rsidR="00B427B1" w:rsidRPr="007C437A" w:rsidRDefault="00B427B1">
      <w:pPr>
        <w:rPr>
          <w:ins w:id="4319" w:author="Arthur Parmentier" w:date="2020-06-06T19:26:00Z"/>
        </w:rPr>
      </w:pPr>
      <w:ins w:id="4320" w:author="Arthur Parmentier" w:date="2020-06-06T12:53:00Z">
        <w:r w:rsidRPr="007C437A">
          <w:t>Synta</w:t>
        </w:r>
      </w:ins>
      <w:ins w:id="4321" w:author="Arthur Parmentier" w:date="2020-06-06T13:06:00Z">
        <w:r w:rsidR="00DD01C7" w:rsidRPr="007C437A">
          <w:t>ct</w:t>
        </w:r>
      </w:ins>
      <w:ins w:id="4322" w:author="Arthur Parmentier" w:date="2020-06-06T12:53:00Z">
        <w:r w:rsidRPr="007C437A">
          <w:t xml:space="preserve">ic differences are the most obvious ones to observe between modes. </w:t>
        </w:r>
      </w:ins>
      <w:ins w:id="4323" w:author="Arthur Parmentier" w:date="2020-06-06T12:54:00Z">
        <w:r w:rsidRPr="007C437A">
          <w:t>Whereas some modes have a structured syntax that allow to form complex requests (such as the Who, What, How, When s</w:t>
        </w:r>
      </w:ins>
      <w:ins w:id="4324" w:author="Arthur Parmentier" w:date="2020-06-06T12:55:00Z">
        <w:r w:rsidRPr="007C437A">
          <w:t>yntax), some modes suc</w:t>
        </w:r>
      </w:ins>
      <w:ins w:id="4325" w:author="Arthur Parmentier" w:date="2020-06-06T12:56:00Z">
        <w:r w:rsidRPr="007C437A">
          <w:t>h as “shapeline” have no syntax</w:t>
        </w:r>
      </w:ins>
      <w:ins w:id="4326" w:author="Arthur Parmentier" w:date="2020-06-06T12:57:00Z">
        <w:r w:rsidRPr="007C437A">
          <w:t>: the performer must interpret freely</w:t>
        </w:r>
      </w:ins>
      <w:ins w:id="4327" w:author="Arthur Parmentier" w:date="2020-06-06T12:58:00Z">
        <w:r w:rsidR="00FC110A" w:rsidRPr="007C437A">
          <w:t>, or in “abstract ways”</w:t>
        </w:r>
      </w:ins>
      <w:ins w:id="4328" w:author="Arthur Parmentier" w:date="2020-06-06T12:57:00Z">
        <w:r w:rsidRPr="007C437A">
          <w:t xml:space="preserve"> the gestures and signs of the soundpainter</w:t>
        </w:r>
      </w:ins>
      <w:ins w:id="4329" w:author="Arthur Parmentier" w:date="2020-06-06T12:58:00Z">
        <w:r w:rsidR="00FC110A" w:rsidRPr="007C437A">
          <w:t xml:space="preserve">. Everything can be signed in that mode, even signs </w:t>
        </w:r>
      </w:ins>
      <w:ins w:id="4330" w:author="Arthur Parmentier" w:date="2020-06-06T12:59:00Z">
        <w:r w:rsidR="00FC110A" w:rsidRPr="007C437A">
          <w:t xml:space="preserve">that do not exist in the SP language (or dictionary). We also have modes with other </w:t>
        </w:r>
      </w:ins>
      <w:ins w:id="4331" w:author="Arthur Parmentier" w:date="2020-06-06T13:06:00Z">
        <w:r w:rsidR="00DD01C7" w:rsidRPr="007C437A">
          <w:t>syntactic</w:t>
        </w:r>
      </w:ins>
      <w:ins w:id="4332" w:author="Arthur Parmentier" w:date="2020-06-06T12:59:00Z">
        <w:r w:rsidR="00FC110A" w:rsidRPr="007C437A">
          <w:t xml:space="preserve"> structures</w:t>
        </w:r>
      </w:ins>
      <w:ins w:id="4333" w:author="Arthur Parmentier" w:date="2020-06-06T13:00:00Z">
        <w:r w:rsidR="00FC110A" w:rsidRPr="007C437A">
          <w:t xml:space="preserve"> that the default mode, for instance “Play can’t play”.</w:t>
        </w:r>
      </w:ins>
      <w:ins w:id="4334" w:author="Arthur Parmentier" w:date="2020-06-06T18:45:00Z">
        <w:r w:rsidR="00C76B94" w:rsidRPr="007C437A">
          <w:t xml:space="preserve"> In general</w:t>
        </w:r>
      </w:ins>
      <w:ins w:id="4335" w:author="Arthur Parmentier" w:date="2020-06-06T19:25:00Z">
        <w:r w:rsidR="005F3CFB" w:rsidRPr="007C437A">
          <w:t xml:space="preserve">, </w:t>
        </w:r>
      </w:ins>
      <w:ins w:id="4336" w:author="Arthur Parmentier" w:date="2020-06-06T19:26:00Z">
        <w:r w:rsidR="005F3CFB" w:rsidRPr="007C437A">
          <w:t>we can classify the modes in two types that are relevant to the composer:</w:t>
        </w:r>
      </w:ins>
    </w:p>
    <w:p w:rsidR="005F3CFB" w:rsidRPr="007C437A" w:rsidRDefault="005F3CFB">
      <w:pPr>
        <w:pStyle w:val="Paragraphedeliste"/>
        <w:numPr>
          <w:ilvl w:val="0"/>
          <w:numId w:val="11"/>
        </w:numPr>
        <w:rPr>
          <w:ins w:id="4337" w:author="Arthur Parmentier" w:date="2020-06-06T19:27:00Z"/>
        </w:rPr>
      </w:pPr>
      <w:ins w:id="4338" w:author="Arthur Parmentier" w:date="2020-06-06T19:26:00Z">
        <w:r w:rsidRPr="007C437A">
          <w:t>Those that allow to create structured and delayed requests, in which the signs are not interpreted immediately but only</w:t>
        </w:r>
      </w:ins>
      <w:ins w:id="4339" w:author="Arthur Parmentier" w:date="2020-06-06T19:27:00Z">
        <w:r w:rsidRPr="007C437A">
          <w:t xml:space="preserve"> at the end of a sequence</w:t>
        </w:r>
      </w:ins>
    </w:p>
    <w:p w:rsidR="005F3CFB" w:rsidRPr="007C437A" w:rsidRDefault="005F3CFB">
      <w:pPr>
        <w:pStyle w:val="Paragraphedeliste"/>
        <w:numPr>
          <w:ilvl w:val="0"/>
          <w:numId w:val="11"/>
        </w:numPr>
        <w:rPr>
          <w:ins w:id="4340" w:author="Arthur Parmentier" w:date="2020-06-06T19:27:00Z"/>
        </w:rPr>
      </w:pPr>
      <w:ins w:id="4341" w:author="Arthur Parmentier" w:date="2020-06-06T19:27:00Z">
        <w:r w:rsidRPr="007C437A">
          <w:t>Those that request the performers to respond to the signs in real time</w:t>
        </w:r>
      </w:ins>
    </w:p>
    <w:p w:rsidR="003807C2" w:rsidRPr="007C437A" w:rsidRDefault="003807C2">
      <w:pPr>
        <w:rPr>
          <w:ins w:id="4342" w:author="Arthur Parmentier" w:date="2020-06-06T13:00:00Z"/>
        </w:rPr>
      </w:pPr>
      <w:ins w:id="4343" w:author="Arthur Parmentier" w:date="2020-06-06T19:28:00Z">
        <w:r w:rsidRPr="007C437A">
          <w:t xml:space="preserve">To mark this polarity between “structured request and delayed response” and “immediate response to single signs or gestures”, the </w:t>
        </w:r>
      </w:ins>
      <w:ins w:id="4344" w:author="Arthur Parmentier" w:date="2020-06-06T19:29:00Z">
        <w:r w:rsidRPr="007C437A">
          <w:t>“</w:t>
        </w:r>
      </w:ins>
      <w:ins w:id="4345" w:author="Arthur Parmentier" w:date="2020-06-06T19:28:00Z">
        <w:r w:rsidRPr="007C437A">
          <w:t>imaginary</w:t>
        </w:r>
      </w:ins>
      <w:ins w:id="4346" w:author="Arthur Parmentier" w:date="2020-06-06T19:29:00Z">
        <w:r w:rsidRPr="007C437A">
          <w:t xml:space="preserve"> box” is used. </w:t>
        </w:r>
      </w:ins>
      <w:ins w:id="4347" w:author="Arthur Parmentier" w:date="2020-06-06T19:30:00Z">
        <w:r w:rsidRPr="007C437A">
          <w:t xml:space="preserve">The imaginary box is usually introduced as an imaginary space in front of the soundpainter </w:t>
        </w:r>
      </w:ins>
      <w:ins w:id="4348" w:author="Arthur Parmentier" w:date="2020-06-06T19:31:00Z">
        <w:r w:rsidRPr="007C437A">
          <w:t xml:space="preserve">that the soundpainter enters when he wants his request to be </w:t>
        </w:r>
      </w:ins>
      <w:ins w:id="4349" w:author="Arthur Parmentier" w:date="2020-06-06T19:32:00Z">
        <w:r w:rsidRPr="007C437A">
          <w:t>executed by the performers</w:t>
        </w:r>
      </w:ins>
      <w:ins w:id="4350" w:author="Arthur Parmentier" w:date="2020-06-06T19:33:00Z">
        <w:r w:rsidRPr="007C437A">
          <w:t>, opposed to the neutral position where the soundpainter prepares the request. Howe</w:t>
        </w:r>
      </w:ins>
      <w:ins w:id="4351" w:author="Arthur Parmentier" w:date="2020-06-06T19:34:00Z">
        <w:r w:rsidRPr="007C437A">
          <w:t>ver, this description is only merely valid for the syntax of the default mode (Who, What, How, When -like)</w:t>
        </w:r>
      </w:ins>
      <w:ins w:id="4352" w:author="Arthur Parmentier" w:date="2020-06-06T19:36:00Z">
        <w:r w:rsidRPr="007C437A">
          <w:t>: t</w:t>
        </w:r>
      </w:ins>
      <w:ins w:id="4353" w:author="Arthur Parmentier" w:date="2020-06-06T19:34:00Z">
        <w:r w:rsidRPr="007C437A">
          <w:t>he imagina</w:t>
        </w:r>
      </w:ins>
      <w:ins w:id="4354" w:author="Arthur Parmentier" w:date="2020-06-06T19:35:00Z">
        <w:r w:rsidRPr="007C437A">
          <w:t xml:space="preserve">ry box is also used in other modes, including those in which there are no structured requests. </w:t>
        </w:r>
      </w:ins>
      <w:ins w:id="4355" w:author="Arthur Parmentier" w:date="2020-06-06T19:36:00Z">
        <w:r w:rsidRPr="007C437A">
          <w:t xml:space="preserve">In fact, the box is a </w:t>
        </w:r>
      </w:ins>
      <w:ins w:id="4356" w:author="Arthur Parmentier" w:date="2020-06-06T19:37:00Z">
        <w:r w:rsidRPr="007C437A">
          <w:t xml:space="preserve">sign universal to all SP modes, with a slightly different meaning than what Thompson presents: </w:t>
        </w:r>
      </w:ins>
      <w:ins w:id="4357" w:author="Arthur Parmentier" w:date="2020-06-06T19:38:00Z">
        <w:r w:rsidR="006B493F" w:rsidRPr="007C437A">
          <w:t>entering or not the box is the sign of whether the re</w:t>
        </w:r>
      </w:ins>
      <w:ins w:id="4358" w:author="Arthur Parmentier" w:date="2020-06-06T19:39:00Z">
        <w:r w:rsidR="006B493F" w:rsidRPr="007C437A">
          <w:t>quest is to be answered immediately by the performer or not; it is the indication</w:t>
        </w:r>
      </w:ins>
      <w:ins w:id="4359" w:author="Arthur Parmentier" w:date="2020-06-06T19:40:00Z">
        <w:r w:rsidR="00F35428" w:rsidRPr="007C437A">
          <w:t xml:space="preserve"> to the performers</w:t>
        </w:r>
      </w:ins>
      <w:ins w:id="4360" w:author="Arthur Parmentier" w:date="2020-06-06T19:39:00Z">
        <w:r w:rsidR="006B493F" w:rsidRPr="007C437A">
          <w:t xml:space="preserve"> of whether to expect a structure in the request </w:t>
        </w:r>
      </w:ins>
      <w:ins w:id="4361" w:author="Arthur Parmentier" w:date="2020-06-06T19:40:00Z">
        <w:r w:rsidR="006B493F" w:rsidRPr="007C437A">
          <w:t>or not.</w:t>
        </w:r>
        <w:r w:rsidR="0091268D" w:rsidRPr="007C437A">
          <w:t xml:space="preserve"> Therefore, in all modes that do not allow </w:t>
        </w:r>
      </w:ins>
      <w:ins w:id="4362" w:author="Arthur Parmentier" w:date="2020-06-06T19:41:00Z">
        <w:r w:rsidR="0091268D" w:rsidRPr="007C437A">
          <w:t>for building structured requests, the soundpainter uses his signs inside the box.</w:t>
        </w:r>
        <w:r w:rsidR="0091268D" w:rsidRPr="007C437A">
          <w:br/>
        </w:r>
      </w:ins>
      <w:ins w:id="4363" w:author="Arthur Parmentier" w:date="2020-06-06T19:42:00Z">
        <w:r w:rsidR="0091268D" w:rsidRPr="007C437A">
          <w:t>Stepping in or out this imaginary box can also act as an</w:t>
        </w:r>
      </w:ins>
      <w:ins w:id="4364" w:author="Arthur Parmentier" w:date="2020-06-06T19:43:00Z">
        <w:r w:rsidR="0091268D" w:rsidRPr="007C437A">
          <w:t xml:space="preserve"> enter/</w:t>
        </w:r>
      </w:ins>
      <w:ins w:id="4365" w:author="Arthur Parmentier" w:date="2020-06-06T19:42:00Z">
        <w:r w:rsidR="0091268D" w:rsidRPr="007C437A">
          <w:t>escape sign from</w:t>
        </w:r>
      </w:ins>
      <w:ins w:id="4366" w:author="Arthur Parmentier" w:date="2020-06-06T19:44:00Z">
        <w:r w:rsidR="00AE2B8F" w:rsidRPr="007C437A">
          <w:t xml:space="preserve"> the default mode to</w:t>
        </w:r>
      </w:ins>
      <w:ins w:id="4367" w:author="Arthur Parmentier" w:date="2020-06-06T19:42:00Z">
        <w:r w:rsidR="0091268D" w:rsidRPr="007C437A">
          <w:t xml:space="preserve"> all that only propose</w:t>
        </w:r>
      </w:ins>
      <w:ins w:id="4368" w:author="Arthur Parmentier" w:date="2020-06-06T19:43:00Z">
        <w:r w:rsidR="0091268D" w:rsidRPr="007C437A">
          <w:t xml:space="preserve"> non-structured requests</w:t>
        </w:r>
      </w:ins>
      <w:ins w:id="4369" w:author="Arthur Parmentier" w:date="2020-06-06T19:45:00Z">
        <w:r w:rsidR="00AE2B8F" w:rsidRPr="007C437A">
          <w:t xml:space="preserve"> and are unambiguous</w:t>
        </w:r>
      </w:ins>
      <w:ins w:id="4370" w:author="Arthur Parmentier" w:date="2020-06-06T19:46:00Z">
        <w:r w:rsidR="00AE2B8F" w:rsidRPr="007C437A">
          <w:t xml:space="preserve"> with respect to the default mode</w:t>
        </w:r>
      </w:ins>
      <w:ins w:id="4371" w:author="Arthur Parmentier" w:date="2020-06-06T19:44:00Z">
        <w:r w:rsidR="00AE2B8F" w:rsidRPr="007C437A">
          <w:t xml:space="preserve">. For instance, to exit the scan mode, it is </w:t>
        </w:r>
      </w:ins>
      <w:ins w:id="4372" w:author="Arthur Parmentier" w:date="2020-06-06T19:46:00Z">
        <w:r w:rsidR="00AE2B8F" w:rsidRPr="007C437A">
          <w:t>enough</w:t>
        </w:r>
      </w:ins>
      <w:ins w:id="4373" w:author="Arthur Parmentier" w:date="2020-06-06T19:45:00Z">
        <w:r w:rsidR="00AE2B8F" w:rsidRPr="007C437A">
          <w:t xml:space="preserve"> to step out of the box and use the default mode syntax again, without using an additional escape sign</w:t>
        </w:r>
      </w:ins>
      <w:ins w:id="4374" w:author="Arthur Parmentier" w:date="2020-06-06T19:46:00Z">
        <w:r w:rsidR="00AE2B8F" w:rsidRPr="007C437A">
          <w:t xml:space="preserve"> to signify </w:t>
        </w:r>
        <w:r w:rsidR="00C6459A" w:rsidRPr="007C437A">
          <w:t>the change in mode.</w:t>
        </w:r>
      </w:ins>
    </w:p>
    <w:p w:rsidR="00FC110A" w:rsidRPr="007C437A" w:rsidRDefault="00FC110A">
      <w:pPr>
        <w:rPr>
          <w:ins w:id="4375" w:author="Arthur Parmentier" w:date="2020-06-05T19:20:00Z"/>
          <w:rPrChange w:id="4376" w:author="Arthur Parmentier" w:date="2020-06-07T15:27:00Z">
            <w:rPr>
              <w:ins w:id="4377" w:author="Arthur Parmentier" w:date="2020-06-05T19:20:00Z"/>
            </w:rPr>
          </w:rPrChange>
        </w:rPr>
        <w:pPrChange w:id="4378" w:author="Arthur Parmentier" w:date="2020-06-10T16:26:00Z">
          <w:pPr>
            <w:pStyle w:val="Titre6"/>
          </w:pPr>
        </w:pPrChange>
      </w:pPr>
      <w:ins w:id="4379" w:author="Arthur Parmentier" w:date="2020-06-06T13:00:00Z">
        <w:r w:rsidRPr="007C437A">
          <w:rPr>
            <w:rPrChange w:id="4380" w:author="Arthur Parmentier" w:date="2020-06-07T15:27:00Z">
              <w:rPr>
                <w:b w:val="0"/>
              </w:rPr>
            </w:rPrChange>
          </w:rPr>
          <w:t xml:space="preserve">On the </w:t>
        </w:r>
      </w:ins>
      <w:ins w:id="4381" w:author="Arthur Parmentier" w:date="2020-06-06T19:47:00Z">
        <w:r w:rsidR="00F65BD6" w:rsidRPr="007C437A">
          <w:rPr>
            <w:rPrChange w:id="4382" w:author="Arthur Parmentier" w:date="2020-06-07T15:27:00Z">
              <w:rPr>
                <w:b w:val="0"/>
              </w:rPr>
            </w:rPrChange>
          </w:rPr>
          <w:t>semantic side</w:t>
        </w:r>
      </w:ins>
      <w:ins w:id="4383" w:author="Arthur Parmentier" w:date="2020-06-06T13:00:00Z">
        <w:r w:rsidRPr="007C437A">
          <w:rPr>
            <w:rPrChange w:id="4384" w:author="Arthur Parmentier" w:date="2020-06-07T15:27:00Z">
              <w:rPr>
                <w:b w:val="0"/>
              </w:rPr>
            </w:rPrChange>
          </w:rPr>
          <w:t xml:space="preserve">, </w:t>
        </w:r>
      </w:ins>
      <w:ins w:id="4385" w:author="Arthur Parmentier" w:date="2020-06-06T13:01:00Z">
        <w:r w:rsidRPr="007C437A">
          <w:rPr>
            <w:rPrChange w:id="4386" w:author="Arthur Parmentier" w:date="2020-06-07T15:27:00Z">
              <w:rPr>
                <w:b w:val="0"/>
              </w:rPr>
            </w:rPrChange>
          </w:rPr>
          <w:t xml:space="preserve">many signs are shared by several modes and have similar, if not equivalent meanings in all these modes. </w:t>
        </w:r>
      </w:ins>
      <w:ins w:id="4387" w:author="Arthur Parmentier" w:date="2020-06-06T13:02:00Z">
        <w:r w:rsidRPr="007C437A">
          <w:rPr>
            <w:rPrChange w:id="4388" w:author="Arthur Parmentier" w:date="2020-06-07T15:27:00Z">
              <w:rPr>
                <w:b w:val="0"/>
              </w:rPr>
            </w:rPrChange>
          </w:rPr>
          <w:t xml:space="preserve">In fact, the common semantic features of the different SP modes are what make them efficient and what allow their </w:t>
        </w:r>
      </w:ins>
      <w:ins w:id="4389" w:author="Arthur Parmentier" w:date="2020-06-06T13:03:00Z">
        <w:r w:rsidRPr="007C437A">
          <w:rPr>
            <w:rPrChange w:id="4390" w:author="Arthur Parmentier" w:date="2020-06-07T15:27:00Z">
              <w:rPr>
                <w:b w:val="0"/>
              </w:rPr>
            </w:rPrChange>
          </w:rPr>
          <w:t xml:space="preserve">quick </w:t>
        </w:r>
      </w:ins>
      <w:ins w:id="4391" w:author="Arthur Parmentier" w:date="2020-06-06T13:02:00Z">
        <w:r w:rsidRPr="007C437A">
          <w:rPr>
            <w:rPrChange w:id="4392" w:author="Arthur Parmentier" w:date="2020-06-07T15:27:00Z">
              <w:rPr>
                <w:b w:val="0"/>
              </w:rPr>
            </w:rPrChange>
          </w:rPr>
          <w:t xml:space="preserve">learning and memorization </w:t>
        </w:r>
      </w:ins>
      <w:ins w:id="4393" w:author="Arthur Parmentier" w:date="2020-06-06T13:03:00Z">
        <w:r w:rsidRPr="007C437A">
          <w:rPr>
            <w:rPrChange w:id="4394" w:author="Arthur Parmentier" w:date="2020-06-07T15:27:00Z">
              <w:rPr>
                <w:b w:val="0"/>
              </w:rPr>
            </w:rPrChange>
          </w:rPr>
          <w:t>by the performers. Indeed, if instead there were only signs proper to each mode and new signs had to be learned for each one, S</w:t>
        </w:r>
      </w:ins>
      <w:ins w:id="4395" w:author="Arthur Parmentier" w:date="2020-06-06T13:04:00Z">
        <w:r w:rsidRPr="007C437A">
          <w:rPr>
            <w:rPrChange w:id="4396" w:author="Arthur Parmentier" w:date="2020-06-07T15:27:00Z">
              <w:rPr>
                <w:b w:val="0"/>
              </w:rPr>
            </w:rPrChange>
          </w:rPr>
          <w:t>P would probably loose much of its performativity, which for me lies in its ability to mix several syntaxes with similar semantics.</w:t>
        </w:r>
      </w:ins>
    </w:p>
    <w:p w:rsidR="000E299B" w:rsidRDefault="00DE27EC">
      <w:pPr>
        <w:pStyle w:val="Titre6"/>
        <w:rPr>
          <w:ins w:id="4397" w:author="Arthur Parmentier" w:date="2020-06-07T22:34:00Z"/>
        </w:rPr>
        <w:pPrChange w:id="4398" w:author="Arthur Parmentier" w:date="2020-06-10T16:26:00Z">
          <w:pPr>
            <w:pStyle w:val="Titre5"/>
          </w:pPr>
        </w:pPrChange>
      </w:pPr>
      <w:ins w:id="4399" w:author="Arthur Parmentier" w:date="2020-06-06T13:08:00Z">
        <w:r w:rsidRPr="007C437A">
          <w:t>Remarks on the syntax of the “default” mode</w:t>
        </w:r>
      </w:ins>
    </w:p>
    <w:p w:rsidR="00EC06A7" w:rsidRPr="00EC06A7" w:rsidRDefault="00EC06A7">
      <w:pPr>
        <w:rPr>
          <w:ins w:id="4400" w:author="Arthur Parmentier" w:date="2020-06-06T12:48:00Z"/>
          <w:rPrChange w:id="4401" w:author="Arthur Parmentier" w:date="2020-06-07T22:34:00Z">
            <w:rPr>
              <w:ins w:id="4402" w:author="Arthur Parmentier" w:date="2020-06-06T12:48:00Z"/>
            </w:rPr>
          </w:rPrChange>
        </w:rPr>
        <w:pPrChange w:id="4403" w:author="Arthur Parmentier" w:date="2020-06-07T22:34:00Z">
          <w:pPr>
            <w:pStyle w:val="Titre6"/>
          </w:pPr>
        </w:pPrChange>
      </w:pPr>
      <w:ins w:id="4404" w:author="Arthur Parmentier" w:date="2020-06-07T22:34:00Z">
        <w:r>
          <w:t xml:space="preserve">Structures that performs functions. The structures are the assemblage of </w:t>
        </w:r>
      </w:ins>
      <w:ins w:id="4405" w:author="Arthur Parmentier" w:date="2020-06-07T22:40:00Z">
        <w:r w:rsidR="000431DD">
          <w:t xml:space="preserve">one or several </w:t>
        </w:r>
      </w:ins>
      <w:ins w:id="4406" w:author="Arthur Parmentier" w:date="2020-06-07T22:34:00Z">
        <w:r>
          <w:t>signs (phrases in linguistics), and the functions of SP are called W</w:t>
        </w:r>
      </w:ins>
      <w:ins w:id="4407" w:author="Arthur Parmentier" w:date="2020-06-07T22:35:00Z">
        <w:r>
          <w:t>ho, What, How, When.</w:t>
        </w:r>
      </w:ins>
      <w:ins w:id="4408" w:author="Arthur Parmentier" w:date="2020-06-07T22:41:00Z">
        <w:r w:rsidR="000431DD">
          <w:t xml:space="preserve"> The assemblage of the Who, What, How, When phrases is called a clause.</w:t>
        </w:r>
      </w:ins>
    </w:p>
    <w:p w:rsidR="006E03AC" w:rsidRPr="007C437A" w:rsidRDefault="00E60509" w:rsidP="00B427B1">
      <w:pPr>
        <w:rPr>
          <w:ins w:id="4409" w:author="Arthur Parmentier" w:date="2020-06-06T20:00:00Z"/>
        </w:rPr>
      </w:pPr>
      <w:ins w:id="4410" w:author="Arthur Parmentier" w:date="2020-06-06T14:04:00Z">
        <w:r w:rsidRPr="007C437A">
          <w:lastRenderedPageBreak/>
          <w:t xml:space="preserve">The “default mode” appears as a very </w:t>
        </w:r>
      </w:ins>
      <w:ins w:id="4411" w:author="Arthur Parmentier" w:date="2020-06-06T19:52:00Z">
        <w:r w:rsidR="00DA1511" w:rsidRPr="007C437A">
          <w:t>unique</w:t>
        </w:r>
      </w:ins>
      <w:ins w:id="4412" w:author="Arthur Parmentier" w:date="2020-06-06T14:04:00Z">
        <w:r w:rsidRPr="007C437A">
          <w:t xml:space="preserve"> element of the SP syntax because of its centrality in the </w:t>
        </w:r>
      </w:ins>
      <w:ins w:id="4413" w:author="Arthur Parmentier" w:date="2020-06-06T14:05:00Z">
        <w:r w:rsidRPr="007C437A">
          <w:t xml:space="preserve">network of modes </w:t>
        </w:r>
      </w:ins>
      <w:ins w:id="4414" w:author="Arthur Parmentier" w:date="2020-06-06T19:53:00Z">
        <w:r w:rsidR="006127A3" w:rsidRPr="007C437A">
          <w:t>(</w:t>
        </w:r>
        <w:r w:rsidR="006127A3" w:rsidRPr="007C437A">
          <w:rPr>
            <w:rPrChange w:id="4415" w:author="Arthur Parmentier" w:date="2020-06-07T15:27:00Z">
              <w:rPr/>
            </w:rPrChange>
          </w:rPr>
          <w:fldChar w:fldCharType="begin"/>
        </w:r>
        <w:r w:rsidR="006127A3" w:rsidRPr="007C437A">
          <w:instrText xml:space="preserve"> REF _Ref42283886 \h </w:instrText>
        </w:r>
      </w:ins>
      <w:r w:rsidR="006127A3" w:rsidRPr="007C437A">
        <w:rPr>
          <w:rPrChange w:id="4416" w:author="Arthur Parmentier" w:date="2020-06-07T15:27:00Z">
            <w:rPr/>
          </w:rPrChange>
        </w:rPr>
      </w:r>
      <w:ins w:id="4417" w:author="Arthur Parmentier" w:date="2020-06-06T19:53:00Z">
        <w:r w:rsidR="006127A3" w:rsidRPr="007C437A">
          <w:rPr>
            <w:rPrChange w:id="4418" w:author="Arthur Parmentier" w:date="2020-06-07T15:27:00Z">
              <w:rPr/>
            </w:rPrChange>
          </w:rPr>
          <w:fldChar w:fldCharType="separate"/>
        </w:r>
        <w:r w:rsidR="006127A3" w:rsidRPr="007C437A">
          <w:t xml:space="preserve">Figure </w:t>
        </w:r>
        <w:r w:rsidR="006127A3" w:rsidRPr="007C437A">
          <w:rPr>
            <w:rPrChange w:id="4419" w:author="Arthur Parmentier" w:date="2020-06-07T15:27:00Z">
              <w:rPr>
                <w:noProof/>
              </w:rPr>
            </w:rPrChange>
          </w:rPr>
          <w:t>1</w:t>
        </w:r>
        <w:r w:rsidR="006127A3" w:rsidRPr="007C437A">
          <w:rPr>
            <w:rPrChange w:id="4420" w:author="Arthur Parmentier" w:date="2020-06-07T15:27:00Z">
              <w:rPr/>
            </w:rPrChange>
          </w:rPr>
          <w:fldChar w:fldCharType="end"/>
        </w:r>
        <w:r w:rsidR="006127A3" w:rsidRPr="007C437A">
          <w:t xml:space="preserve">) </w:t>
        </w:r>
      </w:ins>
      <w:ins w:id="4421" w:author="Arthur Parmentier" w:date="2020-06-06T20:00:00Z">
        <w:r w:rsidR="006E03AC" w:rsidRPr="007C437A">
          <w:t xml:space="preserve">and </w:t>
        </w:r>
      </w:ins>
      <w:ins w:id="4422" w:author="Arthur Parmentier" w:date="2020-06-06T20:04:00Z">
        <w:r w:rsidR="006E03AC" w:rsidRPr="007C437A">
          <w:t xml:space="preserve">its use as the conventional syntax of SP, to the point that it is in those syntactic terms that </w:t>
        </w:r>
      </w:ins>
      <w:ins w:id="4423" w:author="Arthur Parmentier" w:date="2020-06-06T20:05:00Z">
        <w:r w:rsidR="006E03AC" w:rsidRPr="007C437A">
          <w:t>SP is presented, despite the number of syntaxes it covers.</w:t>
        </w:r>
      </w:ins>
    </w:p>
    <w:p w:rsidR="00C45B55" w:rsidRPr="007C437A" w:rsidRDefault="00E60509" w:rsidP="00B427B1">
      <w:pPr>
        <w:rPr>
          <w:ins w:id="4424" w:author="Arthur Parmentier" w:date="2020-06-06T20:07:00Z"/>
        </w:rPr>
      </w:pPr>
      <w:ins w:id="4425" w:author="Arthur Parmentier" w:date="2020-06-06T14:11:00Z">
        <w:r w:rsidRPr="007C437A">
          <w:t xml:space="preserve">In my observations, I found </w:t>
        </w:r>
      </w:ins>
      <w:ins w:id="4426" w:author="Arthur Parmentier" w:date="2020-06-06T19:59:00Z">
        <w:r w:rsidR="00314848" w:rsidRPr="007C437A">
          <w:t>that</w:t>
        </w:r>
      </w:ins>
      <w:ins w:id="4427" w:author="Arthur Parmentier" w:date="2020-06-06T14:11:00Z">
        <w:r w:rsidRPr="007C437A">
          <w:t xml:space="preserve"> the syntactic </w:t>
        </w:r>
      </w:ins>
      <w:ins w:id="4428" w:author="Arthur Parmentier" w:date="2020-06-06T19:59:00Z">
        <w:r w:rsidR="00314848" w:rsidRPr="007C437A">
          <w:t xml:space="preserve">and grammatical </w:t>
        </w:r>
      </w:ins>
      <w:ins w:id="4429" w:author="Arthur Parmentier" w:date="2020-06-06T20:06:00Z">
        <w:r w:rsidR="00C45B55" w:rsidRPr="007C437A">
          <w:t>rules</w:t>
        </w:r>
      </w:ins>
      <w:ins w:id="4430" w:author="Arthur Parmentier" w:date="2020-06-06T14:12:00Z">
        <w:r w:rsidRPr="007C437A">
          <w:t xml:space="preserve"> are made explicit by the soundpainter </w:t>
        </w:r>
      </w:ins>
      <w:ins w:id="4431" w:author="Arthur Parmentier" w:date="2020-06-06T20:06:00Z">
        <w:r w:rsidR="00C45B55" w:rsidRPr="007C437A">
          <w:t>(</w:t>
        </w:r>
      </w:ins>
      <w:ins w:id="4432" w:author="Arthur Parmentier" w:date="2020-06-06T14:12:00Z">
        <w:r w:rsidRPr="007C437A">
          <w:t>or teacher</w:t>
        </w:r>
      </w:ins>
      <w:ins w:id="4433" w:author="Arthur Parmentier" w:date="2020-06-06T20:06:00Z">
        <w:r w:rsidR="00C45B55" w:rsidRPr="007C437A">
          <w:t>) for each mode but the default mode</w:t>
        </w:r>
      </w:ins>
      <w:ins w:id="4434" w:author="Arthur Parmentier" w:date="2020-06-06T14:12:00Z">
        <w:r w:rsidRPr="007C437A">
          <w:t>.</w:t>
        </w:r>
      </w:ins>
      <w:ins w:id="4435"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4436" w:author="Arthur Parmentier" w:date="2020-06-06T20:08:00Z"/>
        </w:rPr>
      </w:pPr>
      <w:ins w:id="4437" w:author="Arthur Parmentier" w:date="2020-06-06T20:07:00Z">
        <w:r w:rsidRPr="007C437A">
          <w:t>The default mode syntax is the most compl</w:t>
        </w:r>
      </w:ins>
      <w:ins w:id="4438" w:author="Arthur Parmentier" w:date="2020-06-06T20:08:00Z">
        <w:r w:rsidRPr="007C437A">
          <w:t>ex one of all modes</w:t>
        </w:r>
      </w:ins>
    </w:p>
    <w:p w:rsidR="00C45B55" w:rsidRPr="007C437A" w:rsidRDefault="00C45B55">
      <w:pPr>
        <w:pStyle w:val="Paragraphedeliste"/>
        <w:numPr>
          <w:ilvl w:val="0"/>
          <w:numId w:val="11"/>
        </w:numPr>
        <w:rPr>
          <w:ins w:id="4439" w:author="Arthur Parmentier" w:date="2020-06-06T20:08:00Z"/>
        </w:rPr>
      </w:pPr>
      <w:ins w:id="4440" w:author="Arthur Parmentier" w:date="2020-06-06T20:08:00Z">
        <w:r w:rsidRPr="007C437A">
          <w:t>Part of its syntax is borrowed from languages that the performers are already familiar with</w:t>
        </w:r>
      </w:ins>
    </w:p>
    <w:p w:rsidR="00A5016A" w:rsidRPr="007C437A" w:rsidRDefault="00B46B57" w:rsidP="00A5016A">
      <w:pPr>
        <w:rPr>
          <w:ins w:id="4441" w:author="Arthur Parmentier" w:date="2020-06-06T20:34:00Z"/>
        </w:rPr>
      </w:pPr>
      <w:ins w:id="4442"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adpositions), postpositions or logic operators allow for greater complexity in the reques</w:t>
        </w:r>
      </w:ins>
      <w:ins w:id="4443" w:author="Arthur Parmentier" w:date="2020-06-06T20:10:00Z">
        <w:r w:rsidR="007C5AC4" w:rsidRPr="007C437A">
          <w:t>t structure</w:t>
        </w:r>
      </w:ins>
      <w:ins w:id="4444" w:author="Arthur Parmentier" w:date="2020-06-06T20:09:00Z">
        <w:r w:rsidR="00C45B55" w:rsidRPr="007C437A">
          <w:t xml:space="preserve"> and are usually implicitly learned (i.e. they are not explicated by the teacher or soundpainter). </w:t>
        </w:r>
      </w:ins>
      <w:ins w:id="4445" w:author="Arthur Parmentier" w:date="2020-06-06T20:10:00Z">
        <w:r w:rsidR="00BC4BBB" w:rsidRPr="007C437A">
          <w:t xml:space="preserve">Examples of such elements are </w:t>
        </w:r>
      </w:ins>
      <w:ins w:id="4446" w:author="Arthur Parmentier" w:date="2020-06-06T20:09:00Z">
        <w:r w:rsidR="00C45B55" w:rsidRPr="007C437A">
          <w:t>with, within (and without), through, add, remove, go back to, move on to….</w:t>
        </w:r>
      </w:ins>
      <w:ins w:id="4447" w:author="Arthur Parmentier" w:date="2020-06-06T20:33:00Z">
        <w:r w:rsidR="00A5016A" w:rsidRPr="007C437A">
          <w:br/>
        </w:r>
      </w:ins>
      <w:ins w:id="4448"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4449" w:author="Arthur Parmentier" w:date="2020-06-06T17:14:00Z"/>
        </w:rPr>
      </w:pPr>
      <w:ins w:id="4450" w:author="Arthur Parmentier" w:date="2020-06-06T20:34:00Z">
        <w:r w:rsidRPr="007C437A">
          <w:t>In linguistic literature, we have observed several languages that do not possess these concepts.</w:t>
        </w:r>
        <w:r w:rsidRPr="007C437A">
          <w:rPr>
            <w:rStyle w:val="Appelnotedebasdep"/>
          </w:rPr>
          <w:footnoteReference w:id="33"/>
        </w:r>
        <w:r w:rsidRPr="007C437A">
          <w:t xml:space="preserve"> One could wonder how much presenting the syntax of the default SP mode to communities that are not familiar to Western languages would challenge the usual conceptions of the SP syntax. </w:t>
        </w:r>
      </w:ins>
      <w:ins w:id="4457" w:author="Arthur Parmentier" w:date="2020-06-06T17:52:00Z">
        <w:r w:rsidR="00A531CB" w:rsidRPr="007C437A">
          <w:t>The story of the e</w:t>
        </w:r>
      </w:ins>
      <w:ins w:id="4458" w:author="Arthur Parmentier" w:date="2020-06-06T18:06:00Z">
        <w:r w:rsidR="006A1B0D" w:rsidRPr="007C437A">
          <w:t>me</w:t>
        </w:r>
      </w:ins>
      <w:ins w:id="4459" w:author="Arthur Parmentier" w:date="2020-06-06T17:52:00Z">
        <w:r w:rsidR="00A531CB" w:rsidRPr="007C437A">
          <w:t xml:space="preserve">rgence of the Launch Mode is an </w:t>
        </w:r>
      </w:ins>
      <w:ins w:id="4460" w:author="Arthur Parmentier" w:date="2020-06-06T20:35:00Z">
        <w:r w:rsidRPr="007C437A">
          <w:t>answer to that question</w:t>
        </w:r>
      </w:ins>
      <w:ins w:id="4461" w:author="Arthur Parmentier" w:date="2020-06-06T17:53:00Z">
        <w:r w:rsidR="00A531CB" w:rsidRPr="007C437A">
          <w:t>:</w:t>
        </w:r>
      </w:ins>
    </w:p>
    <w:p w:rsidR="00237DE8" w:rsidRPr="007C437A" w:rsidRDefault="00237DE8">
      <w:pPr>
        <w:pStyle w:val="Citation"/>
        <w:rPr>
          <w:ins w:id="4462" w:author="Arthur Parmentier" w:date="2020-06-06T17:14:00Z"/>
          <w:rPrChange w:id="4463" w:author="Arthur Parmentier" w:date="2020-06-07T15:27:00Z">
            <w:rPr>
              <w:ins w:id="4464" w:author="Arthur Parmentier" w:date="2020-06-06T17:14:00Z"/>
            </w:rPr>
          </w:rPrChange>
        </w:rPr>
        <w:pPrChange w:id="4465" w:author="Arthur Parmentier" w:date="2020-06-06T17:53:00Z">
          <w:pPr>
            <w:pStyle w:val="NormalWeb"/>
          </w:pPr>
        </w:pPrChange>
      </w:pPr>
      <w:ins w:id="4466" w:author="Arthur Parmentier" w:date="2020-06-06T17:14:00Z">
        <w:r w:rsidRPr="007C437A">
          <w:rPr>
            <w:rPrChange w:id="4467" w:author="Arthur Parmentier" w:date="2020-06-07T15:27:00Z">
              <w:rPr>
                <w:i/>
                <w:iCs/>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4468" w:author="Arthur Parmentier" w:date="2020-06-06T17:14:00Z"/>
          <w:rPrChange w:id="4469" w:author="Arthur Parmentier" w:date="2020-06-07T15:27:00Z">
            <w:rPr>
              <w:ins w:id="4470" w:author="Arthur Parmentier" w:date="2020-06-06T17:14:00Z"/>
            </w:rPr>
          </w:rPrChange>
        </w:rPr>
        <w:pPrChange w:id="4471" w:author="Arthur Parmentier" w:date="2020-06-06T17:53:00Z">
          <w:pPr>
            <w:pStyle w:val="NormalWeb"/>
          </w:pPr>
        </w:pPrChange>
      </w:pPr>
      <w:ins w:id="4472" w:author="Arthur Parmentier" w:date="2020-06-06T17:14:00Z">
        <w:r w:rsidRPr="007C437A">
          <w:rPr>
            <w:rPrChange w:id="4473" w:author="Arthur Parmentier" w:date="2020-06-07T15:27:00Z">
              <w:rPr>
                <w:i/>
                <w:iCs/>
              </w:rPr>
            </w:rPrChange>
          </w:rPr>
          <w:t>The idea for this gesture came from my work with the learning impaired. It isn’t always possible for people with learning disabilities to comprehend a Soundpainting phrase incorporating the syntax in its entirety – Whole Group, Long Tone, Volume Fader (ppp), Play. This type of phrase wasn’t possible to follow the first time I Soundpainted with a group of learning impaired people. So I ask the group to 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4474" w:author="Arthur Parmentier" w:date="2020-06-06T17:53:00Z"/>
        </w:rPr>
      </w:pPr>
      <w:ins w:id="4475" w:author="Arthur Parmentier" w:date="2020-06-06T17:14:00Z">
        <w:r w:rsidRPr="007C437A">
          <w:lastRenderedPageBreak/>
          <w:t xml:space="preserve">Afterwards, I decided to use the immediate response to a What gesture and created Launch Mode. Nowadays, Launch Mode is a widely used gesture amongst many Soundpainters and its origin came from </w:t>
        </w:r>
      </w:ins>
      <w:ins w:id="4476" w:author="Arthur Parmentier" w:date="2020-06-06T17:53:00Z">
        <w:r w:rsidR="00D83AC5" w:rsidRPr="007C437A">
          <w:t>necessity. “</w:t>
        </w:r>
      </w:ins>
      <w:customXmlInsRangeStart w:id="4477" w:author="Arthur Parmentier" w:date="2020-06-10T19:46:00Z"/>
      <w:sdt>
        <w:sdtPr>
          <w:id w:val="1081717494"/>
          <w:citation/>
        </w:sdtPr>
        <w:sdtContent>
          <w:customXmlInsRangeEnd w:id="4477"/>
          <w:ins w:id="4478" w:author="Arthur Parmentier" w:date="2020-06-10T19:46:00Z">
            <w:r w:rsidR="005E324E">
              <w:fldChar w:fldCharType="begin"/>
            </w:r>
            <w:r w:rsidR="005E324E" w:rsidRPr="005E324E">
              <w:rPr>
                <w:rPrChange w:id="4479" w:author="Arthur Parmentier" w:date="2020-06-10T19:46:00Z">
                  <w:rPr>
                    <w:lang w:val="fr-FR"/>
                  </w:rPr>
                </w:rPrChange>
              </w:rPr>
              <w:instrText xml:space="preserve"> CITATION Hel \l 1036 </w:instrText>
            </w:r>
          </w:ins>
          <w:r w:rsidR="005E324E">
            <w:fldChar w:fldCharType="separate"/>
          </w:r>
          <w:r w:rsidR="00304C55">
            <w:rPr>
              <w:noProof/>
            </w:rPr>
            <w:t xml:space="preserve"> (Minors &amp; Thompson, s.d.)</w:t>
          </w:r>
          <w:ins w:id="4480" w:author="Arthur Parmentier" w:date="2020-06-10T19:46:00Z">
            <w:r w:rsidR="005E324E">
              <w:fldChar w:fldCharType="end"/>
            </w:r>
          </w:ins>
          <w:customXmlInsRangeStart w:id="4481" w:author="Arthur Parmentier" w:date="2020-06-10T19:46:00Z"/>
        </w:sdtContent>
      </w:sdt>
      <w:customXmlInsRangeEnd w:id="4481"/>
    </w:p>
    <w:p w:rsidR="005B7F91" w:rsidRPr="007C437A" w:rsidRDefault="00D83AC5" w:rsidP="00D83AC5">
      <w:pPr>
        <w:rPr>
          <w:ins w:id="4482" w:author="Arthur Parmentier" w:date="2020-06-06T21:59:00Z"/>
        </w:rPr>
      </w:pPr>
      <w:ins w:id="4483" w:author="Arthur Parmentier" w:date="2020-06-06T17:53:00Z">
        <w:r w:rsidRPr="007C437A">
          <w:t>In this example, we can see that t</w:t>
        </w:r>
      </w:ins>
      <w:ins w:id="4484" w:author="Arthur Parmentier" w:date="2020-06-06T17:54:00Z">
        <w:r w:rsidRPr="007C437A">
          <w:t xml:space="preserve">he default mode does have a degree of complexity that involve </w:t>
        </w:r>
      </w:ins>
      <w:ins w:id="4485" w:author="Arthur Parmentier" w:date="2020-06-06T20:35:00Z">
        <w:r w:rsidR="00421D32" w:rsidRPr="007C437A">
          <w:t>prior</w:t>
        </w:r>
      </w:ins>
      <w:ins w:id="4486" w:author="Arthur Parmentier" w:date="2020-06-06T20:36:00Z">
        <w:r w:rsidR="00421D32" w:rsidRPr="007C437A">
          <w:t xml:space="preserve"> </w:t>
        </w:r>
      </w:ins>
      <w:ins w:id="4487" w:author="Arthur Parmentier" w:date="2020-06-06T17:54:00Z">
        <w:r w:rsidRPr="007C437A">
          <w:t xml:space="preserve">knowledge in </w:t>
        </w:r>
      </w:ins>
      <w:ins w:id="4488" w:author="Arthur Parmentier" w:date="2020-06-06T20:36:00Z">
        <w:r w:rsidR="00421D32" w:rsidRPr="007C437A">
          <w:t>grammatical rules</w:t>
        </w:r>
      </w:ins>
      <w:ins w:id="4489" w:author="Arthur Parmentier" w:date="2020-06-06T17:55:00Z">
        <w:r w:rsidRPr="007C437A">
          <w:t xml:space="preserve"> </w:t>
        </w:r>
      </w:ins>
      <w:ins w:id="4490" w:author="Arthur Parmentier" w:date="2020-06-06T20:36:00Z">
        <w:r w:rsidR="00421D32" w:rsidRPr="007C437A">
          <w:t>and</w:t>
        </w:r>
      </w:ins>
      <w:ins w:id="4491" w:author="Arthur Parmentier" w:date="2020-06-06T17:55:00Z">
        <w:r w:rsidRPr="007C437A">
          <w:t xml:space="preserve"> logic. </w:t>
        </w:r>
      </w:ins>
      <w:ins w:id="4492" w:author="Arthur Parmentier" w:date="2020-06-06T21:59:00Z">
        <w:r w:rsidR="007D30A4" w:rsidRPr="007C437A">
          <w:t>Of course, all mechanisms of language are not cultural and learned, but t</w:t>
        </w:r>
      </w:ins>
      <w:ins w:id="4493" w:author="Arthur Parmentier" w:date="2020-06-06T17:57:00Z">
        <w:r w:rsidRPr="007C437A">
          <w:t>h</w:t>
        </w:r>
      </w:ins>
      <w:ins w:id="4494" w:author="Arthur Parmentier" w:date="2020-06-06T20:36:00Z">
        <w:r w:rsidR="009D182D" w:rsidRPr="007C437A">
          <w:t>ese rules</w:t>
        </w:r>
      </w:ins>
      <w:ins w:id="4495" w:author="Arthur Parmentier" w:date="2020-06-06T17:55:00Z">
        <w:r w:rsidRPr="007C437A">
          <w:t xml:space="preserve"> were not </w:t>
        </w:r>
      </w:ins>
      <w:ins w:id="4496" w:author="Arthur Parmentier" w:date="2020-06-06T17:56:00Z">
        <w:r w:rsidRPr="007C437A">
          <w:t xml:space="preserve">internalized by the learning impaired and it might </w:t>
        </w:r>
      </w:ins>
      <w:ins w:id="4497" w:author="Arthur Parmentier" w:date="2020-06-06T20:35:00Z">
        <w:r w:rsidR="00EB6FB5" w:rsidRPr="007C437A">
          <w:t xml:space="preserve">as </w:t>
        </w:r>
      </w:ins>
      <w:ins w:id="4498" w:author="Arthur Parmentier" w:date="2020-06-06T17:56:00Z">
        <w:r w:rsidRPr="007C437A">
          <w:t>well be an issue for working with p</w:t>
        </w:r>
      </w:ins>
      <w:ins w:id="4499" w:author="Arthur Parmentier" w:date="2020-06-06T20:36:00Z">
        <w:r w:rsidR="009D182D" w:rsidRPr="007C437A">
          <w:t>eople</w:t>
        </w:r>
      </w:ins>
      <w:ins w:id="4500" w:author="Arthur Parmentier" w:date="2020-06-06T17:56:00Z">
        <w:r w:rsidRPr="007C437A">
          <w:t xml:space="preserve"> whose language or culture</w:t>
        </w:r>
      </w:ins>
      <w:ins w:id="4501" w:author="Arthur Parmentier" w:date="2020-06-06T17:57:00Z">
        <w:r w:rsidRPr="007C437A">
          <w:t xml:space="preserve"> does not yield them either.</w:t>
        </w:r>
      </w:ins>
    </w:p>
    <w:p w:rsidR="00FC2614" w:rsidRDefault="005A4AA8" w:rsidP="00D83AC5">
      <w:pPr>
        <w:rPr>
          <w:ins w:id="4502" w:author="Arthur Parmentier" w:date="2020-06-09T16:27:00Z"/>
        </w:rPr>
      </w:pPr>
      <w:ins w:id="4503" w:author="Arthur Parmentier" w:date="2020-06-06T21:59:00Z">
        <w:r w:rsidRPr="007C437A">
          <w:t xml:space="preserve">I suggest </w:t>
        </w:r>
      </w:ins>
      <w:ins w:id="4504" w:author="Arthur Parmentier" w:date="2020-06-06T22:00:00Z">
        <w:r w:rsidRPr="007C437A">
          <w:t xml:space="preserve">for future research </w:t>
        </w:r>
      </w:ins>
      <w:ins w:id="4505" w:author="Arthur Parmentier" w:date="2020-06-06T21:59:00Z">
        <w:r w:rsidRPr="007C437A">
          <w:t xml:space="preserve">to push the analysis of the SP syntax </w:t>
        </w:r>
      </w:ins>
      <w:ins w:id="4506" w:author="Arthur Parmentier" w:date="2020-06-06T22:04:00Z">
        <w:r w:rsidRPr="007C437A">
          <w:t xml:space="preserve">and its formalization in linguistic terms. </w:t>
        </w:r>
      </w:ins>
      <w:ins w:id="4507" w:author="Arthur Parmentier" w:date="2020-06-06T22:05:00Z">
        <w:r w:rsidRPr="007C437A">
          <w:t>At the moment</w:t>
        </w:r>
      </w:ins>
      <w:ins w:id="4508" w:author="Arthur Parmentier" w:date="2020-06-06T22:06:00Z">
        <w:r w:rsidRPr="007C437A">
          <w:t xml:space="preserve"> I am writing </w:t>
        </w:r>
      </w:ins>
      <w:ins w:id="4509" w:author="Arthur Parmentier" w:date="2020-06-06T22:05:00Z">
        <w:r w:rsidRPr="007C437A">
          <w:t xml:space="preserve">this report, a dictionary is being built that </w:t>
        </w:r>
      </w:ins>
      <w:ins w:id="4510" w:author="Arthur Parmentier" w:date="2020-06-06T22:09:00Z">
        <w:r w:rsidR="003911EB" w:rsidRPr="007C437A">
          <w:t xml:space="preserve">already </w:t>
        </w:r>
      </w:ins>
      <w:ins w:id="4511" w:author="Arthur Parmentier" w:date="2020-06-06T22:05:00Z">
        <w:r w:rsidRPr="007C437A">
          <w:t>contain</w:t>
        </w:r>
      </w:ins>
      <w:ins w:id="4512" w:author="Arthur Parmentier" w:date="2020-06-06T22:06:00Z">
        <w:r w:rsidRPr="007C437A">
          <w:t>s</w:t>
        </w:r>
      </w:ins>
      <w:ins w:id="4513" w:author="Arthur Parmentier" w:date="2020-06-06T22:09:00Z">
        <w:r w:rsidR="003911EB" w:rsidRPr="007C437A">
          <w:t xml:space="preserve"> some</w:t>
        </w:r>
      </w:ins>
      <w:ins w:id="4514" w:author="Arthur Parmentier" w:date="2020-06-06T22:06:00Z">
        <w:r w:rsidRPr="007C437A">
          <w:t xml:space="preserve"> descriptions of signs in terms of syntax</w:t>
        </w:r>
      </w:ins>
      <w:ins w:id="4515" w:author="Arthur Parmentier" w:date="2020-06-06T22:09:00Z">
        <w:r w:rsidR="003911EB" w:rsidRPr="007C437A">
          <w:t>, such as the ones that have historically been formalized by Thompson</w:t>
        </w:r>
      </w:ins>
      <w:ins w:id="4516" w:author="Arthur Parmentier" w:date="2020-06-06T22:06:00Z">
        <w:r w:rsidRPr="007C437A">
          <w:t>. I believe that a linguistic approach</w:t>
        </w:r>
      </w:ins>
      <w:ins w:id="4517" w:author="Arthur Parmentier" w:date="2020-06-06T22:08:00Z">
        <w:r w:rsidRPr="007C437A">
          <w:t xml:space="preserve"> to SP</w:t>
        </w:r>
      </w:ins>
      <w:ins w:id="4518" w:author="Arthur Parmentier" w:date="2020-06-06T22:06:00Z">
        <w:r w:rsidRPr="007C437A">
          <w:t xml:space="preserve"> would</w:t>
        </w:r>
      </w:ins>
      <w:ins w:id="4519" w:author="Arthur Parmentier" w:date="2020-06-06T22:08:00Z">
        <w:r w:rsidRPr="007C437A">
          <w:t xml:space="preserve"> be very relevant and</w:t>
        </w:r>
      </w:ins>
      <w:ins w:id="4520" w:author="Arthur Parmentier" w:date="2020-06-06T22:06:00Z">
        <w:r w:rsidRPr="007C437A">
          <w:t xml:space="preserve"> add </w:t>
        </w:r>
      </w:ins>
      <w:ins w:id="4521" w:author="Arthur Parmentier" w:date="2020-06-06T22:09:00Z">
        <w:r w:rsidR="00111E92" w:rsidRPr="007C437A">
          <w:t xml:space="preserve">a lot of </w:t>
        </w:r>
      </w:ins>
      <w:ins w:id="4522" w:author="Arthur Parmentier" w:date="2020-06-06T22:06:00Z">
        <w:r w:rsidRPr="007C437A">
          <w:t>value to this collaborative work</w:t>
        </w:r>
      </w:ins>
      <w:ins w:id="4523" w:author="Arthur Parmentier" w:date="2020-06-06T22:09:00Z">
        <w:r w:rsidRPr="007C437A">
          <w:t>.</w:t>
        </w:r>
      </w:ins>
    </w:p>
    <w:p w:rsidR="005A4AA8" w:rsidRPr="007C437A" w:rsidRDefault="00FC2614" w:rsidP="00D83AC5">
      <w:pPr>
        <w:rPr>
          <w:ins w:id="4524" w:author="Arthur Parmentier" w:date="2020-06-06T21:58:00Z"/>
        </w:rPr>
      </w:pPr>
      <w:ins w:id="4525" w:author="Arthur Parmentier" w:date="2020-06-09T16:27:00Z">
        <w:r>
          <w:br w:type="page"/>
        </w:r>
      </w:ins>
    </w:p>
    <w:p w:rsidR="00CC430C" w:rsidRPr="007C437A" w:rsidDel="00CC430C" w:rsidRDefault="00CC430C">
      <w:pPr>
        <w:rPr>
          <w:del w:id="4526" w:author="Arthur Parmentier" w:date="2020-06-05T18:08:00Z"/>
          <w:rPrChange w:id="4527" w:author="Arthur Parmentier" w:date="2020-06-07T15:27:00Z">
            <w:rPr>
              <w:del w:id="4528" w:author="Arthur Parmentier" w:date="2020-06-05T18:08:00Z"/>
            </w:rPr>
          </w:rPrChange>
        </w:rPr>
        <w:pPrChange w:id="4529" w:author="Arthur Parmentier" w:date="2020-06-05T16:28:00Z">
          <w:pPr>
            <w:pStyle w:val="Titre2"/>
          </w:pPr>
        </w:pPrChange>
      </w:pPr>
      <w:bookmarkStart w:id="4530" w:name="_Toc42698854"/>
      <w:bookmarkStart w:id="4531" w:name="_Toc42698933"/>
      <w:bookmarkStart w:id="4532" w:name="_Toc42841949"/>
      <w:bookmarkStart w:id="4533" w:name="_Toc42842050"/>
      <w:bookmarkStart w:id="4534" w:name="_Toc42842151"/>
      <w:bookmarkEnd w:id="4530"/>
      <w:bookmarkEnd w:id="4531"/>
      <w:bookmarkEnd w:id="4532"/>
      <w:bookmarkEnd w:id="4533"/>
      <w:bookmarkEnd w:id="4534"/>
    </w:p>
    <w:p w:rsidR="00B400C3" w:rsidRPr="007C437A" w:rsidDel="00CC430C" w:rsidRDefault="00B400C3" w:rsidP="00E6654A">
      <w:pPr>
        <w:rPr>
          <w:del w:id="4535" w:author="Arthur Parmentier" w:date="2020-06-05T18:08:00Z"/>
        </w:rPr>
      </w:pPr>
      <w:del w:id="4536"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bookmarkStart w:id="4537" w:name="_Toc42698855"/>
        <w:bookmarkStart w:id="4538" w:name="_Toc42698934"/>
        <w:bookmarkStart w:id="4539" w:name="_Toc42841950"/>
        <w:bookmarkStart w:id="4540" w:name="_Toc42842051"/>
        <w:bookmarkStart w:id="4541" w:name="_Toc42842152"/>
        <w:bookmarkEnd w:id="4537"/>
        <w:bookmarkEnd w:id="4538"/>
        <w:bookmarkEnd w:id="4539"/>
        <w:bookmarkEnd w:id="4540"/>
        <w:bookmarkEnd w:id="4541"/>
      </w:del>
    </w:p>
    <w:p w:rsidR="00BA63E4" w:rsidRPr="007C437A" w:rsidDel="00CC430C" w:rsidRDefault="00BA63E4" w:rsidP="00E6654A">
      <w:pPr>
        <w:rPr>
          <w:del w:id="4542" w:author="Arthur Parmentier" w:date="2020-06-05T18:08:00Z"/>
        </w:rPr>
      </w:pPr>
      <w:del w:id="4543"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bookmarkStart w:id="4544" w:name="_Toc42698856"/>
        <w:bookmarkStart w:id="4545" w:name="_Toc42698935"/>
        <w:bookmarkStart w:id="4546" w:name="_Toc42841951"/>
        <w:bookmarkStart w:id="4547" w:name="_Toc42842052"/>
        <w:bookmarkStart w:id="4548" w:name="_Toc42842153"/>
        <w:bookmarkEnd w:id="4544"/>
        <w:bookmarkEnd w:id="4545"/>
        <w:bookmarkEnd w:id="4546"/>
        <w:bookmarkEnd w:id="4547"/>
        <w:bookmarkEnd w:id="4548"/>
      </w:del>
    </w:p>
    <w:p w:rsidR="00245836" w:rsidRPr="007C437A" w:rsidDel="00CC430C" w:rsidRDefault="00245836" w:rsidP="00E6654A">
      <w:pPr>
        <w:rPr>
          <w:del w:id="4549" w:author="Arthur Parmentier" w:date="2020-06-05T18:08:00Z"/>
        </w:rPr>
      </w:pPr>
      <w:del w:id="4550"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bookmarkStart w:id="4551" w:name="_Toc42698857"/>
        <w:bookmarkStart w:id="4552" w:name="_Toc42698936"/>
        <w:bookmarkStart w:id="4553" w:name="_Toc42841952"/>
        <w:bookmarkStart w:id="4554" w:name="_Toc42842053"/>
        <w:bookmarkStart w:id="4555" w:name="_Toc42842154"/>
        <w:bookmarkEnd w:id="4551"/>
        <w:bookmarkEnd w:id="4552"/>
        <w:bookmarkEnd w:id="4553"/>
        <w:bookmarkEnd w:id="4554"/>
        <w:bookmarkEnd w:id="4555"/>
      </w:del>
    </w:p>
    <w:p w:rsidR="00BE04C2" w:rsidRPr="007C437A" w:rsidDel="00486DE0" w:rsidRDefault="00BE04C2">
      <w:pPr>
        <w:pStyle w:val="Titre3"/>
        <w:rPr>
          <w:del w:id="4556" w:author="Arthur Parmentier" w:date="2020-06-06T18:07:00Z"/>
        </w:rPr>
      </w:pPr>
      <w:bookmarkStart w:id="4557" w:name="_Toc40025939"/>
      <w:del w:id="4558" w:author="Arthur Parmentier" w:date="2020-06-06T18:07:00Z">
        <w:r w:rsidRPr="007C437A" w:rsidDel="00486DE0">
          <w:delText>Identifiers</w:delText>
        </w:r>
        <w:bookmarkStart w:id="4559" w:name="_Toc42698858"/>
        <w:bookmarkStart w:id="4560" w:name="_Toc42698937"/>
        <w:bookmarkStart w:id="4561" w:name="_Toc42841953"/>
        <w:bookmarkStart w:id="4562" w:name="_Toc42842054"/>
        <w:bookmarkStart w:id="4563" w:name="_Toc42842155"/>
        <w:bookmarkEnd w:id="4557"/>
        <w:bookmarkEnd w:id="4559"/>
        <w:bookmarkEnd w:id="4560"/>
        <w:bookmarkEnd w:id="4561"/>
        <w:bookmarkEnd w:id="4562"/>
        <w:bookmarkEnd w:id="4563"/>
      </w:del>
    </w:p>
    <w:p w:rsidR="00DE3F01" w:rsidRPr="007C437A" w:rsidDel="00486DE0" w:rsidRDefault="00DE3F01">
      <w:pPr>
        <w:pStyle w:val="Titre3"/>
        <w:rPr>
          <w:del w:id="4564" w:author="Arthur Parmentier" w:date="2020-06-06T18:07:00Z"/>
        </w:rPr>
      </w:pPr>
      <w:bookmarkStart w:id="4565" w:name="_Toc40025940"/>
      <w:del w:id="4566" w:author="Arthur Parmentier" w:date="2020-06-06T18:07:00Z">
        <w:r w:rsidRPr="007C437A" w:rsidDel="00486DE0">
          <w:delText>Content</w:delText>
        </w:r>
        <w:bookmarkStart w:id="4567" w:name="_Toc42698859"/>
        <w:bookmarkStart w:id="4568" w:name="_Toc42698938"/>
        <w:bookmarkStart w:id="4569" w:name="_Toc42841954"/>
        <w:bookmarkStart w:id="4570" w:name="_Toc42842055"/>
        <w:bookmarkStart w:id="4571" w:name="_Toc42842156"/>
        <w:bookmarkEnd w:id="4565"/>
        <w:bookmarkEnd w:id="4567"/>
        <w:bookmarkEnd w:id="4568"/>
        <w:bookmarkEnd w:id="4569"/>
        <w:bookmarkEnd w:id="4570"/>
        <w:bookmarkEnd w:id="4571"/>
      </w:del>
    </w:p>
    <w:p w:rsidR="00BE04C2" w:rsidRPr="007C437A" w:rsidDel="00486DE0" w:rsidRDefault="00BE04C2">
      <w:pPr>
        <w:pStyle w:val="Titre3"/>
        <w:rPr>
          <w:del w:id="4572" w:author="Arthur Parmentier" w:date="2020-06-06T18:07:00Z"/>
        </w:rPr>
      </w:pPr>
      <w:bookmarkStart w:id="4573" w:name="_Toc40025941"/>
      <w:del w:id="4574" w:author="Arthur Parmentier" w:date="2020-06-06T18:07:00Z">
        <w:r w:rsidRPr="007C437A" w:rsidDel="00486DE0">
          <w:delText>Modifiers (content parameters)</w:delText>
        </w:r>
        <w:bookmarkStart w:id="4575" w:name="_Toc42698860"/>
        <w:bookmarkStart w:id="4576" w:name="_Toc42698939"/>
        <w:bookmarkStart w:id="4577" w:name="_Toc42841955"/>
        <w:bookmarkStart w:id="4578" w:name="_Toc42842056"/>
        <w:bookmarkStart w:id="4579" w:name="_Toc42842157"/>
        <w:bookmarkEnd w:id="4573"/>
        <w:bookmarkEnd w:id="4575"/>
        <w:bookmarkEnd w:id="4576"/>
        <w:bookmarkEnd w:id="4577"/>
        <w:bookmarkEnd w:id="4578"/>
        <w:bookmarkEnd w:id="4579"/>
      </w:del>
    </w:p>
    <w:p w:rsidR="00C16C06" w:rsidRPr="007C437A" w:rsidDel="00486DE0" w:rsidRDefault="00C16C06">
      <w:pPr>
        <w:pStyle w:val="Titre3"/>
        <w:rPr>
          <w:del w:id="4580" w:author="Arthur Parmentier" w:date="2020-06-06T18:07:00Z"/>
        </w:rPr>
      </w:pPr>
      <w:bookmarkStart w:id="4581" w:name="_Toc40025942"/>
      <w:del w:id="4582" w:author="Arthur Parmentier" w:date="2020-06-06T18:07:00Z">
        <w:r w:rsidRPr="007C437A" w:rsidDel="00486DE0">
          <w:delText>Mode</w:delText>
        </w:r>
        <w:bookmarkStart w:id="4583" w:name="_Toc42698861"/>
        <w:bookmarkStart w:id="4584" w:name="_Toc42698940"/>
        <w:bookmarkStart w:id="4585" w:name="_Toc42841956"/>
        <w:bookmarkStart w:id="4586" w:name="_Toc42842057"/>
        <w:bookmarkStart w:id="4587" w:name="_Toc42842158"/>
        <w:bookmarkEnd w:id="4581"/>
        <w:bookmarkEnd w:id="4583"/>
        <w:bookmarkEnd w:id="4584"/>
        <w:bookmarkEnd w:id="4585"/>
        <w:bookmarkEnd w:id="4586"/>
        <w:bookmarkEnd w:id="4587"/>
      </w:del>
    </w:p>
    <w:p w:rsidR="00BE04C2" w:rsidRPr="007C437A" w:rsidDel="006E2B59" w:rsidRDefault="00400535" w:rsidP="00E6654A">
      <w:pPr>
        <w:rPr>
          <w:del w:id="4588" w:author="Arthur Parmentier" w:date="2020-06-06T22:10:00Z"/>
        </w:rPr>
      </w:pPr>
      <w:del w:id="4589" w:author="Arthur Parmentier" w:date="2020-06-06T22:10:00Z">
        <w:r w:rsidRPr="007C437A" w:rsidDel="006E2B59">
          <w:delText>All these structural concepts (grammar) are not culturally dependent.</w:delText>
        </w:r>
        <w:bookmarkStart w:id="4590" w:name="_Toc42698862"/>
        <w:bookmarkStart w:id="4591" w:name="_Toc42698941"/>
        <w:bookmarkStart w:id="4592" w:name="_Toc42841957"/>
        <w:bookmarkStart w:id="4593" w:name="_Toc42842058"/>
        <w:bookmarkStart w:id="4594" w:name="_Toc42842159"/>
        <w:bookmarkEnd w:id="4590"/>
        <w:bookmarkEnd w:id="4591"/>
        <w:bookmarkEnd w:id="4592"/>
        <w:bookmarkEnd w:id="4593"/>
        <w:bookmarkEnd w:id="4594"/>
      </w:del>
    </w:p>
    <w:p w:rsidR="00E7027A" w:rsidRPr="007C437A" w:rsidDel="00FC2614" w:rsidRDefault="00E7027A" w:rsidP="00E6654A">
      <w:pPr>
        <w:rPr>
          <w:del w:id="4595" w:author="Arthur Parmentier" w:date="2020-06-09T16:27:00Z"/>
        </w:rPr>
      </w:pPr>
      <w:bookmarkStart w:id="4596" w:name="_Toc42698863"/>
      <w:bookmarkStart w:id="4597" w:name="_Toc42698942"/>
      <w:bookmarkStart w:id="4598" w:name="_Toc42841958"/>
      <w:bookmarkStart w:id="4599" w:name="_Toc42842059"/>
      <w:bookmarkStart w:id="4600" w:name="_Toc42842160"/>
      <w:bookmarkEnd w:id="4596"/>
      <w:bookmarkEnd w:id="4597"/>
      <w:bookmarkEnd w:id="4598"/>
      <w:bookmarkEnd w:id="4599"/>
      <w:bookmarkEnd w:id="4600"/>
    </w:p>
    <w:p w:rsidR="00086E5D" w:rsidRPr="007C437A" w:rsidDel="00FC2614" w:rsidRDefault="00086E5D" w:rsidP="00E6654A">
      <w:pPr>
        <w:rPr>
          <w:del w:id="4601" w:author="Arthur Parmentier" w:date="2020-06-09T16:27:00Z"/>
        </w:rPr>
      </w:pPr>
      <w:bookmarkStart w:id="4602" w:name="_Toc42698864"/>
      <w:bookmarkStart w:id="4603" w:name="_Toc42698943"/>
      <w:bookmarkStart w:id="4604" w:name="_Toc42841959"/>
      <w:bookmarkStart w:id="4605" w:name="_Toc42842060"/>
      <w:bookmarkStart w:id="4606" w:name="_Toc42842161"/>
      <w:bookmarkEnd w:id="4602"/>
      <w:bookmarkEnd w:id="4603"/>
      <w:bookmarkEnd w:id="4604"/>
      <w:bookmarkEnd w:id="4605"/>
      <w:bookmarkEnd w:id="4606"/>
    </w:p>
    <w:p w:rsidR="00086E5D" w:rsidRPr="007C437A" w:rsidDel="00FC2614" w:rsidRDefault="00086E5D" w:rsidP="00E6654A">
      <w:pPr>
        <w:rPr>
          <w:del w:id="4607" w:author="Arthur Parmentier" w:date="2020-06-09T16:27:00Z"/>
        </w:rPr>
      </w:pPr>
      <w:bookmarkStart w:id="4608" w:name="_Toc42698865"/>
      <w:bookmarkStart w:id="4609" w:name="_Toc42698944"/>
      <w:bookmarkStart w:id="4610" w:name="_Toc42841960"/>
      <w:bookmarkStart w:id="4611" w:name="_Toc42842061"/>
      <w:bookmarkStart w:id="4612" w:name="_Toc42842162"/>
      <w:bookmarkEnd w:id="4608"/>
      <w:bookmarkEnd w:id="4609"/>
      <w:bookmarkEnd w:id="4610"/>
      <w:bookmarkEnd w:id="4611"/>
      <w:bookmarkEnd w:id="4612"/>
    </w:p>
    <w:p w:rsidR="00086E5D" w:rsidRPr="007C437A" w:rsidDel="006E2B59" w:rsidRDefault="00587BD5" w:rsidP="00E6654A">
      <w:pPr>
        <w:rPr>
          <w:moveFrom w:id="4613" w:author="Arthur Parmentier" w:date="2020-06-06T22:11:00Z"/>
        </w:rPr>
      </w:pPr>
      <w:moveFromRangeStart w:id="4614" w:author="Arthur Parmentier" w:date="2020-06-06T22:11:00Z" w:name="move42373884"/>
      <w:moveFrom w:id="4615" w:author="Arthur Parmentier" w:date="2020-06-06T22:11:00Z">
        <w:r w:rsidRPr="007C437A" w:rsidDel="006E2B59">
          <w:t>DRAFT</w:t>
        </w:r>
        <w:r w:rsidR="00D72AC0" w:rsidRPr="007C437A" w:rsidDel="006E2B59">
          <w:t xml:space="preserve"> of ideas</w:t>
        </w:r>
        <w:bookmarkStart w:id="4616" w:name="_Toc42698866"/>
        <w:bookmarkStart w:id="4617" w:name="_Toc42698945"/>
        <w:bookmarkStart w:id="4618" w:name="_Toc42841961"/>
        <w:bookmarkStart w:id="4619" w:name="_Toc42842062"/>
        <w:bookmarkStart w:id="4620" w:name="_Toc42842163"/>
        <w:bookmarkEnd w:id="4616"/>
        <w:bookmarkEnd w:id="4617"/>
        <w:bookmarkEnd w:id="4618"/>
        <w:bookmarkEnd w:id="4619"/>
        <w:bookmarkEnd w:id="4620"/>
      </w:moveFrom>
    </w:p>
    <w:p w:rsidR="00103759" w:rsidRPr="007C437A" w:rsidDel="006E2B59" w:rsidRDefault="0031070A" w:rsidP="00E6654A">
      <w:pPr>
        <w:pStyle w:val="Paragraphedeliste"/>
        <w:numPr>
          <w:ilvl w:val="0"/>
          <w:numId w:val="8"/>
        </w:numPr>
        <w:rPr>
          <w:moveFrom w:id="4621" w:author="Arthur Parmentier" w:date="2020-06-06T22:11:00Z"/>
        </w:rPr>
      </w:pPr>
      <w:moveFrom w:id="4622"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bookmarkStart w:id="4623" w:name="_Toc42698867"/>
        <w:bookmarkStart w:id="4624" w:name="_Toc42698946"/>
        <w:bookmarkStart w:id="4625" w:name="_Toc42841962"/>
        <w:bookmarkStart w:id="4626" w:name="_Toc42842063"/>
        <w:bookmarkStart w:id="4627" w:name="_Toc42842164"/>
        <w:bookmarkEnd w:id="4623"/>
        <w:bookmarkEnd w:id="4624"/>
        <w:bookmarkEnd w:id="4625"/>
        <w:bookmarkEnd w:id="4626"/>
        <w:bookmarkEnd w:id="4627"/>
      </w:moveFrom>
    </w:p>
    <w:p w:rsidR="00B70897" w:rsidRPr="007C437A" w:rsidDel="006E2B59" w:rsidRDefault="00B70897" w:rsidP="00E6654A">
      <w:pPr>
        <w:pStyle w:val="Paragraphedeliste"/>
        <w:numPr>
          <w:ilvl w:val="1"/>
          <w:numId w:val="8"/>
        </w:numPr>
        <w:rPr>
          <w:moveFrom w:id="4628" w:author="Arthur Parmentier" w:date="2020-06-06T22:11:00Z"/>
        </w:rPr>
      </w:pPr>
      <w:moveFrom w:id="4629" w:author="Arthur Parmentier" w:date="2020-06-06T22:11:00Z">
        <w:r w:rsidRPr="007C437A" w:rsidDel="006E2B59">
          <w:t>The concepts depend on the configuration. For instance, a “note” in music is very different from the concept (or its absence!) of “note” in visual arts.</w:t>
        </w:r>
        <w:bookmarkStart w:id="4630" w:name="_Toc42698868"/>
        <w:bookmarkStart w:id="4631" w:name="_Toc42698947"/>
        <w:bookmarkStart w:id="4632" w:name="_Toc42841963"/>
        <w:bookmarkStart w:id="4633" w:name="_Toc42842064"/>
        <w:bookmarkStart w:id="4634" w:name="_Toc42842165"/>
        <w:bookmarkEnd w:id="4630"/>
        <w:bookmarkEnd w:id="4631"/>
        <w:bookmarkEnd w:id="4632"/>
        <w:bookmarkEnd w:id="4633"/>
        <w:bookmarkEnd w:id="4634"/>
      </w:moveFrom>
    </w:p>
    <w:p w:rsidR="00B70897" w:rsidRPr="007C437A" w:rsidDel="006E2B59" w:rsidRDefault="00B70897" w:rsidP="00E6654A">
      <w:pPr>
        <w:pStyle w:val="Paragraphedeliste"/>
        <w:numPr>
          <w:ilvl w:val="1"/>
          <w:numId w:val="8"/>
        </w:numPr>
        <w:rPr>
          <w:moveFrom w:id="4635" w:author="Arthur Parmentier" w:date="2020-06-06T22:11:00Z"/>
        </w:rPr>
      </w:pPr>
      <w:moveFrom w:id="4636"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bookmarkStart w:id="4637" w:name="_Toc42698869"/>
        <w:bookmarkStart w:id="4638" w:name="_Toc42698948"/>
        <w:bookmarkStart w:id="4639" w:name="_Toc42841964"/>
        <w:bookmarkStart w:id="4640" w:name="_Toc42842065"/>
        <w:bookmarkStart w:id="4641" w:name="_Toc42842166"/>
        <w:bookmarkEnd w:id="4637"/>
        <w:bookmarkEnd w:id="4638"/>
        <w:bookmarkEnd w:id="4639"/>
        <w:bookmarkEnd w:id="4640"/>
        <w:bookmarkEnd w:id="4641"/>
      </w:moveFrom>
    </w:p>
    <w:p w:rsidR="00A40688" w:rsidRPr="007C437A" w:rsidDel="006E2B59" w:rsidRDefault="00A40688" w:rsidP="00E6654A">
      <w:pPr>
        <w:pStyle w:val="Paragraphedeliste"/>
        <w:numPr>
          <w:ilvl w:val="1"/>
          <w:numId w:val="8"/>
        </w:numPr>
        <w:rPr>
          <w:moveFrom w:id="4642" w:author="Arthur Parmentier" w:date="2020-06-06T22:11:00Z"/>
        </w:rPr>
      </w:pPr>
      <w:moveFrom w:id="4643" w:author="Arthur Parmentier" w:date="2020-06-06T22:11:00Z">
        <w:r w:rsidRPr="007C437A" w:rsidDel="006E2B59">
          <w:t>SP acts as a kind of translation from the concepts of different practices to signs</w:t>
        </w:r>
        <w:bookmarkStart w:id="4644" w:name="_Toc42698870"/>
        <w:bookmarkStart w:id="4645" w:name="_Toc42698949"/>
        <w:bookmarkStart w:id="4646" w:name="_Toc42841965"/>
        <w:bookmarkStart w:id="4647" w:name="_Toc42842066"/>
        <w:bookmarkStart w:id="4648" w:name="_Toc42842167"/>
        <w:bookmarkEnd w:id="4644"/>
        <w:bookmarkEnd w:id="4645"/>
        <w:bookmarkEnd w:id="4646"/>
        <w:bookmarkEnd w:id="4647"/>
        <w:bookmarkEnd w:id="4648"/>
      </w:moveFrom>
    </w:p>
    <w:p w:rsidR="00103759" w:rsidRPr="007C437A" w:rsidDel="006E2B59" w:rsidRDefault="002C276B" w:rsidP="00E6654A">
      <w:pPr>
        <w:pStyle w:val="Paragraphedeliste"/>
        <w:numPr>
          <w:ilvl w:val="1"/>
          <w:numId w:val="8"/>
        </w:numPr>
        <w:rPr>
          <w:moveFrom w:id="4649" w:author="Arthur Parmentier" w:date="2020-06-06T22:11:00Z"/>
        </w:rPr>
      </w:pPr>
      <w:moveFrom w:id="4650"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bookmarkStart w:id="4651" w:name="_Toc42698871"/>
        <w:bookmarkStart w:id="4652" w:name="_Toc42698950"/>
        <w:bookmarkStart w:id="4653" w:name="_Toc42841966"/>
        <w:bookmarkStart w:id="4654" w:name="_Toc42842067"/>
        <w:bookmarkStart w:id="4655" w:name="_Toc42842168"/>
        <w:bookmarkEnd w:id="4651"/>
        <w:bookmarkEnd w:id="4652"/>
        <w:bookmarkEnd w:id="4653"/>
        <w:bookmarkEnd w:id="4654"/>
        <w:bookmarkEnd w:id="4655"/>
      </w:moveFrom>
    </w:p>
    <w:p w:rsidR="0031070A" w:rsidRPr="007C437A" w:rsidDel="00FC2614" w:rsidRDefault="00103759" w:rsidP="00E6654A">
      <w:pPr>
        <w:pStyle w:val="Paragraphedeliste"/>
        <w:numPr>
          <w:ilvl w:val="1"/>
          <w:numId w:val="8"/>
        </w:numPr>
        <w:rPr>
          <w:del w:id="4656" w:author="Arthur Parmentier" w:date="2020-06-09T16:27:00Z"/>
          <w:moveFrom w:id="4657" w:author="Arthur Parmentier" w:date="2020-06-06T22:11:00Z"/>
        </w:rPr>
      </w:pPr>
      <w:moveFrom w:id="4658" w:author="Arthur Parmentier" w:date="2020-06-06T22:11:00Z">
        <w:r w:rsidRPr="007C437A" w:rsidDel="006E2B59">
          <w:t>but rather a fluid, dynamic and varying g</w:t>
        </w:r>
        <w:del w:id="4659" w:author="Arthur Parmentier" w:date="2020-06-09T16:27:00Z">
          <w:r w:rsidRPr="007C437A" w:rsidDel="00FC2614">
            <w:delText>rammar</w:delText>
          </w:r>
          <w:bookmarkStart w:id="4660" w:name="_Toc42698872"/>
          <w:bookmarkStart w:id="4661" w:name="_Toc42698951"/>
          <w:bookmarkStart w:id="4662" w:name="_Toc42841967"/>
          <w:bookmarkStart w:id="4663" w:name="_Toc42842068"/>
          <w:bookmarkStart w:id="4664" w:name="_Toc42842169"/>
          <w:bookmarkEnd w:id="4660"/>
          <w:bookmarkEnd w:id="4661"/>
          <w:bookmarkEnd w:id="4662"/>
          <w:bookmarkEnd w:id="4663"/>
          <w:bookmarkEnd w:id="4664"/>
        </w:del>
      </w:moveFrom>
    </w:p>
    <w:p w:rsidR="00400535" w:rsidRPr="007C437A" w:rsidDel="00FC2614" w:rsidRDefault="00400535" w:rsidP="00E6654A">
      <w:pPr>
        <w:rPr>
          <w:del w:id="4665" w:author="Arthur Parmentier" w:date="2020-06-09T16:27:00Z"/>
        </w:rPr>
      </w:pPr>
      <w:bookmarkStart w:id="4666" w:name="_Toc42698873"/>
      <w:bookmarkStart w:id="4667" w:name="_Toc42698952"/>
      <w:bookmarkStart w:id="4668" w:name="_Toc42841968"/>
      <w:bookmarkStart w:id="4669" w:name="_Toc42842069"/>
      <w:bookmarkStart w:id="4670" w:name="_Toc42842170"/>
      <w:bookmarkEnd w:id="4666"/>
      <w:bookmarkEnd w:id="4667"/>
      <w:bookmarkEnd w:id="4668"/>
      <w:bookmarkEnd w:id="4669"/>
      <w:bookmarkEnd w:id="4670"/>
      <w:moveFromRangeEnd w:id="4614"/>
    </w:p>
    <w:p w:rsidR="0008325B" w:rsidRPr="007C437A" w:rsidDel="00687356" w:rsidRDefault="00400535">
      <w:pPr>
        <w:pStyle w:val="Titre1"/>
        <w:rPr>
          <w:del w:id="4671" w:author="Arthur Parmentier" w:date="2020-05-14T13:28:00Z"/>
        </w:rPr>
      </w:pPr>
      <w:del w:id="4672"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4673" w:name="_Toc40355387"/>
        <w:bookmarkStart w:id="4674" w:name="_Toc40355924"/>
        <w:bookmarkStart w:id="4675" w:name="_Toc40356088"/>
        <w:bookmarkStart w:id="4676" w:name="_Toc42698874"/>
        <w:bookmarkStart w:id="4677" w:name="_Toc42698953"/>
        <w:bookmarkStart w:id="4678" w:name="_Toc42841969"/>
        <w:bookmarkStart w:id="4679" w:name="_Toc42842070"/>
        <w:bookmarkStart w:id="4680" w:name="_Toc42842171"/>
        <w:bookmarkEnd w:id="4673"/>
        <w:bookmarkEnd w:id="4674"/>
        <w:bookmarkEnd w:id="4675"/>
        <w:bookmarkEnd w:id="4676"/>
        <w:bookmarkEnd w:id="4677"/>
        <w:bookmarkEnd w:id="4678"/>
        <w:bookmarkEnd w:id="4679"/>
        <w:bookmarkEnd w:id="4680"/>
      </w:del>
    </w:p>
    <w:p w:rsidR="003F27F2" w:rsidRPr="007C437A" w:rsidRDefault="00AC7276">
      <w:pPr>
        <w:pStyle w:val="Titre2"/>
        <w:rPr>
          <w:ins w:id="4681" w:author="Arthur Parmentier" w:date="2020-06-06T23:44:00Z"/>
        </w:rPr>
        <w:pPrChange w:id="4682" w:author="Arthur Parmentier" w:date="2020-06-10T16:26:00Z">
          <w:pPr>
            <w:pStyle w:val="Titre1"/>
          </w:pPr>
        </w:pPrChange>
      </w:pPr>
      <w:bookmarkStart w:id="4683" w:name="_Toc42842172"/>
      <w:ins w:id="4684" w:author="Arthur Parmentier" w:date="2020-06-06T20:41:00Z">
        <w:r w:rsidRPr="007C437A">
          <w:t xml:space="preserve">Meta-structures of SP: </w:t>
        </w:r>
      </w:ins>
      <w:ins w:id="4685" w:author="Arthur Parmentier" w:date="2020-06-08T23:06:00Z">
        <w:r w:rsidR="00F4343F">
          <w:t xml:space="preserve">communication outside sign language, </w:t>
        </w:r>
      </w:ins>
      <w:ins w:id="4686" w:author="Arthur Parmentier" w:date="2020-06-06T20:55:00Z">
        <w:r w:rsidR="00804910" w:rsidRPr="007C437A">
          <w:t>configurations</w:t>
        </w:r>
      </w:ins>
      <w:ins w:id="4687" w:author="Arthur Parmentier" w:date="2020-06-09T16:24:00Z">
        <w:r w:rsidR="00AD58C1">
          <w:t xml:space="preserve">, </w:t>
        </w:r>
      </w:ins>
      <w:ins w:id="4688" w:author="Arthur Parmentier" w:date="2020-06-08T23:00:00Z">
        <w:r w:rsidR="00AA461F">
          <w:t>conventions</w:t>
        </w:r>
      </w:ins>
      <w:ins w:id="4689" w:author="Arthur Parmentier" w:date="2020-06-09T16:24:00Z">
        <w:r w:rsidR="00AD58C1">
          <w:t xml:space="preserve"> and</w:t>
        </w:r>
      </w:ins>
      <w:ins w:id="4690" w:author="Arthur Parmentier" w:date="2020-06-08T23:01:00Z">
        <w:r w:rsidR="00B220F4">
          <w:t xml:space="preserve"> </w:t>
        </w:r>
      </w:ins>
      <w:ins w:id="4691" w:author="Arthur Parmentier" w:date="2020-06-06T20:55:00Z">
        <w:r w:rsidR="00804910" w:rsidRPr="007C437A">
          <w:t>diffusion mechani</w:t>
        </w:r>
      </w:ins>
      <w:ins w:id="4692" w:author="Arthur Parmentier" w:date="2020-06-06T20:56:00Z">
        <w:r w:rsidR="00804910" w:rsidRPr="007C437A">
          <w:t>sms</w:t>
        </w:r>
      </w:ins>
      <w:bookmarkEnd w:id="4683"/>
      <w:ins w:id="4693" w:author="Arthur Parmentier" w:date="2020-06-12T11:47:00Z">
        <w:r w:rsidR="00FE376D">
          <w:t>, learning</w:t>
        </w:r>
      </w:ins>
      <w:ins w:id="4694" w:author="Arthur Parmentier" w:date="2020-06-12T13:40:00Z">
        <w:r w:rsidR="00043D7A">
          <w:t xml:space="preserve"> models</w:t>
        </w:r>
      </w:ins>
    </w:p>
    <w:p w:rsidR="0057131A" w:rsidRPr="007C437A" w:rsidRDefault="0057131A">
      <w:pPr>
        <w:rPr>
          <w:ins w:id="4695" w:author="Arthur Parmentier" w:date="2020-06-06T23:44:00Z"/>
        </w:rPr>
      </w:pPr>
      <w:ins w:id="4696" w:author="Arthur Parmentier" w:date="2020-06-06T23:44:00Z">
        <w:r w:rsidRPr="007C437A">
          <w:t>In the previous sections of this report, I have discussed several mechanisms of SP</w:t>
        </w:r>
      </w:ins>
      <w:ins w:id="4697" w:author="Arthur Parmentier" w:date="2020-06-08T23:10:00Z">
        <w:r w:rsidR="00873B84">
          <w:t xml:space="preserve"> such as </w:t>
        </w:r>
      </w:ins>
      <w:ins w:id="4698" w:author="Arthur Parmentier" w:date="2020-06-06T23:44:00Z">
        <w:r w:rsidRPr="007C437A">
          <w:t xml:space="preserve">its linguistic and intrinsic structural features. </w:t>
        </w:r>
      </w:ins>
      <w:ins w:id="4699" w:author="Arthur Parmentier" w:date="2020-06-08T22:57:00Z">
        <w:r w:rsidR="003A6B59">
          <w:br/>
          <w:t xml:space="preserve">In this section, I would like to first </w:t>
        </w:r>
      </w:ins>
      <w:ins w:id="4700" w:author="Arthur Parmentier" w:date="2020-06-06T23:44:00Z">
        <w:r w:rsidRPr="007C437A">
          <w:t>point out that it cannot only be described in those terms and limited to those mechanisms</w:t>
        </w:r>
      </w:ins>
      <w:ins w:id="4701"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4702" w:author="Arthur Parmentier" w:date="2020-06-08T22:57:00Z">
        <w:r w:rsidR="003A6B59">
          <w:t xml:space="preserve"> and </w:t>
        </w:r>
      </w:ins>
      <w:ins w:id="4703" w:author="Arthur Parmentier" w:date="2020-06-08T22:59:00Z">
        <w:r w:rsidR="003A6B59">
          <w:t>finally</w:t>
        </w:r>
      </w:ins>
      <w:ins w:id="4704" w:author="Arthur Parmentier" w:date="2020-06-08T22:57:00Z">
        <w:r w:rsidR="003A6B59">
          <w:t xml:space="preserve"> </w:t>
        </w:r>
      </w:ins>
      <w:ins w:id="4705" w:author="Arthur Parmentier" w:date="2020-06-08T22:58:00Z">
        <w:r w:rsidR="003A6B59">
          <w:t>discuss the implications of the linguistic modeling</w:t>
        </w:r>
      </w:ins>
      <w:ins w:id="4706" w:author="Arthur Parmentier" w:date="2020-06-08T22:59:00Z">
        <w:r w:rsidR="003A6B59">
          <w:t xml:space="preserve"> of SP in a critique of some</w:t>
        </w:r>
      </w:ins>
      <w:ins w:id="4707" w:author="Arthur Parmentier" w:date="2020-06-08T23:11:00Z">
        <w:r w:rsidR="00AD6CB9">
          <w:t xml:space="preserve"> of the</w:t>
        </w:r>
      </w:ins>
      <w:ins w:id="4708" w:author="Arthur Parmentier" w:date="2020-06-08T22:59:00Z">
        <w:r w:rsidR="003A6B59">
          <w:t xml:space="preserve"> traditional </w:t>
        </w:r>
      </w:ins>
      <w:ins w:id="4709" w:author="Arthur Parmentier" w:date="2020-06-08T23:07:00Z">
        <w:r w:rsidR="00BC20F5">
          <w:t xml:space="preserve">definitions and </w:t>
        </w:r>
      </w:ins>
      <w:ins w:id="4710" w:author="Arthur Parmentier" w:date="2020-06-08T22:59:00Z">
        <w:r w:rsidR="003A6B59">
          <w:t>presentations of SP.</w:t>
        </w:r>
      </w:ins>
    </w:p>
    <w:p w:rsidR="00983E0A" w:rsidRDefault="00983E0A">
      <w:pPr>
        <w:pStyle w:val="Titre3"/>
        <w:rPr>
          <w:ins w:id="4711" w:author="Arthur Parmentier" w:date="2020-06-08T23:12:00Z"/>
        </w:rPr>
        <w:pPrChange w:id="4712" w:author="Arthur Parmentier" w:date="2020-06-10T16:26:00Z">
          <w:pPr/>
        </w:pPrChange>
      </w:pPr>
      <w:bookmarkStart w:id="4713" w:name="_Toc42842173"/>
      <w:ins w:id="4714" w:author="Arthur Parmentier" w:date="2020-06-08T23:12:00Z">
        <w:r>
          <w:t>Preliminary remark: what we mean when we say “SP”</w:t>
        </w:r>
        <w:bookmarkEnd w:id="4713"/>
      </w:ins>
    </w:p>
    <w:p w:rsidR="00E21AD2" w:rsidRPr="007C437A" w:rsidRDefault="00E21AD2">
      <w:pPr>
        <w:rPr>
          <w:ins w:id="4715" w:author="Arthur Parmentier" w:date="2020-06-06T23:41:00Z"/>
          <w:rPrChange w:id="4716" w:author="Arthur Parmentier" w:date="2020-06-07T15:27:00Z">
            <w:rPr>
              <w:ins w:id="4717" w:author="Arthur Parmentier" w:date="2020-06-06T23:41:00Z"/>
            </w:rPr>
          </w:rPrChange>
        </w:rPr>
        <w:pPrChange w:id="4718" w:author="Arthur Parmentier" w:date="2020-06-10T16:26:00Z">
          <w:pPr>
            <w:pStyle w:val="Titre1"/>
          </w:pPr>
        </w:pPrChange>
      </w:pPr>
      <w:ins w:id="4719" w:author="Arthur Parmentier" w:date="2020-06-07T00:28:00Z">
        <w:r w:rsidRPr="007C437A">
          <w:rPr>
            <w:rPrChange w:id="4720"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4721" w:author="Arthur Parmentier" w:date="2020-06-08T23:13:00Z">
        <w:r w:rsidR="00EE49AA">
          <w:t xml:space="preserve">the name </w:t>
        </w:r>
      </w:ins>
      <w:ins w:id="4722" w:author="Arthur Parmentier" w:date="2020-06-07T00:28:00Z">
        <w:r w:rsidRPr="007C437A">
          <w:rPr>
            <w:rPrChange w:id="4723" w:author="Arthur Parmentier" w:date="2020-06-07T15:27:00Z">
              <w:rPr/>
            </w:rPrChange>
          </w:rPr>
          <w:t>SP is</w:t>
        </w:r>
      </w:ins>
      <w:ins w:id="4724" w:author="Arthur Parmentier" w:date="2020-06-08T23:13:00Z">
        <w:r w:rsidR="00EE49AA">
          <w:t xml:space="preserve"> commonly used to si</w:t>
        </w:r>
      </w:ins>
      <w:ins w:id="4725" w:author="Arthur Parmentier" w:date="2020-06-08T23:14:00Z">
        <w:r w:rsidR="00EE49AA">
          <w:t>gnify</w:t>
        </w:r>
      </w:ins>
      <w:ins w:id="4726" w:author="Arthur Parmentier" w:date="2020-06-07T00:28:00Z">
        <w:r w:rsidRPr="007C437A">
          <w:rPr>
            <w:rPrChange w:id="4727" w:author="Arthur Parmentier" w:date="2020-06-07T15:27:00Z">
              <w:rPr/>
            </w:rPrChange>
          </w:rPr>
          <w:t xml:space="preserve"> not only </w:t>
        </w:r>
      </w:ins>
      <w:ins w:id="4728" w:author="Arthur Parmentier" w:date="2020-06-08T23:14:00Z">
        <w:r w:rsidR="00EE49AA">
          <w:t>a</w:t>
        </w:r>
      </w:ins>
      <w:ins w:id="4729" w:author="Arthur Parmentier" w:date="2020-06-07T00:28:00Z">
        <w:r w:rsidRPr="007C437A">
          <w:rPr>
            <w:rPrChange w:id="4730" w:author="Arthur Parmentier" w:date="2020-06-07T15:27:00Z">
              <w:rPr/>
            </w:rPrChange>
          </w:rPr>
          <w:t xml:space="preserve"> sign language but </w:t>
        </w:r>
      </w:ins>
      <w:ins w:id="4731" w:author="Arthur Parmentier" w:date="2020-06-08T23:14:00Z">
        <w:r w:rsidR="00EE49AA">
          <w:t>an</w:t>
        </w:r>
      </w:ins>
      <w:ins w:id="4732" w:author="Arthur Parmentier" w:date="2020-06-07T00:28:00Z">
        <w:r w:rsidRPr="007C437A">
          <w:rPr>
            <w:rPrChange w:id="4733" w:author="Arthur Parmentier" w:date="2020-06-07T15:27:00Z">
              <w:rPr/>
            </w:rPrChange>
          </w:rPr>
          <w:t xml:space="preserve"> artistic practice as a whole: a context, configuration, esthetic, conventions</w:t>
        </w:r>
      </w:ins>
      <w:ins w:id="4734" w:author="Arthur Parmentier" w:date="2020-06-08T23:14:00Z">
        <w:r w:rsidR="00C85902">
          <w:t xml:space="preserve"> and several types of communication</w:t>
        </w:r>
      </w:ins>
      <w:ins w:id="4735" w:author="Arthur Parmentier" w:date="2020-06-07T00:28:00Z">
        <w:r w:rsidRPr="007C437A">
          <w:rPr>
            <w:rPrChange w:id="4736"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4737" w:author="Arthur Parmentier" w:date="2020-06-08T23:15:00Z">
        <w:r w:rsidR="009C23CD">
          <w:t xml:space="preserve"> that compose its usual definition.</w:t>
        </w:r>
      </w:ins>
    </w:p>
    <w:p w:rsidR="0057131A" w:rsidRPr="007C437A" w:rsidRDefault="004456BA">
      <w:pPr>
        <w:pStyle w:val="Titre3"/>
        <w:rPr>
          <w:ins w:id="4738" w:author="Arthur Parmentier" w:date="2020-06-06T23:46:00Z"/>
        </w:rPr>
        <w:pPrChange w:id="4739" w:author="Arthur Parmentier" w:date="2020-06-10T16:26:00Z">
          <w:pPr>
            <w:pStyle w:val="Titre2"/>
          </w:pPr>
        </w:pPrChange>
      </w:pPr>
      <w:bookmarkStart w:id="4740" w:name="_Toc42842174"/>
      <w:ins w:id="4741" w:author="Arthur Parmentier" w:date="2020-06-08T12:17:00Z">
        <w:r>
          <w:t>SP as a complex communication form</w:t>
        </w:r>
      </w:ins>
      <w:bookmarkEnd w:id="4740"/>
    </w:p>
    <w:p w:rsidR="00E2520C" w:rsidRDefault="0057131A">
      <w:pPr>
        <w:rPr>
          <w:ins w:id="4742" w:author="Arthur Parmentier" w:date="2020-06-08T12:09:00Z"/>
        </w:rPr>
      </w:pPr>
      <w:ins w:id="4743" w:author="Arthur Parmentier" w:date="2020-06-06T23:47:00Z">
        <w:r w:rsidRPr="007C437A">
          <w:t xml:space="preserve">We have seen that SP allow </w:t>
        </w:r>
      </w:ins>
      <w:ins w:id="4744" w:author="Arthur Parmentier" w:date="2020-06-08T12:07:00Z">
        <w:r w:rsidR="00E2520C">
          <w:t>for a communication</w:t>
        </w:r>
      </w:ins>
      <w:ins w:id="4745" w:author="Arthur Parmentier" w:date="2020-06-08T12:08:00Z">
        <w:r w:rsidR="00E2520C">
          <w:t xml:space="preserve"> from one or several </w:t>
        </w:r>
      </w:ins>
      <w:ins w:id="4746" w:author="Arthur Parmentier" w:date="2020-06-08T12:11:00Z">
        <w:r w:rsidR="009329D2">
          <w:t>senders</w:t>
        </w:r>
      </w:ins>
      <w:ins w:id="4747" w:author="Arthur Parmentier" w:date="2020-06-06T23:52:00Z">
        <w:r w:rsidR="00CC42BC" w:rsidRPr="007C437A">
          <w:t xml:space="preserve"> (the soundpainters) to receivers (the performers)</w:t>
        </w:r>
      </w:ins>
      <w:ins w:id="4748" w:author="Arthur Parmentier" w:date="2020-06-08T12:09:00Z">
        <w:r w:rsidR="00E2520C">
          <w:t>: s</w:t>
        </w:r>
      </w:ins>
      <w:ins w:id="4749" w:author="Arthur Parmentier" w:date="2020-06-08T12:08:00Z">
        <w:r w:rsidR="00E2520C">
          <w:t xml:space="preserve">o far, we have </w:t>
        </w:r>
      </w:ins>
      <w:ins w:id="4750" w:author="Arthur Parmentier" w:date="2020-06-08T23:16:00Z">
        <w:r w:rsidR="00751806">
          <w:t xml:space="preserve">only </w:t>
        </w:r>
      </w:ins>
      <w:ins w:id="4751" w:author="Arthur Parmentier" w:date="2020-06-08T12:08:00Z">
        <w:r w:rsidR="00E2520C">
          <w:t xml:space="preserve">discussed SP as a </w:t>
        </w:r>
      </w:ins>
      <w:ins w:id="4752" w:author="Arthur Parmentier" w:date="2020-06-08T23:16:00Z">
        <w:r w:rsidR="000D14BB">
          <w:t>linear</w:t>
        </w:r>
      </w:ins>
      <w:ins w:id="4753" w:author="Arthur Parmentier" w:date="2020-06-08T12:08:00Z">
        <w:r w:rsidR="00E2520C">
          <w:t xml:space="preserve"> communication</w:t>
        </w:r>
      </w:ins>
      <w:ins w:id="4754" w:author="Arthur Parmentier" w:date="2020-06-08T12:12:00Z">
        <w:r w:rsidR="009329D2">
          <w:t xml:space="preserve"> </w:t>
        </w:r>
      </w:ins>
      <w:ins w:id="4755" w:author="Arthur Parmentier" w:date="2020-06-08T23:17:00Z">
        <w:r w:rsidR="008C4AF3">
          <w:t xml:space="preserve">form </w:t>
        </w:r>
      </w:ins>
      <w:ins w:id="4756" w:author="Arthur Parmentier" w:date="2020-06-08T12:12:00Z">
        <w:r w:rsidR="009329D2">
          <w:t>using sign language.</w:t>
        </w:r>
      </w:ins>
      <w:ins w:id="4757" w:author="Arthur Parmentier" w:date="2020-06-08T12:11:00Z">
        <w:r w:rsidR="009329D2">
          <w:t xml:space="preserve"> </w:t>
        </w:r>
      </w:ins>
    </w:p>
    <w:p w:rsidR="004456BA" w:rsidRDefault="004456BA">
      <w:pPr>
        <w:rPr>
          <w:ins w:id="4758" w:author="Arthur Parmentier" w:date="2020-06-08T12:16:00Z"/>
        </w:rPr>
      </w:pPr>
      <w:ins w:id="4759" w:author="Arthur Parmentier" w:date="2020-06-08T12:14:00Z">
        <w:r>
          <w:t xml:space="preserve">In general, </w:t>
        </w:r>
      </w:ins>
      <w:ins w:id="4760" w:author="Arthur Parmentier" w:date="2020-06-08T23:17:00Z">
        <w:r w:rsidR="00B345C7">
          <w:t>we can identify</w:t>
        </w:r>
      </w:ins>
      <w:ins w:id="4761" w:author="Arthur Parmentier" w:date="2020-06-08T12:14:00Z">
        <w:r>
          <w:t xml:space="preserve"> multiple interaction</w:t>
        </w:r>
      </w:ins>
      <w:ins w:id="4762" w:author="Arthur Parmentier" w:date="2020-06-08T23:17:00Z">
        <w:r w:rsidR="00ED2D39">
          <w:t>s</w:t>
        </w:r>
      </w:ins>
      <w:ins w:id="4763" w:author="Arthur Parmentier" w:date="2020-06-08T12:14:00Z">
        <w:r>
          <w:t xml:space="preserve"> within </w:t>
        </w:r>
      </w:ins>
      <w:ins w:id="4764" w:author="Arthur Parmentier" w:date="2020-06-08T23:17:00Z">
        <w:r w:rsidR="00102CE8">
          <w:t>a</w:t>
        </w:r>
      </w:ins>
      <w:ins w:id="4765" w:author="Arthur Parmentier" w:date="2020-06-08T12:14:00Z">
        <w:r>
          <w:t xml:space="preserve"> </w:t>
        </w:r>
      </w:ins>
      <w:ins w:id="4766" w:author="Arthur Parmentier" w:date="2020-06-08T12:15:00Z">
        <w:r>
          <w:t>S</w:t>
        </w:r>
      </w:ins>
      <w:ins w:id="4767" w:author="Arthur Parmentier" w:date="2020-06-08T23:17:00Z">
        <w:r w:rsidR="00903E37">
          <w:t>P</w:t>
        </w:r>
      </w:ins>
      <w:ins w:id="4768" w:author="Arthur Parmentier" w:date="2020-06-08T12:15:00Z">
        <w:r>
          <w:t xml:space="preserve"> group</w:t>
        </w:r>
      </w:ins>
      <w:ins w:id="4769" w:author="Arthur Parmentier" w:date="2020-06-08T23:17:00Z">
        <w:r w:rsidR="001B667A">
          <w:t>, including feedbacks</w:t>
        </w:r>
      </w:ins>
      <w:ins w:id="4770" w:author="Arthur Parmentier" w:date="2020-06-08T23:18:00Z">
        <w:r w:rsidR="001B667A">
          <w:t xml:space="preserve"> to the soundpainter’s request</w:t>
        </w:r>
      </w:ins>
      <w:ins w:id="4771" w:author="Arthur Parmentier" w:date="2020-06-08T12:15:00Z">
        <w:r>
          <w:t xml:space="preserve">. The soundpainters </w:t>
        </w:r>
      </w:ins>
      <w:ins w:id="4772" w:author="Arthur Parmentier" w:date="2020-06-08T23:18:00Z">
        <w:r w:rsidR="004E36CD">
          <w:t xml:space="preserve">may </w:t>
        </w:r>
      </w:ins>
      <w:ins w:id="4773" w:author="Arthur Parmentier" w:date="2020-06-08T12:15:00Z">
        <w:r>
          <w:t xml:space="preserve">receive </w:t>
        </w:r>
      </w:ins>
      <w:ins w:id="4774" w:author="Arthur Parmentier" w:date="2020-06-08T23:18:00Z">
        <w:r w:rsidR="001C1ACF">
          <w:t>several</w:t>
        </w:r>
      </w:ins>
      <w:ins w:id="4775" w:author="Arthur Parmentier" w:date="2020-06-08T12:15:00Z">
        <w:r>
          <w:t xml:space="preserve"> forms of </w:t>
        </w:r>
      </w:ins>
      <w:ins w:id="4776" w:author="Arthur Parmentier" w:date="2020-06-08T12:17:00Z">
        <w:r>
          <w:t>feedback:</w:t>
        </w:r>
      </w:ins>
    </w:p>
    <w:p w:rsidR="004456BA" w:rsidRDefault="004456BA">
      <w:pPr>
        <w:pStyle w:val="Paragraphedeliste"/>
        <w:numPr>
          <w:ilvl w:val="0"/>
          <w:numId w:val="11"/>
        </w:numPr>
        <w:rPr>
          <w:ins w:id="4777" w:author="Arthur Parmentier" w:date="2020-06-08T12:16:00Z"/>
        </w:rPr>
      </w:pPr>
      <w:ins w:id="4778" w:author="Arthur Parmentier" w:date="2020-06-08T12:16:00Z">
        <w:r>
          <w:t>The artistic productions of the performers</w:t>
        </w:r>
      </w:ins>
    </w:p>
    <w:p w:rsidR="004456BA" w:rsidRDefault="004456BA">
      <w:pPr>
        <w:pStyle w:val="Paragraphedeliste"/>
        <w:numPr>
          <w:ilvl w:val="0"/>
          <w:numId w:val="11"/>
        </w:numPr>
        <w:rPr>
          <w:ins w:id="4779" w:author="Arthur Parmentier" w:date="2020-06-08T12:17:00Z"/>
        </w:rPr>
      </w:pPr>
      <w:ins w:id="4780" w:author="Arthur Parmentier" w:date="2020-06-08T12:17:00Z">
        <w:r>
          <w:t>The unintentional communications of both the performer and the public</w:t>
        </w:r>
      </w:ins>
    </w:p>
    <w:p w:rsidR="004456BA" w:rsidRDefault="004456BA">
      <w:pPr>
        <w:pStyle w:val="Paragraphedeliste"/>
        <w:numPr>
          <w:ilvl w:val="0"/>
          <w:numId w:val="11"/>
        </w:numPr>
        <w:rPr>
          <w:ins w:id="4781" w:author="Arthur Parmentier" w:date="2020-06-08T12:16:00Z"/>
        </w:rPr>
        <w:pPrChange w:id="4782" w:author="Arthur Parmentier" w:date="2020-06-10T16:26:00Z">
          <w:pPr/>
        </w:pPrChange>
      </w:pPr>
      <w:ins w:id="4783" w:author="Arthur Parmentier" w:date="2020-06-08T12:18:00Z">
        <w:r>
          <w:t>The few signs that can be used by performers as such (not as soundpainters)</w:t>
        </w:r>
      </w:ins>
    </w:p>
    <w:p w:rsidR="00373A1E" w:rsidRPr="007C437A" w:rsidRDefault="00CC42BC">
      <w:pPr>
        <w:rPr>
          <w:ins w:id="4784" w:author="Arthur Parmentier" w:date="2020-06-08T13:14:00Z"/>
        </w:rPr>
      </w:pPr>
      <w:ins w:id="4785" w:author="Arthur Parmentier" w:date="2020-06-06T23:50:00Z">
        <w:r w:rsidRPr="007C437A">
          <w:t xml:space="preserve">Although there are some </w:t>
        </w:r>
      </w:ins>
      <w:ins w:id="4786" w:author="Arthur Parmentier" w:date="2020-06-06T23:55:00Z">
        <w:r w:rsidRPr="007C437A">
          <w:t>configurations</w:t>
        </w:r>
      </w:ins>
      <w:ins w:id="4787" w:author="Arthur Parmentier" w:date="2020-06-06T23:50:00Z">
        <w:r w:rsidRPr="007C437A">
          <w:t xml:space="preserve"> in which </w:t>
        </w:r>
      </w:ins>
      <w:ins w:id="4788" w:author="Arthur Parmentier" w:date="2020-06-08T12:18:00Z">
        <w:r w:rsidR="009177A3">
          <w:t xml:space="preserve">some of these elements of communication </w:t>
        </w:r>
      </w:ins>
      <w:ins w:id="4789" w:author="Arthur Parmentier" w:date="2020-06-08T23:19:00Z">
        <w:r w:rsidR="00E321F3">
          <w:t>occur</w:t>
        </w:r>
      </w:ins>
      <w:ins w:id="4790" w:author="Arthur Parmentier" w:date="2020-06-08T12:19:00Z">
        <w:r w:rsidR="009177A3">
          <w:t xml:space="preserve">, soundpainters </w:t>
        </w:r>
      </w:ins>
      <w:ins w:id="4791" w:author="Arthur Parmentier" w:date="2020-06-06T23:50:00Z">
        <w:r w:rsidRPr="007C437A">
          <w:t xml:space="preserve">are usually able to perceive </w:t>
        </w:r>
      </w:ins>
      <w:ins w:id="4792" w:author="Arthur Parmentier" w:date="2020-06-08T12:19:00Z">
        <w:r w:rsidR="009177A3">
          <w:t>a feedback to</w:t>
        </w:r>
      </w:ins>
      <w:ins w:id="4793" w:author="Arthur Parmentier" w:date="2020-06-08T12:20:00Z">
        <w:r w:rsidR="009177A3">
          <w:t xml:space="preserve"> </w:t>
        </w:r>
      </w:ins>
      <w:ins w:id="4794" w:author="Arthur Parmentier" w:date="2020-06-08T23:19:00Z">
        <w:r w:rsidR="00C65CE6">
          <w:t>their resquests</w:t>
        </w:r>
      </w:ins>
      <w:ins w:id="4795" w:author="Arthur Parmentier" w:date="2020-06-08T12:20:00Z">
        <w:r w:rsidR="009177A3">
          <w:t>.</w:t>
        </w:r>
      </w:ins>
      <w:ins w:id="4796" w:author="Arthur Parmentier" w:date="2020-06-06T23:51:00Z">
        <w:r w:rsidRPr="007C437A">
          <w:t xml:space="preserve"> </w:t>
        </w:r>
      </w:ins>
      <w:ins w:id="4797" w:author="Arthur Parmentier" w:date="2020-06-08T13:14:00Z">
        <w:r w:rsidR="00373A1E" w:rsidRPr="007C437A">
          <w:t>One may object that the</w:t>
        </w:r>
      </w:ins>
      <w:ins w:id="4798" w:author="Arthur Parmentier" w:date="2020-06-08T23:19:00Z">
        <w:r w:rsidR="00C65CE6">
          <w:t>y can</w:t>
        </w:r>
      </w:ins>
      <w:ins w:id="4799" w:author="Arthur Parmentier" w:date="2020-06-08T13:14:00Z">
        <w:r w:rsidR="00373A1E" w:rsidRPr="007C437A">
          <w:t xml:space="preserve"> be prepared in advance and written down on some kind of score, s</w:t>
        </w:r>
      </w:ins>
      <w:ins w:id="4800" w:author="Arthur Parmentier" w:date="2020-06-08T23:20:00Z">
        <w:r w:rsidR="00030A90">
          <w:t>uch</w:t>
        </w:r>
      </w:ins>
      <w:ins w:id="4801" w:author="Arthur Parmentier" w:date="2020-06-08T13:14:00Z">
        <w:r w:rsidR="00373A1E" w:rsidRPr="007C437A">
          <w:t xml:space="preserve"> that the feedback from the performers would have no influence </w:t>
        </w:r>
      </w:ins>
      <w:ins w:id="4802" w:author="Arthur Parmentier" w:date="2020-06-08T23:20:00Z">
        <w:r w:rsidR="00CF725B">
          <w:t>on the linear communication from the soundpainter to the performers</w:t>
        </w:r>
      </w:ins>
      <w:ins w:id="4803" w:author="Arthur Parmentier" w:date="2020-06-08T13:14:00Z">
        <w:r w:rsidR="00373A1E" w:rsidRPr="007C437A">
          <w:t xml:space="preserve">. It is however not the case in general and is often reported and discussed how the requests are </w:t>
        </w:r>
      </w:ins>
      <w:ins w:id="4804" w:author="Arthur Parmentier" w:date="2020-06-08T23:20:00Z">
        <w:r w:rsidR="004C3DC9">
          <w:t xml:space="preserve">made </w:t>
        </w:r>
      </w:ins>
      <w:ins w:id="4805" w:author="Arthur Parmentier" w:date="2020-06-08T13:14:00Z">
        <w:r w:rsidR="00373A1E" w:rsidRPr="007C437A">
          <w:t>in reaction to the proposals of the performers</w:t>
        </w:r>
        <w:r w:rsidR="00373A1E">
          <w:t>: this part of what is called “real time composition” a</w:t>
        </w:r>
      </w:ins>
      <w:ins w:id="4806" w:author="Arthur Parmentier" w:date="2020-06-08T13:15:00Z">
        <w:r w:rsidR="00373A1E">
          <w:t>nd the role of the soundpainter as a composer who listens to and shapes the artistic propositions of the group.</w:t>
        </w:r>
      </w:ins>
    </w:p>
    <w:p w:rsidR="009864BB" w:rsidRDefault="009864BB">
      <w:pPr>
        <w:pStyle w:val="Titre3"/>
        <w:rPr>
          <w:ins w:id="4807" w:author="Arthur Parmentier" w:date="2020-06-08T15:31:00Z"/>
        </w:rPr>
        <w:pPrChange w:id="4808" w:author="Arthur Parmentier" w:date="2020-06-10T16:26:00Z">
          <w:pPr>
            <w:pStyle w:val="Titre2"/>
          </w:pPr>
        </w:pPrChange>
      </w:pPr>
      <w:bookmarkStart w:id="4809" w:name="_Toc42842175"/>
      <w:ins w:id="4810" w:author="Arthur Parmentier" w:date="2020-06-08T13:16:00Z">
        <w:r>
          <w:lastRenderedPageBreak/>
          <w:t>Co</w:t>
        </w:r>
      </w:ins>
      <w:ins w:id="4811" w:author="Arthur Parmentier" w:date="2020-06-08T13:17:00Z">
        <w:r>
          <w:t xml:space="preserve">nfigurations </w:t>
        </w:r>
      </w:ins>
      <w:ins w:id="4812" w:author="Arthur Parmentier" w:date="2020-06-08T18:22:00Z">
        <w:r w:rsidR="009E67E3">
          <w:t xml:space="preserve">of </w:t>
        </w:r>
      </w:ins>
      <w:ins w:id="4813" w:author="Arthur Parmentier" w:date="2020-06-08T13:17:00Z">
        <w:r w:rsidR="00850432">
          <w:t>SP</w:t>
        </w:r>
      </w:ins>
      <w:ins w:id="4814" w:author="Arthur Parmentier" w:date="2020-06-08T18:22:00Z">
        <w:r w:rsidR="00FD6204">
          <w:t xml:space="preserve"> practices and performances</w:t>
        </w:r>
      </w:ins>
      <w:bookmarkEnd w:id="4809"/>
    </w:p>
    <w:p w:rsidR="001A5CF4" w:rsidRPr="001A5CF4" w:rsidRDefault="001A5CF4">
      <w:pPr>
        <w:pStyle w:val="Titre4"/>
        <w:rPr>
          <w:ins w:id="4815" w:author="Arthur Parmentier" w:date="2020-06-08T13:17:00Z"/>
          <w:rPrChange w:id="4816" w:author="Arthur Parmentier" w:date="2020-06-08T15:31:00Z">
            <w:rPr>
              <w:ins w:id="4817" w:author="Arthur Parmentier" w:date="2020-06-08T13:17:00Z"/>
            </w:rPr>
          </w:rPrChange>
        </w:rPr>
        <w:pPrChange w:id="4818" w:author="Arthur Parmentier" w:date="2020-06-10T16:26:00Z">
          <w:pPr>
            <w:pStyle w:val="Titre2"/>
          </w:pPr>
        </w:pPrChange>
      </w:pPr>
      <w:ins w:id="4819" w:author="Arthur Parmentier" w:date="2020-06-08T15:31:00Z">
        <w:r>
          <w:t>Introduction to the notion of configuration</w:t>
        </w:r>
      </w:ins>
      <w:ins w:id="4820" w:author="Arthur Parmentier" w:date="2020-06-08T23:21:00Z">
        <w:r w:rsidR="00AB1579">
          <w:t>s</w:t>
        </w:r>
      </w:ins>
      <w:ins w:id="4821" w:author="Arthur Parmentier" w:date="2020-06-08T15:31:00Z">
        <w:r>
          <w:t xml:space="preserve"> and context</w:t>
        </w:r>
      </w:ins>
      <w:ins w:id="4822" w:author="Arthur Parmentier" w:date="2020-06-08T23:21:00Z">
        <w:r w:rsidR="00AB1579">
          <w:t xml:space="preserve">s </w:t>
        </w:r>
      </w:ins>
      <w:ins w:id="4823" w:author="Arthur Parmentier" w:date="2020-06-08T23:25:00Z">
        <w:r w:rsidR="00B11F9D">
          <w:t>of SP</w:t>
        </w:r>
      </w:ins>
      <w:ins w:id="4824" w:author="Arthur Parmentier" w:date="2020-06-08T23:10:00Z">
        <w:r w:rsidR="005169EE">
          <w:t xml:space="preserve"> performances</w:t>
        </w:r>
      </w:ins>
    </w:p>
    <w:p w:rsidR="00850432" w:rsidRDefault="00850432">
      <w:pPr>
        <w:rPr>
          <w:ins w:id="4825" w:author="Arthur Parmentier" w:date="2020-06-08T13:18:00Z"/>
        </w:rPr>
      </w:pPr>
      <w:ins w:id="4826" w:author="Arthur Parmentier" w:date="2020-06-08T13:17:00Z">
        <w:r w:rsidRPr="007C437A">
          <w:t xml:space="preserve">In this part, I would like to show </w:t>
        </w:r>
      </w:ins>
      <w:ins w:id="4827" w:author="Arthur Parmentier" w:date="2020-06-08T23:22:00Z">
        <w:r w:rsidR="008106B0">
          <w:t xml:space="preserve">some </w:t>
        </w:r>
      </w:ins>
      <w:ins w:id="4828" w:author="Arthur Parmentier" w:date="2020-06-08T13:17:00Z">
        <w:r w:rsidRPr="007C437A">
          <w:t>contextual features</w:t>
        </w:r>
      </w:ins>
      <w:ins w:id="4829" w:author="Arthur Parmentier" w:date="2020-06-09T13:36:00Z">
        <w:r w:rsidR="00797885">
          <w:t xml:space="preserve"> that</w:t>
        </w:r>
      </w:ins>
      <w:ins w:id="4830" w:author="Arthur Parmentier" w:date="2020-06-08T13:17:00Z">
        <w:r w:rsidRPr="007C437A">
          <w:t xml:space="preserve"> </w:t>
        </w:r>
      </w:ins>
      <w:ins w:id="4831" w:author="Arthur Parmentier" w:date="2020-06-08T23:22:00Z">
        <w:r w:rsidR="00E10955">
          <w:t>play an important</w:t>
        </w:r>
      </w:ins>
      <w:ins w:id="4832" w:author="Arthur Parmentier" w:date="2020-06-08T23:23:00Z">
        <w:r w:rsidR="00E10955">
          <w:t xml:space="preserve"> role in</w:t>
        </w:r>
      </w:ins>
      <w:ins w:id="4833" w:author="Arthur Parmentier" w:date="2020-06-08T13:17:00Z">
        <w:r w:rsidRPr="007C437A">
          <w:t xml:space="preserve"> SP</w:t>
        </w:r>
      </w:ins>
      <w:ins w:id="4834" w:author="Arthur Parmentier" w:date="2020-06-08T13:18:00Z">
        <w:r>
          <w:t xml:space="preserve"> and</w:t>
        </w:r>
      </w:ins>
      <w:ins w:id="4835" w:author="Arthur Parmentier" w:date="2020-06-08T13:17:00Z">
        <w:r w:rsidRPr="007C437A">
          <w:t xml:space="preserve"> point out the historical emergence of new configurations in which</w:t>
        </w:r>
      </w:ins>
      <w:ins w:id="4836" w:author="Arthur Parmentier" w:date="2020-06-09T13:47:00Z">
        <w:r w:rsidR="00A9180F">
          <w:t xml:space="preserve"> </w:t>
        </w:r>
      </w:ins>
      <w:ins w:id="4837" w:author="Arthur Parmentier" w:date="2020-06-08T13:17:00Z">
        <w:r w:rsidRPr="007C437A">
          <w:t>conventions</w:t>
        </w:r>
      </w:ins>
      <w:ins w:id="4838" w:author="Arthur Parmentier" w:date="2020-06-09T13:47:00Z">
        <w:r w:rsidR="00A9180F">
          <w:t xml:space="preserve"> that are usually presented (by Thompson for instance) as representative of SP</w:t>
        </w:r>
      </w:ins>
      <w:ins w:id="4839" w:author="Arthur Parmentier" w:date="2020-06-08T13:17:00Z">
        <w:r w:rsidRPr="007C437A">
          <w:t xml:space="preserve"> such as the traditional dichotomy between the composer and the performers (or the orchestra) disappear</w:t>
        </w:r>
      </w:ins>
      <w:ins w:id="4840" w:author="Arthur Parmentier" w:date="2020-06-09T13:47:00Z">
        <w:r w:rsidR="00A9180F">
          <w:t>.</w:t>
        </w:r>
      </w:ins>
    </w:p>
    <w:p w:rsidR="00850432" w:rsidRDefault="00850432">
      <w:pPr>
        <w:rPr>
          <w:ins w:id="4841" w:author="Arthur Parmentier" w:date="2020-06-08T13:24:00Z"/>
        </w:rPr>
      </w:pPr>
      <w:ins w:id="4842" w:author="Arthur Parmentier" w:date="2020-06-08T13:18:00Z">
        <w:r>
          <w:t>We have seen that SP is introduced</w:t>
        </w:r>
      </w:ins>
      <w:ins w:id="4843" w:author="Arthur Parmentier" w:date="2020-06-08T13:19:00Z">
        <w:r>
          <w:t xml:space="preserve"> as a sign language between a soundpainter which is the composer and an orchestra that is the set of performers. We also have seen that these roles </w:t>
        </w:r>
      </w:ins>
      <w:ins w:id="4844" w:author="Arthur Parmentier" w:date="2020-06-08T13:20:00Z">
        <w:r>
          <w:t xml:space="preserve">are </w:t>
        </w:r>
      </w:ins>
      <w:ins w:id="4845" w:author="Arthur Parmentier" w:date="2020-06-08T13:22:00Z">
        <w:r>
          <w:t>questioned</w:t>
        </w:r>
      </w:ins>
      <w:ins w:id="4846" w:author="Arthur Parmentier" w:date="2020-06-08T13:20:00Z">
        <w:r>
          <w:t xml:space="preserve"> and that SP is used in different ways </w:t>
        </w:r>
      </w:ins>
      <w:ins w:id="4847" w:author="Arthur Parmentier" w:date="2020-06-08T13:21:00Z">
        <w:r>
          <w:t>by dance duets, jazz bands and other groups</w:t>
        </w:r>
      </w:ins>
      <w:ins w:id="4848" w:author="Arthur Parmentier" w:date="2020-06-08T13:22:00Z">
        <w:r>
          <w:t xml:space="preserve"> in which performers may also sounpaint, or soundpainters are also see</w:t>
        </w:r>
      </w:ins>
      <w:ins w:id="4849" w:author="Arthur Parmentier" w:date="2020-06-08T13:23:00Z">
        <w:r>
          <w:t>n</w:t>
        </w:r>
      </w:ins>
      <w:ins w:id="4850" w:author="Arthur Parmentier" w:date="2020-06-08T13:22:00Z">
        <w:r>
          <w:t xml:space="preserve"> as performers</w:t>
        </w:r>
      </w:ins>
      <w:ins w:id="4851" w:author="Arthur Parmentier" w:date="2020-06-08T23:24:00Z">
        <w:r w:rsidR="00C05158">
          <w:t xml:space="preserve"> themselves</w:t>
        </w:r>
      </w:ins>
      <w:ins w:id="4852" w:author="Arthur Parmentier" w:date="2020-06-08T13:23:00Z">
        <w:r>
          <w:t xml:space="preserve">, while the composition process may not be directed by a composer anymore, but may be a collective process </w:t>
        </w:r>
      </w:ins>
      <w:ins w:id="4853" w:author="Arthur Parmentier" w:date="2020-06-08T13:24:00Z">
        <w:r>
          <w:t xml:space="preserve">in which the notion of composer makes </w:t>
        </w:r>
      </w:ins>
      <w:ins w:id="4854" w:author="Arthur Parmentier" w:date="2020-06-08T23:24:00Z">
        <w:r w:rsidR="000F0A8E">
          <w:t xml:space="preserve">no or </w:t>
        </w:r>
      </w:ins>
      <w:ins w:id="4855" w:author="Arthur Parmentier" w:date="2020-06-08T13:24:00Z">
        <w:r>
          <w:t>little sense.</w:t>
        </w:r>
      </w:ins>
    </w:p>
    <w:p w:rsidR="00850432" w:rsidRDefault="00850432">
      <w:pPr>
        <w:rPr>
          <w:ins w:id="4856" w:author="Arthur Parmentier" w:date="2020-06-08T16:04:00Z"/>
        </w:rPr>
      </w:pPr>
      <w:ins w:id="4857" w:author="Arthur Parmentier" w:date="2020-06-08T13:24:00Z">
        <w:r>
          <w:t>I would like to call these</w:t>
        </w:r>
      </w:ins>
      <w:ins w:id="4858" w:author="Arthur Parmentier" w:date="2020-06-08T18:24:00Z">
        <w:r w:rsidR="00D315D5">
          <w:t xml:space="preserve"> different</w:t>
        </w:r>
      </w:ins>
      <w:ins w:id="4859" w:author="Arthur Parmentier" w:date="2020-06-08T13:24:00Z">
        <w:r>
          <w:t xml:space="preserve"> “ways” </w:t>
        </w:r>
      </w:ins>
      <w:ins w:id="4860" w:author="Arthur Parmentier" w:date="2020-06-08T13:25:00Z">
        <w:r>
          <w:t>using</w:t>
        </w:r>
      </w:ins>
      <w:ins w:id="4861" w:author="Arthur Parmentier" w:date="2020-06-08T13:24:00Z">
        <w:r>
          <w:t xml:space="preserve"> of </w:t>
        </w:r>
      </w:ins>
      <w:ins w:id="4862" w:author="Arthur Parmentier" w:date="2020-06-08T13:25:00Z">
        <w:r>
          <w:t>Soundpainting</w:t>
        </w:r>
        <w:r w:rsidR="00DE6BC9">
          <w:t xml:space="preserve"> and their context</w:t>
        </w:r>
      </w:ins>
      <w:ins w:id="4863" w:author="Arthur Parmentier" w:date="2020-06-08T23:25:00Z">
        <w:r w:rsidR="00B11F9D">
          <w:t>s</w:t>
        </w:r>
      </w:ins>
      <w:ins w:id="4864" w:author="Arthur Parmentier" w:date="2020-06-08T13:25:00Z">
        <w:r>
          <w:t>: configurations.</w:t>
        </w:r>
      </w:ins>
      <w:ins w:id="4865" w:author="Arthur Parmentier" w:date="2020-06-08T18:24:00Z">
        <w:r w:rsidR="00B27715">
          <w:t xml:space="preserve"> A configuration may embody </w:t>
        </w:r>
      </w:ins>
      <w:ins w:id="4866"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4867" w:author="Arthur Parmentier" w:date="2020-06-08T18:26:00Z">
        <w:r w:rsidR="00B808B5">
          <w:t xml:space="preserve"> and other elements of context that are not defined using the sign language itself.</w:t>
        </w:r>
      </w:ins>
      <w:ins w:id="4868" w:author="Arthur Parmentier" w:date="2020-06-09T13:49:00Z">
        <w:r w:rsidR="00D00478">
          <w:t xml:space="preserve"> I use it to mean in general “the context of the performance and how people decide to use SP within the performance”.</w:t>
        </w:r>
      </w:ins>
    </w:p>
    <w:p w:rsidR="00C108A5" w:rsidRDefault="00C108A5">
      <w:pPr>
        <w:pStyle w:val="Titre5"/>
        <w:rPr>
          <w:ins w:id="4869" w:author="Arthur Parmentier" w:date="2020-06-08T16:04:00Z"/>
        </w:rPr>
        <w:pPrChange w:id="4870" w:author="Arthur Parmentier" w:date="2020-06-10T16:26:00Z">
          <w:pPr>
            <w:pStyle w:val="Titre3"/>
          </w:pPr>
        </w:pPrChange>
      </w:pPr>
      <w:ins w:id="4871" w:author="Arthur Parmentier" w:date="2020-06-08T16:04:00Z">
        <w:r>
          <w:t>A remark on the sign “configuration” of the SP sign language</w:t>
        </w:r>
      </w:ins>
    </w:p>
    <w:p w:rsidR="006714AF" w:rsidRDefault="006714AF">
      <w:pPr>
        <w:rPr>
          <w:ins w:id="4872" w:author="Arthur Parmentier" w:date="2020-06-08T18:06:00Z"/>
        </w:rPr>
      </w:pPr>
      <w:ins w:id="4873" w:author="Arthur Parmentier" w:date="2020-06-08T18:06:00Z">
        <w:r w:rsidRPr="007C437A">
          <w:t>There is a sign in SP called “configuration”</w:t>
        </w:r>
        <w:r>
          <w:t xml:space="preserve">, whose </w:t>
        </w:r>
      </w:ins>
      <w:ins w:id="4874" w:author="Arthur Parmentier" w:date="2020-06-08T18:07:00Z">
        <w:r w:rsidR="00895A24">
          <w:t>description</w:t>
        </w:r>
      </w:ins>
      <w:ins w:id="4875" w:author="Arthur Parmentier" w:date="2020-06-08T18:06:00Z">
        <w:r>
          <w:t xml:space="preserve"> </w:t>
        </w:r>
        <w:r w:rsidR="00224842">
          <w:t>in the WB2</w:t>
        </w:r>
        <w:r>
          <w:t xml:space="preserve"> is the following:</w:t>
        </w:r>
      </w:ins>
    </w:p>
    <w:p w:rsidR="006714AF" w:rsidRDefault="006714AF">
      <w:pPr>
        <w:rPr>
          <w:ins w:id="4876" w:author="Arthur Parmentier" w:date="2020-06-08T18:07:00Z"/>
        </w:rPr>
      </w:pPr>
      <w:ins w:id="4877"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pPr>
        <w:rPr>
          <w:ins w:id="4878" w:author="Arthur Parmentier" w:date="2020-06-08T18:06:00Z"/>
        </w:rPr>
      </w:pPr>
      <w:ins w:id="4879" w:author="Arthur Parmentier" w:date="2020-06-08T18:07:00Z">
        <w:r>
          <w:t>Such a definition does relate to notions</w:t>
        </w:r>
      </w:ins>
      <w:ins w:id="4880" w:author="Arthur Parmentier" w:date="2020-06-08T18:08:00Z">
        <w:r>
          <w:t xml:space="preserve"> </w:t>
        </w:r>
      </w:ins>
      <w:ins w:id="4881" w:author="Arthur Parmentier" w:date="2020-06-09T13:50:00Z">
        <w:r w:rsidR="00FF616F">
          <w:t xml:space="preserve">of </w:t>
        </w:r>
      </w:ins>
      <w:ins w:id="4882" w:author="Arthur Parmentier" w:date="2020-06-08T18:08:00Z">
        <w:r>
          <w:t xml:space="preserve">roles and compositional conventions. However, my own use of the word “configuration” is </w:t>
        </w:r>
      </w:ins>
      <w:ins w:id="4883" w:author="Arthur Parmentier" w:date="2020-06-08T18:26:00Z">
        <w:r w:rsidR="00754027">
          <w:t xml:space="preserve">perhaps </w:t>
        </w:r>
      </w:ins>
      <w:ins w:id="4884" w:author="Arthur Parmentier" w:date="2020-06-08T18:08:00Z">
        <w:r>
          <w:t xml:space="preserve">broader than its meaning in the SP </w:t>
        </w:r>
      </w:ins>
      <w:ins w:id="4885" w:author="Arthur Parmentier" w:date="2020-06-08T18:10:00Z">
        <w:r w:rsidR="00B07D80">
          <w:t xml:space="preserve">language </w:t>
        </w:r>
      </w:ins>
      <w:ins w:id="4886" w:author="Arthur Parmentier" w:date="2020-06-08T18:27:00Z">
        <w:r w:rsidR="00754027">
          <w:t>and does not directly refer to its use within the sign language</w:t>
        </w:r>
      </w:ins>
      <w:ins w:id="4887" w:author="Arthur Parmentier" w:date="2020-06-08T18:10:00Z">
        <w:r>
          <w:t>.</w:t>
        </w:r>
      </w:ins>
    </w:p>
    <w:p w:rsidR="001A5CF4" w:rsidRDefault="001A5CF4">
      <w:pPr>
        <w:pStyle w:val="Titre4"/>
        <w:rPr>
          <w:ins w:id="4888" w:author="Arthur Parmentier" w:date="2020-06-08T18:34:00Z"/>
        </w:rPr>
        <w:pPrChange w:id="4889" w:author="Arthur Parmentier" w:date="2020-06-10T16:26:00Z">
          <w:pPr>
            <w:pStyle w:val="Titre3"/>
          </w:pPr>
        </w:pPrChange>
      </w:pPr>
      <w:ins w:id="4890" w:author="Arthur Parmentier" w:date="2020-06-08T15:32:00Z">
        <w:r>
          <w:t xml:space="preserve">A </w:t>
        </w:r>
      </w:ins>
      <w:ins w:id="4891" w:author="Arthur Parmentier" w:date="2020-06-08T15:59:00Z">
        <w:r w:rsidR="001F466C">
          <w:t xml:space="preserve">linguistic </w:t>
        </w:r>
      </w:ins>
      <w:ins w:id="4892" w:author="Arthur Parmentier" w:date="2020-06-08T15:32:00Z">
        <w:r>
          <w:t xml:space="preserve">re-definition of SP </w:t>
        </w:r>
      </w:ins>
      <w:ins w:id="4893" w:author="Arthur Parmentier" w:date="2020-06-08T15:59:00Z">
        <w:r w:rsidR="004934C1">
          <w:t xml:space="preserve">taken away </w:t>
        </w:r>
      </w:ins>
      <w:ins w:id="4894" w:author="Arthur Parmentier" w:date="2020-06-08T18:14:00Z">
        <w:r w:rsidR="0079574E">
          <w:t>from its</w:t>
        </w:r>
      </w:ins>
      <w:ins w:id="4895" w:author="Arthur Parmentier" w:date="2020-06-08T15:59:00Z">
        <w:r w:rsidR="004934C1">
          <w:t xml:space="preserve"> traditional configurations and contexts</w:t>
        </w:r>
      </w:ins>
    </w:p>
    <w:p w:rsidR="00890A89" w:rsidRPr="00890A89" w:rsidRDefault="00890A89">
      <w:pPr>
        <w:rPr>
          <w:ins w:id="4896" w:author="Arthur Parmentier" w:date="2020-06-08T18:33:00Z"/>
          <w:rPrChange w:id="4897" w:author="Arthur Parmentier" w:date="2020-06-08T18:34:00Z">
            <w:rPr>
              <w:ins w:id="4898" w:author="Arthur Parmentier" w:date="2020-06-08T18:33:00Z"/>
            </w:rPr>
          </w:rPrChange>
        </w:rPr>
        <w:pPrChange w:id="4899" w:author="Arthur Parmentier" w:date="2020-06-10T16:26:00Z">
          <w:pPr>
            <w:pStyle w:val="Titre3"/>
          </w:pPr>
        </w:pPrChange>
      </w:pPr>
      <w:ins w:id="4900" w:author="Arthur Parmentier" w:date="2020-06-08T18:34:00Z">
        <w:r>
          <w:t xml:space="preserve">At this point, it is important to motivate the concept of configuration by stepping back from the historical introduction of SP by Walter Thompson and reflect on what </w:t>
        </w:r>
      </w:ins>
      <w:ins w:id="4901" w:author="Arthur Parmentier" w:date="2020-06-08T23:26:00Z">
        <w:r w:rsidR="00D60283">
          <w:t xml:space="preserve">SP </w:t>
        </w:r>
      </w:ins>
      <w:ins w:id="4902" w:author="Arthur Parmentier" w:date="2020-06-08T18:34:00Z">
        <w:r>
          <w:t>represents today and might represent it in the future.</w:t>
        </w:r>
      </w:ins>
    </w:p>
    <w:p w:rsidR="00890A89" w:rsidRPr="00890A89" w:rsidRDefault="00890A89">
      <w:pPr>
        <w:pStyle w:val="Titre5"/>
        <w:rPr>
          <w:ins w:id="4903" w:author="Arthur Parmentier" w:date="2020-06-08T13:25:00Z"/>
          <w:rPrChange w:id="4904" w:author="Arthur Parmentier" w:date="2020-06-08T18:33:00Z">
            <w:rPr>
              <w:ins w:id="4905" w:author="Arthur Parmentier" w:date="2020-06-08T13:25:00Z"/>
            </w:rPr>
          </w:rPrChange>
        </w:rPr>
        <w:pPrChange w:id="4906" w:author="Arthur Parmentier" w:date="2020-06-10T16:26:00Z">
          <w:pPr/>
        </w:pPrChange>
      </w:pPr>
      <w:ins w:id="4907" w:author="Arthur Parmentier" w:date="2020-06-08T18:34:00Z">
        <w:r>
          <w:t>Performativity of a language</w:t>
        </w:r>
      </w:ins>
    </w:p>
    <w:p w:rsidR="00890A89" w:rsidRDefault="003F2132">
      <w:pPr>
        <w:rPr>
          <w:ins w:id="4908" w:author="Arthur Parmentier" w:date="2020-06-08T18:34:00Z"/>
        </w:rPr>
      </w:pPr>
      <w:ins w:id="4909" w:author="Arthur Parmentier" w:date="2020-06-08T13:27:00Z">
        <w:r>
          <w:t xml:space="preserve">Let’s </w:t>
        </w:r>
      </w:ins>
      <w:ins w:id="4910" w:author="Arthur Parmentier" w:date="2020-06-08T13:28:00Z">
        <w:r>
          <w:t xml:space="preserve">forget for a moment the history of SP and assume that </w:t>
        </w:r>
      </w:ins>
      <w:ins w:id="4911" w:author="Arthur Parmentier" w:date="2020-06-08T18:28:00Z">
        <w:r w:rsidR="00060940">
          <w:t>it</w:t>
        </w:r>
      </w:ins>
      <w:ins w:id="4912" w:author="Arthur Parmentier" w:date="2020-06-08T13:28:00Z">
        <w:r>
          <w:t xml:space="preserve"> is a mere sign language, that </w:t>
        </w:r>
      </w:ins>
      <w:ins w:id="4913" w:author="Arthur Parmentier" w:date="2020-06-08T13:29:00Z">
        <w:r>
          <w:t>is only def</w:t>
        </w:r>
      </w:ins>
      <w:ins w:id="4914" w:author="Arthur Parmentier" w:date="2020-06-08T13:30:00Z">
        <w:r>
          <w:t>ined by</w:t>
        </w:r>
      </w:ins>
      <w:ins w:id="4915" w:author="Arthur Parmentier" w:date="2020-06-08T13:28:00Z">
        <w:r>
          <w:t xml:space="preserve"> </w:t>
        </w:r>
      </w:ins>
      <w:ins w:id="4916" w:author="Arthur Parmentier" w:date="2020-06-08T23:27:00Z">
        <w:r w:rsidR="00227BF5">
          <w:t xml:space="preserve">its </w:t>
        </w:r>
        <w:r w:rsidR="004930FA">
          <w:t>g</w:t>
        </w:r>
      </w:ins>
      <w:ins w:id="4917" w:author="Arthur Parmentier" w:date="2020-06-08T13:28:00Z">
        <w:r>
          <w:t>rammatical and semantic features</w:t>
        </w:r>
      </w:ins>
      <w:ins w:id="4918" w:author="Arthur Parmentier" w:date="2020-06-08T13:29:00Z">
        <w:r>
          <w:t>.</w:t>
        </w:r>
      </w:ins>
      <w:ins w:id="4919" w:author="Arthur Parmentier" w:date="2020-06-08T13:30:00Z">
        <w:r>
          <w:t xml:space="preserve"> One may use this language </w:t>
        </w:r>
      </w:ins>
      <w:ins w:id="4920" w:author="Arthur Parmentier" w:date="2020-06-08T13:31:00Z">
        <w:r>
          <w:t xml:space="preserve">for cooking, </w:t>
        </w:r>
      </w:ins>
      <w:ins w:id="4921" w:author="Arthur Parmentier" w:date="2020-06-08T13:32:00Z">
        <w:r>
          <w:t xml:space="preserve">buying </w:t>
        </w:r>
        <w:r>
          <w:lastRenderedPageBreak/>
          <w:t>clothes on the market or playing games. In all of these uses cases, SP may seem</w:t>
        </w:r>
      </w:ins>
      <w:ins w:id="4922" w:author="Arthur Parmentier" w:date="2020-06-08T13:33:00Z">
        <w:r>
          <w:t xml:space="preserve"> very inefficient </w:t>
        </w:r>
      </w:ins>
      <w:ins w:id="4923" w:author="Arthur Parmentier" w:date="2020-06-08T18:28:00Z">
        <w:r w:rsidR="00C353F5">
          <w:t xml:space="preserve">for </w:t>
        </w:r>
      </w:ins>
      <w:ins w:id="4924" w:author="Arthur Parmentier" w:date="2020-06-08T13:33:00Z">
        <w:r>
          <w:t xml:space="preserve">communicating relevant messages and meanings. </w:t>
        </w:r>
      </w:ins>
      <w:ins w:id="4925" w:author="Arthur Parmentier" w:date="2020-06-08T13:34:00Z">
        <w:r>
          <w:t>However, it might be performant in a band, in a group of dancers or between a co</w:t>
        </w:r>
      </w:ins>
      <w:ins w:id="4926" w:author="Arthur Parmentier" w:date="2020-06-09T13:52:00Z">
        <w:r w:rsidR="000D336C">
          <w:t>mposer or a conductor</w:t>
        </w:r>
      </w:ins>
      <w:ins w:id="4927" w:author="Arthur Parmentier" w:date="2020-06-08T13:34:00Z">
        <w:r>
          <w:t xml:space="preserve"> and </w:t>
        </w:r>
      </w:ins>
      <w:ins w:id="4928" w:author="Arthur Parmentier" w:date="2020-06-09T13:52:00Z">
        <w:r w:rsidR="00871E58">
          <w:t>an</w:t>
        </w:r>
      </w:ins>
      <w:ins w:id="4929" w:author="Arthur Parmentier" w:date="2020-06-08T13:34:00Z">
        <w:r>
          <w:t xml:space="preserve"> orchestra. </w:t>
        </w:r>
      </w:ins>
    </w:p>
    <w:p w:rsidR="00890A89" w:rsidRDefault="00890A89">
      <w:pPr>
        <w:pStyle w:val="Titre5"/>
        <w:rPr>
          <w:ins w:id="4930" w:author="Arthur Parmentier" w:date="2020-06-08T18:34:00Z"/>
        </w:rPr>
        <w:pPrChange w:id="4931" w:author="Arthur Parmentier" w:date="2020-06-10T16:26:00Z">
          <w:pPr/>
        </w:pPrChange>
      </w:pPr>
      <w:ins w:id="4932" w:author="Arthur Parmentier" w:date="2020-06-08T18:34:00Z">
        <w:r>
          <w:t>Configurations as external elements to languages</w:t>
        </w:r>
      </w:ins>
    </w:p>
    <w:p w:rsidR="006A47EF" w:rsidRDefault="006D0FEC">
      <w:pPr>
        <w:rPr>
          <w:ins w:id="4933" w:author="Arthur Parmentier" w:date="2020-06-08T23:30:00Z"/>
        </w:rPr>
      </w:pPr>
      <w:ins w:id="4934" w:author="Arthur Parmentier" w:date="2020-06-08T13:41:00Z">
        <w:r>
          <w:t>SP may then simply be</w:t>
        </w:r>
      </w:ins>
      <w:ins w:id="4935" w:author="Arthur Parmentier" w:date="2020-06-08T18:28:00Z">
        <w:r w:rsidR="00B32C65">
          <w:t xml:space="preserve"> understood</w:t>
        </w:r>
      </w:ins>
      <w:ins w:id="4936" w:author="Arthur Parmentier" w:date="2020-06-08T13:41:00Z">
        <w:r>
          <w:t xml:space="preserve"> </w:t>
        </w:r>
      </w:ins>
      <w:ins w:id="4937" w:author="Arthur Parmentier" w:date="2020-06-08T18:28:00Z">
        <w:r w:rsidR="00B32C65">
          <w:t xml:space="preserve">as </w:t>
        </w:r>
      </w:ins>
      <w:ins w:id="4938" w:author="Arthur Parmentier" w:date="2020-06-08T13:41:00Z">
        <w:r>
          <w:t xml:space="preserve">a language </w:t>
        </w:r>
      </w:ins>
      <w:ins w:id="4939" w:author="Arthur Parmentier" w:date="2020-06-08T18:29:00Z">
        <w:r w:rsidR="00657D0E">
          <w:t xml:space="preserve">among </w:t>
        </w:r>
      </w:ins>
      <w:ins w:id="4940" w:author="Arthur Parmentier" w:date="2020-06-08T13:41:00Z">
        <w:r>
          <w:t>other</w:t>
        </w:r>
      </w:ins>
      <w:ins w:id="4941" w:author="Arthur Parmentier" w:date="2020-06-08T18:29:00Z">
        <w:r w:rsidR="00657D0E">
          <w:t>s</w:t>
        </w:r>
      </w:ins>
      <w:ins w:id="4942" w:author="Arthur Parmentier" w:date="2020-06-08T13:41:00Z">
        <w:r>
          <w:t xml:space="preserve">, that is used in specific configurations for which it is more convenient than others, </w:t>
        </w:r>
      </w:ins>
      <w:ins w:id="4943" w:author="Arthur Parmentier" w:date="2020-06-08T13:42:00Z">
        <w:r>
          <w:t xml:space="preserve">but </w:t>
        </w:r>
      </w:ins>
      <w:ins w:id="4944" w:author="Arthur Parmentier" w:date="2020-06-08T18:29:00Z">
        <w:r w:rsidR="005D4B83">
          <w:t>that is not defined by its use in cooking,</w:t>
        </w:r>
      </w:ins>
      <w:ins w:id="4945" w:author="Arthur Parmentier" w:date="2020-06-08T18:30:00Z">
        <w:r w:rsidR="005D4B83">
          <w:t xml:space="preserve"> playing games nor </w:t>
        </w:r>
        <w:r w:rsidR="00297038">
          <w:t>betwee</w:t>
        </w:r>
      </w:ins>
      <w:ins w:id="4946" w:author="Arthur Parmentier" w:date="2020-06-08T18:31:00Z">
        <w:r w:rsidR="00297038">
          <w:t>n</w:t>
        </w:r>
      </w:ins>
      <w:ins w:id="4947" w:author="Arthur Parmentier" w:date="2020-06-08T18:30:00Z">
        <w:r w:rsidR="003150F0">
          <w:t xml:space="preserve"> a composer and an orchestra.</w:t>
        </w:r>
      </w:ins>
      <w:ins w:id="4948" w:author="Arthur Parmentier" w:date="2020-06-08T18:31:00Z">
        <w:r w:rsidR="00937E5A">
          <w:t xml:space="preserve"> The </w:t>
        </w:r>
      </w:ins>
      <w:ins w:id="4949" w:author="Arthur Parmentier" w:date="2020-06-08T23:28:00Z">
        <w:r w:rsidR="005B365D">
          <w:t>observation</w:t>
        </w:r>
        <w:r w:rsidR="00AE6E7C">
          <w:t xml:space="preserve"> that</w:t>
        </w:r>
      </w:ins>
      <w:ins w:id="4950" w:author="Arthur Parmentier" w:date="2020-06-08T18:31:00Z">
        <w:r w:rsidR="00937E5A">
          <w:t xml:space="preserve"> it is </w:t>
        </w:r>
      </w:ins>
      <w:ins w:id="4951" w:author="Arthur Parmentier" w:date="2020-06-08T23:28:00Z">
        <w:r w:rsidR="005B365D">
          <w:t>mostly</w:t>
        </w:r>
      </w:ins>
      <w:ins w:id="4952" w:author="Arthur Parmentier" w:date="2020-06-08T18:31:00Z">
        <w:r w:rsidR="00937E5A">
          <w:t xml:space="preserve"> use</w:t>
        </w:r>
      </w:ins>
      <w:ins w:id="4953" w:author="Arthur Parmentier" w:date="2020-06-08T23:28:00Z">
        <w:r w:rsidR="00E07F18">
          <w:t>d</w:t>
        </w:r>
      </w:ins>
      <w:ins w:id="4954" w:author="Arthur Parmentier" w:date="2020-06-08T18:31:00Z">
        <w:r w:rsidR="00937E5A">
          <w:t xml:space="preserve"> between composers and orchestras may simply be understood as a result of </w:t>
        </w:r>
      </w:ins>
      <w:ins w:id="4955" w:author="Arthur Parmentier" w:date="2020-06-08T23:28:00Z">
        <w:r w:rsidR="00F66855">
          <w:t>its</w:t>
        </w:r>
      </w:ins>
      <w:ins w:id="4956" w:author="Arthur Parmentier" w:date="2020-06-08T18:31:00Z">
        <w:r w:rsidR="00937E5A">
          <w:t xml:space="preserve"> history</w:t>
        </w:r>
      </w:ins>
      <w:ins w:id="4957" w:author="Arthur Parmentier" w:date="2020-06-08T23:29:00Z">
        <w:r w:rsidR="00F66855">
          <w:t xml:space="preserve">, diffusion, adoption processes </w:t>
        </w:r>
      </w:ins>
      <w:ins w:id="4958" w:author="Arthur Parmentier" w:date="2020-06-08T18:31:00Z">
        <w:r w:rsidR="00937E5A">
          <w:t xml:space="preserve">and what it has been designed for and performative </w:t>
        </w:r>
      </w:ins>
      <w:ins w:id="4959" w:author="Arthur Parmentier" w:date="2020-06-08T23:31:00Z">
        <w:r w:rsidR="00BF1915">
          <w:t>at</w:t>
        </w:r>
      </w:ins>
      <w:ins w:id="4960" w:author="Arthur Parmentier" w:date="2020-06-09T13:53:00Z">
        <w:r w:rsidR="006D7C14">
          <w:t>,</w:t>
        </w:r>
      </w:ins>
      <w:ins w:id="4961" w:author="Arthur Parmentier" w:date="2020-06-08T23:31:00Z">
        <w:r w:rsidR="00BF1915">
          <w:t xml:space="preserve"> but</w:t>
        </w:r>
      </w:ins>
      <w:ins w:id="4962" w:author="Arthur Parmentier" w:date="2020-06-08T18:32:00Z">
        <w:r w:rsidR="00937E5A">
          <w:t xml:space="preserve"> is not a </w:t>
        </w:r>
      </w:ins>
      <w:ins w:id="4963" w:author="Arthur Parmentier" w:date="2020-06-08T23:29:00Z">
        <w:r w:rsidR="00F66855">
          <w:t xml:space="preserve">constitutive </w:t>
        </w:r>
      </w:ins>
      <w:ins w:id="4964" w:author="Arthur Parmentier" w:date="2020-06-08T18:32:00Z">
        <w:r w:rsidR="00937E5A">
          <w:t>element of its definition.</w:t>
        </w:r>
      </w:ins>
      <w:ins w:id="4965" w:author="Arthur Parmentier" w:date="2020-06-08T23:50:00Z">
        <w:r w:rsidR="00487362">
          <w:br/>
          <w:t xml:space="preserve">Of course, what we usually mean by </w:t>
        </w:r>
      </w:ins>
      <w:ins w:id="4966" w:author="Arthur Parmentier" w:date="2020-06-09T13:53:00Z">
        <w:r w:rsidR="00C325A3">
          <w:t>“</w:t>
        </w:r>
      </w:ins>
      <w:ins w:id="4967" w:author="Arthur Parmentier" w:date="2020-06-08T23:50:00Z">
        <w:r w:rsidR="00487362">
          <w:t>SP</w:t>
        </w:r>
      </w:ins>
      <w:ins w:id="4968" w:author="Arthur Parmentier" w:date="2020-06-09T13:53:00Z">
        <w:r w:rsidR="00C325A3">
          <w:t>”</w:t>
        </w:r>
      </w:ins>
      <w:ins w:id="4969" w:author="Arthur Parmentier" w:date="2020-06-08T23:50:00Z">
        <w:r w:rsidR="00487362">
          <w:t xml:space="preserve"> does not ref</w:t>
        </w:r>
      </w:ins>
      <w:ins w:id="4970" w:author="Arthur Parmentier" w:date="2020-06-08T23:51:00Z">
        <w:r w:rsidR="00487362">
          <w:t xml:space="preserve">er to it as a mere language and also relates to elements of context such as the configurations it is used in; but my point here </w:t>
        </w:r>
      </w:ins>
      <w:ins w:id="4971" w:author="Arthur Parmentier" w:date="2020-06-09T13:53:00Z">
        <w:r w:rsidR="00E34CE1">
          <w:t>is</w:t>
        </w:r>
      </w:ins>
      <w:ins w:id="4972" w:author="Arthur Parmentier" w:date="2020-06-08T23:51:00Z">
        <w:r w:rsidR="00487362">
          <w:t xml:space="preserve"> to argue that </w:t>
        </w:r>
      </w:ins>
      <w:ins w:id="4973" w:author="Arthur Parmentier" w:date="2020-06-08T23:52:00Z">
        <w:r w:rsidR="00487362">
          <w:t>configurations are not constitutive elements of languages</w:t>
        </w:r>
      </w:ins>
      <w:ins w:id="4974" w:author="Arthur Parmentier" w:date="2020-06-09T13:54:00Z">
        <w:r w:rsidR="00A922A5">
          <w:t>,</w:t>
        </w:r>
      </w:ins>
      <w:ins w:id="4975" w:author="Arthur Parmentier" w:date="2020-06-08T23:52:00Z">
        <w:r w:rsidR="00487362">
          <w:t xml:space="preserve"> </w:t>
        </w:r>
      </w:ins>
      <w:ins w:id="4976" w:author="Arthur Parmentier" w:date="2020-06-09T13:54:00Z">
        <w:r w:rsidR="00A922A5">
          <w:t>while</w:t>
        </w:r>
        <w:r w:rsidR="00084009">
          <w:t xml:space="preserve"> it is true</w:t>
        </w:r>
        <w:r w:rsidR="003F5D0A">
          <w:t xml:space="preserve"> that</w:t>
        </w:r>
      </w:ins>
      <w:ins w:id="4977" w:author="Arthur Parmentier" w:date="2020-06-08T23:52:00Z">
        <w:r w:rsidR="00487362">
          <w:t xml:space="preserve"> languages are used in </w:t>
        </w:r>
      </w:ins>
      <w:ins w:id="4978" w:author="Arthur Parmentier" w:date="2020-06-09T13:54:00Z">
        <w:r w:rsidR="00B1799B">
          <w:t xml:space="preserve">specific </w:t>
        </w:r>
      </w:ins>
      <w:ins w:id="4979" w:author="Arthur Parmentier" w:date="2020-06-08T23:52:00Z">
        <w:r w:rsidR="00487362">
          <w:t>configurations.</w:t>
        </w:r>
      </w:ins>
      <w:ins w:id="4980" w:author="Arthur Parmentier" w:date="2020-06-08T23:50:00Z">
        <w:r w:rsidR="00487362">
          <w:t xml:space="preserve"> </w:t>
        </w:r>
      </w:ins>
    </w:p>
    <w:p w:rsidR="003F2132" w:rsidRDefault="006D0FEC">
      <w:pPr>
        <w:rPr>
          <w:ins w:id="4981" w:author="Arthur Parmentier" w:date="2020-06-08T18:35:00Z"/>
        </w:rPr>
      </w:pPr>
      <w:ins w:id="4982" w:author="Arthur Parmentier" w:date="2020-06-08T13:42:00Z">
        <w:r>
          <w:t>We can m</w:t>
        </w:r>
      </w:ins>
      <w:ins w:id="4983" w:author="Arthur Parmentier" w:date="2020-06-08T13:43:00Z">
        <w:r>
          <w:t xml:space="preserve">ake an analogy here with </w:t>
        </w:r>
      </w:ins>
      <w:ins w:id="4984" w:author="Arthur Parmentier" w:date="2020-06-08T23:38:00Z">
        <w:r w:rsidR="00A35815">
          <w:t>oral or written languages</w:t>
        </w:r>
      </w:ins>
      <w:ins w:id="4985" w:author="Arthur Parmentier" w:date="2020-06-08T13:43:00Z">
        <w:r>
          <w:t xml:space="preserve">, that are </w:t>
        </w:r>
      </w:ins>
      <w:ins w:id="4986" w:author="Arthur Parmentier" w:date="2020-06-08T13:44:00Z">
        <w:r>
          <w:t xml:space="preserve">convenient </w:t>
        </w:r>
      </w:ins>
      <w:ins w:id="4987" w:author="Arthur Parmentier" w:date="2020-06-08T23:39:00Z">
        <w:r w:rsidR="00A35815">
          <w:t>cooking or playing games</w:t>
        </w:r>
      </w:ins>
      <w:ins w:id="4988" w:author="Arthur Parmentier" w:date="2020-06-08T13:45:00Z">
        <w:r>
          <w:t xml:space="preserve"> </w:t>
        </w:r>
      </w:ins>
      <w:ins w:id="4989" w:author="Arthur Parmentier" w:date="2020-06-08T13:44:00Z">
        <w:r>
          <w:t xml:space="preserve">but </w:t>
        </w:r>
      </w:ins>
      <w:ins w:id="4990" w:author="Arthur Parmentier" w:date="2020-06-08T23:39:00Z">
        <w:r w:rsidR="00A35815">
          <w:t xml:space="preserve">perhaps not as good as SP for </w:t>
        </w:r>
      </w:ins>
      <w:ins w:id="4991" w:author="Arthur Parmentier" w:date="2020-06-08T15:02:00Z">
        <w:r w:rsidR="00BB465F">
          <w:t>real-time composition with a multi-disciplinary orchestra.</w:t>
        </w:r>
      </w:ins>
      <w:ins w:id="4992" w:author="Arthur Parmentier" w:date="2020-06-08T15:03:00Z">
        <w:r w:rsidR="00B32327">
          <w:t xml:space="preserve"> Yet these languages</w:t>
        </w:r>
      </w:ins>
      <w:ins w:id="4993" w:author="Arthur Parmentier" w:date="2020-06-08T23:40:00Z">
        <w:r w:rsidR="00A35815">
          <w:t>, such as English,</w:t>
        </w:r>
      </w:ins>
      <w:ins w:id="4994" w:author="Arthur Parmentier" w:date="2020-06-08T15:03:00Z">
        <w:r w:rsidR="00B32327">
          <w:t xml:space="preserve"> are used in a variety of configurations</w:t>
        </w:r>
      </w:ins>
      <w:ins w:id="4995" w:author="Arthur Parmentier" w:date="2020-06-08T23:39:00Z">
        <w:r w:rsidR="00A35815">
          <w:t>: from</w:t>
        </w:r>
      </w:ins>
      <w:ins w:id="4996" w:author="Arthur Parmentier" w:date="2020-06-08T23:40:00Z">
        <w:r w:rsidR="00A35815">
          <w:t xml:space="preserve"> </w:t>
        </w:r>
      </w:ins>
      <w:ins w:id="4997" w:author="Arthur Parmentier" w:date="2020-06-08T23:41:00Z">
        <w:r w:rsidR="00A31DED">
          <w:t xml:space="preserve">a collective </w:t>
        </w:r>
      </w:ins>
      <w:ins w:id="4998" w:author="Arthur Parmentier" w:date="2020-06-08T23:40:00Z">
        <w:r w:rsidR="00A35815">
          <w:t xml:space="preserve">communication between several family members </w:t>
        </w:r>
      </w:ins>
      <w:ins w:id="4999" w:author="Arthur Parmentier" w:date="2020-06-08T23:42:00Z">
        <w:r w:rsidR="00A31DED">
          <w:t xml:space="preserve">in their house </w:t>
        </w:r>
      </w:ins>
      <w:ins w:id="5000" w:author="Arthur Parmentier" w:date="2020-06-08T23:40:00Z">
        <w:r w:rsidR="00A35815">
          <w:t>in England where it is born</w:t>
        </w:r>
        <w:r w:rsidR="00A31DED">
          <w:t xml:space="preserve"> to </w:t>
        </w:r>
      </w:ins>
      <w:ins w:id="5001" w:author="Arthur Parmentier" w:date="2020-06-08T23:41:00Z">
        <w:r w:rsidR="00A31DED">
          <w:t>a monologue</w:t>
        </w:r>
      </w:ins>
      <w:ins w:id="5002" w:author="Arthur Parmentier" w:date="2020-06-09T13:55:00Z">
        <w:r w:rsidR="002E10B4">
          <w:t xml:space="preserve"> </w:t>
        </w:r>
        <w:r w:rsidR="00986B78" w:rsidRPr="00986B78">
          <w:t>of a foreign indigenous tribe representative</w:t>
        </w:r>
      </w:ins>
      <w:ins w:id="5003" w:author="Arthur Parmentier" w:date="2020-06-08T23:41:00Z">
        <w:r w:rsidR="00A31DED">
          <w:t xml:space="preserve"> </w:t>
        </w:r>
      </w:ins>
      <w:ins w:id="5004" w:author="Arthur Parmentier" w:date="2020-06-08T23:42:00Z">
        <w:r w:rsidR="00A31DED">
          <w:t>at ONU. English can no</w:t>
        </w:r>
      </w:ins>
      <w:ins w:id="5005" w:author="Arthur Parmentier" w:date="2020-06-08T23:43:00Z">
        <w:r w:rsidR="00A31DED">
          <w:t xml:space="preserve"> longer be defined as the language of families in England, nor as the international</w:t>
        </w:r>
      </w:ins>
      <w:ins w:id="5006" w:author="Arthur Parmentier" w:date="2020-06-08T23:44:00Z">
        <w:r w:rsidR="00A31DED">
          <w:t xml:space="preserve"> language </w:t>
        </w:r>
      </w:ins>
      <w:ins w:id="5007" w:author="Arthur Parmentier" w:date="2020-06-08T23:45:00Z">
        <w:r w:rsidR="00A31DED">
          <w:t>for ONU speeches in</w:t>
        </w:r>
      </w:ins>
      <w:ins w:id="5008" w:author="Arthur Parmentier" w:date="2020-06-08T23:44:00Z">
        <w:r w:rsidR="00A31DED">
          <w:t xml:space="preserve"> 2020; it is </w:t>
        </w:r>
      </w:ins>
      <w:ins w:id="5009" w:author="Arthur Parmentier" w:date="2020-06-09T13:55:00Z">
        <w:r w:rsidR="00986B78">
          <w:t xml:space="preserve">also </w:t>
        </w:r>
      </w:ins>
      <w:ins w:id="5010" w:author="Arthur Parmentier" w:date="2020-06-08T23:44:00Z">
        <w:r w:rsidR="00A31DED">
          <w:t>used in many</w:t>
        </w:r>
      </w:ins>
      <w:ins w:id="5011" w:author="Arthur Parmentier" w:date="2020-06-09T13:55:00Z">
        <w:r w:rsidR="00986B78">
          <w:t xml:space="preserve"> other </w:t>
        </w:r>
      </w:ins>
      <w:ins w:id="5012" w:author="Arthur Parmentier" w:date="2020-06-08T23:44:00Z">
        <w:r w:rsidR="00A31DED">
          <w:t>contexts and configuration</w:t>
        </w:r>
      </w:ins>
      <w:ins w:id="5013" w:author="Arthur Parmentier" w:date="2020-06-09T13:55:00Z">
        <w:r w:rsidR="00986B78">
          <w:t>s</w:t>
        </w:r>
      </w:ins>
      <w:ins w:id="5014" w:author="Arthur Parmentier" w:date="2020-06-08T23:46:00Z">
        <w:r w:rsidR="00A31DED">
          <w:t>.</w:t>
        </w:r>
        <w:r w:rsidR="00A31DED">
          <w:br/>
          <w:t>In fact, we know from psychology and the st</w:t>
        </w:r>
      </w:ins>
      <w:ins w:id="5015" w:author="Arthur Parmentier" w:date="2020-06-08T23:47:00Z">
        <w:r w:rsidR="00A31DED">
          <w:t xml:space="preserve">udies of concepts </w:t>
        </w:r>
      </w:ins>
      <w:ins w:id="5016" w:author="Arthur Parmentier" w:date="2020-06-08T23:46:00Z">
        <w:r w:rsidR="00A31DED">
          <w:t>that there may not be a definition of En</w:t>
        </w:r>
      </w:ins>
      <w:ins w:id="5017" w:author="Arthur Parmentier" w:date="2020-06-08T23:47:00Z">
        <w:r w:rsidR="00A31DED">
          <w:t>glish at all but only several perspective</w:t>
        </w:r>
      </w:ins>
      <w:ins w:id="5018" w:author="Arthur Parmentier" w:date="2020-06-08T23:48:00Z">
        <w:r w:rsidR="00A31DED">
          <w:t>s</w:t>
        </w:r>
      </w:ins>
      <w:ins w:id="5019" w:author="Arthur Parmentier" w:date="2020-06-08T23:47:00Z">
        <w:r w:rsidR="00A31DED">
          <w:t xml:space="preserve"> that combine into a single complex</w:t>
        </w:r>
      </w:ins>
      <w:ins w:id="5020" w:author="Arthur Parmentier" w:date="2020-06-08T23:48:00Z">
        <w:r w:rsidR="00A31DED">
          <w:t xml:space="preserve"> concept</w:t>
        </w:r>
      </w:ins>
      <w:ins w:id="5021" w:author="Arthur Parmentier" w:date="2020-06-08T23:49:00Z">
        <w:r w:rsidR="00A31DED">
          <w:t>.</w:t>
        </w:r>
      </w:ins>
    </w:p>
    <w:p w:rsidR="000D29DB" w:rsidRDefault="000D29DB">
      <w:pPr>
        <w:pStyle w:val="Titre5"/>
        <w:rPr>
          <w:ins w:id="5022" w:author="Arthur Parmentier" w:date="2020-06-08T15:06:00Z"/>
        </w:rPr>
        <w:pPrChange w:id="5023" w:author="Arthur Parmentier" w:date="2020-06-10T16:26:00Z">
          <w:pPr/>
        </w:pPrChange>
      </w:pPr>
      <w:ins w:id="5024" w:author="Arthur Parmentier" w:date="2020-06-08T18:35:00Z">
        <w:r>
          <w:t>A critique of compositional choices</w:t>
        </w:r>
        <w:r w:rsidR="008C6D3A">
          <w:t xml:space="preserve"> and configurationa</w:t>
        </w:r>
      </w:ins>
      <w:ins w:id="5025" w:author="Arthur Parmentier" w:date="2020-06-08T18:36:00Z">
        <w:r w:rsidR="008C6D3A">
          <w:t>l choices</w:t>
        </w:r>
      </w:ins>
      <w:ins w:id="5026" w:author="Arthur Parmentier" w:date="2020-06-08T18:35:00Z">
        <w:r>
          <w:t xml:space="preserve"> as </w:t>
        </w:r>
      </w:ins>
      <w:ins w:id="5027" w:author="Arthur Parmentier" w:date="2020-06-08T23:57:00Z">
        <w:r w:rsidR="00BB3699">
          <w:t xml:space="preserve">definitions and </w:t>
        </w:r>
      </w:ins>
      <w:ins w:id="5028" w:author="Arthur Parmentier" w:date="2020-06-08T18:35:00Z">
        <w:r>
          <w:t xml:space="preserve">rules </w:t>
        </w:r>
      </w:ins>
      <w:ins w:id="5029" w:author="Arthur Parmentier" w:date="2020-06-08T23:57:00Z">
        <w:r w:rsidR="00BB3699">
          <w:t>of</w:t>
        </w:r>
      </w:ins>
      <w:ins w:id="5030" w:author="Arthur Parmentier" w:date="2020-06-08T18:35:00Z">
        <w:r>
          <w:t xml:space="preserve"> SP</w:t>
        </w:r>
      </w:ins>
    </w:p>
    <w:p w:rsidR="00220B16" w:rsidRDefault="00FE312D">
      <w:pPr>
        <w:rPr>
          <w:ins w:id="5031" w:author="Arthur Parmentier" w:date="2020-06-08T15:09:00Z"/>
        </w:rPr>
      </w:pPr>
      <w:ins w:id="5032" w:author="Arthur Parmentier" w:date="2020-06-08T23:57:00Z">
        <w:r>
          <w:t>Similarly</w:t>
        </w:r>
      </w:ins>
      <w:ins w:id="5033" w:author="Arthur Parmentier" w:date="2020-06-08T23:54:00Z">
        <w:r w:rsidR="005029C5">
          <w:t xml:space="preserve"> to my previous example with the English language, </w:t>
        </w:r>
      </w:ins>
      <w:ins w:id="5034" w:author="Arthur Parmentier" w:date="2020-06-08T15:06:00Z">
        <w:r w:rsidR="00220B16">
          <w:t xml:space="preserve">I would like to push for a similar understanding of SP as </w:t>
        </w:r>
      </w:ins>
      <w:ins w:id="5035" w:author="Arthur Parmentier" w:date="2020-06-08T23:55:00Z">
        <w:r w:rsidR="002C7ED6">
          <w:t xml:space="preserve">complex concept involving </w:t>
        </w:r>
      </w:ins>
      <w:ins w:id="5036" w:author="Arthur Parmentier" w:date="2020-06-08T15:06:00Z">
        <w:r w:rsidR="00220B16">
          <w:t xml:space="preserve">a sign language and set of practices that are not defined by any configuration </w:t>
        </w:r>
      </w:ins>
      <w:ins w:id="5037" w:author="Arthur Parmentier" w:date="2020-06-08T15:07:00Z">
        <w:r w:rsidR="00220B16">
          <w:t xml:space="preserve">or context. </w:t>
        </w:r>
      </w:ins>
      <w:ins w:id="5038" w:author="Arthur Parmentier" w:date="2020-06-08T15:11:00Z">
        <w:r w:rsidR="00220B16">
          <w:t>For instance, let’s consider the following statements, that are found in Thompson’s and other presentations</w:t>
        </w:r>
      </w:ins>
      <w:ins w:id="5039" w:author="Arthur Parmentier" w:date="2020-06-09T13:58:00Z">
        <w:r w:rsidR="004D5133">
          <w:t xml:space="preserve"> and definitions</w:t>
        </w:r>
      </w:ins>
      <w:ins w:id="5040" w:author="Arthur Parmentier" w:date="2020-06-08T15:11:00Z">
        <w:r w:rsidR="00220B16">
          <w:t xml:space="preserve"> of SP:</w:t>
        </w:r>
      </w:ins>
    </w:p>
    <w:p w:rsidR="00220B16" w:rsidRDefault="00220B16">
      <w:pPr>
        <w:pStyle w:val="Paragraphedeliste"/>
        <w:numPr>
          <w:ilvl w:val="0"/>
          <w:numId w:val="11"/>
        </w:numPr>
        <w:rPr>
          <w:ins w:id="5041" w:author="Arthur Parmentier" w:date="2020-06-08T15:09:00Z"/>
        </w:rPr>
      </w:pPr>
      <w:ins w:id="5042" w:author="Arthur Parmentier" w:date="2020-06-08T15:12:00Z">
        <w:r>
          <w:t>The soundpainter is a/the composer</w:t>
        </w:r>
      </w:ins>
    </w:p>
    <w:p w:rsidR="00220B16" w:rsidRDefault="00220B16">
      <w:pPr>
        <w:pStyle w:val="Paragraphedeliste"/>
        <w:numPr>
          <w:ilvl w:val="0"/>
          <w:numId w:val="11"/>
        </w:numPr>
        <w:rPr>
          <w:ins w:id="5043" w:author="Arthur Parmentier" w:date="2020-06-08T15:14:00Z"/>
        </w:rPr>
      </w:pPr>
      <w:ins w:id="5044" w:author="Arthur Parmentier" w:date="2020-06-08T15:13:00Z">
        <w:r>
          <w:t xml:space="preserve">The gestures are signed </w:t>
        </w:r>
      </w:ins>
      <w:ins w:id="5045" w:author="Arthur Parmentier" w:date="2020-06-08T15:14:00Z">
        <w:r>
          <w:t xml:space="preserve">by the soundpainter (here, </w:t>
        </w:r>
      </w:ins>
      <w:ins w:id="5046" w:author="Arthur Parmentier" w:date="2020-06-09T13:58:00Z">
        <w:r w:rsidR="00216F41">
          <w:t xml:space="preserve">I would like to point out </w:t>
        </w:r>
      </w:ins>
      <w:ins w:id="5047" w:author="Arthur Parmentier" w:date="2020-06-08T15:14:00Z">
        <w:r>
          <w:t xml:space="preserve">the unicity </w:t>
        </w:r>
      </w:ins>
      <w:ins w:id="5048" w:author="Arthur Parmentier" w:date="2020-06-09T13:58:00Z">
        <w:r w:rsidR="002E22F0">
          <w:t>implied by</w:t>
        </w:r>
      </w:ins>
      <w:ins w:id="5049" w:author="Arthur Parmentier" w:date="2020-06-08T15:14:00Z">
        <w:r>
          <w:t xml:space="preserve"> “the”)</w:t>
        </w:r>
      </w:ins>
    </w:p>
    <w:p w:rsidR="00220B16" w:rsidRDefault="00FC3006">
      <w:pPr>
        <w:pStyle w:val="Paragraphedeliste"/>
        <w:numPr>
          <w:ilvl w:val="0"/>
          <w:numId w:val="11"/>
        </w:numPr>
        <w:rPr>
          <w:ins w:id="5050" w:author="Arthur Parmentier" w:date="2020-06-08T15:15:00Z"/>
        </w:rPr>
      </w:pPr>
      <w:ins w:id="5051" w:author="Arthur Parmentier" w:date="2020-06-08T15:15:00Z">
        <w:r>
          <w:t>“The Soundpainter, standing in front of the group (usually), signs a phrase to the group then composes with the responses.”</w:t>
        </w:r>
      </w:ins>
    </w:p>
    <w:p w:rsidR="00FC3006" w:rsidRDefault="00FC3006">
      <w:pPr>
        <w:pStyle w:val="Paragraphedeliste"/>
        <w:numPr>
          <w:ilvl w:val="0"/>
          <w:numId w:val="11"/>
        </w:numPr>
        <w:rPr>
          <w:ins w:id="5052" w:author="Arthur Parmentier" w:date="2020-06-08T15:16:00Z"/>
        </w:rPr>
      </w:pPr>
      <w:ins w:id="5053" w:author="Arthur Parmentier" w:date="2020-06-08T15:16:00Z">
        <w:r>
          <w:t>“One of the most important aspects of Soundpainting is to compose with what happens in the moment whether it is intended or not”</w:t>
        </w:r>
      </w:ins>
    </w:p>
    <w:p w:rsidR="006A3A7E" w:rsidRDefault="006A3A7E">
      <w:pPr>
        <w:pStyle w:val="Paragraphedeliste"/>
        <w:numPr>
          <w:ilvl w:val="0"/>
          <w:numId w:val="11"/>
        </w:numPr>
        <w:rPr>
          <w:ins w:id="5054" w:author="Arthur Parmentier" w:date="2020-06-08T15:17:00Z"/>
        </w:rPr>
      </w:pPr>
      <w:ins w:id="5055" w:author="Arthur Parmentier" w:date="2020-06-08T15:16:00Z">
        <w:r>
          <w:t>“A very important part of Soundpainting language is the basic rule that there is no such thing as a mistake”</w:t>
        </w:r>
      </w:ins>
    </w:p>
    <w:p w:rsidR="006A3A7E" w:rsidRDefault="006A3A7E">
      <w:pPr>
        <w:pStyle w:val="Paragraphedeliste"/>
        <w:numPr>
          <w:ilvl w:val="0"/>
          <w:numId w:val="11"/>
        </w:numPr>
        <w:rPr>
          <w:ins w:id="5056" w:author="Arthur Parmentier" w:date="2020-06-08T15:17:00Z"/>
        </w:rPr>
      </w:pPr>
      <w:ins w:id="5057" w:author="Arthur Parmentier" w:date="2020-06-08T15:17:00Z">
        <w:r>
          <w:t>“It is the Soundpainter’s responsibility to realize the piece”</w:t>
        </w:r>
      </w:ins>
    </w:p>
    <w:p w:rsidR="006A3A7E" w:rsidRDefault="006A3A7E">
      <w:pPr>
        <w:pStyle w:val="Paragraphedeliste"/>
        <w:numPr>
          <w:ilvl w:val="0"/>
          <w:numId w:val="11"/>
        </w:numPr>
        <w:rPr>
          <w:ins w:id="5058" w:author="Arthur Parmentier" w:date="2020-06-08T15:18:00Z"/>
        </w:rPr>
      </w:pPr>
      <w:ins w:id="5059" w:author="Arthur Parmentier" w:date="2020-06-08T15:17:00Z">
        <w:r>
          <w:lastRenderedPageBreak/>
          <w:t>“[The soundpainter is] the creator of</w:t>
        </w:r>
      </w:ins>
      <w:ins w:id="5060" w:author="Arthur Parmentier" w:date="2020-06-08T15:18:00Z">
        <w:r>
          <w:t xml:space="preserve"> the work, the director of the performance, the instigation for communication among an ensemble, the owner of the work”</w:t>
        </w:r>
      </w:ins>
    </w:p>
    <w:p w:rsidR="006A3A7E" w:rsidRDefault="00464FE8">
      <w:pPr>
        <w:pStyle w:val="Paragraphedeliste"/>
        <w:numPr>
          <w:ilvl w:val="0"/>
          <w:numId w:val="11"/>
        </w:numPr>
        <w:rPr>
          <w:ins w:id="5061" w:author="Arthur Parmentier" w:date="2020-06-08T15:47:00Z"/>
        </w:rPr>
      </w:pPr>
      <w:ins w:id="5062" w:author="Arthur Parmentier" w:date="2020-06-08T15:23:00Z">
        <w:r>
          <w:t>“All performers must keep the Soundpainter in their vision whether directly or in their periphery. This must be so in order for the Soundpainter to communicate the next phrase and be able to continue with the development of the piece.”</w:t>
        </w:r>
      </w:ins>
    </w:p>
    <w:p w:rsidR="00A319B1" w:rsidRDefault="00A319B1">
      <w:pPr>
        <w:pStyle w:val="Paragraphedeliste"/>
        <w:numPr>
          <w:ilvl w:val="0"/>
          <w:numId w:val="11"/>
        </w:numPr>
        <w:rPr>
          <w:ins w:id="5063" w:author="Arthur Parmentier" w:date="2020-06-08T15:23:00Z"/>
        </w:rPr>
      </w:pPr>
      <w:ins w:id="5064"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pPr>
        <w:rPr>
          <w:ins w:id="5065" w:author="Arthur Parmentier" w:date="2020-06-08T15:27:00Z"/>
        </w:rPr>
        <w:pPrChange w:id="5066" w:author="Arthur Parmentier" w:date="2020-06-10T16:26:00Z">
          <w:pPr>
            <w:pStyle w:val="Paragraphedeliste"/>
            <w:numPr>
              <w:numId w:val="45"/>
            </w:numPr>
            <w:ind w:hanging="360"/>
          </w:pPr>
        </w:pPrChange>
      </w:pPr>
      <w:ins w:id="5067" w:author="Arthur Parmentier" w:date="2020-06-08T15:28:00Z">
        <w:r>
          <w:t xml:space="preserve">I would like to </w:t>
        </w:r>
      </w:ins>
      <w:ins w:id="5068" w:author="Arthur Parmentier" w:date="2020-06-08T15:30:00Z">
        <w:r>
          <w:t xml:space="preserve">propose </w:t>
        </w:r>
      </w:ins>
      <w:ins w:id="5069" w:author="Arthur Parmentier" w:date="2020-06-08T15:29:00Z">
        <w:r>
          <w:t>that these statements are not</w:t>
        </w:r>
      </w:ins>
      <w:ins w:id="5070" w:author="Arthur Parmentier" w:date="2020-06-08T15:30:00Z">
        <w:r>
          <w:t xml:space="preserve"> </w:t>
        </w:r>
      </w:ins>
      <w:ins w:id="5071" w:author="Arthur Parmentier" w:date="2020-06-09T13:59:00Z">
        <w:r w:rsidR="0037763E">
          <w:t>cons</w:t>
        </w:r>
      </w:ins>
      <w:ins w:id="5072" w:author="Arthur Parmentier" w:date="2020-06-09T14:00:00Z">
        <w:r w:rsidR="0037763E">
          <w:t>idered</w:t>
        </w:r>
      </w:ins>
      <w:ins w:id="5073" w:author="Arthur Parmentier" w:date="2020-06-08T15:30:00Z">
        <w:r>
          <w:t xml:space="preserve"> as</w:t>
        </w:r>
      </w:ins>
      <w:ins w:id="5074" w:author="Arthur Parmentier" w:date="2020-06-08T15:29:00Z">
        <w:r>
          <w:t xml:space="preserve"> properties of SP nor elements of its definition but</w:t>
        </w:r>
      </w:ins>
      <w:ins w:id="5075" w:author="Arthur Parmentier" w:date="2020-06-08T15:25:00Z">
        <w:r w:rsidR="00DE4DC8">
          <w:t xml:space="preserve"> </w:t>
        </w:r>
      </w:ins>
      <w:ins w:id="5076" w:author="Arthur Parmentier" w:date="2020-06-09T14:00:00Z">
        <w:r w:rsidR="00B41679">
          <w:t xml:space="preserve">as </w:t>
        </w:r>
      </w:ins>
      <w:ins w:id="5077" w:author="Arthur Parmentier" w:date="2020-06-08T15:25:00Z">
        <w:r w:rsidR="00DE4DC8">
          <w:t>either</w:t>
        </w:r>
      </w:ins>
      <w:ins w:id="5078" w:author="Arthur Parmentier" w:date="2020-06-08T23:56:00Z">
        <w:r w:rsidR="00994F61">
          <w:t xml:space="preserve"> configuration or compositional choices </w:t>
        </w:r>
      </w:ins>
      <w:ins w:id="5079" w:author="Arthur Parmentier" w:date="2020-06-09T14:00:00Z">
        <w:r w:rsidR="00A129D2">
          <w:t xml:space="preserve">- </w:t>
        </w:r>
      </w:ins>
      <w:ins w:id="5080" w:author="Arthur Parmentier" w:date="2020-06-08T23:56:00Z">
        <w:r w:rsidR="00994F61">
          <w:t>that of course are important parts of SP but not constitutive of its definition.</w:t>
        </w:r>
      </w:ins>
    </w:p>
    <w:p w:rsidR="001A5CF4" w:rsidRDefault="001A5CF4">
      <w:pPr>
        <w:rPr>
          <w:ins w:id="5081" w:author="Arthur Parmentier" w:date="2020-06-08T15:42:00Z"/>
        </w:rPr>
      </w:pPr>
      <w:ins w:id="5082" w:author="Arthur Parmentier" w:date="2020-06-08T15:28:00Z">
        <w:r>
          <w:t xml:space="preserve">To </w:t>
        </w:r>
      </w:ins>
      <w:ins w:id="5083" w:author="Arthur Parmentier" w:date="2020-06-08T15:29:00Z">
        <w:r>
          <w:t>demonst</w:t>
        </w:r>
      </w:ins>
      <w:ins w:id="5084" w:author="Arthur Parmentier" w:date="2020-06-08T15:30:00Z">
        <w:r>
          <w:t>rate t</w:t>
        </w:r>
      </w:ins>
      <w:ins w:id="5085" w:author="Arthur Parmentier" w:date="2020-06-08T15:31:00Z">
        <w:r>
          <w:t xml:space="preserve">his proposition, I would </w:t>
        </w:r>
      </w:ins>
      <w:ins w:id="5086" w:author="Arthur Parmentier" w:date="2020-06-08T15:39:00Z">
        <w:r w:rsidR="001C65CC">
          <w:t xml:space="preserve">simply </w:t>
        </w:r>
      </w:ins>
      <w:ins w:id="5087" w:author="Arthur Parmentier" w:date="2020-06-08T15:40:00Z">
        <w:r w:rsidR="001C65CC">
          <w:t>draw the attention on examples in which the SP sign language is used that contradict those statements</w:t>
        </w:r>
      </w:ins>
      <w:ins w:id="5088"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5089" w:author="Arthur Parmentier" w:date="2020-06-08T15:41:00Z">
        <w:r w:rsidR="001C65CC">
          <w:t>III.B.3</w:t>
        </w:r>
        <w:r w:rsidR="001C65CC">
          <w:fldChar w:fldCharType="end"/>
        </w:r>
        <w:r w:rsidR="001C65CC">
          <w:t>.</w:t>
        </w:r>
      </w:ins>
      <w:ins w:id="5090" w:author="Arthur Parmentier" w:date="2020-06-08T23:58:00Z">
        <w:r w:rsidR="00206549">
          <w:t xml:space="preserve"> In </w:t>
        </w:r>
      </w:ins>
      <w:ins w:id="5091" w:author="Arthur Parmentier" w:date="2020-06-08T15:42:00Z">
        <w:r w:rsidR="00A319B1">
          <w:t>such “revisited” orchestras</w:t>
        </w:r>
      </w:ins>
      <w:ins w:id="5092" w:author="Arthur Parmentier" w:date="2020-06-08T23:58:00Z">
        <w:r w:rsidR="00206549">
          <w:t>, we observe that</w:t>
        </w:r>
      </w:ins>
      <w:ins w:id="5093" w:author="Arthur Parmentier" w:date="2020-06-08T15:42:00Z">
        <w:r w:rsidR="00A319B1">
          <w:t>:</w:t>
        </w:r>
      </w:ins>
    </w:p>
    <w:p w:rsidR="00A319B1" w:rsidRDefault="00A319B1">
      <w:pPr>
        <w:pStyle w:val="Paragraphedeliste"/>
        <w:numPr>
          <w:ilvl w:val="0"/>
          <w:numId w:val="11"/>
        </w:numPr>
        <w:rPr>
          <w:ins w:id="5094" w:author="Arthur Parmentier" w:date="2020-06-08T15:44:00Z"/>
        </w:rPr>
      </w:pPr>
      <w:ins w:id="5095" w:author="Arthur Parmentier" w:date="2020-06-08T15:42:00Z">
        <w:r>
          <w:t>Performers can soundpaint while perform</w:t>
        </w:r>
      </w:ins>
      <w:ins w:id="5096" w:author="Arthur Parmentier" w:date="2020-06-08T15:43:00Z">
        <w:r>
          <w:t xml:space="preserve">ing, hence creating a shared composition and voiding the notion of composer (and unique composer) </w:t>
        </w:r>
      </w:ins>
      <w:ins w:id="5097" w:author="Arthur Parmentier" w:date="2020-06-08T15:44:00Z">
        <w:r>
          <w:t>in the definition or as a property of SP</w:t>
        </w:r>
      </w:ins>
    </w:p>
    <w:p w:rsidR="00A319B1" w:rsidRDefault="00A319B1">
      <w:pPr>
        <w:pStyle w:val="Paragraphedeliste"/>
        <w:numPr>
          <w:ilvl w:val="0"/>
          <w:numId w:val="11"/>
        </w:numPr>
        <w:rPr>
          <w:ins w:id="5098" w:author="Arthur Parmentier" w:date="2020-06-08T15:46:00Z"/>
        </w:rPr>
      </w:pPr>
      <w:ins w:id="5099" w:author="Arthur Parmentier" w:date="2020-06-08T15:44:00Z">
        <w:r>
          <w:t xml:space="preserve">Several compositional rules </w:t>
        </w:r>
      </w:ins>
      <w:ins w:id="5100" w:author="Arthur Parmentier" w:date="2020-06-08T15:50:00Z">
        <w:r w:rsidR="009A2D98">
          <w:t xml:space="preserve">that </w:t>
        </w:r>
      </w:ins>
      <w:ins w:id="5101" w:author="Arthur Parmentier" w:date="2020-06-08T15:45:00Z">
        <w:r>
          <w:t>Thompson defines as SP rules</w:t>
        </w:r>
      </w:ins>
      <w:ins w:id="5102" w:author="Arthur Parmentier" w:date="2020-06-08T15:51:00Z">
        <w:r w:rsidR="009A2D98">
          <w:t xml:space="preserve"> </w:t>
        </w:r>
      </w:ins>
      <w:ins w:id="5103" w:author="Arthur Parmentier" w:date="2020-06-08T15:50:00Z">
        <w:r w:rsidR="009A2D98">
          <w:t xml:space="preserve">are changed </w:t>
        </w:r>
      </w:ins>
      <w:ins w:id="5104" w:author="Arthur Parmentier" w:date="2020-06-08T15:51:00Z">
        <w:r w:rsidR="009A2D98">
          <w:t>or not considered</w:t>
        </w:r>
      </w:ins>
      <w:ins w:id="5105" w:author="Arthur Parmentier" w:date="2020-06-08T23:58:00Z">
        <w:r w:rsidR="00590C07">
          <w:t xml:space="preserve"> at all</w:t>
        </w:r>
      </w:ins>
      <w:ins w:id="5106" w:author="Arthur Parmentier" w:date="2020-06-08T15:46:00Z">
        <w:r>
          <w:t>:</w:t>
        </w:r>
      </w:ins>
    </w:p>
    <w:p w:rsidR="00A319B1" w:rsidRDefault="00A319B1">
      <w:pPr>
        <w:pStyle w:val="Paragraphedeliste"/>
        <w:numPr>
          <w:ilvl w:val="1"/>
          <w:numId w:val="11"/>
        </w:numPr>
        <w:rPr>
          <w:ins w:id="5107" w:author="Arthur Parmentier" w:date="2020-06-08T15:47:00Z"/>
        </w:rPr>
      </w:pPr>
      <w:ins w:id="5108" w:author="Arthur Parmentier" w:date="2020-06-08T15:46:00Z">
        <w:r>
          <w:t>Some soundpainters do not require</w:t>
        </w:r>
      </w:ins>
      <w:ins w:id="5109" w:author="Arthur Parmentier" w:date="2020-06-08T15:45:00Z">
        <w:r>
          <w:t xml:space="preserve"> all performers</w:t>
        </w:r>
      </w:ins>
      <w:ins w:id="5110" w:author="Arthur Parmentier" w:date="2020-06-08T15:47:00Z">
        <w:r>
          <w:t xml:space="preserve"> to always keep</w:t>
        </w:r>
      </w:ins>
      <w:ins w:id="5111" w:author="Arthur Parmentier" w:date="2020-06-08T15:45:00Z">
        <w:r>
          <w:t xml:space="preserve"> </w:t>
        </w:r>
      </w:ins>
      <w:ins w:id="5112" w:author="Arthur Parmentier" w:date="2020-06-08T15:46:00Z">
        <w:r>
          <w:t>them</w:t>
        </w:r>
      </w:ins>
      <w:ins w:id="5113" w:author="Arthur Parmentier" w:date="2020-06-08T15:45:00Z">
        <w:r>
          <w:t xml:space="preserve"> in vision</w:t>
        </w:r>
      </w:ins>
      <w:ins w:id="5114" w:author="Arthur Parmentier" w:date="2020-06-09T23:27:00Z">
        <w:r w:rsidR="003A5127">
          <w:t>.</w:t>
        </w:r>
      </w:ins>
    </w:p>
    <w:p w:rsidR="00A319B1" w:rsidRDefault="00A319B1">
      <w:pPr>
        <w:pStyle w:val="Paragraphedeliste"/>
        <w:numPr>
          <w:ilvl w:val="1"/>
          <w:numId w:val="11"/>
        </w:numPr>
        <w:rPr>
          <w:ins w:id="5115" w:author="Arthur Parmentier" w:date="2020-06-08T15:49:00Z"/>
        </w:rPr>
      </w:pPr>
      <w:ins w:id="5116" w:author="Arthur Parmentier" w:date="2020-06-08T15:48:00Z">
        <w:r>
          <w:t xml:space="preserve">Some soundpainters may as well consider that it is not an error </w:t>
        </w:r>
      </w:ins>
      <w:ins w:id="5117"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pPr>
        <w:pStyle w:val="Paragraphedeliste"/>
        <w:numPr>
          <w:ilvl w:val="1"/>
          <w:numId w:val="11"/>
        </w:numPr>
        <w:rPr>
          <w:ins w:id="5118" w:author="Arthur Parmentier" w:date="2020-06-08T15:55:00Z"/>
        </w:rPr>
      </w:pPr>
      <w:ins w:id="5119" w:author="Arthur Parmentier" w:date="2020-06-08T15:52:00Z">
        <w:r>
          <w:t xml:space="preserve">Some groups </w:t>
        </w:r>
      </w:ins>
      <w:ins w:id="5120" w:author="Arthur Parmentier" w:date="2020-06-08T15:53:00Z">
        <w:r>
          <w:t>do not consider any responsibility of one or several soundpainter to realize the piece</w:t>
        </w:r>
      </w:ins>
      <w:ins w:id="5121" w:author="Arthur Parmentier" w:date="2020-06-08T15:54:00Z">
        <w:r>
          <w:t xml:space="preserve">, promoting more </w:t>
        </w:r>
      </w:ins>
      <w:ins w:id="5122" w:author="Arthur Parmentier" w:date="2020-06-08T15:55:00Z">
        <w:r>
          <w:t>democrati</w:t>
        </w:r>
      </w:ins>
      <w:ins w:id="5123" w:author="Arthur Parmentier" w:date="2020-06-08T23:59:00Z">
        <w:r w:rsidR="00E13592">
          <w:t>c</w:t>
        </w:r>
      </w:ins>
      <w:ins w:id="5124" w:author="Arthur Parmentier" w:date="2020-06-08T15:54:00Z">
        <w:r>
          <w:t xml:space="preserve"> structures where each has an equal authori</w:t>
        </w:r>
      </w:ins>
      <w:ins w:id="5125" w:author="Arthur Parmentier" w:date="2020-06-08T15:55:00Z">
        <w:r>
          <w:t>ty and responsibility in making compositional choices, performing and realizing the piece.</w:t>
        </w:r>
      </w:ins>
      <w:ins w:id="5126" w:author="Arthur Parmentier" w:date="2020-06-09T23:25:00Z">
        <w:r w:rsidR="003A5127">
          <w:t xml:space="preserve"> </w:t>
        </w:r>
      </w:ins>
      <w:ins w:id="5127" w:author="Arthur Parmentier" w:date="2020-06-09T23:27:00Z">
        <w:r w:rsidR="003A5127">
          <w:br/>
        </w:r>
        <w:r w:rsidR="003A5127">
          <w:br/>
        </w:r>
      </w:ins>
      <w:ins w:id="5128" w:author="Arthur Parmentier" w:date="2020-06-09T23:28:00Z">
        <w:r w:rsidR="00472D1B">
          <w:t>All</w:t>
        </w:r>
      </w:ins>
      <w:ins w:id="5129" w:author="Arthur Parmentier" w:date="2020-06-09T23:27:00Z">
        <w:r w:rsidR="003A5127">
          <w:t xml:space="preserve"> these points are also relations of power and hie</w:t>
        </w:r>
      </w:ins>
      <w:ins w:id="5130" w:author="Arthur Parmentier" w:date="2020-06-09T23:28:00Z">
        <w:r w:rsidR="003A5127">
          <w:t>rarchy between the soundpainter and the performers</w:t>
        </w:r>
        <w:r w:rsidR="00472D1B">
          <w:t>. It is important to note that</w:t>
        </w:r>
      </w:ins>
      <w:ins w:id="5131" w:author="Arthur Parmentier" w:date="2020-06-09T23:25:00Z">
        <w:r w:rsidR="003A5127">
          <w:t xml:space="preserve"> configurations also embody power and hierarchical relations, that may appear </w:t>
        </w:r>
      </w:ins>
      <w:ins w:id="5132" w:author="Arthur Parmentier" w:date="2020-06-09T23:26:00Z">
        <w:r w:rsidR="003A5127">
          <w:t xml:space="preserve">also in the form of spatial configurations (the soundpainter sountpainting in front of the orchestra). </w:t>
        </w:r>
      </w:ins>
    </w:p>
    <w:p w:rsidR="00B412DE" w:rsidRDefault="00B412DE">
      <w:pPr>
        <w:pStyle w:val="Paragraphedeliste"/>
        <w:numPr>
          <w:ilvl w:val="0"/>
          <w:numId w:val="11"/>
        </w:numPr>
        <w:rPr>
          <w:ins w:id="5133" w:author="Arthur Parmentier" w:date="2020-06-08T15:57:00Z"/>
        </w:rPr>
      </w:pPr>
      <w:ins w:id="5134" w:author="Arthur Parmentier" w:date="2020-06-08T15:55:00Z">
        <w:r>
          <w:t>SP can be used in</w:t>
        </w:r>
      </w:ins>
      <w:ins w:id="5135" w:author="Arthur Parmentier" w:date="2020-06-08T15:56:00Z">
        <w:r>
          <w:t xml:space="preserve"> configurations where it is not the only nor most important language, hence not having a great influence or an influence at all on the philosophy of the composi</w:t>
        </w:r>
      </w:ins>
      <w:ins w:id="5136" w:author="Arthur Parmentier" w:date="2020-06-08T15:57:00Z">
        <w:r>
          <w:t>tion or artistic production.</w:t>
        </w:r>
      </w:ins>
    </w:p>
    <w:p w:rsidR="009C3CB4" w:rsidRDefault="009C3CB4">
      <w:pPr>
        <w:pStyle w:val="Paragraphedeliste"/>
        <w:numPr>
          <w:ilvl w:val="0"/>
          <w:numId w:val="11"/>
        </w:numPr>
        <w:rPr>
          <w:ins w:id="5137" w:author="Arthur Parmentier" w:date="2020-06-08T15:58:00Z"/>
        </w:rPr>
      </w:pPr>
      <w:ins w:id="5138" w:author="Arthur Parmentier" w:date="2020-06-08T15:57:00Z">
        <w:r>
          <w:t>SP is used outside the artistic field, hence making notions of co</w:t>
        </w:r>
      </w:ins>
      <w:ins w:id="5139" w:author="Arthur Parmentier" w:date="2020-06-08T15:58:00Z">
        <w:r>
          <w:t>mposition, orchestra, composer, discipline, etc. void.</w:t>
        </w:r>
      </w:ins>
    </w:p>
    <w:p w:rsidR="00850432" w:rsidRDefault="00CD69D9">
      <w:pPr>
        <w:rPr>
          <w:ins w:id="5140" w:author="Arthur Parmentier" w:date="2020-06-08T18:17:00Z"/>
        </w:rPr>
      </w:pPr>
      <w:ins w:id="5141" w:author="Arthur Parmentier" w:date="2020-06-08T15:59:00Z">
        <w:r>
          <w:t>At the opposit</w:t>
        </w:r>
      </w:ins>
      <w:ins w:id="5142" w:author="Arthur Parmentier" w:date="2020-06-08T16:00:00Z">
        <w:r>
          <w:t xml:space="preserve">e of these new configurations, we can </w:t>
        </w:r>
        <w:r w:rsidR="003E6512">
          <w:t xml:space="preserve">read the vision of Thompson on SP </w:t>
        </w:r>
      </w:ins>
      <w:ins w:id="5143" w:author="Arthur Parmentier" w:date="2020-06-08T23:59:00Z">
        <w:r w:rsidR="00BE00F1">
          <w:t>in</w:t>
        </w:r>
      </w:ins>
      <w:ins w:id="5144" w:author="Arthur Parmentier" w:date="2020-06-08T18:15:00Z">
        <w:r w:rsidR="00224A9B">
          <w:t xml:space="preserve"> the </w:t>
        </w:r>
      </w:ins>
      <w:ins w:id="5145" w:author="Arthur Parmentier" w:date="2020-06-08T16:01:00Z">
        <w:r w:rsidR="003E6512">
          <w:t xml:space="preserve">compositional rules, configurations and contexts </w:t>
        </w:r>
      </w:ins>
      <w:ins w:id="5146" w:author="Arthur Parmentier" w:date="2020-06-09T00:01:00Z">
        <w:r w:rsidR="00B71D33">
          <w:t xml:space="preserve">that he defines SP with and </w:t>
        </w:r>
      </w:ins>
      <w:ins w:id="5147" w:author="Arthur Parmentier" w:date="2020-06-08T16:01:00Z">
        <w:r w:rsidR="003E6512">
          <w:t xml:space="preserve">in which </w:t>
        </w:r>
      </w:ins>
      <w:ins w:id="5148" w:author="Arthur Parmentier" w:date="2020-06-09T00:01:00Z">
        <w:r w:rsidR="00B71D33">
          <w:t>it</w:t>
        </w:r>
      </w:ins>
      <w:ins w:id="5149" w:author="Arthur Parmentier" w:date="2020-06-08T16:01:00Z">
        <w:r w:rsidR="003E6512">
          <w:t xml:space="preserve"> has </w:t>
        </w:r>
      </w:ins>
      <w:ins w:id="5150" w:author="Arthur Parmentier" w:date="2020-06-09T14:02:00Z">
        <w:r w:rsidR="00793367">
          <w:t>grown</w:t>
        </w:r>
      </w:ins>
      <w:ins w:id="5151" w:author="Arthur Parmentier" w:date="2020-06-09T00:01:00Z">
        <w:r w:rsidR="00B71D33">
          <w:t>.</w:t>
        </w:r>
      </w:ins>
      <w:ins w:id="5152" w:author="Arthur Parmentier" w:date="2020-06-08T16:01:00Z">
        <w:r w:rsidR="003E6512">
          <w:t xml:space="preserve"> </w:t>
        </w:r>
      </w:ins>
      <w:ins w:id="5153" w:author="Arthur Parmentier" w:date="2020-06-09T00:02:00Z">
        <w:r w:rsidR="00B71D33">
          <w:t>However, they</w:t>
        </w:r>
      </w:ins>
      <w:ins w:id="5154" w:author="Arthur Parmentier" w:date="2020-06-08T16:01:00Z">
        <w:r w:rsidR="003E6512">
          <w:t xml:space="preserve"> may now not </w:t>
        </w:r>
      </w:ins>
      <w:ins w:id="5155" w:author="Arthur Parmentier" w:date="2020-06-08T16:02:00Z">
        <w:r w:rsidR="003E6512">
          <w:t xml:space="preserve">be </w:t>
        </w:r>
      </w:ins>
      <w:ins w:id="5156" w:author="Arthur Parmentier" w:date="2020-06-09T00:00:00Z">
        <w:r w:rsidR="00731A7B">
          <w:t>used</w:t>
        </w:r>
      </w:ins>
      <w:ins w:id="5157" w:author="Arthur Parmentier" w:date="2020-06-08T16:02:00Z">
        <w:r w:rsidR="003E6512">
          <w:t xml:space="preserve"> anymore to describe</w:t>
        </w:r>
      </w:ins>
      <w:ins w:id="5158" w:author="Arthur Parmentier" w:date="2020-06-09T00:00:00Z">
        <w:r w:rsidR="00362366">
          <w:t xml:space="preserve"> and define</w:t>
        </w:r>
      </w:ins>
      <w:ins w:id="5159" w:author="Arthur Parmentier" w:date="2020-06-08T16:02:00Z">
        <w:r w:rsidR="003E6512">
          <w:t xml:space="preserve"> all the varieties of contexts, </w:t>
        </w:r>
        <w:r w:rsidR="003E6512">
          <w:lastRenderedPageBreak/>
          <w:t xml:space="preserve">configurations, compositional choices and </w:t>
        </w:r>
      </w:ins>
      <w:ins w:id="5160" w:author="Arthur Parmentier" w:date="2020-06-09T14:01:00Z">
        <w:r w:rsidR="0050707D">
          <w:t>“</w:t>
        </w:r>
      </w:ins>
      <w:ins w:id="5161" w:author="Arthur Parmentier" w:date="2020-06-08T16:02:00Z">
        <w:r w:rsidR="003E6512">
          <w:t>philosophies</w:t>
        </w:r>
      </w:ins>
      <w:ins w:id="5162" w:author="Arthur Parmentier" w:date="2020-06-09T14:01:00Z">
        <w:r w:rsidR="0050707D">
          <w:t>”</w:t>
        </w:r>
      </w:ins>
      <w:ins w:id="5163" w:author="Arthur Parmentier" w:date="2020-06-08T16:02:00Z">
        <w:r w:rsidR="003E6512">
          <w:t xml:space="preserve"> that surrounds </w:t>
        </w:r>
      </w:ins>
      <w:ins w:id="5164" w:author="Arthur Parmentier" w:date="2020-06-09T00:02:00Z">
        <w:r w:rsidR="00E435E0">
          <w:t>its</w:t>
        </w:r>
      </w:ins>
      <w:ins w:id="5165" w:author="Arthur Parmentier" w:date="2020-06-08T16:02:00Z">
        <w:r w:rsidR="003E6512">
          <w:t xml:space="preserve"> use as </w:t>
        </w:r>
      </w:ins>
      <w:ins w:id="5166" w:author="Arthur Parmentier" w:date="2020-06-09T00:02:00Z">
        <w:r w:rsidR="00D92D3E">
          <w:t xml:space="preserve">a mere </w:t>
        </w:r>
      </w:ins>
      <w:ins w:id="5167" w:author="Arthur Parmentier" w:date="2020-06-08T16:02:00Z">
        <w:r w:rsidR="003E6512">
          <w:t>sign language that can be described in linguistic terms</w:t>
        </w:r>
      </w:ins>
      <w:ins w:id="5168" w:author="Arthur Parmentier" w:date="2020-06-08T16:03:00Z">
        <w:r w:rsidR="003E6512">
          <w:t>, hence the common core to all these different uses of the language.</w:t>
        </w:r>
      </w:ins>
    </w:p>
    <w:p w:rsidR="00224A9B" w:rsidRDefault="00E02143">
      <w:pPr>
        <w:pStyle w:val="Titre4"/>
        <w:rPr>
          <w:ins w:id="5169" w:author="Arthur Parmentier" w:date="2020-06-08T18:37:00Z"/>
        </w:rPr>
        <w:pPrChange w:id="5170" w:author="Arthur Parmentier" w:date="2020-06-10T16:26:00Z">
          <w:pPr>
            <w:pStyle w:val="Titre3"/>
          </w:pPr>
        </w:pPrChange>
      </w:pPr>
      <w:ins w:id="5171" w:author="Arthur Parmentier" w:date="2020-06-08T18:18:00Z">
        <w:r>
          <w:t>D</w:t>
        </w:r>
      </w:ins>
      <w:ins w:id="5172" w:author="Arthur Parmentier" w:date="2020-06-08T18:17:00Z">
        <w:r w:rsidR="00224A9B" w:rsidRPr="00DC7F98">
          <w:t xml:space="preserve">efault parameters as </w:t>
        </w:r>
      </w:ins>
      <w:ins w:id="5173" w:author="Arthur Parmentier" w:date="2020-06-08T18:18:00Z">
        <w:r>
          <w:t xml:space="preserve">conventions and </w:t>
        </w:r>
      </w:ins>
      <w:ins w:id="5174" w:author="Arthur Parmentier" w:date="2020-06-08T18:17:00Z">
        <w:r w:rsidR="00224A9B">
          <w:t>configurational</w:t>
        </w:r>
        <w:r w:rsidR="00224A9B" w:rsidRPr="00DC7F98">
          <w:t xml:space="preserve"> elements of SP</w:t>
        </w:r>
      </w:ins>
    </w:p>
    <w:p w:rsidR="002A31F6" w:rsidRPr="002A31F6" w:rsidRDefault="00D25C4A">
      <w:pPr>
        <w:pStyle w:val="Titre5"/>
        <w:rPr>
          <w:ins w:id="5175" w:author="Arthur Parmentier" w:date="2020-06-08T18:17:00Z"/>
          <w:rPrChange w:id="5176" w:author="Arthur Parmentier" w:date="2020-06-08T18:37:00Z">
            <w:rPr>
              <w:ins w:id="5177" w:author="Arthur Parmentier" w:date="2020-06-08T18:17:00Z"/>
            </w:rPr>
          </w:rPrChange>
        </w:rPr>
        <w:pPrChange w:id="5178" w:author="Arthur Parmentier" w:date="2020-06-10T16:26:00Z">
          <w:pPr>
            <w:pStyle w:val="Titre3"/>
          </w:pPr>
        </w:pPrChange>
      </w:pPr>
      <w:ins w:id="5179" w:author="Arthur Parmentier" w:date="2020-06-09T14:04:00Z">
        <w:r>
          <w:t xml:space="preserve">A </w:t>
        </w:r>
      </w:ins>
      <w:ins w:id="5180" w:author="Arthur Parmentier" w:date="2020-06-09T14:05:00Z">
        <w:r>
          <w:t>confusion between default parameters, conventions about the interpretation of s</w:t>
        </w:r>
      </w:ins>
      <w:ins w:id="5181" w:author="Arthur Parmentier" w:date="2020-06-09T14:44:00Z">
        <w:r w:rsidR="007A375A">
          <w:t>entences</w:t>
        </w:r>
      </w:ins>
      <w:ins w:id="5182" w:author="Arthur Parmentier" w:date="2020-06-09T14:05:00Z">
        <w:r>
          <w:t xml:space="preserve"> and grammatical rules in Thompson’s descriptions of SP</w:t>
        </w:r>
      </w:ins>
    </w:p>
    <w:p w:rsidR="00224A9B" w:rsidRPr="00DC7F98" w:rsidRDefault="00224A9B">
      <w:pPr>
        <w:rPr>
          <w:ins w:id="5183" w:author="Arthur Parmentier" w:date="2020-06-08T18:17:00Z"/>
        </w:rPr>
      </w:pPr>
      <w:ins w:id="5184" w:author="Arthur Parmentier" w:date="2020-06-08T18:17:00Z">
        <w:r w:rsidRPr="00DC7F98">
          <w:t xml:space="preserve">In the WB2 of SP, Thompson introduces the complex concept of layer in SP with the following sentence: </w:t>
        </w:r>
      </w:ins>
    </w:p>
    <w:p w:rsidR="00224A9B" w:rsidRPr="007C437A" w:rsidRDefault="00224A9B">
      <w:pPr>
        <w:rPr>
          <w:ins w:id="5185" w:author="Arthur Parmentier" w:date="2020-06-08T18:17:00Z"/>
        </w:rPr>
      </w:pPr>
      <w:ins w:id="5186"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pPr>
        <w:rPr>
          <w:ins w:id="5187" w:author="Arthur Parmentier" w:date="2020-06-08T18:17:00Z"/>
        </w:rPr>
      </w:pPr>
      <w:ins w:id="5188"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pPr>
        <w:rPr>
          <w:ins w:id="5189" w:author="Arthur Parmentier" w:date="2020-06-08T18:42:00Z"/>
        </w:rPr>
        <w:pPrChange w:id="5190" w:author="Arthur Parmentier" w:date="2020-06-10T16:26:00Z">
          <w:pPr>
            <w:pStyle w:val="Paragraphedeliste"/>
            <w:numPr>
              <w:numId w:val="11"/>
            </w:numPr>
            <w:ind w:hanging="360"/>
          </w:pPr>
        </w:pPrChange>
      </w:pPr>
      <w:ins w:id="5191" w:author="Arthur Parmentier" w:date="2020-06-08T18:17:00Z">
        <w:r w:rsidRPr="007C437A">
          <w:t>I would like to disc</w:t>
        </w:r>
      </w:ins>
      <w:ins w:id="5192" w:author="Arthur Parmentier" w:date="2020-06-08T18:42:00Z">
        <w:r w:rsidR="00763035">
          <w:t>uss Thompson’s statement</w:t>
        </w:r>
      </w:ins>
      <w:ins w:id="5193" w:author="Arthur Parmentier" w:date="2020-06-08T18:17:00Z">
        <w:r w:rsidRPr="007C437A">
          <w:t>:</w:t>
        </w:r>
      </w:ins>
    </w:p>
    <w:p w:rsidR="00923281" w:rsidRDefault="00923281">
      <w:pPr>
        <w:pStyle w:val="Paragraphedeliste"/>
        <w:numPr>
          <w:ilvl w:val="0"/>
          <w:numId w:val="11"/>
        </w:numPr>
        <w:rPr>
          <w:ins w:id="5194" w:author="Arthur Parmentier" w:date="2020-06-09T14:40:00Z"/>
        </w:rPr>
      </w:pPr>
      <w:ins w:id="5195" w:author="Arthur Parmentier" w:date="2020-06-09T14:40:00Z">
        <w:r>
          <w:t>First</w:t>
        </w:r>
      </w:ins>
      <w:ins w:id="5196" w:author="Arthur Parmentier" w:date="2020-06-09T14:42:00Z">
        <w:r>
          <w:t>, I would like to remark that in his description, the error is a grammatical error (the sentence is wrong</w:t>
        </w:r>
      </w:ins>
      <w:ins w:id="5197" w:author="Arthur Parmentier" w:date="2020-06-09T14:43:00Z">
        <w:r>
          <w:t>), hence the “general rule” is in his words a grammatical rule of SP.</w:t>
        </w:r>
      </w:ins>
    </w:p>
    <w:p w:rsidR="0052121B" w:rsidRDefault="009C730D">
      <w:pPr>
        <w:pStyle w:val="Paragraphedeliste"/>
        <w:numPr>
          <w:ilvl w:val="0"/>
          <w:numId w:val="11"/>
        </w:numPr>
        <w:rPr>
          <w:ins w:id="5198" w:author="Arthur Parmentier" w:date="2020-06-08T18:44:00Z"/>
        </w:rPr>
      </w:pPr>
      <w:ins w:id="5199" w:author="Arthur Parmentier" w:date="2020-06-09T14:43:00Z">
        <w:r>
          <w:t xml:space="preserve">Then, </w:t>
        </w:r>
      </w:ins>
      <w:ins w:id="5200" w:author="Arthur Parmentier" w:date="2020-06-08T18:43:00Z">
        <w:r w:rsidR="0046150A">
          <w:t xml:space="preserve">I would like to </w:t>
        </w:r>
      </w:ins>
      <w:ins w:id="5201" w:author="Arthur Parmentier" w:date="2020-06-09T14:18:00Z">
        <w:r w:rsidR="00E1724C">
          <w:t>point out</w:t>
        </w:r>
      </w:ins>
      <w:ins w:id="5202" w:author="Arthur Parmentier" w:date="2020-06-08T18:43:00Z">
        <w:r w:rsidR="0046150A">
          <w:t xml:space="preserve"> that </w:t>
        </w:r>
      </w:ins>
      <w:ins w:id="5203" w:author="Arthur Parmentier" w:date="2020-06-09T14:20:00Z">
        <w:r w:rsidR="00E1724C">
          <w:t xml:space="preserve">part of Thompson’s statement is inconsistent with </w:t>
        </w:r>
      </w:ins>
      <w:ins w:id="5204" w:author="Arthur Parmentier" w:date="2020-06-09T14:22:00Z">
        <w:r w:rsidR="00E1724C">
          <w:t xml:space="preserve">very common </w:t>
        </w:r>
      </w:ins>
      <w:ins w:id="5205" w:author="Arthur Parmentier" w:date="2020-06-09T14:23:00Z">
        <w:r w:rsidR="00F93BBF">
          <w:t xml:space="preserve">similar </w:t>
        </w:r>
      </w:ins>
      <w:ins w:id="5206" w:author="Arthur Parmentier" w:date="2020-06-09T14:22:00Z">
        <w:r w:rsidR="00E1724C">
          <w:t xml:space="preserve">situations in SP </w:t>
        </w:r>
      </w:ins>
      <w:ins w:id="5207" w:author="Arthur Parmentier" w:date="2020-06-09T14:23:00Z">
        <w:r w:rsidR="00E1724C">
          <w:t xml:space="preserve">that are not </w:t>
        </w:r>
      </w:ins>
      <w:ins w:id="5208" w:author="Arthur Parmentier" w:date="2020-06-09T14:46:00Z">
        <w:r w:rsidR="00BA4A28">
          <w:t xml:space="preserve">considered </w:t>
        </w:r>
      </w:ins>
      <w:ins w:id="5209" w:author="Arthur Parmentier" w:date="2020-06-09T14:23:00Z">
        <w:r w:rsidR="00E1724C">
          <w:t>as errors.</w:t>
        </w:r>
      </w:ins>
      <w:ins w:id="5210" w:author="Arthur Parmentier" w:date="2020-06-08T18:44:00Z">
        <w:r w:rsidR="0052121B">
          <w:br/>
        </w:r>
        <w:r w:rsidR="0052121B" w:rsidRPr="007C437A">
          <w:t xml:space="preserve">In his statement, Thompson </w:t>
        </w:r>
      </w:ins>
      <w:ins w:id="5211" w:author="Arthur Parmentier" w:date="2020-06-09T14:23:00Z">
        <w:r w:rsidR="00FB06DB">
          <w:t>describ</w:t>
        </w:r>
        <w:r w:rsidR="0058409F">
          <w:t>es</w:t>
        </w:r>
      </w:ins>
      <w:ins w:id="5212" w:author="Arthur Parmentier" w:date="2020-06-08T18:44:00Z">
        <w:r w:rsidR="0052121B" w:rsidRPr="007C437A">
          <w:t xml:space="preserve"> the ambiguity </w:t>
        </w:r>
      </w:ins>
      <w:ins w:id="5213" w:author="Arthur Parmentier" w:date="2020-06-09T14:46:00Z">
        <w:r w:rsidR="00FA2ADF">
          <w:t xml:space="preserve">on the side of the performer </w:t>
        </w:r>
      </w:ins>
      <w:ins w:id="5214" w:author="Arthur Parmentier" w:date="2020-06-08T18:44:00Z">
        <w:r w:rsidR="0052121B" w:rsidRPr="007C437A">
          <w:t>of being request</w:t>
        </w:r>
      </w:ins>
      <w:ins w:id="5215" w:author="Arthur Parmentier" w:date="2020-06-09T14:24:00Z">
        <w:r w:rsidR="000C7823">
          <w:t>ed</w:t>
        </w:r>
      </w:ins>
      <w:ins w:id="5216" w:author="Arthur Parmentier" w:date="2020-06-08T18:44:00Z">
        <w:r w:rsidR="0052121B" w:rsidRPr="007C437A">
          <w:t xml:space="preserve"> a new content, for instance with Content gestures without first indicating what to do with the material being performed. </w:t>
        </w:r>
      </w:ins>
      <w:ins w:id="5217" w:author="Arthur Parmentier" w:date="2020-06-08T18:45:00Z">
        <w:r w:rsidR="0052121B">
          <w:br/>
        </w:r>
      </w:ins>
      <w:ins w:id="5218" w:author="Arthur Parmentier" w:date="2020-06-08T18:44:00Z">
        <w:r w:rsidR="0052121B" w:rsidRPr="007C437A">
          <w:t>However, in practice, this situation is observed</w:t>
        </w:r>
      </w:ins>
      <w:ins w:id="5219" w:author="Arthur Parmentier" w:date="2020-06-09T14:46:00Z">
        <w:r w:rsidR="00D45F62">
          <w:t xml:space="preserve"> very commonly and even</w:t>
        </w:r>
      </w:ins>
      <w:ins w:id="5220" w:author="Arthur Parmentier" w:date="2020-06-08T18:44:00Z">
        <w:r w:rsidR="0052121B" w:rsidRPr="007C437A">
          <w:t xml:space="preserve"> in the compositions</w:t>
        </w:r>
      </w:ins>
      <w:ins w:id="5221" w:author="Arthur Parmentier" w:date="2020-06-09T14:24:00Z">
        <w:r w:rsidR="004B4449">
          <w:t xml:space="preserve"> and teachings</w:t>
        </w:r>
      </w:ins>
      <w:ins w:id="5222"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5223" w:author="Arthur Parmentier" w:date="2020-06-08T18:45:00Z">
        <w:r w:rsidR="0052121B">
          <w:t>In fact</w:t>
        </w:r>
      </w:ins>
      <w:ins w:id="5224" w:author="Arthur Parmentier" w:date="2020-06-08T18:44:00Z">
        <w:r w:rsidR="0052121B" w:rsidRPr="007C437A">
          <w:t>, we learn by convention in SP that the long tone must be stopped</w:t>
        </w:r>
      </w:ins>
      <w:ins w:id="5225" w:author="Arthur Parmentier" w:date="2020-06-09T14:47:00Z">
        <w:r w:rsidR="00B62A72">
          <w:t xml:space="preserve"> by the performers</w:t>
        </w:r>
      </w:ins>
      <w:ins w:id="5226" w:author="Arthur Parmentier" w:date="2020-06-08T18:44:00Z">
        <w:r w:rsidR="0052121B" w:rsidRPr="007C437A">
          <w:t xml:space="preserve"> at the moment that the minimalism is requested by the soundpainter</w:t>
        </w:r>
      </w:ins>
      <w:ins w:id="5227" w:author="Arthur Parmentier" w:date="2020-06-09T14:48:00Z">
        <w:r w:rsidR="00172A35">
          <w:t xml:space="preserve">; I have never seen a soundpainter signing “[step out the </w:t>
        </w:r>
      </w:ins>
      <w:ins w:id="5228" w:author="Arthur Parmentier" w:date="2020-06-09T14:49:00Z">
        <w:r w:rsidR="00172A35">
          <w:t xml:space="preserve">box] </w:t>
        </w:r>
      </w:ins>
      <w:ins w:id="5229" w:author="Arthur Parmentier" w:date="2020-06-09T14:48:00Z">
        <w:r w:rsidR="00172A35">
          <w:t>whole group, off, minimalism, play [step in the box]”</w:t>
        </w:r>
      </w:ins>
      <w:ins w:id="5230" w:author="Arthur Parmentier" w:date="2020-06-09T14:49:00Z">
        <w:r w:rsidR="00172A35">
          <w:t xml:space="preserve"> to tell the performers to stop prior content before performing the minimalism.</w:t>
        </w:r>
      </w:ins>
      <w:ins w:id="5231" w:author="Arthur Parmentier" w:date="2020-06-08T18:44:00Z">
        <w:r w:rsidR="0052121B" w:rsidRPr="007C437A">
          <w:t xml:space="preserve"> </w:t>
        </w:r>
      </w:ins>
      <w:ins w:id="5232" w:author="Arthur Parmentier" w:date="2020-06-09T14:49:00Z">
        <w:r w:rsidR="00915A1A">
          <w:br/>
        </w:r>
      </w:ins>
      <w:ins w:id="5233" w:author="Arthur Parmentier" w:date="2020-06-08T18:44:00Z">
        <w:r w:rsidR="0052121B" w:rsidRPr="007C437A">
          <w:t xml:space="preserve">The fact that </w:t>
        </w:r>
      </w:ins>
      <w:ins w:id="5234" w:author="Arthur Parmentier" w:date="2020-06-08T18:46:00Z">
        <w:r w:rsidR="00F332F2">
          <w:t xml:space="preserve">a prior content </w:t>
        </w:r>
      </w:ins>
      <w:ins w:id="5235" w:author="Arthur Parmentier" w:date="2020-06-08T18:44:00Z">
        <w:r w:rsidR="0052121B" w:rsidRPr="007C437A">
          <w:t xml:space="preserve">must be stopped </w:t>
        </w:r>
      </w:ins>
      <w:ins w:id="5236" w:author="Arthur Parmentier" w:date="2020-06-08T18:46:00Z">
        <w:r w:rsidR="00F332F2">
          <w:t xml:space="preserve">when a new one is requested </w:t>
        </w:r>
      </w:ins>
      <w:ins w:id="5237" w:author="Arthur Parmentier" w:date="2020-06-08T18:44:00Z">
        <w:r w:rsidR="0052121B" w:rsidRPr="007C437A">
          <w:t xml:space="preserve">is a convention that has been formalized in SP as “default parameters”. If one decides to ask the performers to behave differently, the new parameters </w:t>
        </w:r>
      </w:ins>
      <w:ins w:id="5238" w:author="Arthur Parmentier" w:date="2020-06-09T14:25:00Z">
        <w:r w:rsidR="00640E93">
          <w:t>can</w:t>
        </w:r>
      </w:ins>
      <w:ins w:id="5239" w:author="Arthur Parmentier" w:date="2020-06-08T18:44:00Z">
        <w:r w:rsidR="0052121B" w:rsidRPr="007C437A">
          <w:t xml:space="preserve"> be conventionally defined prior to the performance </w:t>
        </w:r>
        <w:r w:rsidR="0052121B" w:rsidRPr="007C437A">
          <w:lastRenderedPageBreak/>
          <w:t>and assigned to specific signs and indexes</w:t>
        </w:r>
        <w:r w:rsidR="0052121B" w:rsidRPr="007C437A">
          <w:rPr>
            <w:rStyle w:val="Appelnotedebasdep"/>
          </w:rPr>
          <w:footnoteReference w:id="34"/>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pPr>
        <w:pStyle w:val="Paragraphedeliste"/>
        <w:numPr>
          <w:ilvl w:val="0"/>
          <w:numId w:val="11"/>
        </w:numPr>
        <w:rPr>
          <w:ins w:id="5244" w:author="Arthur Parmentier" w:date="2020-06-08T18:17:00Z"/>
        </w:rPr>
      </w:pPr>
      <w:ins w:id="5245" w:author="Arthur Parmentier" w:date="2020-06-09T14:43:00Z">
        <w:r>
          <w:t>At this point, o</w:t>
        </w:r>
      </w:ins>
      <w:ins w:id="5246" w:author="Arthur Parmentier" w:date="2020-06-08T18:47:00Z">
        <w:r w:rsidR="00F332F2">
          <w:t xml:space="preserve">ne could still argue that </w:t>
        </w:r>
      </w:ins>
      <w:ins w:id="5247" w:author="Arthur Parmentier" w:date="2020-06-08T18:48:00Z">
        <w:r w:rsidR="00F332F2">
          <w:t xml:space="preserve">even though </w:t>
        </w:r>
      </w:ins>
      <w:ins w:id="5248" w:author="Arthur Parmentier" w:date="2020-06-08T18:47:00Z">
        <w:r w:rsidR="00F332F2">
          <w:t>the error is conventional</w:t>
        </w:r>
      </w:ins>
      <w:ins w:id="5249" w:author="Arthur Parmentier" w:date="2020-06-08T18:48:00Z">
        <w:r w:rsidR="00F332F2">
          <w:t xml:space="preserve"> and not </w:t>
        </w:r>
      </w:ins>
      <w:ins w:id="5250" w:author="Arthur Parmentier" w:date="2020-06-09T14:43:00Z">
        <w:r>
          <w:t>grammatical</w:t>
        </w:r>
      </w:ins>
      <w:ins w:id="5251" w:author="Arthur Parmentier" w:date="2020-06-08T18:48:00Z">
        <w:r w:rsidR="00F332F2">
          <w:t>, it is</w:t>
        </w:r>
      </w:ins>
      <w:ins w:id="5252" w:author="Arthur Parmentier" w:date="2020-06-08T18:47:00Z">
        <w:r w:rsidR="00F332F2">
          <w:t xml:space="preserve"> still</w:t>
        </w:r>
      </w:ins>
      <w:ins w:id="5253" w:author="Arthur Parmentier" w:date="2020-06-08T18:48:00Z">
        <w:r w:rsidR="00F332F2">
          <w:t xml:space="preserve"> a rule of SP.</w:t>
        </w:r>
      </w:ins>
      <w:ins w:id="5254" w:author="Arthur Parmentier" w:date="2020-06-08T18:43:00Z">
        <w:r w:rsidR="0046150A">
          <w:br/>
        </w:r>
      </w:ins>
      <w:ins w:id="5255"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5256" w:author="Arthur Parmentier" w:date="2020-06-08T18:49:00Z">
        <w:r w:rsidR="00164176">
          <w:t xml:space="preserve">. </w:t>
        </w:r>
      </w:ins>
      <w:ins w:id="5257" w:author="Arthur Parmentier" w:date="2020-06-08T18:50:00Z">
        <w:r w:rsidR="00164176">
          <w:t>At the exception of grammatical errors</w:t>
        </w:r>
      </w:ins>
      <w:ins w:id="5258" w:author="Arthur Parmentier" w:date="2020-06-09T14:50:00Z">
        <w:r w:rsidR="00CC52F4">
          <w:t xml:space="preserve"> (which in this case it is not)</w:t>
        </w:r>
      </w:ins>
      <w:ins w:id="5259" w:author="Arthur Parmentier" w:date="2020-06-08T18:50:00Z">
        <w:r w:rsidR="00164176">
          <w:t xml:space="preserve">, </w:t>
        </w:r>
      </w:ins>
      <w:ins w:id="5260" w:author="Arthur Parmentier" w:date="2020-06-08T18:49:00Z">
        <w:r w:rsidR="00164176">
          <w:t>I</w:t>
        </w:r>
      </w:ins>
      <w:ins w:id="5261" w:author="Arthur Parmentier" w:date="2020-06-08T18:17:00Z">
        <w:r w:rsidR="00224A9B" w:rsidRPr="007C437A">
          <w:t xml:space="preserve"> </w:t>
        </w:r>
      </w:ins>
      <w:ins w:id="5262" w:author="Arthur Parmentier" w:date="2020-06-08T18:50:00Z">
        <w:r w:rsidR="00164176">
          <w:t xml:space="preserve">then </w:t>
        </w:r>
      </w:ins>
      <w:ins w:id="5263" w:author="Arthur Parmentier" w:date="2020-06-08T18:17:00Z">
        <w:r w:rsidR="00224A9B" w:rsidRPr="007C437A">
          <w:t>wonder why would mistakes exist on the side of the soundpainter</w:t>
        </w:r>
      </w:ins>
      <w:ins w:id="5264" w:author="Arthur Parmentier" w:date="2020-06-08T18:49:00Z">
        <w:r w:rsidR="00164176">
          <w:t xml:space="preserve">. </w:t>
        </w:r>
      </w:ins>
      <w:ins w:id="5265" w:author="Arthur Parmentier" w:date="2020-06-08T18:50:00Z">
        <w:r w:rsidR="00164176">
          <w:t xml:space="preserve">Indeed, </w:t>
        </w:r>
      </w:ins>
      <w:ins w:id="5266"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5267" w:author="Arthur Parmentier" w:date="2020-06-09T14:50:00Z">
        <w:r w:rsidR="0056155E">
          <w:t xml:space="preserve"> in general,</w:t>
        </w:r>
      </w:ins>
      <w:ins w:id="5268"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5269" w:author="Arthur Parmentier" w:date="2020-06-09T14:50:00Z">
        <w:r w:rsidR="00102D2B">
          <w:t>they</w:t>
        </w:r>
      </w:ins>
      <w:ins w:id="5270" w:author="Arthur Parmentier" w:date="2020-06-08T18:17:00Z">
        <w:r w:rsidR="00224A9B" w:rsidRPr="007C437A">
          <w:t xml:space="preserve"> are most of the time the result of unconscious analogies</w:t>
        </w:r>
      </w:ins>
      <w:ins w:id="5271" w:author="Arthur Parmentier" w:date="2020-06-10T19:50:00Z">
        <w:r w:rsidR="00BB4EE1">
          <w:t xml:space="preserve"> </w:t>
        </w:r>
      </w:ins>
      <w:customXmlInsRangeStart w:id="5272" w:author="Arthur Parmentier" w:date="2020-06-10T19:51:00Z"/>
      <w:sdt>
        <w:sdtPr>
          <w:id w:val="-1963263489"/>
          <w:citation/>
        </w:sdtPr>
        <w:sdtContent>
          <w:customXmlInsRangeEnd w:id="5272"/>
          <w:ins w:id="5273" w:author="Arthur Parmentier" w:date="2020-06-10T19:51:00Z">
            <w:r w:rsidR="00BB4EE1">
              <w:fldChar w:fldCharType="begin"/>
            </w:r>
            <w:r w:rsidR="00BB4EE1" w:rsidRPr="00BB4EE1">
              <w:rPr>
                <w:rPrChange w:id="5274" w:author="Arthur Parmentier" w:date="2020-06-10T19:51:00Z">
                  <w:rPr>
                    <w:lang w:val="fr-FR"/>
                  </w:rPr>
                </w:rPrChange>
              </w:rPr>
              <w:instrText xml:space="preserve"> CITATION Dou09 \l 1036 </w:instrText>
            </w:r>
          </w:ins>
          <w:r w:rsidR="00BB4EE1">
            <w:fldChar w:fldCharType="separate"/>
          </w:r>
          <w:r w:rsidR="00304C55">
            <w:rPr>
              <w:noProof/>
            </w:rPr>
            <w:t>(Hofstadter, 2009)</w:t>
          </w:r>
          <w:ins w:id="5275" w:author="Arthur Parmentier" w:date="2020-06-10T19:51:00Z">
            <w:r w:rsidR="00BB4EE1">
              <w:fldChar w:fldCharType="end"/>
            </w:r>
          </w:ins>
          <w:customXmlInsRangeStart w:id="5276" w:author="Arthur Parmentier" w:date="2020-06-10T19:51:00Z"/>
        </w:sdtContent>
      </w:sdt>
      <w:customXmlInsRangeEnd w:id="5276"/>
      <w:ins w:id="5277" w:author="Arthur Parmentier" w:date="2020-06-10T19:50:00Z">
        <w:r w:rsidR="00BB4EE1" w:rsidRPr="007C437A">
          <w:t xml:space="preserve"> </w:t>
        </w:r>
      </w:ins>
      <w:ins w:id="5278" w:author="Arthur Parmentier" w:date="2020-06-08T18:17:00Z">
        <w:r w:rsidR="00224A9B" w:rsidRPr="007C437A">
          <w:t xml:space="preserve">(and </w:t>
        </w:r>
      </w:ins>
      <w:ins w:id="5279" w:author="Arthur Parmentier" w:date="2020-06-10T19:50:00Z">
        <w:r w:rsidR="00BB4EE1">
          <w:t xml:space="preserve">possibly </w:t>
        </w:r>
      </w:ins>
      <w:ins w:id="5280" w:author="Arthur Parmentier" w:date="2020-06-08T18:17:00Z">
        <w:r w:rsidR="00224A9B" w:rsidRPr="007C437A">
          <w:t>other mechanisms) that reveal the role</w:t>
        </w:r>
      </w:ins>
      <w:ins w:id="5281" w:author="Arthur Parmentier" w:date="2020-06-09T14:51:00Z">
        <w:r w:rsidR="006B4535">
          <w:t xml:space="preserve"> of hidden structures</w:t>
        </w:r>
      </w:ins>
      <w:ins w:id="5282" w:author="Arthur Parmentier" w:date="2020-06-08T18:17:00Z">
        <w:r w:rsidR="00224A9B" w:rsidRPr="007C437A">
          <w:t xml:space="preserve"> in the</w:t>
        </w:r>
      </w:ins>
      <w:ins w:id="5283" w:author="Arthur Parmentier" w:date="2020-06-09T14:51:00Z">
        <w:r w:rsidR="00F20247">
          <w:t xml:space="preserve"> understanding and</w:t>
        </w:r>
      </w:ins>
      <w:ins w:id="5284"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pPr>
        <w:pStyle w:val="Paragraphedeliste"/>
        <w:numPr>
          <w:ilvl w:val="0"/>
          <w:numId w:val="11"/>
        </w:numPr>
        <w:rPr>
          <w:ins w:id="5285" w:author="Arthur Parmentier" w:date="2020-06-08T19:00:00Z"/>
        </w:rPr>
        <w:pPrChange w:id="5286" w:author="Arthur Parmentier" w:date="2020-06-10T16:26:00Z">
          <w:pPr>
            <w:pStyle w:val="Paragraphedeliste"/>
            <w:numPr>
              <w:numId w:val="11"/>
            </w:numPr>
            <w:ind w:left="360" w:hanging="360"/>
          </w:pPr>
        </w:pPrChange>
      </w:pPr>
      <w:ins w:id="5287"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5288" w:author="Arthur Parmentier" w:date="2020-06-09T14:52:00Z">
        <w:r w:rsidR="003906EB">
          <w:t>configurations</w:t>
        </w:r>
      </w:ins>
      <w:ins w:id="5289"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5290" w:author="Arthur Parmentier" w:date="2020-06-08T18:53:00Z">
        <w:r w:rsidR="00267F35">
          <w:t>does</w:t>
        </w:r>
      </w:ins>
      <w:ins w:id="5291" w:author="Arthur Parmentier" w:date="2020-06-08T18:17:00Z">
        <w:r w:rsidRPr="007C437A">
          <w:t xml:space="preserve"> expect from the performers</w:t>
        </w:r>
      </w:ins>
      <w:ins w:id="5292" w:author="Arthur Parmentier" w:date="2020-06-08T18:52:00Z">
        <w:r w:rsidR="006A2FCD">
          <w:t xml:space="preserve"> hims</w:t>
        </w:r>
      </w:ins>
      <w:ins w:id="5293" w:author="Arthur Parmentier" w:date="2020-06-08T18:53:00Z">
        <w:r w:rsidR="006A2FCD">
          <w:t>elf</w:t>
        </w:r>
      </w:ins>
      <w:ins w:id="5294" w:author="Arthur Parmentier" w:date="2020-06-08T18:17:00Z">
        <w:r w:rsidRPr="007C437A">
          <w:t xml:space="preserve">. What he calls a “general rule” </w:t>
        </w:r>
      </w:ins>
      <w:ins w:id="5295" w:author="Arthur Parmentier" w:date="2020-06-08T18:53:00Z">
        <w:r w:rsidR="006C4D16">
          <w:t>in his statement is to my point of view</w:t>
        </w:r>
      </w:ins>
      <w:ins w:id="5296" w:author="Arthur Parmentier" w:date="2020-06-08T18:17:00Z">
        <w:r w:rsidRPr="007C437A">
          <w:t xml:space="preserve"> his own convention. </w:t>
        </w:r>
      </w:ins>
      <w:ins w:id="5297" w:author="Arthur Parmentier" w:date="2020-06-08T18:54:00Z">
        <w:r w:rsidR="006C4D16">
          <w:br/>
        </w:r>
      </w:ins>
      <w:ins w:id="5298" w:author="Arthur Parmentier" w:date="2020-06-08T18:17:00Z">
        <w:r w:rsidRPr="007C437A">
          <w:t xml:space="preserve">Indeed, a different composer could as well </w:t>
        </w:r>
      </w:ins>
      <w:ins w:id="5299" w:author="Arthur Parmentier" w:date="2020-06-08T18:54:00Z">
        <w:r w:rsidR="006C4D16">
          <w:t>propose by convention that</w:t>
        </w:r>
      </w:ins>
      <w:ins w:id="5300" w:author="Arthur Parmentier" w:date="2020-06-08T18:17:00Z">
        <w:r w:rsidRPr="007C437A">
          <w:t xml:space="preserve"> scan, point to point and all content gestures are meant as </w:t>
        </w:r>
      </w:ins>
      <w:ins w:id="5301" w:author="Arthur Parmentier" w:date="2020-06-08T18:54:00Z">
        <w:r w:rsidR="009D3389">
          <w:t xml:space="preserve">additional </w:t>
        </w:r>
      </w:ins>
      <w:ins w:id="5302" w:author="Arthur Parmentier" w:date="2020-06-08T18:17:00Z">
        <w:r w:rsidRPr="007C437A">
          <w:t>layers</w:t>
        </w:r>
      </w:ins>
      <w:ins w:id="5303" w:author="Arthur Parmentier" w:date="2020-06-08T18:54:00Z">
        <w:r w:rsidR="006626B3">
          <w:t xml:space="preserve"> on</w:t>
        </w:r>
      </w:ins>
      <w:ins w:id="5304" w:author="Arthur Parmentier" w:date="2020-06-08T18:17:00Z">
        <w:r w:rsidRPr="007C437A">
          <w:t xml:space="preserve"> the ongoing material. </w:t>
        </w:r>
      </w:ins>
      <w:ins w:id="5305" w:author="Arthur Parmentier" w:date="2020-06-08T18:55:00Z">
        <w:r w:rsidR="006626B3">
          <w:t>S</w:t>
        </w:r>
      </w:ins>
      <w:ins w:id="5306" w:author="Arthur Parmentier" w:date="2020-06-08T18:17:00Z">
        <w:r w:rsidRPr="007C437A">
          <w:t xml:space="preserve">uch conventions </w:t>
        </w:r>
      </w:ins>
      <w:ins w:id="5307" w:author="Arthur Parmentier" w:date="2020-06-08T18:55:00Z">
        <w:r w:rsidR="006626B3">
          <w:t>are what allow performers to</w:t>
        </w:r>
      </w:ins>
      <w:ins w:id="5308" w:author="Arthur Parmentier" w:date="2020-06-08T18:17:00Z">
        <w:r w:rsidRPr="007C437A">
          <w:t xml:space="preserve"> interpret ambiguous requests</w:t>
        </w:r>
      </w:ins>
      <w:ins w:id="5309" w:author="Arthur Parmentier" w:date="2020-06-08T18:56:00Z">
        <w:r w:rsidR="006626B3">
          <w:t xml:space="preserve"> in other situations</w:t>
        </w:r>
      </w:ins>
      <w:ins w:id="5310" w:author="Arthur Parmentier" w:date="2020-06-08T18:55:00Z">
        <w:r w:rsidR="006626B3">
          <w:t xml:space="preserve"> (</w:t>
        </w:r>
      </w:ins>
      <w:ins w:id="5311" w:author="Arthur Parmentier" w:date="2020-06-08T18:56:00Z">
        <w:r w:rsidR="006626B3">
          <w:t>cf. the example in the first point)</w:t>
        </w:r>
      </w:ins>
      <w:ins w:id="5312" w:author="Arthur Parmentier" w:date="2020-06-08T18:17:00Z">
        <w:r w:rsidRPr="007C437A">
          <w:t>; but it may be the case that Thompson or other soundpainters disagree on th</w:t>
        </w:r>
      </w:ins>
      <w:ins w:id="5313" w:author="Arthur Parmentier" w:date="2020-06-08T18:57:00Z">
        <w:r w:rsidR="006626B3">
          <w:t>e conventions to use when the soundpainter indicates new modes.</w:t>
        </w:r>
        <w:r w:rsidR="006626B3">
          <w:br/>
        </w:r>
      </w:ins>
      <w:ins w:id="5314" w:author="Arthur Parmentier" w:date="2020-06-08T18:59:00Z">
        <w:r w:rsidR="006626B3">
          <w:t>As a composer</w:t>
        </w:r>
      </w:ins>
      <w:ins w:id="5315" w:author="Arthur Parmentier" w:date="2020-06-08T18:17:00Z">
        <w:r w:rsidRPr="007C437A">
          <w:t xml:space="preserve"> Thompson developed and formalize</w:t>
        </w:r>
      </w:ins>
      <w:ins w:id="5316" w:author="Arthur Parmentier" w:date="2020-06-08T18:58:00Z">
        <w:r w:rsidR="006626B3">
          <w:t>d</w:t>
        </w:r>
      </w:ins>
      <w:ins w:id="5317"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5318" w:author="Arthur Parmentier" w:date="2020-06-08T18:59:00Z">
        <w:r w:rsidR="006626B3">
          <w:t xml:space="preserve"> that he diffuses as a main figure and teacher of SP.</w:t>
        </w:r>
      </w:ins>
    </w:p>
    <w:p w:rsidR="00224A9B" w:rsidRDefault="00224A9B">
      <w:pPr>
        <w:rPr>
          <w:ins w:id="5319" w:author="Arthur Parmentier" w:date="2020-06-08T19:02:00Z"/>
        </w:rPr>
      </w:pPr>
      <w:ins w:id="5320" w:author="Arthur Parmentier" w:date="2020-06-08T18:17:00Z">
        <w:r w:rsidRPr="007C437A">
          <w:t xml:space="preserve">This example </w:t>
        </w:r>
      </w:ins>
      <w:ins w:id="5321" w:author="Arthur Parmentier" w:date="2020-06-09T15:56:00Z">
        <w:r w:rsidR="0015509F">
          <w:t xml:space="preserve">also </w:t>
        </w:r>
      </w:ins>
      <w:ins w:id="5322" w:author="Arthur Parmentier" w:date="2020-06-08T18:17:00Z">
        <w:r w:rsidRPr="007C437A">
          <w:t xml:space="preserve">points out </w:t>
        </w:r>
      </w:ins>
      <w:ins w:id="5323" w:author="Arthur Parmentier" w:date="2020-06-09T15:56:00Z">
        <w:r w:rsidR="0015509F">
          <w:t xml:space="preserve">the </w:t>
        </w:r>
      </w:ins>
      <w:ins w:id="5324" w:author="Arthur Parmentier" w:date="2020-06-08T18:17:00Z">
        <w:r w:rsidRPr="007C437A">
          <w:t xml:space="preserve">important role </w:t>
        </w:r>
      </w:ins>
      <w:ins w:id="5325" w:author="Arthur Parmentier" w:date="2020-06-09T15:56:00Z">
        <w:r w:rsidR="0015509F">
          <w:t>of</w:t>
        </w:r>
      </w:ins>
      <w:ins w:id="5326" w:author="Arthur Parmentier" w:date="2020-06-08T18:17:00Z">
        <w:r w:rsidRPr="007C437A">
          <w:t xml:space="preserve"> conventions and other sets of rules that are not explained from within the grammar of SP but </w:t>
        </w:r>
      </w:ins>
      <w:ins w:id="5327" w:author="Arthur Parmentier" w:date="2020-06-09T15:58:00Z">
        <w:r w:rsidR="0015509F">
          <w:t>are determined by</w:t>
        </w:r>
      </w:ins>
      <w:ins w:id="5328" w:author="Arthur Parmentier" w:date="2020-06-08T19:00:00Z">
        <w:r w:rsidR="006626B3">
          <w:t xml:space="preserve"> the configuration of the group</w:t>
        </w:r>
      </w:ins>
      <w:ins w:id="5329" w:author="Arthur Parmentier" w:date="2020-06-09T15:57:00Z">
        <w:r w:rsidR="0015509F">
          <w:t xml:space="preserve">, for instance by </w:t>
        </w:r>
      </w:ins>
      <w:ins w:id="5330" w:author="Arthur Parmentier" w:date="2020-06-09T15:58:00Z">
        <w:r w:rsidR="0015509F">
          <w:t>a</w:t>
        </w:r>
      </w:ins>
      <w:ins w:id="5331" w:author="Arthur Parmentier" w:date="2020-06-09T15:57:00Z">
        <w:r w:rsidR="0015509F">
          <w:t xml:space="preserve"> </w:t>
        </w:r>
      </w:ins>
      <w:ins w:id="5332" w:author="Arthur Parmentier" w:date="2020-06-09T15:58:00Z">
        <w:r w:rsidR="0015509F">
          <w:t>composer.</w:t>
        </w:r>
      </w:ins>
    </w:p>
    <w:p w:rsidR="00475506" w:rsidRDefault="00475506">
      <w:pPr>
        <w:pStyle w:val="Titre5"/>
        <w:rPr>
          <w:ins w:id="5333" w:author="Arthur Parmentier" w:date="2020-06-08T19:01:00Z"/>
        </w:rPr>
        <w:pPrChange w:id="5334" w:author="Arthur Parmentier" w:date="2020-06-10T16:26:00Z">
          <w:pPr/>
        </w:pPrChange>
      </w:pPr>
      <w:ins w:id="5335" w:author="Arthur Parmentier" w:date="2020-06-08T19:03:00Z">
        <w:r>
          <w:lastRenderedPageBreak/>
          <w:t>A remark on the diffusion of conventions in SP</w:t>
        </w:r>
      </w:ins>
    </w:p>
    <w:p w:rsidR="00E02592" w:rsidRDefault="00BE5C4A">
      <w:pPr>
        <w:rPr>
          <w:ins w:id="5336" w:author="Arthur Parmentier" w:date="2020-06-08T19:03:00Z"/>
        </w:rPr>
      </w:pPr>
      <w:ins w:id="5337" w:author="Arthur Parmentier" w:date="2020-06-08T19:19:00Z">
        <w:r>
          <w:t>The pr</w:t>
        </w:r>
      </w:ins>
      <w:ins w:id="5338" w:author="Arthur Parmentier" w:date="2020-06-08T19:20:00Z">
        <w:r>
          <w:t xml:space="preserve">evious example </w:t>
        </w:r>
      </w:ins>
      <w:ins w:id="5339" w:author="Arthur Parmentier" w:date="2020-06-08T19:01:00Z">
        <w:r w:rsidR="00E02592">
          <w:t xml:space="preserve">underlines the </w:t>
        </w:r>
      </w:ins>
      <w:ins w:id="5340" w:author="Arthur Parmentier" w:date="2020-06-09T15:59:00Z">
        <w:r w:rsidR="00413D55">
          <w:t xml:space="preserve">conjunction of two </w:t>
        </w:r>
      </w:ins>
      <w:ins w:id="5341" w:author="Arthur Parmentier" w:date="2020-06-08T19:01:00Z">
        <w:r w:rsidR="00E02592">
          <w:t>role</w:t>
        </w:r>
      </w:ins>
      <w:ins w:id="5342" w:author="Arthur Parmentier" w:date="2020-06-09T15:59:00Z">
        <w:r w:rsidR="00413D55">
          <w:t>s</w:t>
        </w:r>
      </w:ins>
      <w:ins w:id="5343" w:author="Arthur Parmentier" w:date="2020-06-08T19:01:00Z">
        <w:r w:rsidR="00E02592">
          <w:t xml:space="preserve"> of Thompson</w:t>
        </w:r>
      </w:ins>
      <w:ins w:id="5344" w:author="Arthur Parmentier" w:date="2020-06-09T15:59:00Z">
        <w:r w:rsidR="00413D55">
          <w:t>, first as a composer and second as</w:t>
        </w:r>
      </w:ins>
      <w:ins w:id="5345" w:author="Arthur Parmentier" w:date="2020-06-08T19:01:00Z">
        <w:r w:rsidR="00E02592">
          <w:t xml:space="preserve"> the main diffusor and authority of SP, who defined SP rules not only in terms of grammar and semantics but also in term</w:t>
        </w:r>
      </w:ins>
      <w:ins w:id="5346" w:author="Arthur Parmentier" w:date="2020-06-08T19:02:00Z">
        <w:r w:rsidR="00E02592">
          <w:t>s of conventions such as default parameters and configuration choices.</w:t>
        </w:r>
      </w:ins>
    </w:p>
    <w:p w:rsidR="00694125" w:rsidRDefault="007F1431">
      <w:pPr>
        <w:rPr>
          <w:ins w:id="5347" w:author="Arthur Parmentier" w:date="2020-06-08T19:22:00Z"/>
        </w:rPr>
      </w:pPr>
      <w:ins w:id="5348" w:author="Arthur Parmentier" w:date="2020-06-08T19:20:00Z">
        <w:r>
          <w:t xml:space="preserve">In the previous parts, </w:t>
        </w:r>
      </w:ins>
      <w:ins w:id="5349"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5350" w:author="Arthur Parmentier" w:date="2020-06-08T19:21:00Z">
        <w:r>
          <w:t>T</w:t>
        </w:r>
      </w:ins>
      <w:ins w:id="5351"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5352" w:author="Arthur Parmentier" w:date="2020-06-08T19:21:00Z">
        <w:r>
          <w:t xml:space="preserve">in Thompson’s descriptions </w:t>
        </w:r>
      </w:ins>
      <w:ins w:id="5353" w:author="Arthur Parmentier" w:date="2020-06-08T19:03:00Z">
        <w:r w:rsidR="009C2211" w:rsidRPr="007C437A">
          <w:t xml:space="preserve">between the </w:t>
        </w:r>
      </w:ins>
      <w:ins w:id="5354" w:author="Arthur Parmentier" w:date="2020-06-09T16:01:00Z">
        <w:r w:rsidR="00AC5A44">
          <w:t xml:space="preserve">compositional </w:t>
        </w:r>
      </w:ins>
      <w:ins w:id="5355" w:author="Arthur Parmentier" w:date="2020-06-09T16:02:00Z">
        <w:r w:rsidR="00AC5A44">
          <w:t>conventions in</w:t>
        </w:r>
      </w:ins>
      <w:ins w:id="5356" w:author="Arthur Parmentier" w:date="2020-06-08T19:03:00Z">
        <w:r w:rsidR="009C2211" w:rsidRPr="007C437A">
          <w:t xml:space="preserve"> SP and </w:t>
        </w:r>
      </w:ins>
      <w:ins w:id="5357" w:author="Arthur Parmentier" w:date="2020-06-09T16:02:00Z">
        <w:r w:rsidR="00AC5A44">
          <w:t>its</w:t>
        </w:r>
      </w:ins>
      <w:ins w:id="5358" w:author="Arthur Parmentier" w:date="2020-06-08T19:03:00Z">
        <w:r w:rsidR="009C2211" w:rsidRPr="007C437A">
          <w:t xml:space="preserve"> definition of SP as a sign language.</w:t>
        </w:r>
      </w:ins>
      <w:ins w:id="5359" w:author="Arthur Parmentier" w:date="2020-06-08T19:22:00Z">
        <w:r w:rsidR="00694125">
          <w:t xml:space="preserve"> I </w:t>
        </w:r>
      </w:ins>
      <w:ins w:id="5360" w:author="Arthur Parmentier" w:date="2020-06-08T21:33:00Z">
        <w:r w:rsidR="00AE15ED">
          <w:t xml:space="preserve">explain this confusion by </w:t>
        </w:r>
      </w:ins>
      <w:ins w:id="5361" w:author="Arthur Parmentier" w:date="2020-06-08T21:34:00Z">
        <w:r w:rsidR="00AE15ED">
          <w:t>the following</w:t>
        </w:r>
      </w:ins>
      <w:ins w:id="5362" w:author="Arthur Parmentier" w:date="2020-06-08T19:22:00Z">
        <w:r w:rsidR="00694125">
          <w:t>:</w:t>
        </w:r>
      </w:ins>
    </w:p>
    <w:p w:rsidR="00694125" w:rsidRDefault="00694125">
      <w:pPr>
        <w:pStyle w:val="Paragraphedeliste"/>
        <w:numPr>
          <w:ilvl w:val="0"/>
          <w:numId w:val="11"/>
        </w:numPr>
        <w:rPr>
          <w:ins w:id="5363" w:author="Arthur Parmentier" w:date="2020-06-08T21:29:00Z"/>
        </w:rPr>
      </w:pPr>
      <w:ins w:id="5364" w:author="Arthur Parmentier" w:date="2020-06-08T19:22:00Z">
        <w:r>
          <w:t>The most obvious</w:t>
        </w:r>
      </w:ins>
      <w:ins w:id="5365" w:author="Arthur Parmentier" w:date="2020-06-08T21:34:00Z">
        <w:r w:rsidR="00AE15ED">
          <w:t xml:space="preserve"> point</w:t>
        </w:r>
      </w:ins>
      <w:ins w:id="5366" w:author="Arthur Parmentier" w:date="2020-06-08T19:22:00Z">
        <w:r>
          <w:t xml:space="preserve"> is that Thompson </w:t>
        </w:r>
      </w:ins>
      <w:ins w:id="5367" w:author="Arthur Parmentier" w:date="2020-06-08T19:23:00Z">
        <w:r>
          <w:t xml:space="preserve">is not a linguist himself and started to think about SP in linguistic terms </w:t>
        </w:r>
      </w:ins>
      <w:ins w:id="5368" w:author="Arthur Parmentier" w:date="2020-06-08T21:29:00Z">
        <w:r w:rsidR="00AE15ED">
          <w:t>dozens</w:t>
        </w:r>
      </w:ins>
      <w:ins w:id="5369" w:author="Arthur Parmentier" w:date="2020-06-08T21:28:00Z">
        <w:r w:rsidR="00AE15ED">
          <w:t xml:space="preserve"> of years after internalizing his own</w:t>
        </w:r>
      </w:ins>
      <w:ins w:id="5370" w:author="Arthur Parmentier" w:date="2020-06-08T21:29:00Z">
        <w:r w:rsidR="00AE15ED">
          <w:t xml:space="preserve"> representations of SP in artistic and compositional terms</w:t>
        </w:r>
      </w:ins>
      <w:ins w:id="5371" w:author="Arthur Parmentier" w:date="2020-06-08T21:34:00Z">
        <w:r w:rsidR="00AE15ED">
          <w:t>.</w:t>
        </w:r>
      </w:ins>
    </w:p>
    <w:p w:rsidR="00AE15ED" w:rsidRDefault="00AE15ED">
      <w:pPr>
        <w:pStyle w:val="Paragraphedeliste"/>
        <w:numPr>
          <w:ilvl w:val="0"/>
          <w:numId w:val="11"/>
        </w:numPr>
        <w:rPr>
          <w:ins w:id="5372" w:author="Arthur Parmentier" w:date="2020-06-08T21:35:00Z"/>
        </w:rPr>
      </w:pPr>
      <w:ins w:id="5373" w:author="Arthur Parmentier" w:date="2020-06-08T21:36:00Z">
        <w:r>
          <w:t>He</w:t>
        </w:r>
      </w:ins>
      <w:ins w:id="5374" w:author="Arthur Parmentier" w:date="2020-06-08T21:34:00Z">
        <w:r>
          <w:t xml:space="preserve"> is</w:t>
        </w:r>
      </w:ins>
      <w:ins w:id="5375" w:author="Arthur Parmentier" w:date="2020-06-08T21:36:00Z">
        <w:r>
          <w:t xml:space="preserve"> historically</w:t>
        </w:r>
      </w:ins>
      <w:ins w:id="5376" w:author="Arthur Parmentier" w:date="2020-06-08T21:34:00Z">
        <w:r>
          <w:t xml:space="preserve"> the </w:t>
        </w:r>
      </w:ins>
      <w:ins w:id="5377" w:author="Arthur Parmentier" w:date="2020-06-08T21:51:00Z">
        <w:r w:rsidR="00BC0976">
          <w:t xml:space="preserve">creator and </w:t>
        </w:r>
      </w:ins>
      <w:ins w:id="5378" w:author="Arthur Parmentier" w:date="2020-06-08T21:34:00Z">
        <w:r>
          <w:t>main diffuser of SP</w:t>
        </w:r>
      </w:ins>
      <w:ins w:id="5379" w:author="Arthur Parmentier" w:date="2020-06-08T21:35:00Z">
        <w:r>
          <w:t xml:space="preserve"> and</w:t>
        </w:r>
      </w:ins>
      <w:ins w:id="5380" w:author="Arthur Parmentier" w:date="2020-06-08T21:34:00Z">
        <w:r>
          <w:t xml:space="preserve"> </w:t>
        </w:r>
      </w:ins>
      <w:ins w:id="5381" w:author="Arthur Parmentier" w:date="2020-06-08T21:51:00Z">
        <w:r w:rsidR="00F703B9">
          <w:t>teach</w:t>
        </w:r>
      </w:ins>
      <w:ins w:id="5382" w:author="Arthur Parmentier" w:date="2020-06-08T21:34:00Z">
        <w:r>
          <w:t xml:space="preserve"> his compositional </w:t>
        </w:r>
      </w:ins>
      <w:ins w:id="5383" w:author="Arthur Parmentier" w:date="2020-06-08T21:35:00Z">
        <w:r>
          <w:t xml:space="preserve">conventions and propositions </w:t>
        </w:r>
      </w:ins>
      <w:ins w:id="5384" w:author="Arthur Parmentier" w:date="2020-06-08T21:52:00Z">
        <w:r w:rsidR="00E46618">
          <w:t>as part of</w:t>
        </w:r>
      </w:ins>
      <w:ins w:id="5385" w:author="Arthur Parmentier" w:date="2020-06-08T21:35:00Z">
        <w:r>
          <w:t xml:space="preserve"> the language itself; he </w:t>
        </w:r>
      </w:ins>
      <w:ins w:id="5386" w:author="Arthur Parmentier" w:date="2020-06-08T21:52:00Z">
        <w:r w:rsidR="00F26C82">
          <w:t>presents</w:t>
        </w:r>
      </w:ins>
      <w:ins w:id="5387" w:author="Arthur Parmentier" w:date="2020-06-08T21:35:00Z">
        <w:r>
          <w:t xml:space="preserve"> SP as a composition tool</w:t>
        </w:r>
      </w:ins>
      <w:ins w:id="5388" w:author="Arthur Parmentier" w:date="2020-06-08T21:50:00Z">
        <w:r w:rsidR="00AD578D">
          <w:t xml:space="preserve"> and what he designed and developed it for</w:t>
        </w:r>
      </w:ins>
      <w:ins w:id="5389" w:author="Arthur Parmentier" w:date="2020-06-08T21:35:00Z">
        <w:r>
          <w:t>, not only as a mere language.</w:t>
        </w:r>
      </w:ins>
    </w:p>
    <w:p w:rsidR="00C5218C" w:rsidRDefault="00AA3711">
      <w:pPr>
        <w:pStyle w:val="Paragraphedeliste"/>
        <w:numPr>
          <w:ilvl w:val="0"/>
          <w:numId w:val="11"/>
        </w:numPr>
        <w:rPr>
          <w:ins w:id="5390" w:author="Arthur Parmentier" w:date="2020-06-08T22:04:00Z"/>
        </w:rPr>
      </w:pPr>
      <w:ins w:id="5391" w:author="Arthur Parmentier" w:date="2020-06-08T21:36:00Z">
        <w:r>
          <w:t>SP may be</w:t>
        </w:r>
      </w:ins>
      <w:ins w:id="5392" w:author="Arthur Parmentier" w:date="2020-06-08T21:54:00Z">
        <w:r w:rsidR="00C60A78">
          <w:t xml:space="preserve"> most</w:t>
        </w:r>
      </w:ins>
      <w:ins w:id="5393" w:author="Arthur Parmentier" w:date="2020-06-08T21:36:00Z">
        <w:r>
          <w:t xml:space="preserve"> appreciated</w:t>
        </w:r>
      </w:ins>
      <w:ins w:id="5394" w:author="Arthur Parmentier" w:date="2020-06-08T21:50:00Z">
        <w:r w:rsidR="00AD578D">
          <w:t xml:space="preserve"> </w:t>
        </w:r>
      </w:ins>
      <w:ins w:id="5395" w:author="Arthur Parmentier" w:date="2020-06-08T21:57:00Z">
        <w:r w:rsidR="00520B77">
          <w:t xml:space="preserve">and adopted </w:t>
        </w:r>
      </w:ins>
      <w:ins w:id="5396" w:author="Arthur Parmentier" w:date="2020-06-08T21:55:00Z">
        <w:r w:rsidR="00C60A78">
          <w:t>for the</w:t>
        </w:r>
      </w:ins>
      <w:ins w:id="5397" w:author="Arthur Parmentier" w:date="2020-06-08T21:37:00Z">
        <w:r>
          <w:t xml:space="preserve"> set of compositional propositions and concepts from several disciplines</w:t>
        </w:r>
      </w:ins>
      <w:ins w:id="5398" w:author="Arthur Parmentier" w:date="2020-06-08T21:55:00Z">
        <w:r w:rsidR="00C60A78">
          <w:t xml:space="preserve"> that it encapsulate</w:t>
        </w:r>
      </w:ins>
      <w:ins w:id="5399" w:author="Arthur Parmentier" w:date="2020-06-08T21:56:00Z">
        <w:r w:rsidR="00C60A78">
          <w:t>s</w:t>
        </w:r>
      </w:ins>
      <w:ins w:id="5400" w:author="Arthur Parmentier" w:date="2020-06-08T21:57:00Z">
        <w:r w:rsidR="00520B77">
          <w:t xml:space="preserve"> rather than its internal mechanisms as a langue such as the creation of new signs, modes and syntactic </w:t>
        </w:r>
      </w:ins>
      <w:ins w:id="5401" w:author="Arthur Parmentier" w:date="2020-06-08T21:58:00Z">
        <w:r w:rsidR="00520B77">
          <w:t>structures</w:t>
        </w:r>
      </w:ins>
      <w:ins w:id="5402" w:author="Arthur Parmentier" w:date="2020-06-08T21:37:00Z">
        <w:r>
          <w:t>.</w:t>
        </w:r>
      </w:ins>
      <w:ins w:id="5403" w:author="Arthur Parmentier" w:date="2020-06-08T21:58:00Z">
        <w:r w:rsidR="00520B77">
          <w:t xml:space="preserve"> In other words, </w:t>
        </w:r>
      </w:ins>
      <w:ins w:id="5404" w:author="Arthur Parmentier" w:date="2020-06-08T21:59:00Z">
        <w:r w:rsidR="00520B77">
          <w:t xml:space="preserve">the adopting of SP may rely more on the exploration of </w:t>
        </w:r>
      </w:ins>
      <w:ins w:id="5405" w:author="Arthur Parmentier" w:date="2020-06-08T21:58:00Z">
        <w:r w:rsidR="00520B77">
          <w:t xml:space="preserve">its different modes, contents and “built-in” categories than </w:t>
        </w:r>
      </w:ins>
      <w:ins w:id="5406" w:author="Arthur Parmentier" w:date="2020-06-08T22:00:00Z">
        <w:r w:rsidR="00520B77">
          <w:t>the creation of new modes, contents, signs and structures.</w:t>
        </w:r>
      </w:ins>
      <w:ins w:id="5407" w:author="Arthur Parmentier" w:date="2020-06-08T21:58:00Z">
        <w:r w:rsidR="00520B77">
          <w:br/>
        </w:r>
      </w:ins>
      <w:ins w:id="5408" w:author="Arthur Parmentier" w:date="2020-06-08T21:37:00Z">
        <w:r>
          <w:t>We have seen that it</w:t>
        </w:r>
      </w:ins>
      <w:ins w:id="5409" w:author="Arthur Parmentier" w:date="2020-06-08T22:00:00Z">
        <w:r w:rsidR="00520B77">
          <w:t xml:space="preserve"> indeed</w:t>
        </w:r>
      </w:ins>
      <w:ins w:id="5410" w:author="Arthur Parmentier" w:date="2020-06-08T21:37:00Z">
        <w:r>
          <w:t xml:space="preserve"> borrows </w:t>
        </w:r>
      </w:ins>
      <w:ins w:id="5411" w:author="Arthur Parmentier" w:date="2020-06-08T22:02:00Z">
        <w:r w:rsidR="00520B77">
          <w:t xml:space="preserve">ideas and artistic concepts </w:t>
        </w:r>
      </w:ins>
      <w:ins w:id="5412" w:author="Arthur Parmentier" w:date="2020-06-08T21:37:00Z">
        <w:r>
          <w:t>from elsewhere</w:t>
        </w:r>
      </w:ins>
      <w:ins w:id="5413" w:author="Arthur Parmentier" w:date="2020-06-08T22:01:00Z">
        <w:r w:rsidR="00520B77">
          <w:t xml:space="preserve"> and provide a convenient context </w:t>
        </w:r>
      </w:ins>
      <w:ins w:id="5414" w:author="Arthur Parmentier" w:date="2020-06-08T22:02:00Z">
        <w:r w:rsidR="00520B77">
          <w:t xml:space="preserve">to explore them, which </w:t>
        </w:r>
      </w:ins>
      <w:ins w:id="5415" w:author="Arthur Parmentier" w:date="2020-06-08T22:04:00Z">
        <w:r w:rsidR="00AE26D5">
          <w:t xml:space="preserve">assembled, </w:t>
        </w:r>
      </w:ins>
      <w:ins w:id="5416" w:author="Arthur Parmentier" w:date="2020-06-08T22:02:00Z">
        <w:r w:rsidR="00520B77">
          <w:t>make</w:t>
        </w:r>
      </w:ins>
      <w:ins w:id="5417" w:author="Arthur Parmentier" w:date="2020-06-08T22:04:00Z">
        <w:r w:rsidR="00AE26D5">
          <w:t>s</w:t>
        </w:r>
      </w:ins>
      <w:ins w:id="5418" w:author="Arthur Parmentier" w:date="2020-06-08T22:02:00Z">
        <w:r w:rsidR="00520B77">
          <w:t xml:space="preserve"> it a very powerful tool to </w:t>
        </w:r>
      </w:ins>
      <w:ins w:id="5419" w:author="Arthur Parmentier" w:date="2020-06-08T22:03:00Z">
        <w:r w:rsidR="00520B77">
          <w:t>move</w:t>
        </w:r>
      </w:ins>
      <w:ins w:id="5420" w:author="Arthur Parmentier" w:date="2020-06-08T22:04:00Z">
        <w:r w:rsidR="00520B77">
          <w:t xml:space="preserve"> on</w:t>
        </w:r>
      </w:ins>
      <w:ins w:id="5421" w:author="Arthur Parmentier" w:date="2020-06-08T22:03:00Z">
        <w:r w:rsidR="00520B77">
          <w:t xml:space="preserve"> from</w:t>
        </w:r>
      </w:ins>
      <w:ins w:id="5422" w:author="Arthur Parmentier" w:date="2020-06-08T22:02:00Z">
        <w:r w:rsidR="00520B77">
          <w:t xml:space="preserve"> other </w:t>
        </w:r>
      </w:ins>
      <w:ins w:id="5423" w:author="Arthur Parmentier" w:date="2020-06-08T22:03:00Z">
        <w:r w:rsidR="00520B77">
          <w:t>configurat</w:t>
        </w:r>
      </w:ins>
      <w:ins w:id="5424" w:author="Arthur Parmentier" w:date="2020-06-08T22:04:00Z">
        <w:r w:rsidR="00520B77">
          <w:t>ions of improvisation, real-time composition or experimental music.</w:t>
        </w:r>
      </w:ins>
    </w:p>
    <w:p w:rsidR="00AE15ED" w:rsidRDefault="00C5218C">
      <w:pPr>
        <w:pStyle w:val="Paragraphedeliste"/>
        <w:numPr>
          <w:ilvl w:val="0"/>
          <w:numId w:val="11"/>
        </w:numPr>
        <w:rPr>
          <w:ins w:id="5425" w:author="Arthur Parmentier" w:date="2020-06-08T19:22:00Z"/>
        </w:rPr>
        <w:pPrChange w:id="5426" w:author="Arthur Parmentier" w:date="2020-06-10T16:26:00Z">
          <w:pPr/>
        </w:pPrChange>
      </w:pPr>
      <w:ins w:id="5427" w:author="Arthur Parmentier" w:date="2020-06-08T22:05:00Z">
        <w:r>
          <w:t>Finally, the “traditional</w:t>
        </w:r>
      </w:ins>
      <w:ins w:id="5428" w:author="Arthur Parmentier" w:date="2020-06-08T23:01:00Z">
        <w:r w:rsidR="00685FE2">
          <w:t>”</w:t>
        </w:r>
      </w:ins>
      <w:ins w:id="5429" w:author="Arthur Parmentier" w:date="2020-06-08T22:05:00Z">
        <w:r>
          <w:t xml:space="preserve"> visions</w:t>
        </w:r>
      </w:ins>
      <w:ins w:id="5430" w:author="Arthur Parmentier" w:date="2020-06-08T22:06:00Z">
        <w:r>
          <w:t xml:space="preserve"> on and conventions in</w:t>
        </w:r>
      </w:ins>
      <w:ins w:id="5431" w:author="Arthur Parmentier" w:date="2020-06-08T22:05:00Z">
        <w:r>
          <w:t xml:space="preserve"> SP might be related to </w:t>
        </w:r>
      </w:ins>
      <w:ins w:id="5432" w:author="Arthur Parmentier" w:date="2020-06-08T22:08:00Z">
        <w:r w:rsidR="00B908FA">
          <w:t>a</w:t>
        </w:r>
      </w:ins>
      <w:ins w:id="5433" w:author="Arthur Parmentier" w:date="2020-06-08T22:05:00Z">
        <w:r>
          <w:t xml:space="preserve"> </w:t>
        </w:r>
      </w:ins>
      <w:ins w:id="5434" w:author="Arthur Parmentier" w:date="2020-06-08T21:38:00Z">
        <w:r w:rsidR="00AA3711">
          <w:t>Western</w:t>
        </w:r>
      </w:ins>
      <w:ins w:id="5435" w:author="Arthur Parmentier" w:date="2020-06-08T22:08:00Z">
        <w:r w:rsidR="00B908FA">
          <w:t xml:space="preserve"> </w:t>
        </w:r>
      </w:ins>
      <w:ins w:id="5436" w:author="Arthur Parmentier" w:date="2020-06-08T21:38:00Z">
        <w:r w:rsidR="00AA3711">
          <w:t>vision on arts</w:t>
        </w:r>
      </w:ins>
      <w:ins w:id="5437" w:author="Arthur Parmentier" w:date="2020-06-08T22:08:00Z">
        <w:r w:rsidR="00B908FA">
          <w:t>, performance and their cultural conventions</w:t>
        </w:r>
      </w:ins>
      <w:ins w:id="5438" w:author="Arthur Parmentier" w:date="2020-06-08T22:06:00Z">
        <w:r>
          <w:t xml:space="preserve">. The fact that SP </w:t>
        </w:r>
      </w:ins>
      <w:ins w:id="5439" w:author="Arthur Parmentier" w:date="2020-06-08T22:07:00Z">
        <w:r>
          <w:t>developed</w:t>
        </w:r>
      </w:ins>
      <w:ins w:id="5440" w:author="Arthur Parmentier" w:date="2020-06-08T22:06:00Z">
        <w:r>
          <w:t xml:space="preserve"> a lot in Europe </w:t>
        </w:r>
      </w:ins>
      <w:ins w:id="5441" w:author="Arthur Parmentier" w:date="2020-06-08T22:07:00Z">
        <w:r>
          <w:t xml:space="preserve">may have had an </w:t>
        </w:r>
      </w:ins>
      <w:ins w:id="5442" w:author="Arthur Parmentier" w:date="2020-06-08T22:08:00Z">
        <w:r>
          <w:t xml:space="preserve">important </w:t>
        </w:r>
      </w:ins>
      <w:ins w:id="5443" w:author="Arthur Parmentier" w:date="2020-06-08T22:07:00Z">
        <w:r>
          <w:t xml:space="preserve">influence on the </w:t>
        </w:r>
      </w:ins>
      <w:ins w:id="5444" w:author="Arthur Parmentier" w:date="2020-06-08T22:08:00Z">
        <w:r>
          <w:t xml:space="preserve">culturally determined </w:t>
        </w:r>
      </w:ins>
      <w:ins w:id="5445" w:author="Arthur Parmentier" w:date="2020-06-08T22:07:00Z">
        <w:r>
          <w:t>configurations it was used in and the people who diffused it</w:t>
        </w:r>
      </w:ins>
      <w:ins w:id="5446" w:author="Arthur Parmentier" w:date="2020-06-08T22:08:00Z">
        <w:r>
          <w:t>.</w:t>
        </w:r>
      </w:ins>
    </w:p>
    <w:p w:rsidR="009C2211" w:rsidRPr="00850432" w:rsidRDefault="003F4DEE">
      <w:pPr>
        <w:rPr>
          <w:ins w:id="5447" w:author="Arthur Parmentier" w:date="2020-06-08T13:16:00Z"/>
          <w:rPrChange w:id="5448" w:author="Arthur Parmentier" w:date="2020-06-08T13:17:00Z">
            <w:rPr>
              <w:ins w:id="5449" w:author="Arthur Parmentier" w:date="2020-06-08T13:16:00Z"/>
            </w:rPr>
          </w:rPrChange>
        </w:rPr>
        <w:pPrChange w:id="5450" w:author="Arthur Parmentier" w:date="2020-06-10T16:26:00Z">
          <w:pPr>
            <w:pStyle w:val="Titre2"/>
          </w:pPr>
        </w:pPrChange>
      </w:pPr>
      <w:ins w:id="5451" w:author="Arthur Parmentier" w:date="2020-06-08T23:03:00Z">
        <w:r>
          <w:t xml:space="preserve">I interpreted those </w:t>
        </w:r>
      </w:ins>
      <w:ins w:id="5452" w:author="Arthur Parmentier" w:date="2020-06-08T23:02:00Z">
        <w:r>
          <w:t xml:space="preserve">specificities </w:t>
        </w:r>
      </w:ins>
      <w:ins w:id="5453" w:author="Arthur Parmentier" w:date="2020-06-08T23:03:00Z">
        <w:r>
          <w:t xml:space="preserve">in </w:t>
        </w:r>
      </w:ins>
      <w:ins w:id="5454" w:author="Arthur Parmentier" w:date="2020-06-08T23:02:00Z">
        <w:r>
          <w:t xml:space="preserve">the </w:t>
        </w:r>
      </w:ins>
      <w:ins w:id="5455" w:author="Arthur Parmentier" w:date="2020-06-08T23:03:00Z">
        <w:r>
          <w:t xml:space="preserve">mechanisms and contexts of </w:t>
        </w:r>
      </w:ins>
      <w:ins w:id="5456" w:author="Arthur Parmentier" w:date="2020-06-08T23:02:00Z">
        <w:r>
          <w:t xml:space="preserve">diffusion of SP </w:t>
        </w:r>
      </w:ins>
      <w:ins w:id="5457" w:author="Arthur Parmentier" w:date="2020-06-08T23:03:00Z">
        <w:r>
          <w:t xml:space="preserve">as explanations of what I would call rather </w:t>
        </w:r>
      </w:ins>
      <w:ins w:id="5458" w:author="Arthur Parmentier" w:date="2020-06-08T23:04:00Z">
        <w:r>
          <w:t>mainstream or traditional configurations of SP in contrast to marginal, recent configuration</w:t>
        </w:r>
      </w:ins>
      <w:ins w:id="5459" w:author="Arthur Parmentier" w:date="2020-06-08T23:05:00Z">
        <w:r>
          <w:t>s.</w:t>
        </w:r>
      </w:ins>
    </w:p>
    <w:p w:rsidR="00B51C3F" w:rsidRPr="007C437A" w:rsidRDefault="00980410">
      <w:pPr>
        <w:pStyle w:val="Titre4"/>
        <w:rPr>
          <w:ins w:id="5460" w:author="Arthur Parmentier" w:date="2020-06-07T14:40:00Z"/>
        </w:rPr>
        <w:pPrChange w:id="5461" w:author="Arthur Parmentier" w:date="2020-06-10T16:26:00Z">
          <w:pPr>
            <w:pStyle w:val="Titre3"/>
          </w:pPr>
        </w:pPrChange>
      </w:pPr>
      <w:ins w:id="5462" w:author="Arthur Parmentier" w:date="2020-06-08T18:19:00Z">
        <w:r>
          <w:t>A remark on</w:t>
        </w:r>
      </w:ins>
      <w:ins w:id="5463" w:author="Arthur Parmentier" w:date="2020-06-08T22:15:00Z">
        <w:r w:rsidR="003E0426">
          <w:t xml:space="preserve"> the performativity of SP,</w:t>
        </w:r>
      </w:ins>
      <w:ins w:id="5464" w:author="Arthur Parmentier" w:date="2020-06-08T18:19:00Z">
        <w:r>
          <w:t xml:space="preserve"> s</w:t>
        </w:r>
      </w:ins>
      <w:ins w:id="5465" w:author="Arthur Parmentier" w:date="2020-06-08T18:16:00Z">
        <w:r w:rsidR="00224A9B">
          <w:t>tyle</w:t>
        </w:r>
      </w:ins>
      <w:ins w:id="5466" w:author="Arthur Parmentier" w:date="2020-06-08T22:15:00Z">
        <w:r w:rsidR="00675373">
          <w:t xml:space="preserve"> </w:t>
        </w:r>
        <w:r w:rsidR="009673EB">
          <w:t>and</w:t>
        </w:r>
      </w:ins>
      <w:ins w:id="5467" w:author="Arthur Parmentier" w:date="2020-06-08T18:20:00Z">
        <w:r w:rsidR="00965F40">
          <w:t xml:space="preserve"> </w:t>
        </w:r>
      </w:ins>
      <w:ins w:id="5468" w:author="Arthur Parmentier" w:date="2020-06-07T14:59:00Z">
        <w:r w:rsidR="00770F9D" w:rsidRPr="007C437A">
          <w:t>esthetics</w:t>
        </w:r>
      </w:ins>
    </w:p>
    <w:p w:rsidR="00C738C5" w:rsidRDefault="00B51C3F">
      <w:pPr>
        <w:rPr>
          <w:ins w:id="5469" w:author="Arthur Parmentier" w:date="2020-06-08T22:15:00Z"/>
        </w:rPr>
      </w:pPr>
      <w:ins w:id="5470" w:author="Arthur Parmentier" w:date="2020-06-07T14:40:00Z">
        <w:r w:rsidRPr="007C437A">
          <w:t>Walter Thompson writes in his</w:t>
        </w:r>
      </w:ins>
      <w:ins w:id="5471" w:author="Arthur Parmentier" w:date="2020-06-07T14:41:00Z">
        <w:r w:rsidRPr="007C437A">
          <w:t xml:space="preserve"> WB2: “At this point in your studies you understand Soundpainting is not a style of music such as Classical, Jazz, Rock, Rap, Folk, etc. It i</w:t>
        </w:r>
      </w:ins>
      <w:ins w:id="5472" w:author="Arthur Parmentier" w:date="2020-06-07T14:42:00Z">
        <w:r w:rsidRPr="007C437A">
          <w:t>s</w:t>
        </w:r>
      </w:ins>
      <w:ins w:id="5473" w:author="Arthur Parmentier" w:date="2020-06-07T14:41:00Z">
        <w:r w:rsidRPr="007C437A">
          <w:t xml:space="preserve"> a sign language for composing in real time</w:t>
        </w:r>
      </w:ins>
      <w:ins w:id="5474" w:author="Arthur Parmentier" w:date="2020-06-07T14:42:00Z">
        <w:r w:rsidRPr="007C437A">
          <w:t>”.</w:t>
        </w:r>
        <w:r w:rsidR="0080662F" w:rsidRPr="007C437A">
          <w:t xml:space="preserve"> What is raised here is the fact that one can use Soundpainting for very different esthetic and stylistic results.</w:t>
        </w:r>
      </w:ins>
      <w:ins w:id="5475" w:author="Arthur Parmentier" w:date="2020-06-08T22:16:00Z">
        <w:r w:rsidR="00985095">
          <w:t xml:space="preserve"> However, I will try </w:t>
        </w:r>
      </w:ins>
      <w:ins w:id="5476" w:author="Arthur Parmentier" w:date="2020-06-08T22:17:00Z">
        <w:r w:rsidR="00985095">
          <w:t>to discuss the practical extent of the esthetics and style productions with SP, that are in practice very oriented towards certain types of music only.</w:t>
        </w:r>
      </w:ins>
    </w:p>
    <w:p w:rsidR="005D3530" w:rsidRDefault="00530085">
      <w:pPr>
        <w:rPr>
          <w:ins w:id="5477" w:author="Arthur Parmentier" w:date="2020-06-08T22:12:00Z"/>
        </w:rPr>
      </w:pPr>
      <w:ins w:id="5478" w:author="Arthur Parmentier" w:date="2020-06-07T15:18:00Z">
        <w:r w:rsidRPr="007C437A">
          <w:lastRenderedPageBreak/>
          <w:t>On one side,</w:t>
        </w:r>
      </w:ins>
      <w:ins w:id="5479" w:author="Arthur Parmentier" w:date="2020-06-07T14:44:00Z">
        <w:r w:rsidR="002B27F4" w:rsidRPr="007C437A">
          <w:t xml:space="preserve"> SP is not equally used to produce all styles and esthetic</w:t>
        </w:r>
      </w:ins>
      <w:ins w:id="5480" w:author="Arthur Parmentier" w:date="2020-06-07T14:45:00Z">
        <w:r w:rsidR="002B27F4" w:rsidRPr="007C437A">
          <w:t>s. SP is more efficient and performative at composing in certain styles that other</w:t>
        </w:r>
      </w:ins>
      <w:ins w:id="5481" w:author="Arthur Parmentier" w:date="2020-06-07T14:46:00Z">
        <w:r w:rsidR="002B27F4" w:rsidRPr="007C437A">
          <w:t>s</w:t>
        </w:r>
      </w:ins>
      <w:ins w:id="5482"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5483" w:author="Arthur Parmentier" w:date="2020-06-08T18:19:00Z">
        <w:r w:rsidR="00834C4D">
          <w:t xml:space="preserve"> This also explains why </w:t>
        </w:r>
      </w:ins>
      <w:ins w:id="5484" w:author="Arthur Parmentier" w:date="2020-06-08T18:20:00Z">
        <w:r w:rsidR="00834C4D">
          <w:t>some people say that something “sounds” or “looks” like SP</w:t>
        </w:r>
      </w:ins>
      <w:ins w:id="5485" w:author="Arthur Parmentier" w:date="2020-06-08T22:12:00Z">
        <w:r w:rsidR="0022488D">
          <w:t>, as they do construct of prototypical view of the style of SP from their experience.</w:t>
        </w:r>
      </w:ins>
    </w:p>
    <w:p w:rsidR="00224457" w:rsidRDefault="0047451C">
      <w:pPr>
        <w:rPr>
          <w:ins w:id="5486" w:author="Arthur Parmentier" w:date="2020-06-08T22:18:00Z"/>
        </w:rPr>
      </w:pPr>
      <w:ins w:id="5487" w:author="Arthur Parmentier" w:date="2020-06-07T15:05:00Z">
        <w:r w:rsidRPr="007C437A">
          <w:t xml:space="preserve">On the other side, </w:t>
        </w:r>
      </w:ins>
      <w:ins w:id="5488" w:author="Arthur Parmentier" w:date="2020-06-07T15:06:00Z">
        <w:r w:rsidRPr="007C437A">
          <w:t>the production of a certain style or esthetic, the</w:t>
        </w:r>
      </w:ins>
      <w:ins w:id="5489" w:author="Arthur Parmentier" w:date="2020-06-08T18:19:00Z">
        <w:r w:rsidR="00980410">
          <w:t xml:space="preserve"> choices of</w:t>
        </w:r>
      </w:ins>
      <w:ins w:id="5490" w:author="Arthur Parmentier" w:date="2020-06-07T15:06:00Z">
        <w:r w:rsidRPr="007C437A">
          <w:t xml:space="preserve"> conventions and configurations in SP are </w:t>
        </w:r>
      </w:ins>
      <w:ins w:id="5491" w:author="Arthur Parmentier" w:date="2020-06-08T22:13:00Z">
        <w:r w:rsidR="005D3530">
          <w:t>conditioned by</w:t>
        </w:r>
      </w:ins>
      <w:ins w:id="5492" w:author="Arthur Parmentier" w:date="2020-06-07T15:06:00Z">
        <w:r w:rsidRPr="007C437A">
          <w:t xml:space="preserve"> both particular (individual) and cultural </w:t>
        </w:r>
      </w:ins>
      <w:ins w:id="5493" w:author="Arthur Parmentier" w:date="2020-06-08T22:13:00Z">
        <w:r w:rsidR="005D3530">
          <w:t>contexts, which may also have influenced its development towards a greater performativity for certain styles and esthetics</w:t>
        </w:r>
      </w:ins>
      <w:ins w:id="5494" w:author="Arthur Parmentier" w:date="2020-06-08T22:14:00Z">
        <w:r w:rsidR="005D3530">
          <w:t>, for instance linked to the Western contemporary artistic practices.</w:t>
        </w:r>
      </w:ins>
    </w:p>
    <w:p w:rsidR="00E00D1B" w:rsidRDefault="00E00D1B">
      <w:pPr>
        <w:rPr>
          <w:ins w:id="5495" w:author="Arthur Parmentier" w:date="2020-06-09T23:08:00Z"/>
        </w:rPr>
      </w:pPr>
      <w:ins w:id="5496" w:author="Arthur Parmentier" w:date="2020-06-08T22:18:00Z">
        <w:r>
          <w:t xml:space="preserve">Because SP is now developing in many countries, cultures and is being used by an increasing number of artists, I am sure that the diversity of its use will keep increasing, from </w:t>
        </w:r>
      </w:ins>
      <w:ins w:id="5497" w:author="Arthur Parmentier" w:date="2020-06-08T22:19:00Z">
        <w:r>
          <w:t>experimental contemporary performances to baila baila parties.</w:t>
        </w:r>
        <w:r w:rsidR="006D51E1">
          <w:rPr>
            <w:rStyle w:val="Appelnotedebasdep"/>
          </w:rPr>
          <w:footnoteReference w:id="35"/>
        </w:r>
      </w:ins>
      <w:ins w:id="5501" w:author="Arthur Parmentier" w:date="2020-06-08T22:18:00Z">
        <w:r>
          <w:t xml:space="preserve"> </w:t>
        </w:r>
      </w:ins>
    </w:p>
    <w:p w:rsidR="00E03EAB" w:rsidRDefault="00205BE3">
      <w:pPr>
        <w:pStyle w:val="Titre3"/>
        <w:rPr>
          <w:ins w:id="5502" w:author="Arthur Parmentier" w:date="2020-06-09T23:08:00Z"/>
        </w:rPr>
        <w:pPrChange w:id="5503" w:author="Arthur Parmentier" w:date="2020-06-10T16:26:00Z">
          <w:pPr>
            <w:pStyle w:val="Titre2"/>
          </w:pPr>
        </w:pPrChange>
      </w:pPr>
      <w:bookmarkStart w:id="5504" w:name="_Toc42842176"/>
      <w:ins w:id="5505" w:author="Arthur Parmentier" w:date="2020-06-12T11:48:00Z">
        <w:r>
          <w:t>T</w:t>
        </w:r>
      </w:ins>
      <w:ins w:id="5506" w:author="Arthur Parmentier" w:date="2020-06-09T23:08:00Z">
        <w:r w:rsidR="00E03EAB">
          <w:t>he meaning of SP</w:t>
        </w:r>
      </w:ins>
      <w:ins w:id="5507" w:author="Arthur Parmentier" w:date="2020-06-12T11:49:00Z">
        <w:r w:rsidR="0092504F">
          <w:t>:</w:t>
        </w:r>
      </w:ins>
      <w:ins w:id="5508" w:author="Arthur Parmentier" w:date="2020-06-09T23:08:00Z">
        <w:r w:rsidR="00E03EAB">
          <w:t xml:space="preserve"> </w:t>
        </w:r>
      </w:ins>
      <w:ins w:id="5509" w:author="Arthur Parmentier" w:date="2020-06-12T11:49:00Z">
        <w:r w:rsidR="0092504F">
          <w:t xml:space="preserve">structural </w:t>
        </w:r>
      </w:ins>
      <w:ins w:id="5510" w:author="Arthur Parmentier" w:date="2020-06-12T11:50:00Z">
        <w:r w:rsidR="00B64248">
          <w:t>model</w:t>
        </w:r>
      </w:ins>
      <w:ins w:id="5511" w:author="Arthur Parmentier" w:date="2020-06-12T11:49:00Z">
        <w:r w:rsidR="0092504F">
          <w:t xml:space="preserve"> versus practical</w:t>
        </w:r>
      </w:ins>
      <w:ins w:id="5512" w:author="Arthur Parmentier" w:date="2020-06-09T23:08:00Z">
        <w:r w:rsidR="00E03EAB">
          <w:t xml:space="preserve"> use</w:t>
        </w:r>
      </w:ins>
      <w:bookmarkEnd w:id="5504"/>
      <w:ins w:id="5513" w:author="Arthur Parmentier" w:date="2020-06-12T11:49:00Z">
        <w:r w:rsidR="0092504F">
          <w:t>s</w:t>
        </w:r>
      </w:ins>
    </w:p>
    <w:p w:rsidR="00E03EAB" w:rsidRDefault="00E03EAB" w:rsidP="00E03EAB">
      <w:pPr>
        <w:rPr>
          <w:ins w:id="5514" w:author="Arthur Parmentier" w:date="2020-06-09T23:12:00Z"/>
        </w:rPr>
      </w:pPr>
      <w:ins w:id="5515" w:author="Arthur Parmentier" w:date="2020-06-09T23:09:00Z">
        <w:r>
          <w:t>In the previous parts, I have been critical about the deploying of many elements of contexts inside the common defin</w:t>
        </w:r>
      </w:ins>
      <w:ins w:id="5516" w:author="Arthur Parmentier" w:date="2020-06-09T23:10:00Z">
        <w:r>
          <w:t xml:space="preserve">itions and descriptions of SP. However, in this part, I would like to step back from this critique and reflect </w:t>
        </w:r>
      </w:ins>
      <w:ins w:id="5517" w:author="Arthur Parmentier" w:date="2020-06-09T23:11:00Z">
        <w:r>
          <w:t xml:space="preserve">on SP from </w:t>
        </w:r>
      </w:ins>
      <w:ins w:id="5518" w:author="Arthur Parmentier" w:date="2020-06-10T18:26:00Z">
        <w:r w:rsidR="00572563">
          <w:t xml:space="preserve">the </w:t>
        </w:r>
      </w:ins>
      <w:ins w:id="5519" w:author="Arthur Parmentier" w:date="2020-06-09T23:11:00Z">
        <w:r>
          <w:t>point of Wittgenstein for whom the meaning can only b</w:t>
        </w:r>
      </w:ins>
      <w:ins w:id="5520" w:author="Arthur Parmentier" w:date="2020-06-09T23:12:00Z">
        <w:r>
          <w:t>e a function and definition of how the language is used in very practical situations</w:t>
        </w:r>
      </w:ins>
      <w:ins w:id="5521" w:author="Arthur Parmentier" w:date="2020-06-12T11:51:00Z">
        <w:r w:rsidR="006779AD">
          <w:t xml:space="preserve">, as opposed to </w:t>
        </w:r>
      </w:ins>
      <w:ins w:id="5522" w:author="Arthur Parmentier" w:date="2020-06-12T11:52:00Z">
        <w:r w:rsidR="006779AD">
          <w:t>a theoretical model such a my structuralist approach.</w:t>
        </w:r>
      </w:ins>
    </w:p>
    <w:p w:rsidR="00FB577E" w:rsidRDefault="00E03EAB">
      <w:pPr>
        <w:rPr>
          <w:ins w:id="5523" w:author="Arthur Parmentier" w:date="2020-06-12T13:43:00Z"/>
        </w:rPr>
      </w:pPr>
      <w:ins w:id="5524" w:author="Arthur Parmentier" w:date="2020-06-09T23:13:00Z">
        <w:r>
          <w:t>In accordance with what we have seen of the theories</w:t>
        </w:r>
      </w:ins>
      <w:ins w:id="5525" w:author="Arthur Parmentier" w:date="2020-06-12T11:50:00Z">
        <w:r w:rsidR="00440C19">
          <w:t xml:space="preserve"> of concepts</w:t>
        </w:r>
      </w:ins>
      <w:ins w:id="5526" w:author="Arthur Parmentier" w:date="2020-06-09T23:13:00Z">
        <w:r>
          <w:t>, Wittgenstein reminds us that definitions are constr</w:t>
        </w:r>
      </w:ins>
      <w:ins w:id="5527" w:author="Arthur Parmentier" w:date="2020-06-09T23:14:00Z">
        <w:r>
          <w:t>ucted from the common use of words and language</w:t>
        </w:r>
      </w:ins>
      <w:ins w:id="5528" w:author="Arthur Parmentier" w:date="2020-06-12T11:52:00Z">
        <w:r w:rsidR="00E07F5B">
          <w:t xml:space="preserve"> rather than from definitions. Whereas </w:t>
        </w:r>
      </w:ins>
      <w:ins w:id="5529" w:author="Arthur Parmentier" w:date="2020-06-12T11:53:00Z">
        <w:r w:rsidR="00E07F5B">
          <w:t>the linguistic approach formalizes SP in terms of structural definitions and characteristics,</w:t>
        </w:r>
      </w:ins>
      <w:ins w:id="5530" w:author="Arthur Parmentier" w:date="2020-06-12T11:54:00Z">
        <w:r w:rsidR="00E07F5B">
          <w:t xml:space="preserve"> </w:t>
        </w:r>
      </w:ins>
      <w:ins w:id="5531" w:author="Arthur Parmentier" w:date="2020-06-09T23:15:00Z">
        <w:r>
          <w:t xml:space="preserve">the </w:t>
        </w:r>
      </w:ins>
      <w:ins w:id="5532" w:author="Arthur Parmentier" w:date="2020-06-12T11:54:00Z">
        <w:r w:rsidR="00A55569">
          <w:t xml:space="preserve">common meaning of SP </w:t>
        </w:r>
      </w:ins>
      <w:ins w:id="5533" w:author="Arthur Parmentier" w:date="2020-06-12T11:55:00Z">
        <w:r w:rsidR="00A55569">
          <w:t xml:space="preserve">also </w:t>
        </w:r>
      </w:ins>
      <w:ins w:id="5534" w:author="Arthur Parmentier" w:date="2020-06-12T11:54:00Z">
        <w:r w:rsidR="00A55569">
          <w:t xml:space="preserve">refers to what I have previously named </w:t>
        </w:r>
      </w:ins>
      <w:ins w:id="5535" w:author="Arthur Parmentier" w:date="2020-06-09T23:15:00Z">
        <w:r>
          <w:t>elements of context</w:t>
        </w:r>
      </w:ins>
      <w:ins w:id="5536" w:author="Arthur Parmentier" w:date="2020-06-12T13:42:00Z">
        <w:r w:rsidR="00FB577E">
          <w:t>.</w:t>
        </w:r>
      </w:ins>
    </w:p>
    <w:p w:rsidR="003D2A80" w:rsidRDefault="00FB577E">
      <w:pPr>
        <w:rPr>
          <w:ins w:id="5537" w:author="Arthur Parmentier" w:date="2020-06-10T18:24:00Z"/>
        </w:rPr>
      </w:pPr>
      <w:ins w:id="5538" w:author="Arthur Parmentier" w:date="2020-06-12T13:44:00Z">
        <w:r>
          <w:t xml:space="preserve">Finally, the linguistic and structuralist methods can be thought as ways of </w:t>
        </w:r>
      </w:ins>
      <w:ins w:id="5539" w:author="Arthur Parmentier" w:date="2020-06-09T23:16:00Z">
        <w:r w:rsidR="00E03EAB">
          <w:t>identifying the divergent orig</w:t>
        </w:r>
      </w:ins>
      <w:ins w:id="5540" w:author="Arthur Parmentier" w:date="2020-06-09T23:17:00Z">
        <w:r w:rsidR="00E03EAB">
          <w:t>ins of the elements constitutive of its definition (linguistic elements, configurational elements, convention…)</w:t>
        </w:r>
      </w:ins>
      <w:ins w:id="5541" w:author="Arthur Parmentier" w:date="2020-06-12T13:45:00Z">
        <w:r>
          <w:t xml:space="preserve"> while its definition itself relies on the common and </w:t>
        </w:r>
      </w:ins>
      <w:ins w:id="5542" w:author="Arthur Parmentier" w:date="2020-06-12T13:46:00Z">
        <w:r>
          <w:t xml:space="preserve">specific uses of the term that always exceed </w:t>
        </w:r>
      </w:ins>
      <w:ins w:id="5543" w:author="Arthur Parmentier" w:date="2020-06-12T13:47:00Z">
        <w:r>
          <w:t>such analyses.</w:t>
        </w:r>
      </w:ins>
      <w:ins w:id="5544" w:author="Arthur Parmentier" w:date="2020-06-10T18:24:00Z">
        <w:r w:rsidR="003D2A80">
          <w:br w:type="page"/>
        </w:r>
      </w:ins>
    </w:p>
    <w:p w:rsidR="00B22614" w:rsidRPr="007C437A" w:rsidDel="00A84632" w:rsidRDefault="00B22614" w:rsidP="00E6654A">
      <w:pPr>
        <w:rPr>
          <w:del w:id="5545" w:author="Arthur Parmentier" w:date="2020-05-14T13:28:00Z"/>
        </w:rPr>
      </w:pPr>
      <w:bookmarkStart w:id="5546" w:name="_Toc40355388"/>
      <w:bookmarkStart w:id="5547" w:name="_Toc40355925"/>
      <w:bookmarkStart w:id="5548" w:name="_Toc40356089"/>
      <w:bookmarkStart w:id="5549" w:name="_Toc40363697"/>
      <w:bookmarkStart w:id="5550" w:name="_Toc40363760"/>
      <w:bookmarkStart w:id="5551" w:name="_Toc40431469"/>
      <w:bookmarkStart w:id="5552" w:name="_Toc41067197"/>
      <w:bookmarkStart w:id="5553" w:name="_Toc42259012"/>
      <w:bookmarkStart w:id="5554" w:name="_Toc42259089"/>
      <w:bookmarkStart w:id="5555" w:name="_Toc42449768"/>
      <w:bookmarkStart w:id="5556" w:name="_Toc42449850"/>
      <w:bookmarkStart w:id="5557" w:name="_Toc42550036"/>
      <w:bookmarkStart w:id="5558" w:name="_Toc42550129"/>
      <w:bookmarkStart w:id="5559" w:name="_Toc42698880"/>
      <w:bookmarkStart w:id="5560" w:name="_Toc42698959"/>
      <w:bookmarkStart w:id="5561" w:name="_Toc42841975"/>
      <w:bookmarkStart w:id="5562" w:name="_Toc42842076"/>
      <w:bookmarkStart w:id="5563" w:name="_Toc42842177"/>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p>
    <w:p w:rsidR="00F25194" w:rsidRPr="007C437A" w:rsidRDefault="00295FEB" w:rsidP="00E6654A">
      <w:pPr>
        <w:pStyle w:val="Titre1"/>
        <w:rPr>
          <w:ins w:id="5564" w:author="Arthur Parmentier" w:date="2020-05-15T10:44:00Z"/>
        </w:rPr>
      </w:pPr>
      <w:bookmarkStart w:id="5565" w:name="_Toc42842178"/>
      <w:ins w:id="5566" w:author="Arthur Parmentier" w:date="2020-06-10T16:27:00Z">
        <w:r>
          <w:t xml:space="preserve">Practical part: </w:t>
        </w:r>
      </w:ins>
      <w:del w:id="5567" w:author="Arthur Parmentier" w:date="2020-06-10T16:27:00Z">
        <w:r w:rsidR="00F25194" w:rsidRPr="007C437A" w:rsidDel="00295FEB">
          <w:delText>S</w:delText>
        </w:r>
      </w:del>
      <w:ins w:id="5568" w:author="Arthur Parmentier" w:date="2020-06-10T18:25:00Z">
        <w:r w:rsidR="006340F0">
          <w:t>SP</w:t>
        </w:r>
      </w:ins>
      <w:del w:id="5569" w:author="Arthur Parmentier" w:date="2020-06-10T18:25:00Z">
        <w:r w:rsidR="00F25194" w:rsidRPr="007C437A" w:rsidDel="006340F0">
          <w:delText>oundpainting</w:delText>
        </w:r>
      </w:del>
      <w:r w:rsidR="00F25194" w:rsidRPr="007C437A">
        <w:t xml:space="preserve"> recognition with Max/MSP</w:t>
      </w:r>
      <w:bookmarkEnd w:id="5565"/>
    </w:p>
    <w:p w:rsidR="00D32387" w:rsidRPr="007C437A" w:rsidRDefault="00B01D9E">
      <w:pPr>
        <w:rPr>
          <w:ins w:id="5570" w:author="Arthur Parmentier" w:date="2020-05-18T17:13:00Z"/>
        </w:rPr>
      </w:pPr>
      <w:ins w:id="5571" w:author="Arthur Parmentier" w:date="2020-05-15T10:44:00Z">
        <w:r w:rsidRPr="007C437A">
          <w:t xml:space="preserve">In this section, </w:t>
        </w:r>
      </w:ins>
      <w:ins w:id="5572" w:author="Arthur Parmentier" w:date="2020-05-15T10:45:00Z">
        <w:r w:rsidRPr="007C437A">
          <w:t xml:space="preserve">I will introduce my Max/MSP </w:t>
        </w:r>
      </w:ins>
      <w:ins w:id="5573" w:author="Arthur Parmentier" w:date="2020-06-10T18:25:00Z">
        <w:r w:rsidR="005C702E">
          <w:t>S</w:t>
        </w:r>
      </w:ins>
      <w:ins w:id="5574" w:author="Arthur Parmentier" w:date="2020-05-15T10:45:00Z">
        <w:r w:rsidRPr="007C437A">
          <w:t xml:space="preserve">oundpainting recognition tool. </w:t>
        </w:r>
      </w:ins>
    </w:p>
    <w:p w:rsidR="00D32387" w:rsidRPr="007C437A" w:rsidRDefault="00D32387">
      <w:pPr>
        <w:rPr>
          <w:ins w:id="5575" w:author="Arthur Parmentier" w:date="2020-05-18T17:13:00Z"/>
        </w:rPr>
      </w:pPr>
      <w:ins w:id="5576" w:author="Arthur Parmentier" w:date="2020-05-18T17:13:00Z">
        <w:r w:rsidRPr="007C437A">
          <w:t>First, w</w:t>
        </w:r>
      </w:ins>
      <w:ins w:id="5577" w:author="Arthur Parmentier" w:date="2020-05-15T10:46:00Z">
        <w:r w:rsidR="00B01D9E" w:rsidRPr="007C437A">
          <w:t>e will motivate the creation of such a tool, capable of recognizing several SP signs but also of creating new ones, as a composer would do</w:t>
        </w:r>
      </w:ins>
      <w:ins w:id="5578" w:author="Arthur Parmentier" w:date="2020-06-11T18:58:00Z">
        <w:r w:rsidR="00651C23">
          <w:t xml:space="preserve"> and provide a sho</w:t>
        </w:r>
      </w:ins>
      <w:ins w:id="5579" w:author="Arthur Parmentier" w:date="2020-06-11T18:59:00Z">
        <w:r w:rsidR="00651C23">
          <w:t>rt overview on the previous literature on the subject.</w:t>
        </w:r>
      </w:ins>
    </w:p>
    <w:p w:rsidR="00B01D9E" w:rsidRPr="007C437A" w:rsidRDefault="00C261F8">
      <w:pPr>
        <w:rPr>
          <w:ins w:id="5580" w:author="Arthur Parmentier" w:date="2020-05-18T17:10:00Z"/>
        </w:rPr>
      </w:pPr>
      <w:ins w:id="5581" w:author="Arthur Parmentier" w:date="2020-05-15T10:46:00Z">
        <w:r w:rsidRPr="007C437A">
          <w:t>Then, we will explore</w:t>
        </w:r>
      </w:ins>
      <w:ins w:id="5582" w:author="Arthur Parmentier" w:date="2020-05-15T10:47:00Z">
        <w:r w:rsidRPr="007C437A">
          <w:t xml:space="preserve"> the structure of this tool in a top-bottom approach, in contrast with constructivist model of SP that I presented in previous s</w:t>
        </w:r>
      </w:ins>
      <w:ins w:id="5583" w:author="Arthur Parmentier" w:date="2020-05-15T10:48:00Z">
        <w:r w:rsidRPr="007C437A">
          <w:t>ections</w:t>
        </w:r>
      </w:ins>
      <w:ins w:id="5584"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5585" w:author="Arthur Parmentier" w:date="2020-05-18T17:16:00Z"/>
        </w:rPr>
      </w:pPr>
      <w:ins w:id="5586" w:author="Arthur Parmentier" w:date="2020-05-18T17:14:00Z">
        <w:r w:rsidRPr="007C437A">
          <w:t>Moreover,</w:t>
        </w:r>
      </w:ins>
      <w:ins w:id="5587" w:author="Arthur Parmentier" w:date="2020-05-18T17:10:00Z">
        <w:r w:rsidR="00CE7ED8" w:rsidRPr="007C437A">
          <w:t xml:space="preserve"> we will</w:t>
        </w:r>
      </w:ins>
      <w:ins w:id="5588" w:author="Arthur Parmentier" w:date="2020-05-18T17:15:00Z">
        <w:r w:rsidRPr="007C437A">
          <w:t xml:space="preserve"> </w:t>
        </w:r>
      </w:ins>
      <w:ins w:id="5589" w:author="Arthur Parmentier" w:date="2020-05-18T17:16:00Z">
        <w:r w:rsidRPr="007C437A">
          <w:t>investigate</w:t>
        </w:r>
      </w:ins>
      <w:ins w:id="5590" w:author="Arthur Parmentier" w:date="2020-05-18T17:15:00Z">
        <w:r w:rsidRPr="007C437A">
          <w:t xml:space="preserve"> basic performance </w:t>
        </w:r>
      </w:ins>
      <w:ins w:id="5591" w:author="Arthur Parmentier" w:date="2020-05-18T17:16:00Z">
        <w:r w:rsidRPr="007C437A">
          <w:t>mechanisms to optimize the speed and accuracy of the system.</w:t>
        </w:r>
      </w:ins>
    </w:p>
    <w:p w:rsidR="00D32387" w:rsidRPr="007C437A" w:rsidRDefault="00D32387">
      <w:pPr>
        <w:rPr>
          <w:rPrChange w:id="5592" w:author="Arthur Parmentier" w:date="2020-06-07T15:27:00Z">
            <w:rPr/>
          </w:rPrChange>
        </w:rPr>
        <w:pPrChange w:id="5593" w:author="Arthur Parmentier" w:date="2020-05-15T10:44:00Z">
          <w:pPr>
            <w:pStyle w:val="Titre1"/>
          </w:pPr>
        </w:pPrChange>
      </w:pPr>
      <w:ins w:id="5594" w:author="Arthur Parmentier" w:date="2020-05-18T17:16:00Z">
        <w:r w:rsidRPr="007C437A">
          <w:rPr>
            <w:rPrChange w:id="5595" w:author="Arthur Parmentier" w:date="2020-06-07T15:27:00Z">
              <w:rPr/>
            </w:rPrChange>
          </w:rPr>
          <w:t xml:space="preserve">Finally, we will discuss </w:t>
        </w:r>
      </w:ins>
      <w:ins w:id="5596" w:author="Arthur Parmentier" w:date="2020-05-18T17:17:00Z">
        <w:r w:rsidRPr="007C437A">
          <w:rPr>
            <w:rPrChange w:id="5597" w:author="Arthur Parmentier" w:date="2020-06-07T15:27:00Z">
              <w:rPr/>
            </w:rPrChange>
          </w:rPr>
          <w:t>the use of this tool for learning SP in connection with the theoretical aspects discussed in the previous parts. We will look at some implications of the tool for the</w:t>
        </w:r>
      </w:ins>
      <w:ins w:id="5598" w:author="Arthur Parmentier" w:date="2020-05-18T17:18:00Z">
        <w:r w:rsidRPr="007C437A">
          <w:rPr>
            <w:rPrChange w:id="5599" w:author="Arthur Parmentier" w:date="2020-06-07T15:27:00Z">
              <w:rPr/>
            </w:rPrChange>
          </w:rPr>
          <w:t xml:space="preserve"> formalization of SP and hopefully, the future of the language.</w:t>
        </w:r>
      </w:ins>
    </w:p>
    <w:p w:rsidR="00F25194" w:rsidRPr="007C437A" w:rsidRDefault="00F25194">
      <w:pPr>
        <w:pStyle w:val="Titre2"/>
        <w:rPr>
          <w:ins w:id="5600" w:author="Arthur Parmentier" w:date="2020-05-15T10:37:00Z"/>
        </w:rPr>
      </w:pPr>
      <w:bookmarkStart w:id="5601" w:name="_Toc42842179"/>
      <w:r w:rsidRPr="007C437A">
        <w:t>A new configuration: motivations, goals, workflow &amp; challenges</w:t>
      </w:r>
      <w:bookmarkEnd w:id="5601"/>
    </w:p>
    <w:p w:rsidR="006E7D32" w:rsidRDefault="006E7D32">
      <w:pPr>
        <w:pStyle w:val="Titre3"/>
        <w:rPr>
          <w:ins w:id="5602" w:author="Arthur Parmentier" w:date="2020-06-10T18:36:00Z"/>
        </w:rPr>
      </w:pPr>
      <w:bookmarkStart w:id="5603" w:name="_Toc42842180"/>
      <w:ins w:id="5604" w:author="Arthur Parmentier" w:date="2020-05-15T15:41:00Z">
        <w:r w:rsidRPr="007C437A">
          <w:t>Motivations</w:t>
        </w:r>
      </w:ins>
      <w:bookmarkEnd w:id="5603"/>
    </w:p>
    <w:p w:rsidR="00402BCD" w:rsidRDefault="00402BCD" w:rsidP="00402BCD">
      <w:pPr>
        <w:pStyle w:val="Titre4"/>
        <w:rPr>
          <w:ins w:id="5605" w:author="Arthur Parmentier" w:date="2020-06-10T18:37:00Z"/>
        </w:rPr>
      </w:pPr>
      <w:ins w:id="5606" w:author="Arthur Parmentier" w:date="2020-06-10T18:36:00Z">
        <w:r>
          <w:t>Computer music with SP</w:t>
        </w:r>
      </w:ins>
    </w:p>
    <w:p w:rsidR="00402BCD" w:rsidRPr="00402BCD" w:rsidRDefault="00402BCD">
      <w:pPr>
        <w:rPr>
          <w:ins w:id="5607" w:author="Arthur Parmentier" w:date="2020-06-10T18:37:00Z"/>
          <w:rPrChange w:id="5608" w:author="Arthur Parmentier" w:date="2020-06-10T18:37:00Z">
            <w:rPr>
              <w:ins w:id="5609" w:author="Arthur Parmentier" w:date="2020-06-10T18:37:00Z"/>
            </w:rPr>
          </w:rPrChange>
        </w:rPr>
        <w:pPrChange w:id="5610" w:author="Arthur Parmentier" w:date="2020-06-10T18:37:00Z">
          <w:pPr>
            <w:pStyle w:val="Titre4"/>
          </w:pPr>
        </w:pPrChange>
      </w:pPr>
      <w:ins w:id="5611" w:author="Arthur Parmentier" w:date="2020-06-10T18:37:00Z">
        <w:r>
          <w:t>Thompson rep</w:t>
        </w:r>
      </w:ins>
      <w:ins w:id="5612" w:author="Arthur Parmentier" w:date="2020-06-10T18:38:00Z">
        <w:r>
          <w:t xml:space="preserve">orts the specificities of using and controlling electronic instruments with </w:t>
        </w:r>
      </w:ins>
      <w:ins w:id="5613" w:author="Arthur Parmentier" w:date="2020-06-10T18:39:00Z">
        <w:r>
          <w:t>SP:</w:t>
        </w:r>
      </w:ins>
    </w:p>
    <w:p w:rsidR="00402BCD" w:rsidRDefault="00402BCD">
      <w:pPr>
        <w:pStyle w:val="Citation"/>
        <w:rPr>
          <w:ins w:id="5614" w:author="Arthur Parmentier" w:date="2020-06-10T18:37:00Z"/>
        </w:rPr>
        <w:pPrChange w:id="5615" w:author="Arthur Parmentier" w:date="2020-06-10T18:39:00Z">
          <w:pPr/>
        </w:pPrChange>
      </w:pPr>
      <w:ins w:id="5616" w:author="Arthur Parmentier" w:date="2020-06-10T18:37:00Z">
        <w:r>
          <w:t>“Electronic” are incorporated into your work and gestural language. What software have your laptop performers worked with in the past?</w:t>
        </w:r>
      </w:ins>
    </w:p>
    <w:p w:rsidR="00402BCD" w:rsidRDefault="00402BCD">
      <w:pPr>
        <w:pStyle w:val="Citation"/>
        <w:rPr>
          <w:ins w:id="5617" w:author="Arthur Parmentier" w:date="2020-06-10T18:37:00Z"/>
        </w:rPr>
        <w:pPrChange w:id="5618" w:author="Arthur Parmentier" w:date="2020-06-10T18:39:00Z">
          <w:pPr/>
        </w:pPrChange>
      </w:pPr>
      <w:ins w:id="5619" w:author="Arthur Parmentier" w:date="2020-06-10T18:37:00Z">
        <w:r>
          <w:t>Each laptop performer usually designs or modifies their own software in order to be able to respond to the gestures quickly.</w:t>
        </w:r>
      </w:ins>
    </w:p>
    <w:p w:rsidR="00402BCD" w:rsidRDefault="00402BCD">
      <w:pPr>
        <w:pStyle w:val="Citation"/>
        <w:rPr>
          <w:ins w:id="5620" w:author="Arthur Parmentier" w:date="2020-06-10T18:37:00Z"/>
        </w:rPr>
        <w:pPrChange w:id="5621" w:author="Arthur Parmentier" w:date="2020-06-10T18:39:00Z">
          <w:pPr/>
        </w:pPrChange>
      </w:pPr>
      <w:ins w:id="5622" w:author="Arthur Parmentier" w:date="2020-06-10T18:37:00Z">
        <w:r>
          <w:t>Have you found any limitation in the real-time nature of the response from these electronic ensemble members?</w:t>
        </w:r>
      </w:ins>
    </w:p>
    <w:p w:rsidR="00402BCD" w:rsidRDefault="00402BCD" w:rsidP="00402BCD">
      <w:pPr>
        <w:pStyle w:val="Citation"/>
        <w:rPr>
          <w:ins w:id="5623" w:author="Arthur Parmentier" w:date="2020-06-10T18:39:00Z"/>
        </w:rPr>
      </w:pPr>
      <w:ins w:id="5624" w:author="Arthur Parmentier" w:date="2020-06-10T18:37:00Z">
        <w:r>
          <w:t xml:space="preserve">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w:t>
        </w:r>
        <w:r>
          <w:lastRenderedPageBreak/>
          <w:t>prepare a response. This is the same when working with visual artists – they often need a little more time to prepare a response to certain gestures.</w:t>
        </w:r>
      </w:ins>
    </w:p>
    <w:p w:rsidR="00402BCD" w:rsidRPr="00402BCD" w:rsidRDefault="00402BCD">
      <w:pPr>
        <w:rPr>
          <w:ins w:id="5625" w:author="Arthur Parmentier" w:date="2020-06-10T18:36:00Z"/>
          <w:rPrChange w:id="5626" w:author="Arthur Parmentier" w:date="2020-06-10T18:39:00Z">
            <w:rPr>
              <w:ins w:id="5627" w:author="Arthur Parmentier" w:date="2020-06-10T18:36:00Z"/>
            </w:rPr>
          </w:rPrChange>
        </w:rPr>
        <w:pPrChange w:id="5628" w:author="Arthur Parmentier" w:date="2020-06-10T18:39:00Z">
          <w:pPr>
            <w:pStyle w:val="Titre4"/>
          </w:pPr>
        </w:pPrChange>
      </w:pPr>
    </w:p>
    <w:p w:rsidR="00402BCD" w:rsidRPr="00402BCD" w:rsidRDefault="00402BCD">
      <w:pPr>
        <w:pStyle w:val="Titre4"/>
        <w:rPr>
          <w:ins w:id="5629" w:author="Arthur Parmentier" w:date="2020-05-15T15:41:00Z"/>
          <w:rPrChange w:id="5630" w:author="Arthur Parmentier" w:date="2020-06-10T18:36:00Z">
            <w:rPr>
              <w:ins w:id="5631" w:author="Arthur Parmentier" w:date="2020-05-15T15:41:00Z"/>
            </w:rPr>
          </w:rPrChange>
        </w:rPr>
        <w:pPrChange w:id="5632" w:author="Arthur Parmentier" w:date="2020-06-10T18:36:00Z">
          <w:pPr/>
        </w:pPrChange>
      </w:pPr>
      <w:ins w:id="5633" w:author="Arthur Parmentier" w:date="2020-06-10T18:36:00Z">
        <w:r>
          <w:t>A new configuration</w:t>
        </w:r>
      </w:ins>
    </w:p>
    <w:p w:rsidR="00124705" w:rsidRPr="007C437A" w:rsidRDefault="00C261F8" w:rsidP="00B01D9E">
      <w:pPr>
        <w:rPr>
          <w:ins w:id="5634" w:author="Arthur Parmentier" w:date="2020-06-02T18:11:00Z"/>
        </w:rPr>
      </w:pPr>
      <w:ins w:id="5635" w:author="Arthur Parmentier" w:date="2020-05-15T10:51:00Z">
        <w:r w:rsidRPr="007C437A">
          <w:t xml:space="preserve">We have seen </w:t>
        </w:r>
      </w:ins>
      <w:ins w:id="5636" w:author="Arthur Parmentier" w:date="2020-05-15T11:07:00Z">
        <w:r w:rsidR="00573005" w:rsidRPr="007C437A">
          <w:t>previously</w:t>
        </w:r>
      </w:ins>
      <w:ins w:id="5637" w:author="Arthur Parmentier" w:date="2020-05-15T10:52:00Z">
        <w:r w:rsidRPr="007C437A">
          <w:t xml:space="preserve"> that SP is used in d</w:t>
        </w:r>
      </w:ins>
      <w:ins w:id="5638" w:author="Arthur Parmentier" w:date="2020-05-15T10:53:00Z">
        <w:r w:rsidRPr="007C437A">
          <w:t>ifferent configurations</w:t>
        </w:r>
      </w:ins>
      <w:ins w:id="5639" w:author="Arthur Parmentier" w:date="2020-05-15T10:54:00Z">
        <w:r w:rsidRPr="007C437A">
          <w:t xml:space="preserve"> and their </w:t>
        </w:r>
      </w:ins>
      <w:ins w:id="5640" w:author="Arthur Parmentier" w:date="2020-05-15T10:57:00Z">
        <w:r w:rsidR="00124705" w:rsidRPr="007C437A">
          <w:t>role as a super-</w:t>
        </w:r>
      </w:ins>
      <w:ins w:id="5641" w:author="Arthur Parmentier" w:date="2020-05-15T10:55:00Z">
        <w:r w:rsidRPr="007C437A">
          <w:t>structure</w:t>
        </w:r>
      </w:ins>
      <w:ins w:id="5642" w:author="Arthur Parmentier" w:date="2020-06-02T18:05:00Z">
        <w:r w:rsidR="00783AA3" w:rsidRPr="007C437A">
          <w:t>,</w:t>
        </w:r>
      </w:ins>
      <w:ins w:id="5643" w:author="Arthur Parmentier" w:date="2020-05-15T10:55:00Z">
        <w:r w:rsidRPr="007C437A">
          <w:t xml:space="preserve"> </w:t>
        </w:r>
      </w:ins>
      <w:ins w:id="5644" w:author="Arthur Parmentier" w:date="2020-06-02T18:04:00Z">
        <w:r w:rsidR="00783AA3" w:rsidRPr="007C437A">
          <w:t>defining its set of internal</w:t>
        </w:r>
      </w:ins>
      <w:ins w:id="5645" w:author="Arthur Parmentier" w:date="2020-05-15T10:58:00Z">
        <w:r w:rsidR="00124705" w:rsidRPr="007C437A">
          <w:t xml:space="preserve"> grammars </w:t>
        </w:r>
      </w:ins>
      <w:ins w:id="5646" w:author="Arthur Parmentier" w:date="2020-06-06T17:19:00Z">
        <w:r w:rsidR="00B95361" w:rsidRPr="007C437A">
          <w:t>(for instance, the modes</w:t>
        </w:r>
      </w:ins>
      <w:ins w:id="5647" w:author="Arthur Parmentier" w:date="2020-05-15T10:58:00Z">
        <w:r w:rsidR="00124705" w:rsidRPr="007C437A">
          <w:t>),</w:t>
        </w:r>
      </w:ins>
      <w:ins w:id="5648" w:author="Arthur Parmentier" w:date="2020-05-15T10:59:00Z">
        <w:r w:rsidR="00124705" w:rsidRPr="007C437A">
          <w:t xml:space="preserve"> the roles of emitter/receiver (soundpainter/performer) </w:t>
        </w:r>
      </w:ins>
      <w:ins w:id="5649" w:author="Arthur Parmentier" w:date="2020-06-02T18:06:00Z">
        <w:r w:rsidR="00E176C0" w:rsidRPr="007C437A">
          <w:t>and</w:t>
        </w:r>
      </w:ins>
      <w:ins w:id="5650" w:author="Arthur Parmentier" w:date="2020-05-15T10:59:00Z">
        <w:r w:rsidR="00124705" w:rsidRPr="007C437A">
          <w:t xml:space="preserve"> the “default parameters”</w:t>
        </w:r>
      </w:ins>
      <w:ins w:id="5651" w:author="Arthur Parmentier" w:date="2020-06-02T18:05:00Z">
        <w:r w:rsidR="00783AA3" w:rsidRPr="007C437A">
          <w:t xml:space="preserve"> as</w:t>
        </w:r>
      </w:ins>
      <w:ins w:id="5652" w:author="Arthur Parmentier" w:date="2020-05-15T11:00:00Z">
        <w:r w:rsidR="00124705" w:rsidRPr="007C437A">
          <w:t xml:space="preserve"> context-depend rules </w:t>
        </w:r>
      </w:ins>
      <w:ins w:id="5653" w:author="Arthur Parmentier" w:date="2020-06-02T18:06:00Z">
        <w:r w:rsidR="00783AA3" w:rsidRPr="007C437A">
          <w:t>for</w:t>
        </w:r>
      </w:ins>
      <w:ins w:id="5654" w:author="Arthur Parmentier" w:date="2020-05-15T11:00:00Z">
        <w:r w:rsidR="00124705" w:rsidRPr="007C437A">
          <w:t xml:space="preserve"> the performance.</w:t>
        </w:r>
      </w:ins>
    </w:p>
    <w:p w:rsidR="00E176C0" w:rsidRPr="007C437A" w:rsidRDefault="00E176C0" w:rsidP="00B01D9E">
      <w:pPr>
        <w:rPr>
          <w:ins w:id="5655" w:author="Arthur Parmentier" w:date="2020-06-02T18:34:00Z"/>
        </w:rPr>
      </w:pPr>
      <w:ins w:id="5656" w:author="Arthur Parmentier" w:date="2020-06-02T18:11:00Z">
        <w:r w:rsidRPr="007C437A">
          <w:t>By creating a SP recognition tool, I am proposing new configuration</w:t>
        </w:r>
      </w:ins>
      <w:ins w:id="5657" w:author="Arthur Parmentier" w:date="2020-06-02T18:26:00Z">
        <w:r w:rsidR="003D3E7E" w:rsidRPr="007C437A">
          <w:t>s for</w:t>
        </w:r>
      </w:ins>
      <w:ins w:id="5658" w:author="Arthur Parmentier" w:date="2020-06-02T18:12:00Z">
        <w:r w:rsidRPr="007C437A">
          <w:t xml:space="preserve"> SP</w:t>
        </w:r>
      </w:ins>
      <w:ins w:id="5659" w:author="Arthur Parmentier" w:date="2020-06-02T18:26:00Z">
        <w:r w:rsidR="003D3E7E" w:rsidRPr="007C437A">
          <w:t xml:space="preserve">, in which </w:t>
        </w:r>
      </w:ins>
      <w:ins w:id="5660" w:author="Arthur Parmentier" w:date="2020-06-02T18:27:00Z">
        <w:r w:rsidR="003D3E7E" w:rsidRPr="007C437A">
          <w:t>a computer</w:t>
        </w:r>
      </w:ins>
      <w:ins w:id="5661" w:author="Arthur Parmentier" w:date="2020-06-02T18:26:00Z">
        <w:r w:rsidR="003D3E7E" w:rsidRPr="007C437A">
          <w:t xml:space="preserve"> </w:t>
        </w:r>
      </w:ins>
      <w:ins w:id="5662" w:author="Arthur Parmentier" w:date="2020-06-02T18:27:00Z">
        <w:r w:rsidR="003D3E7E" w:rsidRPr="007C437A">
          <w:t>can</w:t>
        </w:r>
      </w:ins>
      <w:ins w:id="5663" w:author="Arthur Parmentier" w:date="2020-06-02T18:26:00Z">
        <w:r w:rsidR="003D3E7E" w:rsidRPr="007C437A">
          <w:t xml:space="preserve"> process SP signs</w:t>
        </w:r>
      </w:ins>
      <w:ins w:id="5664" w:author="Arthur Parmentier" w:date="2020-06-02T18:28:00Z">
        <w:r w:rsidR="003D3E7E" w:rsidRPr="007C437A">
          <w:t xml:space="preserve"> and </w:t>
        </w:r>
      </w:ins>
      <w:ins w:id="5665" w:author="Arthur Parmentier" w:date="2020-06-02T18:29:00Z">
        <w:r w:rsidR="003D3E7E" w:rsidRPr="007C437A">
          <w:t>take the role of one or several performers at the same time, aside other human performers or not</w:t>
        </w:r>
      </w:ins>
      <w:ins w:id="5666" w:author="Arthur Parmentier" w:date="2020-06-02T18:12:00Z">
        <w:r w:rsidRPr="007C437A">
          <w:t>.</w:t>
        </w:r>
      </w:ins>
      <w:ins w:id="5667" w:author="Arthur Parmentier" w:date="2020-06-02T18:30:00Z">
        <w:r w:rsidR="003D3E7E" w:rsidRPr="007C437A">
          <w:t xml:space="preserve"> At the difference of what is possible with human performers, the program itself can only </w:t>
        </w:r>
      </w:ins>
      <w:ins w:id="5668" w:author="Arthur Parmentier" w:date="2020-06-02T18:31:00Z">
        <w:r w:rsidR="003D3E7E" w:rsidRPr="007C437A">
          <w:t>recognize sign</w:t>
        </w:r>
      </w:ins>
      <w:ins w:id="5669" w:author="Arthur Parmentier" w:date="2020-06-02T18:37:00Z">
        <w:r w:rsidR="008A1107" w:rsidRPr="007C437A">
          <w:t>s</w:t>
        </w:r>
      </w:ins>
      <w:ins w:id="5670" w:author="Arthur Parmentier" w:date="2020-06-02T18:31:00Z">
        <w:r w:rsidR="003D3E7E" w:rsidRPr="007C437A">
          <w:t xml:space="preserve"> from one </w:t>
        </w:r>
      </w:ins>
      <w:ins w:id="5671" w:author="Arthur Parmentier" w:date="2020-06-10T18:27:00Z">
        <w:r w:rsidR="00D6045A">
          <w:t>sender</w:t>
        </w:r>
      </w:ins>
      <w:ins w:id="5672" w:author="Arthur Parmentier" w:date="2020-06-02T18:31:00Z">
        <w:r w:rsidR="003D3E7E" w:rsidRPr="007C437A">
          <w:t xml:space="preserve"> at the time</w:t>
        </w:r>
      </w:ins>
      <w:ins w:id="5673" w:author="Arthur Parmentier" w:date="2020-06-02T18:33:00Z">
        <w:r w:rsidR="008A1107" w:rsidRPr="007C437A">
          <w:t xml:space="preserve"> </w:t>
        </w:r>
      </w:ins>
      <w:ins w:id="5674" w:author="Arthur Parmentier" w:date="2020-06-02T18:36:00Z">
        <w:r w:rsidR="008A1107" w:rsidRPr="007C437A">
          <w:t xml:space="preserve">(the soundpainter) </w:t>
        </w:r>
      </w:ins>
      <w:ins w:id="5675" w:author="Arthur Parmentier" w:date="2020-06-02T18:33:00Z">
        <w:r w:rsidR="008A1107" w:rsidRPr="007C437A">
          <w:t xml:space="preserve">and cannot </w:t>
        </w:r>
      </w:ins>
      <w:ins w:id="5676" w:author="Arthur Parmentier" w:date="2020-06-10T18:27:00Z">
        <w:r w:rsidR="004641DB">
          <w:t>send</w:t>
        </w:r>
      </w:ins>
      <w:ins w:id="5677" w:author="Arthur Parmentier" w:date="2020-06-02T18:33:00Z">
        <w:r w:rsidR="008A1107" w:rsidRPr="007C437A">
          <w:t xml:space="preserve"> </w:t>
        </w:r>
      </w:ins>
      <w:ins w:id="5678" w:author="Arthur Parmentier" w:date="2020-06-10T18:27:00Z">
        <w:r w:rsidR="004641DB">
          <w:t xml:space="preserve">SP </w:t>
        </w:r>
      </w:ins>
      <w:ins w:id="5679" w:author="Arthur Parmentier" w:date="2020-06-02T18:33:00Z">
        <w:r w:rsidR="008A1107" w:rsidRPr="007C437A">
          <w:t>signs itself</w:t>
        </w:r>
      </w:ins>
      <w:ins w:id="5680" w:author="Arthur Parmentier" w:date="2020-06-10T18:27:00Z">
        <w:r w:rsidR="008054B0">
          <w:t xml:space="preserve"> (but it </w:t>
        </w:r>
      </w:ins>
      <w:ins w:id="5681" w:author="Arthur Parmentier" w:date="2020-06-10T18:28:00Z">
        <w:r w:rsidR="008054B0">
          <w:t xml:space="preserve">can of course provide other </w:t>
        </w:r>
        <w:r w:rsidR="006D40A3">
          <w:t>types</w:t>
        </w:r>
        <w:r w:rsidR="008054B0">
          <w:t xml:space="preserve"> of feedback)</w:t>
        </w:r>
      </w:ins>
      <w:ins w:id="5682" w:author="Arthur Parmentier" w:date="2020-06-02T18:33:00Z">
        <w:r w:rsidR="008A1107" w:rsidRPr="007C437A">
          <w:t xml:space="preserve">. Among </w:t>
        </w:r>
      </w:ins>
      <w:ins w:id="5683"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5684" w:author="Arthur Parmentier" w:date="2020-06-02T18:39:00Z"/>
        </w:rPr>
      </w:pPr>
      <w:ins w:id="5685" w:author="Arthur Parmentier" w:date="2020-06-02T18:34:00Z">
        <w:r w:rsidRPr="007C437A">
          <w:t>In the first configuration</w:t>
        </w:r>
      </w:ins>
      <w:ins w:id="5686" w:author="Arthur Parmentier" w:date="2020-06-02T18:35:00Z">
        <w:r w:rsidRPr="007C437A">
          <w:t xml:space="preserve">, </w:t>
        </w:r>
      </w:ins>
      <w:ins w:id="5687" w:author="Arthur Parmentier" w:date="2020-06-02T18:38:00Z">
        <w:r w:rsidRPr="007C437A">
          <w:t xml:space="preserve">the orchestra is </w:t>
        </w:r>
      </w:ins>
      <w:ins w:id="5688" w:author="Arthur Parmentier" w:date="2020-06-02T18:40:00Z">
        <w:r w:rsidRPr="007C437A">
          <w:t>simulated by</w:t>
        </w:r>
      </w:ins>
      <w:ins w:id="5689" w:author="Arthur Parmentier" w:date="2020-06-02T18:38:00Z">
        <w:r w:rsidRPr="007C437A">
          <w:t xml:space="preserve"> the computer runni</w:t>
        </w:r>
      </w:ins>
      <w:ins w:id="5690" w:author="Arthur Parmentier" w:date="2020-06-02T18:39:00Z">
        <w:r w:rsidRPr="007C437A">
          <w:t xml:space="preserve">ng the SP recognition tool </w:t>
        </w:r>
      </w:ins>
      <w:ins w:id="5691" w:author="Arthur Parmentier" w:date="2020-06-02T18:40:00Z">
        <w:r w:rsidRPr="007C437A">
          <w:t>(</w:t>
        </w:r>
      </w:ins>
      <w:ins w:id="5692" w:author="Arthur Parmentier" w:date="2020-06-02T18:39:00Z">
        <w:r w:rsidRPr="007C437A">
          <w:t>and possibly other digital gear</w:t>
        </w:r>
      </w:ins>
      <w:ins w:id="5693" w:author="Arthur Parmentier" w:date="2020-06-02T18:40:00Z">
        <w:r w:rsidRPr="007C437A">
          <w:t>)</w:t>
        </w:r>
      </w:ins>
      <w:ins w:id="5694" w:author="Arthur Parmentier" w:date="2020-06-02T18:39:00Z">
        <w:r w:rsidRPr="007C437A">
          <w:t>, without other human performers.</w:t>
        </w:r>
      </w:ins>
    </w:p>
    <w:p w:rsidR="008A1107" w:rsidRPr="007C437A" w:rsidRDefault="008A1107">
      <w:pPr>
        <w:pStyle w:val="Paragraphedeliste"/>
        <w:numPr>
          <w:ilvl w:val="0"/>
          <w:numId w:val="14"/>
        </w:numPr>
        <w:rPr>
          <w:ins w:id="5695" w:author="Arthur Parmentier" w:date="2020-05-15T11:00:00Z"/>
        </w:rPr>
        <w:pPrChange w:id="5696" w:author="Arthur Parmentier" w:date="2020-06-02T18:34:00Z">
          <w:pPr/>
        </w:pPrChange>
      </w:pPr>
      <w:ins w:id="5697" w:author="Arthur Parmentier" w:date="2020-06-02T18:39:00Z">
        <w:r w:rsidRPr="007C437A">
          <w:t xml:space="preserve">In the second configuration, the computer </w:t>
        </w:r>
      </w:ins>
      <w:ins w:id="5698" w:author="Arthur Parmentier" w:date="2020-06-02T18:40:00Z">
        <w:r w:rsidRPr="007C437A">
          <w:t>takes the role of single performer inside an orchestra with other human performers.</w:t>
        </w:r>
      </w:ins>
    </w:p>
    <w:p w:rsidR="00B01D9E" w:rsidRPr="007C437A" w:rsidRDefault="00E176C0" w:rsidP="00B01D9E">
      <w:pPr>
        <w:rPr>
          <w:ins w:id="5699" w:author="Arthur Parmentier" w:date="2020-05-15T11:21:00Z"/>
        </w:rPr>
      </w:pPr>
      <w:ins w:id="5700" w:author="Arthur Parmentier" w:date="2020-06-02T18:10:00Z">
        <w:r w:rsidRPr="007C437A">
          <w:t>In general, t</w:t>
        </w:r>
      </w:ins>
      <w:ins w:id="5701" w:author="Arthur Parmentier" w:date="2020-05-15T11:17:00Z">
        <w:r w:rsidR="005E56A8" w:rsidRPr="007C437A">
          <w:t xml:space="preserve">he </w:t>
        </w:r>
      </w:ins>
      <w:ins w:id="5702" w:author="Arthur Parmentier" w:date="2020-06-02T18:11:00Z">
        <w:r w:rsidRPr="007C437A">
          <w:t>choice and use</w:t>
        </w:r>
      </w:ins>
      <w:ins w:id="5703" w:author="Arthur Parmentier" w:date="2020-05-15T11:17:00Z">
        <w:r w:rsidR="005E56A8" w:rsidRPr="007C437A">
          <w:t xml:space="preserve"> of a specific configuration is motivated by </w:t>
        </w:r>
      </w:ins>
      <w:ins w:id="5704" w:author="Arthur Parmentier" w:date="2020-06-02T18:08:00Z">
        <w:r w:rsidRPr="007C437A">
          <w:t>the</w:t>
        </w:r>
      </w:ins>
      <w:ins w:id="5705" w:author="Arthur Parmentier" w:date="2020-06-02T18:07:00Z">
        <w:r w:rsidRPr="007C437A">
          <w:t xml:space="preserve"> qualities (in term</w:t>
        </w:r>
      </w:ins>
      <w:ins w:id="5706" w:author="Arthur Parmentier" w:date="2020-06-02T18:08:00Z">
        <w:r w:rsidRPr="007C437A">
          <w:t>s</w:t>
        </w:r>
      </w:ins>
      <w:ins w:id="5707" w:author="Arthur Parmentier" w:date="2020-06-02T18:07:00Z">
        <w:r w:rsidRPr="007C437A">
          <w:t xml:space="preserve"> of creative processes, special layout, communication rules</w:t>
        </w:r>
      </w:ins>
      <w:ins w:id="5708" w:author="Arthur Parmentier" w:date="2020-06-02T18:08:00Z">
        <w:r w:rsidRPr="007C437A">
          <w:t>…) it has for achieving a certain result in the performance</w:t>
        </w:r>
      </w:ins>
      <w:ins w:id="5709" w:author="Arthur Parmentier" w:date="2020-06-02T18:11:00Z">
        <w:r w:rsidRPr="007C437A">
          <w:t>.</w:t>
        </w:r>
      </w:ins>
      <w:ins w:id="5710" w:author="Arthur Parmentier" w:date="2020-06-02T18:41:00Z">
        <w:r w:rsidR="008A1107" w:rsidRPr="007C437A">
          <w:t xml:space="preserve"> Let’s discuss the qualities </w:t>
        </w:r>
      </w:ins>
      <w:ins w:id="5711" w:author="Arthur Parmentier" w:date="2020-06-02T18:46:00Z">
        <w:r w:rsidR="00724CD5" w:rsidRPr="007C437A">
          <w:t>of these</w:t>
        </w:r>
      </w:ins>
      <w:ins w:id="5712"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5713" w:author="Arthur Parmentier" w:date="2020-05-15T11:30:00Z"/>
        </w:rPr>
      </w:pPr>
      <w:ins w:id="5714" w:author="Arthur Parmentier" w:date="2020-06-02T18:41:00Z">
        <w:r w:rsidRPr="007C437A">
          <w:t xml:space="preserve">In the configuration one, </w:t>
        </w:r>
      </w:ins>
      <w:ins w:id="5715" w:author="Arthur Parmentier" w:date="2020-05-15T11:24:00Z">
        <w:r w:rsidR="0080158F" w:rsidRPr="007C437A">
          <w:t>such a tool can be used</w:t>
        </w:r>
      </w:ins>
      <w:ins w:id="5716" w:author="Arthur Parmentier" w:date="2020-05-15T11:39:00Z">
        <w:r w:rsidR="000C2232" w:rsidRPr="007C437A">
          <w:t xml:space="preserve"> </w:t>
        </w:r>
      </w:ins>
      <w:ins w:id="5717" w:author="Arthur Parmentier" w:date="2020-05-15T11:24:00Z">
        <w:r w:rsidR="0080158F" w:rsidRPr="007C437A">
          <w:t xml:space="preserve">as a learning tool for individuals </w:t>
        </w:r>
      </w:ins>
      <w:ins w:id="5718" w:author="Arthur Parmentier" w:date="2020-05-15T11:25:00Z">
        <w:r w:rsidR="0080158F" w:rsidRPr="007C437A">
          <w:t>aside the collective approaches to learning SP</w:t>
        </w:r>
      </w:ins>
      <w:ins w:id="5719" w:author="Arthur Parmentier" w:date="2020-05-15T11:26:00Z">
        <w:r w:rsidR="0080158F" w:rsidRPr="007C437A">
          <w:t xml:space="preserve">. </w:t>
        </w:r>
      </w:ins>
      <w:ins w:id="5720" w:author="Arthur Parmentier" w:date="2020-05-15T11:27:00Z">
        <w:r w:rsidR="0080158F" w:rsidRPr="007C437A">
          <w:t>As for now, the tool only covers the basic structures of SP</w:t>
        </w:r>
        <w:r w:rsidR="002C0BFC" w:rsidRPr="007C437A">
          <w:t xml:space="preserve"> and would only be interesting for beginners </w:t>
        </w:r>
      </w:ins>
      <w:ins w:id="5721" w:author="Arthur Parmentier" w:date="2020-05-15T11:28:00Z">
        <w:r w:rsidR="002C0BFC" w:rsidRPr="007C437A">
          <w:t>in SP</w:t>
        </w:r>
      </w:ins>
      <w:ins w:id="5722" w:author="Arthur Parmentier" w:date="2020-06-02T18:42:00Z">
        <w:r w:rsidRPr="007C437A">
          <w:t xml:space="preserve"> or soundpainters</w:t>
        </w:r>
      </w:ins>
      <w:ins w:id="5723"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5724" w:author="Arthur Parmentier" w:date="2020-05-15T11:40:00Z"/>
        </w:rPr>
      </w:pPr>
      <w:ins w:id="5725" w:author="Arthur Parmentier" w:date="2020-06-02T18:43:00Z">
        <w:r w:rsidRPr="007C437A">
          <w:t>In both configurations</w:t>
        </w:r>
      </w:ins>
      <w:ins w:id="5726" w:author="Arthur Parmentier" w:date="2020-05-15T11:31:00Z">
        <w:r w:rsidR="002C0BFC" w:rsidRPr="007C437A">
          <w:t xml:space="preserve">, </w:t>
        </w:r>
      </w:ins>
      <w:ins w:id="5727" w:author="Arthur Parmentier" w:date="2020-05-15T11:32:00Z">
        <w:r w:rsidR="002C0BFC" w:rsidRPr="007C437A">
          <w:t xml:space="preserve">such a tool is </w:t>
        </w:r>
      </w:ins>
      <w:ins w:id="5728" w:author="Arthur Parmentier" w:date="2020-06-02T18:43:00Z">
        <w:r w:rsidRPr="007C437A">
          <w:t>also</w:t>
        </w:r>
      </w:ins>
      <w:ins w:id="5729" w:author="Arthur Parmentier" w:date="2020-05-15T11:32:00Z">
        <w:r w:rsidR="002C0BFC" w:rsidRPr="007C437A">
          <w:t xml:space="preserve"> interesting</w:t>
        </w:r>
      </w:ins>
      <w:ins w:id="5730" w:author="Arthur Parmentier" w:date="2020-06-02T18:43:00Z">
        <w:r w:rsidRPr="007C437A">
          <w:t xml:space="preserve"> even for more advanced soundpainters</w:t>
        </w:r>
      </w:ins>
      <w:ins w:id="5731" w:author="Arthur Parmentier" w:date="2020-05-15T11:39:00Z">
        <w:r w:rsidR="000C2232" w:rsidRPr="007C437A">
          <w:t xml:space="preserve"> </w:t>
        </w:r>
      </w:ins>
      <w:ins w:id="5732" w:author="Arthur Parmentier" w:date="2020-05-15T11:32:00Z">
        <w:r w:rsidR="002C0BFC" w:rsidRPr="007C437A">
          <w:t xml:space="preserve">for exploring new areas </w:t>
        </w:r>
      </w:ins>
      <w:ins w:id="5733" w:author="Arthur Parmentier" w:date="2020-05-15T11:34:00Z">
        <w:r w:rsidR="002C0BFC" w:rsidRPr="007C437A">
          <w:t>of composition</w:t>
        </w:r>
      </w:ins>
      <w:ins w:id="5734" w:author="Arthur Parmentier" w:date="2020-06-02T18:45:00Z">
        <w:r w:rsidR="00724CD5" w:rsidRPr="007C437A">
          <w:t xml:space="preserve"> with</w:t>
        </w:r>
      </w:ins>
      <w:ins w:id="5735" w:author="Arthur Parmentier" w:date="2020-05-15T11:35:00Z">
        <w:r w:rsidR="002C0BFC" w:rsidRPr="007C437A">
          <w:t xml:space="preserve"> artificial intelligence, </w:t>
        </w:r>
      </w:ins>
      <w:ins w:id="5736" w:author="Arthur Parmentier" w:date="2020-05-15T11:36:00Z">
        <w:r w:rsidR="002C0BFC" w:rsidRPr="007C437A">
          <w:t>machine learning and</w:t>
        </w:r>
      </w:ins>
      <w:ins w:id="5737"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5738" w:author="Arthur Parmentier" w:date="2020-06-02T18:48:00Z"/>
        </w:rPr>
      </w:pPr>
      <w:ins w:id="5739" w:author="Arthur Parmentier" w:date="2020-06-02T18:43:00Z">
        <w:r w:rsidRPr="007C437A">
          <w:t xml:space="preserve">In </w:t>
        </w:r>
      </w:ins>
      <w:ins w:id="5740" w:author="Arthur Parmentier" w:date="2020-06-02T18:46:00Z">
        <w:r w:rsidRPr="007C437A">
          <w:t xml:space="preserve">the second </w:t>
        </w:r>
      </w:ins>
      <w:ins w:id="5741" w:author="Arthur Parmentier" w:date="2020-06-02T18:43:00Z">
        <w:r w:rsidRPr="007C437A">
          <w:t>configuration,</w:t>
        </w:r>
      </w:ins>
      <w:ins w:id="5742" w:author="Arthur Parmentier" w:date="2020-06-02T18:44:00Z">
        <w:r w:rsidRPr="007C437A">
          <w:t xml:space="preserve"> </w:t>
        </w:r>
      </w:ins>
      <w:ins w:id="5743" w:author="Arthur Parmentier" w:date="2020-05-15T11:42:00Z">
        <w:r w:rsidR="007D0D3B" w:rsidRPr="007C437A">
          <w:t xml:space="preserve">the tool </w:t>
        </w:r>
      </w:ins>
      <w:ins w:id="5744" w:author="Arthur Parmentier" w:date="2020-06-02T18:47:00Z">
        <w:r w:rsidRPr="007C437A">
          <w:t>can</w:t>
        </w:r>
      </w:ins>
      <w:ins w:id="5745" w:author="Arthur Parmentier" w:date="2020-05-15T11:42:00Z">
        <w:r w:rsidR="007D0D3B" w:rsidRPr="007C437A">
          <w:t xml:space="preserve"> be used as a controller with other digital elements that are already part of the performance</w:t>
        </w:r>
      </w:ins>
      <w:ins w:id="5746" w:author="Arthur Parmentier" w:date="2020-06-02T18:47:00Z">
        <w:r w:rsidRPr="007C437A">
          <w:t xml:space="preserve"> and sometimes used by the human performers </w:t>
        </w:r>
      </w:ins>
      <w:ins w:id="5747" w:author="Arthur Parmentier" w:date="2020-06-02T18:48:00Z">
        <w:r w:rsidRPr="007C437A">
          <w:t>themselves:</w:t>
        </w:r>
      </w:ins>
      <w:ins w:id="5748" w:author="Arthur Parmentier" w:date="2020-05-15T11:42:00Z">
        <w:r w:rsidR="007D0D3B" w:rsidRPr="007C437A">
          <w:t xml:space="preserve"> effect processors, amplification mechanisms</w:t>
        </w:r>
      </w:ins>
      <w:ins w:id="5749" w:author="Arthur Parmentier" w:date="2020-05-15T11:43:00Z">
        <w:r w:rsidR="007D0D3B" w:rsidRPr="007C437A">
          <w:t>, mixing devices, recording devices and m</w:t>
        </w:r>
      </w:ins>
      <w:ins w:id="5750" w:author="Arthur Parmentier" w:date="2020-06-02T18:48:00Z">
        <w:r w:rsidRPr="007C437A">
          <w:t>uch more</w:t>
        </w:r>
      </w:ins>
      <w:ins w:id="5751" w:author="Arthur Parmentier" w:date="2020-05-15T11:43:00Z">
        <w:r w:rsidR="007D0D3B" w:rsidRPr="007C437A">
          <w:t xml:space="preserve">. It is </w:t>
        </w:r>
      </w:ins>
      <w:ins w:id="5752" w:author="Arthur Parmentier" w:date="2020-05-15T11:44:00Z">
        <w:r w:rsidR="007D0D3B" w:rsidRPr="007C437A">
          <w:t>sometimes</w:t>
        </w:r>
      </w:ins>
      <w:ins w:id="5753" w:author="Arthur Parmentier" w:date="2020-05-15T11:43:00Z">
        <w:r w:rsidR="007D0D3B" w:rsidRPr="007C437A">
          <w:t xml:space="preserve"> the case that such elements </w:t>
        </w:r>
      </w:ins>
      <w:ins w:id="5754" w:author="Arthur Parmentier" w:date="2020-05-15T12:15:00Z">
        <w:r w:rsidR="00736DF0" w:rsidRPr="007C437A">
          <w:t>cannot be controlled</w:t>
        </w:r>
      </w:ins>
      <w:ins w:id="5755" w:author="Arthur Parmentier" w:date="2020-05-15T11:43:00Z">
        <w:r w:rsidR="007D0D3B" w:rsidRPr="007C437A">
          <w:t xml:space="preserve"> real-time performance because of the complexi</w:t>
        </w:r>
      </w:ins>
      <w:ins w:id="5756" w:author="Arthur Parmentier" w:date="2020-05-15T11:44:00Z">
        <w:r w:rsidR="007D0D3B" w:rsidRPr="007C437A">
          <w:t xml:space="preserve">ty of their interface or controls, or that it requires </w:t>
        </w:r>
      </w:ins>
      <w:ins w:id="5757" w:author="Arthur Parmentier" w:date="2020-05-15T11:45:00Z">
        <w:r w:rsidR="007D0D3B" w:rsidRPr="007C437A">
          <w:t>performers to manipulate them. The interfacing possibilities offered by Max/MSP makes it an ideal choice for contro</w:t>
        </w:r>
      </w:ins>
      <w:ins w:id="5758" w:author="Arthur Parmentier" w:date="2020-05-15T11:46:00Z">
        <w:r w:rsidR="007D0D3B" w:rsidRPr="007C437A">
          <w:t>lling these devices within the SP language directly</w:t>
        </w:r>
      </w:ins>
      <w:ins w:id="5759" w:author="Arthur Parmentier" w:date="2020-05-15T12:16:00Z">
        <w:r w:rsidR="00736DF0" w:rsidRPr="007C437A">
          <w:t>.</w:t>
        </w:r>
      </w:ins>
    </w:p>
    <w:p w:rsidR="00705639" w:rsidRPr="007C437A" w:rsidRDefault="00705639" w:rsidP="00705639">
      <w:pPr>
        <w:rPr>
          <w:ins w:id="5760" w:author="Arthur Parmentier" w:date="2020-06-06T17:20:00Z"/>
        </w:rPr>
      </w:pPr>
      <w:ins w:id="5761" w:author="Arthur Parmentier" w:date="2020-06-02T18:48:00Z">
        <w:r w:rsidRPr="007C437A">
          <w:t>Of course, there are other possible config</w:t>
        </w:r>
      </w:ins>
      <w:ins w:id="5762" w:author="Arthur Parmentier" w:date="2020-06-02T18:49:00Z">
        <w:r w:rsidRPr="007C437A">
          <w:t>urations in which people would want to use the tool</w:t>
        </w:r>
      </w:ins>
      <w:ins w:id="5763" w:author="Arthur Parmentier" w:date="2020-06-02T18:51:00Z">
        <w:r w:rsidRPr="007C437A">
          <w:t xml:space="preserve">, such as remote performances over internet, where the tool </w:t>
        </w:r>
      </w:ins>
      <w:ins w:id="5764" w:author="Arthur Parmentier" w:date="2020-06-02T18:52:00Z">
        <w:r w:rsidRPr="007C437A">
          <w:t>could act as a</w:t>
        </w:r>
      </w:ins>
      <w:ins w:id="5765" w:author="Arthur Parmentier" w:date="2020-06-02T18:53:00Z">
        <w:r w:rsidRPr="007C437A">
          <w:t xml:space="preserve">n interpreter </w:t>
        </w:r>
      </w:ins>
      <w:ins w:id="5766" w:author="Arthur Parmentier" w:date="2020-06-02T18:54:00Z">
        <w:r w:rsidR="004E0B5A" w:rsidRPr="007C437A">
          <w:t xml:space="preserve">from video to words and simple parameters </w:t>
        </w:r>
      </w:ins>
      <w:ins w:id="5767" w:author="Arthur Parmentier" w:date="2020-06-02T18:53:00Z">
        <w:r w:rsidRPr="007C437A">
          <w:t>for reducing the bandwidth of the information to pass over internet</w:t>
        </w:r>
      </w:ins>
      <w:ins w:id="5768" w:author="Arthur Parmentier" w:date="2020-06-02T18:54:00Z">
        <w:r w:rsidR="004E0B5A" w:rsidRPr="007C437A">
          <w:t>.</w:t>
        </w:r>
      </w:ins>
    </w:p>
    <w:p w:rsidR="00A12510" w:rsidRPr="007C437A" w:rsidRDefault="00A12510" w:rsidP="00705639">
      <w:pPr>
        <w:rPr>
          <w:ins w:id="5769" w:author="Arthur Parmentier" w:date="2020-06-02T18:55:00Z"/>
        </w:rPr>
      </w:pPr>
    </w:p>
    <w:p w:rsidR="006D10E9" w:rsidRPr="007C437A" w:rsidRDefault="006D10E9" w:rsidP="006D10E9">
      <w:pPr>
        <w:pStyle w:val="Titre3"/>
        <w:rPr>
          <w:ins w:id="5770" w:author="Arthur Parmentier" w:date="2020-05-15T15:41:00Z"/>
        </w:rPr>
      </w:pPr>
      <w:bookmarkStart w:id="5771" w:name="_Toc42842181"/>
      <w:ins w:id="5772" w:author="Arthur Parmentier" w:date="2020-05-15T15:41:00Z">
        <w:r w:rsidRPr="007C437A">
          <w:lastRenderedPageBreak/>
          <w:t>Goals</w:t>
        </w:r>
        <w:bookmarkEnd w:id="5771"/>
      </w:ins>
    </w:p>
    <w:p w:rsidR="006054A3" w:rsidRPr="007C437A" w:rsidRDefault="006054A3" w:rsidP="006054A3">
      <w:pPr>
        <w:rPr>
          <w:ins w:id="5773" w:author="Arthur Parmentier" w:date="2020-05-15T15:43:00Z"/>
        </w:rPr>
      </w:pPr>
      <w:ins w:id="5774" w:author="Arthur Parmentier" w:date="2020-05-15T15:42:00Z">
        <w:r w:rsidRPr="007C437A">
          <w:t xml:space="preserve">In the frame of </w:t>
        </w:r>
      </w:ins>
      <w:ins w:id="5775" w:author="Arthur Parmentier" w:date="2020-06-02T19:02:00Z">
        <w:r w:rsidR="00B64BAF" w:rsidRPr="007C437A">
          <w:t>my</w:t>
        </w:r>
      </w:ins>
      <w:ins w:id="5776" w:author="Arthur Parmentier" w:date="2020-05-15T15:42:00Z">
        <w:r w:rsidRPr="007C437A">
          <w:t xml:space="preserve"> master thesis, I have chosen</w:t>
        </w:r>
      </w:ins>
      <w:ins w:id="5777" w:author="Arthur Parmentier" w:date="2020-05-15T22:16:00Z">
        <w:r w:rsidR="00D57E4A" w:rsidRPr="007C437A">
          <w:t xml:space="preserve"> to </w:t>
        </w:r>
      </w:ins>
      <w:ins w:id="5778" w:author="Arthur Parmentier" w:date="2020-05-15T22:25:00Z">
        <w:r w:rsidR="00E85217" w:rsidRPr="007C437A">
          <w:t>focus on the use case of my tool as a learning tool</w:t>
        </w:r>
      </w:ins>
      <w:ins w:id="5779" w:author="Arthur Parmentier" w:date="2020-06-02T18:58:00Z">
        <w:r w:rsidR="001C55EF" w:rsidRPr="007C437A">
          <w:t xml:space="preserve"> in the first configuration (simulation of the whole SP orchestra)</w:t>
        </w:r>
      </w:ins>
      <w:ins w:id="5780" w:author="Arthur Parmentier" w:date="2020-05-15T22:25:00Z">
        <w:r w:rsidR="00E85217" w:rsidRPr="007C437A">
          <w:t>.</w:t>
        </w:r>
      </w:ins>
    </w:p>
    <w:p w:rsidR="006054A3" w:rsidRPr="007C437A" w:rsidRDefault="00A43C46" w:rsidP="006054A3">
      <w:pPr>
        <w:rPr>
          <w:ins w:id="5781" w:author="Arthur Parmentier" w:date="2020-05-15T15:44:00Z"/>
        </w:rPr>
      </w:pPr>
      <w:ins w:id="5782" w:author="Arthur Parmentier" w:date="2020-05-15T22:02:00Z">
        <w:r w:rsidRPr="007C437A">
          <w:t xml:space="preserve">In analogy with the </w:t>
        </w:r>
      </w:ins>
      <w:ins w:id="5783" w:author="Arthur Parmentier" w:date="2020-05-15T22:03:00Z">
        <w:r w:rsidRPr="007C437A">
          <w:t>constructivist</w:t>
        </w:r>
      </w:ins>
      <w:ins w:id="5784" w:author="Arthur Parmentier" w:date="2020-05-15T22:02:00Z">
        <w:r w:rsidRPr="007C437A">
          <w:t xml:space="preserve"> mode</w:t>
        </w:r>
      </w:ins>
      <w:ins w:id="5785" w:author="Arthur Parmentier" w:date="2020-05-15T22:03:00Z">
        <w:r w:rsidRPr="007C437A">
          <w:t>l we discussed previously, we know that the</w:t>
        </w:r>
      </w:ins>
      <w:ins w:id="5786" w:author="Arthur Parmentier" w:date="2020-05-15T15:44:00Z">
        <w:r w:rsidR="006054A3" w:rsidRPr="007C437A">
          <w:t xml:space="preserve"> learning tool must have </w:t>
        </w:r>
      </w:ins>
      <w:ins w:id="5787" w:author="Arthur Parmentier" w:date="2020-05-15T22:12:00Z">
        <w:r w:rsidR="002A46D5" w:rsidRPr="007C437A">
          <w:t xml:space="preserve">at least </w:t>
        </w:r>
      </w:ins>
      <w:ins w:id="5788" w:author="Arthur Parmentier" w:date="2020-05-15T15:44:00Z">
        <w:r w:rsidR="006054A3" w:rsidRPr="007C437A">
          <w:t>the following features:</w:t>
        </w:r>
      </w:ins>
    </w:p>
    <w:p w:rsidR="002408AA" w:rsidRPr="007C437A" w:rsidRDefault="002408AA">
      <w:pPr>
        <w:pStyle w:val="Paragraphedeliste"/>
        <w:numPr>
          <w:ilvl w:val="0"/>
          <w:numId w:val="23"/>
        </w:numPr>
        <w:rPr>
          <w:ins w:id="5789" w:author="Arthur Parmentier" w:date="2020-05-15T22:02:00Z"/>
        </w:rPr>
      </w:pPr>
      <w:ins w:id="5790" w:author="Arthur Parmentier" w:date="2020-05-15T21:59:00Z">
        <w:r w:rsidRPr="007C437A">
          <w:t>A</w:t>
        </w:r>
      </w:ins>
      <w:ins w:id="5791" w:author="Arthur Parmentier" w:date="2020-05-15T22:00:00Z">
        <w:r w:rsidRPr="007C437A">
          <w:t xml:space="preserve"> mechanism of sign </w:t>
        </w:r>
      </w:ins>
      <w:ins w:id="5792" w:author="Arthur Parmentier" w:date="2020-06-02T18:59:00Z">
        <w:r w:rsidR="00964E49" w:rsidRPr="007C437A">
          <w:t xml:space="preserve">&amp; dictionary </w:t>
        </w:r>
      </w:ins>
      <w:ins w:id="5793" w:author="Arthur Parmentier" w:date="2020-05-15T22:00:00Z">
        <w:r w:rsidRPr="007C437A">
          <w:t>creation</w:t>
        </w:r>
      </w:ins>
    </w:p>
    <w:p w:rsidR="00A43C46" w:rsidRPr="007C437A" w:rsidRDefault="004C63B5" w:rsidP="006054A3">
      <w:pPr>
        <w:pStyle w:val="Paragraphedeliste"/>
        <w:numPr>
          <w:ilvl w:val="0"/>
          <w:numId w:val="23"/>
        </w:numPr>
        <w:rPr>
          <w:ins w:id="5794" w:author="Arthur Parmentier" w:date="2020-05-15T22:04:00Z"/>
        </w:rPr>
      </w:pPr>
      <w:ins w:id="5795" w:author="Arthur Parmentier" w:date="2020-05-15T22:04:00Z">
        <w:r w:rsidRPr="007C437A">
          <w:t xml:space="preserve">A </w:t>
        </w:r>
      </w:ins>
      <w:ins w:id="5796" w:author="Arthur Parmentier" w:date="2020-06-02T18:59:00Z">
        <w:r w:rsidR="00964E49" w:rsidRPr="007C437A">
          <w:t>mechanism of classification between different signs and parametrization of different positions in</w:t>
        </w:r>
      </w:ins>
      <w:ins w:id="5797"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5798" w:author="Arthur Parmentier" w:date="2020-05-15T22:10:00Z"/>
        </w:rPr>
      </w:pPr>
      <w:ins w:id="5799" w:author="Arthur Parmentier" w:date="2020-05-15T22:08:00Z">
        <w:r w:rsidRPr="007C437A">
          <w:t>One or several grammatical systems</w:t>
        </w:r>
      </w:ins>
      <w:ins w:id="5800" w:author="Arthur Parmentier" w:date="2020-05-15T22:09:00Z">
        <w:r w:rsidRPr="007C437A">
          <w:t xml:space="preserve"> </w:t>
        </w:r>
      </w:ins>
      <w:ins w:id="5801"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5802" w:author="Arthur Parmentier" w:date="2020-05-15T22:12:00Z"/>
        </w:rPr>
      </w:pPr>
      <w:ins w:id="5803" w:author="Arthur Parmentier" w:date="2020-05-15T22:11:00Z">
        <w:r w:rsidRPr="007C437A">
          <w:t>Audio/visual feedback in response to the soundpainter’s requests</w:t>
        </w:r>
      </w:ins>
    </w:p>
    <w:p w:rsidR="00D57E4A" w:rsidRPr="007C437A" w:rsidRDefault="003D5D5B">
      <w:pPr>
        <w:rPr>
          <w:rPrChange w:id="5804" w:author="Arthur Parmentier" w:date="2020-06-07T15:27:00Z">
            <w:rPr/>
          </w:rPrChange>
        </w:rPr>
        <w:pPrChange w:id="5805" w:author="Arthur Parmentier" w:date="2020-05-15T22:12:00Z">
          <w:pPr>
            <w:pStyle w:val="Titre2"/>
          </w:pPr>
        </w:pPrChange>
      </w:pPr>
      <w:ins w:id="5806" w:author="Arthur Parmentier" w:date="2020-05-16T10:46:00Z">
        <w:r w:rsidRPr="007C437A">
          <w:rPr>
            <w:rPrChange w:id="5807" w:author="Arthur Parmentier" w:date="2020-06-07T15:27:00Z">
              <w:rPr/>
            </w:rPrChange>
          </w:rPr>
          <w:t xml:space="preserve">The goal of my </w:t>
        </w:r>
      </w:ins>
      <w:ins w:id="5808" w:author="Arthur Parmentier" w:date="2020-06-02T19:03:00Z">
        <w:r w:rsidR="004C2F74" w:rsidRPr="007C437A">
          <w:rPr>
            <w:rPrChange w:id="5809" w:author="Arthur Parmentier" w:date="2020-06-07T15:27:00Z">
              <w:rPr/>
            </w:rPrChange>
          </w:rPr>
          <w:t>project</w:t>
        </w:r>
      </w:ins>
      <w:ins w:id="5810" w:author="Arthur Parmentier" w:date="2020-05-16T10:46:00Z">
        <w:r w:rsidRPr="007C437A">
          <w:rPr>
            <w:rPrChange w:id="5811" w:author="Arthur Parmentier" w:date="2020-06-07T15:27:00Z">
              <w:rPr/>
            </w:rPrChange>
          </w:rPr>
          <w:t xml:space="preserve"> </w:t>
        </w:r>
      </w:ins>
      <w:ins w:id="5812" w:author="Arthur Parmentier" w:date="2020-06-02T19:03:00Z">
        <w:r w:rsidR="004C2F74" w:rsidRPr="007C437A">
          <w:rPr>
            <w:rPrChange w:id="5813" w:author="Arthur Parmentier" w:date="2020-06-07T15:27:00Z">
              <w:rPr/>
            </w:rPrChange>
          </w:rPr>
          <w:t>is</w:t>
        </w:r>
      </w:ins>
      <w:ins w:id="5814" w:author="Arthur Parmentier" w:date="2020-05-16T10:47:00Z">
        <w:r w:rsidRPr="007C437A">
          <w:rPr>
            <w:rPrChange w:id="5815" w:author="Arthur Parmentier" w:date="2020-06-07T15:27:00Z">
              <w:rPr/>
            </w:rPrChange>
          </w:rPr>
          <w:t xml:space="preserve"> to implement these features</w:t>
        </w:r>
      </w:ins>
      <w:ins w:id="5816" w:author="Arthur Parmentier" w:date="2020-05-16T10:50:00Z">
        <w:r w:rsidRPr="007C437A">
          <w:rPr>
            <w:rPrChange w:id="5817" w:author="Arthur Parmentier" w:date="2020-06-07T15:27:00Z">
              <w:rPr/>
            </w:rPrChange>
          </w:rPr>
          <w:t>, focusing on only one mode (the default SP mode) and implementing an audio feedback by simulating a small orchestra.</w:t>
        </w:r>
      </w:ins>
    </w:p>
    <w:p w:rsidR="00BC5383" w:rsidRDefault="00BC5383" w:rsidP="00BC5383">
      <w:pPr>
        <w:pStyle w:val="Titre3"/>
        <w:rPr>
          <w:ins w:id="5818" w:author="Arthur Parmentier" w:date="2020-06-11T19:00:00Z"/>
        </w:rPr>
      </w:pPr>
      <w:bookmarkStart w:id="5819" w:name="_Toc42842182"/>
      <w:ins w:id="5820" w:author="Arthur Parmentier" w:date="2020-06-11T18:59:00Z">
        <w:r>
          <w:t>Workflow and challenges</w:t>
        </w:r>
      </w:ins>
      <w:ins w:id="5821" w:author="Arthur Parmentier" w:date="2020-06-11T19:00:00Z">
        <w:r>
          <w:t>: a review of literature</w:t>
        </w:r>
        <w:bookmarkEnd w:id="5819"/>
      </w:ins>
    </w:p>
    <w:p w:rsidR="00BC5383" w:rsidRPr="00BC5383" w:rsidRDefault="00BC5383">
      <w:pPr>
        <w:rPr>
          <w:ins w:id="5822" w:author="Arthur Parmentier" w:date="2020-06-11T18:59:00Z"/>
          <w:rPrChange w:id="5823" w:author="Arthur Parmentier" w:date="2020-06-11T19:00:00Z">
            <w:rPr>
              <w:ins w:id="5824" w:author="Arthur Parmentier" w:date="2020-06-11T18:59:00Z"/>
            </w:rPr>
          </w:rPrChange>
        </w:rPr>
        <w:pPrChange w:id="5825" w:author="Arthur Parmentier" w:date="2020-06-11T19:00:00Z">
          <w:pPr>
            <w:pStyle w:val="Titre2"/>
          </w:pPr>
        </w:pPrChange>
      </w:pPr>
      <w:ins w:id="5826" w:author="Arthur Parmentier" w:date="2020-06-11T19:00:00Z">
        <w:r>
          <w:t>Nadine couture</w:t>
        </w:r>
      </w:ins>
    </w:p>
    <w:p w:rsidR="00F25194" w:rsidRPr="007C437A" w:rsidRDefault="00F25194">
      <w:pPr>
        <w:pStyle w:val="Titre2"/>
        <w:rPr>
          <w:ins w:id="5827" w:author="Arthur Parmentier" w:date="2020-05-22T19:13:00Z"/>
        </w:rPr>
      </w:pPr>
      <w:bookmarkStart w:id="5828" w:name="_Toc42842183"/>
      <w:r w:rsidRPr="007C437A">
        <w:t>The big picture</w:t>
      </w:r>
      <w:bookmarkEnd w:id="5828"/>
      <w:del w:id="5829" w:author="Arthur Parmentier" w:date="2020-05-22T19:13:00Z">
        <w:r w:rsidRPr="007C437A" w:rsidDel="00195BC6">
          <w:delText>: general description of the system</w:delText>
        </w:r>
      </w:del>
    </w:p>
    <w:p w:rsidR="00195BC6" w:rsidRPr="007C437A" w:rsidRDefault="00195BC6">
      <w:pPr>
        <w:pStyle w:val="Titre3"/>
        <w:rPr>
          <w:ins w:id="5830" w:author="Arthur Parmentier" w:date="2020-05-16T10:55:00Z"/>
          <w:rPrChange w:id="5831" w:author="Arthur Parmentier" w:date="2020-06-07T15:27:00Z">
            <w:rPr>
              <w:ins w:id="5832" w:author="Arthur Parmentier" w:date="2020-05-16T10:55:00Z"/>
            </w:rPr>
          </w:rPrChange>
        </w:rPr>
        <w:pPrChange w:id="5833" w:author="Arthur Parmentier" w:date="2020-05-22T19:13:00Z">
          <w:pPr>
            <w:pStyle w:val="Titre2"/>
          </w:pPr>
        </w:pPrChange>
      </w:pPr>
      <w:bookmarkStart w:id="5834" w:name="_Toc42842184"/>
      <w:ins w:id="5835" w:author="Arthur Parmentier" w:date="2020-05-22T19:13:00Z">
        <w:r w:rsidRPr="007C437A">
          <w:rPr>
            <w:rPrChange w:id="5836" w:author="Arthur Parmentier" w:date="2020-06-07T15:27:00Z">
              <w:rPr/>
            </w:rPrChange>
          </w:rPr>
          <w:t>General overview of the system</w:t>
        </w:r>
      </w:ins>
      <w:bookmarkEnd w:id="5834"/>
    </w:p>
    <w:p w:rsidR="00672C10" w:rsidRPr="007C437A" w:rsidRDefault="00FD4109" w:rsidP="00672C10">
      <w:pPr>
        <w:rPr>
          <w:ins w:id="5837" w:author="Arthur Parmentier" w:date="2020-05-18T14:35:00Z"/>
        </w:rPr>
      </w:pPr>
      <w:ins w:id="5838" w:author="Arthur Parmentier" w:date="2020-06-02T19:04:00Z">
        <w:r w:rsidRPr="007C437A">
          <w:t>These goals and</w:t>
        </w:r>
      </w:ins>
      <w:ins w:id="5839" w:author="Arthur Parmentier" w:date="2020-05-16T11:00:00Z">
        <w:r w:rsidR="00672C10" w:rsidRPr="007C437A">
          <w:t xml:space="preserve"> the construc</w:t>
        </w:r>
      </w:ins>
      <w:ins w:id="5840" w:author="Arthur Parmentier" w:date="2020-05-16T11:01:00Z">
        <w:r w:rsidR="00672C10" w:rsidRPr="007C437A">
          <w:t>tivist approach to SP</w:t>
        </w:r>
      </w:ins>
      <w:ins w:id="5841" w:author="Arthur Parmentier" w:date="2020-05-22T19:07:00Z">
        <w:r w:rsidR="00BD79EF" w:rsidRPr="007C437A">
          <w:t xml:space="preserve"> that was </w:t>
        </w:r>
      </w:ins>
      <w:ins w:id="5842" w:author="Arthur Parmentier" w:date="2020-05-22T19:08:00Z">
        <w:r w:rsidR="00BD79EF" w:rsidRPr="007C437A">
          <w:t>presented in the previous parts</w:t>
        </w:r>
      </w:ins>
      <w:ins w:id="5843" w:author="Arthur Parmentier" w:date="2020-05-16T11:01:00Z">
        <w:r w:rsidR="00672C10" w:rsidRPr="007C437A">
          <w:t xml:space="preserve"> </w:t>
        </w:r>
      </w:ins>
      <w:ins w:id="5844" w:author="Arthur Parmentier" w:date="2020-06-02T19:04:00Z">
        <w:r w:rsidRPr="007C437A">
          <w:t>are</w:t>
        </w:r>
      </w:ins>
      <w:ins w:id="5845" w:author="Arthur Parmentier" w:date="2020-05-16T11:01:00Z">
        <w:r w:rsidR="00672C10" w:rsidRPr="007C437A">
          <w:t xml:space="preserve"> direct inspiration</w:t>
        </w:r>
      </w:ins>
      <w:ins w:id="5846" w:author="Arthur Parmentier" w:date="2020-06-02T19:04:00Z">
        <w:r w:rsidRPr="007C437A">
          <w:t>s</w:t>
        </w:r>
      </w:ins>
      <w:ins w:id="5847" w:author="Arthur Parmentier" w:date="2020-05-16T11:01:00Z">
        <w:r w:rsidR="00672C10" w:rsidRPr="007C437A">
          <w:t xml:space="preserve"> for </w:t>
        </w:r>
      </w:ins>
      <w:ins w:id="5848" w:author="Arthur Parmentier" w:date="2020-06-02T19:04:00Z">
        <w:r w:rsidRPr="007C437A">
          <w:t>building the recognition</w:t>
        </w:r>
      </w:ins>
      <w:ins w:id="5849" w:author="Arthur Parmentier" w:date="2020-05-16T11:01:00Z">
        <w:r w:rsidR="00672C10" w:rsidRPr="007C437A">
          <w:t xml:space="preserve"> </w:t>
        </w:r>
      </w:ins>
      <w:ins w:id="5850" w:author="Arthur Parmentier" w:date="2020-06-02T19:04:00Z">
        <w:r w:rsidRPr="007C437A">
          <w:t>with</w:t>
        </w:r>
      </w:ins>
      <w:ins w:id="5851" w:author="Arthur Parmentier" w:date="2020-05-16T11:01:00Z">
        <w:r w:rsidR="00672C10" w:rsidRPr="007C437A">
          <w:t xml:space="preserve"> several independent layers</w:t>
        </w:r>
      </w:ins>
      <w:ins w:id="5852" w:author="Arthur Parmentier" w:date="2020-05-18T14:33:00Z">
        <w:r w:rsidR="007A0B34" w:rsidRPr="007C437A">
          <w:t xml:space="preserve">, that are represented in </w:t>
        </w:r>
      </w:ins>
      <w:ins w:id="5853" w:author="Arthur Parmentier" w:date="2020-05-18T14:34:00Z">
        <w:r w:rsidR="007A0B34" w:rsidRPr="007C437A">
          <w:rPr>
            <w:rPrChange w:id="5854" w:author="Arthur Parmentier" w:date="2020-06-07T15:27:00Z">
              <w:rPr/>
            </w:rPrChange>
          </w:rPr>
          <w:fldChar w:fldCharType="begin"/>
        </w:r>
        <w:r w:rsidR="007A0B34" w:rsidRPr="007C437A">
          <w:instrText xml:space="preserve"> REF _Ref40704902 \h </w:instrText>
        </w:r>
      </w:ins>
      <w:r w:rsidR="007A0B34" w:rsidRPr="007C437A">
        <w:rPr>
          <w:rPrChange w:id="5855" w:author="Arthur Parmentier" w:date="2020-06-07T15:27:00Z">
            <w:rPr/>
          </w:rPrChange>
        </w:rPr>
      </w:r>
      <w:r w:rsidR="007A0B34" w:rsidRPr="007C437A">
        <w:rPr>
          <w:rPrChange w:id="5856" w:author="Arthur Parmentier" w:date="2020-06-07T15:27:00Z">
            <w:rPr/>
          </w:rPrChange>
        </w:rPr>
        <w:fldChar w:fldCharType="separate"/>
      </w:r>
      <w:ins w:id="5857" w:author="Arthur Parmentier" w:date="2020-05-18T14:34:00Z">
        <w:r w:rsidR="007A0B34" w:rsidRPr="007C437A">
          <w:t xml:space="preserve">Figure </w:t>
        </w:r>
        <w:r w:rsidR="007A0B34" w:rsidRPr="007C437A">
          <w:rPr>
            <w:rPrChange w:id="5858" w:author="Arthur Parmentier" w:date="2020-06-07T15:27:00Z">
              <w:rPr>
                <w:noProof/>
              </w:rPr>
            </w:rPrChange>
          </w:rPr>
          <w:t>1</w:t>
        </w:r>
        <w:r w:rsidR="007A0B34" w:rsidRPr="007C437A">
          <w:rPr>
            <w:rPrChange w:id="5859" w:author="Arthur Parmentier" w:date="2020-06-07T15:27:00Z">
              <w:rPr/>
            </w:rPrChange>
          </w:rPr>
          <w:fldChar w:fldCharType="end"/>
        </w:r>
      </w:ins>
      <w:ins w:id="5860" w:author="Arthur Parmentier" w:date="2020-05-18T14:35:00Z">
        <w:r w:rsidR="007A0B34" w:rsidRPr="007C437A">
          <w:t>.</w:t>
        </w:r>
      </w:ins>
    </w:p>
    <w:p w:rsidR="00040E14" w:rsidRPr="007C437A" w:rsidRDefault="00E43538" w:rsidP="00672C10">
      <w:pPr>
        <w:rPr>
          <w:ins w:id="5861" w:author="Arthur Parmentier" w:date="2020-06-02T19:15:00Z"/>
        </w:rPr>
      </w:pPr>
      <w:ins w:id="5862" w:author="Arthur Parmentier" w:date="2020-05-18T14:36:00Z">
        <w:r w:rsidRPr="007C437A">
          <w:t xml:space="preserve">Each layer </w:t>
        </w:r>
      </w:ins>
      <w:ins w:id="5863" w:author="Arthur Parmentier" w:date="2020-06-02T19:05:00Z">
        <w:r w:rsidR="00040E14" w:rsidRPr="007C437A">
          <w:t xml:space="preserve">has a </w:t>
        </w:r>
      </w:ins>
      <w:ins w:id="5864" w:author="Arthur Parmentier" w:date="2020-06-02T19:06:00Z">
        <w:r w:rsidR="00040E14" w:rsidRPr="007C437A">
          <w:t>particular function</w:t>
        </w:r>
      </w:ins>
      <w:ins w:id="5865" w:author="Arthur Parmentier" w:date="2020-06-02T19:05:00Z">
        <w:r w:rsidR="00040E14" w:rsidRPr="007C437A">
          <w:t xml:space="preserve"> that </w:t>
        </w:r>
      </w:ins>
      <w:ins w:id="5866" w:author="Arthur Parmentier" w:date="2020-06-02T19:06:00Z">
        <w:r w:rsidR="00040E14" w:rsidRPr="007C437A">
          <w:t>the user should easily be able to interpret.</w:t>
        </w:r>
      </w:ins>
      <w:ins w:id="5867" w:author="Arthur Parmentier" w:date="2020-06-02T19:07:00Z">
        <w:r w:rsidR="00040E14" w:rsidRPr="007C437A">
          <w:t xml:space="preserve"> Inside each layer are different processes and objects that the user interacts </w:t>
        </w:r>
      </w:ins>
      <w:ins w:id="5868" w:author="Arthur Parmentier" w:date="2020-06-02T19:09:00Z">
        <w:r w:rsidR="00040E14" w:rsidRPr="007C437A">
          <w:t>superficially with from</w:t>
        </w:r>
      </w:ins>
      <w:ins w:id="5869" w:author="Arthur Parmentier" w:date="2020-06-02T19:08:00Z">
        <w:r w:rsidR="00040E14" w:rsidRPr="007C437A">
          <w:t xml:space="preserve"> the interface of the pro</w:t>
        </w:r>
      </w:ins>
      <w:ins w:id="5870" w:author="Arthur Parmentier" w:date="2020-06-02T19:09:00Z">
        <w:r w:rsidR="00040E14" w:rsidRPr="007C437A">
          <w:t>gram.</w:t>
        </w:r>
      </w:ins>
      <w:ins w:id="5871" w:author="Arthur Parmentier" w:date="2020-06-02T19:10:00Z">
        <w:r w:rsidR="00040E14" w:rsidRPr="007C437A">
          <w:t xml:space="preserve"> For transparency, I have put in </w:t>
        </w:r>
      </w:ins>
      <w:ins w:id="5872" w:author="Arthur Parmentier" w:date="2020-06-03T17:22:00Z">
        <w:r w:rsidR="003A23BB" w:rsidRPr="007C437A">
          <w:t>white</w:t>
        </w:r>
      </w:ins>
      <w:ins w:id="5873" w:author="Arthur Parmentier" w:date="2020-06-02T19:10:00Z">
        <w:r w:rsidR="00040E14" w:rsidRPr="007C437A">
          <w:t xml:space="preserve"> the parts that I built myself and in </w:t>
        </w:r>
      </w:ins>
      <w:ins w:id="5874" w:author="Arthur Parmentier" w:date="2020-06-03T17:22:00Z">
        <w:r w:rsidR="003A23BB" w:rsidRPr="007C437A">
          <w:t>blue</w:t>
        </w:r>
      </w:ins>
      <w:ins w:id="5875" w:author="Arthur Parmentier" w:date="2020-06-02T19:10:00Z">
        <w:r w:rsidR="00040E14" w:rsidRPr="007C437A">
          <w:t xml:space="preserve"> the parts that are either taken </w:t>
        </w:r>
      </w:ins>
      <w:ins w:id="5876" w:author="Arthur Parmentier" w:date="2020-06-02T19:11:00Z">
        <w:r w:rsidR="00040E14" w:rsidRPr="007C437A">
          <w:t>from other works</w:t>
        </w:r>
      </w:ins>
      <w:ins w:id="5877" w:author="Arthur Parmentier" w:date="2020-06-02T19:33:00Z">
        <w:r w:rsidR="00351FEC" w:rsidRPr="007C437A">
          <w:rPr>
            <w:rStyle w:val="Appelnotedebasdep"/>
          </w:rPr>
          <w:footnoteReference w:id="36"/>
        </w:r>
      </w:ins>
      <w:ins w:id="5880" w:author="Arthur Parmentier" w:date="2020-06-02T19:11:00Z">
        <w:r w:rsidR="00040E14" w:rsidRPr="007C437A">
          <w:t xml:space="preserve"> </w:t>
        </w:r>
      </w:ins>
      <w:ins w:id="5881" w:author="Arthur Parmentier" w:date="2020-06-03T17:22:00Z">
        <w:r w:rsidR="003A23BB" w:rsidRPr="007C437A">
          <w:t>or</w:t>
        </w:r>
      </w:ins>
      <w:ins w:id="5882" w:author="Arthur Parmentier" w:date="2020-06-02T19:11:00Z">
        <w:r w:rsidR="00040E14" w:rsidRPr="007C437A">
          <w:t xml:space="preserve"> only slightly modified for my project.</w:t>
        </w:r>
      </w:ins>
    </w:p>
    <w:p w:rsidR="007D7578" w:rsidRPr="007C437A" w:rsidRDefault="007D7578" w:rsidP="00672C10">
      <w:pPr>
        <w:rPr>
          <w:ins w:id="5883" w:author="Arthur Parmentier" w:date="2020-06-02T19:26:00Z"/>
        </w:rPr>
      </w:pPr>
      <w:ins w:id="5884" w:author="Arthur Parmentier" w:date="2020-06-02T19:26:00Z">
        <w:r w:rsidRPr="007C437A">
          <w:t>At the interface l</w:t>
        </w:r>
      </w:ins>
      <w:ins w:id="5885" w:author="Arthur Parmentier" w:date="2020-06-02T19:32:00Z">
        <w:r w:rsidR="00B61700" w:rsidRPr="007C437A">
          <w:t>evel</w:t>
        </w:r>
      </w:ins>
      <w:ins w:id="5886" w:author="Arthur Parmentier" w:date="2020-06-02T19:26:00Z">
        <w:r w:rsidRPr="007C437A">
          <w:t>, all</w:t>
        </w:r>
      </w:ins>
      <w:ins w:id="5887" w:author="Arthur Parmentier" w:date="2020-06-02T19:16:00Z">
        <w:r w:rsidR="00FF3359" w:rsidRPr="007C437A">
          <w:t xml:space="preserve"> layers are implemented inside </w:t>
        </w:r>
      </w:ins>
      <w:ins w:id="5888" w:author="Arthur Parmentier" w:date="2020-06-02T19:17:00Z">
        <w:r w:rsidR="00FF3359" w:rsidRPr="007C437A">
          <w:t>Max/MSP, a graphical programming environment designed by IRCAM and optimized for real-time applications.</w:t>
        </w:r>
      </w:ins>
      <w:ins w:id="5889" w:author="Arthur Parmentier" w:date="2020-06-02T19:18:00Z">
        <w:r w:rsidR="00FF3359" w:rsidRPr="007C437A">
          <w:t xml:space="preserve"> </w:t>
        </w:r>
      </w:ins>
      <w:ins w:id="5890" w:author="Arthur Parmentier" w:date="2020-06-02T22:57:00Z">
        <w:r w:rsidR="004B04FD" w:rsidRPr="007C437A">
          <w:t>T</w:t>
        </w:r>
      </w:ins>
      <w:ins w:id="5891" w:author="Arthur Parmentier" w:date="2020-06-02T22:55:00Z">
        <w:r w:rsidR="004B04FD" w:rsidRPr="007C437A">
          <w:t>he user interface has a ver</w:t>
        </w:r>
      </w:ins>
      <w:ins w:id="5892" w:author="Arthur Parmentier" w:date="2020-06-02T22:56:00Z">
        <w:r w:rsidR="004B04FD" w:rsidRPr="007C437A">
          <w:t xml:space="preserve">y basic look and design. The user can see the whole patcher in the main window and </w:t>
        </w:r>
      </w:ins>
      <w:ins w:id="5893" w:author="Arthur Parmentier" w:date="2020-06-02T22:57:00Z">
        <w:r w:rsidR="005C333E" w:rsidRPr="007C437A">
          <w:t xml:space="preserve">is </w:t>
        </w:r>
      </w:ins>
      <w:ins w:id="5894" w:author="Arthur Parmentier" w:date="2020-06-02T22:56:00Z">
        <w:r w:rsidR="004B04FD" w:rsidRPr="007C437A">
          <w:t xml:space="preserve">also </w:t>
        </w:r>
      </w:ins>
      <w:ins w:id="5895" w:author="Arthur Parmentier" w:date="2020-06-02T22:57:00Z">
        <w:r w:rsidR="005C333E" w:rsidRPr="007C437A">
          <w:t xml:space="preserve">able to </w:t>
        </w:r>
      </w:ins>
      <w:ins w:id="5896" w:author="Arthur Parmentier" w:date="2020-06-02T22:56:00Z">
        <w:r w:rsidR="004B04FD" w:rsidRPr="007C437A">
          <w:t>access</w:t>
        </w:r>
      </w:ins>
      <w:ins w:id="5897" w:author="Arthur Parmentier" w:date="2020-06-02T22:57:00Z">
        <w:r w:rsidR="004B04FD" w:rsidRPr="007C437A">
          <w:t xml:space="preserve"> specific </w:t>
        </w:r>
      </w:ins>
      <w:ins w:id="5898" w:author="Arthur Parmentier" w:date="2020-06-02T22:58:00Z">
        <w:r w:rsidR="005C333E" w:rsidRPr="007C437A">
          <w:t>functionalities</w:t>
        </w:r>
      </w:ins>
      <w:ins w:id="5899" w:author="Arthur Parmentier" w:date="2020-06-02T22:57:00Z">
        <w:r w:rsidR="004B04FD" w:rsidRPr="007C437A">
          <w:t xml:space="preserve"> of each layer by using tabs.</w:t>
        </w:r>
      </w:ins>
    </w:p>
    <w:p w:rsidR="00FF3359" w:rsidRPr="007C437A" w:rsidRDefault="007D7578" w:rsidP="00672C10">
      <w:pPr>
        <w:rPr>
          <w:ins w:id="5900" w:author="Arthur Parmentier" w:date="2020-06-02T19:09:00Z"/>
        </w:rPr>
      </w:pPr>
      <w:ins w:id="5901" w:author="Arthur Parmentier" w:date="2020-06-02T19:26:00Z">
        <w:r w:rsidRPr="007C437A">
          <w:t xml:space="preserve">At the processing level, </w:t>
        </w:r>
      </w:ins>
      <w:ins w:id="5902" w:author="Arthur Parmentier" w:date="2020-06-02T19:20:00Z">
        <w:r w:rsidR="00FF3359" w:rsidRPr="007C437A">
          <w:t>Max/MSP itself h</w:t>
        </w:r>
      </w:ins>
      <w:ins w:id="5903" w:author="Arthur Parmentier" w:date="2020-06-02T19:21:00Z">
        <w:r w:rsidR="00FF3359" w:rsidRPr="007C437A">
          <w:t>as three different threads that it uses for processing the data passing through its compiled objects.</w:t>
        </w:r>
      </w:ins>
      <w:ins w:id="5904" w:author="Arthur Parmentier" w:date="2020-06-02T19:23:00Z">
        <w:r w:rsidR="00FF3359" w:rsidRPr="007C437A">
          <w:t xml:space="preserve"> For these threads, Max </w:t>
        </w:r>
      </w:ins>
      <w:ins w:id="5905" w:author="Arthur Parmentier" w:date="2020-06-02T19:24:00Z">
        <w:r w:rsidR="00FF3359" w:rsidRPr="007C437A">
          <w:t>guarantees</w:t>
        </w:r>
      </w:ins>
      <w:ins w:id="5906" w:author="Arthur Parmentier" w:date="2020-06-02T19:23:00Z">
        <w:r w:rsidR="00FF3359" w:rsidRPr="007C437A">
          <w:t xml:space="preserve"> the synchroni</w:t>
        </w:r>
      </w:ins>
      <w:ins w:id="5907" w:author="Arthur Parmentier" w:date="2020-06-02T19:24:00Z">
        <w:r w:rsidR="00FF3359" w:rsidRPr="007C437A">
          <w:t>city</w:t>
        </w:r>
        <w:r w:rsidRPr="007C437A">
          <w:t xml:space="preserve">/ordering of events. </w:t>
        </w:r>
      </w:ins>
      <w:ins w:id="5908" w:author="Arthur Parmentier" w:date="2020-06-02T19:22:00Z">
        <w:r w:rsidR="00FF3359" w:rsidRPr="007C437A">
          <w:t xml:space="preserve">However, Max also interprets node.js code </w:t>
        </w:r>
      </w:ins>
      <w:ins w:id="5909" w:author="Arthur Parmentier" w:date="2020-06-02T19:24:00Z">
        <w:r w:rsidRPr="007C437A">
          <w:t>that</w:t>
        </w:r>
      </w:ins>
      <w:ins w:id="5910" w:author="Arthur Parmentier" w:date="2020-06-02T19:23:00Z">
        <w:r w:rsidR="00FF3359" w:rsidRPr="007C437A">
          <w:t xml:space="preserve"> is </w:t>
        </w:r>
      </w:ins>
      <w:ins w:id="5911" w:author="Arthur Parmentier" w:date="2020-06-02T19:24:00Z">
        <w:r w:rsidRPr="007C437A">
          <w:t>processed in external thread</w:t>
        </w:r>
      </w:ins>
      <w:ins w:id="5912" w:author="Arthur Parmentier" w:date="2020-06-02T19:25:00Z">
        <w:r w:rsidRPr="007C437A">
          <w:t xml:space="preserve">s </w:t>
        </w:r>
        <w:r w:rsidRPr="007C437A">
          <w:lastRenderedPageBreak/>
          <w:t>asynchronously to Max internal threads.</w:t>
        </w:r>
      </w:ins>
      <w:ins w:id="5913" w:author="Arthur Parmentier" w:date="2020-06-02T19:26:00Z">
        <w:r w:rsidRPr="007C437A">
          <w:t xml:space="preserve"> We wil</w:t>
        </w:r>
      </w:ins>
      <w:ins w:id="5914" w:author="Arthur Parmentier" w:date="2020-06-02T19:27:00Z">
        <w:r w:rsidRPr="007C437A">
          <w:t>l discuss the consequences and implementation choices of this remark in future sections of the report.</w:t>
        </w:r>
      </w:ins>
    </w:p>
    <w:p w:rsidR="00436197" w:rsidRPr="007C437A" w:rsidRDefault="00324E8C" w:rsidP="00672C10">
      <w:pPr>
        <w:rPr>
          <w:ins w:id="5915" w:author="Arthur Parmentier" w:date="2020-05-16T11:02:00Z"/>
        </w:rPr>
      </w:pPr>
      <w:ins w:id="5916" w:author="Arthur Parmentier" w:date="2020-05-18T14:40:00Z">
        <w:r w:rsidRPr="007C437A">
          <w:rPr>
            <w:noProof/>
            <w:rPrChange w:id="5917"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1">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5918" w:author="Arthur Parmentier" w:date="2020-05-18T14:33:00Z">
        <w:r w:rsidR="007A0B34" w:rsidRPr="007C437A">
          <w:rPr>
            <w:noProof/>
            <w:rPrChange w:id="5919"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B270CD" w:rsidRPr="002C3653" w:rsidRDefault="00B270CD">
                              <w:pPr>
                                <w:pStyle w:val="Lgende"/>
                                <w:rPr>
                                  <w:noProof/>
                                </w:rPr>
                                <w:pPrChange w:id="5920" w:author="Arthur Parmentier" w:date="2020-05-18T14:33:00Z">
                                  <w:pPr/>
                                </w:pPrChange>
                              </w:pPr>
                              <w:bookmarkStart w:id="5921" w:name="_Ref40704902"/>
                              <w:bookmarkStart w:id="5922" w:name="_Ref40704896"/>
                              <w:ins w:id="5923" w:author="Arthur Parmentier" w:date="2020-05-18T14:33:00Z">
                                <w:r>
                                  <w:t xml:space="preserve">Figure </w:t>
                                </w:r>
                                <w:r>
                                  <w:fldChar w:fldCharType="begin"/>
                                </w:r>
                                <w:r>
                                  <w:instrText xml:space="preserve"> SEQ Figure \* ARABIC </w:instrText>
                                </w:r>
                              </w:ins>
                              <w:r>
                                <w:fldChar w:fldCharType="separate"/>
                              </w:r>
                              <w:ins w:id="5924" w:author="Arthur Parmentier" w:date="2020-06-12T13:37:00Z">
                                <w:r w:rsidR="007A0A7C">
                                  <w:rPr>
                                    <w:noProof/>
                                  </w:rPr>
                                  <w:t>3</w:t>
                                </w:r>
                              </w:ins>
                              <w:ins w:id="5925" w:author="Arthur Parmentier" w:date="2020-05-18T14:33:00Z">
                                <w:r>
                                  <w:fldChar w:fldCharType="end"/>
                                </w:r>
                                <w:bookmarkEnd w:id="5921"/>
                                <w:r>
                                  <w:t xml:space="preserve"> Summary of the recognition program structure</w:t>
                                </w:r>
                              </w:ins>
                              <w:bookmarkEnd w:id="59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B270CD" w:rsidRPr="002C3653" w:rsidRDefault="00B270CD">
                        <w:pPr>
                          <w:pStyle w:val="Lgende"/>
                          <w:rPr>
                            <w:noProof/>
                          </w:rPr>
                          <w:pPrChange w:id="5926" w:author="Arthur Parmentier" w:date="2020-05-18T14:33:00Z">
                            <w:pPr/>
                          </w:pPrChange>
                        </w:pPr>
                        <w:bookmarkStart w:id="5927" w:name="_Ref40704902"/>
                        <w:bookmarkStart w:id="5928" w:name="_Ref40704896"/>
                        <w:ins w:id="5929" w:author="Arthur Parmentier" w:date="2020-05-18T14:33:00Z">
                          <w:r>
                            <w:t xml:space="preserve">Figure </w:t>
                          </w:r>
                          <w:r>
                            <w:fldChar w:fldCharType="begin"/>
                          </w:r>
                          <w:r>
                            <w:instrText xml:space="preserve"> SEQ Figure \* ARABIC </w:instrText>
                          </w:r>
                        </w:ins>
                        <w:r>
                          <w:fldChar w:fldCharType="separate"/>
                        </w:r>
                        <w:ins w:id="5930" w:author="Arthur Parmentier" w:date="2020-06-12T13:37:00Z">
                          <w:r w:rsidR="007A0A7C">
                            <w:rPr>
                              <w:noProof/>
                            </w:rPr>
                            <w:t>3</w:t>
                          </w:r>
                        </w:ins>
                        <w:ins w:id="5931" w:author="Arthur Parmentier" w:date="2020-05-18T14:33:00Z">
                          <w:r>
                            <w:fldChar w:fldCharType="end"/>
                          </w:r>
                          <w:bookmarkEnd w:id="5927"/>
                          <w:r>
                            <w:t xml:space="preserve"> Summary of the recognition program structure</w:t>
                          </w:r>
                        </w:ins>
                        <w:bookmarkEnd w:id="5928"/>
                      </w:p>
                    </w:txbxContent>
                  </v:textbox>
                  <w10:wrap type="topAndBottom"/>
                </v:shape>
              </w:pict>
            </mc:Fallback>
          </mc:AlternateContent>
        </w:r>
      </w:ins>
    </w:p>
    <w:p w:rsidR="00705B17" w:rsidRPr="007C437A" w:rsidRDefault="00705B17">
      <w:pPr>
        <w:pStyle w:val="Titre3"/>
        <w:rPr>
          <w:ins w:id="5932" w:author="Arthur Parmentier" w:date="2020-05-22T17:09:00Z"/>
          <w:rPrChange w:id="5933" w:author="Arthur Parmentier" w:date="2020-06-07T15:27:00Z">
            <w:rPr>
              <w:ins w:id="5934" w:author="Arthur Parmentier" w:date="2020-05-22T17:09:00Z"/>
            </w:rPr>
          </w:rPrChange>
        </w:rPr>
        <w:pPrChange w:id="5935" w:author="Arthur Parmentier" w:date="2020-05-22T19:10:00Z">
          <w:pPr>
            <w:pStyle w:val="Titre2"/>
          </w:pPr>
        </w:pPrChange>
      </w:pPr>
      <w:bookmarkStart w:id="5936" w:name="_Toc42842185"/>
      <w:ins w:id="5937" w:author="Arthur Parmentier" w:date="2020-05-22T17:08:00Z">
        <w:r w:rsidRPr="007C437A">
          <w:rPr>
            <w:rPrChange w:id="5938" w:author="Arthur Parmentier" w:date="2020-06-07T15:27:00Z">
              <w:rPr/>
            </w:rPrChange>
          </w:rPr>
          <w:lastRenderedPageBreak/>
          <w:t>The choice of Max/MSP</w:t>
        </w:r>
      </w:ins>
      <w:bookmarkEnd w:id="5936"/>
    </w:p>
    <w:p w:rsidR="0085122F" w:rsidRPr="007C437A" w:rsidRDefault="0085122F" w:rsidP="0085122F">
      <w:pPr>
        <w:rPr>
          <w:ins w:id="5939" w:author="Arthur Parmentier" w:date="2020-05-22T17:14:00Z"/>
        </w:rPr>
      </w:pPr>
      <w:ins w:id="5940" w:author="Arthur Parmentier" w:date="2020-05-22T17:09:00Z">
        <w:r w:rsidRPr="007C437A">
          <w:t xml:space="preserve">Before starting a finer description of the mechanisms of the program, I would like to </w:t>
        </w:r>
      </w:ins>
      <w:ins w:id="5941" w:author="Arthur Parmentier" w:date="2020-05-22T17:13:00Z">
        <w:r w:rsidRPr="007C437A">
          <w:t>motivate the choice of Max/MSP as the main programming environment</w:t>
        </w:r>
      </w:ins>
      <w:ins w:id="5942" w:author="Arthur Parmentier" w:date="2020-05-22T19:11:00Z">
        <w:r w:rsidR="00417CFA" w:rsidRPr="007C437A">
          <w:t xml:space="preserve"> hosting the different layers and functionalities.</w:t>
        </w:r>
      </w:ins>
    </w:p>
    <w:p w:rsidR="0034163D" w:rsidRPr="007C437A" w:rsidRDefault="0085122F" w:rsidP="0085122F">
      <w:pPr>
        <w:rPr>
          <w:ins w:id="5943" w:author="Arthur Parmentier" w:date="2020-05-22T17:21:00Z"/>
        </w:rPr>
      </w:pPr>
      <w:ins w:id="5944" w:author="Arthur Parmentier" w:date="2020-05-22T17:14:00Z">
        <w:r w:rsidRPr="007C437A">
          <w:t>There are several options for building such a t</w:t>
        </w:r>
      </w:ins>
      <w:ins w:id="5945" w:author="Arthur Parmentier" w:date="2020-05-22T17:15:00Z">
        <w:r w:rsidRPr="007C437A">
          <w:t>ool</w:t>
        </w:r>
      </w:ins>
      <w:ins w:id="5946" w:author="Arthur Parmentier" w:date="2020-05-22T17:20:00Z">
        <w:r w:rsidR="0034163D" w:rsidRPr="007C437A">
          <w:t xml:space="preserve">, each with their own pros and cons. </w:t>
        </w:r>
      </w:ins>
      <w:ins w:id="5947" w:author="Arthur Parmentier" w:date="2020-05-22T17:21:00Z">
        <w:r w:rsidR="0034163D" w:rsidRPr="007C437A">
          <w:t>In my case, I have considered Unity3D and PureData as the main alternatives to Max/MSP.</w:t>
        </w:r>
      </w:ins>
    </w:p>
    <w:p w:rsidR="0034163D" w:rsidRPr="007C437A" w:rsidRDefault="0034163D" w:rsidP="0085122F">
      <w:pPr>
        <w:rPr>
          <w:ins w:id="5948" w:author="Arthur Parmentier" w:date="2020-05-22T17:23:00Z"/>
        </w:rPr>
      </w:pPr>
      <w:ins w:id="5949" w:author="Arthur Parmentier" w:date="2020-05-22T17:21:00Z">
        <w:r w:rsidRPr="007C437A">
          <w:t>The advantage of Unity3D over Max/MSP</w:t>
        </w:r>
      </w:ins>
      <w:ins w:id="5950" w:author="Arthur Parmentier" w:date="2020-05-22T17:22:00Z">
        <w:r w:rsidRPr="007C437A">
          <w:t>(/Jitter) is that it is endorsed by a much larger community, it is free and has a better potential in terms</w:t>
        </w:r>
      </w:ins>
      <w:ins w:id="5951" w:author="Arthur Parmentier" w:date="2020-05-22T17:23:00Z">
        <w:r w:rsidRPr="007C437A">
          <w:t xml:space="preserve"> of graphics.</w:t>
        </w:r>
      </w:ins>
    </w:p>
    <w:p w:rsidR="0034163D" w:rsidRPr="007C437A" w:rsidRDefault="0034163D" w:rsidP="0085122F">
      <w:pPr>
        <w:rPr>
          <w:ins w:id="5952" w:author="Arthur Parmentier" w:date="2020-05-22T17:23:00Z"/>
        </w:rPr>
      </w:pPr>
      <w:ins w:id="5953" w:author="Arthur Parmentier" w:date="2020-05-22T17:23:00Z">
        <w:r w:rsidRPr="007C437A">
          <w:t>The advantage of PureData over Max/MSP is essentially that is it free and open source.</w:t>
        </w:r>
      </w:ins>
    </w:p>
    <w:p w:rsidR="0034163D" w:rsidRPr="007C437A" w:rsidRDefault="0034163D" w:rsidP="0085122F">
      <w:pPr>
        <w:rPr>
          <w:ins w:id="5954" w:author="Arthur Parmentier" w:date="2020-05-22T17:24:00Z"/>
        </w:rPr>
      </w:pPr>
      <w:ins w:id="5955" w:author="Arthur Parmentier" w:date="2020-05-22T17:23:00Z">
        <w:r w:rsidRPr="007C437A">
          <w:t xml:space="preserve">However, I think that Max/MSP is a better </w:t>
        </w:r>
      </w:ins>
      <w:ins w:id="5956"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5957" w:author="Arthur Parmentier" w:date="2020-05-22T17:29:00Z"/>
        </w:rPr>
      </w:pPr>
      <w:ins w:id="5958" w:author="Arthur Parmentier" w:date="2020-05-22T17:24:00Z">
        <w:r w:rsidRPr="007C437A">
          <w:t>Max/MSP is a high-level object-based programming language</w:t>
        </w:r>
      </w:ins>
      <w:ins w:id="5959" w:author="Arthur Parmentier" w:date="2020-05-22T17:25:00Z">
        <w:r w:rsidRPr="007C437A">
          <w:t xml:space="preserve"> with already</w:t>
        </w:r>
      </w:ins>
      <w:ins w:id="5960" w:author="Arthur Parmentier" w:date="2020-05-22T17:26:00Z">
        <w:r w:rsidRPr="007C437A">
          <w:t xml:space="preserve"> optimized pieces for music and real-time applications that are easy to use</w:t>
        </w:r>
      </w:ins>
      <w:ins w:id="5961" w:author="Arthur Parmentier" w:date="2020-05-22T17:30:00Z">
        <w:r w:rsidR="001E09DA" w:rsidRPr="007C437A">
          <w:t xml:space="preserve"> and assemble</w:t>
        </w:r>
      </w:ins>
      <w:ins w:id="5962" w:author="Arthur Parmentier" w:date="2020-05-22T17:26:00Z">
        <w:r w:rsidRPr="007C437A">
          <w:t xml:space="preserve">. It allows for </w:t>
        </w:r>
      </w:ins>
      <w:ins w:id="5963" w:author="Arthur Parmentier" w:date="2020-05-22T17:27:00Z">
        <w:r w:rsidRPr="007C437A">
          <w:t>scripting in JS and Node.js, which makes it a powerful host for a</w:t>
        </w:r>
      </w:ins>
      <w:ins w:id="5964" w:author="Arthur Parmentier" w:date="2020-05-22T17:28:00Z">
        <w:r w:rsidRPr="007C437A">
          <w:t xml:space="preserve"> huge number of scripts and tools developed by the web community</w:t>
        </w:r>
      </w:ins>
      <w:ins w:id="5965" w:author="Arthur Parmentier" w:date="2020-05-22T17:29:00Z">
        <w:r w:rsidR="001E09DA" w:rsidRPr="007C437A">
          <w:t xml:space="preserve"> and its graphical interface al</w:t>
        </w:r>
      </w:ins>
      <w:ins w:id="5966"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5967" w:author="Arthur Parmentier" w:date="2020-05-22T17:33:00Z"/>
        </w:rPr>
      </w:pPr>
      <w:ins w:id="5968" w:author="Arthur Parmentier" w:date="2020-05-22T17:31:00Z">
        <w:r w:rsidRPr="007C437A">
          <w:t>Max/MSP comes from IRCAM and is used by a community of artists and musicians</w:t>
        </w:r>
      </w:ins>
      <w:ins w:id="5969" w:author="Arthur Parmentier" w:date="2020-05-22T17:32:00Z">
        <w:r w:rsidRPr="007C437A">
          <w:t xml:space="preserve"> with </w:t>
        </w:r>
      </w:ins>
      <w:ins w:id="5970"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5971" w:author="Arthur Parmentier" w:date="2020-05-22T17:36:00Z"/>
        </w:rPr>
      </w:pPr>
      <w:ins w:id="5972" w:author="Arthur Parmentier" w:date="2020-05-22T17:34:00Z">
        <w:r w:rsidRPr="007C437A">
          <w:t>Max/MSP has a nicer visual interface than PD, is maintained by a commercial company</w:t>
        </w:r>
      </w:ins>
      <w:ins w:id="5973" w:author="Arthur Parmentier" w:date="2020-05-22T17:35:00Z">
        <w:r w:rsidRPr="007C437A">
          <w:t xml:space="preserve"> whereas PD has not been updated for years</w:t>
        </w:r>
      </w:ins>
      <w:ins w:id="5974" w:author="Arthur Parmentier" w:date="2020-05-22T17:36:00Z">
        <w:r w:rsidRPr="007C437A">
          <w:t>.</w:t>
        </w:r>
      </w:ins>
    </w:p>
    <w:p w:rsidR="001E09DA" w:rsidRPr="007C437A" w:rsidRDefault="00EE1399" w:rsidP="0034163D">
      <w:pPr>
        <w:pStyle w:val="Paragraphedeliste"/>
        <w:numPr>
          <w:ilvl w:val="0"/>
          <w:numId w:val="40"/>
        </w:numPr>
        <w:rPr>
          <w:ins w:id="5975" w:author="Arthur Parmentier" w:date="2020-05-22T17:37:00Z"/>
        </w:rPr>
      </w:pPr>
      <w:ins w:id="5976"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5977" w:author="Arthur Parmentier" w:date="2020-05-22T17:42:00Z"/>
        </w:rPr>
      </w:pPr>
      <w:ins w:id="5978" w:author="Arthur Parmentier" w:date="2020-05-22T17:40:00Z">
        <w:r w:rsidRPr="007C437A">
          <w:t xml:space="preserve">The graphical programming interface of Max/MSP can be transformed into a user </w:t>
        </w:r>
      </w:ins>
      <w:ins w:id="5979" w:author="Arthur Parmentier" w:date="2020-05-22T17:41:00Z">
        <w:r w:rsidRPr="007C437A">
          <w:t xml:space="preserve">interface easily (for simple demos such as </w:t>
        </w:r>
      </w:ins>
      <w:ins w:id="5980" w:author="Arthur Parmentier" w:date="2020-05-22T17:42:00Z">
        <w:r w:rsidRPr="007C437A">
          <w:t>mine) …</w:t>
        </w:r>
      </w:ins>
      <w:ins w:id="5981"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5982" w:author="Arthur Parmentier" w:date="2020-05-22T17:43:00Z"/>
        </w:rPr>
      </w:pPr>
      <w:ins w:id="5983" w:author="Arthur Parmentier" w:date="2020-05-22T17:42:00Z">
        <w:r w:rsidRPr="007C437A">
          <w:t>Given my programming skills and the time constraints of the project, Max/MSP was a much faster approa</w:t>
        </w:r>
      </w:ins>
      <w:ins w:id="5984" w:author="Arthur Parmentier" w:date="2020-05-22T17:43:00Z">
        <w:r w:rsidRPr="007C437A">
          <w:t>ch than Unity3D.</w:t>
        </w:r>
      </w:ins>
    </w:p>
    <w:p w:rsidR="00DE1036" w:rsidDel="00325D1E" w:rsidRDefault="00EE1399" w:rsidP="00325D1E">
      <w:pPr>
        <w:rPr>
          <w:del w:id="5985" w:author="Arthur Parmentier" w:date="2020-05-18T13:37:00Z"/>
        </w:rPr>
      </w:pPr>
      <w:ins w:id="5986" w:author="Arthur Parmentier" w:date="2020-05-22T17:43:00Z">
        <w:r w:rsidRPr="007C437A">
          <w:t xml:space="preserve">Although being a commercial software, </w:t>
        </w:r>
      </w:ins>
      <w:ins w:id="5987" w:author="Arthur Parmentier" w:date="2020-05-22T18:37:00Z">
        <w:r w:rsidR="00C24A48" w:rsidRPr="007C437A">
          <w:t>Max/MSP</w:t>
        </w:r>
      </w:ins>
      <w:ins w:id="5988" w:author="Arthur Parmentier" w:date="2020-05-22T17:43:00Z">
        <w:r w:rsidRPr="007C437A">
          <w:t xml:space="preserve"> patch</w:t>
        </w:r>
      </w:ins>
      <w:ins w:id="5989" w:author="Arthur Parmentier" w:date="2020-05-22T18:37:00Z">
        <w:r w:rsidR="00C24A48" w:rsidRPr="007C437A">
          <w:t>ers</w:t>
        </w:r>
      </w:ins>
      <w:ins w:id="5990" w:author="Arthur Parmentier" w:date="2020-05-22T17:43:00Z">
        <w:r w:rsidRPr="007C437A">
          <w:t xml:space="preserve"> can be compi</w:t>
        </w:r>
      </w:ins>
      <w:ins w:id="5991" w:author="Arthur Parmentier" w:date="2020-05-22T17:44:00Z">
        <w:r w:rsidRPr="007C437A">
          <w:t>led to a standalone program for Windows and Mac OS, allowing to s</w:t>
        </w:r>
      </w:ins>
      <w:ins w:id="5992" w:author="Arthur Parmentier" w:date="2020-05-22T17:45:00Z">
        <w:r w:rsidRPr="007C437A">
          <w:t>hare the program for free.</w:t>
        </w:r>
      </w:ins>
    </w:p>
    <w:p w:rsidR="00325D1E" w:rsidRPr="007C437A" w:rsidRDefault="00325D1E" w:rsidP="00325D1E">
      <w:pPr>
        <w:rPr>
          <w:ins w:id="5993" w:author="Arthur Parmentier" w:date="2020-06-12T13:49:00Z"/>
        </w:rPr>
        <w:pPrChange w:id="5994" w:author="Arthur Parmentier" w:date="2020-06-12T13:49:00Z">
          <w:pPr>
            <w:pStyle w:val="Titre2"/>
          </w:pPr>
        </w:pPrChange>
      </w:pPr>
    </w:p>
    <w:p w:rsidR="00CE7ED8" w:rsidRPr="007C437A" w:rsidRDefault="00325D1E" w:rsidP="00325D1E">
      <w:pPr>
        <w:pStyle w:val="Titre2"/>
        <w:rPr>
          <w:ins w:id="5995" w:author="Arthur Parmentier" w:date="2020-05-18T17:11:00Z"/>
        </w:rPr>
        <w:pPrChange w:id="5996" w:author="Arthur Parmentier" w:date="2020-06-12T13:50:00Z">
          <w:pPr>
            <w:pStyle w:val="Titre2"/>
          </w:pPr>
        </w:pPrChange>
      </w:pPr>
      <w:bookmarkStart w:id="5997" w:name="_Toc42842187"/>
      <w:bookmarkEnd w:id="5997"/>
      <w:ins w:id="5998" w:author="Arthur Parmentier" w:date="2020-06-12T13:50:00Z">
        <w:r>
          <w:t>Layers description</w:t>
        </w:r>
      </w:ins>
    </w:p>
    <w:p w:rsidR="00F25194" w:rsidRPr="007C437A" w:rsidRDefault="00F25194">
      <w:pPr>
        <w:pStyle w:val="Titre3"/>
        <w:rPr>
          <w:ins w:id="5999" w:author="Arthur Parmentier" w:date="2020-05-18T15:01:00Z"/>
          <w:rPrChange w:id="6000" w:author="Arthur Parmentier" w:date="2020-06-07T15:27:00Z">
            <w:rPr>
              <w:ins w:id="6001" w:author="Arthur Parmentier" w:date="2020-05-18T15:01:00Z"/>
            </w:rPr>
          </w:rPrChange>
        </w:rPr>
        <w:pPrChange w:id="6002" w:author="Arthur Parmentier" w:date="2020-05-18T17:12:00Z">
          <w:pPr>
            <w:pStyle w:val="Titre2"/>
          </w:pPr>
        </w:pPrChange>
      </w:pPr>
      <w:bookmarkStart w:id="6003" w:name="_Toc42842188"/>
      <w:r w:rsidRPr="007C437A">
        <w:rPr>
          <w:rPrChange w:id="6004" w:author="Arthur Parmentier" w:date="2020-06-07T15:27:00Z">
            <w:rPr/>
          </w:rPrChange>
        </w:rPr>
        <w:t xml:space="preserve">Part 1: </w:t>
      </w:r>
      <w:del w:id="6005" w:author="Arthur Parmentier" w:date="2020-05-18T15:01:00Z">
        <w:r w:rsidRPr="007C437A" w:rsidDel="00237B5C">
          <w:rPr>
            <w:rPrChange w:id="6006" w:author="Arthur Parmentier" w:date="2020-06-07T15:27:00Z">
              <w:rPr/>
            </w:rPrChange>
          </w:rPr>
          <w:delText>Posenet &amp; gloves feature building</w:delText>
        </w:r>
      </w:del>
      <w:ins w:id="6007" w:author="Arthur Parmentier" w:date="2020-05-18T15:01:00Z">
        <w:r w:rsidR="00237B5C" w:rsidRPr="007C437A">
          <w:rPr>
            <w:rPrChange w:id="6008" w:author="Arthur Parmentier" w:date="2020-06-07T15:27:00Z">
              <w:rPr/>
            </w:rPrChange>
          </w:rPr>
          <w:t>Motion tracking inputs</w:t>
        </w:r>
        <w:bookmarkEnd w:id="6003"/>
      </w:ins>
    </w:p>
    <w:p w:rsidR="00F11A13" w:rsidRPr="007C437A" w:rsidRDefault="00F11A13" w:rsidP="0060525E">
      <w:pPr>
        <w:rPr>
          <w:ins w:id="6009" w:author="Arthur Parmentier" w:date="2020-05-22T19:19:00Z"/>
        </w:rPr>
      </w:pPr>
      <w:ins w:id="6010" w:author="Arthur Parmentier" w:date="2020-05-22T19:13:00Z">
        <w:r w:rsidRPr="007C437A">
          <w:t>As</w:t>
        </w:r>
      </w:ins>
      <w:ins w:id="6011" w:author="Arthur Parmentier" w:date="2020-05-22T19:14:00Z">
        <w:r w:rsidRPr="007C437A">
          <w:t xml:space="preserve"> humans, we are equipped with </w:t>
        </w:r>
      </w:ins>
      <w:ins w:id="6012" w:author="Arthur Parmentier" w:date="2020-05-22T19:15:00Z">
        <w:r w:rsidRPr="007C437A">
          <w:t>cognition and recognition systems that allow us</w:t>
        </w:r>
      </w:ins>
      <w:ins w:id="6013" w:author="Arthur Parmentier" w:date="2020-05-22T19:16:00Z">
        <w:r w:rsidRPr="007C437A">
          <w:t xml:space="preserve"> to discern </w:t>
        </w:r>
      </w:ins>
      <w:ins w:id="6014" w:author="Arthur Parmentier" w:date="2020-06-03T17:24:00Z">
        <w:r w:rsidR="00EF1B4B" w:rsidRPr="007C437A">
          <w:t xml:space="preserve">a wide variety of </w:t>
        </w:r>
      </w:ins>
      <w:ins w:id="6015" w:author="Arthur Parmentier" w:date="2020-05-22T19:16:00Z">
        <w:r w:rsidRPr="007C437A">
          <w:t>objects</w:t>
        </w:r>
      </w:ins>
      <w:ins w:id="6016" w:author="Arthur Parmentier" w:date="2020-06-03T17:24:00Z">
        <w:r w:rsidR="00EF1B4B" w:rsidRPr="007C437A">
          <w:t xml:space="preserve"> such as</w:t>
        </w:r>
      </w:ins>
      <w:ins w:id="6017" w:author="Arthur Parmentier" w:date="2020-05-22T19:16:00Z">
        <w:r w:rsidRPr="007C437A">
          <w:t xml:space="preserve"> bodies in space and to build features </w:t>
        </w:r>
      </w:ins>
      <w:ins w:id="6018" w:author="Arthur Parmentier" w:date="2020-05-22T19:17:00Z">
        <w:r w:rsidRPr="007C437A">
          <w:t>to identify</w:t>
        </w:r>
      </w:ins>
      <w:ins w:id="6019" w:author="Arthur Parmentier" w:date="2020-06-03T17:25:00Z">
        <w:r w:rsidR="00EF1B4B" w:rsidRPr="007C437A">
          <w:t xml:space="preserve"> (</w:t>
        </w:r>
      </w:ins>
      <w:ins w:id="6020" w:author="Arthur Parmentier" w:date="2020-05-22T19:17:00Z">
        <w:r w:rsidRPr="007C437A">
          <w:t>classify</w:t>
        </w:r>
      </w:ins>
      <w:ins w:id="6021" w:author="Arthur Parmentier" w:date="2020-06-03T17:25:00Z">
        <w:r w:rsidR="00EF1B4B" w:rsidRPr="007C437A">
          <w:t>)</w:t>
        </w:r>
      </w:ins>
      <w:ins w:id="6022" w:author="Arthur Parmentier" w:date="2020-05-22T19:17:00Z">
        <w:r w:rsidRPr="007C437A">
          <w:t xml:space="preserve"> movements and </w:t>
        </w:r>
      </w:ins>
      <w:ins w:id="6023" w:author="Arthur Parmentier" w:date="2020-06-03T17:25:00Z">
        <w:r w:rsidR="00EF1B4B" w:rsidRPr="007C437A">
          <w:t xml:space="preserve">gestural </w:t>
        </w:r>
      </w:ins>
      <w:ins w:id="6024" w:author="Arthur Parmentier" w:date="2020-05-22T19:17:00Z">
        <w:r w:rsidRPr="007C437A">
          <w:t>signs</w:t>
        </w:r>
      </w:ins>
      <w:ins w:id="6025" w:author="Arthur Parmentier" w:date="2020-06-03T17:25:00Z">
        <w:r w:rsidR="00EF1B4B" w:rsidRPr="007C437A">
          <w:t xml:space="preserve"> from those bodies</w:t>
        </w:r>
      </w:ins>
      <w:ins w:id="6026" w:author="Arthur Parmentier" w:date="2020-05-22T19:17:00Z">
        <w:r w:rsidRPr="007C437A">
          <w:t>.</w:t>
        </w:r>
      </w:ins>
      <w:ins w:id="6027" w:author="Arthur Parmentier" w:date="2020-06-03T17:25:00Z">
        <w:r w:rsidR="00EF1B4B" w:rsidRPr="007C437A">
          <w:br/>
        </w:r>
      </w:ins>
      <w:ins w:id="6028" w:author="Arthur Parmentier" w:date="2020-05-22T19:18:00Z">
        <w:r w:rsidRPr="007C437A">
          <w:t>Computers, however, are not natively equipped with such systems</w:t>
        </w:r>
      </w:ins>
      <w:ins w:id="6029" w:author="Arthur Parmentier" w:date="2020-05-22T19:19:00Z">
        <w:r w:rsidRPr="007C437A">
          <w:t>, so that it is necessary to build them in this project, according to the goals a</w:t>
        </w:r>
      </w:ins>
      <w:ins w:id="6030" w:author="Arthur Parmentier" w:date="2020-05-22T19:20:00Z">
        <w:r w:rsidRPr="007C437A">
          <w:t>nd objectives we defined previously.</w:t>
        </w:r>
      </w:ins>
    </w:p>
    <w:p w:rsidR="0060525E" w:rsidRPr="007C437A" w:rsidRDefault="0060525E" w:rsidP="0060525E">
      <w:pPr>
        <w:rPr>
          <w:ins w:id="6031" w:author="Arthur Parmentier" w:date="2020-05-18T15:06:00Z"/>
        </w:rPr>
      </w:pPr>
      <w:ins w:id="6032" w:author="Arthur Parmentier" w:date="2020-05-18T15:02:00Z">
        <w:r w:rsidRPr="007C437A">
          <w:t>The role of the motion tracking layer is to compute a set of motion features</w:t>
        </w:r>
      </w:ins>
      <w:ins w:id="6033" w:author="Arthur Parmentier" w:date="2020-05-18T15:03:00Z">
        <w:r w:rsidRPr="007C437A">
          <w:t xml:space="preserve"> from the movement of the user. There </w:t>
        </w:r>
      </w:ins>
      <w:ins w:id="6034" w:author="Arthur Parmentier" w:date="2020-06-03T17:26:00Z">
        <w:r w:rsidR="00EF1B4B" w:rsidRPr="007C437A">
          <w:t xml:space="preserve">exist several </w:t>
        </w:r>
      </w:ins>
      <w:ins w:id="6035" w:author="Arthur Parmentier" w:date="2020-05-18T15:03:00Z">
        <w:r w:rsidRPr="007C437A">
          <w:t>motion tracking systems</w:t>
        </w:r>
      </w:ins>
      <w:ins w:id="6036" w:author="Arthur Parmentier" w:date="2020-05-18T15:04:00Z">
        <w:r w:rsidRPr="007C437A">
          <w:t xml:space="preserve"> with different technologies</w:t>
        </w:r>
      </w:ins>
      <w:ins w:id="6037" w:author="Arthur Parmentier" w:date="2020-06-03T17:26:00Z">
        <w:r w:rsidR="00EF1B4B" w:rsidRPr="007C437A">
          <w:t xml:space="preserve"> that allow computers to recognize bodies and compute</w:t>
        </w:r>
      </w:ins>
      <w:ins w:id="6038" w:author="Arthur Parmentier" w:date="2020-06-03T17:27:00Z">
        <w:r w:rsidR="00EF1B4B" w:rsidRPr="007C437A">
          <w:t xml:space="preserve"> several features that can be used to identify gestural signs</w:t>
        </w:r>
      </w:ins>
      <w:ins w:id="6039" w:author="Arthur Parmentier" w:date="2020-05-18T15:04:00Z">
        <w:r w:rsidRPr="007C437A">
          <w:t>.</w:t>
        </w:r>
      </w:ins>
      <w:ins w:id="6040" w:author="Arthur Parmentier" w:date="2020-06-03T17:27:00Z">
        <w:r w:rsidR="00EF1B4B" w:rsidRPr="007C437A">
          <w:br/>
        </w:r>
      </w:ins>
      <w:ins w:id="6041" w:author="Arthur Parmentier" w:date="2020-05-18T15:04:00Z">
        <w:r w:rsidRPr="007C437A">
          <w:lastRenderedPageBreak/>
          <w:t xml:space="preserve">In SP, </w:t>
        </w:r>
      </w:ins>
      <w:ins w:id="6042" w:author="Arthur Parmentier" w:date="2020-05-18T15:05:00Z">
        <w:r w:rsidRPr="007C437A">
          <w:t>there are</w:t>
        </w:r>
      </w:ins>
      <w:ins w:id="6043" w:author="Arthur Parmentier" w:date="2020-05-18T15:07:00Z">
        <w:r w:rsidRPr="007C437A">
          <w:t xml:space="preserve"> some</w:t>
        </w:r>
      </w:ins>
      <w:ins w:id="6044" w:author="Arthur Parmentier" w:date="2020-05-18T15:05:00Z">
        <w:r w:rsidRPr="007C437A">
          <w:t xml:space="preserve"> body parts </w:t>
        </w:r>
      </w:ins>
      <w:ins w:id="6045" w:author="Arthur Parmentier" w:date="2020-05-18T15:07:00Z">
        <w:r w:rsidRPr="007C437A">
          <w:t xml:space="preserve">such as the hands </w:t>
        </w:r>
      </w:ins>
      <w:ins w:id="6046" w:author="Arthur Parmentier" w:date="2020-05-18T15:05:00Z">
        <w:r w:rsidRPr="007C437A">
          <w:t>that are much more frequently to sign than others</w:t>
        </w:r>
      </w:ins>
      <w:ins w:id="6047" w:author="Arthur Parmentier" w:date="2020-05-18T15:06:00Z">
        <w:r w:rsidRPr="007C437A">
          <w:t>, therefore they require more precise tracking than the latter to classify amongst the signs.</w:t>
        </w:r>
      </w:ins>
      <w:ins w:id="6048" w:author="Arthur Parmentier" w:date="2020-05-22T19:21:00Z">
        <w:r w:rsidR="0049456C" w:rsidRPr="007C437A">
          <w:t xml:space="preserve"> However, all </w:t>
        </w:r>
      </w:ins>
      <w:ins w:id="6049" w:author="Arthur Parmentier" w:date="2020-05-22T19:22:00Z">
        <w:r w:rsidR="0049456C" w:rsidRPr="007C437A">
          <w:t xml:space="preserve">motion tracking systems available </w:t>
        </w:r>
      </w:ins>
      <w:ins w:id="6050" w:author="Arthur Parmentier" w:date="2020-05-22T19:23:00Z">
        <w:r w:rsidR="0049456C" w:rsidRPr="007C437A">
          <w:t>have a finite range of operation, i.e. they can only track motion at a certain scale.</w:t>
        </w:r>
      </w:ins>
      <w:ins w:id="6051" w:author="Arthur Parmentier" w:date="2020-06-03T17:27:00Z">
        <w:r w:rsidR="00E84F73" w:rsidRPr="007C437A">
          <w:t xml:space="preserve"> (just l</w:t>
        </w:r>
      </w:ins>
      <w:ins w:id="6052" w:author="Arthur Parmentier" w:date="2020-06-03T17:28:00Z">
        <w:r w:rsidR="00E84F73" w:rsidRPr="007C437A">
          <w:t>ike the human cognition system).</w:t>
        </w:r>
      </w:ins>
      <w:ins w:id="6053" w:author="Arthur Parmentier" w:date="2020-05-22T19:29:00Z">
        <w:r w:rsidR="0049456C" w:rsidRPr="007C437A">
          <w:br/>
        </w:r>
      </w:ins>
      <w:ins w:id="6054" w:author="Arthur Parmentier" w:date="2020-06-03T17:27:00Z">
        <w:r w:rsidR="00EF1B4B" w:rsidRPr="007C437A">
          <w:t>W</w:t>
        </w:r>
      </w:ins>
      <w:ins w:id="6055" w:author="Arthur Parmentier" w:date="2020-05-22T19:24:00Z">
        <w:r w:rsidR="0049456C" w:rsidRPr="007C437A">
          <w:t xml:space="preserve">e can </w:t>
        </w:r>
      </w:ins>
      <w:ins w:id="6056" w:author="Arthur Parmentier" w:date="2020-05-22T19:28:00Z">
        <w:r w:rsidR="0049456C" w:rsidRPr="007C437A">
          <w:t>observe</w:t>
        </w:r>
      </w:ins>
      <w:ins w:id="6057" w:author="Arthur Parmentier" w:date="2020-05-22T19:24:00Z">
        <w:r w:rsidR="0049456C" w:rsidRPr="007C437A">
          <w:t xml:space="preserve"> two </w:t>
        </w:r>
      </w:ins>
      <w:ins w:id="6058" w:author="Arthur Parmentier" w:date="2020-05-22T19:25:00Z">
        <w:r w:rsidR="0049456C" w:rsidRPr="007C437A">
          <w:t>main scales at which signs are performed: full body and hands.</w:t>
        </w:r>
      </w:ins>
      <w:ins w:id="6059" w:author="Arthur Parmentier" w:date="2020-05-22T19:29:00Z">
        <w:r w:rsidR="0049456C" w:rsidRPr="007C437A">
          <w:t xml:space="preserve"> </w:t>
        </w:r>
      </w:ins>
      <w:ins w:id="6060" w:author="Arthur Parmentier" w:date="2020-05-22T19:31:00Z">
        <w:r w:rsidR="00640FA9" w:rsidRPr="007C437A">
          <w:t>Although the</w:t>
        </w:r>
      </w:ins>
      <w:ins w:id="6061" w:author="Arthur Parmentier" w:date="2020-05-22T19:32:00Z">
        <w:r w:rsidR="00640FA9" w:rsidRPr="007C437A">
          <w:t>re are certain costly technologies that would allow us to deal with both scale in one model, I propose</w:t>
        </w:r>
      </w:ins>
      <w:ins w:id="6062" w:author="Arthur Parmentier" w:date="2020-05-22T19:33:00Z">
        <w:r w:rsidR="00640FA9" w:rsidRPr="007C437A">
          <w:t xml:space="preserve"> and discuss</w:t>
        </w:r>
      </w:ins>
      <w:ins w:id="6063" w:author="Arthur Parmentier" w:date="2020-05-22T19:32:00Z">
        <w:r w:rsidR="00640FA9" w:rsidRPr="007C437A">
          <w:t xml:space="preserve"> two different</w:t>
        </w:r>
      </w:ins>
      <w:ins w:id="6064" w:author="Arthur Parmentier" w:date="2020-05-22T19:33:00Z">
        <w:r w:rsidR="00640FA9" w:rsidRPr="007C437A">
          <w:t xml:space="preserve"> technologies that are each adapted and efficient </w:t>
        </w:r>
      </w:ins>
      <w:ins w:id="6065" w:author="Arthur Parmentier" w:date="2020-05-22T19:44:00Z">
        <w:r w:rsidR="00D16ED0" w:rsidRPr="007C437A">
          <w:t>for each one.</w:t>
        </w:r>
      </w:ins>
    </w:p>
    <w:p w:rsidR="00240203" w:rsidRPr="007C437A" w:rsidRDefault="00240203">
      <w:pPr>
        <w:pStyle w:val="Titre4"/>
        <w:rPr>
          <w:ins w:id="6066" w:author="Arthur Parmentier" w:date="2020-05-22T19:45:00Z"/>
        </w:rPr>
      </w:pPr>
      <w:ins w:id="6067" w:author="Arthur Parmentier" w:date="2020-05-18T15:10:00Z">
        <w:r w:rsidRPr="007C437A">
          <w:t xml:space="preserve">Full body </w:t>
        </w:r>
      </w:ins>
      <w:ins w:id="6068" w:author="Arthur Parmentier" w:date="2020-05-22T19:44:00Z">
        <w:r w:rsidR="00BE6686" w:rsidRPr="007C437A">
          <w:t>scale: “skeleton” tracking</w:t>
        </w:r>
      </w:ins>
    </w:p>
    <w:p w:rsidR="00F6380F" w:rsidRPr="007C437A" w:rsidRDefault="003D69EC" w:rsidP="00F6380F">
      <w:pPr>
        <w:rPr>
          <w:ins w:id="6069" w:author="Arthur Parmentier" w:date="2020-05-22T19:51:00Z"/>
        </w:rPr>
      </w:pPr>
      <w:ins w:id="6070" w:author="Arthur Parmentier" w:date="2020-06-03T17:38:00Z">
        <w:r w:rsidRPr="007C437A">
          <w:t>To construct our features for the identification of the signs, we must drop a lot of in</w:t>
        </w:r>
      </w:ins>
      <w:ins w:id="6071" w:author="Arthur Parmentier" w:date="2020-06-03T17:39:00Z">
        <w:r w:rsidRPr="007C437A">
          <w:t>formation from the input of the system, such as the webcam or motion tracki</w:t>
        </w:r>
      </w:ins>
      <w:ins w:id="6072" w:author="Arthur Parmentier" w:date="2020-06-03T17:40:00Z">
        <w:r w:rsidRPr="007C437A">
          <w:t xml:space="preserve">ng system we are using. For instance, information such as colors, </w:t>
        </w:r>
      </w:ins>
      <w:ins w:id="6073" w:author="Arthur Parmentier" w:date="2020-06-03T17:41:00Z">
        <w:r w:rsidRPr="007C437A">
          <w:t>certain body parts such as the belly or torso</w:t>
        </w:r>
      </w:ins>
      <w:ins w:id="6074" w:author="Arthur Parmentier" w:date="2020-06-03T17:42:00Z">
        <w:r w:rsidRPr="007C437A">
          <w:t xml:space="preserve">, sound, etc, are not crucial for the identification of SP signs. There may be cases in which there are, but they will not be covered </w:t>
        </w:r>
      </w:ins>
      <w:ins w:id="6075" w:author="Arthur Parmentier" w:date="2020-06-03T17:43:00Z">
        <w:r w:rsidRPr="007C437A">
          <w:t xml:space="preserve">by this project. </w:t>
        </w:r>
      </w:ins>
      <w:ins w:id="6076" w:author="Arthur Parmentier" w:date="2020-06-03T17:44:00Z">
        <w:r w:rsidRPr="007C437A">
          <w:br/>
        </w:r>
      </w:ins>
      <w:ins w:id="6077" w:author="Arthur Parmentier" w:date="2020-06-03T17:43:00Z">
        <w:r w:rsidRPr="007C437A">
          <w:t>Typically, the “skeleton” representation of the position of each broad body part of the soundpainter (hands, shoulders, head, hips, knees,</w:t>
        </w:r>
      </w:ins>
      <w:ins w:id="6078" w:author="Arthur Parmentier" w:date="2020-06-03T17:44:00Z">
        <w:r w:rsidRPr="007C437A">
          <w:t xml:space="preserve"> feet…) </w:t>
        </w:r>
      </w:ins>
      <w:ins w:id="6079" w:author="Arthur Parmentier" w:date="2020-06-03T17:45:00Z">
        <w:r w:rsidRPr="007C437A">
          <w:t xml:space="preserve">would allow the computer to recognized most basic signs at the full body scale. Because of the structure of the body (articulations, </w:t>
        </w:r>
      </w:ins>
      <w:ins w:id="6080" w:author="Arthur Parmentier" w:date="2020-06-03T17:46:00Z">
        <w:r w:rsidRPr="007C437A">
          <w:t>rigid body parts…), only several key points are needed to model its skeleton. Then, t</w:t>
        </w:r>
      </w:ins>
      <w:ins w:id="6081" w:author="Arthur Parmentier" w:date="2020-05-22T19:45:00Z">
        <w:r w:rsidR="00F6380F" w:rsidRPr="007C437A">
          <w:t xml:space="preserve">he </w:t>
        </w:r>
      </w:ins>
      <w:ins w:id="6082" w:author="Arthur Parmentier" w:date="2020-05-22T19:46:00Z">
        <w:r w:rsidR="00F6380F" w:rsidRPr="007C437A">
          <w:t>features that would allow us to classify different signs must typically</w:t>
        </w:r>
      </w:ins>
      <w:ins w:id="6083" w:author="Arthur Parmentier" w:date="2020-05-22T19:47:00Z">
        <w:r w:rsidR="00F6380F" w:rsidRPr="007C437A">
          <w:t xml:space="preserve"> reach a precision of the order of magnitude below the</w:t>
        </w:r>
      </w:ins>
      <w:ins w:id="6084" w:author="Arthur Parmentier" w:date="2020-06-03T17:28:00Z">
        <w:r w:rsidR="00E84F73" w:rsidRPr="007C437A">
          <w:t xml:space="preserve"> </w:t>
        </w:r>
      </w:ins>
      <w:ins w:id="6085" w:author="Arthur Parmentier" w:date="2020-06-03T17:46:00Z">
        <w:r w:rsidRPr="007C437A">
          <w:t>distance between t</w:t>
        </w:r>
      </w:ins>
      <w:ins w:id="6086" w:author="Arthur Parmentier" w:date="2020-06-03T17:47:00Z">
        <w:r w:rsidRPr="007C437A">
          <w:t>wo keypoints.</w:t>
        </w:r>
      </w:ins>
      <w:ins w:id="6087" w:author="Arthur Parmentier" w:date="2020-06-03T17:31:00Z">
        <w:r w:rsidR="00E84F73" w:rsidRPr="007C437A">
          <w:t xml:space="preserve"> </w:t>
        </w:r>
      </w:ins>
      <w:ins w:id="6088" w:author="Arthur Parmentier" w:date="2020-06-03T17:47:00Z">
        <w:r w:rsidRPr="007C437A">
          <w:t>Assuming</w:t>
        </w:r>
      </w:ins>
      <w:ins w:id="6089" w:author="Arthur Parmentier" w:date="2020-05-22T19:47:00Z">
        <w:r w:rsidR="00F6380F" w:rsidRPr="007C437A">
          <w:t xml:space="preserve"> </w:t>
        </w:r>
      </w:ins>
      <w:ins w:id="6090" w:author="Arthur Parmentier" w:date="2020-05-22T19:48:00Z">
        <w:r w:rsidR="00F6380F" w:rsidRPr="007C437A">
          <w:t xml:space="preserve">that most body parts are separated by a distance of </w:t>
        </w:r>
      </w:ins>
      <w:ins w:id="6091" w:author="Arthur Parmentier" w:date="2020-05-22T19:49:00Z">
        <w:r w:rsidR="00F6380F" w:rsidRPr="007C437A">
          <w:t xml:space="preserve">the </w:t>
        </w:r>
      </w:ins>
      <w:ins w:id="6092" w:author="Arthur Parmentier" w:date="2020-05-22T19:48:00Z">
        <w:r w:rsidR="00F6380F" w:rsidRPr="007C437A">
          <w:t xml:space="preserve">order of 10cm, </w:t>
        </w:r>
      </w:ins>
      <w:ins w:id="6093"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6094" w:author="Arthur Parmentier" w:date="2020-05-22T19:50:00Z">
        <w:r w:rsidR="00F6380F" w:rsidRPr="007C437A">
          <w:t>a precision of the order of the centimeter.</w:t>
        </w:r>
      </w:ins>
    </w:p>
    <w:p w:rsidR="0004080C" w:rsidRPr="007C437A" w:rsidRDefault="0004080C">
      <w:pPr>
        <w:rPr>
          <w:ins w:id="6095" w:author="Arthur Parmentier" w:date="2020-05-18T15:10:00Z"/>
          <w:rPrChange w:id="6096" w:author="Arthur Parmentier" w:date="2020-06-07T15:27:00Z">
            <w:rPr>
              <w:ins w:id="6097" w:author="Arthur Parmentier" w:date="2020-05-18T15:10:00Z"/>
            </w:rPr>
          </w:rPrChange>
        </w:rPr>
        <w:pPrChange w:id="6098" w:author="Arthur Parmentier" w:date="2020-05-22T19:45:00Z">
          <w:pPr>
            <w:pStyle w:val="Titre3"/>
          </w:pPr>
        </w:pPrChange>
      </w:pPr>
      <w:ins w:id="6099" w:author="Arthur Parmentier" w:date="2020-05-22T19:51:00Z">
        <w:r w:rsidRPr="007C437A">
          <w:rPr>
            <w:rPrChange w:id="6100" w:author="Arthur Parmentier" w:date="2020-06-07T15:27:00Z">
              <w:rPr/>
            </w:rPrChange>
          </w:rPr>
          <w:t xml:space="preserve">In the following part, I will </w:t>
        </w:r>
      </w:ins>
      <w:ins w:id="6101" w:author="Arthur Parmentier" w:date="2020-05-22T19:52:00Z">
        <w:r w:rsidRPr="007C437A">
          <w:rPr>
            <w:rPrChange w:id="6102" w:author="Arthur Parmentier" w:date="2020-06-07T15:27:00Z">
              <w:rPr/>
            </w:rPrChange>
          </w:rPr>
          <w:t>introduce and motivate the choice of PoseNet as the main motion tracking model at the full body scale.</w:t>
        </w:r>
      </w:ins>
    </w:p>
    <w:p w:rsidR="005F48A0" w:rsidRPr="007C437A" w:rsidRDefault="005F48A0">
      <w:pPr>
        <w:pStyle w:val="Titre5"/>
        <w:rPr>
          <w:ins w:id="6103" w:author="Arthur Parmentier" w:date="2020-05-19T15:54:00Z"/>
          <w:rPrChange w:id="6104" w:author="Arthur Parmentier" w:date="2020-06-07T15:27:00Z">
            <w:rPr>
              <w:ins w:id="6105" w:author="Arthur Parmentier" w:date="2020-05-19T15:54:00Z"/>
            </w:rPr>
          </w:rPrChange>
        </w:rPr>
        <w:pPrChange w:id="6106" w:author="Arthur Parmentier" w:date="2020-05-19T15:54:00Z">
          <w:pPr/>
        </w:pPrChange>
      </w:pPr>
      <w:ins w:id="6107" w:author="Arthur Parmentier" w:date="2020-05-19T15:54:00Z">
        <w:r w:rsidRPr="007C437A">
          <w:rPr>
            <w:rPrChange w:id="6108" w:author="Arthur Parmentier" w:date="2020-06-07T15:27:00Z">
              <w:rPr/>
            </w:rPrChange>
          </w:rPr>
          <w:t>Introduction to PoseNet</w:t>
        </w:r>
      </w:ins>
    </w:p>
    <w:p w:rsidR="00240203" w:rsidRPr="007C437A" w:rsidRDefault="00116732" w:rsidP="00240203">
      <w:pPr>
        <w:rPr>
          <w:ins w:id="6109" w:author="Arthur Parmentier" w:date="2020-05-22T19:57:00Z"/>
        </w:rPr>
      </w:pPr>
      <w:ins w:id="6110" w:author="Arthur Parmentier" w:date="2020-05-18T15:17:00Z">
        <w:r w:rsidRPr="007C437A">
          <w:rPr>
            <w:rStyle w:val="Accentuation"/>
            <w:i w:val="0"/>
            <w:iCs w:val="0"/>
            <w:rPrChange w:id="6111" w:author="Arthur Parmentier" w:date="2020-06-07T15:27:00Z">
              <w:rPr>
                <w:rStyle w:val="Accentuation"/>
              </w:rPr>
            </w:rPrChange>
          </w:rPr>
          <w:t>PoseNet</w:t>
        </w:r>
      </w:ins>
      <w:ins w:id="6112" w:author="Arthur Parmentier" w:date="2020-05-18T15:19:00Z">
        <w:r w:rsidRPr="007C437A">
          <w:rPr>
            <w:rStyle w:val="Appelnotedebasdep"/>
          </w:rPr>
          <w:footnoteReference w:id="37"/>
        </w:r>
      </w:ins>
      <w:ins w:id="6118" w:author="Arthur Parmentier" w:date="2020-05-22T19:54:00Z">
        <w:r w:rsidR="00BA66EC" w:rsidRPr="007C437A">
          <w:t xml:space="preserve"> is</w:t>
        </w:r>
      </w:ins>
      <w:ins w:id="6119" w:author="Arthur Parmentier" w:date="2020-05-18T15:17:00Z">
        <w:r w:rsidRPr="007C437A">
          <w:t xml:space="preserve"> a </w:t>
        </w:r>
      </w:ins>
      <w:ins w:id="6120" w:author="Arthur Parmentier" w:date="2020-05-22T19:20:00Z">
        <w:r w:rsidR="00BD73B3" w:rsidRPr="007C437A">
          <w:t>computer-</w:t>
        </w:r>
      </w:ins>
      <w:ins w:id="6121" w:author="Arthur Parmentier" w:date="2020-05-18T15:17:00Z">
        <w:r w:rsidRPr="007C437A">
          <w:t>vision model that can be used to estimate the pose of a person in an image or video by estimating where key body joints are</w:t>
        </w:r>
      </w:ins>
      <w:ins w:id="6122" w:author="Arthur Parmentier" w:date="2020-05-19T15:27:00Z">
        <w:r w:rsidR="00DC1119" w:rsidRPr="007C437A">
          <w:t xml:space="preserve"> in 2D space</w:t>
        </w:r>
      </w:ins>
      <w:ins w:id="6123" w:author="Arthur Parmentier" w:date="2020-05-18T15:17:00Z">
        <w:r w:rsidRPr="007C437A">
          <w:t>.</w:t>
        </w:r>
      </w:ins>
      <w:ins w:id="6124" w:author="Arthur Parmentier" w:date="2020-05-18T15:24:00Z">
        <w:r w:rsidR="00CE53C0" w:rsidRPr="007C437A">
          <w:t xml:space="preserve"> </w:t>
        </w:r>
      </w:ins>
      <w:ins w:id="6125" w:author="Arthur Parmentier" w:date="2020-05-22T19:55:00Z">
        <w:r w:rsidR="005E0A3C" w:rsidRPr="007C437A">
          <w:t>Its performances on modern CPUs and GPUs allow it to run in real-time using a webcam or alternative low-latency vide</w:t>
        </w:r>
      </w:ins>
      <w:ins w:id="6126" w:author="Arthur Parmentier" w:date="2020-05-22T19:56:00Z">
        <w:r w:rsidR="005E0A3C" w:rsidRPr="007C437A">
          <w:t>o input devices.</w:t>
        </w:r>
      </w:ins>
    </w:p>
    <w:p w:rsidR="00D86CC2" w:rsidRPr="007C437A" w:rsidRDefault="00D86CC2" w:rsidP="00240203">
      <w:pPr>
        <w:rPr>
          <w:ins w:id="6127" w:author="Arthur Parmentier" w:date="2020-05-22T20:07:00Z"/>
        </w:rPr>
      </w:pPr>
      <w:ins w:id="6128" w:author="Arthur Parmentier" w:date="2020-05-22T19:57:00Z">
        <w:r w:rsidRPr="007C437A">
          <w:t>In Max/MSP</w:t>
        </w:r>
      </w:ins>
      <w:ins w:id="6129" w:author="Arthur Parmentier" w:date="2020-05-22T19:58:00Z">
        <w:r w:rsidRPr="007C437A">
          <w:t>, I could adapt</w:t>
        </w:r>
      </w:ins>
      <w:ins w:id="6130" w:author="Arthur Parmentier" w:date="2020-05-22T19:59:00Z">
        <w:r w:rsidRPr="007C437A">
          <w:t xml:space="preserve"> and upgrade</w:t>
        </w:r>
      </w:ins>
      <w:ins w:id="6131" w:author="Arthur Parmentier" w:date="2020-05-22T19:58:00Z">
        <w:r w:rsidRPr="007C437A">
          <w:t xml:space="preserve"> two demonstration projects </w:t>
        </w:r>
      </w:ins>
      <w:ins w:id="6132" w:author="Arthur Parmentier" w:date="2020-05-22T19:59:00Z">
        <w:r w:rsidRPr="007C437A">
          <w:t>showing</w:t>
        </w:r>
      </w:ins>
      <w:ins w:id="6133" w:author="Arthur Parmentier" w:date="2020-05-22T19:58:00Z">
        <w:r w:rsidRPr="007C437A">
          <w:t xml:space="preserve"> how </w:t>
        </w:r>
      </w:ins>
      <w:ins w:id="6134" w:author="Arthur Parmentier" w:date="2020-05-22T19:59:00Z">
        <w:r w:rsidRPr="007C437A">
          <w:t>to port PoseNet into Max with Node.js</w:t>
        </w:r>
      </w:ins>
      <w:ins w:id="6135" w:author="Arthur Parmentier" w:date="2020-05-22T19:58:00Z">
        <w:r w:rsidRPr="007C437A">
          <w:rPr>
            <w:rStyle w:val="Appelnotedebasdep"/>
          </w:rPr>
          <w:footnoteReference w:id="38"/>
        </w:r>
      </w:ins>
      <w:ins w:id="6142" w:author="Arthur Parmentier" w:date="2020-05-22T19:59:00Z">
        <w:r w:rsidRPr="007C437A">
          <w:t xml:space="preserve"> to build </w:t>
        </w:r>
      </w:ins>
      <w:ins w:id="6143" w:author="Arthur Parmentier" w:date="2020-05-22T20:00:00Z">
        <w:r w:rsidR="00B44867" w:rsidRPr="007C437A">
          <w:t xml:space="preserve">a simple user interface </w:t>
        </w:r>
      </w:ins>
      <w:ins w:id="6144" w:author="Arthur Parmentier" w:date="2020-05-22T20:06:00Z">
        <w:r w:rsidR="00D0268F" w:rsidRPr="007C437A">
          <w:t xml:space="preserve">(1.2.) </w:t>
        </w:r>
      </w:ins>
      <w:ins w:id="6145" w:author="Arthur Parmentier" w:date="2020-05-22T20:00:00Z">
        <w:r w:rsidR="00B44867" w:rsidRPr="007C437A">
          <w:t xml:space="preserve">allowing the user to start PoseNet either in a separate window, within an Electron process or directly </w:t>
        </w:r>
      </w:ins>
      <w:ins w:id="6146" w:author="Arthur Parmentier" w:date="2020-05-22T20:01:00Z">
        <w:r w:rsidR="00B44867" w:rsidRPr="007C437A">
          <w:t xml:space="preserve">inside a Jweb object on the patcher. </w:t>
        </w:r>
      </w:ins>
      <w:ins w:id="6147" w:author="Arthur Parmentier" w:date="2020-06-03T21:42:00Z">
        <w:r w:rsidR="0083784D" w:rsidRPr="007C437A">
          <w:t xml:space="preserve">A demo of the process can be found in my </w:t>
        </w:r>
      </w:ins>
      <w:ins w:id="6148" w:author="Arthur Parmentier" w:date="2020-06-03T21:44:00Z">
        <w:r w:rsidR="0083784D" w:rsidRPr="007C437A">
          <w:rPr>
            <w:rPrChange w:id="6149" w:author="Arthur Parmentier" w:date="2020-06-07T15:27:00Z">
              <w:rPr/>
            </w:rPrChange>
          </w:rPr>
          <w:fldChar w:fldCharType="begin"/>
        </w:r>
        <w:r w:rsidR="0083784D" w:rsidRPr="007C437A">
          <w:instrText xml:space="preserve"> HYPERLINK "https://www.youtube.com/watch?v=jW6bo6XkhFo" </w:instrText>
        </w:r>
        <w:r w:rsidR="0083784D" w:rsidRPr="007C437A">
          <w:rPr>
            <w:rPrChange w:id="6150" w:author="Arthur Parmentier" w:date="2020-06-07T15:27:00Z">
              <w:rPr/>
            </w:rPrChange>
          </w:rPr>
          <w:fldChar w:fldCharType="separate"/>
        </w:r>
        <w:r w:rsidR="0083784D" w:rsidRPr="007C437A">
          <w:rPr>
            <w:rStyle w:val="Lienhypertexte"/>
          </w:rPr>
          <w:t>second</w:t>
        </w:r>
        <w:r w:rsidR="0083784D" w:rsidRPr="007C437A">
          <w:rPr>
            <w:rPrChange w:id="6151" w:author="Arthur Parmentier" w:date="2020-06-07T15:27:00Z">
              <w:rPr/>
            </w:rPrChange>
          </w:rPr>
          <w:fldChar w:fldCharType="end"/>
        </w:r>
      </w:ins>
      <w:ins w:id="6152" w:author="Arthur Parmentier" w:date="2020-06-03T21:43:00Z">
        <w:r w:rsidR="0083784D" w:rsidRPr="007C437A">
          <w:t xml:space="preserve"> and </w:t>
        </w:r>
      </w:ins>
      <w:ins w:id="6153" w:author="Arthur Parmentier" w:date="2020-06-03T21:44:00Z">
        <w:r w:rsidR="0083784D" w:rsidRPr="007C437A">
          <w:rPr>
            <w:rPrChange w:id="6154" w:author="Arthur Parmentier" w:date="2020-06-07T15:27:00Z">
              <w:rPr/>
            </w:rPrChange>
          </w:rPr>
          <w:fldChar w:fldCharType="begin"/>
        </w:r>
        <w:r w:rsidR="0083784D" w:rsidRPr="007C437A">
          <w:instrText xml:space="preserve"> HYPERLINK "https://www.youtube.com/watch?v=OmPFMT9mgOs" </w:instrText>
        </w:r>
        <w:r w:rsidR="0083784D" w:rsidRPr="007C437A">
          <w:rPr>
            <w:rPrChange w:id="6155" w:author="Arthur Parmentier" w:date="2020-06-07T15:27:00Z">
              <w:rPr/>
            </w:rPrChange>
          </w:rPr>
          <w:fldChar w:fldCharType="separate"/>
        </w:r>
        <w:r w:rsidR="0083784D" w:rsidRPr="007C437A">
          <w:rPr>
            <w:rStyle w:val="Lienhypertexte"/>
          </w:rPr>
          <w:t>third</w:t>
        </w:r>
        <w:r w:rsidR="0083784D" w:rsidRPr="007C437A">
          <w:rPr>
            <w:rPrChange w:id="6156" w:author="Arthur Parmentier" w:date="2020-06-07T15:27:00Z">
              <w:rPr/>
            </w:rPrChange>
          </w:rPr>
          <w:fldChar w:fldCharType="end"/>
        </w:r>
      </w:ins>
      <w:ins w:id="6157" w:author="Arthur Parmentier" w:date="2020-06-03T21:43:00Z">
        <w:r w:rsidR="0083784D" w:rsidRPr="007C437A">
          <w:t xml:space="preserve"> demo video of the tool. </w:t>
        </w:r>
      </w:ins>
      <w:ins w:id="6158" w:author="Arthur Parmentier" w:date="2020-05-22T20:01:00Z">
        <w:r w:rsidR="00B44867" w:rsidRPr="007C437A">
          <w:t xml:space="preserve">I have observed </w:t>
        </w:r>
      </w:ins>
      <w:ins w:id="6159" w:author="Arthur Parmentier" w:date="2020-05-22T20:02:00Z">
        <w:r w:rsidR="00B44867" w:rsidRPr="007C437A">
          <w:t>a</w:t>
        </w:r>
      </w:ins>
      <w:ins w:id="6160" w:author="Arthur Parmentier" w:date="2020-05-22T20:01:00Z">
        <w:r w:rsidR="00B44867" w:rsidRPr="007C437A">
          <w:t xml:space="preserve"> </w:t>
        </w:r>
      </w:ins>
      <w:ins w:id="6161" w:author="Arthur Parmentier" w:date="2020-06-03T17:49:00Z">
        <w:r w:rsidR="00EB3650" w:rsidRPr="007C437A">
          <w:t xml:space="preserve">slightly </w:t>
        </w:r>
      </w:ins>
      <w:ins w:id="6162" w:author="Arthur Parmentier" w:date="2020-06-03T17:48:00Z">
        <w:r w:rsidR="00DD75CE" w:rsidRPr="007C437A">
          <w:t xml:space="preserve">lower </w:t>
        </w:r>
      </w:ins>
      <w:ins w:id="6163" w:author="Arthur Parmentier" w:date="2020-05-22T20:01:00Z">
        <w:r w:rsidR="00B44867" w:rsidRPr="007C437A">
          <w:t>performance</w:t>
        </w:r>
      </w:ins>
      <w:ins w:id="6164" w:author="Arthur Parmentier" w:date="2020-05-22T20:02:00Z">
        <w:r w:rsidR="00B44867" w:rsidRPr="007C437A">
          <w:t xml:space="preserve"> with the Jweb object than the Electron process on my computer</w:t>
        </w:r>
      </w:ins>
      <w:ins w:id="6165" w:author="Arthur Parmentier" w:date="2020-05-22T20:03:00Z">
        <w:r w:rsidR="00B44867" w:rsidRPr="007C437A">
          <w:t xml:space="preserve"> </w:t>
        </w:r>
      </w:ins>
      <w:ins w:id="6166" w:author="Arthur Parmentier" w:date="2020-05-23T19:47:00Z">
        <w:r w:rsidR="00BF1ECB" w:rsidRPr="007C437A">
          <w:t>and</w:t>
        </w:r>
      </w:ins>
      <w:ins w:id="6167" w:author="Arthur Parmentier" w:date="2020-05-22T20:03:00Z">
        <w:r w:rsidR="00B44867" w:rsidRPr="007C437A">
          <w:t xml:space="preserve"> the Electron process has the advantage of having its dedicated window, allowing the user to move it</w:t>
        </w:r>
      </w:ins>
      <w:ins w:id="6168" w:author="Arthur Parmentier" w:date="2020-05-22T20:05:00Z">
        <w:r w:rsidR="00DB3548" w:rsidRPr="007C437A">
          <w:t>, resize it</w:t>
        </w:r>
      </w:ins>
      <w:ins w:id="6169" w:author="Arthur Parmentier" w:date="2020-05-22T20:03:00Z">
        <w:r w:rsidR="00B44867" w:rsidRPr="007C437A">
          <w:t xml:space="preserve"> and </w:t>
        </w:r>
        <w:r w:rsidR="00B44867" w:rsidRPr="007C437A">
          <w:lastRenderedPageBreak/>
          <w:t xml:space="preserve">most important, to keep it visible while the model is running, otherwise </w:t>
        </w:r>
      </w:ins>
      <w:ins w:id="6170" w:author="Arthur Parmentier" w:date="2020-05-22T20:04:00Z">
        <w:r w:rsidR="00DB3548" w:rsidRPr="007C437A">
          <w:t xml:space="preserve">PoseNet performance drops critically. Both </w:t>
        </w:r>
      </w:ins>
      <w:ins w:id="6171" w:author="Arthur Parmentier" w:date="2020-05-23T19:47:00Z">
        <w:r w:rsidR="00E336D0" w:rsidRPr="007C437A">
          <w:t xml:space="preserve">hosts (Jweb and Electron) </w:t>
        </w:r>
      </w:ins>
      <w:ins w:id="6172" w:author="Arthur Parmentier" w:date="2020-05-22T20:04:00Z">
        <w:r w:rsidR="00DB3548" w:rsidRPr="007C437A">
          <w:t>are perfectly in</w:t>
        </w:r>
      </w:ins>
      <w:ins w:id="6173" w:author="Arthur Parmentier" w:date="2020-05-22T20:05:00Z">
        <w:r w:rsidR="00DB3548" w:rsidRPr="007C437A">
          <w:t>ter-</w:t>
        </w:r>
      </w:ins>
      <w:ins w:id="6174" w:author="Arthur Parmentier" w:date="2020-05-22T20:07:00Z">
        <w:r w:rsidR="005B6936" w:rsidRPr="007C437A">
          <w:t>changeable</w:t>
        </w:r>
      </w:ins>
      <w:ins w:id="6175" w:author="Arthur Parmentier" w:date="2020-05-22T20:06:00Z">
        <w:r w:rsidR="00DB3548" w:rsidRPr="007C437A">
          <w:t xml:space="preserve"> in less than a minute (for loading the model).</w:t>
        </w:r>
      </w:ins>
    </w:p>
    <w:p w:rsidR="005B6936" w:rsidRPr="007C437A" w:rsidRDefault="005B6936">
      <w:pPr>
        <w:keepNext/>
        <w:rPr>
          <w:ins w:id="6176" w:author="Arthur Parmentier" w:date="2020-05-22T20:11:00Z"/>
        </w:rPr>
        <w:pPrChange w:id="6177" w:author="Arthur Parmentier" w:date="2020-05-22T20:11:00Z">
          <w:pPr/>
        </w:pPrChange>
      </w:pPr>
      <w:ins w:id="6178" w:author="Arthur Parmentier" w:date="2020-05-22T20:11:00Z">
        <w:r w:rsidRPr="007C437A">
          <w:rPr>
            <w:noProof/>
            <w:rPrChange w:id="6179"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2">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6180" w:author="Arthur Parmentier" w:date="2020-05-19T15:04:00Z"/>
          <w:rPrChange w:id="6181" w:author="Arthur Parmentier" w:date="2020-06-07T15:27:00Z">
            <w:rPr>
              <w:ins w:id="6182" w:author="Arthur Parmentier" w:date="2020-05-19T15:04:00Z"/>
            </w:rPr>
          </w:rPrChange>
        </w:rPr>
        <w:pPrChange w:id="6183" w:author="Arthur Parmentier" w:date="2020-05-22T20:11:00Z">
          <w:pPr/>
        </w:pPrChange>
      </w:pPr>
      <w:ins w:id="6184" w:author="Arthur Parmentier" w:date="2020-05-22T20:11:00Z">
        <w:r w:rsidRPr="007C437A">
          <w:rPr>
            <w:rPrChange w:id="6185" w:author="Arthur Parmentier" w:date="2020-06-07T15:27:00Z">
              <w:rPr>
                <w:i/>
                <w:iCs/>
              </w:rPr>
            </w:rPrChange>
          </w:rPr>
          <w:t xml:space="preserve">Figure </w:t>
        </w:r>
        <w:r w:rsidRPr="007C437A">
          <w:rPr>
            <w:rPrChange w:id="6186" w:author="Arthur Parmentier" w:date="2020-06-07T15:27:00Z">
              <w:rPr>
                <w:i/>
                <w:iCs/>
              </w:rPr>
            </w:rPrChange>
          </w:rPr>
          <w:fldChar w:fldCharType="begin"/>
        </w:r>
        <w:r w:rsidRPr="007C437A">
          <w:rPr>
            <w:rPrChange w:id="6187" w:author="Arthur Parmentier" w:date="2020-06-07T15:27:00Z">
              <w:rPr>
                <w:i/>
                <w:iCs/>
              </w:rPr>
            </w:rPrChange>
          </w:rPr>
          <w:instrText xml:space="preserve"> SEQ Figure \* ARABIC </w:instrText>
        </w:r>
      </w:ins>
      <w:r w:rsidRPr="007C437A">
        <w:rPr>
          <w:rPrChange w:id="6188" w:author="Arthur Parmentier" w:date="2020-06-07T15:27:00Z">
            <w:rPr>
              <w:i/>
              <w:iCs/>
            </w:rPr>
          </w:rPrChange>
        </w:rPr>
        <w:fldChar w:fldCharType="separate"/>
      </w:r>
      <w:ins w:id="6189" w:author="Arthur Parmentier" w:date="2020-06-12T13:37:00Z">
        <w:r w:rsidR="007A0A7C">
          <w:rPr>
            <w:noProof/>
          </w:rPr>
          <w:t>4</w:t>
        </w:r>
      </w:ins>
      <w:ins w:id="6190" w:author="Arthur Parmentier" w:date="2020-05-22T20:11:00Z">
        <w:r w:rsidRPr="007C437A">
          <w:rPr>
            <w:rPrChange w:id="6191" w:author="Arthur Parmentier" w:date="2020-06-07T15:27:00Z">
              <w:rPr>
                <w:i/>
                <w:iCs/>
              </w:rPr>
            </w:rPrChange>
          </w:rPr>
          <w:fldChar w:fldCharType="end"/>
        </w:r>
        <w:r w:rsidRPr="007C437A">
          <w:rPr>
            <w:rPrChange w:id="6192" w:author="Arthur Parmentier" w:date="2020-06-07T15:27:00Z">
              <w:rPr>
                <w:i/>
                <w:iCs/>
              </w:rPr>
            </w:rPrChange>
          </w:rPr>
          <w:t xml:space="preserve"> View of PoseNet inside Max/MSP</w:t>
        </w:r>
      </w:ins>
    </w:p>
    <w:p w:rsidR="00863218" w:rsidRPr="007C437A" w:rsidRDefault="009F79AA" w:rsidP="00240203">
      <w:pPr>
        <w:rPr>
          <w:ins w:id="6193" w:author="Arthur Parmentier" w:date="2020-05-18T15:21:00Z"/>
        </w:rPr>
      </w:pPr>
      <w:ins w:id="6194" w:author="Arthur Parmentier" w:date="2020-05-19T15:15:00Z">
        <w:r w:rsidRPr="007C437A">
          <w:rPr>
            <w:noProof/>
            <w:rPrChange w:id="6195"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B270CD" w:rsidRPr="00821FC2" w:rsidRDefault="00B270CD">
                              <w:pPr>
                                <w:pStyle w:val="Lgende"/>
                                <w:rPr>
                                  <w:noProof/>
                                </w:rPr>
                                <w:pPrChange w:id="6196" w:author="Arthur Parmentier" w:date="2020-05-19T15:15:00Z">
                                  <w:pPr/>
                                </w:pPrChange>
                              </w:pPr>
                              <w:ins w:id="6197" w:author="Arthur Parmentier" w:date="2020-05-19T15:15:00Z">
                                <w:r>
                                  <w:t xml:space="preserve">Figure </w:t>
                                </w:r>
                                <w:r>
                                  <w:fldChar w:fldCharType="begin"/>
                                </w:r>
                                <w:r>
                                  <w:instrText xml:space="preserve"> SEQ Figure \* ARABIC </w:instrText>
                                </w:r>
                              </w:ins>
                              <w:r>
                                <w:fldChar w:fldCharType="separate"/>
                              </w:r>
                              <w:ins w:id="6198" w:author="Arthur Parmentier" w:date="2020-06-12T13:37:00Z">
                                <w:r w:rsidR="007A0A7C">
                                  <w:rPr>
                                    <w:noProof/>
                                  </w:rPr>
                                  <w:t>5</w:t>
                                </w:r>
                              </w:ins>
                              <w:ins w:id="6199" w:author="Arthur Parmentier" w:date="2020-05-19T15:15:00Z">
                                <w:r>
                                  <w:fldChar w:fldCharType="end"/>
                                </w:r>
                                <w:r>
                                  <w:t xml:space="preserve"> Posenet skeleton tracking for "rest of the group"</w:t>
                                </w:r>
                              </w:ins>
                              <w:ins w:id="6200"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B270CD" w:rsidRPr="00821FC2" w:rsidRDefault="00B270CD">
                        <w:pPr>
                          <w:pStyle w:val="Lgende"/>
                          <w:rPr>
                            <w:noProof/>
                          </w:rPr>
                          <w:pPrChange w:id="6201" w:author="Arthur Parmentier" w:date="2020-05-19T15:15:00Z">
                            <w:pPr/>
                          </w:pPrChange>
                        </w:pPr>
                        <w:ins w:id="6202" w:author="Arthur Parmentier" w:date="2020-05-19T15:15:00Z">
                          <w:r>
                            <w:t xml:space="preserve">Figure </w:t>
                          </w:r>
                          <w:r>
                            <w:fldChar w:fldCharType="begin"/>
                          </w:r>
                          <w:r>
                            <w:instrText xml:space="preserve"> SEQ Figure \* ARABIC </w:instrText>
                          </w:r>
                        </w:ins>
                        <w:r>
                          <w:fldChar w:fldCharType="separate"/>
                        </w:r>
                        <w:ins w:id="6203" w:author="Arthur Parmentier" w:date="2020-06-12T13:37:00Z">
                          <w:r w:rsidR="007A0A7C">
                            <w:rPr>
                              <w:noProof/>
                            </w:rPr>
                            <w:t>5</w:t>
                          </w:r>
                        </w:ins>
                        <w:ins w:id="6204" w:author="Arthur Parmentier" w:date="2020-05-19T15:15:00Z">
                          <w:r>
                            <w:fldChar w:fldCharType="end"/>
                          </w:r>
                          <w:r>
                            <w:t xml:space="preserve"> Posenet skeleton tracking for "rest of the group"</w:t>
                          </w:r>
                        </w:ins>
                        <w:ins w:id="6205" w:author="Arthur Parmentier" w:date="2020-05-22T20:12:00Z">
                          <w:r>
                            <w:t>, from the Electron external window</w:t>
                          </w:r>
                        </w:ins>
                      </w:p>
                    </w:txbxContent>
                  </v:textbox>
                  <w10:wrap type="topAndBottom"/>
                </v:shape>
              </w:pict>
            </mc:Fallback>
          </mc:AlternateContent>
        </w:r>
      </w:ins>
      <w:ins w:id="6206" w:author="Arthur Parmentier" w:date="2020-05-19T15:14:00Z">
        <w:r w:rsidR="00863218" w:rsidRPr="007C437A">
          <w:rPr>
            <w:noProof/>
            <w:rPrChange w:id="6207"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3">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6208" w:author="Arthur Parmentier" w:date="2020-05-18T15:23:00Z"/>
        </w:rPr>
      </w:pPr>
      <w:ins w:id="6209" w:author="Arthur Parmentier" w:date="2020-05-18T15:21:00Z">
        <w:r w:rsidRPr="007C437A">
          <w:t>PoseNet allows the user</w:t>
        </w:r>
      </w:ins>
      <w:ins w:id="6210" w:author="Arthur Parmentier" w:date="2020-05-18T15:22:00Z">
        <w:r w:rsidR="006F7BD1" w:rsidRPr="007C437A">
          <w:t xml:space="preserve"> to choose different models and </w:t>
        </w:r>
      </w:ins>
      <w:ins w:id="6211"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6212" w:author="Arthur Parmentier" w:date="2020-05-18T15:24:00Z"/>
        </w:rPr>
      </w:pPr>
      <w:ins w:id="6213" w:author="Arthur Parmentier" w:date="2020-05-18T15:23:00Z">
        <w:r w:rsidRPr="007C437A">
          <w:t>The architecture of the mo</w:t>
        </w:r>
      </w:ins>
      <w:ins w:id="6214" w:author="Arthur Parmentier" w:date="2020-05-18T15:24:00Z">
        <w:r w:rsidRPr="007C437A">
          <w:t>del (MobileNet or ResNet)</w:t>
        </w:r>
      </w:ins>
    </w:p>
    <w:p w:rsidR="00CE53C0" w:rsidRPr="007C437A" w:rsidRDefault="00CE53C0" w:rsidP="00CE53C0">
      <w:pPr>
        <w:pStyle w:val="Paragraphedeliste"/>
        <w:numPr>
          <w:ilvl w:val="0"/>
          <w:numId w:val="24"/>
        </w:numPr>
        <w:rPr>
          <w:ins w:id="6215" w:author="Arthur Parmentier" w:date="2020-05-18T15:27:00Z"/>
        </w:rPr>
      </w:pPr>
      <w:ins w:id="6216" w:author="Arthur Parmentier" w:date="2020-05-18T15:24:00Z">
        <w:r w:rsidRPr="007C437A">
          <w:t xml:space="preserve">The input resolution of the </w:t>
        </w:r>
      </w:ins>
      <w:ins w:id="6217" w:author="Arthur Parmentier" w:date="2020-05-18T15:25:00Z">
        <w:r w:rsidR="00266B08" w:rsidRPr="007C437A">
          <w:t>video input</w:t>
        </w:r>
      </w:ins>
    </w:p>
    <w:p w:rsidR="00266B08" w:rsidRPr="007C437A" w:rsidRDefault="00266B08" w:rsidP="00CE53C0">
      <w:pPr>
        <w:pStyle w:val="Paragraphedeliste"/>
        <w:numPr>
          <w:ilvl w:val="0"/>
          <w:numId w:val="24"/>
        </w:numPr>
        <w:rPr>
          <w:ins w:id="6218" w:author="Arthur Parmentier" w:date="2020-05-18T15:27:00Z"/>
        </w:rPr>
      </w:pPr>
      <w:ins w:id="6219" w:author="Arthur Parmentier" w:date="2020-05-18T15:27:00Z">
        <w:r w:rsidRPr="007C437A">
          <w:t>The output stride of the model</w:t>
        </w:r>
      </w:ins>
    </w:p>
    <w:p w:rsidR="00266B08" w:rsidRPr="007C437A" w:rsidRDefault="00266B08" w:rsidP="00CE53C0">
      <w:pPr>
        <w:pStyle w:val="Paragraphedeliste"/>
        <w:numPr>
          <w:ilvl w:val="0"/>
          <w:numId w:val="24"/>
        </w:numPr>
        <w:rPr>
          <w:ins w:id="6220" w:author="Arthur Parmentier" w:date="2020-05-18T15:28:00Z"/>
        </w:rPr>
      </w:pPr>
      <w:ins w:id="6221" w:author="Arthur Parmentier" w:date="2020-05-18T15:28:00Z">
        <w:r w:rsidRPr="007C437A">
          <w:t>The depths of the convolution operations (for MobileNet only)</w:t>
        </w:r>
      </w:ins>
    </w:p>
    <w:p w:rsidR="00266B08" w:rsidRPr="007C437A" w:rsidRDefault="00266B08" w:rsidP="00CE53C0">
      <w:pPr>
        <w:pStyle w:val="Paragraphedeliste"/>
        <w:numPr>
          <w:ilvl w:val="0"/>
          <w:numId w:val="24"/>
        </w:numPr>
        <w:rPr>
          <w:ins w:id="6222" w:author="Arthur Parmentier" w:date="2020-05-18T15:29:00Z"/>
        </w:rPr>
      </w:pPr>
      <w:ins w:id="6223" w:author="Arthur Parmentier" w:date="2020-05-18T15:29:00Z">
        <w:r w:rsidRPr="007C437A">
          <w:t>The size of the model (ResNet only</w:t>
        </w:r>
        <w:r w:rsidR="005C78CB" w:rsidRPr="007C437A">
          <w:t>, only affects loading time</w:t>
        </w:r>
        <w:r w:rsidRPr="007C437A">
          <w:t>)</w:t>
        </w:r>
      </w:ins>
    </w:p>
    <w:p w:rsidR="00DA3D9A" w:rsidRPr="007C437A" w:rsidRDefault="00CE7ED8">
      <w:pPr>
        <w:rPr>
          <w:ins w:id="6224" w:author="Arthur Parmentier" w:date="2020-05-22T20:13:00Z"/>
        </w:rPr>
      </w:pPr>
      <w:ins w:id="6225" w:author="Arthur Parmentier" w:date="2020-05-18T17:10:00Z">
        <w:r w:rsidRPr="007C437A">
          <w:t xml:space="preserve">With these settings, the user can adapt the model to its </w:t>
        </w:r>
      </w:ins>
      <w:ins w:id="6226" w:author="Arthur Parmentier" w:date="2020-05-18T17:13:00Z">
        <w:r w:rsidR="000C5075" w:rsidRPr="007C437A">
          <w:t>hardware</w:t>
        </w:r>
      </w:ins>
      <w:ins w:id="6227" w:author="Arthur Parmentier" w:date="2020-05-18T17:10:00Z">
        <w:r w:rsidRPr="007C437A">
          <w:t xml:space="preserve"> </w:t>
        </w:r>
      </w:ins>
      <w:ins w:id="6228" w:author="Arthur Parmentier" w:date="2020-05-19T10:00:00Z">
        <w:r w:rsidR="00674C10" w:rsidRPr="007C437A">
          <w:t>to get the best performance.</w:t>
        </w:r>
      </w:ins>
    </w:p>
    <w:p w:rsidR="00FF0413" w:rsidRPr="007C437A" w:rsidRDefault="00F66CEC">
      <w:pPr>
        <w:rPr>
          <w:ins w:id="6229" w:author="Arthur Parmentier" w:date="2020-05-19T10:00:00Z"/>
        </w:rPr>
      </w:pPr>
      <w:ins w:id="6230" w:author="Arthur Parmentier" w:date="2020-05-23T09:45:00Z">
        <w:r w:rsidRPr="007C437A">
          <w:t>We will discuss the optimal performance settings in a next section.</w:t>
        </w:r>
      </w:ins>
    </w:p>
    <w:p w:rsidR="005B0B86" w:rsidRPr="007C437A" w:rsidRDefault="005B0B86">
      <w:pPr>
        <w:pStyle w:val="Titre5"/>
        <w:rPr>
          <w:ins w:id="6231" w:author="Arthur Parmentier" w:date="2020-05-19T15:54:00Z"/>
          <w:rPrChange w:id="6232" w:author="Arthur Parmentier" w:date="2020-06-07T15:27:00Z">
            <w:rPr>
              <w:ins w:id="6233" w:author="Arthur Parmentier" w:date="2020-05-19T15:54:00Z"/>
            </w:rPr>
          </w:rPrChange>
        </w:rPr>
        <w:pPrChange w:id="6234" w:author="Arthur Parmentier" w:date="2020-05-19T15:54:00Z">
          <w:pPr/>
        </w:pPrChange>
      </w:pPr>
      <w:ins w:id="6235" w:author="Arthur Parmentier" w:date="2020-05-19T15:54:00Z">
        <w:r w:rsidRPr="007C437A">
          <w:rPr>
            <w:rPrChange w:id="6236" w:author="Arthur Parmentier" w:date="2020-06-07T15:27:00Z">
              <w:rPr/>
            </w:rPrChange>
          </w:rPr>
          <w:t>PoseNet advantages</w:t>
        </w:r>
      </w:ins>
    </w:p>
    <w:p w:rsidR="00674C10" w:rsidRPr="007C437A" w:rsidRDefault="00674C10">
      <w:pPr>
        <w:rPr>
          <w:ins w:id="6237" w:author="Arthur Parmentier" w:date="2020-05-19T10:01:00Z"/>
        </w:rPr>
      </w:pPr>
      <w:ins w:id="6238" w:author="Arthur Parmentier" w:date="2020-05-19T10:01:00Z">
        <w:r w:rsidRPr="007C437A">
          <w:t xml:space="preserve">PoseNet has several advantages to its concurrent </w:t>
        </w:r>
      </w:ins>
      <w:ins w:id="6239" w:author="Arthur Parmentier" w:date="2020-05-23T09:50:00Z">
        <w:r w:rsidR="00C52DE9" w:rsidRPr="007C437A">
          <w:t>technologies:</w:t>
        </w:r>
      </w:ins>
    </w:p>
    <w:p w:rsidR="00674C10" w:rsidRPr="007C437A" w:rsidRDefault="00674C10" w:rsidP="00674C10">
      <w:pPr>
        <w:pStyle w:val="Paragraphedeliste"/>
        <w:numPr>
          <w:ilvl w:val="0"/>
          <w:numId w:val="25"/>
        </w:numPr>
        <w:rPr>
          <w:ins w:id="6240" w:author="Arthur Parmentier" w:date="2020-05-19T10:08:00Z"/>
        </w:rPr>
      </w:pPr>
      <w:ins w:id="6241" w:author="Arthur Parmentier" w:date="2020-05-19T10:01:00Z">
        <w:r w:rsidRPr="007C437A">
          <w:t>It takes it input from a webcam or any video input that can be recognize</w:t>
        </w:r>
      </w:ins>
      <w:ins w:id="6242" w:author="Arthur Parmentier" w:date="2020-05-19T10:02:00Z">
        <w:r w:rsidRPr="007C437A">
          <w:t>d by the computer,</w:t>
        </w:r>
      </w:ins>
      <w:ins w:id="6243" w:author="Arthur Parmentier" w:date="2020-05-19T10:08:00Z">
        <w:r w:rsidRPr="007C437A">
          <w:t xml:space="preserve"> so that</w:t>
        </w:r>
      </w:ins>
    </w:p>
    <w:p w:rsidR="00674C10" w:rsidRPr="007C437A" w:rsidRDefault="00674C10" w:rsidP="00674C10">
      <w:pPr>
        <w:pStyle w:val="Paragraphedeliste"/>
        <w:numPr>
          <w:ilvl w:val="1"/>
          <w:numId w:val="25"/>
        </w:numPr>
        <w:rPr>
          <w:ins w:id="6244" w:author="Arthur Parmentier" w:date="2020-05-19T10:09:00Z"/>
        </w:rPr>
      </w:pPr>
      <w:ins w:id="6245"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6246" w:author="Arthur Parmentier" w:date="2020-05-19T10:03:00Z"/>
        </w:rPr>
        <w:pPrChange w:id="6247" w:author="Arthur Parmentier" w:date="2020-05-19T10:08:00Z">
          <w:pPr>
            <w:pStyle w:val="Paragraphedeliste"/>
            <w:numPr>
              <w:numId w:val="25"/>
            </w:numPr>
            <w:ind w:hanging="360"/>
          </w:pPr>
        </w:pPrChange>
      </w:pPr>
      <w:ins w:id="6248" w:author="Arthur Parmentier" w:date="2020-05-19T10:09:00Z">
        <w:r w:rsidRPr="007C437A">
          <w:t>It can be used with very common</w:t>
        </w:r>
      </w:ins>
      <w:ins w:id="6249" w:author="Arthur Parmentier" w:date="2020-05-19T10:10:00Z">
        <w:r w:rsidRPr="007C437A">
          <w:t xml:space="preserve"> and cheap</w:t>
        </w:r>
      </w:ins>
      <w:ins w:id="6250" w:author="Arthur Parmentier" w:date="2020-05-19T10:09:00Z">
        <w:r w:rsidRPr="007C437A">
          <w:t xml:space="preserve"> ha</w:t>
        </w:r>
      </w:ins>
      <w:ins w:id="6251"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6252" w:author="Arthur Parmentier" w:date="2020-05-19T10:06:00Z"/>
        </w:rPr>
      </w:pPr>
      <w:ins w:id="6253" w:author="Arthur Parmentier" w:date="2020-05-19T10:05:00Z">
        <w:r w:rsidRPr="007C437A">
          <w:lastRenderedPageBreak/>
          <w:t xml:space="preserve">It provides a direct feedback of its accuracy to the user by overlapping the skeleton joints with the video, allowing users to change </w:t>
        </w:r>
      </w:ins>
      <w:ins w:id="6254"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6255" w:author="Arthur Parmentier" w:date="2020-05-19T10:19:00Z"/>
        </w:rPr>
      </w:pPr>
      <w:ins w:id="6256" w:author="Arthur Parmentier" w:date="2020-05-19T10:11:00Z">
        <w:r w:rsidRPr="007C437A">
          <w:t>It</w:t>
        </w:r>
      </w:ins>
      <w:ins w:id="6257" w:author="Arthur Parmentier" w:date="2020-05-19T10:13:00Z">
        <w:r w:rsidRPr="007C437A">
          <w:t xml:space="preserve"> is </w:t>
        </w:r>
      </w:ins>
      <w:ins w:id="6258" w:author="Arthur Parmentier" w:date="2020-05-19T10:15:00Z">
        <w:r w:rsidRPr="007C437A">
          <w:t xml:space="preserve">an </w:t>
        </w:r>
      </w:ins>
      <w:ins w:id="6259" w:author="Arthur Parmentier" w:date="2020-05-19T10:13:00Z">
        <w:r w:rsidRPr="007C437A">
          <w:t>open</w:t>
        </w:r>
      </w:ins>
      <w:ins w:id="6260" w:author="Arthur Parmentier" w:date="2020-05-19T10:15:00Z">
        <w:r w:rsidRPr="007C437A">
          <w:t>-</w:t>
        </w:r>
      </w:ins>
      <w:ins w:id="6261" w:author="Arthur Parmentier" w:date="2020-05-19T10:13:00Z">
        <w:r w:rsidRPr="007C437A">
          <w:t>source</w:t>
        </w:r>
      </w:ins>
      <w:ins w:id="6262" w:author="Arthur Parmentier" w:date="2020-05-19T10:15:00Z">
        <w:r w:rsidRPr="007C437A">
          <w:t xml:space="preserve"> project</w:t>
        </w:r>
      </w:ins>
      <w:ins w:id="6263" w:author="Arthur Parmentier" w:date="2020-05-19T10:17:00Z">
        <w:r w:rsidRPr="007C437A">
          <w:t>, led by giants (Google…)</w:t>
        </w:r>
      </w:ins>
      <w:ins w:id="6264" w:author="Arthur Parmentier" w:date="2020-05-19T10:19:00Z">
        <w:r w:rsidRPr="007C437A">
          <w:t xml:space="preserve"> and</w:t>
        </w:r>
      </w:ins>
      <w:ins w:id="6265" w:author="Arthur Parmentier" w:date="2020-05-19T10:17:00Z">
        <w:r w:rsidRPr="007C437A">
          <w:t xml:space="preserve"> supported by a </w:t>
        </w:r>
      </w:ins>
      <w:ins w:id="6266" w:author="Arthur Parmentier" w:date="2020-05-19T10:18:00Z">
        <w:r w:rsidRPr="007C437A">
          <w:t xml:space="preserve">vast </w:t>
        </w:r>
      </w:ins>
      <w:ins w:id="6267" w:author="Arthur Parmentier" w:date="2020-05-19T10:17:00Z">
        <w:r w:rsidRPr="007C437A">
          <w:t>community</w:t>
        </w:r>
      </w:ins>
    </w:p>
    <w:p w:rsidR="000D15D8" w:rsidRPr="007C437A" w:rsidRDefault="008E45E0" w:rsidP="00674C10">
      <w:pPr>
        <w:pStyle w:val="Paragraphedeliste"/>
        <w:numPr>
          <w:ilvl w:val="0"/>
          <w:numId w:val="25"/>
        </w:numPr>
        <w:rPr>
          <w:ins w:id="6268" w:author="Arthur Parmentier" w:date="2020-05-19T10:23:00Z"/>
        </w:rPr>
      </w:pPr>
      <w:ins w:id="6269" w:author="Arthur Parmentier" w:date="2020-05-19T10:20:00Z">
        <w:r w:rsidRPr="007C437A">
          <w:t>It is still un</w:t>
        </w:r>
      </w:ins>
      <w:ins w:id="6270" w:author="Arthur Parmentier" w:date="2020-05-19T10:21:00Z">
        <w:r w:rsidRPr="007C437A">
          <w:t xml:space="preserve">der development and will probably continue to be improved over the years, </w:t>
        </w:r>
      </w:ins>
      <w:ins w:id="6271"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6272" w:author="Arthur Parmentier" w:date="2020-05-19T11:12:00Z"/>
        </w:rPr>
      </w:pPr>
      <w:ins w:id="6273" w:author="Arthur Parmentier" w:date="2020-05-19T10:24:00Z">
        <w:r w:rsidRPr="007C437A">
          <w:t xml:space="preserve">It </w:t>
        </w:r>
      </w:ins>
      <w:ins w:id="6274" w:author="Arthur Parmentier" w:date="2020-05-19T11:12:00Z">
        <w:r w:rsidR="00A43D2B" w:rsidRPr="007C437A">
          <w:t>integrates</w:t>
        </w:r>
      </w:ins>
      <w:ins w:id="6275" w:author="Arthur Parmentier" w:date="2020-05-19T11:11:00Z">
        <w:r w:rsidR="00A43D2B" w:rsidRPr="007C437A">
          <w:t xml:space="preserve"> with Max (and other systems) </w:t>
        </w:r>
      </w:ins>
      <w:ins w:id="6276" w:author="Arthur Parmentier" w:date="2020-05-19T11:12:00Z">
        <w:r w:rsidR="00A43D2B" w:rsidRPr="007C437A">
          <w:t>very easily</w:t>
        </w:r>
        <w:r w:rsidR="001E1856" w:rsidRPr="007C437A">
          <w:t xml:space="preserve"> as it can be run in a little</w:t>
        </w:r>
      </w:ins>
      <w:ins w:id="6277" w:author="Arthur Parmentier" w:date="2020-05-23T09:49:00Z">
        <w:r w:rsidR="009D2FFA" w:rsidRPr="007C437A">
          <w:t xml:space="preserve"> node.js</w:t>
        </w:r>
      </w:ins>
      <w:ins w:id="6278" w:author="Arthur Parmentier" w:date="2020-05-19T11:12:00Z">
        <w:r w:rsidR="001E1856" w:rsidRPr="007C437A">
          <w:t xml:space="preserve"> server</w:t>
        </w:r>
      </w:ins>
    </w:p>
    <w:p w:rsidR="00091253" w:rsidRPr="007C437A" w:rsidRDefault="00091253">
      <w:pPr>
        <w:pStyle w:val="Titre5"/>
        <w:rPr>
          <w:ins w:id="6279" w:author="Arthur Parmentier" w:date="2020-05-19T15:54:00Z"/>
          <w:rPrChange w:id="6280" w:author="Arthur Parmentier" w:date="2020-06-07T15:27:00Z">
            <w:rPr>
              <w:ins w:id="6281" w:author="Arthur Parmentier" w:date="2020-05-19T15:54:00Z"/>
            </w:rPr>
          </w:rPrChange>
        </w:rPr>
        <w:pPrChange w:id="6282" w:author="Arthur Parmentier" w:date="2020-05-19T15:54:00Z">
          <w:pPr/>
        </w:pPrChange>
      </w:pPr>
      <w:ins w:id="6283" w:author="Arthur Parmentier" w:date="2020-05-19T15:55:00Z">
        <w:r w:rsidRPr="007C437A">
          <w:rPr>
            <w:rPrChange w:id="6284" w:author="Arthur Parmentier" w:date="2020-06-07T15:27:00Z">
              <w:rPr/>
            </w:rPrChange>
          </w:rPr>
          <w:t>The main shortcoming of PoseNet: depth</w:t>
        </w:r>
      </w:ins>
    </w:p>
    <w:p w:rsidR="008F3623" w:rsidRPr="007C437A" w:rsidRDefault="00792D87" w:rsidP="008F3623">
      <w:pPr>
        <w:rPr>
          <w:ins w:id="6285" w:author="Arthur Parmentier" w:date="2020-05-19T15:29:00Z"/>
        </w:rPr>
      </w:pPr>
      <w:ins w:id="6286" w:author="Arthur Parmentier" w:date="2020-05-19T15:27:00Z">
        <w:r w:rsidRPr="007C437A">
          <w:t>The only ma</w:t>
        </w:r>
      </w:ins>
      <w:ins w:id="6287" w:author="Arthur Parmentier" w:date="2020-05-19T15:28:00Z">
        <w:r w:rsidRPr="007C437A">
          <w:t>j</w:t>
        </w:r>
      </w:ins>
      <w:ins w:id="6288" w:author="Arthur Parmentier" w:date="2020-05-19T15:27:00Z">
        <w:r w:rsidRPr="007C437A">
          <w:t xml:space="preserve">or shortcoming of PoseNet </w:t>
        </w:r>
      </w:ins>
      <w:ins w:id="6289" w:author="Arthur Parmentier" w:date="2020-05-19T15:28:00Z">
        <w:r w:rsidRPr="007C437A">
          <w:t>with respect to other motion tracki</w:t>
        </w:r>
      </w:ins>
      <w:ins w:id="6290" w:author="Arthur Parmentier" w:date="2020-05-19T15:29:00Z">
        <w:r w:rsidRPr="007C437A">
          <w:t>ng systems is that it only operates in 2D and does not</w:t>
        </w:r>
      </w:ins>
      <w:ins w:id="6291" w:author="Arthur Parmentier" w:date="2020-06-03T17:49:00Z">
        <w:r w:rsidR="001F5AEC" w:rsidRPr="007C437A">
          <w:t xml:space="preserve"> </w:t>
        </w:r>
      </w:ins>
      <w:ins w:id="6292" w:author="Arthur Parmentier" w:date="2020-06-03T17:50:00Z">
        <w:r w:rsidR="001F5AEC" w:rsidRPr="007C437A">
          <w:t>model</w:t>
        </w:r>
      </w:ins>
      <w:ins w:id="6293" w:author="Arthur Parmentier" w:date="2020-05-19T15:29:00Z">
        <w:r w:rsidRPr="007C437A">
          <w:t xml:space="preserve"> the depth of each</w:t>
        </w:r>
      </w:ins>
      <w:ins w:id="6294" w:author="Arthur Parmentier" w:date="2020-06-03T17:50:00Z">
        <w:r w:rsidR="001F5AEC" w:rsidRPr="007C437A">
          <w:t xml:space="preserve"> body</w:t>
        </w:r>
      </w:ins>
      <w:ins w:id="6295" w:author="Arthur Parmentier" w:date="2020-05-19T15:29:00Z">
        <w:r w:rsidRPr="007C437A">
          <w:t xml:space="preserve"> joint.</w:t>
        </w:r>
      </w:ins>
    </w:p>
    <w:p w:rsidR="00792D87" w:rsidRPr="007C437A" w:rsidRDefault="00792D87" w:rsidP="008F3623">
      <w:pPr>
        <w:rPr>
          <w:ins w:id="6296" w:author="Arthur Parmentier" w:date="2020-05-19T15:55:00Z"/>
        </w:rPr>
      </w:pPr>
      <w:ins w:id="6297" w:author="Arthur Parmentier" w:date="2020-05-19T15:29:00Z">
        <w:r w:rsidRPr="007C437A">
          <w:t>As a workaround</w:t>
        </w:r>
      </w:ins>
      <w:ins w:id="6298" w:author="Arthur Parmentier" w:date="2020-05-19T15:30:00Z">
        <w:r w:rsidRPr="007C437A">
          <w:t xml:space="preserve">, I first built a simple calibration process </w:t>
        </w:r>
      </w:ins>
      <w:ins w:id="6299" w:author="Arthur Parmentier" w:date="2020-06-03T17:50:00Z">
        <w:r w:rsidR="00AF2EC4" w:rsidRPr="007C437A">
          <w:t>that</w:t>
        </w:r>
      </w:ins>
      <w:ins w:id="6300" w:author="Arthur Parmentier" w:date="2020-05-19T15:30:00Z">
        <w:r w:rsidRPr="007C437A">
          <w:t xml:space="preserve"> allow</w:t>
        </w:r>
      </w:ins>
      <w:ins w:id="6301" w:author="Arthur Parmentier" w:date="2020-06-03T17:50:00Z">
        <w:r w:rsidR="00AF2EC4" w:rsidRPr="007C437A">
          <w:t>ed</w:t>
        </w:r>
      </w:ins>
      <w:ins w:id="6302" w:author="Arthur Parmentier" w:date="2020-05-19T15:30:00Z">
        <w:r w:rsidRPr="007C437A">
          <w:t xml:space="preserve"> to compute the depth of the </w:t>
        </w:r>
      </w:ins>
      <w:ins w:id="6303" w:author="Arthur Parmentier" w:date="2020-05-19T15:31:00Z">
        <w:r w:rsidRPr="007C437A">
          <w:t>torso of the user as well as its angle to the camera</w:t>
        </w:r>
      </w:ins>
      <w:ins w:id="6304" w:author="Arthur Parmentier" w:date="2020-06-03T17:50:00Z">
        <w:r w:rsidR="00904AF3" w:rsidRPr="007C437A">
          <w:t>.</w:t>
        </w:r>
      </w:ins>
      <w:ins w:id="6305" w:author="Arthur Parmentier" w:date="2020-05-19T15:31:00Z">
        <w:r w:rsidRPr="007C437A">
          <w:t xml:space="preserve"> </w:t>
        </w:r>
      </w:ins>
      <w:ins w:id="6306" w:author="Arthur Parmentier" w:date="2020-06-03T17:50:00Z">
        <w:r w:rsidR="00904AF3" w:rsidRPr="007C437A">
          <w:t>After some testing,</w:t>
        </w:r>
      </w:ins>
      <w:ins w:id="6307" w:author="Arthur Parmentier" w:date="2020-05-19T15:31:00Z">
        <w:r w:rsidRPr="007C437A">
          <w:t xml:space="preserve"> I realized that it was useless </w:t>
        </w:r>
      </w:ins>
      <w:ins w:id="6308" w:author="Arthur Parmentier" w:date="2020-05-19T15:32:00Z">
        <w:r w:rsidRPr="007C437A">
          <w:t>in my use case</w:t>
        </w:r>
      </w:ins>
      <w:ins w:id="6309" w:author="Arthur Parmentier" w:date="2020-06-03T17:50:00Z">
        <w:r w:rsidR="00904AF3" w:rsidRPr="007C437A">
          <w:t xml:space="preserve">, did not allow any better classification </w:t>
        </w:r>
      </w:ins>
      <w:ins w:id="6310" w:author="Arthur Parmentier" w:date="2020-05-19T15:32:00Z">
        <w:r w:rsidRPr="007C437A">
          <w:t>and would only bring noise in the data.</w:t>
        </w:r>
      </w:ins>
    </w:p>
    <w:p w:rsidR="00F35BC0" w:rsidRPr="007C437A" w:rsidRDefault="00F35BC0">
      <w:pPr>
        <w:pStyle w:val="Titre6"/>
        <w:rPr>
          <w:ins w:id="6311" w:author="Arthur Parmentier" w:date="2020-06-03T17:51:00Z"/>
        </w:rPr>
      </w:pPr>
      <w:ins w:id="6312" w:author="Arthur Parmentier" w:date="2020-05-19T15:55:00Z">
        <w:r w:rsidRPr="007C437A">
          <w:t>Depth in SP</w:t>
        </w:r>
      </w:ins>
    </w:p>
    <w:p w:rsidR="00704B21" w:rsidRPr="007C437A" w:rsidRDefault="00704B21">
      <w:pPr>
        <w:rPr>
          <w:ins w:id="6313" w:author="Arthur Parmentier" w:date="2020-05-19T15:32:00Z"/>
        </w:rPr>
      </w:pPr>
      <w:ins w:id="6314" w:author="Arthur Parmentier" w:date="2020-06-03T17:51:00Z">
        <w:r w:rsidRPr="007C437A">
          <w:t xml:space="preserve">In fact, there are also some </w:t>
        </w:r>
      </w:ins>
      <w:ins w:id="6315" w:author="Arthur Parmentier" w:date="2020-06-03T17:52:00Z">
        <w:r w:rsidRPr="007C437A">
          <w:t>specificities that allow us to recognize SP signs without any depth information in PoseNet.</w:t>
        </w:r>
      </w:ins>
    </w:p>
    <w:p w:rsidR="009D75C8" w:rsidRPr="007C437A" w:rsidRDefault="00E715BE" w:rsidP="008F3623">
      <w:pPr>
        <w:rPr>
          <w:ins w:id="6316" w:author="Arthur Parmentier" w:date="2020-05-19T15:42:00Z"/>
        </w:rPr>
      </w:pPr>
      <w:ins w:id="6317" w:author="Arthur Parmentier" w:date="2020-05-19T15:35:00Z">
        <w:r w:rsidRPr="007C437A">
          <w:t xml:space="preserve">My observation </w:t>
        </w:r>
      </w:ins>
      <w:ins w:id="6318" w:author="Arthur Parmentier" w:date="2020-05-19T15:38:00Z">
        <w:r w:rsidR="00FE10BB" w:rsidRPr="007C437A">
          <w:t>is that depth</w:t>
        </w:r>
      </w:ins>
      <w:ins w:id="6319" w:author="Arthur Parmentier" w:date="2020-05-19T15:40:00Z">
        <w:r w:rsidR="009D75C8" w:rsidRPr="007C437A">
          <w:t xml:space="preserve"> (z axis)</w:t>
        </w:r>
      </w:ins>
      <w:ins w:id="6320" w:author="Arthur Parmentier" w:date="2020-05-19T15:38:00Z">
        <w:r w:rsidR="00FE10BB" w:rsidRPr="007C437A">
          <w:t xml:space="preserve"> </w:t>
        </w:r>
      </w:ins>
      <w:ins w:id="6321" w:author="Arthur Parmentier" w:date="2020-05-19T15:35:00Z">
        <w:r w:rsidRPr="007C437A">
          <w:t>is often not the most informative axi</w:t>
        </w:r>
      </w:ins>
      <w:ins w:id="6322" w:author="Arthur Parmentier" w:date="2020-05-19T15:36:00Z">
        <w:r w:rsidRPr="007C437A">
          <w:t>s for recognizing SP gestures and even signs like “play” which</w:t>
        </w:r>
      </w:ins>
      <w:ins w:id="6323" w:author="Arthur Parmentier" w:date="2020-05-19T15:37:00Z">
        <w:r w:rsidR="00FE10BB" w:rsidRPr="007C437A">
          <w:t xml:space="preserve"> uses the </w:t>
        </w:r>
      </w:ins>
      <w:ins w:id="6324" w:author="Arthur Parmentier" w:date="2020-05-19T15:40:00Z">
        <w:r w:rsidR="009D75C8" w:rsidRPr="007C437A">
          <w:t>z</w:t>
        </w:r>
      </w:ins>
      <w:ins w:id="6325" w:author="Arthur Parmentier" w:date="2020-05-19T15:41:00Z">
        <w:r w:rsidR="009D75C8" w:rsidRPr="007C437A">
          <w:t xml:space="preserve"> </w:t>
        </w:r>
      </w:ins>
      <w:ins w:id="6326" w:author="Arthur Parmentier" w:date="2020-05-19T15:37:00Z">
        <w:r w:rsidR="00FE10BB" w:rsidRPr="007C437A">
          <w:t>dimension extensively can be recognized only by the movement of the body in 2D, from the p</w:t>
        </w:r>
      </w:ins>
      <w:ins w:id="6327" w:author="Arthur Parmentier" w:date="2020-05-19T15:38:00Z">
        <w:r w:rsidR="00FE10BB" w:rsidRPr="007C437A">
          <w:t>oint of view of the camera in front of the soundpainter</w:t>
        </w:r>
      </w:ins>
      <w:ins w:id="6328" w:author="Arthur Parmentier" w:date="2020-06-03T17:52:00Z">
        <w:r w:rsidR="00B11BF7" w:rsidRPr="007C437A">
          <w:t>, because t</w:t>
        </w:r>
      </w:ins>
      <w:ins w:id="6329" w:author="Arthur Parmentier" w:date="2020-06-03T17:53:00Z">
        <w:r w:rsidR="00B11BF7" w:rsidRPr="007C437A">
          <w:t>here is little ambiguity with other signs.</w:t>
        </w:r>
        <w:r w:rsidR="00DA4920" w:rsidRPr="007C437A">
          <w:t xml:space="preserve"> Depth would only be impor</w:t>
        </w:r>
      </w:ins>
      <w:ins w:id="6330"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6331" w:author="Arthur Parmentier" w:date="2020-06-03T17:56:00Z"/>
        </w:rPr>
      </w:pPr>
      <w:ins w:id="6332" w:author="Arthur Parmentier" w:date="2020-05-19T15:42:00Z">
        <w:r w:rsidRPr="007C437A">
          <w:t>However, capturing dept</w:t>
        </w:r>
      </w:ins>
      <w:ins w:id="6333" w:author="Arthur Parmentier" w:date="2020-05-19T15:43:00Z">
        <w:r w:rsidRPr="007C437A">
          <w:t>h is important for one special sign in SP, which is often called “entering the box”</w:t>
        </w:r>
      </w:ins>
      <w:ins w:id="6334" w:author="Arthur Parmentier" w:date="2020-06-03T17:55:00Z">
        <w:r w:rsidR="007145B0" w:rsidRPr="007C437A">
          <w:t xml:space="preserve"> and </w:t>
        </w:r>
      </w:ins>
      <w:ins w:id="6335" w:author="Arthur Parmentier" w:date="2020-06-03T17:56:00Z">
        <w:r w:rsidR="007145B0" w:rsidRPr="007C437A">
          <w:t xml:space="preserve">almost </w:t>
        </w:r>
      </w:ins>
      <w:ins w:id="6336" w:author="Arthur Parmentier" w:date="2020-06-03T17:55:00Z">
        <w:r w:rsidR="007145B0" w:rsidRPr="007C437A">
          <w:t xml:space="preserve">only takes place in the depth </w:t>
        </w:r>
      </w:ins>
      <w:ins w:id="6337" w:author="Arthur Parmentier" w:date="2020-06-03T17:56:00Z">
        <w:r w:rsidR="007145B0" w:rsidRPr="007C437A">
          <w:t>dimension</w:t>
        </w:r>
      </w:ins>
      <w:ins w:id="6338" w:author="Arthur Parmentier" w:date="2020-05-19T15:43:00Z">
        <w:r w:rsidRPr="007C437A">
          <w:t xml:space="preserve">. Its specialty is that </w:t>
        </w:r>
      </w:ins>
      <w:ins w:id="6339" w:author="Arthur Parmentier" w:date="2020-05-19T15:44:00Z">
        <w:r w:rsidRPr="007C437A">
          <w:t>this sign</w:t>
        </w:r>
      </w:ins>
      <w:ins w:id="6340" w:author="Arthur Parmentier" w:date="2020-05-19T15:45:00Z">
        <w:r w:rsidRPr="007C437A">
          <w:t xml:space="preserve">, consisting in putting one foot in an abstract </w:t>
        </w:r>
      </w:ins>
      <w:ins w:id="6341" w:author="Arthur Parmentier" w:date="2020-05-19T15:46:00Z">
        <w:r w:rsidRPr="007C437A">
          <w:t>“</w:t>
        </w:r>
      </w:ins>
      <w:ins w:id="6342" w:author="Arthur Parmentier" w:date="2020-05-19T15:45:00Z">
        <w:r w:rsidRPr="007C437A">
          <w:t>box</w:t>
        </w:r>
      </w:ins>
      <w:ins w:id="6343" w:author="Arthur Parmentier" w:date="2020-05-19T15:46:00Z">
        <w:r w:rsidRPr="007C437A">
          <w:t>”</w:t>
        </w:r>
      </w:ins>
      <w:ins w:id="6344" w:author="Arthur Parmentier" w:date="2020-05-19T15:45:00Z">
        <w:r w:rsidRPr="007C437A">
          <w:t xml:space="preserve"> in front of the soundpainter,</w:t>
        </w:r>
      </w:ins>
      <w:ins w:id="6345" w:author="Arthur Parmentier" w:date="2020-05-19T15:44:00Z">
        <w:r w:rsidRPr="007C437A">
          <w:t xml:space="preserve"> is used </w:t>
        </w:r>
      </w:ins>
      <w:ins w:id="6346" w:author="Arthur Parmentier" w:date="2020-05-19T15:47:00Z">
        <w:r w:rsidR="00395172" w:rsidRPr="007C437A">
          <w:t xml:space="preserve">in many SP modes </w:t>
        </w:r>
      </w:ins>
      <w:ins w:id="6347" w:author="Arthur Parmentier" w:date="2020-05-19T15:44:00Z">
        <w:r w:rsidRPr="007C437A">
          <w:t>to significate “execute the request now”</w:t>
        </w:r>
      </w:ins>
      <w:ins w:id="6348" w:author="Arthur Parmentier" w:date="2020-05-19T15:47:00Z">
        <w:r w:rsidR="00395172" w:rsidRPr="007C437A">
          <w:t>; whether the request has been defined previously (default mode) or is being signed while the soundpainter has “ent</w:t>
        </w:r>
      </w:ins>
      <w:ins w:id="6349" w:author="Arthur Parmentier" w:date="2020-05-19T15:48:00Z">
        <w:r w:rsidR="00395172" w:rsidRPr="007C437A">
          <w:t>ered the box”.</w:t>
        </w:r>
      </w:ins>
      <w:ins w:id="6350" w:author="Arthur Parmentier" w:date="2020-05-19T15:49:00Z">
        <w:r w:rsidR="007D4E17" w:rsidRPr="007C437A">
          <w:t xml:space="preserve"> </w:t>
        </w:r>
      </w:ins>
      <w:ins w:id="6351" w:author="Arthur Parmentier" w:date="2020-05-19T21:41:00Z">
        <w:r w:rsidR="009D3597" w:rsidRPr="007C437A">
          <w:t xml:space="preserve">It is </w:t>
        </w:r>
      </w:ins>
      <w:ins w:id="6352" w:author="Arthur Parmentier" w:date="2020-05-19T21:47:00Z">
        <w:r w:rsidR="00214331" w:rsidRPr="007C437A">
          <w:t>only meaningful when</w:t>
        </w:r>
      </w:ins>
      <w:ins w:id="6353" w:author="Arthur Parmentier" w:date="2020-05-19T21:41:00Z">
        <w:r w:rsidR="009D3597" w:rsidRPr="007C437A">
          <w:t xml:space="preserve"> executed simultaneously to other signs, </w:t>
        </w:r>
      </w:ins>
      <w:ins w:id="6354" w:author="Arthur Parmentier" w:date="2020-05-19T21:42:00Z">
        <w:r w:rsidR="009D3597" w:rsidRPr="007C437A">
          <w:t>for instance</w:t>
        </w:r>
      </w:ins>
      <w:ins w:id="6355" w:author="Arthur Parmentier" w:date="2020-05-19T21:41:00Z">
        <w:r w:rsidR="009D3597" w:rsidRPr="007C437A">
          <w:t xml:space="preserve"> “go gestures” in default mode</w:t>
        </w:r>
      </w:ins>
      <w:ins w:id="6356" w:author="Arthur Parmentier" w:date="2020-05-19T21:42:00Z">
        <w:r w:rsidR="009D3597" w:rsidRPr="007C437A">
          <w:t xml:space="preserve"> or </w:t>
        </w:r>
      </w:ins>
      <w:ins w:id="6357" w:author="Arthur Parmentier" w:date="2020-05-19T21:41:00Z">
        <w:r w:rsidR="009D3597" w:rsidRPr="007C437A">
          <w:t>contents</w:t>
        </w:r>
      </w:ins>
      <w:ins w:id="6358" w:author="Arthur Parmentier" w:date="2020-05-19T21:42:00Z">
        <w:r w:rsidR="009D3597" w:rsidRPr="007C437A">
          <w:t xml:space="preserve"> in launch mode.</w:t>
        </w:r>
      </w:ins>
      <w:ins w:id="6359" w:author="Arthur Parmentier" w:date="2020-05-19T21:46:00Z">
        <w:r w:rsidR="00393470" w:rsidRPr="007C437A">
          <w:t xml:space="preserve"> </w:t>
        </w:r>
      </w:ins>
      <w:ins w:id="6360" w:author="Arthur Parmentier" w:date="2020-05-19T15:49:00Z">
        <w:r w:rsidR="007D4E17" w:rsidRPr="007C437A">
          <w:t xml:space="preserve">The </w:t>
        </w:r>
      </w:ins>
      <w:ins w:id="6361" w:author="Arthur Parmentier" w:date="2020-05-19T15:50:00Z">
        <w:r w:rsidR="005A7B09" w:rsidRPr="007C437A">
          <w:t>opposite</w:t>
        </w:r>
      </w:ins>
      <w:ins w:id="6362" w:author="Arthur Parmentier" w:date="2020-05-19T15:49:00Z">
        <w:r w:rsidR="007D4E17" w:rsidRPr="007C437A">
          <w:t xml:space="preserve"> sign “exiting the box” also has the very specific meaning of “g</w:t>
        </w:r>
      </w:ins>
      <w:ins w:id="6363" w:author="Arthur Parmentier" w:date="2020-05-19T15:50:00Z">
        <w:r w:rsidR="007D4E17" w:rsidRPr="007C437A">
          <w:t>etting back to default mode”.</w:t>
        </w:r>
      </w:ins>
    </w:p>
    <w:p w:rsidR="007145B0" w:rsidRPr="007C437A" w:rsidRDefault="007145B0" w:rsidP="008F3623">
      <w:pPr>
        <w:rPr>
          <w:ins w:id="6364" w:author="Arthur Parmentier" w:date="2020-05-19T16:00:00Z"/>
        </w:rPr>
      </w:pPr>
      <w:ins w:id="6365" w:author="Arthur Parmentier" w:date="2020-06-03T17:56:00Z">
        <w:r w:rsidRPr="007C437A">
          <w:t>How can we manage to</w:t>
        </w:r>
      </w:ins>
      <w:ins w:id="6366" w:author="Arthur Parmentier" w:date="2020-06-03T17:57:00Z">
        <w:r w:rsidRPr="007C437A">
          <w:t xml:space="preserve"> get past that specific issue?</w:t>
        </w:r>
      </w:ins>
    </w:p>
    <w:p w:rsidR="009C261B" w:rsidRPr="007C437A" w:rsidRDefault="009C261B" w:rsidP="009C261B">
      <w:pPr>
        <w:pStyle w:val="Titre6"/>
        <w:rPr>
          <w:ins w:id="6367" w:author="Arthur Parmentier" w:date="2020-05-19T16:01:00Z"/>
        </w:rPr>
      </w:pPr>
      <w:ins w:id="6368" w:author="Arthur Parmentier" w:date="2020-05-19T16:00:00Z">
        <w:r w:rsidRPr="007C437A">
          <w:t>Reco</w:t>
        </w:r>
      </w:ins>
      <w:ins w:id="6369" w:author="Arthur Parmentier" w:date="2020-05-19T16:01:00Z">
        <w:r w:rsidRPr="007C437A">
          <w:t xml:space="preserve">gnition without depth: compromises </w:t>
        </w:r>
      </w:ins>
      <w:ins w:id="6370" w:author="Arthur Parmentier" w:date="2020-05-20T11:39:00Z">
        <w:r w:rsidR="000506E4" w:rsidRPr="007C437A">
          <w:t>and simplifications of SP grammar</w:t>
        </w:r>
      </w:ins>
    </w:p>
    <w:p w:rsidR="009C261B" w:rsidRPr="007C437A" w:rsidRDefault="00A00963" w:rsidP="009C261B">
      <w:pPr>
        <w:rPr>
          <w:ins w:id="6371" w:author="Arthur Parmentier" w:date="2020-05-19T16:04:00Z"/>
        </w:rPr>
      </w:pPr>
      <w:ins w:id="6372" w:author="Arthur Parmentier" w:date="2020-05-19T16:03:00Z">
        <w:r w:rsidRPr="007C437A">
          <w:t>Ideally, one would want to capture depth and abandon PoseNet for a better tracking method</w:t>
        </w:r>
      </w:ins>
      <w:ins w:id="6373" w:author="Arthur Parmentier" w:date="2020-05-19T20:01:00Z">
        <w:r w:rsidR="00D6200D" w:rsidRPr="007C437A">
          <w:t>:</w:t>
        </w:r>
      </w:ins>
    </w:p>
    <w:p w:rsidR="00A00963" w:rsidRPr="007C437A" w:rsidRDefault="00A00963" w:rsidP="00A00963">
      <w:pPr>
        <w:pStyle w:val="Paragraphedeliste"/>
        <w:numPr>
          <w:ilvl w:val="0"/>
          <w:numId w:val="26"/>
        </w:numPr>
        <w:rPr>
          <w:ins w:id="6374" w:author="Arthur Parmentier" w:date="2020-05-19T16:06:00Z"/>
        </w:rPr>
      </w:pPr>
      <w:ins w:id="6375" w:author="Arthur Parmentier" w:date="2020-05-19T16:04:00Z">
        <w:r w:rsidRPr="007C437A">
          <w:t>Kinect</w:t>
        </w:r>
      </w:ins>
      <w:ins w:id="6376" w:author="Arthur Parmentier" w:date="2020-05-19T16:05:00Z">
        <w:r w:rsidR="005E2970" w:rsidRPr="007C437A">
          <w:t xml:space="preserve"> systems</w:t>
        </w:r>
      </w:ins>
      <w:ins w:id="6377" w:author="Arthur Parmentier" w:date="2020-05-19T16:04:00Z">
        <w:r w:rsidRPr="007C437A">
          <w:t xml:space="preserve"> can capture depth</w:t>
        </w:r>
        <w:r w:rsidR="005E2970" w:rsidRPr="007C437A">
          <w:t xml:space="preserve"> </w:t>
        </w:r>
      </w:ins>
      <w:ins w:id="6378"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6379" w:author="Arthur Parmentier" w:date="2020-05-19T16:09:00Z"/>
        </w:rPr>
      </w:pPr>
      <w:ins w:id="6380" w:author="Arthur Parmentier" w:date="2020-05-19T16:07:00Z">
        <w:r w:rsidRPr="007C437A">
          <w:lastRenderedPageBreak/>
          <w:t xml:space="preserve">Motion capture suits </w:t>
        </w:r>
      </w:ins>
      <w:ins w:id="6381" w:author="Arthur Parmentier" w:date="2020-05-23T09:50:00Z">
        <w:r w:rsidR="00C52DE9" w:rsidRPr="007C437A">
          <w:t xml:space="preserve">(for instance, IR </w:t>
        </w:r>
      </w:ins>
      <w:ins w:id="6382" w:author="Arthur Parmentier" w:date="2020-06-03T17:57:00Z">
        <w:r w:rsidR="004020A1" w:rsidRPr="007C437A">
          <w:t>marker-based</w:t>
        </w:r>
      </w:ins>
      <w:ins w:id="6383" w:author="Arthur Parmentier" w:date="2020-05-23T09:50:00Z">
        <w:r w:rsidR="00C52DE9" w:rsidRPr="007C437A">
          <w:t xml:space="preserve"> suits) </w:t>
        </w:r>
      </w:ins>
      <w:ins w:id="6384" w:author="Arthur Parmentier" w:date="2020-05-19T16:07:00Z">
        <w:r w:rsidRPr="007C437A">
          <w:t xml:space="preserve">are usually the most accurate and performant devices but their costs and </w:t>
        </w:r>
      </w:ins>
      <w:ins w:id="6385" w:author="Arthur Parmentier" w:date="2020-05-19T16:08:00Z">
        <w:r w:rsidRPr="007C437A">
          <w:t>and specificities make them unattractive for sharing the tool to the SP community</w:t>
        </w:r>
      </w:ins>
    </w:p>
    <w:p w:rsidR="005E2970" w:rsidRPr="007C437A" w:rsidRDefault="005E2970" w:rsidP="00A00963">
      <w:pPr>
        <w:pStyle w:val="Paragraphedeliste"/>
        <w:numPr>
          <w:ilvl w:val="0"/>
          <w:numId w:val="26"/>
        </w:numPr>
        <w:rPr>
          <w:ins w:id="6386" w:author="Arthur Parmentier" w:date="2020-05-19T19:58:00Z"/>
        </w:rPr>
      </w:pPr>
      <w:ins w:id="6387" w:author="Arthur Parmentier" w:date="2020-05-19T16:10:00Z">
        <w:r w:rsidRPr="007C437A">
          <w:t>OpenPose</w:t>
        </w:r>
        <w:r w:rsidRPr="007C437A">
          <w:rPr>
            <w:rStyle w:val="Appelnotedebasdep"/>
          </w:rPr>
          <w:footnoteReference w:id="39"/>
        </w:r>
      </w:ins>
      <w:ins w:id="6389" w:author="Arthur Parmentier" w:date="2020-05-19T16:14:00Z">
        <w:r w:rsidR="00A516F0" w:rsidRPr="007C437A">
          <w:t xml:space="preserve"> </w:t>
        </w:r>
      </w:ins>
      <w:ins w:id="6390" w:author="Arthur Parmentier" w:date="2020-05-19T16:15:00Z">
        <w:r w:rsidR="00A516F0" w:rsidRPr="007C437A">
          <w:t>is the main realistic alternative to Po</w:t>
        </w:r>
      </w:ins>
      <w:ins w:id="6391" w:author="Arthur Parmentier" w:date="2020-05-19T16:16:00Z">
        <w:r w:rsidR="00A516F0" w:rsidRPr="007C437A">
          <w:t>seNet at this moment</w:t>
        </w:r>
      </w:ins>
      <w:ins w:id="6392" w:author="Arthur Parmentier" w:date="2020-05-19T19:48:00Z">
        <w:r w:rsidR="009A7725" w:rsidRPr="007C437A">
          <w:t xml:space="preserve">; it supports 3D triangulation from multiple view (like two cameras orthogonal to the soundpainter) </w:t>
        </w:r>
      </w:ins>
      <w:ins w:id="6393" w:author="Arthur Parmentier" w:date="2020-05-19T16:16:00Z">
        <w:r w:rsidR="00A516F0" w:rsidRPr="007C437A">
          <w:t>but could not be ported to Max without much hassle</w:t>
        </w:r>
        <w:r w:rsidR="00A516F0" w:rsidRPr="007C437A">
          <w:rPr>
            <w:rStyle w:val="Appelnotedebasdep"/>
          </w:rPr>
          <w:footnoteReference w:id="40"/>
        </w:r>
      </w:ins>
    </w:p>
    <w:p w:rsidR="009A7725" w:rsidRPr="007C437A" w:rsidRDefault="009A7725">
      <w:pPr>
        <w:pStyle w:val="Paragraphedeliste"/>
        <w:numPr>
          <w:ilvl w:val="0"/>
          <w:numId w:val="26"/>
        </w:numPr>
        <w:rPr>
          <w:ins w:id="6419" w:author="Arthur Parmentier" w:date="2020-05-19T15:50:00Z"/>
        </w:rPr>
        <w:pPrChange w:id="6420" w:author="Arthur Parmentier" w:date="2020-05-19T16:04:00Z">
          <w:pPr/>
        </w:pPrChange>
      </w:pPr>
      <w:ins w:id="6421" w:author="Arthur Parmentier" w:date="2020-05-19T19:58:00Z">
        <w:r w:rsidRPr="007C437A">
          <w:t xml:space="preserve">Some </w:t>
        </w:r>
      </w:ins>
      <w:ins w:id="6422"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41"/>
        </w:r>
        <w:r w:rsidR="00F707EB" w:rsidRPr="007C437A">
          <w:t xml:space="preserve"> </w:t>
        </w:r>
      </w:ins>
      <w:ins w:id="6426" w:author="Arthur Parmentier" w:date="2020-05-19T20:02:00Z">
        <w:r w:rsidR="00D6200D" w:rsidRPr="007C437A">
          <w:t>yet</w:t>
        </w:r>
      </w:ins>
      <w:ins w:id="6427" w:author="Arthur Parmentier" w:date="2020-05-19T19:59:00Z">
        <w:r w:rsidR="00F707EB" w:rsidRPr="007C437A">
          <w:t xml:space="preserve"> far from portable to my project</w:t>
        </w:r>
      </w:ins>
    </w:p>
    <w:p w:rsidR="00D6200D" w:rsidRPr="007C437A" w:rsidRDefault="00D6200D" w:rsidP="00D6200D">
      <w:pPr>
        <w:rPr>
          <w:ins w:id="6428" w:author="Arthur Parmentier" w:date="2020-05-19T22:45:00Z"/>
        </w:rPr>
      </w:pPr>
      <w:ins w:id="6429" w:author="Arthur Parmentier" w:date="2020-05-19T20:01:00Z">
        <w:r w:rsidRPr="007C437A">
          <w:t>PoseNet appears like the best compromise</w:t>
        </w:r>
      </w:ins>
      <w:ins w:id="6430" w:author="Arthur Parmentier" w:date="2020-05-19T20:03:00Z">
        <w:r w:rsidRPr="007C437A">
          <w:t xml:space="preserve"> for th</w:t>
        </w:r>
      </w:ins>
      <w:ins w:id="6431" w:author="Arthur Parmentier" w:date="2020-05-19T22:49:00Z">
        <w:r w:rsidR="008706E0" w:rsidRPr="007C437A">
          <w:t>is particular</w:t>
        </w:r>
      </w:ins>
      <w:ins w:id="6432" w:author="Arthur Parmentier" w:date="2020-05-19T20:03:00Z">
        <w:r w:rsidRPr="007C437A">
          <w:t xml:space="preserve"> use case</w:t>
        </w:r>
      </w:ins>
      <w:ins w:id="6433" w:author="Arthur Parmentier" w:date="2020-05-19T22:50:00Z">
        <w:r w:rsidR="008706E0" w:rsidRPr="007C437A">
          <w:t>, its goals and under the constraints</w:t>
        </w:r>
      </w:ins>
      <w:ins w:id="6434" w:author="Arthur Parmentier" w:date="2020-05-19T20:03:00Z">
        <w:r w:rsidRPr="007C437A">
          <w:t xml:space="preserve"> of this project.</w:t>
        </w:r>
      </w:ins>
      <w:ins w:id="6435" w:author="Arthur Parmentier" w:date="2020-05-19T21:52:00Z">
        <w:r w:rsidR="00F45509" w:rsidRPr="007C437A">
          <w:br/>
        </w:r>
      </w:ins>
      <w:ins w:id="6436" w:author="Arthur Parmentier" w:date="2020-05-19T20:04:00Z">
        <w:r w:rsidRPr="007C437A">
          <w:t xml:space="preserve">In </w:t>
        </w:r>
      </w:ins>
      <w:ins w:id="6437" w:author="Arthur Parmentier" w:date="2020-05-19T21:53:00Z">
        <w:r w:rsidR="00F45509" w:rsidRPr="007C437A">
          <w:t>theory</w:t>
        </w:r>
      </w:ins>
      <w:ins w:id="6438" w:author="Arthur Parmentier" w:date="2020-05-19T20:04:00Z">
        <w:r w:rsidRPr="007C437A">
          <w:t>, it would be sufficient to add a simple external hardware of software mechanism to know whether the soundpainter has “</w:t>
        </w:r>
      </w:ins>
      <w:ins w:id="6439" w:author="Arthur Parmentier" w:date="2020-05-19T20:05:00Z">
        <w:r w:rsidRPr="007C437A">
          <w:t>entered the box” or not to remove the greatest part of the problem</w:t>
        </w:r>
      </w:ins>
      <w:ins w:id="6440" w:author="Arthur Parmentier" w:date="2020-05-19T22:47:00Z">
        <w:r w:rsidR="00B832E8" w:rsidRPr="007C437A">
          <w:t>. One could for instance t</w:t>
        </w:r>
      </w:ins>
      <w:ins w:id="6441" w:author="Arthur Parmentier" w:date="2020-05-19T22:48:00Z">
        <w:r w:rsidR="00B832E8" w:rsidRPr="007C437A">
          <w:t xml:space="preserve">hink of using a numeric carpet of a simple tracker of relative feet </w:t>
        </w:r>
        <w:r w:rsidR="007B3735" w:rsidRPr="007C437A">
          <w:t>d</w:t>
        </w:r>
      </w:ins>
      <w:ins w:id="6442" w:author="Arthur Parmentier" w:date="2020-05-19T22:49:00Z">
        <w:r w:rsidR="007B3735" w:rsidRPr="007C437A">
          <w:t>istance on the z axis</w:t>
        </w:r>
      </w:ins>
      <w:ins w:id="6443" w:author="Arthur Parmentier" w:date="2020-05-19T22:48:00Z">
        <w:r w:rsidR="00B832E8" w:rsidRPr="007C437A">
          <w:t xml:space="preserve"> to achieve this.</w:t>
        </w:r>
      </w:ins>
      <w:ins w:id="6444" w:author="Arthur Parmentier" w:date="2020-05-19T21:52:00Z">
        <w:r w:rsidR="00F45509" w:rsidRPr="007C437A">
          <w:br/>
        </w:r>
      </w:ins>
      <w:ins w:id="6445" w:author="Arthur Parmentier" w:date="2020-05-19T21:53:00Z">
        <w:r w:rsidR="00F45509" w:rsidRPr="007C437A">
          <w:t xml:space="preserve">In fact, </w:t>
        </w:r>
      </w:ins>
      <w:ins w:id="6446" w:author="Arthur Parmentier" w:date="2020-05-19T21:54:00Z">
        <w:r w:rsidR="00F45509" w:rsidRPr="007C437A">
          <w:t xml:space="preserve">I chose to work primarily on the default mode as my use case. In this mode, </w:t>
        </w:r>
      </w:ins>
      <w:ins w:id="6447" w:author="Arthur Parmentier" w:date="2020-05-19T21:56:00Z">
        <w:r w:rsidR="00F45509" w:rsidRPr="007C437A">
          <w:t>the</w:t>
        </w:r>
      </w:ins>
      <w:ins w:id="6448" w:author="Arthur Parmentier" w:date="2020-05-19T21:57:00Z">
        <w:r w:rsidR="00F45509" w:rsidRPr="007C437A">
          <w:t xml:space="preserve"> practical</w:t>
        </w:r>
      </w:ins>
      <w:ins w:id="6449" w:author="Arthur Parmentier" w:date="2020-05-19T21:56:00Z">
        <w:r w:rsidR="00F45509" w:rsidRPr="007C437A">
          <w:t xml:space="preserve"> use of the “go gesture</w:t>
        </w:r>
      </w:ins>
      <w:ins w:id="6450" w:author="Arthur Parmentier" w:date="2020-05-19T21:57:00Z">
        <w:r w:rsidR="00F45509" w:rsidRPr="007C437A">
          <w:t>”</w:t>
        </w:r>
      </w:ins>
      <w:ins w:id="6451" w:author="Arthur Parmentier" w:date="2020-05-19T22:20:00Z">
        <w:r w:rsidR="000B345C" w:rsidRPr="007C437A">
          <w:t xml:space="preserve"> “play”</w:t>
        </w:r>
      </w:ins>
      <w:ins w:id="6452" w:author="Arthur Parmentier" w:date="2020-05-19T21:57:00Z">
        <w:r w:rsidR="00F45509" w:rsidRPr="007C437A">
          <w:t xml:space="preserve"> is always associated with “entering the box”</w:t>
        </w:r>
      </w:ins>
      <w:ins w:id="6453" w:author="Arthur Parmentier" w:date="2020-06-10T19:54:00Z">
        <w:r w:rsidR="00BE235B" w:rsidRPr="007C437A">
          <w:t xml:space="preserve"> </w:t>
        </w:r>
      </w:ins>
      <w:ins w:id="6454" w:author="Arthur Parmentier" w:date="2020-05-19T22:20:00Z">
        <w:r w:rsidR="00FE27EB" w:rsidRPr="007C437A">
          <w:t>while even if the use of other “go gestures” such as “</w:t>
        </w:r>
      </w:ins>
      <w:ins w:id="6455" w:author="Arthur Parmentier" w:date="2020-05-19T22:22:00Z">
        <w:r w:rsidR="00FE27EB" w:rsidRPr="007C437A">
          <w:t>S</w:t>
        </w:r>
      </w:ins>
      <w:ins w:id="6456" w:author="Arthur Parmentier" w:date="2020-05-19T22:20:00Z">
        <w:r w:rsidR="00FE27EB" w:rsidRPr="007C437A">
          <w:t>lowly enter” is not</w:t>
        </w:r>
      </w:ins>
      <w:ins w:id="6457" w:author="Arthur Parmentier" w:date="2020-05-19T22:21:00Z">
        <w:r w:rsidR="00FE27EB" w:rsidRPr="007C437A">
          <w:t xml:space="preserve"> always </w:t>
        </w:r>
      </w:ins>
      <w:ins w:id="6458" w:author="Arthur Parmentier" w:date="2020-05-19T22:20:00Z">
        <w:r w:rsidR="00FE27EB" w:rsidRPr="007C437A">
          <w:t>with “entering the box”</w:t>
        </w:r>
      </w:ins>
      <w:ins w:id="6459" w:author="Arthur Parmentier" w:date="2020-05-19T22:21:00Z">
        <w:r w:rsidR="00FE27EB" w:rsidRPr="007C437A">
          <w:t xml:space="preserve">, a simplified version of the grammar can </w:t>
        </w:r>
      </w:ins>
      <w:ins w:id="6460" w:author="Arthur Parmentier" w:date="2020-05-19T22:22:00Z">
        <w:r w:rsidR="00FE27EB" w:rsidRPr="007C437A">
          <w:t>easily assume that “entering the box” is always performed with “go gestures”</w:t>
        </w:r>
        <w:r w:rsidR="000459FB" w:rsidRPr="007C437A">
          <w:t xml:space="preserve">, without </w:t>
        </w:r>
      </w:ins>
      <w:ins w:id="6461"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6462" w:author="Arthur Parmentier" w:date="2020-05-20T11:27:00Z"/>
        </w:rPr>
      </w:pPr>
      <w:ins w:id="6463" w:author="Arthur Parmentier" w:date="2020-05-19T22:45:00Z">
        <w:r w:rsidRPr="007C437A">
          <w:t>With this</w:t>
        </w:r>
      </w:ins>
      <w:ins w:id="6464" w:author="Arthur Parmentier" w:date="2020-05-19T22:46:00Z">
        <w:r w:rsidRPr="007C437A">
          <w:t xml:space="preserve"> </w:t>
        </w:r>
      </w:ins>
      <w:ins w:id="6465" w:author="Arthur Parmentier" w:date="2020-05-19T22:45:00Z">
        <w:r w:rsidRPr="007C437A">
          <w:t>simplification in m</w:t>
        </w:r>
      </w:ins>
      <w:ins w:id="6466" w:author="Arthur Parmentier" w:date="2020-05-19T22:46:00Z">
        <w:r w:rsidRPr="007C437A">
          <w:t xml:space="preserve">ind, a 2D tracking </w:t>
        </w:r>
      </w:ins>
      <w:ins w:id="6467" w:author="Arthur Parmentier" w:date="2020-05-19T22:47:00Z">
        <w:r w:rsidRPr="007C437A">
          <w:t xml:space="preserve">of the full body </w:t>
        </w:r>
      </w:ins>
      <w:ins w:id="6468" w:author="Arthur Parmentier" w:date="2020-05-19T22:46:00Z">
        <w:r w:rsidRPr="007C437A">
          <w:t xml:space="preserve">is </w:t>
        </w:r>
      </w:ins>
      <w:ins w:id="6469" w:author="Arthur Parmentier" w:date="2020-05-19T22:53:00Z">
        <w:r w:rsidR="00BF2076" w:rsidRPr="007C437A">
          <w:t>enough</w:t>
        </w:r>
      </w:ins>
      <w:ins w:id="6470" w:author="Arthur Parmentier" w:date="2020-05-19T22:47:00Z">
        <w:r w:rsidRPr="007C437A">
          <w:t xml:space="preserve"> </w:t>
        </w:r>
      </w:ins>
      <w:ins w:id="6471" w:author="Arthur Parmentier" w:date="2020-05-19T22:53:00Z">
        <w:r w:rsidR="00BF2076" w:rsidRPr="007C437A">
          <w:t xml:space="preserve">to cover the </w:t>
        </w:r>
      </w:ins>
      <w:ins w:id="6472" w:author="Arthur Parmentier" w:date="2020-05-19T22:54:00Z">
        <w:r w:rsidR="00BF2076" w:rsidRPr="007C437A">
          <w:t>default mode.</w:t>
        </w:r>
      </w:ins>
      <w:ins w:id="6473" w:author="Arthur Parmentier" w:date="2020-05-19T22:57:00Z">
        <w:r w:rsidR="00BF2076" w:rsidRPr="007C437A">
          <w:t xml:space="preserve"> But what about</w:t>
        </w:r>
      </w:ins>
      <w:ins w:id="6474" w:author="Arthur Parmentier" w:date="2020-05-19T22:58:00Z">
        <w:r w:rsidR="00BF2076" w:rsidRPr="007C437A">
          <w:t xml:space="preserve"> over modes, that also make use of the “box” in a different way?</w:t>
        </w:r>
        <w:r w:rsidR="00BF2076" w:rsidRPr="007C437A">
          <w:br/>
        </w:r>
      </w:ins>
      <w:ins w:id="6475" w:author="Arthur Parmentier" w:date="2020-05-19T22:59:00Z">
        <w:r w:rsidR="00BF2076" w:rsidRPr="007C437A">
          <w:t>Interestingly, most other SP modes that I am aware of</w:t>
        </w:r>
      </w:ins>
      <w:ins w:id="6476" w:author="Arthur Parmentier" w:date="2020-05-19T23:01:00Z">
        <w:r w:rsidR="00BF2076" w:rsidRPr="007C437A">
          <w:t xml:space="preserve"> are using immediate requests rather than structured requests</w:t>
        </w:r>
      </w:ins>
      <w:ins w:id="6477" w:author="Arthur Parmentier" w:date="2020-05-20T11:19:00Z">
        <w:r w:rsidR="00C907A8" w:rsidRPr="007C437A">
          <w:t>, and the soundpainter is always standing in the “box”</w:t>
        </w:r>
      </w:ins>
      <w:ins w:id="6478" w:author="Arthur Parmentier" w:date="2020-05-20T11:20:00Z">
        <w:r w:rsidR="00C907A8" w:rsidRPr="007C437A">
          <w:t xml:space="preserve"> when using these modes</w:t>
        </w:r>
      </w:ins>
      <w:ins w:id="6479" w:author="Arthur Parmentier" w:date="2020-05-19T23:02:00Z">
        <w:r w:rsidR="00BF2076" w:rsidRPr="007C437A">
          <w:t>.</w:t>
        </w:r>
        <w:r w:rsidR="00F24850" w:rsidRPr="007C437A">
          <w:t xml:space="preserve"> In other words, </w:t>
        </w:r>
      </w:ins>
      <w:ins w:id="6480" w:author="Arthur Parmentier" w:date="2020-05-19T23:03:00Z">
        <w:r w:rsidR="00F24850" w:rsidRPr="007C437A">
          <w:t>signing “outside the box”</w:t>
        </w:r>
      </w:ins>
      <w:ins w:id="6481" w:author="Arthur Parmentier" w:date="2020-05-20T11:21:00Z">
        <w:r w:rsidR="00C907A8" w:rsidRPr="007C437A">
          <w:t>, not in real-time</w:t>
        </w:r>
      </w:ins>
      <w:ins w:id="6482" w:author="Arthur Parmentier" w:date="2020-05-20T11:22:00Z">
        <w:r w:rsidR="00C907A8" w:rsidRPr="007C437A">
          <w:t>, to make</w:t>
        </w:r>
      </w:ins>
      <w:ins w:id="6483" w:author="Arthur Parmentier" w:date="2020-05-19T23:03:00Z">
        <w:r w:rsidR="00F24850" w:rsidRPr="007C437A">
          <w:t xml:space="preserve"> </w:t>
        </w:r>
      </w:ins>
      <w:ins w:id="6484" w:author="Arthur Parmentier" w:date="2020-05-20T11:22:00Z">
        <w:r w:rsidR="00C907A8" w:rsidRPr="007C437A">
          <w:t xml:space="preserve">structured requests </w:t>
        </w:r>
      </w:ins>
      <w:ins w:id="6485" w:author="Arthur Parmentier" w:date="2020-05-20T11:23:00Z">
        <w:r w:rsidR="00C907A8" w:rsidRPr="007C437A">
          <w:t>is particular to the default mode</w:t>
        </w:r>
      </w:ins>
      <w:ins w:id="6486" w:author="Arthur Parmentier" w:date="2020-05-19T23:03:00Z">
        <w:r w:rsidR="00F24850" w:rsidRPr="007C437A">
          <w:t>.</w:t>
        </w:r>
      </w:ins>
      <w:ins w:id="6487" w:author="Arthur Parmentier" w:date="2020-05-19T23:04:00Z">
        <w:r w:rsidR="00F24850" w:rsidRPr="007C437A">
          <w:rPr>
            <w:rStyle w:val="Appelnotedebasdep"/>
          </w:rPr>
          <w:footnoteReference w:id="42"/>
        </w:r>
      </w:ins>
      <w:ins w:id="6502" w:author="Arthur Parmentier" w:date="2020-05-19T23:08:00Z">
        <w:r w:rsidR="00833F14" w:rsidRPr="007C437A">
          <w:t xml:space="preserve"> By entering</w:t>
        </w:r>
      </w:ins>
      <w:ins w:id="6503" w:author="Arthur Parmentier" w:date="2020-05-19T23:09:00Z">
        <w:r w:rsidR="00833F14" w:rsidRPr="007C437A">
          <w:t xml:space="preserve"> or exiting</w:t>
        </w:r>
      </w:ins>
      <w:ins w:id="6504" w:author="Arthur Parmentier" w:date="2020-05-19T23:08:00Z">
        <w:r w:rsidR="00833F14" w:rsidRPr="007C437A">
          <w:t xml:space="preserve"> </w:t>
        </w:r>
      </w:ins>
      <w:ins w:id="6505" w:author="Arthur Parmentier" w:date="2020-05-19T23:09:00Z">
        <w:r w:rsidR="00833F14" w:rsidRPr="007C437A">
          <w:t>other</w:t>
        </w:r>
      </w:ins>
      <w:ins w:id="6506" w:author="Arthur Parmentier" w:date="2020-05-19T23:08:00Z">
        <w:r w:rsidR="00833F14" w:rsidRPr="007C437A">
          <w:t xml:space="preserve"> mode</w:t>
        </w:r>
      </w:ins>
      <w:ins w:id="6507" w:author="Arthur Parmentier" w:date="2020-05-19T23:09:00Z">
        <w:r w:rsidR="00833F14" w:rsidRPr="007C437A">
          <w:t>s</w:t>
        </w:r>
      </w:ins>
      <w:ins w:id="6508" w:author="Arthur Parmentier" w:date="2020-05-19T23:08:00Z">
        <w:r w:rsidR="00833F14" w:rsidRPr="007C437A">
          <w:t xml:space="preserve"> (marked with </w:t>
        </w:r>
      </w:ins>
      <w:ins w:id="6509" w:author="Arthur Parmentier" w:date="2020-05-19T23:09:00Z">
        <w:r w:rsidR="00833F14" w:rsidRPr="007C437A">
          <w:t>their</w:t>
        </w:r>
      </w:ins>
      <w:ins w:id="6510" w:author="Arthur Parmentier" w:date="2020-05-19T23:08:00Z">
        <w:r w:rsidR="00833F14" w:rsidRPr="007C437A">
          <w:t xml:space="preserve"> “enter</w:t>
        </w:r>
      </w:ins>
      <w:ins w:id="6511" w:author="Arthur Parmentier" w:date="2020-05-19T23:09:00Z">
        <w:r w:rsidR="00833F14" w:rsidRPr="007C437A">
          <w:t xml:space="preserve">” and “exit” signs), the program should be able </w:t>
        </w:r>
      </w:ins>
      <w:ins w:id="6512" w:author="Arthur Parmentier" w:date="2020-05-19T23:10:00Z">
        <w:r w:rsidR="00833F14" w:rsidRPr="007C437A">
          <w:t>to know whether requests must be considered immediate requests</w:t>
        </w:r>
      </w:ins>
      <w:ins w:id="6513" w:author="Arthur Parmentier" w:date="2020-05-19T23:11:00Z">
        <w:r w:rsidR="00833F14" w:rsidRPr="007C437A">
          <w:t xml:space="preserve"> </w:t>
        </w:r>
      </w:ins>
      <w:ins w:id="6514" w:author="Arthur Parmentier" w:date="2020-05-19T23:10:00Z">
        <w:r w:rsidR="00833F14" w:rsidRPr="007C437A">
          <w:t>or structured, delayed ones</w:t>
        </w:r>
      </w:ins>
      <w:ins w:id="6515" w:author="Arthur Parmentier" w:date="2020-05-19T23:11:00Z">
        <w:r w:rsidR="00833F14" w:rsidRPr="007C437A">
          <w:rPr>
            <w:rStyle w:val="Appelnotedebasdep"/>
          </w:rPr>
          <w:footnoteReference w:id="43"/>
        </w:r>
      </w:ins>
      <w:ins w:id="6530" w:author="Arthur Parmentier" w:date="2020-05-20T11:25:00Z">
        <w:r w:rsidR="00337510" w:rsidRPr="007C437A">
          <w:t>.</w:t>
        </w:r>
      </w:ins>
    </w:p>
    <w:p w:rsidR="00337510" w:rsidRPr="007C437A" w:rsidRDefault="00337510">
      <w:pPr>
        <w:rPr>
          <w:ins w:id="6531" w:author="Arthur Parmentier" w:date="2020-05-20T11:39:00Z"/>
        </w:rPr>
      </w:pPr>
      <w:ins w:id="6532" w:author="Arthur Parmentier" w:date="2020-05-20T11:27:00Z">
        <w:r w:rsidRPr="007C437A">
          <w:lastRenderedPageBreak/>
          <w:t xml:space="preserve">In conclusion, </w:t>
        </w:r>
      </w:ins>
      <w:ins w:id="6533" w:author="Arthur Parmentier" w:date="2020-05-20T11:40:00Z">
        <w:r w:rsidR="00B307BE" w:rsidRPr="007C437A">
          <w:t xml:space="preserve">although more expensive or complex systems would allow for full 3D tracking of the body, </w:t>
        </w:r>
      </w:ins>
      <w:ins w:id="6534" w:author="Arthur Parmentier" w:date="2020-05-20T11:27:00Z">
        <w:r w:rsidRPr="007C437A">
          <w:t>PoseNet</w:t>
        </w:r>
      </w:ins>
      <w:ins w:id="6535" w:author="Arthur Parmentier" w:date="2020-05-20T11:29:00Z">
        <w:r w:rsidR="000506E4" w:rsidRPr="007C437A">
          <w:t xml:space="preserve"> </w:t>
        </w:r>
      </w:ins>
      <w:ins w:id="6536" w:author="Arthur Parmentier" w:date="2020-05-20T11:30:00Z">
        <w:r w:rsidR="000506E4" w:rsidRPr="007C437A">
          <w:t xml:space="preserve">is suitable for </w:t>
        </w:r>
      </w:ins>
      <w:ins w:id="6537" w:author="Arthur Parmentier" w:date="2020-05-20T11:31:00Z">
        <w:r w:rsidR="000506E4" w:rsidRPr="007C437A">
          <w:t xml:space="preserve">building most features at the </w:t>
        </w:r>
      </w:ins>
      <w:ins w:id="6538" w:author="Arthur Parmentier" w:date="2020-05-23T09:56:00Z">
        <w:r w:rsidR="00AB2243" w:rsidRPr="007C437A">
          <w:t xml:space="preserve">full </w:t>
        </w:r>
      </w:ins>
      <w:ins w:id="6539" w:author="Arthur Parmentier" w:date="2020-05-20T11:31:00Z">
        <w:r w:rsidR="000506E4" w:rsidRPr="007C437A">
          <w:t>body scale relevant to SP</w:t>
        </w:r>
      </w:ins>
      <w:ins w:id="6540" w:author="Arthur Parmentier" w:date="2020-05-20T11:40:00Z">
        <w:r w:rsidR="00B21279" w:rsidRPr="007C437A">
          <w:t xml:space="preserve"> and is the most adapted technology in the frame of this project</w:t>
        </w:r>
      </w:ins>
      <w:ins w:id="6541" w:author="Arthur Parmentier" w:date="2020-05-20T11:31:00Z">
        <w:r w:rsidR="000506E4" w:rsidRPr="007C437A">
          <w:t>.</w:t>
        </w:r>
      </w:ins>
      <w:ins w:id="6542" w:author="Arthur Parmentier" w:date="2020-05-20T11:41:00Z">
        <w:r w:rsidR="00B21279" w:rsidRPr="007C437A">
          <w:br/>
        </w:r>
      </w:ins>
      <w:ins w:id="6543" w:author="Arthur Parmentier" w:date="2020-05-20T11:33:00Z">
        <w:r w:rsidR="000506E4" w:rsidRPr="007C437A">
          <w:t>From the observation of correlations between missing depth features and known signs/features, we are able</w:t>
        </w:r>
      </w:ins>
      <w:ins w:id="6544" w:author="Arthur Parmentier" w:date="2020-05-20T11:34:00Z">
        <w:r w:rsidR="000506E4" w:rsidRPr="007C437A">
          <w:t xml:space="preserve"> to make a small simplification of the SP grammar by assuming that </w:t>
        </w:r>
      </w:ins>
      <w:ins w:id="6545" w:author="Arthur Parmentier" w:date="2020-05-20T11:35:00Z">
        <w:r w:rsidR="000506E4" w:rsidRPr="007C437A">
          <w:t xml:space="preserve">the requests must </w:t>
        </w:r>
      </w:ins>
      <w:ins w:id="6546" w:author="Arthur Parmentier" w:date="2020-05-20T11:36:00Z">
        <w:r w:rsidR="000506E4" w:rsidRPr="007C437A">
          <w:t>be executed immediately when “go gestures” are used, and that in every mode but the default one, the requests are immediate.</w:t>
        </w:r>
      </w:ins>
      <w:ins w:id="6547" w:author="Arthur Parmentier" w:date="2020-05-20T11:37:00Z">
        <w:r w:rsidR="000506E4" w:rsidRPr="007C437A">
          <w:t xml:space="preserve"> Under these assumptions, PoseNet is sufficient to build all necessary features to </w:t>
        </w:r>
      </w:ins>
      <w:ins w:id="6548" w:author="Arthur Parmentier" w:date="2020-05-20T11:38:00Z">
        <w:r w:rsidR="000506E4" w:rsidRPr="007C437A">
          <w:t>recognize</w:t>
        </w:r>
      </w:ins>
      <w:ins w:id="6549" w:author="Arthur Parmentier" w:date="2020-05-20T11:37:00Z">
        <w:r w:rsidR="000506E4" w:rsidRPr="007C437A">
          <w:t xml:space="preserve"> SP signs at the body scale.</w:t>
        </w:r>
      </w:ins>
    </w:p>
    <w:p w:rsidR="00774F33" w:rsidRPr="007C437A" w:rsidRDefault="000340B7" w:rsidP="000340B7">
      <w:pPr>
        <w:pStyle w:val="Titre5"/>
        <w:rPr>
          <w:ins w:id="6550" w:author="Arthur Parmentier" w:date="2020-05-20T11:41:00Z"/>
        </w:rPr>
      </w:pPr>
      <w:ins w:id="6551" w:author="Arthur Parmentier" w:date="2020-05-20T11:41:00Z">
        <w:r w:rsidRPr="007C437A">
          <w:t>Building features</w:t>
        </w:r>
      </w:ins>
    </w:p>
    <w:p w:rsidR="003D367C" w:rsidRPr="007C437A" w:rsidRDefault="00F71238" w:rsidP="003D367C">
      <w:pPr>
        <w:rPr>
          <w:ins w:id="6552" w:author="Arthur Parmentier" w:date="2020-05-20T15:19:00Z"/>
        </w:rPr>
      </w:pPr>
      <w:ins w:id="6553"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6554" w:author="Arthur Parmentier" w:date="2020-05-20T15:24:00Z"/>
        </w:rPr>
      </w:pPr>
      <w:ins w:id="6555" w:author="Arthur Parmentier" w:date="2020-05-20T15:30:00Z">
        <w:r w:rsidRPr="007C437A">
          <w:t>The set of features shou</w:t>
        </w:r>
      </w:ins>
      <w:ins w:id="6556" w:author="Arthur Parmentier" w:date="2020-05-20T15:31:00Z">
        <w:r w:rsidRPr="007C437A">
          <w:t xml:space="preserve">ld </w:t>
        </w:r>
      </w:ins>
      <w:ins w:id="6557" w:author="Arthur Parmentier" w:date="2020-05-20T19:02:00Z">
        <w:r w:rsidR="00830C1A" w:rsidRPr="007C437A">
          <w:t>reduce to the</w:t>
        </w:r>
      </w:ins>
      <w:ins w:id="6558" w:author="Arthur Parmentier" w:date="2020-05-20T15:31:00Z">
        <w:r w:rsidRPr="007C437A">
          <w:t xml:space="preserve"> lowest number of dimensions, while still being meaningful, </w:t>
        </w:r>
      </w:ins>
      <w:ins w:id="6559" w:author="Arthur Parmentier" w:date="2020-05-20T19:02:00Z">
        <w:r w:rsidR="00830C1A" w:rsidRPr="007C437A">
          <w:t xml:space="preserve">in order </w:t>
        </w:r>
      </w:ins>
      <w:ins w:id="6560" w:author="Arthur Parmentier" w:date="2020-05-20T15:31:00Z">
        <w:r w:rsidRPr="007C437A">
          <w:t xml:space="preserve">to avoid the </w:t>
        </w:r>
      </w:ins>
      <w:ins w:id="6561" w:author="Arthur Parmentier" w:date="2020-05-20T19:03:00Z">
        <w:r w:rsidR="00FE52CB" w:rsidRPr="007C437A">
          <w:t>so-called “</w:t>
        </w:r>
      </w:ins>
      <w:ins w:id="6562" w:author="Arthur Parmentier" w:date="2020-05-20T15:31:00Z">
        <w:r w:rsidRPr="007C437A">
          <w:t>curse of dimensionality</w:t>
        </w:r>
      </w:ins>
      <w:ins w:id="6563" w:author="Arthur Parmentier" w:date="2020-05-20T19:03:00Z">
        <w:r w:rsidR="00FE52CB" w:rsidRPr="007C437A">
          <w:t>” problem</w:t>
        </w:r>
      </w:ins>
      <w:ins w:id="6564" w:author="Arthur Parmentier" w:date="2020-05-20T15:31:00Z">
        <w:r w:rsidRPr="007C437A">
          <w:t xml:space="preserve">. </w:t>
        </w:r>
      </w:ins>
      <w:ins w:id="6565" w:author="Arthur Parmentier" w:date="2020-05-20T19:03:00Z">
        <w:r w:rsidR="003D04EE" w:rsidRPr="007C437A">
          <w:t>It</w:t>
        </w:r>
      </w:ins>
      <w:ins w:id="6566" w:author="Arthur Parmentier" w:date="2020-05-20T15:31:00Z">
        <w:r w:rsidRPr="007C437A">
          <w:t xml:space="preserve"> can for instance be solved with a principal</w:t>
        </w:r>
      </w:ins>
      <w:ins w:id="6567" w:author="Arthur Parmentier" w:date="2020-05-20T15:32:00Z">
        <w:r w:rsidRPr="007C437A">
          <w:t xml:space="preserve"> component </w:t>
        </w:r>
      </w:ins>
      <w:ins w:id="6568" w:author="Arthur Parmentier" w:date="2020-05-20T19:03:00Z">
        <w:r w:rsidR="0080466C" w:rsidRPr="007C437A">
          <w:t>analysis which in general provides the best set of features</w:t>
        </w:r>
      </w:ins>
      <w:ins w:id="6569" w:author="Arthur Parmentier" w:date="2020-05-20T19:04:00Z">
        <w:r w:rsidR="0080466C" w:rsidRPr="007C437A">
          <w:t xml:space="preserve"> to a given classification problem</w:t>
        </w:r>
      </w:ins>
      <w:ins w:id="6570" w:author="Arthur Parmentier" w:date="2020-05-20T19:03:00Z">
        <w:r w:rsidR="0080466C" w:rsidRPr="007C437A">
          <w:t>; h</w:t>
        </w:r>
      </w:ins>
      <w:ins w:id="6571" w:author="Arthur Parmentier" w:date="2020-05-20T15:33:00Z">
        <w:r w:rsidRPr="007C437A">
          <w:t>owever, in our case, we want the features to always remain interpretable to the user, so that we cannot afford such a transformation.</w:t>
        </w:r>
      </w:ins>
      <w:ins w:id="6572" w:author="Arthur Parmentier" w:date="2020-05-20T15:34:00Z">
        <w:r w:rsidRPr="007C437A">
          <w:t xml:space="preserve"> Instead, we should only keep the most significant joints in PoseNet outpu</w:t>
        </w:r>
      </w:ins>
      <w:ins w:id="6573" w:author="Arthur Parmentier" w:date="2020-05-20T15:35:00Z">
        <w:r w:rsidRPr="007C437A">
          <w:t xml:space="preserve">t such as the wrists or elbows positions, discarding less significant ones </w:t>
        </w:r>
      </w:ins>
      <w:ins w:id="6574" w:author="Arthur Parmentier" w:date="2020-05-20T15:36:00Z">
        <w:r w:rsidRPr="007C437A">
          <w:t xml:space="preserve">(for SP) </w:t>
        </w:r>
      </w:ins>
      <w:ins w:id="6575" w:author="Arthur Parmentier" w:date="2020-05-20T15:35:00Z">
        <w:r w:rsidRPr="007C437A">
          <w:t xml:space="preserve">such as the nose or hips. However, if the user wants to build its own set of signs that </w:t>
        </w:r>
      </w:ins>
      <w:ins w:id="6576"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6577" w:author="Arthur Parmentier" w:date="2020-05-20T19:10:00Z"/>
        </w:rPr>
      </w:pPr>
      <w:ins w:id="6578" w:author="Arthur Parmentier" w:date="2020-05-20T15:27:00Z">
        <w:r w:rsidRPr="007C437A">
          <w:t xml:space="preserve">The </w:t>
        </w:r>
      </w:ins>
      <w:ins w:id="6579" w:author="Arthur Parmentier" w:date="2020-05-20T15:38:00Z">
        <w:r w:rsidR="00D2561F" w:rsidRPr="007C437A">
          <w:t xml:space="preserve">features must be invariant to transformations that are not meaningful and do not correspond </w:t>
        </w:r>
      </w:ins>
      <w:ins w:id="6580" w:author="Arthur Parmentier" w:date="2020-05-20T15:39:00Z">
        <w:r w:rsidR="00D2561F" w:rsidRPr="007C437A">
          <w:t>to any sign. In particular, the features must be translation</w:t>
        </w:r>
        <w:r w:rsidR="001014E8" w:rsidRPr="007C437A">
          <w:t>-</w:t>
        </w:r>
      </w:ins>
      <w:ins w:id="6581" w:author="Arthur Parmentier" w:date="2020-05-20T15:40:00Z">
        <w:r w:rsidR="001014E8" w:rsidRPr="007C437A">
          <w:t xml:space="preserve"> &amp;</w:t>
        </w:r>
      </w:ins>
      <w:ins w:id="6582" w:author="Arthur Parmentier" w:date="2020-05-20T15:39:00Z">
        <w:r w:rsidR="00D2561F" w:rsidRPr="007C437A">
          <w:t xml:space="preserve"> rotation</w:t>
        </w:r>
      </w:ins>
      <w:ins w:id="6583" w:author="Arthur Parmentier" w:date="2020-05-20T15:40:00Z">
        <w:r w:rsidR="001014E8" w:rsidRPr="007C437A">
          <w:t>-invariants</w:t>
        </w:r>
      </w:ins>
      <w:ins w:id="6584" w:author="Arthur Parmentier" w:date="2020-05-20T19:07:00Z">
        <w:r w:rsidR="007012CB" w:rsidRPr="007C437A">
          <w:t xml:space="preserve"> and</w:t>
        </w:r>
      </w:ins>
      <w:ins w:id="6585" w:author="Arthur Parmentier" w:date="2020-05-20T15:40:00Z">
        <w:r w:rsidR="001014E8" w:rsidRPr="007C437A">
          <w:t xml:space="preserve"> independent of the dimensions of the body of the soundpainter.</w:t>
        </w:r>
        <w:r w:rsidR="001014E8" w:rsidRPr="007C437A">
          <w:br/>
          <w:t xml:space="preserve">In practice, this is achieved with </w:t>
        </w:r>
      </w:ins>
      <w:ins w:id="6586" w:author="Arthur Parmentier" w:date="2020-05-20T15:41:00Z">
        <w:r w:rsidR="001014E8" w:rsidRPr="007C437A">
          <w:t xml:space="preserve">PoseNet by taking the </w:t>
        </w:r>
      </w:ins>
      <w:ins w:id="6587" w:author="Arthur Parmentier" w:date="2020-05-20T15:42:00Z">
        <w:r w:rsidR="001014E8" w:rsidRPr="007C437A">
          <w:t xml:space="preserve">X &amp; Y </w:t>
        </w:r>
      </w:ins>
      <w:ins w:id="6588" w:author="Arthur Parmentier" w:date="2020-05-20T15:41:00Z">
        <w:r w:rsidR="001014E8" w:rsidRPr="007C437A">
          <w:t xml:space="preserve">distance between </w:t>
        </w:r>
      </w:ins>
      <w:ins w:id="6589" w:author="Arthur Parmentier" w:date="2020-05-20T15:42:00Z">
        <w:r w:rsidR="001014E8" w:rsidRPr="007C437A">
          <w:t>each joint and the nose, which is considered a fixed point and then normalizing the X dimension with respect to the inter-shoulders dis</w:t>
        </w:r>
      </w:ins>
      <w:ins w:id="6590" w:author="Arthur Parmentier" w:date="2020-05-20T15:43:00Z">
        <w:r w:rsidR="001014E8" w:rsidRPr="007C437A">
          <w:t>tance and the Y dimension with respect to the distance between the middle of the hips and the nose.</w:t>
        </w:r>
      </w:ins>
      <w:ins w:id="6591" w:author="Arthur Parmentier" w:date="2020-05-20T18:55:00Z">
        <w:r w:rsidR="009A5E99" w:rsidRPr="007C437A">
          <w:br/>
        </w:r>
      </w:ins>
      <w:ins w:id="6592" w:author="Arthur Parmentier" w:date="2020-05-20T19:08:00Z">
        <w:r w:rsidR="00264F0D" w:rsidRPr="007C437A">
          <w:t>The feature invariance will allow a sign to be</w:t>
        </w:r>
      </w:ins>
      <w:ins w:id="6593" w:author="Arthur Parmentier" w:date="2020-05-20T19:09:00Z">
        <w:r w:rsidR="00264F0D" w:rsidRPr="007C437A">
          <w:t xml:space="preserve"> recognized</w:t>
        </w:r>
      </w:ins>
      <w:ins w:id="6594" w:author="Arthur Parmentier" w:date="2020-05-20T19:08:00Z">
        <w:r w:rsidR="00264F0D" w:rsidRPr="007C437A">
          <w:t xml:space="preserve"> </w:t>
        </w:r>
      </w:ins>
      <w:ins w:id="6595" w:author="Arthur Parmentier" w:date="2020-05-20T19:09:00Z">
        <w:r w:rsidR="00264F0D" w:rsidRPr="007C437A">
          <w:t xml:space="preserve">independently of the soundpainter’s </w:t>
        </w:r>
      </w:ins>
    </w:p>
    <w:p w:rsidR="005B458C" w:rsidRPr="007C437A" w:rsidRDefault="00264F0D" w:rsidP="00264F0D">
      <w:pPr>
        <w:pStyle w:val="Paragraphedeliste"/>
        <w:numPr>
          <w:ilvl w:val="1"/>
          <w:numId w:val="30"/>
        </w:numPr>
        <w:rPr>
          <w:ins w:id="6596" w:author="Arthur Parmentier" w:date="2020-05-20T19:10:00Z"/>
        </w:rPr>
      </w:pPr>
      <w:ins w:id="6597" w:author="Arthur Parmentier" w:date="2020-05-20T19:09:00Z">
        <w:r w:rsidRPr="007C437A">
          <w:t>location and orientation</w:t>
        </w:r>
      </w:ins>
      <w:ins w:id="6598" w:author="Arthur Parmentier" w:date="2020-05-20T18:56:00Z">
        <w:r w:rsidR="009A5E99" w:rsidRPr="007C437A">
          <w:t xml:space="preserve"> </w:t>
        </w:r>
      </w:ins>
      <w:ins w:id="6599" w:author="Arthur Parmentier" w:date="2020-05-20T19:10:00Z">
        <w:r w:rsidRPr="007C437A">
          <w:t>(</w:t>
        </w:r>
      </w:ins>
      <w:ins w:id="6600" w:author="Arthur Parmentier" w:date="2020-05-20T18:56:00Z">
        <w:r w:rsidR="009A5E99" w:rsidRPr="007C437A">
          <w:t xml:space="preserve">as long as the soundpainter </w:t>
        </w:r>
      </w:ins>
      <w:ins w:id="6601" w:author="Arthur Parmentier" w:date="2020-05-20T19:00:00Z">
        <w:r w:rsidR="001D766B" w:rsidRPr="007C437A">
          <w:t xml:space="preserve">faces the camera </w:t>
        </w:r>
      </w:ins>
      <w:ins w:id="6602" w:author="Arthur Parmentier" w:date="2020-05-20T19:01:00Z">
        <w:r w:rsidR="001D766B" w:rsidRPr="007C437A">
          <w:t xml:space="preserve">with a relatively small angle </w:t>
        </w:r>
      </w:ins>
      <w:ins w:id="6603" w:author="Arthur Parmentier" w:date="2020-05-20T19:00:00Z">
        <w:r w:rsidR="001D766B" w:rsidRPr="007C437A">
          <w:t>and does</w:t>
        </w:r>
      </w:ins>
      <w:ins w:id="6604" w:author="Arthur Parmentier" w:date="2020-05-20T18:57:00Z">
        <w:r w:rsidR="009A5E99" w:rsidRPr="007C437A">
          <w:t xml:space="preserve"> not</w:t>
        </w:r>
      </w:ins>
      <w:ins w:id="6605" w:author="Arthur Parmentier" w:date="2020-05-20T19:00:00Z">
        <w:r w:rsidR="001D766B" w:rsidRPr="007C437A">
          <w:t xml:space="preserve"> </w:t>
        </w:r>
      </w:ins>
      <w:ins w:id="6606" w:author="Arthur Parmentier" w:date="2020-05-20T18:57:00Z">
        <w:r w:rsidR="009A5E99" w:rsidRPr="007C437A">
          <w:t>get outside</w:t>
        </w:r>
      </w:ins>
      <w:ins w:id="6607" w:author="Arthur Parmentier" w:date="2020-05-20T19:00:00Z">
        <w:r w:rsidR="001D766B" w:rsidRPr="007C437A">
          <w:t xml:space="preserve"> its</w:t>
        </w:r>
      </w:ins>
      <w:ins w:id="6608" w:author="Arthur Parmentier" w:date="2020-05-20T18:57:00Z">
        <w:r w:rsidR="009A5E99" w:rsidRPr="007C437A">
          <w:t xml:space="preserve"> field of view</w:t>
        </w:r>
      </w:ins>
      <w:ins w:id="6609" w:author="Arthur Parmentier" w:date="2020-05-20T19:10:00Z">
        <w:r w:rsidRPr="007C437A">
          <w:t>)</w:t>
        </w:r>
      </w:ins>
    </w:p>
    <w:p w:rsidR="00264F0D" w:rsidRPr="007C437A" w:rsidRDefault="00264F0D" w:rsidP="00264F0D">
      <w:pPr>
        <w:pStyle w:val="Paragraphedeliste"/>
        <w:numPr>
          <w:ilvl w:val="1"/>
          <w:numId w:val="30"/>
        </w:numPr>
        <w:rPr>
          <w:ins w:id="6610" w:author="Arthur Parmentier" w:date="2020-05-20T19:35:00Z"/>
        </w:rPr>
      </w:pPr>
      <w:ins w:id="6611" w:author="Arthur Parmentier" w:date="2020-05-20T19:10:00Z">
        <w:r w:rsidRPr="007C437A">
          <w:t>body dimensions (assuming that the general proportions of the human b</w:t>
        </w:r>
      </w:ins>
      <w:ins w:id="6612" w:author="Arthur Parmentier" w:date="2020-05-20T19:11:00Z">
        <w:r w:rsidRPr="007C437A">
          <w:t xml:space="preserve">ody </w:t>
        </w:r>
      </w:ins>
      <w:ins w:id="6613" w:author="Arthur Parmentier" w:date="2020-05-20T19:34:00Z">
        <w:r w:rsidR="0005532E" w:rsidRPr="007C437A">
          <w:t>remain</w:t>
        </w:r>
      </w:ins>
      <w:ins w:id="6614" w:author="Arthur Parmentier" w:date="2020-05-20T19:11:00Z">
        <w:r w:rsidRPr="007C437A">
          <w:t xml:space="preserve"> constant)</w:t>
        </w:r>
      </w:ins>
    </w:p>
    <w:p w:rsidR="0005532E" w:rsidRPr="007C437A" w:rsidRDefault="0005532E" w:rsidP="0005532E">
      <w:pPr>
        <w:rPr>
          <w:ins w:id="6615" w:author="Arthur Parmentier" w:date="2020-05-20T19:37:00Z"/>
        </w:rPr>
      </w:pPr>
      <w:ins w:id="6616" w:author="Arthur Parmentier" w:date="2020-05-20T19:35:00Z">
        <w:r w:rsidRPr="007C437A">
          <w:t>With these constraints in mind</w:t>
        </w:r>
      </w:ins>
      <w:ins w:id="6617" w:author="Arthur Parmentier" w:date="2020-05-20T19:40:00Z">
        <w:r w:rsidRPr="007C437A">
          <w:t xml:space="preserve"> and </w:t>
        </w:r>
      </w:ins>
      <w:ins w:id="6618" w:author="Arthur Parmentier" w:date="2020-05-20T19:42:00Z">
        <w:r w:rsidR="00C2080C" w:rsidRPr="007C437A">
          <w:t xml:space="preserve">from </w:t>
        </w:r>
      </w:ins>
      <w:ins w:id="6619" w:author="Arthur Parmentier" w:date="2020-05-20T19:40:00Z">
        <w:r w:rsidRPr="007C437A">
          <w:t>my previous knowledge of SP signs</w:t>
        </w:r>
      </w:ins>
      <w:ins w:id="6620" w:author="Arthur Parmentier" w:date="2020-05-20T19:36:00Z">
        <w:r w:rsidRPr="007C437A">
          <w:t xml:space="preserve">, </w:t>
        </w:r>
      </w:ins>
      <w:ins w:id="6621" w:author="Arthur Parmentier" w:date="2020-05-20T19:40:00Z">
        <w:r w:rsidR="00C2080C" w:rsidRPr="007C437A">
          <w:t>I</w:t>
        </w:r>
      </w:ins>
      <w:ins w:id="6622" w:author="Arthur Parmentier" w:date="2020-05-20T19:36:00Z">
        <w:r w:rsidRPr="007C437A">
          <w:t xml:space="preserve"> c</w:t>
        </w:r>
      </w:ins>
      <w:ins w:id="6623" w:author="Arthur Parmentier" w:date="2020-05-20T19:42:00Z">
        <w:r w:rsidR="00C2080C" w:rsidRPr="007C437A">
          <w:t>ould first</w:t>
        </w:r>
      </w:ins>
      <w:ins w:id="6624" w:author="Arthur Parmentier" w:date="2020-05-20T19:36:00Z">
        <w:r w:rsidRPr="007C437A">
          <w:t xml:space="preserve"> order the body joints in PoseNet by their importance for SP signs recognition for </w:t>
        </w:r>
      </w:ins>
      <w:ins w:id="6625" w:author="Arthur Parmentier" w:date="2020-05-20T19:37:00Z">
        <w:r w:rsidRPr="007C437A">
          <w:t>basic signs in default mode:</w:t>
        </w:r>
      </w:ins>
    </w:p>
    <w:p w:rsidR="0005532E" w:rsidRPr="007C437A" w:rsidRDefault="0005532E" w:rsidP="0005532E">
      <w:pPr>
        <w:pStyle w:val="Paragraphedeliste"/>
        <w:numPr>
          <w:ilvl w:val="0"/>
          <w:numId w:val="31"/>
        </w:numPr>
        <w:rPr>
          <w:ins w:id="6626" w:author="Arthur Parmentier" w:date="2020-05-20T19:40:00Z"/>
        </w:rPr>
      </w:pPr>
      <w:ins w:id="6627" w:author="Arthur Parmentier" w:date="2020-05-20T19:37:00Z">
        <w:r w:rsidRPr="007C437A">
          <w:t>wrists</w:t>
        </w:r>
      </w:ins>
    </w:p>
    <w:p w:rsidR="0005532E" w:rsidRPr="007C437A" w:rsidRDefault="0005532E">
      <w:pPr>
        <w:pStyle w:val="Paragraphedeliste"/>
        <w:numPr>
          <w:ilvl w:val="0"/>
          <w:numId w:val="31"/>
        </w:numPr>
        <w:rPr>
          <w:ins w:id="6628" w:author="Arthur Parmentier" w:date="2020-05-20T19:37:00Z"/>
        </w:rPr>
      </w:pPr>
      <w:ins w:id="6629" w:author="Arthur Parmentier" w:date="2020-05-20T19:40:00Z">
        <w:r w:rsidRPr="007C437A">
          <w:t>elbows</w:t>
        </w:r>
      </w:ins>
    </w:p>
    <w:p w:rsidR="00C2080C" w:rsidRPr="007C437A" w:rsidRDefault="00C2080C" w:rsidP="00C2080C">
      <w:pPr>
        <w:pStyle w:val="Paragraphedeliste"/>
        <w:numPr>
          <w:ilvl w:val="0"/>
          <w:numId w:val="31"/>
        </w:numPr>
        <w:rPr>
          <w:ins w:id="6630" w:author="Arthur Parmentier" w:date="2020-05-20T19:41:00Z"/>
        </w:rPr>
      </w:pPr>
      <w:ins w:id="6631" w:author="Arthur Parmentier" w:date="2020-05-20T19:41:00Z">
        <w:r w:rsidRPr="007C437A">
          <w:t>shoulders</w:t>
        </w:r>
      </w:ins>
    </w:p>
    <w:p w:rsidR="00C2080C" w:rsidRPr="007C437A" w:rsidRDefault="00C2080C" w:rsidP="00C2080C">
      <w:pPr>
        <w:pStyle w:val="Paragraphedeliste"/>
        <w:numPr>
          <w:ilvl w:val="0"/>
          <w:numId w:val="31"/>
        </w:numPr>
        <w:rPr>
          <w:ins w:id="6632" w:author="Arthur Parmentier" w:date="2020-05-20T19:41:00Z"/>
        </w:rPr>
      </w:pPr>
      <w:ins w:id="6633" w:author="Arthur Parmentier" w:date="2020-05-20T19:41:00Z">
        <w:r w:rsidRPr="007C437A">
          <w:t>all other joints</w:t>
        </w:r>
      </w:ins>
    </w:p>
    <w:p w:rsidR="00ED2134" w:rsidRPr="007C437A" w:rsidRDefault="00C2080C">
      <w:pPr>
        <w:rPr>
          <w:ins w:id="6634" w:author="Arthur Parmentier" w:date="2020-05-20T20:02:00Z"/>
        </w:rPr>
      </w:pPr>
      <w:ins w:id="6635" w:author="Arthur Parmentier" w:date="2020-05-20T19:41:00Z">
        <w:r w:rsidRPr="007C437A">
          <w:lastRenderedPageBreak/>
          <w:t>I</w:t>
        </w:r>
      </w:ins>
      <w:ins w:id="6636" w:author="Arthur Parmentier" w:date="2020-05-20T19:42:00Z">
        <w:r w:rsidRPr="007C437A">
          <w:t xml:space="preserve">n fact, </w:t>
        </w:r>
      </w:ins>
      <w:ins w:id="6637" w:author="Arthur Parmentier" w:date="2020-05-20T19:43:00Z">
        <w:r w:rsidRPr="007C437A">
          <w:t>I decided to only use wrists and elbows positions</w:t>
        </w:r>
      </w:ins>
      <w:ins w:id="6638" w:author="Arthur Parmentier" w:date="2020-05-20T19:44:00Z">
        <w:r w:rsidRPr="007C437A">
          <w:t>, which gave the best performance in my initial tests</w:t>
        </w:r>
      </w:ins>
      <w:ins w:id="6639"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6640" w:author="Arthur Parmentier" w:date="2020-05-20T19:43:00Z">
        <w:r w:rsidRPr="007C437A">
          <w:rPr>
            <w:rStyle w:val="Appelnotedebasdep"/>
          </w:rPr>
          <w:footnoteReference w:id="44"/>
        </w:r>
      </w:ins>
    </w:p>
    <w:p w:rsidR="00C46A73" w:rsidRPr="007C437A" w:rsidRDefault="00F304EE">
      <w:pPr>
        <w:pStyle w:val="Titre4"/>
        <w:rPr>
          <w:ins w:id="6659" w:author="Arthur Parmentier" w:date="2020-05-21T15:08:00Z"/>
          <w:rPrChange w:id="6660" w:author="Arthur Parmentier" w:date="2020-06-07T15:27:00Z">
            <w:rPr>
              <w:ins w:id="6661" w:author="Arthur Parmentier" w:date="2020-05-21T15:08:00Z"/>
            </w:rPr>
          </w:rPrChange>
        </w:rPr>
        <w:pPrChange w:id="6662" w:author="Arthur Parmentier" w:date="2020-05-21T15:08:00Z">
          <w:pPr/>
        </w:pPrChange>
      </w:pPr>
      <w:ins w:id="6663" w:author="Arthur Parmentier" w:date="2020-05-20T20:02:00Z">
        <w:r w:rsidRPr="007C437A">
          <w:rPr>
            <w:rPrChange w:id="6664" w:author="Arthur Parmentier" w:date="2020-06-07T15:27:00Z">
              <w:rPr/>
            </w:rPrChange>
          </w:rPr>
          <w:t>Hands tracking</w:t>
        </w:r>
      </w:ins>
    </w:p>
    <w:p w:rsidR="00C46A73" w:rsidRPr="007C437A" w:rsidRDefault="004020A1" w:rsidP="00F304EE">
      <w:pPr>
        <w:rPr>
          <w:ins w:id="6665" w:author="Arthur Parmentier" w:date="2020-06-03T17:58:00Z"/>
        </w:rPr>
      </w:pPr>
      <w:ins w:id="6666" w:author="Arthur Parmentier" w:date="2020-06-03T18:00:00Z">
        <w:r w:rsidRPr="007C437A">
          <w:t>Similarly</w:t>
        </w:r>
      </w:ins>
      <w:ins w:id="6667" w:author="Arthur Parmentier" w:date="2020-06-03T17:58:00Z">
        <w:r w:rsidRPr="007C437A">
          <w:t xml:space="preserve"> </w:t>
        </w:r>
      </w:ins>
      <w:ins w:id="6668" w:author="Arthur Parmentier" w:date="2020-06-03T17:57:00Z">
        <w:r w:rsidRPr="007C437A">
          <w:t>to the ful</w:t>
        </w:r>
      </w:ins>
      <w:ins w:id="6669" w:author="Arthur Parmentier" w:date="2020-06-03T17:58:00Z">
        <w:r w:rsidRPr="007C437A">
          <w:t>l body model, hands can be represented as a skeleton in which our features are built from the position of the han</w:t>
        </w:r>
      </w:ins>
      <w:ins w:id="6670" w:author="Arthur Parmentier" w:date="2020-06-03T17:59:00Z">
        <w:r w:rsidRPr="007C437A">
          <w:t>ds in space.</w:t>
        </w:r>
      </w:ins>
      <w:ins w:id="6671" w:author="Arthur Parmentier" w:date="2020-06-03T18:00:00Z">
        <w:r w:rsidRPr="007C437A">
          <w:t xml:space="preserve"> This time, a 3D model is necessary as several signs are ambiguous in 2D space and can only be classified by looking</w:t>
        </w:r>
      </w:ins>
      <w:ins w:id="6672"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6673" w:author="Arthur Parmentier" w:date="2020-06-03T18:06:00Z"/>
        </w:rPr>
      </w:pPr>
      <w:ins w:id="6674" w:author="Arthur Parmentier" w:date="2020-06-03T18:06:00Z">
        <w:r w:rsidRPr="007C437A">
          <w:t>Hi5 Gloves</w:t>
        </w:r>
      </w:ins>
    </w:p>
    <w:p w:rsidR="00890740" w:rsidRPr="007C437A" w:rsidRDefault="00890740">
      <w:pPr>
        <w:rPr>
          <w:ins w:id="6675" w:author="Arthur Parmentier" w:date="2020-06-03T17:58:00Z"/>
        </w:rPr>
      </w:pPr>
      <w:ins w:id="6676" w:author="Arthur Parmentier" w:date="2020-06-03T18:06:00Z">
        <w:r w:rsidRPr="007C437A">
          <w:t>Just like for the full body model, I initi</w:t>
        </w:r>
      </w:ins>
      <w:ins w:id="6677" w:author="Arthur Parmentier" w:date="2020-06-03T18:07:00Z">
        <w:r w:rsidRPr="007C437A">
          <w:t xml:space="preserve">ally looked at several existing technologies to model 3D positions of the hands. At the time of </w:t>
        </w:r>
      </w:ins>
      <w:ins w:id="6678" w:author="Arthur Parmentier" w:date="2020-06-03T18:08:00Z">
        <w:r w:rsidRPr="007C437A">
          <w:t xml:space="preserve">my research (before early March 2020), there was no equivalent </w:t>
        </w:r>
      </w:ins>
      <w:ins w:id="6679" w:author="Arthur Parmentier" w:date="2020-06-03T18:57:00Z">
        <w:r w:rsidR="00221FBD" w:rsidRPr="007C437A">
          <w:t xml:space="preserve">computer-vision </w:t>
        </w:r>
      </w:ins>
      <w:ins w:id="6680" w:author="Arthur Parmentier" w:date="2020-06-03T18:08:00Z">
        <w:r w:rsidRPr="007C437A">
          <w:t xml:space="preserve">model </w:t>
        </w:r>
      </w:ins>
      <w:ins w:id="6681" w:author="Arthur Parmentier" w:date="2020-06-03T18:57:00Z">
        <w:r w:rsidR="00221FBD" w:rsidRPr="007C437A">
          <w:t>similar to</w:t>
        </w:r>
      </w:ins>
      <w:ins w:id="6682" w:author="Arthur Parmentier" w:date="2020-06-03T18:08:00Z">
        <w:r w:rsidRPr="007C437A">
          <w:t xml:space="preserve"> PoseNet </w:t>
        </w:r>
      </w:ins>
      <w:ins w:id="6683" w:author="Arthur Parmentier" w:date="2020-06-03T18:57:00Z">
        <w:r w:rsidR="00221FBD" w:rsidRPr="007C437A">
          <w:t>for the hands</w:t>
        </w:r>
      </w:ins>
      <w:ins w:id="6684" w:author="Arthur Parmentier" w:date="2020-06-03T18:58:00Z">
        <w:r w:rsidR="00221FBD" w:rsidRPr="007C437A">
          <w:t xml:space="preserve"> </w:t>
        </w:r>
      </w:ins>
      <w:ins w:id="6685" w:author="Arthur Parmentier" w:date="2020-06-03T18:08:00Z">
        <w:r w:rsidRPr="007C437A">
          <w:t>that I could integrate into Ma</w:t>
        </w:r>
      </w:ins>
      <w:ins w:id="6686" w:author="Arthur Parmentier" w:date="2020-06-03T18:57:00Z">
        <w:r w:rsidR="00221FBD" w:rsidRPr="007C437A">
          <w:t>x</w:t>
        </w:r>
      </w:ins>
      <w:ins w:id="6687" w:author="Arthur Parmentier" w:date="2020-06-03T19:00:00Z">
        <w:r w:rsidR="00221FBD" w:rsidRPr="007C437A">
          <w:t>.</w:t>
        </w:r>
        <w:r w:rsidR="00221FBD" w:rsidRPr="007C437A">
          <w:rPr>
            <w:rStyle w:val="Appelnotedebasdep"/>
          </w:rPr>
          <w:footnoteReference w:id="45"/>
        </w:r>
      </w:ins>
    </w:p>
    <w:p w:rsidR="004020A1" w:rsidRPr="007C437A" w:rsidRDefault="00221FBD" w:rsidP="00F304EE">
      <w:pPr>
        <w:rPr>
          <w:ins w:id="6697" w:author="Arthur Parmentier" w:date="2020-06-03T19:04:00Z"/>
        </w:rPr>
      </w:pPr>
      <w:ins w:id="6698" w:author="Arthur Parmentier" w:date="2020-06-03T19:02:00Z">
        <w:r w:rsidRPr="007C437A">
          <w:t>Instead, a variety of dedicated hardware wa</w:t>
        </w:r>
      </w:ins>
      <w:ins w:id="6699" w:author="Arthur Parmentier" w:date="2020-06-03T19:03:00Z">
        <w:r w:rsidRPr="007C437A">
          <w:t xml:space="preserve">s already available on the market with three major </w:t>
        </w:r>
      </w:ins>
      <w:ins w:id="6700" w:author="Arthur Parmentier" w:date="2020-06-03T19:04:00Z">
        <w:r w:rsidRPr="007C437A">
          <w:t>technologies:</w:t>
        </w:r>
      </w:ins>
    </w:p>
    <w:p w:rsidR="00221FBD" w:rsidRPr="007C437A" w:rsidRDefault="00221FBD" w:rsidP="00221FBD">
      <w:pPr>
        <w:pStyle w:val="Paragraphedeliste"/>
        <w:numPr>
          <w:ilvl w:val="0"/>
          <w:numId w:val="40"/>
        </w:numPr>
        <w:rPr>
          <w:ins w:id="6701" w:author="Arthur Parmentier" w:date="2020-06-03T19:04:00Z"/>
        </w:rPr>
      </w:pPr>
      <w:ins w:id="6702" w:author="Arthur Parmentier" w:date="2020-06-03T19:04:00Z">
        <w:r w:rsidRPr="007C437A">
          <w:t>Marker based gloves</w:t>
        </w:r>
      </w:ins>
    </w:p>
    <w:p w:rsidR="00221FBD" w:rsidRPr="007C437A" w:rsidRDefault="00221FBD" w:rsidP="00221FBD">
      <w:pPr>
        <w:pStyle w:val="Paragraphedeliste"/>
        <w:numPr>
          <w:ilvl w:val="0"/>
          <w:numId w:val="40"/>
        </w:numPr>
        <w:rPr>
          <w:ins w:id="6703" w:author="Arthur Parmentier" w:date="2020-06-03T19:04:00Z"/>
        </w:rPr>
      </w:pPr>
      <w:ins w:id="6704" w:author="Arthur Parmentier" w:date="2020-06-03T19:04:00Z">
        <w:r w:rsidRPr="007C437A">
          <w:t>Flex sensors</w:t>
        </w:r>
      </w:ins>
    </w:p>
    <w:p w:rsidR="00221FBD" w:rsidRPr="007C437A" w:rsidRDefault="00221FBD" w:rsidP="00221FBD">
      <w:pPr>
        <w:pStyle w:val="Paragraphedeliste"/>
        <w:numPr>
          <w:ilvl w:val="0"/>
          <w:numId w:val="40"/>
        </w:numPr>
        <w:rPr>
          <w:ins w:id="6705" w:author="Arthur Parmentier" w:date="2020-06-03T19:05:00Z"/>
        </w:rPr>
      </w:pPr>
      <w:ins w:id="6706" w:author="Arthur Parmentier" w:date="2020-06-03T19:04:00Z">
        <w:r w:rsidRPr="007C437A">
          <w:t>Inertial measurement units</w:t>
        </w:r>
      </w:ins>
      <w:ins w:id="6707" w:author="Arthur Parmentier" w:date="2020-06-03T19:05:00Z">
        <w:r w:rsidRPr="007C437A">
          <w:t>, typically using small magnetometers</w:t>
        </w:r>
      </w:ins>
    </w:p>
    <w:p w:rsidR="00E20C85" w:rsidRPr="007C437A" w:rsidRDefault="00221FBD" w:rsidP="00221FBD">
      <w:pPr>
        <w:rPr>
          <w:ins w:id="6708" w:author="Arthur Parmentier" w:date="2020-06-03T19:08:00Z"/>
        </w:rPr>
      </w:pPr>
      <w:ins w:id="6709" w:author="Arthur Parmentier" w:date="2020-06-03T19:05:00Z">
        <w:r w:rsidRPr="007C437A">
          <w:t>The prices of this equipment is quite expensive on the market, from 1000 chf to 5000+ chf</w:t>
        </w:r>
      </w:ins>
      <w:ins w:id="6710" w:author="Arthur Parmentier" w:date="2020-06-03T19:06:00Z">
        <w:r w:rsidRPr="007C437A">
          <w:t xml:space="preserve"> for most expensive models. </w:t>
        </w:r>
      </w:ins>
      <w:ins w:id="6711" w:author="Arthur Parmentier" w:date="2020-06-03T19:08:00Z">
        <w:r w:rsidR="00E20C85" w:rsidRPr="007C437A">
          <w:t xml:space="preserve">The cheapest models suffer from important </w:t>
        </w:r>
      </w:ins>
      <w:ins w:id="6712" w:author="Arthur Parmentier" w:date="2020-06-03T19:32:00Z">
        <w:r w:rsidR="00B34D15" w:rsidRPr="007C437A">
          <w:t>shortcomings</w:t>
        </w:r>
      </w:ins>
      <w:ins w:id="6713" w:author="Arthur Parmentier" w:date="2020-06-03T19:08:00Z">
        <w:r w:rsidR="00E20C85" w:rsidRPr="007C437A">
          <w:t>:</w:t>
        </w:r>
      </w:ins>
    </w:p>
    <w:p w:rsidR="00221FBD" w:rsidRPr="007C437A" w:rsidRDefault="00221FBD" w:rsidP="00E20C85">
      <w:pPr>
        <w:pStyle w:val="Paragraphedeliste"/>
        <w:numPr>
          <w:ilvl w:val="0"/>
          <w:numId w:val="40"/>
        </w:numPr>
        <w:rPr>
          <w:ins w:id="6714" w:author="Arthur Parmentier" w:date="2020-06-03T19:08:00Z"/>
        </w:rPr>
      </w:pPr>
      <w:ins w:id="6715" w:author="Arthur Parmentier" w:date="2020-06-03T19:06:00Z">
        <w:r w:rsidRPr="007C437A">
          <w:t xml:space="preserve">IMUs are reported to drift when magnetic fields are present </w:t>
        </w:r>
      </w:ins>
      <w:ins w:id="6716"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6717" w:author="Arthur Parmentier" w:date="2020-06-03T19:33:00Z"/>
        </w:rPr>
      </w:pPr>
      <w:ins w:id="6718" w:author="Arthur Parmentier" w:date="2020-06-03T19:08:00Z">
        <w:r w:rsidRPr="007C437A">
          <w:t>Flex sensors are only one dimensional</w:t>
        </w:r>
      </w:ins>
      <w:ins w:id="6719" w:author="Arthur Parmentier" w:date="2020-06-03T19:09:00Z">
        <w:r w:rsidRPr="007C437A">
          <w:t>. In the cheap</w:t>
        </w:r>
      </w:ins>
      <w:ins w:id="6720" w:author="Arthur Parmentier" w:date="2020-06-03T19:10:00Z">
        <w:r w:rsidRPr="007C437A">
          <w:t xml:space="preserve">est gloves, many important dimensions of the </w:t>
        </w:r>
      </w:ins>
      <w:ins w:id="6721" w:author="Arthur Parmentier" w:date="2020-06-03T19:33:00Z">
        <w:r w:rsidR="00277174" w:rsidRPr="007C437A">
          <w:t>fingers’</w:t>
        </w:r>
      </w:ins>
      <w:ins w:id="6722" w:author="Arthur Parmentier" w:date="2020-06-03T19:10:00Z">
        <w:r w:rsidRPr="007C437A">
          <w:t xml:space="preserve"> movements such as the </w:t>
        </w:r>
      </w:ins>
      <w:ins w:id="6723" w:author="Arthur Parmentier" w:date="2020-06-03T19:11:00Z">
        <w:r w:rsidRPr="007C437A">
          <w:t>phalangeal joint angles</w:t>
        </w:r>
      </w:ins>
      <w:ins w:id="6724" w:author="Arthur Parmentier" w:date="2020-06-03T19:12:00Z">
        <w:r w:rsidRPr="007C437A">
          <w:t xml:space="preserve"> or angles between two fingers are therefore not captured, whereas they are</w:t>
        </w:r>
      </w:ins>
      <w:ins w:id="6725"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6726" w:author="Arthur Parmentier" w:date="2020-06-03T19:32:00Z"/>
        </w:rPr>
      </w:pPr>
      <w:ins w:id="6727" w:author="Arthur Parmentier" w:date="2020-06-03T19:33:00Z">
        <w:r w:rsidRPr="007C437A">
          <w:t xml:space="preserve">Some gloves are designed for specific </w:t>
        </w:r>
      </w:ins>
      <w:ins w:id="6728" w:author="Arthur Parmentier" w:date="2020-06-03T19:34:00Z">
        <w:r w:rsidRPr="007C437A">
          <w:t>software</w:t>
        </w:r>
      </w:ins>
      <w:ins w:id="6729" w:author="Arthur Parmentier" w:date="2020-06-03T19:33:00Z">
        <w:r w:rsidRPr="007C437A">
          <w:t xml:space="preserve"> such as U</w:t>
        </w:r>
      </w:ins>
      <w:ins w:id="6730" w:author="Arthur Parmentier" w:date="2020-06-03T19:34:00Z">
        <w:r w:rsidRPr="007C437A">
          <w:t>nity and may not integrate with Max easily.</w:t>
        </w:r>
      </w:ins>
    </w:p>
    <w:p w:rsidR="00277174" w:rsidRPr="007C437A" w:rsidRDefault="00277174" w:rsidP="00277174">
      <w:pPr>
        <w:rPr>
          <w:ins w:id="6731" w:author="Arthur Parmentier" w:date="2020-06-03T19:37:00Z"/>
        </w:rPr>
      </w:pPr>
      <w:ins w:id="6732" w:author="Arthur Parmentier" w:date="2020-06-03T19:34:00Z">
        <w:r w:rsidRPr="007C437A">
          <w:t xml:space="preserve">While most expensive gloves </w:t>
        </w:r>
      </w:ins>
      <w:ins w:id="6733" w:author="Arthur Parmentier" w:date="2020-06-03T19:35:00Z">
        <w:r w:rsidRPr="007C437A">
          <w:t xml:space="preserve">often provide solutions to these problems, I decided to start with the IMU based Hi5 gloves from Noitom, which is one of the cheapest one available on the market </w:t>
        </w:r>
      </w:ins>
      <w:ins w:id="6734" w:author="Arthur Parmentier" w:date="2020-06-03T19:36:00Z">
        <w:r w:rsidRPr="007C437A">
          <w:t xml:space="preserve">(1000 chf approx.) </w:t>
        </w:r>
      </w:ins>
      <w:ins w:id="6735" w:author="Arthur Parmentier" w:date="2020-06-03T19:35:00Z">
        <w:r w:rsidRPr="007C437A">
          <w:t>which</w:t>
        </w:r>
      </w:ins>
      <w:ins w:id="6736" w:author="Arthur Parmentier" w:date="2020-06-03T19:36:00Z">
        <w:r w:rsidRPr="007C437A">
          <w:t xml:space="preserve"> provides a Unity and C++ SDK. </w:t>
        </w:r>
      </w:ins>
    </w:p>
    <w:p w:rsidR="00277174" w:rsidRPr="007C437A" w:rsidRDefault="00277174" w:rsidP="00277174">
      <w:pPr>
        <w:rPr>
          <w:ins w:id="6737" w:author="Arthur Parmentier" w:date="2020-06-03T19:39:00Z"/>
        </w:rPr>
      </w:pPr>
      <w:ins w:id="6738" w:author="Arthur Parmentier" w:date="2020-06-03T19:38:00Z">
        <w:r w:rsidRPr="007C437A">
          <w:lastRenderedPageBreak/>
          <w:t xml:space="preserve">However, at the time of this report (early June), I have still been unable to test the gloves with Max. </w:t>
        </w:r>
      </w:ins>
      <w:ins w:id="6739" w:author="Arthur Parmentier" w:date="2020-06-03T19:39:00Z">
        <w:r w:rsidRPr="007C437A">
          <w:t xml:space="preserve">I have made </w:t>
        </w:r>
      </w:ins>
      <w:ins w:id="6740" w:author="Arthur Parmentier" w:date="2020-06-03T19:58:00Z">
        <w:r w:rsidR="004B4499" w:rsidRPr="007C437A">
          <w:t>two</w:t>
        </w:r>
      </w:ins>
      <w:ins w:id="6741"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6742" w:author="Arthur Parmentier" w:date="2020-06-03T19:52:00Z"/>
        </w:rPr>
      </w:pPr>
      <w:ins w:id="6743" w:author="Arthur Parmentier" w:date="2020-06-03T19:56:00Z">
        <w:r w:rsidRPr="007C437A">
          <w:t>Before buying the gloves, I</w:t>
        </w:r>
      </w:ins>
      <w:ins w:id="6744" w:author="Arthur Parmentier" w:date="2020-06-03T19:43:00Z">
        <w:r w:rsidR="00882698" w:rsidRPr="007C437A">
          <w:t xml:space="preserve"> had not realized that the gloves</w:t>
        </w:r>
      </w:ins>
      <w:ins w:id="6745" w:author="Arthur Parmentier" w:date="2020-06-03T19:45:00Z">
        <w:r w:rsidR="00882698" w:rsidRPr="007C437A">
          <w:t xml:space="preserve"> connection with the Vive trackers was</w:t>
        </w:r>
      </w:ins>
      <w:ins w:id="6746" w:author="Arthur Parmentier" w:date="2020-06-03T19:46:00Z">
        <w:r w:rsidR="00882698" w:rsidRPr="007C437A">
          <w:t xml:space="preserve"> not only a feature as they are marketed on their website and documentation but that the Vive trackers were also necessary for using the gloves directly with the provided Unity plugin.</w:t>
        </w:r>
      </w:ins>
      <w:ins w:id="6747" w:author="Arthur Parmentier" w:date="2020-06-03T19:48:00Z">
        <w:r w:rsidR="00882698" w:rsidRPr="007C437A">
          <w:t xml:space="preserve"> In fact, the connection </w:t>
        </w:r>
      </w:ins>
      <w:ins w:id="6748" w:author="Arthur Parmentier" w:date="2020-06-03T19:49:00Z">
        <w:r w:rsidR="00882698" w:rsidRPr="007C437A">
          <w:t xml:space="preserve">with </w:t>
        </w:r>
      </w:ins>
      <w:ins w:id="6749" w:author="Arthur Parmentier" w:date="2020-06-03T19:48:00Z">
        <w:r w:rsidR="00882698" w:rsidRPr="007C437A">
          <w:t xml:space="preserve">positional tracking </w:t>
        </w:r>
      </w:ins>
      <w:ins w:id="6750" w:author="Arthur Parmentier" w:date="2020-06-03T19:49:00Z">
        <w:r w:rsidR="00882698" w:rsidRPr="007C437A">
          <w:t xml:space="preserve">devices </w:t>
        </w:r>
      </w:ins>
      <w:ins w:id="6751" w:author="Arthur Parmentier" w:date="2020-06-03T19:48:00Z">
        <w:r w:rsidR="00882698" w:rsidRPr="007C437A">
          <w:t xml:space="preserve">was not </w:t>
        </w:r>
      </w:ins>
      <w:ins w:id="6752" w:author="Arthur Parmentier" w:date="2020-06-03T19:49:00Z">
        <w:r w:rsidR="00882698" w:rsidRPr="007C437A">
          <w:t>explicitly documented as a requirement for the Unity Plugin in their documentation</w:t>
        </w:r>
      </w:ins>
      <w:ins w:id="6753" w:author="Arthur Parmentier" w:date="2020-06-03T19:50:00Z">
        <w:r w:rsidR="00882698" w:rsidRPr="007C437A">
          <w:t xml:space="preserve">. We </w:t>
        </w:r>
      </w:ins>
      <w:ins w:id="6754" w:author="Arthur Parmentier" w:date="2020-06-03T19:51:00Z">
        <w:r w:rsidR="00882698" w:rsidRPr="007C437A">
          <w:t xml:space="preserve">could therefore not use the gloves on the fly with the provided scene and </w:t>
        </w:r>
      </w:ins>
      <w:ins w:id="6755" w:author="Arthur Parmentier" w:date="2020-06-03T19:52:00Z">
        <w:r w:rsidR="00882698" w:rsidRPr="007C437A">
          <w:t>needed</w:t>
        </w:r>
      </w:ins>
      <w:ins w:id="6756" w:author="Arthur Parmentier" w:date="2020-06-03T19:51:00Z">
        <w:r w:rsidR="00882698" w:rsidRPr="007C437A">
          <w:t xml:space="preserve"> additional scripting using the SDK.</w:t>
        </w:r>
      </w:ins>
      <w:ins w:id="6757" w:author="Arthur Parmentier" w:date="2020-06-03T19:44:00Z">
        <w:r w:rsidR="00882698" w:rsidRPr="007C437A">
          <w:t xml:space="preserve"> </w:t>
        </w:r>
      </w:ins>
    </w:p>
    <w:p w:rsidR="003F7478" w:rsidRPr="007C437A" w:rsidRDefault="004B4499" w:rsidP="00277174">
      <w:pPr>
        <w:pStyle w:val="Paragraphedeliste"/>
        <w:numPr>
          <w:ilvl w:val="0"/>
          <w:numId w:val="40"/>
        </w:numPr>
        <w:rPr>
          <w:ins w:id="6758" w:author="Arthur Parmentier" w:date="2020-06-03T19:58:00Z"/>
        </w:rPr>
      </w:pPr>
      <w:ins w:id="6759" w:author="Arthur Parmentier" w:date="2020-06-03T19:56:00Z">
        <w:r w:rsidRPr="007C437A">
          <w:t xml:space="preserve">I had been late on testing the gloves and identifying that issue. Although it made sense to me </w:t>
        </w:r>
      </w:ins>
      <w:ins w:id="6760" w:author="Arthur Parmentier" w:date="2020-06-03T19:57:00Z">
        <w:r w:rsidRPr="007C437A">
          <w:t>to start by building all the core mechanisms of the tool and pipeline before integrating the gloves, it was a mistake not to test them ea</w:t>
        </w:r>
      </w:ins>
      <w:ins w:id="6761" w:author="Arthur Parmentier" w:date="2020-06-03T19:58:00Z">
        <w:r w:rsidRPr="007C437A">
          <w:t>rlier, so that I could have figured out this issue at early stages.</w:t>
        </w:r>
      </w:ins>
    </w:p>
    <w:p w:rsidR="004B4499" w:rsidRPr="007C437A" w:rsidRDefault="004B4499" w:rsidP="004B4499">
      <w:pPr>
        <w:rPr>
          <w:ins w:id="6762" w:author="Arthur Parmentier" w:date="2020-06-03T20:03:00Z"/>
        </w:rPr>
      </w:pPr>
      <w:ins w:id="6763" w:author="Arthur Parmentier" w:date="2020-06-03T19:59:00Z">
        <w:r w:rsidRPr="007C437A">
          <w:t>The EM+ lab offer</w:t>
        </w:r>
      </w:ins>
      <w:ins w:id="6764" w:author="Arthur Parmentier" w:date="2020-06-03T20:00:00Z">
        <w:r w:rsidRPr="007C437A">
          <w:t xml:space="preserve">ed me support to </w:t>
        </w:r>
      </w:ins>
      <w:ins w:id="6765" w:author="Arthur Parmentier" w:date="2020-06-03T20:03:00Z">
        <w:r w:rsidRPr="007C437A">
          <w:t>build</w:t>
        </w:r>
      </w:ins>
      <w:ins w:id="6766" w:author="Arthur Parmentier" w:date="2020-06-03T20:00:00Z">
        <w:r w:rsidRPr="007C437A">
          <w:t xml:space="preserve"> a dedicated object in Max </w:t>
        </w:r>
      </w:ins>
      <w:ins w:id="6767" w:author="Arthur Parmentier" w:date="2020-06-03T20:03:00Z">
        <w:r w:rsidRPr="007C437A">
          <w:t xml:space="preserve">for </w:t>
        </w:r>
      </w:ins>
      <w:ins w:id="6768" w:author="Arthur Parmentier" w:date="2020-06-03T20:00:00Z">
        <w:r w:rsidRPr="007C437A">
          <w:t>receiv</w:t>
        </w:r>
      </w:ins>
      <w:ins w:id="6769" w:author="Arthur Parmentier" w:date="2020-06-03T20:03:00Z">
        <w:r w:rsidRPr="007C437A">
          <w:t>ing</w:t>
        </w:r>
      </w:ins>
      <w:ins w:id="6770" w:author="Arthur Parmentier" w:date="2020-06-03T20:00:00Z">
        <w:r w:rsidRPr="007C437A">
          <w:t xml:space="preserve"> the gloves data. The first experiments with the C++ SDK were good but unfortunately</w:t>
        </w:r>
      </w:ins>
      <w:ins w:id="6771" w:author="Arthur Parmentier" w:date="2020-06-03T20:01:00Z">
        <w:r w:rsidRPr="007C437A">
          <w:t xml:space="preserve">, </w:t>
        </w:r>
      </w:ins>
      <w:ins w:id="6772" w:author="Arthur Parmentier" w:date="2020-06-03T20:02:00Z">
        <w:r w:rsidRPr="007C437A">
          <w:t>the difficult schedule of that semester did not yet allow us to go further.</w:t>
        </w:r>
      </w:ins>
    </w:p>
    <w:p w:rsidR="004B4499" w:rsidRPr="007C437A" w:rsidRDefault="004B4499">
      <w:pPr>
        <w:pStyle w:val="Titre5"/>
        <w:rPr>
          <w:ins w:id="6773" w:author="Arthur Parmentier" w:date="2020-05-21T15:08:00Z"/>
          <w:rPrChange w:id="6774" w:author="Arthur Parmentier" w:date="2020-06-07T15:27:00Z">
            <w:rPr>
              <w:ins w:id="6775" w:author="Arthur Parmentier" w:date="2020-05-21T15:08:00Z"/>
            </w:rPr>
          </w:rPrChange>
        </w:rPr>
        <w:pPrChange w:id="6776" w:author="Arthur Parmentier" w:date="2020-06-03T20:03:00Z">
          <w:pPr/>
        </w:pPrChange>
      </w:pPr>
      <w:ins w:id="6777" w:author="Arthur Parmentier" w:date="2020-06-03T20:03:00Z">
        <w:r w:rsidRPr="007C437A">
          <w:rPr>
            <w:rPrChange w:id="6778" w:author="Arthur Parmentier" w:date="2020-06-07T15:27:00Z">
              <w:rPr/>
            </w:rPrChange>
          </w:rPr>
          <w:t>HandPose</w:t>
        </w:r>
      </w:ins>
    </w:p>
    <w:p w:rsidR="00C46A73" w:rsidRPr="007C437A" w:rsidRDefault="00F64405" w:rsidP="00F304EE">
      <w:pPr>
        <w:rPr>
          <w:ins w:id="6779" w:author="Arthur Parmentier" w:date="2020-06-03T20:17:00Z"/>
        </w:rPr>
      </w:pPr>
      <w:ins w:id="6780" w:author="Arthur Parmentier" w:date="2020-06-03T20:19:00Z">
        <w:r w:rsidRPr="007C437A">
          <w:t>A</w:t>
        </w:r>
      </w:ins>
      <w:ins w:id="6781" w:author="Arthur Parmentier" w:date="2020-06-03T20:05:00Z">
        <w:r w:rsidR="002E54F7" w:rsidRPr="007C437A">
          <w:t>round</w:t>
        </w:r>
      </w:ins>
      <w:ins w:id="6782" w:author="Arthur Parmentier" w:date="2020-06-03T20:03:00Z">
        <w:r w:rsidR="004B4499" w:rsidRPr="007C437A">
          <w:t xml:space="preserve"> mid-</w:t>
        </w:r>
      </w:ins>
      <w:ins w:id="6783" w:author="Arthur Parmentier" w:date="2020-06-03T20:07:00Z">
        <w:r w:rsidR="009C5B97" w:rsidRPr="007C437A">
          <w:t>M</w:t>
        </w:r>
      </w:ins>
      <w:ins w:id="6784" w:author="Arthur Parmentier" w:date="2020-06-03T20:03:00Z">
        <w:r w:rsidR="004B4499" w:rsidRPr="007C437A">
          <w:t>arch, Tensorflow released the new HandPose model</w:t>
        </w:r>
      </w:ins>
      <w:ins w:id="6785" w:author="Arthur Parmentier" w:date="2020-06-03T20:04:00Z">
        <w:r w:rsidR="004B4499" w:rsidRPr="007C437A">
          <w:rPr>
            <w:rStyle w:val="Appelnotedebasdep"/>
          </w:rPr>
          <w:footnoteReference w:id="46"/>
        </w:r>
      </w:ins>
      <w:ins w:id="6788" w:author="Arthur Parmentier" w:date="2020-06-03T20:03:00Z">
        <w:r w:rsidR="004B4499" w:rsidRPr="007C437A">
          <w:t>.</w:t>
        </w:r>
      </w:ins>
      <w:ins w:id="6789" w:author="Arthur Parmentier" w:date="2020-06-03T20:05:00Z">
        <w:r w:rsidR="009C5B97" w:rsidRPr="007C437A">
          <w:t xml:space="preserve"> I first heard about it from within the Max community</w:t>
        </w:r>
      </w:ins>
      <w:ins w:id="6790" w:author="Arthur Parmentier" w:date="2020-06-03T20:06:00Z">
        <w:r w:rsidR="009C5B97" w:rsidRPr="007C437A">
          <w:t>, when a first wrap of HandPose into an Electron se</w:t>
        </w:r>
      </w:ins>
      <w:ins w:id="6791" w:author="Arthur Parmentier" w:date="2020-06-03T20:08:00Z">
        <w:r w:rsidR="003D6C76" w:rsidRPr="007C437A">
          <w:t>r</w:t>
        </w:r>
      </w:ins>
      <w:ins w:id="6792" w:author="Arthur Parmentier" w:date="2020-06-03T20:06:00Z">
        <w:r w:rsidR="009C5B97" w:rsidRPr="007C437A">
          <w:t xml:space="preserve">ver (just like PoseNet) was shared on </w:t>
        </w:r>
      </w:ins>
      <w:ins w:id="6793" w:author="Arthur Parmentier" w:date="2020-06-03T20:07:00Z">
        <w:r w:rsidR="009C5B97" w:rsidRPr="007C437A">
          <w:t xml:space="preserve">github </w:t>
        </w:r>
      </w:ins>
      <w:ins w:id="6794" w:author="Arthur Parmentier" w:date="2020-06-03T20:09:00Z">
        <w:r w:rsidR="003D6C76" w:rsidRPr="007C437A">
          <w:t xml:space="preserve">late </w:t>
        </w:r>
      </w:ins>
      <w:ins w:id="6795" w:author="Arthur Parmentier" w:date="2020-06-03T20:07:00Z">
        <w:r w:rsidR="009C5B97" w:rsidRPr="007C437A">
          <w:t>May</w:t>
        </w:r>
      </w:ins>
      <w:ins w:id="6796" w:author="Arthur Parmentier" w:date="2020-06-03T20:08:00Z">
        <w:r w:rsidR="003D6C76" w:rsidRPr="007C437A">
          <w:rPr>
            <w:rStyle w:val="Appelnotedebasdep"/>
          </w:rPr>
          <w:footnoteReference w:id="47"/>
        </w:r>
      </w:ins>
      <w:ins w:id="6799" w:author="Arthur Parmentier" w:date="2020-06-03T20:07:00Z">
        <w:r w:rsidR="009C5B97" w:rsidRPr="007C437A">
          <w:t>.</w:t>
        </w:r>
        <w:r w:rsidR="003D6C76" w:rsidRPr="007C437A">
          <w:t xml:space="preserve"> In the following days, I contributed to designing an interface within Max that made the out</w:t>
        </w:r>
      </w:ins>
      <w:ins w:id="6800" w:author="Arthur Parmentier" w:date="2020-06-03T20:08:00Z">
        <w:r w:rsidR="003D6C76" w:rsidRPr="007C437A">
          <w:t>put of the model accessible to the user</w:t>
        </w:r>
      </w:ins>
      <w:ins w:id="6801" w:author="Arthur Parmentier" w:date="2020-06-03T20:14:00Z">
        <w:r w:rsidR="00373B55" w:rsidRPr="007C437A">
          <w:t xml:space="preserve"> (</w:t>
        </w:r>
        <w:r w:rsidR="00373B55" w:rsidRPr="007C437A">
          <w:rPr>
            <w:rPrChange w:id="6802" w:author="Arthur Parmentier" w:date="2020-06-07T15:27:00Z">
              <w:rPr/>
            </w:rPrChange>
          </w:rPr>
          <w:fldChar w:fldCharType="begin"/>
        </w:r>
        <w:r w:rsidR="00373B55" w:rsidRPr="007C437A">
          <w:instrText xml:space="preserve"> REF _Ref42107678 \h </w:instrText>
        </w:r>
      </w:ins>
      <w:r w:rsidR="00373B55" w:rsidRPr="007C437A">
        <w:rPr>
          <w:rPrChange w:id="6803" w:author="Arthur Parmentier" w:date="2020-06-07T15:27:00Z">
            <w:rPr/>
          </w:rPrChange>
        </w:rPr>
      </w:r>
      <w:r w:rsidR="00373B55" w:rsidRPr="007C437A">
        <w:rPr>
          <w:rPrChange w:id="6804" w:author="Arthur Parmentier" w:date="2020-06-07T15:27:00Z">
            <w:rPr/>
          </w:rPrChange>
        </w:rPr>
        <w:fldChar w:fldCharType="separate"/>
      </w:r>
      <w:ins w:id="6805" w:author="Arthur Parmentier" w:date="2020-06-03T20:14:00Z">
        <w:r w:rsidR="00373B55" w:rsidRPr="007C437A">
          <w:t xml:space="preserve">Figure </w:t>
        </w:r>
        <w:r w:rsidR="00373B55" w:rsidRPr="007C437A">
          <w:rPr>
            <w:rPrChange w:id="6806" w:author="Arthur Parmentier" w:date="2020-06-07T15:27:00Z">
              <w:rPr>
                <w:noProof/>
              </w:rPr>
            </w:rPrChange>
          </w:rPr>
          <w:t>4</w:t>
        </w:r>
        <w:r w:rsidR="00373B55" w:rsidRPr="007C437A">
          <w:rPr>
            <w:rPrChange w:id="6807" w:author="Arthur Parmentier" w:date="2020-06-07T15:27:00Z">
              <w:rPr/>
            </w:rPrChange>
          </w:rPr>
          <w:fldChar w:fldCharType="end"/>
        </w:r>
        <w:r w:rsidR="00373B55" w:rsidRPr="007C437A">
          <w:t>).</w:t>
        </w:r>
      </w:ins>
    </w:p>
    <w:p w:rsidR="00254700" w:rsidRPr="007C437A" w:rsidRDefault="00F64405" w:rsidP="00F304EE">
      <w:pPr>
        <w:rPr>
          <w:ins w:id="6808" w:author="Arthur Parmentier" w:date="2020-06-03T20:18:00Z"/>
        </w:rPr>
      </w:pPr>
      <w:ins w:id="6809" w:author="Arthur Parmentier" w:date="2020-06-03T20:19:00Z">
        <w:r w:rsidRPr="007C437A">
          <w:t>While</w:t>
        </w:r>
      </w:ins>
      <w:ins w:id="6810" w:author="Arthur Parmentier" w:date="2020-06-03T20:17:00Z">
        <w:r w:rsidRPr="007C437A">
          <w:t xml:space="preserve"> I was stuck with the Hi5 gloves, HandPose provided me an easy and light way to </w:t>
        </w:r>
      </w:ins>
      <w:ins w:id="6811" w:author="Arthur Parmentier" w:date="2020-06-03T20:18:00Z">
        <w:r w:rsidRPr="007C437A">
          <w:t>test the multi-input pipeline and the combination of the two scales or recognition inside Max.</w:t>
        </w:r>
      </w:ins>
      <w:ins w:id="6812" w:author="Arthur Parmentier" w:date="2020-06-03T21:35:00Z">
        <w:r w:rsidR="00F91D42" w:rsidRPr="007C437A">
          <w:t xml:space="preserve"> An introduction to HandPose inside my recognition tool is shown in my </w:t>
        </w:r>
      </w:ins>
      <w:ins w:id="6813" w:author="Arthur Parmentier" w:date="2020-06-03T21:36:00Z">
        <w:r w:rsidR="00F91D42" w:rsidRPr="007C437A">
          <w:rPr>
            <w:rPrChange w:id="6814" w:author="Arthur Parmentier" w:date="2020-06-07T15:27:00Z">
              <w:rPr/>
            </w:rPrChange>
          </w:rPr>
          <w:fldChar w:fldCharType="begin"/>
        </w:r>
        <w:r w:rsidR="00F91D42" w:rsidRPr="007C437A">
          <w:instrText xml:space="preserve"> HYPERLINK "https://www.youtube.com/watch?v=rKD5BMaHmI8" </w:instrText>
        </w:r>
        <w:r w:rsidR="00F91D42" w:rsidRPr="007C437A">
          <w:rPr>
            <w:rPrChange w:id="6815" w:author="Arthur Parmentier" w:date="2020-06-07T15:27:00Z">
              <w:rPr/>
            </w:rPrChange>
          </w:rPr>
          <w:fldChar w:fldCharType="separate"/>
        </w:r>
        <w:r w:rsidR="00F91D42" w:rsidRPr="007C437A">
          <w:rPr>
            <w:rStyle w:val="Lienhypertexte"/>
          </w:rPr>
          <w:t>fourth demo video</w:t>
        </w:r>
        <w:r w:rsidR="00F91D42" w:rsidRPr="007C437A">
          <w:rPr>
            <w:rPrChange w:id="6816" w:author="Arthur Parmentier" w:date="2020-06-07T15:27:00Z">
              <w:rPr/>
            </w:rPrChange>
          </w:rPr>
          <w:fldChar w:fldCharType="end"/>
        </w:r>
      </w:ins>
      <w:ins w:id="6817" w:author="Arthur Parmentier" w:date="2020-06-03T21:35:00Z">
        <w:r w:rsidR="00F91D42" w:rsidRPr="007C437A">
          <w:t>.</w:t>
        </w:r>
      </w:ins>
    </w:p>
    <w:p w:rsidR="00F64405" w:rsidRPr="007C437A" w:rsidRDefault="00DB2BB8" w:rsidP="00F304EE">
      <w:pPr>
        <w:rPr>
          <w:ins w:id="6818" w:author="Arthur Parmentier" w:date="2020-06-03T20:20:00Z"/>
        </w:rPr>
      </w:pPr>
      <w:ins w:id="6819" w:author="Arthur Parmentier" w:date="2020-06-03T20:19:00Z">
        <w:r w:rsidRPr="007C437A">
          <w:t xml:space="preserve">HandPose properties are very similar to PoseNet, hence it runs in a similar </w:t>
        </w:r>
      </w:ins>
      <w:ins w:id="6820"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6821" w:author="Arthur Parmentier" w:date="2020-06-03T20:09:00Z"/>
        </w:rPr>
      </w:pPr>
      <w:ins w:id="6822" w:author="Arthur Parmentier" w:date="2020-06-03T20:20:00Z">
        <w:r w:rsidRPr="007C437A">
          <w:t xml:space="preserve">Contrary </w:t>
        </w:r>
      </w:ins>
      <w:ins w:id="6823" w:author="Arthur Parmentier" w:date="2020-06-03T20:21:00Z">
        <w:r w:rsidRPr="007C437A">
          <w:t xml:space="preserve">to PoseNet, HandPose models the hand in 3D. However, it cannot yet recognize two hands at the same time, although there are good reasons to believe that this will be implemented </w:t>
        </w:r>
      </w:ins>
      <w:ins w:id="6824" w:author="Arthur Parmentier" w:date="2020-06-03T20:23:00Z">
        <w:r w:rsidR="005634B9" w:rsidRPr="007C437A">
          <w:t>soon</w:t>
        </w:r>
      </w:ins>
      <w:ins w:id="6825" w:author="Arthur Parmentier" w:date="2020-06-03T20:21:00Z">
        <w:r w:rsidRPr="007C437A">
          <w:t>.</w:t>
        </w:r>
      </w:ins>
      <w:ins w:id="6826" w:author="Arthur Parmentier" w:date="2020-06-03T20:22:00Z">
        <w:r w:rsidRPr="007C437A">
          <w:rPr>
            <w:rStyle w:val="Appelnotedebasdep"/>
          </w:rPr>
          <w:footnoteReference w:id="48"/>
        </w:r>
      </w:ins>
    </w:p>
    <w:p w:rsidR="00373B55" w:rsidRPr="007C437A" w:rsidRDefault="00373B55">
      <w:pPr>
        <w:keepNext/>
        <w:rPr>
          <w:ins w:id="6829" w:author="Arthur Parmentier" w:date="2020-06-03T20:13:00Z"/>
        </w:rPr>
        <w:pPrChange w:id="6830" w:author="Arthur Parmentier" w:date="2020-06-03T20:13:00Z">
          <w:pPr/>
        </w:pPrChange>
      </w:pPr>
      <w:ins w:id="6831" w:author="Arthur Parmentier" w:date="2020-06-03T20:12:00Z">
        <w:r w:rsidRPr="007C437A">
          <w:rPr>
            <w:noProof/>
            <w:rPrChange w:id="6832" w:author="Arthur Parmentier" w:date="2020-06-07T15:27:00Z">
              <w:rPr>
                <w:noProof/>
              </w:rPr>
            </w:rPrChange>
          </w:rPr>
          <w:lastRenderedPageBreak/>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6833" w:author="Arthur Parmentier" w:date="2020-05-20T20:03:00Z"/>
          <w:rPrChange w:id="6834" w:author="Arthur Parmentier" w:date="2020-06-07T15:27:00Z">
            <w:rPr>
              <w:ins w:id="6835" w:author="Arthur Parmentier" w:date="2020-05-20T20:03:00Z"/>
            </w:rPr>
          </w:rPrChange>
        </w:rPr>
        <w:pPrChange w:id="6836" w:author="Arthur Parmentier" w:date="2020-06-03T20:13:00Z">
          <w:pPr/>
        </w:pPrChange>
      </w:pPr>
      <w:bookmarkStart w:id="6837" w:name="_Ref42107678"/>
      <w:bookmarkStart w:id="6838" w:name="_Ref42107663"/>
      <w:ins w:id="6839" w:author="Arthur Parmentier" w:date="2020-06-03T20:13:00Z">
        <w:r w:rsidRPr="007C437A">
          <w:rPr>
            <w:rPrChange w:id="6840" w:author="Arthur Parmentier" w:date="2020-06-07T15:27:00Z">
              <w:rPr>
                <w:i/>
                <w:iCs/>
              </w:rPr>
            </w:rPrChange>
          </w:rPr>
          <w:t xml:space="preserve">Figure </w:t>
        </w:r>
        <w:r w:rsidRPr="007C437A">
          <w:rPr>
            <w:rPrChange w:id="6841" w:author="Arthur Parmentier" w:date="2020-06-07T15:27:00Z">
              <w:rPr>
                <w:i/>
                <w:iCs/>
              </w:rPr>
            </w:rPrChange>
          </w:rPr>
          <w:fldChar w:fldCharType="begin"/>
        </w:r>
        <w:r w:rsidRPr="007C437A">
          <w:rPr>
            <w:rPrChange w:id="6842" w:author="Arthur Parmentier" w:date="2020-06-07T15:27:00Z">
              <w:rPr>
                <w:i/>
                <w:iCs/>
              </w:rPr>
            </w:rPrChange>
          </w:rPr>
          <w:instrText xml:space="preserve"> SEQ Figure \* ARABIC </w:instrText>
        </w:r>
      </w:ins>
      <w:r w:rsidRPr="007C437A">
        <w:rPr>
          <w:rPrChange w:id="6843" w:author="Arthur Parmentier" w:date="2020-06-07T15:27:00Z">
            <w:rPr>
              <w:i/>
              <w:iCs/>
            </w:rPr>
          </w:rPrChange>
        </w:rPr>
        <w:fldChar w:fldCharType="separate"/>
      </w:r>
      <w:ins w:id="6844" w:author="Arthur Parmentier" w:date="2020-06-12T13:37:00Z">
        <w:r w:rsidR="007A0A7C">
          <w:rPr>
            <w:noProof/>
          </w:rPr>
          <w:t>6</w:t>
        </w:r>
      </w:ins>
      <w:ins w:id="6845" w:author="Arthur Parmentier" w:date="2020-06-03T20:13:00Z">
        <w:r w:rsidRPr="007C437A">
          <w:rPr>
            <w:rPrChange w:id="6846" w:author="Arthur Parmentier" w:date="2020-06-07T15:27:00Z">
              <w:rPr>
                <w:i/>
                <w:iCs/>
              </w:rPr>
            </w:rPrChange>
          </w:rPr>
          <w:fldChar w:fldCharType="end"/>
        </w:r>
        <w:bookmarkEnd w:id="6837"/>
        <w:r w:rsidRPr="007C437A">
          <w:rPr>
            <w:rPrChange w:id="6847" w:author="Arthur Parmentier" w:date="2020-06-07T15:27:00Z">
              <w:rPr>
                <w:i/>
                <w:iCs/>
              </w:rPr>
            </w:rPrChange>
          </w:rPr>
          <w:t xml:space="preserve"> My re-worked HandPose port to max</w:t>
        </w:r>
      </w:ins>
      <w:bookmarkEnd w:id="6838"/>
    </w:p>
    <w:p w:rsidR="008362F0" w:rsidRPr="007C437A" w:rsidRDefault="008362F0" w:rsidP="008362F0">
      <w:pPr>
        <w:rPr>
          <w:ins w:id="6848" w:author="Arthur Parmentier" w:date="2020-06-03T21:25:00Z"/>
        </w:rPr>
      </w:pPr>
      <w:ins w:id="6849" w:author="Arthur Parmentier" w:date="2020-06-03T20:51:00Z">
        <w:r w:rsidRPr="007C437A">
          <w:t>In SP, signs that</w:t>
        </w:r>
      </w:ins>
      <w:ins w:id="6850" w:author="Arthur Parmentier" w:date="2020-06-03T20:52:00Z">
        <w:r w:rsidRPr="007C437A">
          <w:t xml:space="preserve"> are made of hand poses in can have two versions</w:t>
        </w:r>
      </w:ins>
      <w:ins w:id="6851" w:author="Arthur Parmentier" w:date="2020-06-03T20:53:00Z">
        <w:r w:rsidRPr="007C437A">
          <w:t xml:space="preserve">: two-handed and one-handed versions. </w:t>
        </w:r>
      </w:ins>
      <w:ins w:id="6852" w:author="Arthur Parmentier" w:date="2020-06-03T21:11:00Z">
        <w:r w:rsidR="005B413B" w:rsidRPr="007C437A">
          <w:t>While HandPose only allows for using one hand at the same time, the soundpainter can therefore use o</w:t>
        </w:r>
      </w:ins>
      <w:ins w:id="6853" w:author="Arthur Parmentier" w:date="2020-06-03T21:12:00Z">
        <w:r w:rsidR="005B413B" w:rsidRPr="007C437A">
          <w:t xml:space="preserve">nly one-handed signs with the recognition tool. Another possibility would be to the split the video input from the camera for the left and right side </w:t>
        </w:r>
      </w:ins>
      <w:ins w:id="6854" w:author="Arthur Parmentier" w:date="2020-06-03T21:13:00Z">
        <w:r w:rsidR="005B413B" w:rsidRPr="007C437A">
          <w:t xml:space="preserve">of the body (only one hand in each side) and </w:t>
        </w:r>
        <w:r w:rsidR="005B413B" w:rsidRPr="007C437A">
          <w:lastRenderedPageBreak/>
          <w:t>running the model on both sides. This has not been tested by myself by would theoretically work without problem</w:t>
        </w:r>
      </w:ins>
      <w:ins w:id="6855" w:author="Arthur Parmentier" w:date="2020-06-03T21:14:00Z">
        <w:r w:rsidR="005B413B" w:rsidRPr="007C437A">
          <w:t xml:space="preserve"> if the user is able to do so.</w:t>
        </w:r>
      </w:ins>
    </w:p>
    <w:p w:rsidR="00EE5351" w:rsidRPr="007C437A" w:rsidRDefault="00F91D42">
      <w:pPr>
        <w:rPr>
          <w:ins w:id="6856" w:author="Arthur Parmentier" w:date="2020-06-03T20:49:00Z"/>
          <w:rPrChange w:id="6857" w:author="Arthur Parmentier" w:date="2020-06-07T15:27:00Z">
            <w:rPr>
              <w:ins w:id="6858" w:author="Arthur Parmentier" w:date="2020-06-03T20:49:00Z"/>
            </w:rPr>
          </w:rPrChange>
        </w:rPr>
        <w:pPrChange w:id="6859" w:author="Arthur Parmentier" w:date="2020-06-03T20:50:00Z">
          <w:pPr>
            <w:pStyle w:val="Titre4"/>
          </w:pPr>
        </w:pPrChange>
      </w:pPr>
      <w:ins w:id="6860" w:author="Arthur Parmentier" w:date="2020-06-03T21:34:00Z">
        <w:r w:rsidRPr="007C437A">
          <w:rPr>
            <w:rPrChange w:id="6861" w:author="Arthur Parmentier" w:date="2020-06-07T15:27:00Z">
              <w:rPr/>
            </w:rPrChange>
          </w:rPr>
          <w:t>Another</w:t>
        </w:r>
      </w:ins>
      <w:ins w:id="6862" w:author="Arthur Parmentier" w:date="2020-06-03T21:25:00Z">
        <w:r w:rsidR="00EE5351" w:rsidRPr="007C437A">
          <w:rPr>
            <w:rPrChange w:id="6863" w:author="Arthur Parmentier" w:date="2020-06-07T15:27:00Z">
              <w:rPr/>
            </w:rPrChange>
          </w:rPr>
          <w:t xml:space="preserve"> important constraint when using HandPose is that the model only </w:t>
        </w:r>
      </w:ins>
      <w:ins w:id="6864" w:author="Arthur Parmentier" w:date="2020-06-03T21:26:00Z">
        <w:r w:rsidR="00EE5351" w:rsidRPr="007C437A">
          <w:rPr>
            <w:rPrChange w:id="6865" w:author="Arthur Parmentier" w:date="2020-06-07T15:27:00Z">
              <w:rPr/>
            </w:rPrChange>
          </w:rPr>
          <w:t>works as long as the hand is sufficiently close to the camera</w:t>
        </w:r>
      </w:ins>
      <w:ins w:id="6866" w:author="Arthur Parmentier" w:date="2020-06-03T21:27:00Z">
        <w:r w:rsidR="00EE5351" w:rsidRPr="007C437A">
          <w:rPr>
            <w:rPrChange w:id="6867" w:author="Arthur Parmentier" w:date="2020-06-07T15:27:00Z">
              <w:rPr/>
            </w:rPrChange>
          </w:rPr>
          <w:t>, typically within 2 meters from the camera. This greatly limits the ability of the soundpainter to use PoseNet and HandPos</w:t>
        </w:r>
      </w:ins>
      <w:ins w:id="6868" w:author="Arthur Parmentier" w:date="2020-06-03T21:28:00Z">
        <w:r w:rsidR="00EE5351" w:rsidRPr="007C437A">
          <w:rPr>
            <w:rPrChange w:id="6869" w:author="Arthur Parmentier" w:date="2020-06-07T15:27:00Z">
              <w:rPr/>
            </w:rPrChange>
          </w:rPr>
          <w:t xml:space="preserve">e models on the same video source. While PoseNet has a greater accuracy when the full body is visible (not only arms), HandPose requires the user to typically get closer to the camera than the distance at which the </w:t>
        </w:r>
      </w:ins>
      <w:ins w:id="6870" w:author="Arthur Parmentier" w:date="2020-06-03T21:29:00Z">
        <w:r w:rsidR="00EE5351" w:rsidRPr="007C437A">
          <w:rPr>
            <w:rPrChange w:id="6871" w:author="Arthur Parmentier" w:date="2020-06-07T15:27:00Z">
              <w:rPr/>
            </w:rPrChange>
          </w:rPr>
          <w:t xml:space="preserve">whole body fits inside the camera’s view. I suggest </w:t>
        </w:r>
      </w:ins>
      <w:ins w:id="6872" w:author="Arthur Parmentier" w:date="2020-06-03T21:30:00Z">
        <w:r w:rsidR="00EE5351" w:rsidRPr="007C437A">
          <w:rPr>
            <w:rPrChange w:id="6873" w:author="Arthur Parmentier" w:date="2020-06-07T15:27:00Z">
              <w:rPr/>
            </w:rPrChange>
          </w:rPr>
          <w:t>using</w:t>
        </w:r>
      </w:ins>
      <w:ins w:id="6874" w:author="Arthur Parmentier" w:date="2020-06-03T21:29:00Z">
        <w:r w:rsidR="00EE5351" w:rsidRPr="007C437A">
          <w:rPr>
            <w:rPrChange w:id="6875" w:author="Arthur Parmentier" w:date="2020-06-07T15:27:00Z">
              <w:rPr/>
            </w:rPrChange>
          </w:rPr>
          <w:t xml:space="preserve"> separate camera for each model, one that would be close to the soundpaint</w:t>
        </w:r>
      </w:ins>
      <w:ins w:id="6876" w:author="Arthur Parmentier" w:date="2020-06-03T21:30:00Z">
        <w:r w:rsidR="00EE5351" w:rsidRPr="007C437A">
          <w:rPr>
            <w:rPrChange w:id="6877" w:author="Arthur Parmentier" w:date="2020-06-07T15:27:00Z">
              <w:rPr/>
            </w:rPrChange>
          </w:rPr>
          <w:t>er for HandPose and one further for PoseNet.</w:t>
        </w:r>
      </w:ins>
      <w:ins w:id="6878" w:author="Arthur Parmentier" w:date="2020-06-03T21:25:00Z">
        <w:r w:rsidR="00EE5351" w:rsidRPr="007C437A">
          <w:rPr>
            <w:rPrChange w:id="6879" w:author="Arthur Parmentier" w:date="2020-06-07T15:27:00Z">
              <w:rPr/>
            </w:rPrChange>
          </w:rPr>
          <w:t xml:space="preserve"> </w:t>
        </w:r>
      </w:ins>
      <w:ins w:id="6880" w:author="Arthur Parmentier" w:date="2020-06-03T21:31:00Z">
        <w:r w:rsidR="00EE5351" w:rsidRPr="007C437A">
          <w:rPr>
            <w:rPrChange w:id="6881" w:author="Arthur Parmentier" w:date="2020-06-07T15:27:00Z">
              <w:rPr/>
            </w:rPrChange>
          </w:rPr>
          <w:t>I have not been however to test this configuration yet. If it is not possible, then I suggest making sure that the arms</w:t>
        </w:r>
      </w:ins>
      <w:ins w:id="6882" w:author="Arthur Parmentier" w:date="2020-06-03T21:32:00Z">
        <w:r w:rsidR="00EE5351" w:rsidRPr="007C437A">
          <w:rPr>
            <w:rPrChange w:id="6883" w:author="Arthur Parmentier" w:date="2020-06-07T15:27:00Z">
              <w:rPr/>
            </w:rPrChange>
          </w:rPr>
          <w:t>, torso and head are well visible for PoseNet, while leaving hips, knees and feet under the field of view of the camera</w:t>
        </w:r>
      </w:ins>
      <w:ins w:id="6884" w:author="Arthur Parmentier" w:date="2020-06-03T21:33:00Z">
        <w:r w:rsidR="00EE5351" w:rsidRPr="007C437A">
          <w:rPr>
            <w:rPrChange w:id="6885"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6886" w:author="Arthur Parmentier" w:date="2020-05-23T10:02:00Z"/>
        </w:rPr>
      </w:pPr>
      <w:ins w:id="6887" w:author="Arthur Parmentier" w:date="2020-05-20T20:03:00Z">
        <w:r w:rsidRPr="007C437A">
          <w:t>Input manager</w:t>
        </w:r>
      </w:ins>
    </w:p>
    <w:p w:rsidR="00F304EE" w:rsidRPr="007C437A" w:rsidRDefault="00AF3FE7" w:rsidP="00F304EE">
      <w:pPr>
        <w:rPr>
          <w:ins w:id="6888" w:author="Arthur Parmentier" w:date="2020-06-03T22:07:00Z"/>
        </w:rPr>
      </w:pPr>
      <w:ins w:id="6889" w:author="Arthur Parmentier" w:date="2020-05-20T20:22:00Z">
        <w:r w:rsidRPr="007C437A">
          <w:t xml:space="preserve">I initially created the ‘input manager’ </w:t>
        </w:r>
      </w:ins>
      <w:ins w:id="6890" w:author="Arthur Parmentier" w:date="2020-05-20T20:23:00Z">
        <w:r w:rsidRPr="007C437A">
          <w:t xml:space="preserve">to allow the user to select in the list of all possible inputs (PoseNet, Kinect, gloves…) those </w:t>
        </w:r>
      </w:ins>
      <w:ins w:id="6891" w:author="Arthur Parmentier" w:date="2020-06-03T22:07:00Z">
        <w:r w:rsidR="005C26EA" w:rsidRPr="007C437A">
          <w:t>that he wanted to use and that the program should listen to</w:t>
        </w:r>
      </w:ins>
      <w:ins w:id="6892" w:author="Arthur Parmentier" w:date="2020-05-20T20:23:00Z">
        <w:r w:rsidRPr="007C437A">
          <w:t>.</w:t>
        </w:r>
      </w:ins>
      <w:ins w:id="6893" w:author="Arthur Parmentier" w:date="2020-05-20T20:24:00Z">
        <w:r w:rsidRPr="007C437A">
          <w:t xml:space="preserve"> This way, </w:t>
        </w:r>
      </w:ins>
      <w:ins w:id="6894" w:author="Arthur Parmentier" w:date="2020-05-23T10:29:00Z">
        <w:r w:rsidR="001A4444" w:rsidRPr="007C437A">
          <w:t>each part of the</w:t>
        </w:r>
      </w:ins>
      <w:ins w:id="6895" w:author="Arthur Parmentier" w:date="2020-05-20T20:24:00Z">
        <w:r w:rsidRPr="007C437A">
          <w:t xml:space="preserve"> system would know how many features to expect and how to route the data flow correctly.</w:t>
        </w:r>
      </w:ins>
    </w:p>
    <w:p w:rsidR="005C26EA" w:rsidRPr="007C437A" w:rsidRDefault="005C26EA" w:rsidP="00F304EE">
      <w:pPr>
        <w:rPr>
          <w:ins w:id="6896" w:author="Arthur Parmentier" w:date="2020-05-20T20:24:00Z"/>
        </w:rPr>
      </w:pPr>
      <w:ins w:id="6897" w:author="Arthur Parmentier" w:date="2020-06-03T22:08:00Z">
        <w:r w:rsidRPr="007C437A">
          <w:t xml:space="preserve">Until late stages of the project, when I started working with both PoseNet and HandPose, it was unclear for me whether a single DTW </w:t>
        </w:r>
      </w:ins>
      <w:ins w:id="6898" w:author="Arthur Parmentier" w:date="2020-06-03T22:09:00Z">
        <w:r w:rsidRPr="007C437A">
          <w:t>model would be able to classify all signs from a sign input combining all the selected features from both HandPose and Posenet, or if I should instead use several models</w:t>
        </w:r>
      </w:ins>
      <w:ins w:id="6899" w:author="Arthur Parmentier" w:date="2020-06-03T22:10:00Z">
        <w:r w:rsidRPr="007C437A">
          <w:t xml:space="preserve"> depending of the type of signs that the program should recognize (movement with the full body, hand poses, faders…).</w:t>
        </w:r>
      </w:ins>
      <w:ins w:id="6900" w:author="Arthur Parmentier" w:date="2020-06-03T22:12:00Z">
        <w:r w:rsidR="00C26758" w:rsidRPr="007C437A">
          <w:t xml:space="preserve"> There was also no built-in way to make a generic input to model routing in Max</w:t>
        </w:r>
      </w:ins>
      <w:ins w:id="6901" w:author="Arthur Parmentier" w:date="2020-06-03T22:13:00Z">
        <w:r w:rsidR="00C26758" w:rsidRPr="007C437A">
          <w:t>, so that I was hesitating between building a fixed routing that would work for my use case but would not allow any flexibility to change the inputs to each model</w:t>
        </w:r>
      </w:ins>
      <w:ins w:id="6902" w:author="Arthur Parmentier" w:date="2020-06-03T22:14:00Z">
        <w:r w:rsidR="00C26758" w:rsidRPr="007C437A">
          <w:t>, or building the desired input manager routing matrix myself. I chose the second option which allowed me to build a very modu</w:t>
        </w:r>
      </w:ins>
      <w:ins w:id="6903"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6904" w:author="Arthur Parmentier" w:date="2020-05-20T22:45:00Z"/>
        </w:rPr>
        <w:pPrChange w:id="6905" w:author="Arthur Parmentier" w:date="2020-06-03T22:25:00Z">
          <w:pPr>
            <w:pStyle w:val="Paragraphedeliste"/>
            <w:numPr>
              <w:numId w:val="34"/>
            </w:numPr>
            <w:ind w:hanging="360"/>
          </w:pPr>
        </w:pPrChange>
      </w:pPr>
      <w:ins w:id="6906" w:author="Arthur Parmentier" w:date="2020-06-03T22:16:00Z">
        <w:r w:rsidRPr="007C437A">
          <w:t>The present input manager allows</w:t>
        </w:r>
      </w:ins>
      <w:ins w:id="6907" w:author="Arthur Parmentier" w:date="2020-05-23T10:30:00Z">
        <w:r w:rsidR="00EA3401" w:rsidRPr="007C437A">
          <w:t xml:space="preserve"> the user</w:t>
        </w:r>
      </w:ins>
      <w:ins w:id="6908" w:author="Arthur Parmentier" w:date="2020-05-20T20:25:00Z">
        <w:r w:rsidR="00AF3FE7" w:rsidRPr="007C437A">
          <w:t xml:space="preserve"> to add his own input to the system automatically, without manually creating additional routings all over the program</w:t>
        </w:r>
      </w:ins>
      <w:ins w:id="6909" w:author="Arthur Parmentier" w:date="2020-06-03T22:17:00Z">
        <w:r w:rsidR="00E3655F" w:rsidRPr="007C437A">
          <w:t xml:space="preserve">, by following </w:t>
        </w:r>
      </w:ins>
      <w:ins w:id="6910" w:author="Arthur Parmentier" w:date="2020-06-03T22:24:00Z">
        <w:r w:rsidR="00E3655F" w:rsidRPr="007C437A">
          <w:t>only a few conventions</w:t>
        </w:r>
      </w:ins>
      <w:ins w:id="6911" w:author="Arthur Parmentier" w:date="2020-05-20T20:26:00Z">
        <w:r w:rsidR="00AF3FE7" w:rsidRPr="007C437A">
          <w:t xml:space="preserve"> </w:t>
        </w:r>
      </w:ins>
    </w:p>
    <w:p w:rsidR="00937092" w:rsidRPr="007C437A" w:rsidRDefault="00E3655F" w:rsidP="00937092">
      <w:pPr>
        <w:pStyle w:val="Paragraphedeliste"/>
        <w:numPr>
          <w:ilvl w:val="0"/>
          <w:numId w:val="34"/>
        </w:numPr>
        <w:rPr>
          <w:ins w:id="6912" w:author="Arthur Parmentier" w:date="2020-05-20T22:45:00Z"/>
        </w:rPr>
      </w:pPr>
      <w:ins w:id="6913" w:author="Arthur Parmentier" w:date="2020-06-03T22:24:00Z">
        <w:r w:rsidRPr="007C437A">
          <w:t xml:space="preserve">each input must send its data </w:t>
        </w:r>
      </w:ins>
      <w:ins w:id="6914" w:author="Arthur Parmentier" w:date="2020-05-20T22:56:00Z">
        <w:r w:rsidR="00985386" w:rsidRPr="007C437A">
          <w:t>through</w:t>
        </w:r>
      </w:ins>
      <w:ins w:id="6915" w:author="Arthur Parmentier" w:date="2020-05-20T22:45:00Z">
        <w:r w:rsidR="00937092" w:rsidRPr="007C437A">
          <w:t xml:space="preserve"> a “send &lt;input_name&gt;” object</w:t>
        </w:r>
      </w:ins>
    </w:p>
    <w:p w:rsidR="00D0466E" w:rsidRPr="007C437A" w:rsidRDefault="00E3655F" w:rsidP="00E3655F">
      <w:pPr>
        <w:pStyle w:val="Paragraphedeliste"/>
        <w:numPr>
          <w:ilvl w:val="0"/>
          <w:numId w:val="34"/>
        </w:numPr>
        <w:rPr>
          <w:ins w:id="6916" w:author="Arthur Parmentier" w:date="2020-06-03T22:26:00Z"/>
        </w:rPr>
      </w:pPr>
      <w:ins w:id="6917" w:author="Arthur Parmentier" w:date="2020-06-03T22:25:00Z">
        <w:r w:rsidRPr="007C437A">
          <w:t>each input must also forward its “</w:t>
        </w:r>
      </w:ins>
      <w:ins w:id="6918" w:author="Arthur Parmentier" w:date="2020-05-20T22:48:00Z">
        <w:r w:rsidR="00937092" w:rsidRPr="007C437A">
          <w:t>size” (</w:t>
        </w:r>
      </w:ins>
      <w:ins w:id="6919" w:author="Arthur Parmentier" w:date="2020-05-20T22:46:00Z">
        <w:r w:rsidR="00937092" w:rsidRPr="007C437A">
          <w:t>number of dimensions of the input</w:t>
        </w:r>
      </w:ins>
      <w:ins w:id="6920" w:author="Arthur Parmentier" w:date="2020-05-20T22:48:00Z">
        <w:r w:rsidR="00937092" w:rsidRPr="007C437A">
          <w:t>)</w:t>
        </w:r>
      </w:ins>
      <w:ins w:id="6921" w:author="Arthur Parmentier" w:date="2020-05-20T22:47:00Z">
        <w:r w:rsidR="00937092" w:rsidRPr="007C437A">
          <w:t xml:space="preserve"> </w:t>
        </w:r>
      </w:ins>
      <w:ins w:id="6922" w:author="Arthur Parmentier" w:date="2020-05-20T22:52:00Z">
        <w:r w:rsidR="008D00B2" w:rsidRPr="007C437A">
          <w:t>before the recording is launched</w:t>
        </w:r>
      </w:ins>
      <w:ins w:id="6923" w:author="Arthur Parmentier" w:date="2020-05-20T22:47:00Z">
        <w:r w:rsidR="00937092" w:rsidRPr="007C437A">
          <w:rPr>
            <w:rStyle w:val="Appelnotedebasdep"/>
          </w:rPr>
          <w:footnoteReference w:id="49"/>
        </w:r>
      </w:ins>
      <w:ins w:id="6949" w:author="Arthur Parmentier" w:date="2020-05-20T22:54:00Z">
        <w:r w:rsidR="00ED06F1" w:rsidRPr="007C437A">
          <w:t xml:space="preserve"> through a “sen</w:t>
        </w:r>
      </w:ins>
      <w:ins w:id="6950" w:author="Arthur Parmentier" w:date="2020-05-20T22:57:00Z">
        <w:r w:rsidR="00985386" w:rsidRPr="007C437A">
          <w:t>d</w:t>
        </w:r>
      </w:ins>
      <w:ins w:id="6951" w:author="Arthur Parmentier" w:date="2020-05-20T22:54:00Z">
        <w:r w:rsidR="00ED06F1" w:rsidRPr="007C437A">
          <w:t xml:space="preserve"> </w:t>
        </w:r>
      </w:ins>
      <w:ins w:id="6952" w:author="Arthur Parmentier" w:date="2020-05-20T22:55:00Z">
        <w:r w:rsidR="00A62CFE" w:rsidRPr="007C437A">
          <w:t>&lt;input_name&gt;_size” object</w:t>
        </w:r>
      </w:ins>
    </w:p>
    <w:p w:rsidR="00E3655F" w:rsidRPr="007C437A" w:rsidRDefault="00E3655F" w:rsidP="00E3655F">
      <w:pPr>
        <w:rPr>
          <w:ins w:id="6953" w:author="Arthur Parmentier" w:date="2020-06-03T22:31:00Z"/>
        </w:rPr>
      </w:pPr>
      <w:ins w:id="6954" w:author="Arthur Parmentier" w:date="2020-06-03T22:26:00Z">
        <w:r w:rsidRPr="007C437A">
          <w:t xml:space="preserve">Then, on the input manager panel, the user can select what input should be used by each model. </w:t>
        </w:r>
      </w:ins>
      <w:ins w:id="6955" w:author="Arthur Parmentier" w:date="2020-06-03T22:27:00Z">
        <w:r w:rsidRPr="007C437A">
          <w:t>Because inputs have different data rates and dimensions, it is</w:t>
        </w:r>
      </w:ins>
      <w:ins w:id="6956" w:author="Arthur Parmentier" w:date="2020-06-03T22:30:00Z">
        <w:r w:rsidR="009304A6" w:rsidRPr="007C437A">
          <w:t xml:space="preserve"> in general</w:t>
        </w:r>
      </w:ins>
      <w:ins w:id="6957" w:author="Arthur Parmentier" w:date="2020-06-03T22:27:00Z">
        <w:r w:rsidRPr="007C437A">
          <w:t xml:space="preserve"> not possible to </w:t>
        </w:r>
        <w:r w:rsidR="009304A6" w:rsidRPr="007C437A">
          <w:t xml:space="preserve">route more </w:t>
        </w:r>
        <w:r w:rsidR="009304A6" w:rsidRPr="007C437A">
          <w:lastRenderedPageBreak/>
          <w:t xml:space="preserve">than one input to a single model. If two inputs </w:t>
        </w:r>
      </w:ins>
      <w:ins w:id="6958" w:author="Arthur Parmentier" w:date="2020-06-03T22:29:00Z">
        <w:r w:rsidR="009304A6" w:rsidRPr="007C437A">
          <w:t>are compatible (typically with similar data rates)</w:t>
        </w:r>
      </w:ins>
      <w:ins w:id="6959" w:author="Arthur Parmentier" w:date="2020-06-03T22:27:00Z">
        <w:r w:rsidR="009304A6" w:rsidRPr="007C437A">
          <w:t xml:space="preserve"> the user simply can create a new input </w:t>
        </w:r>
      </w:ins>
      <w:ins w:id="6960" w:author="Arthur Parmentier" w:date="2020-06-03T22:28:00Z">
        <w:r w:rsidR="009304A6" w:rsidRPr="007C437A">
          <w:t>and merge the two original ones in a single one</w:t>
        </w:r>
      </w:ins>
      <w:ins w:id="6961" w:author="Arthur Parmentier" w:date="2020-06-03T22:29:00Z">
        <w:r w:rsidR="009304A6" w:rsidRPr="007C437A">
          <w:t xml:space="preserve"> the way he wants to</w:t>
        </w:r>
      </w:ins>
      <w:ins w:id="6962" w:author="Arthur Parmentier" w:date="2020-06-03T22:30:00Z">
        <w:r w:rsidR="009304A6" w:rsidRPr="007C437A">
          <w:t xml:space="preserve"> if he would like to route this new combination to a single model.</w:t>
        </w:r>
      </w:ins>
    </w:p>
    <w:p w:rsidR="004C7B1A" w:rsidRPr="007C437A" w:rsidRDefault="004C7B1A">
      <w:pPr>
        <w:keepNext/>
        <w:rPr>
          <w:ins w:id="6963" w:author="Arthur Parmentier" w:date="2020-06-03T22:41:00Z"/>
        </w:rPr>
        <w:pPrChange w:id="6964" w:author="Arthur Parmentier" w:date="2020-06-03T22:41:00Z">
          <w:pPr/>
        </w:pPrChange>
      </w:pPr>
      <w:ins w:id="6965" w:author="Arthur Parmentier" w:date="2020-06-03T22:40:00Z">
        <w:r w:rsidRPr="007C437A">
          <w:rPr>
            <w:noProof/>
            <w:rPrChange w:id="6966"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5">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6967" w:author="Arthur Parmentier" w:date="2020-05-20T19:38:00Z"/>
          <w:rPrChange w:id="6968" w:author="Arthur Parmentier" w:date="2020-06-07T15:27:00Z">
            <w:rPr>
              <w:ins w:id="6969" w:author="Arthur Parmentier" w:date="2020-05-20T19:38:00Z"/>
            </w:rPr>
          </w:rPrChange>
        </w:rPr>
        <w:pPrChange w:id="6970" w:author="Arthur Parmentier" w:date="2020-06-03T22:41:00Z">
          <w:pPr>
            <w:pStyle w:val="Paragraphedeliste"/>
            <w:numPr>
              <w:numId w:val="31"/>
            </w:numPr>
            <w:ind w:hanging="360"/>
          </w:pPr>
        </w:pPrChange>
      </w:pPr>
      <w:ins w:id="6971" w:author="Arthur Parmentier" w:date="2020-06-03T22:41:00Z">
        <w:r w:rsidRPr="007C437A">
          <w:rPr>
            <w:rPrChange w:id="6972" w:author="Arthur Parmentier" w:date="2020-06-07T15:27:00Z">
              <w:rPr>
                <w:i/>
                <w:iCs/>
              </w:rPr>
            </w:rPrChange>
          </w:rPr>
          <w:t xml:space="preserve">Figure </w:t>
        </w:r>
        <w:r w:rsidRPr="007C437A">
          <w:rPr>
            <w:rPrChange w:id="6973" w:author="Arthur Parmentier" w:date="2020-06-07T15:27:00Z">
              <w:rPr>
                <w:i/>
                <w:iCs/>
              </w:rPr>
            </w:rPrChange>
          </w:rPr>
          <w:fldChar w:fldCharType="begin"/>
        </w:r>
        <w:r w:rsidRPr="007C437A">
          <w:rPr>
            <w:rPrChange w:id="6974" w:author="Arthur Parmentier" w:date="2020-06-07T15:27:00Z">
              <w:rPr>
                <w:i/>
                <w:iCs/>
              </w:rPr>
            </w:rPrChange>
          </w:rPr>
          <w:instrText xml:space="preserve"> SEQ Figure \* ARABIC </w:instrText>
        </w:r>
      </w:ins>
      <w:r w:rsidRPr="007C437A">
        <w:rPr>
          <w:rPrChange w:id="6975" w:author="Arthur Parmentier" w:date="2020-06-07T15:27:00Z">
            <w:rPr>
              <w:i/>
              <w:iCs/>
            </w:rPr>
          </w:rPrChange>
        </w:rPr>
        <w:fldChar w:fldCharType="separate"/>
      </w:r>
      <w:ins w:id="6976" w:author="Arthur Parmentier" w:date="2020-06-12T13:37:00Z">
        <w:r w:rsidR="007A0A7C">
          <w:rPr>
            <w:noProof/>
          </w:rPr>
          <w:t>7</w:t>
        </w:r>
      </w:ins>
      <w:ins w:id="6977" w:author="Arthur Parmentier" w:date="2020-06-03T22:41:00Z">
        <w:r w:rsidRPr="007C437A">
          <w:rPr>
            <w:rPrChange w:id="6978" w:author="Arthur Parmentier" w:date="2020-06-07T15:27:00Z">
              <w:rPr>
                <w:i/>
                <w:iCs/>
              </w:rPr>
            </w:rPrChange>
          </w:rPr>
          <w:fldChar w:fldCharType="end"/>
        </w:r>
        <w:r w:rsidRPr="007C437A">
          <w:rPr>
            <w:rPrChange w:id="6979" w:author="Arthur Parmentier" w:date="2020-06-07T15:27:00Z">
              <w:rPr>
                <w:i/>
                <w:iCs/>
              </w:rPr>
            </w:rPrChange>
          </w:rPr>
          <w:t xml:space="preserve"> Input to model routing interface</w:t>
        </w:r>
        <w:r w:rsidR="00835835" w:rsidRPr="007C437A">
          <w:rPr>
            <w:rPrChange w:id="6980" w:author="Arthur Parmentier" w:date="2020-06-07T15:27:00Z">
              <w:rPr>
                <w:i/>
                <w:iCs/>
              </w:rPr>
            </w:rPrChange>
          </w:rPr>
          <w:t>. The routing matrix is automatically updated from the list of inputs and models that the user defines</w:t>
        </w:r>
      </w:ins>
      <w:ins w:id="6981" w:author="Arthur Parmentier" w:date="2020-06-03T22:42:00Z">
        <w:r w:rsidR="00835835" w:rsidRPr="007C437A">
          <w:rPr>
            <w:rPrChange w:id="6982" w:author="Arthur Parmentier" w:date="2020-06-07T15:27:00Z">
              <w:rPr>
                <w:i/>
                <w:iCs/>
              </w:rPr>
            </w:rPrChange>
          </w:rPr>
          <w:t>, allowing the user to add his own inputs or models in little time.</w:t>
        </w:r>
      </w:ins>
    </w:p>
    <w:p w:rsidR="002E315F" w:rsidRPr="007C437A" w:rsidDel="00F02080" w:rsidRDefault="002E315F">
      <w:pPr>
        <w:rPr>
          <w:del w:id="6983" w:author="Arthur Parmentier" w:date="2020-05-20T19:53:00Z"/>
          <w:rPrChange w:id="6984" w:author="Arthur Parmentier" w:date="2020-06-07T15:27:00Z">
            <w:rPr>
              <w:del w:id="6985" w:author="Arthur Parmentier" w:date="2020-05-20T19:53:00Z"/>
            </w:rPr>
          </w:rPrChange>
        </w:rPr>
        <w:pPrChange w:id="6986" w:author="Arthur Parmentier" w:date="2020-05-20T19:38:00Z">
          <w:pPr>
            <w:pStyle w:val="Titre2"/>
          </w:pPr>
        </w:pPrChange>
      </w:pPr>
      <w:bookmarkStart w:id="6987" w:name="_Toc41067207"/>
      <w:bookmarkStart w:id="6988" w:name="_Toc42259023"/>
      <w:bookmarkStart w:id="6989" w:name="_Toc42259100"/>
      <w:bookmarkStart w:id="6990" w:name="_Toc42449779"/>
      <w:bookmarkStart w:id="6991" w:name="_Toc42449861"/>
      <w:bookmarkStart w:id="6992" w:name="_Toc42550047"/>
      <w:bookmarkStart w:id="6993" w:name="_Toc42550140"/>
      <w:bookmarkStart w:id="6994" w:name="_Toc42698891"/>
      <w:bookmarkStart w:id="6995" w:name="_Toc42698970"/>
      <w:bookmarkStart w:id="6996" w:name="_Toc42841987"/>
      <w:bookmarkStart w:id="6997" w:name="_Toc42842088"/>
      <w:bookmarkStart w:id="6998" w:name="_Toc42842189"/>
      <w:bookmarkEnd w:id="6987"/>
      <w:bookmarkEnd w:id="6988"/>
      <w:bookmarkEnd w:id="6989"/>
      <w:bookmarkEnd w:id="6990"/>
      <w:bookmarkEnd w:id="6991"/>
      <w:bookmarkEnd w:id="6992"/>
      <w:bookmarkEnd w:id="6993"/>
      <w:bookmarkEnd w:id="6994"/>
      <w:bookmarkEnd w:id="6995"/>
      <w:bookmarkEnd w:id="6996"/>
      <w:bookmarkEnd w:id="6997"/>
      <w:bookmarkEnd w:id="6998"/>
    </w:p>
    <w:p w:rsidR="00F25194" w:rsidRPr="007C437A" w:rsidRDefault="00F25194">
      <w:pPr>
        <w:pStyle w:val="Titre3"/>
        <w:rPr>
          <w:ins w:id="6999" w:author="Arthur Parmentier" w:date="2020-05-20T19:53:00Z"/>
        </w:rPr>
      </w:pPr>
      <w:bookmarkStart w:id="7000" w:name="_Toc42842190"/>
      <w:r w:rsidRPr="007C437A">
        <w:t xml:space="preserve">Part 2: </w:t>
      </w:r>
      <w:del w:id="7001" w:author="Arthur Parmentier" w:date="2020-05-20T19:57:00Z">
        <w:r w:rsidRPr="007C437A" w:rsidDel="000C6A61">
          <w:delText>Training &amp; data management</w:delText>
        </w:r>
      </w:del>
      <w:ins w:id="7002" w:author="Arthur Parmentier" w:date="2020-05-20T19:57:00Z">
        <w:r w:rsidR="000C6A61" w:rsidRPr="007C437A">
          <w:t>Signs &amp; dictionary management</w:t>
        </w:r>
      </w:ins>
      <w:bookmarkEnd w:id="7000"/>
    </w:p>
    <w:p w:rsidR="00635850" w:rsidRPr="007C437A" w:rsidRDefault="00635850" w:rsidP="00070661">
      <w:pPr>
        <w:rPr>
          <w:ins w:id="7003" w:author="Arthur Parmentier" w:date="2020-06-03T22:46:00Z"/>
        </w:rPr>
      </w:pPr>
      <w:ins w:id="7004"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7005" w:author="Arthur Parmentier" w:date="2020-06-03T23:38:00Z"/>
          <w:rPrChange w:id="7006" w:author="Arthur Parmentier" w:date="2020-06-07T15:27:00Z">
            <w:rPr>
              <w:ins w:id="7007" w:author="Arthur Parmentier" w:date="2020-06-03T23:38:00Z"/>
            </w:rPr>
          </w:rPrChange>
        </w:rPr>
        <w:pPrChange w:id="7008" w:author="Arthur Parmentier" w:date="2020-06-03T23:38:00Z">
          <w:pPr/>
        </w:pPrChange>
      </w:pPr>
      <w:ins w:id="7009" w:author="Arthur Parmentier" w:date="2020-06-03T23:38:00Z">
        <w:r w:rsidRPr="007C437A">
          <w:rPr>
            <w:rPrChange w:id="7010" w:author="Arthur Parmentier" w:date="2020-06-07T15:27:00Z">
              <w:rPr/>
            </w:rPrChange>
          </w:rPr>
          <w:t>Sign creation</w:t>
        </w:r>
      </w:ins>
    </w:p>
    <w:p w:rsidR="00635850" w:rsidRPr="007C437A" w:rsidRDefault="000C6A61" w:rsidP="00070661">
      <w:pPr>
        <w:rPr>
          <w:ins w:id="7011" w:author="Arthur Parmentier" w:date="2020-06-03T22:47:00Z"/>
        </w:rPr>
      </w:pPr>
      <w:ins w:id="7012" w:author="Arthur Parmentier" w:date="2020-05-20T19:57:00Z">
        <w:r w:rsidRPr="007C437A">
          <w:t xml:space="preserve">We have seen that creating new signs is </w:t>
        </w:r>
      </w:ins>
      <w:ins w:id="7013" w:author="Arthur Parmentier" w:date="2020-06-03T22:47:00Z">
        <w:r w:rsidR="00635850" w:rsidRPr="007C437A">
          <w:t>one of the</w:t>
        </w:r>
      </w:ins>
      <w:ins w:id="7014" w:author="Arthur Parmentier" w:date="2020-05-20T19:58:00Z">
        <w:r w:rsidRPr="007C437A">
          <w:t xml:space="preserve"> core mechanism</w:t>
        </w:r>
      </w:ins>
      <w:ins w:id="7015" w:author="Arthur Parmentier" w:date="2020-06-03T22:47:00Z">
        <w:r w:rsidR="00635850" w:rsidRPr="007C437A">
          <w:t>s</w:t>
        </w:r>
      </w:ins>
      <w:ins w:id="7016" w:author="Arthur Parmentier" w:date="2020-05-20T19:58:00Z">
        <w:r w:rsidRPr="007C437A">
          <w:t xml:space="preserve"> of SP. </w:t>
        </w:r>
      </w:ins>
      <w:ins w:id="7017" w:author="Arthur Parmentier" w:date="2020-06-03T22:47:00Z">
        <w:r w:rsidR="00635850" w:rsidRPr="007C437A">
          <w:t xml:space="preserve">It is also </w:t>
        </w:r>
      </w:ins>
      <w:ins w:id="7018" w:author="Arthur Parmentier" w:date="2020-06-03T22:48:00Z">
        <w:r w:rsidR="00635850" w:rsidRPr="007C437A">
          <w:t>one important feature of</w:t>
        </w:r>
      </w:ins>
      <w:ins w:id="7019" w:author="Arthur Parmentier" w:date="2020-06-03T22:47:00Z">
        <w:r w:rsidR="00635850" w:rsidRPr="007C437A">
          <w:t xml:space="preserve"> my program</w:t>
        </w:r>
      </w:ins>
      <w:ins w:id="7020" w:author="Arthur Parmentier" w:date="2020-06-03T22:48:00Z">
        <w:r w:rsidR="00635850" w:rsidRPr="007C437A">
          <w:t xml:space="preserve"> in which</w:t>
        </w:r>
      </w:ins>
      <w:ins w:id="7021" w:author="Arthur Parmentier" w:date="2020-06-03T22:47:00Z">
        <w:r w:rsidR="00635850" w:rsidRPr="007C437A">
          <w:t xml:space="preserve"> the user can either create his own signs or use pre-recorded </w:t>
        </w:r>
      </w:ins>
      <w:ins w:id="7022" w:author="Arthur Parmentier" w:date="2020-06-03T22:48:00Z">
        <w:r w:rsidR="00635850" w:rsidRPr="007C437A">
          <w:t>signs, for instance that would have been created or recorded by other users.</w:t>
        </w:r>
      </w:ins>
    </w:p>
    <w:p w:rsidR="00F304EE" w:rsidRPr="007C437A" w:rsidRDefault="00070661" w:rsidP="00070661">
      <w:pPr>
        <w:rPr>
          <w:ins w:id="7023" w:author="Arthur Parmentier" w:date="2020-05-20T21:38:00Z"/>
        </w:rPr>
      </w:pPr>
      <w:ins w:id="7024" w:author="Arthur Parmentier" w:date="2020-05-20T21:38:00Z">
        <w:r w:rsidRPr="007C437A">
          <w:t xml:space="preserve">In my program, a sign is defined </w:t>
        </w:r>
      </w:ins>
      <w:ins w:id="7025" w:author="Arthur Parmentier" w:date="2020-05-20T21:45:00Z">
        <w:r w:rsidR="002D466E" w:rsidRPr="007C437A">
          <w:t>t</w:t>
        </w:r>
      </w:ins>
      <w:ins w:id="7026" w:author="Arthur Parmentier" w:date="2020-06-03T22:52:00Z">
        <w:r w:rsidR="00BD52CD" w:rsidRPr="007C437A">
          <w:t>wo</w:t>
        </w:r>
      </w:ins>
      <w:ins w:id="7027" w:author="Arthur Parmentier" w:date="2020-05-20T21:38:00Z">
        <w:r w:rsidRPr="007C437A">
          <w:t xml:space="preserve"> properties:</w:t>
        </w:r>
      </w:ins>
    </w:p>
    <w:p w:rsidR="00070661" w:rsidRPr="007C437A" w:rsidRDefault="00070661">
      <w:pPr>
        <w:pStyle w:val="Paragraphedeliste"/>
        <w:numPr>
          <w:ilvl w:val="0"/>
          <w:numId w:val="33"/>
        </w:numPr>
        <w:rPr>
          <w:ins w:id="7028" w:author="Arthur Parmentier" w:date="2020-05-20T20:02:00Z"/>
        </w:rPr>
        <w:pPrChange w:id="7029" w:author="Arthur Parmentier" w:date="2020-05-20T21:38:00Z">
          <w:pPr>
            <w:pStyle w:val="Paragraphedeliste"/>
            <w:numPr>
              <w:numId w:val="32"/>
            </w:numPr>
            <w:ind w:hanging="360"/>
          </w:pPr>
        </w:pPrChange>
      </w:pPr>
      <w:ins w:id="7030" w:author="Arthur Parmentier" w:date="2020-05-20T21:38:00Z">
        <w:r w:rsidRPr="007C437A">
          <w:t>Its name</w:t>
        </w:r>
      </w:ins>
    </w:p>
    <w:p w:rsidR="00F304EE" w:rsidRPr="007C437A" w:rsidRDefault="00070661" w:rsidP="00F304EE">
      <w:pPr>
        <w:pStyle w:val="Paragraphedeliste"/>
        <w:numPr>
          <w:ilvl w:val="0"/>
          <w:numId w:val="32"/>
        </w:numPr>
        <w:rPr>
          <w:ins w:id="7031" w:author="Arthur Parmentier" w:date="2020-06-03T22:50:00Z"/>
        </w:rPr>
      </w:pPr>
      <w:ins w:id="7032" w:author="Arthur Parmentier" w:date="2020-05-20T21:39:00Z">
        <w:r w:rsidRPr="007C437A">
          <w:lastRenderedPageBreak/>
          <w:t>Its category</w:t>
        </w:r>
      </w:ins>
      <w:ins w:id="7033" w:author="Arthur Parmentier" w:date="2020-05-20T21:28:00Z">
        <w:r w:rsidR="007D4B4B" w:rsidRPr="007C437A">
          <w:t>, in ana</w:t>
        </w:r>
      </w:ins>
      <w:ins w:id="7034" w:author="Arthur Parmentier" w:date="2020-05-20T21:29:00Z">
        <w:r w:rsidR="007D4B4B" w:rsidRPr="007C437A">
          <w:t xml:space="preserve">logy with the </w:t>
        </w:r>
      </w:ins>
      <w:ins w:id="7035" w:author="Arthur Parmentier" w:date="2020-06-05T19:22:00Z">
        <w:r w:rsidR="000E299B" w:rsidRPr="007C437A">
          <w:t>syntactic</w:t>
        </w:r>
      </w:ins>
      <w:ins w:id="7036" w:author="Arthur Parmentier" w:date="2020-05-20T21:29:00Z">
        <w:r w:rsidR="007D4B4B" w:rsidRPr="007C437A">
          <w:t xml:space="preserve"> model </w:t>
        </w:r>
      </w:ins>
      <w:ins w:id="7037" w:author="Arthur Parmentier" w:date="2020-06-03T22:49:00Z">
        <w:r w:rsidR="00D20FA9" w:rsidRPr="007C437A">
          <w:t>of</w:t>
        </w:r>
      </w:ins>
      <w:ins w:id="7038" w:author="Arthur Parmentier" w:date="2020-05-20T21:30:00Z">
        <w:r w:rsidR="007D4B4B" w:rsidRPr="007C437A">
          <w:t xml:space="preserve"> SP</w:t>
        </w:r>
      </w:ins>
      <w:ins w:id="7039" w:author="Arthur Parmentier" w:date="2020-06-03T22:49:00Z">
        <w:r w:rsidR="00D20FA9" w:rsidRPr="007C437A">
          <w:t xml:space="preserve"> </w:t>
        </w:r>
      </w:ins>
      <w:ins w:id="7040" w:author="Arthur Parmentier" w:date="2020-05-20T21:30:00Z">
        <w:r w:rsidR="007D4B4B" w:rsidRPr="007C437A">
          <w:t>: WHO, WHAT, HOW, WHEN, OFF,</w:t>
        </w:r>
      </w:ins>
      <w:ins w:id="7041" w:author="Arthur Parmentier" w:date="2020-05-20T21:31:00Z">
        <w:r w:rsidR="007D4B4B" w:rsidRPr="007C437A">
          <w:t xml:space="preserve"> NEUTRAL</w:t>
        </w:r>
      </w:ins>
      <w:ins w:id="7042" w:author="Arthur Parmentier" w:date="2020-06-03T22:49:00Z">
        <w:r w:rsidR="00D20FA9" w:rsidRPr="007C437A">
          <w:t xml:space="preserve"> &amp;</w:t>
        </w:r>
      </w:ins>
      <w:ins w:id="7043" w:author="Arthur Parmentier" w:date="2020-05-20T21:32:00Z">
        <w:r w:rsidR="007D4B4B" w:rsidRPr="007C437A">
          <w:t xml:space="preserve"> LOGIC</w:t>
        </w:r>
      </w:ins>
      <w:ins w:id="7044" w:author="Arthur Parmentier" w:date="2020-06-03T22:50:00Z">
        <w:r w:rsidR="00D20FA9" w:rsidRPr="007C437A">
          <w:t xml:space="preserve"> </w:t>
        </w:r>
        <w:r w:rsidR="00D20FA9" w:rsidRPr="007C437A">
          <w:rPr>
            <w:rStyle w:val="Appelnotedebasdep"/>
          </w:rPr>
          <w:footnoteReference w:id="50"/>
        </w:r>
      </w:ins>
    </w:p>
    <w:p w:rsidR="0012023C" w:rsidRPr="007C437A" w:rsidRDefault="001653F3" w:rsidP="001653F3">
      <w:pPr>
        <w:rPr>
          <w:ins w:id="7046" w:author="Arthur Parmentier" w:date="2020-05-22T09:21:00Z"/>
        </w:rPr>
      </w:pPr>
      <w:ins w:id="7047" w:author="Arthur Parmentier" w:date="2020-05-20T21:50:00Z">
        <w:r w:rsidRPr="007C437A">
          <w:t>The</w:t>
        </w:r>
      </w:ins>
      <w:ins w:id="7048" w:author="Arthur Parmentier" w:date="2020-06-03T22:52:00Z">
        <w:r w:rsidR="00BD52CD" w:rsidRPr="007C437A">
          <w:t xml:space="preserve">se </w:t>
        </w:r>
      </w:ins>
      <w:ins w:id="7049" w:author="Arthur Parmentier" w:date="2020-05-20T21:50:00Z">
        <w:r w:rsidRPr="007C437A">
          <w:t>properties are sufficient to allow t</w:t>
        </w:r>
      </w:ins>
      <w:ins w:id="7050" w:author="Arthur Parmentier" w:date="2020-05-20T21:51:00Z">
        <w:r w:rsidRPr="007C437A">
          <w:t>he program to parse the sign</w:t>
        </w:r>
      </w:ins>
      <w:ins w:id="7051" w:author="Arthur Parmentier" w:date="2020-05-20T22:05:00Z">
        <w:r w:rsidR="0012023C" w:rsidRPr="007C437A">
          <w:t>, i.e. to construct a meaningful request from the temporal flow of signs</w:t>
        </w:r>
      </w:ins>
      <w:ins w:id="7052" w:author="Arthur Parmentier" w:date="2020-06-03T22:52:00Z">
        <w:r w:rsidR="00BD52CD" w:rsidRPr="007C437A">
          <w:t>.</w:t>
        </w:r>
      </w:ins>
      <w:ins w:id="7053" w:author="Arthur Parmentier" w:date="2020-06-03T22:51:00Z">
        <w:r w:rsidR="00BD52CD" w:rsidRPr="007C437A">
          <w:t xml:space="preserve"> </w:t>
        </w:r>
      </w:ins>
    </w:p>
    <w:p w:rsidR="00A87845" w:rsidRPr="007C437A" w:rsidRDefault="00BD52CD" w:rsidP="001653F3">
      <w:pPr>
        <w:rPr>
          <w:ins w:id="7054" w:author="Arthur Parmentier" w:date="2020-05-20T22:05:00Z"/>
        </w:rPr>
      </w:pPr>
      <w:ins w:id="7055" w:author="Arthur Parmentier" w:date="2020-05-20T22:08:00Z">
        <w:r w:rsidRPr="007C437A">
          <w:rPr>
            <w:noProof/>
            <w:rPrChange w:id="7056"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B270CD" w:rsidRPr="00311097" w:rsidRDefault="00B270CD">
                              <w:pPr>
                                <w:pStyle w:val="Lgende"/>
                                <w:rPr>
                                  <w:noProof/>
                                </w:rPr>
                                <w:pPrChange w:id="7057" w:author="Arthur Parmentier" w:date="2020-05-20T22:08:00Z">
                                  <w:pPr/>
                                </w:pPrChange>
                              </w:pPr>
                              <w:bookmarkStart w:id="7058" w:name="_Ref41031792"/>
                              <w:bookmarkStart w:id="7059" w:name="_Ref41031785"/>
                              <w:ins w:id="7060" w:author="Arthur Parmentier" w:date="2020-05-20T22:08:00Z">
                                <w:r>
                                  <w:t xml:space="preserve">Figure </w:t>
                                </w:r>
                                <w:r>
                                  <w:fldChar w:fldCharType="begin"/>
                                </w:r>
                                <w:r>
                                  <w:instrText xml:space="preserve"> SEQ Figure \* ARABIC </w:instrText>
                                </w:r>
                              </w:ins>
                              <w:r>
                                <w:fldChar w:fldCharType="separate"/>
                              </w:r>
                              <w:ins w:id="7061" w:author="Arthur Parmentier" w:date="2020-06-12T13:37:00Z">
                                <w:r w:rsidR="007A0A7C">
                                  <w:rPr>
                                    <w:noProof/>
                                  </w:rPr>
                                  <w:t>8</w:t>
                                </w:r>
                              </w:ins>
                              <w:ins w:id="7062" w:author="Arthur Parmentier" w:date="2020-05-20T22:08:00Z">
                                <w:r>
                                  <w:fldChar w:fldCharType="end"/>
                                </w:r>
                                <w:bookmarkEnd w:id="7058"/>
                                <w:r>
                                  <w:t xml:space="preserve"> User interface for defining new signs</w:t>
                                </w:r>
                              </w:ins>
                              <w:bookmarkEnd w:id="7059"/>
                              <w:ins w:id="7063" w:author="Arthur Parmentier" w:date="2020-06-03T22:56:00Z">
                                <w:r>
                                  <w:t xml:space="preserve"> and recording them to the buffers of a model. </w:t>
                                </w:r>
                              </w:ins>
                              <w:ins w:id="7064" w:author="Arthur Parmentier" w:date="2020-06-03T22:57:00Z">
                                <w:r>
                                  <w:t>First, the user can select which model he wants to use to recognize the sign</w:t>
                                </w:r>
                              </w:ins>
                              <w:ins w:id="7065" w:author="Arthur Parmentier" w:date="2020-06-03T22:58:00Z">
                                <w:r>
                                  <w:t xml:space="preserve">s he wants to add. </w:t>
                                </w:r>
                              </w:ins>
                              <w:ins w:id="7066" w:author="Arthur Parmentier" w:date="2020-06-03T22:57:00Z">
                                <w:r>
                                  <w:t>Then</w:t>
                                </w:r>
                              </w:ins>
                              <w:ins w:id="7067" w:author="Arthur Parmentier" w:date="2020-06-03T22:56:00Z">
                                <w:r>
                                  <w:t xml:space="preserve">, </w:t>
                                </w:r>
                              </w:ins>
                              <w:ins w:id="7068" w:author="Arthur Parmentier" w:date="2020-06-03T22:57:00Z">
                                <w:r>
                                  <w:t>he</w:t>
                                </w:r>
                              </w:ins>
                              <w:ins w:id="7069" w:author="Arthur Parmentier" w:date="2020-06-03T22:56:00Z">
                                <w:r>
                                  <w:t xml:space="preserve"> must enter the signs and their corresponding category</w:t>
                                </w:r>
                              </w:ins>
                              <w:ins w:id="7070" w:author="Arthur Parmentier" w:date="2020-06-03T22:57:00Z">
                                <w:r>
                                  <w:t xml:space="preserve"> that he would like to record. </w:t>
                                </w:r>
                              </w:ins>
                              <w:ins w:id="7071"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B270CD" w:rsidRPr="00311097" w:rsidRDefault="00B270CD">
                        <w:pPr>
                          <w:pStyle w:val="Lgende"/>
                          <w:rPr>
                            <w:noProof/>
                          </w:rPr>
                          <w:pPrChange w:id="7072" w:author="Arthur Parmentier" w:date="2020-05-20T22:08:00Z">
                            <w:pPr/>
                          </w:pPrChange>
                        </w:pPr>
                        <w:bookmarkStart w:id="7073" w:name="_Ref41031792"/>
                        <w:bookmarkStart w:id="7074" w:name="_Ref41031785"/>
                        <w:ins w:id="7075" w:author="Arthur Parmentier" w:date="2020-05-20T22:08:00Z">
                          <w:r>
                            <w:t xml:space="preserve">Figure </w:t>
                          </w:r>
                          <w:r>
                            <w:fldChar w:fldCharType="begin"/>
                          </w:r>
                          <w:r>
                            <w:instrText xml:space="preserve"> SEQ Figure \* ARABIC </w:instrText>
                          </w:r>
                        </w:ins>
                        <w:r>
                          <w:fldChar w:fldCharType="separate"/>
                        </w:r>
                        <w:ins w:id="7076" w:author="Arthur Parmentier" w:date="2020-06-12T13:37:00Z">
                          <w:r w:rsidR="007A0A7C">
                            <w:rPr>
                              <w:noProof/>
                            </w:rPr>
                            <w:t>8</w:t>
                          </w:r>
                        </w:ins>
                        <w:ins w:id="7077" w:author="Arthur Parmentier" w:date="2020-05-20T22:08:00Z">
                          <w:r>
                            <w:fldChar w:fldCharType="end"/>
                          </w:r>
                          <w:bookmarkEnd w:id="7073"/>
                          <w:r>
                            <w:t xml:space="preserve"> User interface for defining new signs</w:t>
                          </w:r>
                        </w:ins>
                        <w:bookmarkEnd w:id="7074"/>
                        <w:ins w:id="7078" w:author="Arthur Parmentier" w:date="2020-06-03T22:56:00Z">
                          <w:r>
                            <w:t xml:space="preserve"> and recording them to the buffers of a model. </w:t>
                          </w:r>
                        </w:ins>
                        <w:ins w:id="7079" w:author="Arthur Parmentier" w:date="2020-06-03T22:57:00Z">
                          <w:r>
                            <w:t>First, the user can select which model he wants to use to recognize the sign</w:t>
                          </w:r>
                        </w:ins>
                        <w:ins w:id="7080" w:author="Arthur Parmentier" w:date="2020-06-03T22:58:00Z">
                          <w:r>
                            <w:t xml:space="preserve">s he wants to add. </w:t>
                          </w:r>
                        </w:ins>
                        <w:ins w:id="7081" w:author="Arthur Parmentier" w:date="2020-06-03T22:57:00Z">
                          <w:r>
                            <w:t>Then</w:t>
                          </w:r>
                        </w:ins>
                        <w:ins w:id="7082" w:author="Arthur Parmentier" w:date="2020-06-03T22:56:00Z">
                          <w:r>
                            <w:t xml:space="preserve">, </w:t>
                          </w:r>
                        </w:ins>
                        <w:ins w:id="7083" w:author="Arthur Parmentier" w:date="2020-06-03T22:57:00Z">
                          <w:r>
                            <w:t>he</w:t>
                          </w:r>
                        </w:ins>
                        <w:ins w:id="7084" w:author="Arthur Parmentier" w:date="2020-06-03T22:56:00Z">
                          <w:r>
                            <w:t xml:space="preserve"> must enter the signs and their corresponding category</w:t>
                          </w:r>
                        </w:ins>
                        <w:ins w:id="7085" w:author="Arthur Parmentier" w:date="2020-06-03T22:57:00Z">
                          <w:r>
                            <w:t xml:space="preserve"> that he would like to record. </w:t>
                          </w:r>
                        </w:ins>
                        <w:ins w:id="7086" w:author="Arthur Parmentier" w:date="2020-06-03T22:58:00Z">
                          <w:r>
                            <w:t>Finally, he can set a few parameters before launching the automated recording session.</w:t>
                          </w:r>
                        </w:ins>
                      </w:p>
                    </w:txbxContent>
                  </v:textbox>
                  <w10:wrap type="topAndBottom" anchorx="margin"/>
                </v:shape>
              </w:pict>
            </mc:Fallback>
          </mc:AlternateContent>
        </w:r>
      </w:ins>
      <w:ins w:id="7087" w:author="Arthur Parmentier" w:date="2020-05-20T22:06:00Z">
        <w:r w:rsidRPr="007C437A">
          <w:rPr>
            <w:noProof/>
            <w:rPrChange w:id="7088"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6">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7089" w:author="Arthur Parmentier" w:date="2020-06-03T23:07:00Z">
        <w:r w:rsidR="00FB2824" w:rsidRPr="007C437A">
          <w:t>The procedure for defining a new sign is shown</w:t>
        </w:r>
      </w:ins>
      <w:ins w:id="7090" w:author="Arthur Parmentier" w:date="2020-05-22T09:22:00Z">
        <w:r w:rsidR="00A87845" w:rsidRPr="007C437A">
          <w:t xml:space="preserve"> in 2.1. (</w:t>
        </w:r>
      </w:ins>
      <w:ins w:id="7091" w:author="Arthur Parmentier" w:date="2020-06-03T22:56:00Z">
        <w:r w:rsidRPr="007C437A">
          <w:rPr>
            <w:rPrChange w:id="7092" w:author="Arthur Parmentier" w:date="2020-06-07T15:27:00Z">
              <w:rPr/>
            </w:rPrChange>
          </w:rPr>
          <w:fldChar w:fldCharType="begin"/>
        </w:r>
        <w:r w:rsidRPr="007C437A">
          <w:instrText xml:space="preserve"> REF _Ref41031792 \h </w:instrText>
        </w:r>
      </w:ins>
      <w:r w:rsidRPr="007C437A">
        <w:rPr>
          <w:rPrChange w:id="7093" w:author="Arthur Parmentier" w:date="2020-06-07T15:27:00Z">
            <w:rPr/>
          </w:rPrChange>
        </w:rPr>
      </w:r>
      <w:r w:rsidRPr="007C437A">
        <w:rPr>
          <w:rPrChange w:id="7094" w:author="Arthur Parmentier" w:date="2020-06-07T15:27:00Z">
            <w:rPr/>
          </w:rPrChange>
        </w:rPr>
        <w:fldChar w:fldCharType="separate"/>
      </w:r>
      <w:ins w:id="7095" w:author="Arthur Parmentier" w:date="2020-06-03T22:56:00Z">
        <w:r w:rsidRPr="007C437A">
          <w:t xml:space="preserve">Figure </w:t>
        </w:r>
        <w:r w:rsidRPr="007C437A">
          <w:rPr>
            <w:rPrChange w:id="7096" w:author="Arthur Parmentier" w:date="2020-06-07T15:27:00Z">
              <w:rPr>
                <w:noProof/>
              </w:rPr>
            </w:rPrChange>
          </w:rPr>
          <w:t>6</w:t>
        </w:r>
        <w:r w:rsidRPr="007C437A">
          <w:rPr>
            <w:rPrChange w:id="7097" w:author="Arthur Parmentier" w:date="2020-06-07T15:27:00Z">
              <w:rPr/>
            </w:rPrChange>
          </w:rPr>
          <w:fldChar w:fldCharType="end"/>
        </w:r>
      </w:ins>
      <w:ins w:id="7098" w:author="Arthur Parmentier" w:date="2020-05-22T09:23:00Z">
        <w:r w:rsidR="00A87845" w:rsidRPr="007C437A">
          <w:t>).</w:t>
        </w:r>
      </w:ins>
    </w:p>
    <w:p w:rsidR="001653F3" w:rsidRPr="007C437A" w:rsidRDefault="00991C57" w:rsidP="001653F3">
      <w:pPr>
        <w:rPr>
          <w:ins w:id="7099" w:author="Arthur Parmentier" w:date="2020-05-20T21:52:00Z"/>
        </w:rPr>
      </w:pPr>
      <w:ins w:id="7100" w:author="Arthur Parmentier" w:date="2020-06-03T23:08:00Z">
        <w:r w:rsidRPr="007C437A">
          <w:t>For the sign to effectively by identify,</w:t>
        </w:r>
      </w:ins>
      <w:ins w:id="7101" w:author="Arthur Parmentier" w:date="2020-05-20T21:52:00Z">
        <w:r w:rsidR="001653F3" w:rsidRPr="007C437A">
          <w:t xml:space="preserve"> two steps</w:t>
        </w:r>
      </w:ins>
      <w:ins w:id="7102" w:author="Arthur Parmentier" w:date="2020-06-03T23:08:00Z">
        <w:r w:rsidRPr="007C437A">
          <w:t xml:space="preserve"> are required after the sign has been defined</w:t>
        </w:r>
      </w:ins>
      <w:ins w:id="7103" w:author="Arthur Parmentier" w:date="2020-05-20T21:54:00Z">
        <w:r w:rsidR="00D17256" w:rsidRPr="007C437A">
          <w:t>:</w:t>
        </w:r>
      </w:ins>
    </w:p>
    <w:p w:rsidR="002D466E" w:rsidRPr="007C437A" w:rsidRDefault="00A0616F" w:rsidP="001653F3">
      <w:pPr>
        <w:pStyle w:val="Paragraphedeliste"/>
        <w:numPr>
          <w:ilvl w:val="0"/>
          <w:numId w:val="32"/>
        </w:numPr>
        <w:rPr>
          <w:ins w:id="7104" w:author="Arthur Parmentier" w:date="2020-05-20T21:52:00Z"/>
        </w:rPr>
      </w:pPr>
      <w:ins w:id="7105" w:author="Arthur Parmentier" w:date="2020-05-20T21:53:00Z">
        <w:r w:rsidRPr="007C437A">
          <w:t>Record</w:t>
        </w:r>
      </w:ins>
      <w:ins w:id="7106" w:author="Arthur Parmentier" w:date="2020-05-20T21:52:00Z">
        <w:r w:rsidR="001653F3" w:rsidRPr="007C437A">
          <w:t xml:space="preserve"> </w:t>
        </w:r>
      </w:ins>
      <w:ins w:id="7107" w:author="Arthur Parmentier" w:date="2020-05-20T21:45:00Z">
        <w:r w:rsidR="002D466E" w:rsidRPr="007C437A">
          <w:t>training examples</w:t>
        </w:r>
      </w:ins>
    </w:p>
    <w:p w:rsidR="001653F3" w:rsidRPr="007C437A" w:rsidRDefault="001653F3" w:rsidP="001653F3">
      <w:pPr>
        <w:pStyle w:val="Paragraphedeliste"/>
        <w:numPr>
          <w:ilvl w:val="0"/>
          <w:numId w:val="32"/>
        </w:numPr>
        <w:rPr>
          <w:ins w:id="7108" w:author="Arthur Parmentier" w:date="2020-06-03T23:09:00Z"/>
        </w:rPr>
      </w:pPr>
      <w:ins w:id="7109" w:author="Arthur Parmentier" w:date="2020-05-20T21:53:00Z">
        <w:r w:rsidRPr="007C437A">
          <w:t>Program the virtual instrument itself</w:t>
        </w:r>
      </w:ins>
      <w:ins w:id="7110" w:author="Arthur Parmentier" w:date="2020-06-03T23:09:00Z">
        <w:r w:rsidR="00991C57" w:rsidRPr="007C437A">
          <w:t xml:space="preserve"> to interpret the sign</w:t>
        </w:r>
      </w:ins>
    </w:p>
    <w:p w:rsidR="00991C57" w:rsidRPr="007C437A" w:rsidRDefault="00991C57">
      <w:pPr>
        <w:rPr>
          <w:ins w:id="7111" w:author="Arthur Parmentier" w:date="2020-05-20T21:54:00Z"/>
        </w:rPr>
        <w:pPrChange w:id="7112" w:author="Arthur Parmentier" w:date="2020-06-03T23:09:00Z">
          <w:pPr>
            <w:pStyle w:val="Paragraphedeliste"/>
            <w:numPr>
              <w:numId w:val="32"/>
            </w:numPr>
            <w:ind w:hanging="360"/>
          </w:pPr>
        </w:pPrChange>
      </w:pPr>
      <w:ins w:id="7113" w:author="Arthur Parmentier" w:date="2020-06-03T23:09:00Z">
        <w:r w:rsidRPr="007C437A">
          <w:t>While the recording of training examples is an auto</w:t>
        </w:r>
      </w:ins>
      <w:ins w:id="7114" w:author="Arthur Parmentier" w:date="2020-06-03T23:10:00Z">
        <w:r w:rsidRPr="007C437A">
          <w:t xml:space="preserve">mated process that simply involves pushing one button, the programming of the virtual instrument or device that the sign should control is outside the scope of the program. </w:t>
        </w:r>
      </w:ins>
      <w:ins w:id="7115" w:author="Arthur Parmentier" w:date="2020-06-03T23:11:00Z">
        <w:r w:rsidRPr="007C437A">
          <w:t xml:space="preserve">For demo purposes, I have implemented myself the interpretation of some signs by Ableton Live and a simulation of an orchestra with the Bach Project, but </w:t>
        </w:r>
      </w:ins>
      <w:ins w:id="7116" w:author="Arthur Parmentier" w:date="2020-06-03T23:25:00Z">
        <w:r w:rsidR="006C424F" w:rsidRPr="007C437A">
          <w:t>the connection with other devices must be implemen</w:t>
        </w:r>
      </w:ins>
      <w:ins w:id="7117" w:author="Arthur Parmentier" w:date="2020-06-03T23:26:00Z">
        <w:r w:rsidR="006C424F" w:rsidRPr="007C437A">
          <w:t>ted later by the user himself.</w:t>
        </w:r>
      </w:ins>
      <w:ins w:id="7118" w:author="Arthur Parmentier" w:date="2020-06-03T23:11:00Z">
        <w:r w:rsidRPr="007C437A">
          <w:t xml:space="preserve"> </w:t>
        </w:r>
      </w:ins>
    </w:p>
    <w:p w:rsidR="0051412E" w:rsidRPr="007C437A" w:rsidRDefault="0051412E">
      <w:pPr>
        <w:pStyle w:val="Titre4"/>
        <w:rPr>
          <w:ins w:id="7119" w:author="Arthur Parmentier" w:date="2020-06-03T23:39:00Z"/>
          <w:rPrChange w:id="7120" w:author="Arthur Parmentier" w:date="2020-06-07T15:27:00Z">
            <w:rPr>
              <w:ins w:id="7121" w:author="Arthur Parmentier" w:date="2020-06-03T23:39:00Z"/>
            </w:rPr>
          </w:rPrChange>
        </w:rPr>
        <w:pPrChange w:id="7122" w:author="Arthur Parmentier" w:date="2020-06-03T23:39:00Z">
          <w:pPr/>
        </w:pPrChange>
      </w:pPr>
      <w:ins w:id="7123" w:author="Arthur Parmentier" w:date="2020-06-03T23:39:00Z">
        <w:r w:rsidRPr="007C437A">
          <w:rPr>
            <w:rPrChange w:id="7124" w:author="Arthur Parmentier" w:date="2020-06-07T15:27:00Z">
              <w:rPr/>
            </w:rPrChange>
          </w:rPr>
          <w:t>Sign recording</w:t>
        </w:r>
      </w:ins>
    </w:p>
    <w:p w:rsidR="001222FB" w:rsidRPr="007C437A" w:rsidRDefault="00145F52" w:rsidP="00D17256">
      <w:pPr>
        <w:rPr>
          <w:ins w:id="7125" w:author="Arthur Parmentier" w:date="2020-05-20T22:23:00Z"/>
        </w:rPr>
      </w:pPr>
      <w:ins w:id="7126" w:author="Arthur Parmentier" w:date="2020-05-20T22:14:00Z">
        <w:r w:rsidRPr="007C437A">
          <w:t xml:space="preserve">The user can choose to either define one sign at the time and </w:t>
        </w:r>
      </w:ins>
      <w:ins w:id="7127" w:author="Arthur Parmentier" w:date="2020-05-20T22:15:00Z">
        <w:r w:rsidRPr="007C437A">
          <w:t>record one or several training examples for</w:t>
        </w:r>
      </w:ins>
      <w:ins w:id="7128" w:author="Arthur Parmentier" w:date="2020-05-20T22:14:00Z">
        <w:r w:rsidRPr="007C437A">
          <w:t xml:space="preserve"> it, then saving the training </w:t>
        </w:r>
      </w:ins>
      <w:ins w:id="7129" w:author="Arthur Parmentier" w:date="2020-05-20T22:15:00Z">
        <w:r w:rsidRPr="007C437A">
          <w:t xml:space="preserve">data and adding another sign… or directly define a list </w:t>
        </w:r>
      </w:ins>
      <w:ins w:id="7130" w:author="Arthur Parmentier" w:date="2020-05-20T22:16:00Z">
        <w:r w:rsidRPr="007C437A">
          <w:t>of signs and recording all of them in the same session.</w:t>
        </w:r>
      </w:ins>
    </w:p>
    <w:p w:rsidR="00A83578" w:rsidRPr="007C437A" w:rsidRDefault="00A83578" w:rsidP="00D17256">
      <w:pPr>
        <w:rPr>
          <w:ins w:id="7131" w:author="Arthur Parmentier" w:date="2020-05-20T22:26:00Z"/>
        </w:rPr>
      </w:pPr>
      <w:ins w:id="7132" w:author="Arthur Parmentier" w:date="2020-05-20T22:23:00Z">
        <w:r w:rsidRPr="007C437A">
          <w:lastRenderedPageBreak/>
          <w:t xml:space="preserve">The </w:t>
        </w:r>
      </w:ins>
      <w:ins w:id="7133"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7134" w:author="Arthur Parmentier" w:date="2020-05-20T22:26:00Z"/>
        </w:rPr>
      </w:pPr>
      <w:ins w:id="7135" w:author="Arthur Parmentier" w:date="2020-05-20T22:26:00Z">
        <w:r w:rsidRPr="007C437A">
          <w:t>Initial preparation time</w:t>
        </w:r>
      </w:ins>
      <w:ins w:id="7136" w:author="Arthur Parmentier" w:date="2020-05-20T22:30:00Z">
        <w:r w:rsidRPr="007C437A">
          <w:t xml:space="preserve"> of </w:t>
        </w:r>
      </w:ins>
      <w:ins w:id="7137" w:author="Arthur Parmentier" w:date="2020-05-20T22:31:00Z">
        <w:r w:rsidRPr="007C437A">
          <w:rPr>
            <w:i/>
            <w:iCs/>
          </w:rPr>
          <w:t>I</w:t>
        </w:r>
      </w:ins>
      <w:ins w:id="7138" w:author="Arthur Parmentier" w:date="2020-05-20T22:30:00Z">
        <w:r w:rsidRPr="007C437A">
          <w:t xml:space="preserve"> seconds</w:t>
        </w:r>
      </w:ins>
    </w:p>
    <w:p w:rsidR="00A83578" w:rsidRPr="007C437A" w:rsidRDefault="00A83578" w:rsidP="00A83578">
      <w:pPr>
        <w:pStyle w:val="Paragraphedeliste"/>
        <w:numPr>
          <w:ilvl w:val="1"/>
          <w:numId w:val="11"/>
        </w:numPr>
        <w:rPr>
          <w:ins w:id="7139" w:author="Arthur Parmentier" w:date="2020-05-20T22:28:00Z"/>
        </w:rPr>
      </w:pPr>
      <w:ins w:id="7140" w:author="Arthur Parmentier" w:date="2020-05-20T22:27:00Z">
        <w:r w:rsidRPr="007C437A">
          <w:t xml:space="preserve">Each sign is recorded </w:t>
        </w:r>
        <w:r w:rsidRPr="007C437A">
          <w:rPr>
            <w:i/>
            <w:iCs/>
            <w:rPrChange w:id="7141" w:author="Arthur Parmentier" w:date="2020-06-07T15:27:00Z">
              <w:rPr/>
            </w:rPrChange>
          </w:rPr>
          <w:t>N</w:t>
        </w:r>
        <w:r w:rsidRPr="007C437A">
          <w:t xml:space="preserve"> </w:t>
        </w:r>
      </w:ins>
      <w:ins w:id="7142" w:author="Arthur Parmentier" w:date="2020-05-20T22:28:00Z">
        <w:r w:rsidRPr="007C437A">
          <w:t>times</w:t>
        </w:r>
      </w:ins>
      <w:ins w:id="7143" w:author="Arthur Parmentier" w:date="2020-05-20T22:29:00Z">
        <w:r w:rsidRPr="007C437A">
          <w:t>, in the following loop:</w:t>
        </w:r>
      </w:ins>
    </w:p>
    <w:p w:rsidR="00A83578" w:rsidRPr="007C437A" w:rsidRDefault="00A83578" w:rsidP="00A83578">
      <w:pPr>
        <w:pStyle w:val="Paragraphedeliste"/>
        <w:numPr>
          <w:ilvl w:val="2"/>
          <w:numId w:val="11"/>
        </w:numPr>
        <w:rPr>
          <w:ins w:id="7144" w:author="Arthur Parmentier" w:date="2020-05-20T22:28:00Z"/>
        </w:rPr>
      </w:pPr>
      <w:ins w:id="7145" w:author="Arthur Parmentier" w:date="2020-05-20T22:29:00Z">
        <w:r w:rsidRPr="007C437A">
          <w:t>The</w:t>
        </w:r>
      </w:ins>
      <w:ins w:id="7146" w:author="Arthur Parmentier" w:date="2020-05-20T22:28:00Z">
        <w:r w:rsidRPr="007C437A">
          <w:t xml:space="preserve"> recording is launch</w:t>
        </w:r>
      </w:ins>
      <w:ins w:id="7147" w:author="Arthur Parmentier" w:date="2020-05-20T22:32:00Z">
        <w:r w:rsidRPr="007C437A">
          <w:t>ed</w:t>
        </w:r>
      </w:ins>
      <w:ins w:id="7148" w:author="Arthur Parmentier" w:date="2020-05-20T22:28:00Z">
        <w:r w:rsidRPr="007C437A">
          <w:t xml:space="preserve"> for </w:t>
        </w:r>
      </w:ins>
      <w:ins w:id="7149" w:author="Arthur Parmentier" w:date="2020-05-20T22:29:00Z">
        <w:r w:rsidRPr="007C437A">
          <w:rPr>
            <w:i/>
            <w:iCs/>
            <w:rPrChange w:id="7150" w:author="Arthur Parmentier" w:date="2020-06-07T15:27:00Z">
              <w:rPr/>
            </w:rPrChange>
          </w:rPr>
          <w:t>R</w:t>
        </w:r>
      </w:ins>
      <w:ins w:id="7151" w:author="Arthur Parmentier" w:date="2020-05-20T22:28:00Z">
        <w:r w:rsidRPr="007C437A">
          <w:t xml:space="preserve"> seconds</w:t>
        </w:r>
      </w:ins>
    </w:p>
    <w:p w:rsidR="00A83578" w:rsidRPr="007C437A" w:rsidRDefault="0088440D" w:rsidP="00A83578">
      <w:pPr>
        <w:pStyle w:val="Paragraphedeliste"/>
        <w:numPr>
          <w:ilvl w:val="2"/>
          <w:numId w:val="11"/>
        </w:numPr>
        <w:rPr>
          <w:ins w:id="7152" w:author="Arthur Parmentier" w:date="2020-05-20T22:30:00Z"/>
        </w:rPr>
      </w:pPr>
      <w:ins w:id="7153" w:author="Arthur Parmentier" w:date="2020-05-21T09:49:00Z">
        <w:r w:rsidRPr="007C437A">
          <w:t>Break (preparation time for next recording) of</w:t>
        </w:r>
      </w:ins>
      <w:ins w:id="7154" w:author="Arthur Parmentier" w:date="2020-05-20T22:29:00Z">
        <w:r w:rsidR="00A83578" w:rsidRPr="007C437A">
          <w:t xml:space="preserve"> </w:t>
        </w:r>
        <w:r w:rsidR="00A83578" w:rsidRPr="007C437A">
          <w:rPr>
            <w:i/>
            <w:iCs/>
            <w:rPrChange w:id="7155" w:author="Arthur Parmentier" w:date="2020-06-07T15:27:00Z">
              <w:rPr/>
            </w:rPrChange>
          </w:rPr>
          <w:t>P</w:t>
        </w:r>
        <w:r w:rsidR="00A83578" w:rsidRPr="007C437A">
          <w:t xml:space="preserve"> seconds</w:t>
        </w:r>
      </w:ins>
    </w:p>
    <w:p w:rsidR="00A83578" w:rsidRPr="007C437A" w:rsidRDefault="00A83578" w:rsidP="00A83578">
      <w:pPr>
        <w:rPr>
          <w:ins w:id="7156" w:author="Arthur Parmentier" w:date="2020-05-20T22:43:00Z"/>
        </w:rPr>
      </w:pPr>
      <w:ins w:id="7157" w:author="Arthur Parmentier" w:date="2020-05-20T22:31:00Z">
        <w:r w:rsidRPr="007C437A">
          <w:t xml:space="preserve">The user can change the values of </w:t>
        </w:r>
      </w:ins>
      <w:ins w:id="7158" w:author="Arthur Parmentier" w:date="2020-05-20T22:32:00Z">
        <w:r w:rsidRPr="007C437A">
          <w:rPr>
            <w:i/>
            <w:iCs/>
          </w:rPr>
          <w:t>0&lt;</w:t>
        </w:r>
      </w:ins>
      <w:ins w:id="7159" w:author="Arthur Parmentier" w:date="2020-05-20T22:31:00Z">
        <w:r w:rsidRPr="007C437A">
          <w:rPr>
            <w:i/>
            <w:iCs/>
          </w:rPr>
          <w:t xml:space="preserve">I, </w:t>
        </w:r>
      </w:ins>
      <w:ins w:id="7160" w:author="Arthur Parmentier" w:date="2020-05-20T22:32:00Z">
        <w:r w:rsidRPr="007C437A">
          <w:rPr>
            <w:i/>
            <w:iCs/>
          </w:rPr>
          <w:t>0&lt;</w:t>
        </w:r>
      </w:ins>
      <w:ins w:id="7161" w:author="Arthur Parmentier" w:date="2020-05-20T22:31:00Z">
        <w:r w:rsidRPr="007C437A">
          <w:rPr>
            <w:i/>
            <w:iCs/>
          </w:rPr>
          <w:t xml:space="preserve">N, </w:t>
        </w:r>
      </w:ins>
      <w:ins w:id="7162" w:author="Arthur Parmentier" w:date="2020-05-20T22:32:00Z">
        <w:r w:rsidRPr="007C437A">
          <w:rPr>
            <w:i/>
            <w:iCs/>
          </w:rPr>
          <w:t>0&lt;</w:t>
        </w:r>
      </w:ins>
      <w:ins w:id="7163" w:author="Arthur Parmentier" w:date="2020-05-20T22:31:00Z">
        <w:r w:rsidRPr="007C437A">
          <w:rPr>
            <w:i/>
            <w:iCs/>
          </w:rPr>
          <w:t>R</w:t>
        </w:r>
      </w:ins>
      <w:ins w:id="7164" w:author="Arthur Parmentier" w:date="2020-05-20T22:32:00Z">
        <w:r w:rsidRPr="007C437A">
          <w:rPr>
            <w:i/>
            <w:iCs/>
          </w:rPr>
          <w:t>&lt;5</w:t>
        </w:r>
      </w:ins>
      <w:ins w:id="7165" w:author="Arthur Parmentier" w:date="2020-05-20T22:33:00Z">
        <w:r w:rsidR="005325E0" w:rsidRPr="007C437A">
          <w:rPr>
            <w:rStyle w:val="Appelnotedebasdep"/>
            <w:i/>
            <w:iCs/>
          </w:rPr>
          <w:footnoteReference w:id="51"/>
        </w:r>
      </w:ins>
      <w:ins w:id="7182" w:author="Arthur Parmentier" w:date="2020-05-20T22:31:00Z">
        <w:r w:rsidRPr="007C437A">
          <w:rPr>
            <w:i/>
            <w:iCs/>
          </w:rPr>
          <w:t xml:space="preserve"> </w:t>
        </w:r>
        <w:r w:rsidRPr="007C437A">
          <w:t xml:space="preserve">and </w:t>
        </w:r>
      </w:ins>
      <w:ins w:id="7183" w:author="Arthur Parmentier" w:date="2020-05-20T22:32:00Z">
        <w:r w:rsidRPr="007C437A">
          <w:t>0&lt;</w:t>
        </w:r>
      </w:ins>
      <w:ins w:id="7184" w:author="Arthur Parmentier" w:date="2020-05-20T22:31:00Z">
        <w:r w:rsidRPr="007C437A">
          <w:rPr>
            <w:i/>
            <w:iCs/>
          </w:rPr>
          <w:t>P</w:t>
        </w:r>
        <w:r w:rsidRPr="007C437A">
          <w:t xml:space="preserve"> according to his needs.</w:t>
        </w:r>
      </w:ins>
    </w:p>
    <w:p w:rsidR="00937092" w:rsidRPr="007C437A" w:rsidRDefault="004256FE">
      <w:pPr>
        <w:rPr>
          <w:ins w:id="7185" w:author="Arthur Parmentier" w:date="2020-05-21T09:56:00Z"/>
        </w:rPr>
      </w:pPr>
      <w:ins w:id="7186" w:author="Arthur Parmentier" w:date="2020-05-21T09:53:00Z">
        <w:r w:rsidRPr="007C437A">
          <w:t>Each record</w:t>
        </w:r>
      </w:ins>
      <w:ins w:id="7187" w:author="Arthur Parmentier" w:date="2020-05-22T09:23:00Z">
        <w:r w:rsidR="00A87845" w:rsidRPr="007C437A">
          <w:t>ing</w:t>
        </w:r>
      </w:ins>
      <w:ins w:id="7188" w:author="Arthur Parmentier" w:date="2020-05-21T09:53:00Z">
        <w:r w:rsidRPr="007C437A">
          <w:t xml:space="preserve"> </w:t>
        </w:r>
      </w:ins>
      <w:ins w:id="7189" w:author="Arthur Parmentier" w:date="2020-05-22T09:24:00Z">
        <w:r w:rsidR="00A728E6" w:rsidRPr="007C437A">
          <w:t>takes place in</w:t>
        </w:r>
      </w:ins>
      <w:ins w:id="7190" w:author="Arthur Parmentier" w:date="2020-05-21T09:54:00Z">
        <w:r w:rsidRPr="007C437A">
          <w:t xml:space="preserve"> a different buffer of the Multiple Buffer (MuBu) object</w:t>
        </w:r>
      </w:ins>
      <w:ins w:id="7191" w:author="Arthur Parmentier" w:date="2020-06-03T23:27:00Z">
        <w:r w:rsidR="001B372B" w:rsidRPr="007C437A">
          <w:t>s (one Mubu object per model</w:t>
        </w:r>
        <w:r w:rsidR="001B372B" w:rsidRPr="007C437A">
          <w:rPr>
            <w:rStyle w:val="Appelnotedebasdep"/>
          </w:rPr>
          <w:footnoteReference w:id="52"/>
        </w:r>
        <w:r w:rsidR="001B372B" w:rsidRPr="007C437A">
          <w:t>)</w:t>
        </w:r>
      </w:ins>
      <w:ins w:id="7200" w:author="Arthur Parmentier" w:date="2020-05-21T09:54:00Z">
        <w:r w:rsidRPr="007C437A">
          <w:t xml:space="preserve"> and </w:t>
        </w:r>
      </w:ins>
      <w:ins w:id="7201" w:author="Arthur Parmentier" w:date="2020-05-21T09:51:00Z">
        <w:r w:rsidRPr="007C437A">
          <w:t>ea</w:t>
        </w:r>
      </w:ins>
      <w:ins w:id="7202" w:author="Arthur Parmentier" w:date="2020-05-21T09:52:00Z">
        <w:r w:rsidRPr="007C437A">
          <w:t>ch active input data</w:t>
        </w:r>
      </w:ins>
      <w:ins w:id="7203" w:author="Arthur Parmentier" w:date="2020-05-21T09:51:00Z">
        <w:r w:rsidRPr="007C437A">
          <w:t xml:space="preserve"> </w:t>
        </w:r>
      </w:ins>
      <w:ins w:id="7204" w:author="Arthur Parmentier" w:date="2020-05-21T09:52:00Z">
        <w:r w:rsidRPr="007C437A">
          <w:t>is</w:t>
        </w:r>
      </w:ins>
      <w:ins w:id="7205" w:author="Arthur Parmentier" w:date="2020-05-21T09:51:00Z">
        <w:r w:rsidRPr="007C437A">
          <w:t xml:space="preserve"> saved into</w:t>
        </w:r>
      </w:ins>
      <w:ins w:id="7206" w:author="Arthur Parmentier" w:date="2020-05-21T09:52:00Z">
        <w:r w:rsidRPr="007C437A">
          <w:t xml:space="preserve"> a different </w:t>
        </w:r>
      </w:ins>
      <w:ins w:id="7207" w:author="Arthur Parmentier" w:date="2020-05-21T09:54:00Z">
        <w:r w:rsidRPr="007C437A">
          <w:t xml:space="preserve">track. The user can </w:t>
        </w:r>
      </w:ins>
      <w:ins w:id="7208" w:author="Arthur Parmentier" w:date="2020-05-21T09:55:00Z">
        <w:r w:rsidRPr="007C437A">
          <w:t>na</w:t>
        </w:r>
      </w:ins>
      <w:ins w:id="7209" w:author="Arthur Parmentier" w:date="2020-05-21T09:56:00Z">
        <w:r w:rsidRPr="007C437A">
          <w:t>vigate</w:t>
        </w:r>
      </w:ins>
      <w:ins w:id="7210" w:author="Arthur Parmentier" w:date="2020-05-21T09:55:00Z">
        <w:r w:rsidRPr="007C437A">
          <w:t xml:space="preserve"> the recorded data in each buffer and track using the Multiple Buffer Interface (Imubu object)</w:t>
        </w:r>
      </w:ins>
      <w:ins w:id="7211" w:author="Arthur Parmentier" w:date="2020-05-21T09:56:00Z">
        <w:r w:rsidRPr="007C437A">
          <w:t>.</w:t>
        </w:r>
      </w:ins>
    </w:p>
    <w:p w:rsidR="0051412E" w:rsidRPr="007C437A" w:rsidRDefault="00EA7F1C">
      <w:pPr>
        <w:keepNext/>
        <w:rPr>
          <w:ins w:id="7212" w:author="Arthur Parmentier" w:date="2020-06-03T23:37:00Z"/>
        </w:rPr>
        <w:pPrChange w:id="7213" w:author="Arthur Parmentier" w:date="2020-06-03T23:37:00Z">
          <w:pPr/>
        </w:pPrChange>
      </w:pPr>
      <w:ins w:id="7214" w:author="Arthur Parmentier" w:date="2020-06-03T23:36:00Z">
        <w:r w:rsidRPr="007C437A">
          <w:rPr>
            <w:noProof/>
            <w:rPrChange w:id="7215"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7216" w:author="Arthur Parmentier" w:date="2020-06-03T23:36:00Z"/>
          <w:rPrChange w:id="7217" w:author="Arthur Parmentier" w:date="2020-06-07T15:27:00Z">
            <w:rPr>
              <w:ins w:id="7218" w:author="Arthur Parmentier" w:date="2020-06-03T23:36:00Z"/>
            </w:rPr>
          </w:rPrChange>
        </w:rPr>
        <w:pPrChange w:id="7219" w:author="Arthur Parmentier" w:date="2020-06-03T23:37:00Z">
          <w:pPr/>
        </w:pPrChange>
      </w:pPr>
      <w:ins w:id="7220" w:author="Arthur Parmentier" w:date="2020-06-03T23:37:00Z">
        <w:r w:rsidRPr="007C437A">
          <w:rPr>
            <w:rPrChange w:id="7221" w:author="Arthur Parmentier" w:date="2020-06-07T15:27:00Z">
              <w:rPr>
                <w:i/>
                <w:iCs/>
              </w:rPr>
            </w:rPrChange>
          </w:rPr>
          <w:t xml:space="preserve">Figure </w:t>
        </w:r>
        <w:r w:rsidRPr="007C437A">
          <w:rPr>
            <w:rPrChange w:id="7222" w:author="Arthur Parmentier" w:date="2020-06-07T15:27:00Z">
              <w:rPr>
                <w:i/>
                <w:iCs/>
              </w:rPr>
            </w:rPrChange>
          </w:rPr>
          <w:fldChar w:fldCharType="begin"/>
        </w:r>
        <w:r w:rsidRPr="007C437A">
          <w:rPr>
            <w:rPrChange w:id="7223" w:author="Arthur Parmentier" w:date="2020-06-07T15:27:00Z">
              <w:rPr>
                <w:i/>
                <w:iCs/>
              </w:rPr>
            </w:rPrChange>
          </w:rPr>
          <w:instrText xml:space="preserve"> SEQ Figure \* ARABIC </w:instrText>
        </w:r>
      </w:ins>
      <w:r w:rsidRPr="007C437A">
        <w:rPr>
          <w:rPrChange w:id="7224" w:author="Arthur Parmentier" w:date="2020-06-07T15:27:00Z">
            <w:rPr>
              <w:i/>
              <w:iCs/>
            </w:rPr>
          </w:rPrChange>
        </w:rPr>
        <w:fldChar w:fldCharType="separate"/>
      </w:r>
      <w:ins w:id="7225" w:author="Arthur Parmentier" w:date="2020-06-12T13:37:00Z">
        <w:r w:rsidR="007A0A7C">
          <w:rPr>
            <w:noProof/>
          </w:rPr>
          <w:t>9</w:t>
        </w:r>
      </w:ins>
      <w:ins w:id="7226" w:author="Arthur Parmentier" w:date="2020-06-03T23:37:00Z">
        <w:r w:rsidRPr="007C437A">
          <w:rPr>
            <w:rPrChange w:id="7227" w:author="Arthur Parmentier" w:date="2020-06-07T15:27:00Z">
              <w:rPr>
                <w:i/>
                <w:iCs/>
              </w:rPr>
            </w:rPrChange>
          </w:rPr>
          <w:fldChar w:fldCharType="end"/>
        </w:r>
        <w:r w:rsidRPr="007C437A">
          <w:rPr>
            <w:rPrChange w:id="7228" w:author="Arthur Parmentier" w:date="2020-06-07T15:27:00Z">
              <w:rPr>
                <w:i/>
                <w:iCs/>
              </w:rPr>
            </w:rPrChange>
          </w:rPr>
          <w:t xml:space="preserve"> Imubu controls and interface.</w:t>
        </w:r>
      </w:ins>
    </w:p>
    <w:p w:rsidR="00D17256" w:rsidRPr="007C437A" w:rsidRDefault="004256FE">
      <w:pPr>
        <w:rPr>
          <w:ins w:id="7229" w:author="Arthur Parmentier" w:date="2020-05-21T10:01:00Z"/>
        </w:rPr>
      </w:pPr>
      <w:ins w:id="7230" w:author="Arthur Parmentier" w:date="2020-05-21T09:57:00Z">
        <w:r w:rsidRPr="007C437A">
          <w:t>After the recording session, the data contained in a given track of a gi</w:t>
        </w:r>
      </w:ins>
      <w:ins w:id="7231" w:author="Arthur Parmentier" w:date="2020-05-21T09:58:00Z">
        <w:r w:rsidRPr="007C437A">
          <w:t xml:space="preserve">ven buffer corresponds to </w:t>
        </w:r>
      </w:ins>
      <w:ins w:id="7232" w:author="Arthur Parmentier" w:date="2020-05-20T21:54:00Z">
        <w:r w:rsidR="00D17256" w:rsidRPr="007C437A">
          <w:t xml:space="preserve">a </w:t>
        </w:r>
      </w:ins>
      <w:ins w:id="7233" w:author="Arthur Parmentier" w:date="2020-05-21T09:58:00Z">
        <w:r w:rsidRPr="007C437A">
          <w:t>(</w:t>
        </w:r>
      </w:ins>
      <w:ins w:id="7234" w:author="Arthur Parmentier" w:date="2020-05-20T21:54:00Z">
        <w:r w:rsidR="00D17256" w:rsidRPr="007C437A">
          <w:t>N</w:t>
        </w:r>
      </w:ins>
      <w:ins w:id="7235" w:author="Arthur Parmentier" w:date="2020-05-21T09:58:00Z">
        <w:r w:rsidRPr="007C437A">
          <w:t>+1)</w:t>
        </w:r>
      </w:ins>
      <w:ins w:id="7236" w:author="Arthur Parmentier" w:date="2020-05-21T10:13:00Z">
        <w:r w:rsidR="0008549C" w:rsidRPr="007C437A">
          <w:t xml:space="preserve"> </w:t>
        </w:r>
      </w:ins>
      <w:ins w:id="7237" w:author="Arthur Parmentier" w:date="2020-05-20T21:54:00Z">
        <w:r w:rsidR="00D17256" w:rsidRPr="007C437A">
          <w:t>x</w:t>
        </w:r>
      </w:ins>
      <w:ins w:id="7238" w:author="Arthur Parmentier" w:date="2020-05-21T10:13:00Z">
        <w:r w:rsidR="0008549C" w:rsidRPr="007C437A">
          <w:t xml:space="preserve"> </w:t>
        </w:r>
      </w:ins>
      <w:ins w:id="7239" w:author="Arthur Parmentier" w:date="2020-05-20T21:54:00Z">
        <w:r w:rsidR="00D17256" w:rsidRPr="007C437A">
          <w:t xml:space="preserve">L matrix with N being the number of dimensions of </w:t>
        </w:r>
      </w:ins>
      <w:ins w:id="7240" w:author="Arthur Parmentier" w:date="2020-05-21T09:58:00Z">
        <w:r w:rsidRPr="007C437A">
          <w:t>the corresponding</w:t>
        </w:r>
      </w:ins>
      <w:ins w:id="7241" w:author="Arthur Parmentier" w:date="2020-05-20T21:54:00Z">
        <w:r w:rsidR="00D17256" w:rsidRPr="007C437A">
          <w:t xml:space="preserve"> input and L being the number of steps in the recording sequence (sampling rate x duration of the sequence)</w:t>
        </w:r>
      </w:ins>
      <w:ins w:id="7242" w:author="Arthur Parmentier" w:date="2020-05-21T09:58:00Z">
        <w:r w:rsidRPr="007C437A">
          <w:t>. T</w:t>
        </w:r>
      </w:ins>
      <w:ins w:id="7243" w:author="Arthur Parmentier" w:date="2020-05-21T09:59:00Z">
        <w:r w:rsidRPr="007C437A">
          <w:t xml:space="preserve">he additional dimension corresponds to the time-tagging of the data. </w:t>
        </w:r>
      </w:ins>
      <w:ins w:id="7244"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7245" w:author="Arthur Parmentier" w:date="2020-05-21T10:02:00Z"/>
        </w:rPr>
      </w:pPr>
      <w:ins w:id="7246" w:author="Arthur Parmentier" w:date="2020-05-21T10:01:00Z">
        <w:r w:rsidRPr="007C437A">
          <w:t xml:space="preserve">When several inputs are recorded at the same time, each has its own </w:t>
        </w:r>
      </w:ins>
      <w:ins w:id="7247" w:author="Arthur Parmentier" w:date="2020-05-21T10:02:00Z">
        <w:r w:rsidRPr="007C437A">
          <w:t>output rate</w:t>
        </w:r>
      </w:ins>
      <w:ins w:id="7248" w:author="Arthur Parmentier" w:date="2020-05-21T10:03:00Z">
        <w:r w:rsidRPr="007C437A">
          <w:t xml:space="preserve">; </w:t>
        </w:r>
      </w:ins>
      <w:ins w:id="7249"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7250" w:author="Arthur Parmentier" w:date="2020-05-21T10:11:00Z"/>
        </w:rPr>
      </w:pPr>
      <w:ins w:id="7251" w:author="Arthur Parmentier" w:date="2020-05-21T10:02:00Z">
        <w:r w:rsidRPr="007C437A">
          <w:lastRenderedPageBreak/>
          <w:t>Individual inputs can have varying output rates over time, for instance Pose</w:t>
        </w:r>
      </w:ins>
      <w:ins w:id="7252" w:author="Arthur Parmentier" w:date="2020-06-03T23:37:00Z">
        <w:r w:rsidR="0051412E" w:rsidRPr="007C437A">
          <w:t>N</w:t>
        </w:r>
      </w:ins>
      <w:ins w:id="7253" w:author="Arthur Parmentier" w:date="2020-05-21T10:02:00Z">
        <w:r w:rsidRPr="007C437A">
          <w:t>et</w:t>
        </w:r>
      </w:ins>
      <w:ins w:id="7254" w:author="Arthur Parmentier" w:date="2020-06-03T23:37:00Z">
        <w:r w:rsidR="0051412E" w:rsidRPr="007C437A">
          <w:t xml:space="preserve"> and HandPose that run on GPU</w:t>
        </w:r>
      </w:ins>
      <w:ins w:id="7255" w:author="Arthur Parmentier" w:date="2020-05-21T10:08:00Z">
        <w:r w:rsidRPr="007C437A">
          <w:t>. Although we will see that the Dynamic Time Warping classification does “warp” the seq</w:t>
        </w:r>
      </w:ins>
      <w:ins w:id="7256" w:author="Arthur Parmentier" w:date="2020-05-21T10:09:00Z">
        <w:r w:rsidRPr="007C437A">
          <w:t xml:space="preserve">uence in time and is therefore not sensitive to </w:t>
        </w:r>
        <w:r w:rsidR="00D9796F" w:rsidRPr="007C437A">
          <w:t xml:space="preserve">small variations of data rate, it </w:t>
        </w:r>
      </w:ins>
      <w:ins w:id="7257" w:author="Arthur Parmentier" w:date="2020-05-21T10:10:00Z">
        <w:r w:rsidR="00D9796F" w:rsidRPr="007C437A">
          <w:t xml:space="preserve">is safe to assume that keeping the data timing in place </w:t>
        </w:r>
      </w:ins>
      <w:ins w:id="7258" w:author="Arthur Parmentier" w:date="2020-05-21T10:11:00Z">
        <w:r w:rsidR="00D9796F" w:rsidRPr="007C437A">
          <w:t>always would better represent the original movements of the soundpainter</w:t>
        </w:r>
      </w:ins>
    </w:p>
    <w:p w:rsidR="00B92220" w:rsidRPr="007C437A" w:rsidRDefault="00995831" w:rsidP="00B92220">
      <w:pPr>
        <w:rPr>
          <w:ins w:id="7259" w:author="Arthur Parmentier" w:date="2020-05-21T14:39:00Z"/>
        </w:rPr>
      </w:pPr>
      <w:ins w:id="7260" w:author="Arthur Parmentier" w:date="2020-05-21T10:16:00Z">
        <w:r w:rsidRPr="007C437A">
          <w:t>Wrapping up, i</w:t>
        </w:r>
      </w:ins>
      <w:ins w:id="7261" w:author="Arthur Parmentier" w:date="2020-05-21T10:15:00Z">
        <w:r w:rsidRPr="007C437A">
          <w:t xml:space="preserve">nside the MuBu object, </w:t>
        </w:r>
      </w:ins>
      <w:ins w:id="7262" w:author="Arthur Parmentier" w:date="2020-05-21T10:16:00Z">
        <w:r w:rsidRPr="007C437A">
          <w:t>a sign is represented by</w:t>
        </w:r>
      </w:ins>
      <w:ins w:id="7263" w:author="Arthur Parmentier" w:date="2020-05-21T14:37:00Z">
        <w:r w:rsidR="00B92220" w:rsidRPr="007C437A">
          <w:t xml:space="preserve"> labeled</w:t>
        </w:r>
      </w:ins>
      <w:ins w:id="7264" w:author="Arthur Parmentier" w:date="2020-05-21T14:34:00Z">
        <w:r w:rsidR="00B92220" w:rsidRPr="007C437A">
          <w:t xml:space="preserve"> multi-dimensional buffers</w:t>
        </w:r>
      </w:ins>
      <w:ins w:id="7265" w:author="Arthur Parmentier" w:date="2020-05-21T14:38:00Z">
        <w:r w:rsidR="00B92220" w:rsidRPr="007C437A">
          <w:t xml:space="preserve"> that contain the motion tracking data corresponding to each </w:t>
        </w:r>
      </w:ins>
      <w:ins w:id="7266" w:author="Arthur Parmentier" w:date="2020-05-21T14:39:00Z">
        <w:r w:rsidR="00B92220" w:rsidRPr="007C437A">
          <w:t>recorded example of the sign.</w:t>
        </w:r>
      </w:ins>
    </w:p>
    <w:p w:rsidR="00B92220" w:rsidRPr="007C437A" w:rsidRDefault="00B92220">
      <w:pPr>
        <w:rPr>
          <w:ins w:id="7267" w:author="Arthur Parmentier" w:date="2020-05-22T09:05:00Z"/>
        </w:rPr>
      </w:pPr>
      <w:ins w:id="7268" w:author="Arthur Parmentier" w:date="2020-05-21T14:39:00Z">
        <w:r w:rsidRPr="007C437A">
          <w:t xml:space="preserve">Once the data has been recorded, the user is able to save the </w:t>
        </w:r>
      </w:ins>
      <w:ins w:id="7269" w:author="Arthur Parmentier" w:date="2020-05-21T14:40:00Z">
        <w:r w:rsidRPr="007C437A">
          <w:t>recorded buffers to files in the ./data folder</w:t>
        </w:r>
      </w:ins>
      <w:ins w:id="7270" w:author="Arthur Parmentier" w:date="2020-05-22T09:24:00Z">
        <w:r w:rsidR="00AE73D8" w:rsidRPr="007C437A">
          <w:t xml:space="preserve">, by using the dedicated button </w:t>
        </w:r>
      </w:ins>
      <w:ins w:id="7271" w:author="Arthur Parmentier" w:date="2020-06-03T23:38:00Z">
        <w:r w:rsidR="0051412E" w:rsidRPr="007C437A">
          <w:t>“Save buffers to file”</w:t>
        </w:r>
      </w:ins>
      <w:ins w:id="7272" w:author="Arthur Parmentier" w:date="2020-05-22T09:24:00Z">
        <w:r w:rsidR="00AE73D8" w:rsidRPr="007C437A">
          <w:t>.</w:t>
        </w:r>
      </w:ins>
    </w:p>
    <w:p w:rsidR="0051412E" w:rsidRPr="007C437A" w:rsidRDefault="0051412E">
      <w:pPr>
        <w:pStyle w:val="Titre4"/>
        <w:rPr>
          <w:ins w:id="7273" w:author="Arthur Parmentier" w:date="2020-06-03T23:38:00Z"/>
          <w:rPrChange w:id="7274" w:author="Arthur Parmentier" w:date="2020-06-07T15:27:00Z">
            <w:rPr>
              <w:ins w:id="7275" w:author="Arthur Parmentier" w:date="2020-06-03T23:38:00Z"/>
            </w:rPr>
          </w:rPrChange>
        </w:rPr>
        <w:pPrChange w:id="7276" w:author="Arthur Parmentier" w:date="2020-06-03T23:38:00Z">
          <w:pPr/>
        </w:pPrChange>
      </w:pPr>
      <w:ins w:id="7277" w:author="Arthur Parmentier" w:date="2020-06-03T23:39:00Z">
        <w:r w:rsidRPr="007C437A">
          <w:rPr>
            <w:rPrChange w:id="7278" w:author="Arthur Parmentier" w:date="2020-06-07T15:27:00Z">
              <w:rPr/>
            </w:rPrChange>
          </w:rPr>
          <w:t>Saving recordings to file: building a dictionary</w:t>
        </w:r>
      </w:ins>
    </w:p>
    <w:p w:rsidR="00023308" w:rsidRPr="007C437A" w:rsidRDefault="00023308" w:rsidP="00023308">
      <w:pPr>
        <w:rPr>
          <w:ins w:id="7279" w:author="Arthur Parmentier" w:date="2020-05-22T08:10:00Z"/>
        </w:rPr>
      </w:pPr>
      <w:ins w:id="7280" w:author="Arthur Parmentier" w:date="2020-05-22T08:10:00Z">
        <w:r w:rsidRPr="007C437A">
          <w:t>What would be ideal would be to store the data in the following fashion:</w:t>
        </w:r>
      </w:ins>
    </w:p>
    <w:p w:rsidR="00023308" w:rsidRPr="007C437A" w:rsidRDefault="00023308" w:rsidP="00023308">
      <w:pPr>
        <w:rPr>
          <w:ins w:id="7281" w:author="Arthur Parmentier" w:date="2020-05-22T08:27:00Z"/>
        </w:rPr>
      </w:pPr>
      <w:ins w:id="7282" w:author="Arthur Parmentier" w:date="2020-05-22T08:10:00Z">
        <w:r w:rsidRPr="007C437A">
          <w:t>./data</w:t>
        </w:r>
        <w:r w:rsidRPr="007C437A">
          <w:br/>
        </w:r>
        <w:r w:rsidRPr="007C437A">
          <w:tab/>
          <w:t>/track_name (corresponds to the input name)</w:t>
        </w:r>
        <w:r w:rsidRPr="007C437A">
          <w:br/>
        </w:r>
        <w:r w:rsidRPr="007C437A">
          <w:tab/>
        </w:r>
        <w:r w:rsidRPr="007C437A">
          <w:tab/>
          <w:t>/</w:t>
        </w:r>
      </w:ins>
      <w:ins w:id="7283" w:author="Arthur Parmentier" w:date="2020-05-22T08:11:00Z">
        <w:r w:rsidRPr="007C437A">
          <w:t>sign_label</w:t>
        </w:r>
      </w:ins>
      <w:ins w:id="7284" w:author="Arthur Parmentier" w:date="2020-05-22T08:10:00Z">
        <w:r w:rsidRPr="007C437A">
          <w:t xml:space="preserve"> + unique_id (.mubu or .txt)</w:t>
        </w:r>
      </w:ins>
    </w:p>
    <w:p w:rsidR="003943E3" w:rsidRPr="007C437A" w:rsidRDefault="003943E3" w:rsidP="00023308">
      <w:pPr>
        <w:rPr>
          <w:ins w:id="7285" w:author="Arthur Parmentier" w:date="2020-05-22T08:10:00Z"/>
        </w:rPr>
      </w:pPr>
      <w:ins w:id="7286" w:author="Arthur Parmentier" w:date="2020-05-22T08:27:00Z">
        <w:r w:rsidRPr="007C437A">
          <w:t>The motivation for using this file and folder structure is that it best represents the data structure of the MuBu object itself</w:t>
        </w:r>
      </w:ins>
      <w:ins w:id="7287" w:author="Arthur Parmentier" w:date="2020-05-22T08:28:00Z">
        <w:r w:rsidRPr="007C437A">
          <w:t xml:space="preserve"> and </w:t>
        </w:r>
      </w:ins>
      <w:ins w:id="7288" w:author="Arthur Parmentier" w:date="2020-05-22T08:29:00Z">
        <w:r w:rsidRPr="007C437A">
          <w:t xml:space="preserve">allows the user to clearly identify what the file corresponds to without looking at its metadata. The user would then be allowed to mix data from </w:t>
        </w:r>
      </w:ins>
      <w:ins w:id="7289" w:author="Arthur Parmentier" w:date="2020-05-22T08:30:00Z">
        <w:r w:rsidRPr="007C437A">
          <w:t xml:space="preserve">recording sessions that are inhomogeneous, i.e. with a different number of </w:t>
        </w:r>
        <w:r w:rsidR="00CA7DF5" w:rsidRPr="007C437A">
          <w:t>recorded inputs</w:t>
        </w:r>
      </w:ins>
      <w:ins w:id="7290"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7291" w:author="Arthur Parmentier" w:date="2020-05-22T08:21:00Z"/>
        </w:rPr>
      </w:pPr>
      <w:ins w:id="7292" w:author="Arthur Parmentier" w:date="2020-05-22T08:11:00Z">
        <w:r w:rsidRPr="007C437A">
          <w:t xml:space="preserve">However, the MuBu object write and read mechanisms suffers </w:t>
        </w:r>
      </w:ins>
      <w:ins w:id="7293" w:author="Arthur Parmentier" w:date="2020-05-22T08:13:00Z">
        <w:r w:rsidRPr="007C437A">
          <w:t>from bugs</w:t>
        </w:r>
        <w:r w:rsidRPr="007C437A">
          <w:rPr>
            <w:rStyle w:val="Appelnotedebasdep"/>
          </w:rPr>
          <w:footnoteReference w:id="53"/>
        </w:r>
      </w:ins>
      <w:ins w:id="7295" w:author="Arthur Parmentier" w:date="2020-05-22T08:21:00Z">
        <w:r w:rsidR="008A6401" w:rsidRPr="007C437A">
          <w:t xml:space="preserve"> that should be fixed by the </w:t>
        </w:r>
      </w:ins>
      <w:ins w:id="7296" w:author="Arthur Parmentier" w:date="2020-05-22T08:22:00Z">
        <w:r w:rsidR="008A6401" w:rsidRPr="007C437A">
          <w:t>developers</w:t>
        </w:r>
      </w:ins>
      <w:ins w:id="7297" w:author="Arthur Parmentier" w:date="2020-05-22T08:21:00Z">
        <w:r w:rsidR="008A6401" w:rsidRPr="007C437A">
          <w:t xml:space="preserve"> in the </w:t>
        </w:r>
      </w:ins>
      <w:ins w:id="7298" w:author="Arthur Parmentier" w:date="2020-05-22T08:22:00Z">
        <w:r w:rsidR="008A6401" w:rsidRPr="007C437A">
          <w:t>near future (as of May 2020)</w:t>
        </w:r>
      </w:ins>
      <w:ins w:id="7299" w:author="Arthur Parmentier" w:date="2020-05-22T08:12:00Z">
        <w:r w:rsidRPr="007C437A">
          <w:t xml:space="preserve"> </w:t>
        </w:r>
      </w:ins>
      <w:ins w:id="7300" w:author="Arthur Parmentier" w:date="2020-05-22T08:13:00Z">
        <w:r w:rsidRPr="007C437A">
          <w:t>and I had to implement a workaround before it gets fixed</w:t>
        </w:r>
      </w:ins>
      <w:ins w:id="7301" w:author="Arthur Parmentier" w:date="2020-05-22T08:20:00Z">
        <w:r w:rsidR="008A6401" w:rsidRPr="007C437A">
          <w:t xml:space="preserve">, by saving </w:t>
        </w:r>
      </w:ins>
      <w:ins w:id="7302" w:author="Arthur Parmentier" w:date="2020-05-22T08:21:00Z">
        <w:r w:rsidR="008A6401" w:rsidRPr="007C437A">
          <w:t>each</w:t>
        </w:r>
      </w:ins>
      <w:ins w:id="7303" w:author="Arthur Parmentier" w:date="2020-05-22T08:20:00Z">
        <w:r w:rsidR="008A6401" w:rsidRPr="007C437A">
          <w:t xml:space="preserve"> buffer with all </w:t>
        </w:r>
      </w:ins>
      <w:ins w:id="7304" w:author="Arthur Parmentier" w:date="2020-05-22T08:21:00Z">
        <w:r w:rsidR="008A6401" w:rsidRPr="007C437A">
          <w:t>its</w:t>
        </w:r>
      </w:ins>
      <w:ins w:id="7305" w:author="Arthur Parmentier" w:date="2020-05-22T08:20:00Z">
        <w:r w:rsidR="008A6401" w:rsidRPr="007C437A">
          <w:t xml:space="preserve"> tracks in</w:t>
        </w:r>
      </w:ins>
      <w:ins w:id="7306" w:author="Arthur Parmentier" w:date="2020-05-22T08:21:00Z">
        <w:r w:rsidR="008A6401" w:rsidRPr="007C437A">
          <w:t xml:space="preserve"> a single file:</w:t>
        </w:r>
      </w:ins>
    </w:p>
    <w:p w:rsidR="008A6401" w:rsidRPr="007C437A" w:rsidRDefault="008A6401" w:rsidP="008A6401">
      <w:pPr>
        <w:rPr>
          <w:ins w:id="7307" w:author="Arthur Parmentier" w:date="2020-05-22T08:21:00Z"/>
        </w:rPr>
      </w:pPr>
      <w:ins w:id="7308" w:author="Arthur Parmentier" w:date="2020-05-22T08:21:00Z">
        <w:r w:rsidRPr="007C437A">
          <w:t>./data</w:t>
        </w:r>
        <w:r w:rsidRPr="007C437A">
          <w:br/>
        </w:r>
        <w:r w:rsidRPr="007C437A">
          <w:tab/>
          <w:t>/configuration_#track_name_1_#track_name_2…</w:t>
        </w:r>
        <w:r w:rsidRPr="007C437A">
          <w:br/>
        </w:r>
        <w:r w:rsidRPr="007C437A">
          <w:tab/>
        </w:r>
        <w:r w:rsidRPr="007C437A">
          <w:tab/>
          <w:t>/buffer_name + unique_id (.mubu, .txt)</w:t>
        </w:r>
      </w:ins>
    </w:p>
    <w:p w:rsidR="008A6401" w:rsidRPr="007C437A" w:rsidRDefault="008A6401">
      <w:pPr>
        <w:rPr>
          <w:ins w:id="7309" w:author="Arthur Parmentier" w:date="2020-06-03T23:40:00Z"/>
        </w:rPr>
      </w:pPr>
      <w:ins w:id="7310" w:author="Arthur Parmentier" w:date="2020-05-22T08:22:00Z">
        <w:r w:rsidRPr="007C437A">
          <w:t>This way, the buffer names are saved correctly</w:t>
        </w:r>
      </w:ins>
      <w:ins w:id="7311" w:author="Arthur Parmentier" w:date="2020-05-22T08:31:00Z">
        <w:r w:rsidR="00DD65AA" w:rsidRPr="007C437A">
          <w:t>, but the user is no longer able to mix data</w:t>
        </w:r>
      </w:ins>
      <w:ins w:id="7312" w:author="Arthur Parmentier" w:date="2020-05-22T08:32:00Z">
        <w:r w:rsidR="00DD65AA" w:rsidRPr="007C437A">
          <w:t xml:space="preserve"> from different sets of inputs.</w:t>
        </w:r>
      </w:ins>
    </w:p>
    <w:p w:rsidR="00F05472" w:rsidRPr="007C437A" w:rsidRDefault="00F05472">
      <w:pPr>
        <w:pStyle w:val="Titre4"/>
        <w:rPr>
          <w:ins w:id="7313" w:author="Arthur Parmentier" w:date="2020-05-22T08:23:00Z"/>
          <w:rPrChange w:id="7314" w:author="Arthur Parmentier" w:date="2020-06-07T15:27:00Z">
            <w:rPr>
              <w:ins w:id="7315" w:author="Arthur Parmentier" w:date="2020-05-22T08:23:00Z"/>
            </w:rPr>
          </w:rPrChange>
        </w:rPr>
        <w:pPrChange w:id="7316" w:author="Arthur Parmentier" w:date="2020-06-03T23:40:00Z">
          <w:pPr/>
        </w:pPrChange>
      </w:pPr>
      <w:ins w:id="7317" w:author="Arthur Parmentier" w:date="2020-06-03T23:40:00Z">
        <w:r w:rsidRPr="007C437A">
          <w:rPr>
            <w:rPrChange w:id="7318" w:author="Arthur Parmentier" w:date="2020-06-07T15:27:00Z">
              <w:rPr/>
            </w:rPrChange>
          </w:rPr>
          <w:t>Loading pre-recorded signs</w:t>
        </w:r>
      </w:ins>
    </w:p>
    <w:p w:rsidR="008A6401" w:rsidRPr="007C437A" w:rsidRDefault="008A6401">
      <w:pPr>
        <w:rPr>
          <w:ins w:id="7319" w:author="Arthur Parmentier" w:date="2020-06-03T23:42:00Z"/>
        </w:rPr>
      </w:pPr>
      <w:ins w:id="7320" w:author="Arthur Parmentier" w:date="2020-05-22T08:24:00Z">
        <w:r w:rsidRPr="007C437A">
          <w:t xml:space="preserve">Loading </w:t>
        </w:r>
      </w:ins>
      <w:ins w:id="7321" w:author="Arthur Parmentier" w:date="2020-05-22T09:14:00Z">
        <w:r w:rsidR="00A87845" w:rsidRPr="007C437A">
          <w:t xml:space="preserve">buffer data from files </w:t>
        </w:r>
      </w:ins>
      <w:ins w:id="7322" w:author="Arthur Parmentier" w:date="2020-05-22T08:24:00Z">
        <w:r w:rsidRPr="007C437A">
          <w:t>is much simpler and can be achieved</w:t>
        </w:r>
      </w:ins>
      <w:ins w:id="7323" w:author="Arthur Parmentier" w:date="2020-05-22T09:25:00Z">
        <w:r w:rsidR="00C83F83" w:rsidRPr="007C437A">
          <w:t xml:space="preserve"> in 2.3.</w:t>
        </w:r>
      </w:ins>
      <w:ins w:id="7324" w:author="Arthur Parmentier" w:date="2020-05-22T08:24:00Z">
        <w:r w:rsidRPr="007C437A">
          <w:t xml:space="preserve"> by a simple drag and drop of one or several data files </w:t>
        </w:r>
      </w:ins>
      <w:ins w:id="7325" w:author="Arthur Parmentier" w:date="2020-05-22T08:25:00Z">
        <w:r w:rsidRPr="007C437A">
          <w:t xml:space="preserve">in the dedicated zone </w:t>
        </w:r>
      </w:ins>
      <w:ins w:id="7326" w:author="Arthur Parmentier" w:date="2020-06-03T23:40:00Z">
        <w:r w:rsidR="00F05472" w:rsidRPr="007C437A">
          <w:t xml:space="preserve">(see </w:t>
        </w:r>
        <w:r w:rsidR="00F05472" w:rsidRPr="007C437A">
          <w:rPr>
            <w:rPrChange w:id="7327" w:author="Arthur Parmentier" w:date="2020-06-07T15:27:00Z">
              <w:rPr/>
            </w:rPrChange>
          </w:rPr>
          <w:fldChar w:fldCharType="begin"/>
        </w:r>
        <w:r w:rsidR="00F05472" w:rsidRPr="007C437A">
          <w:instrText xml:space="preserve"> REF _Ref41031792 \h </w:instrText>
        </w:r>
      </w:ins>
      <w:r w:rsidR="00F05472" w:rsidRPr="007C437A">
        <w:rPr>
          <w:rPrChange w:id="7328" w:author="Arthur Parmentier" w:date="2020-06-07T15:27:00Z">
            <w:rPr/>
          </w:rPrChange>
        </w:rPr>
      </w:r>
      <w:r w:rsidR="00F05472" w:rsidRPr="007C437A">
        <w:rPr>
          <w:rPrChange w:id="7329" w:author="Arthur Parmentier" w:date="2020-06-07T15:27:00Z">
            <w:rPr/>
          </w:rPrChange>
        </w:rPr>
        <w:fldChar w:fldCharType="separate"/>
      </w:r>
      <w:ins w:id="7330" w:author="Arthur Parmentier" w:date="2020-06-03T23:40:00Z">
        <w:r w:rsidR="00F05472" w:rsidRPr="007C437A">
          <w:t xml:space="preserve">Figure </w:t>
        </w:r>
        <w:r w:rsidR="00F05472" w:rsidRPr="007C437A">
          <w:rPr>
            <w:rPrChange w:id="7331" w:author="Arthur Parmentier" w:date="2020-06-07T15:27:00Z">
              <w:rPr>
                <w:noProof/>
              </w:rPr>
            </w:rPrChange>
          </w:rPr>
          <w:t>6</w:t>
        </w:r>
        <w:r w:rsidR="00F05472" w:rsidRPr="007C437A">
          <w:rPr>
            <w:rPrChange w:id="7332" w:author="Arthur Parmentier" w:date="2020-06-07T15:27:00Z">
              <w:rPr/>
            </w:rPrChange>
          </w:rPr>
          <w:fldChar w:fldCharType="end"/>
        </w:r>
        <w:r w:rsidR="00F05472" w:rsidRPr="007C437A">
          <w:t>)</w:t>
        </w:r>
      </w:ins>
      <w:ins w:id="7333" w:author="Arthur Parmentier" w:date="2020-05-22T08:25:00Z">
        <w:r w:rsidRPr="007C437A">
          <w:t>.</w:t>
        </w:r>
      </w:ins>
    </w:p>
    <w:p w:rsidR="00F05472" w:rsidRPr="007C437A" w:rsidRDefault="00F05472">
      <w:pPr>
        <w:pStyle w:val="Titre4"/>
        <w:rPr>
          <w:ins w:id="7334" w:author="Arthur Parmentier" w:date="2020-05-22T09:04:00Z"/>
          <w:rPrChange w:id="7335" w:author="Arthur Parmentier" w:date="2020-06-07T15:27:00Z">
            <w:rPr>
              <w:ins w:id="7336" w:author="Arthur Parmentier" w:date="2020-05-22T09:04:00Z"/>
            </w:rPr>
          </w:rPrChange>
        </w:rPr>
        <w:pPrChange w:id="7337" w:author="Arthur Parmentier" w:date="2020-06-03T23:42:00Z">
          <w:pPr/>
        </w:pPrChange>
      </w:pPr>
      <w:ins w:id="7338" w:author="Arthur Parmentier" w:date="2020-06-03T23:42:00Z">
        <w:r w:rsidRPr="007C437A">
          <w:rPr>
            <w:rPrChange w:id="7339" w:author="Arthur Parmentier" w:date="2020-06-07T15:27:00Z">
              <w:rPr/>
            </w:rPrChange>
          </w:rPr>
          <w:t>Summary</w:t>
        </w:r>
      </w:ins>
    </w:p>
    <w:p w:rsidR="00A87845" w:rsidRPr="007C437A" w:rsidRDefault="00A87845">
      <w:pPr>
        <w:rPr>
          <w:ins w:id="7340" w:author="Arthur Parmentier" w:date="2020-05-22T09:16:00Z"/>
        </w:rPr>
      </w:pPr>
      <w:ins w:id="7341" w:author="Arthur Parmentier" w:date="2020-05-22T09:15:00Z">
        <w:r w:rsidRPr="007C437A">
          <w:t>Wrapping up, the user flow of the sign &amp; dictionary management layer is the fol</w:t>
        </w:r>
      </w:ins>
      <w:ins w:id="7342" w:author="Arthur Parmentier" w:date="2020-05-22T09:16:00Z">
        <w:r w:rsidRPr="007C437A">
          <w:t>lowing:</w:t>
        </w:r>
      </w:ins>
    </w:p>
    <w:p w:rsidR="00A87845" w:rsidRPr="007C437A" w:rsidRDefault="00A87845" w:rsidP="00A87845">
      <w:pPr>
        <w:pStyle w:val="Paragraphedeliste"/>
        <w:numPr>
          <w:ilvl w:val="0"/>
          <w:numId w:val="38"/>
        </w:numPr>
        <w:rPr>
          <w:ins w:id="7343" w:author="Arthur Parmentier" w:date="2020-05-22T09:25:00Z"/>
        </w:rPr>
      </w:pPr>
      <w:ins w:id="7344" w:author="Arthur Parmentier" w:date="2020-05-22T09:16:00Z">
        <w:r w:rsidRPr="007C437A">
          <w:lastRenderedPageBreak/>
          <w:t xml:space="preserve">If the user wants to record new signs, i.e. either record examples of a </w:t>
        </w:r>
      </w:ins>
      <w:ins w:id="7345" w:author="Arthur Parmentier" w:date="2020-05-22T09:17:00Z">
        <w:r w:rsidRPr="007C437A">
          <w:t>sign that was not recorded and saved previously or record more examples of a sign that was already saved into files, he</w:t>
        </w:r>
      </w:ins>
      <w:ins w:id="7346" w:author="Arthur Parmentier" w:date="2020-05-22T09:18:00Z">
        <w:r w:rsidRPr="007C437A">
          <w:t xml:space="preserve"> must first define which signs he wants to record  and then launch the recording session</w:t>
        </w:r>
      </w:ins>
      <w:ins w:id="7347" w:author="Arthur Parmentier" w:date="2020-06-03T23:41:00Z">
        <w:r w:rsidR="00F05472" w:rsidRPr="007C437A">
          <w:t>.</w:t>
        </w:r>
      </w:ins>
      <w:ins w:id="7348" w:author="Arthur Parmentier" w:date="2020-05-22T09:18:00Z">
        <w:r w:rsidRPr="007C437A">
          <w:br/>
          <w:t>Once the si</w:t>
        </w:r>
      </w:ins>
      <w:ins w:id="7349" w:author="Arthur Parmentier" w:date="2020-05-22T09:19:00Z">
        <w:r w:rsidRPr="007C437A">
          <w:t xml:space="preserve">gns are recorded in the buffer, he </w:t>
        </w:r>
      </w:ins>
      <w:ins w:id="7350" w:author="Arthur Parmentier" w:date="2020-06-03T23:41:00Z">
        <w:r w:rsidR="00F05472" w:rsidRPr="007C437A">
          <w:t xml:space="preserve">can </w:t>
        </w:r>
      </w:ins>
      <w:ins w:id="7351" w:author="Arthur Parmentier" w:date="2020-05-22T09:19:00Z">
        <w:r w:rsidRPr="007C437A">
          <w:t>save them</w:t>
        </w:r>
      </w:ins>
      <w:ins w:id="7352" w:author="Arthur Parmentier" w:date="2020-06-03T23:41:00Z">
        <w:r w:rsidR="00F05472" w:rsidRPr="007C437A">
          <w:t xml:space="preserve"> to files</w:t>
        </w:r>
      </w:ins>
      <w:ins w:id="7353" w:author="Arthur Parmentier" w:date="2020-05-22T09:19:00Z">
        <w:r w:rsidRPr="007C437A">
          <w:t xml:space="preserve"> by hitting the </w:t>
        </w:r>
      </w:ins>
      <w:ins w:id="7354" w:author="Arthur Parmentier" w:date="2020-06-03T23:41:00Z">
        <w:r w:rsidR="00F05472" w:rsidRPr="007C437A">
          <w:t>corresponding</w:t>
        </w:r>
      </w:ins>
      <w:ins w:id="7355" w:author="Arthur Parmentier" w:date="2020-05-22T09:19:00Z">
        <w:r w:rsidRPr="007C437A">
          <w:t xml:space="preserve"> button if he is satisfied by the recordings.</w:t>
        </w:r>
        <w:r w:rsidRPr="007C437A">
          <w:br/>
        </w:r>
      </w:ins>
      <w:ins w:id="7356" w:author="Arthur Parmentier" w:date="2020-05-22T09:20:00Z">
        <w:r w:rsidRPr="007C437A">
          <w:t xml:space="preserve">If the user adds new signs </w:t>
        </w:r>
      </w:ins>
      <w:ins w:id="7357" w:author="Arthur Parmentier" w:date="2020-06-03T23:42:00Z">
        <w:r w:rsidR="00F05472" w:rsidRPr="007C437A">
          <w:t xml:space="preserve">again </w:t>
        </w:r>
      </w:ins>
      <w:ins w:id="7358" w:author="Arthur Parmentier" w:date="2020-05-22T09:20:00Z">
        <w:r w:rsidRPr="007C437A">
          <w:t xml:space="preserve">without saving the buffers </w:t>
        </w:r>
      </w:ins>
      <w:ins w:id="7359" w:author="Arthur Parmentier" w:date="2020-06-03T23:42:00Z">
        <w:r w:rsidR="00F05472" w:rsidRPr="007C437A">
          <w:t>first</w:t>
        </w:r>
      </w:ins>
      <w:ins w:id="7360" w:author="Arthur Parmentier" w:date="2020-05-22T09:20:00Z">
        <w:r w:rsidRPr="007C437A">
          <w:t>, the data that was contained in the Mu</w:t>
        </w:r>
      </w:ins>
      <w:ins w:id="7361" w:author="Arthur Parmentier" w:date="2020-05-22T09:21:00Z">
        <w:r w:rsidRPr="007C437A">
          <w:t>Bu object is lost.</w:t>
        </w:r>
      </w:ins>
    </w:p>
    <w:p w:rsidR="006D0BF0" w:rsidRPr="007C437A" w:rsidRDefault="006D0BF0">
      <w:pPr>
        <w:pStyle w:val="Paragraphedeliste"/>
        <w:numPr>
          <w:ilvl w:val="0"/>
          <w:numId w:val="38"/>
        </w:numPr>
        <w:rPr>
          <w:ins w:id="7362" w:author="Arthur Parmentier" w:date="2020-05-22T08:19:00Z"/>
        </w:rPr>
        <w:pPrChange w:id="7363" w:author="Arthur Parmentier" w:date="2020-05-22T09:30:00Z">
          <w:pPr/>
        </w:pPrChange>
      </w:pPr>
      <w:ins w:id="7364" w:author="Arthur Parmentier" w:date="2020-05-22T09:26:00Z">
        <w:r w:rsidRPr="007C437A">
          <w:t>Once the recording</w:t>
        </w:r>
      </w:ins>
      <w:ins w:id="7365" w:author="Arthur Parmentier" w:date="2020-05-22T09:27:00Z">
        <w:r w:rsidRPr="007C437A">
          <w:t xml:space="preserve">s of new signs </w:t>
        </w:r>
      </w:ins>
      <w:ins w:id="7366" w:author="Arthur Parmentier" w:date="2020-05-22T09:29:00Z">
        <w:r w:rsidRPr="007C437A">
          <w:t>are</w:t>
        </w:r>
      </w:ins>
      <w:ins w:id="7367" w:author="Arthur Parmentier" w:date="2020-05-22T09:27:00Z">
        <w:r w:rsidRPr="007C437A">
          <w:t xml:space="preserve"> finished, the user should load </w:t>
        </w:r>
      </w:ins>
      <w:ins w:id="7368" w:author="Arthur Parmentier" w:date="2020-05-22T09:28:00Z">
        <w:r w:rsidRPr="007C437A">
          <w:t xml:space="preserve">into the MuBu object </w:t>
        </w:r>
      </w:ins>
      <w:ins w:id="7369" w:author="Arthur Parmentier" w:date="2020-05-22T09:27:00Z">
        <w:r w:rsidRPr="007C437A">
          <w:t>the data files of all signs that he wants to recognize and classify</w:t>
        </w:r>
      </w:ins>
      <w:ins w:id="7370" w:author="Arthur Parmentier" w:date="2020-05-22T09:28:00Z">
        <w:r w:rsidRPr="007C437A">
          <w:t>, for all inputs that he would be using. This is done in by dragging and dropping the corresponding files from the data f</w:t>
        </w:r>
      </w:ins>
      <w:ins w:id="7371" w:author="Arthur Parmentier" w:date="2020-05-22T09:29:00Z">
        <w:r w:rsidRPr="007C437A">
          <w:t>older</w:t>
        </w:r>
      </w:ins>
      <w:ins w:id="7372" w:author="Arthur Parmentier" w:date="2020-06-03T23:42:00Z">
        <w:r w:rsidR="00F05472" w:rsidRPr="007C437A">
          <w:t xml:space="preserve"> into the dedicated zone.</w:t>
        </w:r>
      </w:ins>
    </w:p>
    <w:p w:rsidR="00023308" w:rsidRPr="007C437A" w:rsidDel="008A6401" w:rsidRDefault="00023308">
      <w:pPr>
        <w:rPr>
          <w:del w:id="7373" w:author="Arthur Parmentier" w:date="2020-05-22T08:20:00Z"/>
          <w:rPrChange w:id="7374" w:author="Arthur Parmentier" w:date="2020-06-07T15:27:00Z">
            <w:rPr>
              <w:del w:id="7375" w:author="Arthur Parmentier" w:date="2020-05-22T08:20:00Z"/>
            </w:rPr>
          </w:rPrChange>
        </w:rPr>
        <w:pPrChange w:id="7376" w:author="Arthur Parmentier" w:date="2020-05-21T14:34:00Z">
          <w:pPr>
            <w:pStyle w:val="Titre2"/>
          </w:pPr>
        </w:pPrChange>
      </w:pPr>
      <w:bookmarkStart w:id="7377" w:name="_Toc41067209"/>
      <w:bookmarkStart w:id="7378" w:name="_Toc42259025"/>
      <w:bookmarkStart w:id="7379" w:name="_Toc42259102"/>
      <w:bookmarkStart w:id="7380" w:name="_Toc42449781"/>
      <w:bookmarkStart w:id="7381" w:name="_Toc42449863"/>
      <w:bookmarkStart w:id="7382" w:name="_Toc42550049"/>
      <w:bookmarkStart w:id="7383" w:name="_Toc42550142"/>
      <w:bookmarkStart w:id="7384" w:name="_Toc42698893"/>
      <w:bookmarkStart w:id="7385" w:name="_Toc42698972"/>
      <w:bookmarkStart w:id="7386" w:name="_Toc42841989"/>
      <w:bookmarkStart w:id="7387" w:name="_Toc42842090"/>
      <w:bookmarkStart w:id="7388" w:name="_Toc42842191"/>
      <w:bookmarkEnd w:id="7377"/>
      <w:bookmarkEnd w:id="7378"/>
      <w:bookmarkEnd w:id="7379"/>
      <w:bookmarkEnd w:id="7380"/>
      <w:bookmarkEnd w:id="7381"/>
      <w:bookmarkEnd w:id="7382"/>
      <w:bookmarkEnd w:id="7383"/>
      <w:bookmarkEnd w:id="7384"/>
      <w:bookmarkEnd w:id="7385"/>
      <w:bookmarkEnd w:id="7386"/>
      <w:bookmarkEnd w:id="7387"/>
      <w:bookmarkEnd w:id="7388"/>
    </w:p>
    <w:p w:rsidR="00F25194" w:rsidRPr="007C437A" w:rsidRDefault="00F25194">
      <w:pPr>
        <w:pStyle w:val="Titre3"/>
        <w:rPr>
          <w:ins w:id="7389" w:author="Arthur Parmentier" w:date="2020-06-04T10:50:00Z"/>
        </w:rPr>
      </w:pPr>
      <w:bookmarkStart w:id="7390" w:name="_Toc42842192"/>
      <w:r w:rsidRPr="007C437A">
        <w:t xml:space="preserve">Part 3: </w:t>
      </w:r>
      <w:del w:id="7391" w:author="Arthur Parmentier" w:date="2020-05-22T09:59:00Z">
        <w:r w:rsidRPr="007C437A" w:rsidDel="009B5ADF">
          <w:delText>Classification</w:delText>
        </w:r>
      </w:del>
      <w:ins w:id="7392" w:author="Arthur Parmentier" w:date="2020-05-22T09:59:00Z">
        <w:r w:rsidR="009B5ADF" w:rsidRPr="007C437A">
          <w:t>Real-time classifier</w:t>
        </w:r>
      </w:ins>
      <w:ins w:id="7393" w:author="Arthur Parmentier" w:date="2020-06-03T23:51:00Z">
        <w:r w:rsidR="00284E1B" w:rsidRPr="007C437A">
          <w:t>s</w:t>
        </w:r>
      </w:ins>
      <w:ins w:id="7394" w:author="Arthur Parmentier" w:date="2020-06-03T23:52:00Z">
        <w:r w:rsidR="00284E1B" w:rsidRPr="007C437A">
          <w:t>, regression or DTW models</w:t>
        </w:r>
      </w:ins>
      <w:bookmarkEnd w:id="7390"/>
    </w:p>
    <w:p w:rsidR="007111F3" w:rsidRPr="007C437A" w:rsidRDefault="007111F3" w:rsidP="007111F3">
      <w:pPr>
        <w:rPr>
          <w:ins w:id="7395" w:author="Arthur Parmentier" w:date="2020-06-04T10:52:00Z"/>
        </w:rPr>
      </w:pPr>
      <w:ins w:id="7396" w:author="Arthur Parmentier" w:date="2020-06-04T10:50:00Z">
        <w:r w:rsidRPr="007C437A">
          <w:t xml:space="preserve">Now that </w:t>
        </w:r>
      </w:ins>
      <w:ins w:id="7397" w:author="Arthur Parmentier" w:date="2020-06-04T10:51:00Z">
        <w:r w:rsidRPr="007C437A">
          <w:t xml:space="preserve">the user has been able to connect his motion tracking inputs and record a few signs, we will see how the </w:t>
        </w:r>
      </w:ins>
      <w:ins w:id="7398" w:author="Arthur Parmentier" w:date="2020-06-04T10:52:00Z">
        <w:r w:rsidRPr="007C437A">
          <w:t>system is able to “recognize” the signs in real time with one or several machine learning model.</w:t>
        </w:r>
      </w:ins>
    </w:p>
    <w:p w:rsidR="007111F3" w:rsidRPr="007C437A" w:rsidRDefault="007111F3">
      <w:pPr>
        <w:pStyle w:val="Titre4"/>
        <w:rPr>
          <w:ins w:id="7399" w:author="Arthur Parmentier" w:date="2020-05-22T09:43:00Z"/>
          <w:rPrChange w:id="7400" w:author="Arthur Parmentier" w:date="2020-06-07T15:27:00Z">
            <w:rPr>
              <w:ins w:id="7401" w:author="Arthur Parmentier" w:date="2020-05-22T09:43:00Z"/>
            </w:rPr>
          </w:rPrChange>
        </w:rPr>
        <w:pPrChange w:id="7402" w:author="Arthur Parmentier" w:date="2020-06-04T10:53:00Z">
          <w:pPr>
            <w:pStyle w:val="Titre3"/>
          </w:pPr>
        </w:pPrChange>
      </w:pPr>
      <w:ins w:id="7403" w:author="Arthur Parmentier" w:date="2020-06-04T10:53:00Z">
        <w:r w:rsidRPr="007C437A">
          <w:rPr>
            <w:rPrChange w:id="7404" w:author="Arthur Parmentier" w:date="2020-06-07T15:27:00Z">
              <w:rPr/>
            </w:rPrChange>
          </w:rPr>
          <w:t>A short introduction to cognition and machine learning models</w:t>
        </w:r>
      </w:ins>
    </w:p>
    <w:p w:rsidR="00834EA5" w:rsidRPr="007C437A" w:rsidRDefault="00834EA5" w:rsidP="00834EA5">
      <w:pPr>
        <w:rPr>
          <w:ins w:id="7405" w:author="Arthur Parmentier" w:date="2020-05-22T09:58:00Z"/>
        </w:rPr>
      </w:pPr>
      <w:ins w:id="7406" w:author="Arthur Parmentier" w:date="2020-05-22T09:46:00Z">
        <w:r w:rsidRPr="007C437A">
          <w:t xml:space="preserve">The word “cognition” </w:t>
        </w:r>
      </w:ins>
      <w:ins w:id="7407" w:author="Arthur Parmentier" w:date="2020-05-22T09:47:00Z">
        <w:r w:rsidRPr="007C437A">
          <w:t>dates back to the 15th century, where it meant "thinking and awareness."</w:t>
        </w:r>
      </w:ins>
      <w:ins w:id="7408" w:author="Arthur Parmentier" w:date="2020-06-10T20:00:00Z">
        <w:r w:rsidR="00652A8E">
          <w:t xml:space="preserve"> </w:t>
        </w:r>
      </w:ins>
      <w:customXmlInsRangeStart w:id="7409" w:author="Arthur Parmentier" w:date="2020-06-10T20:00:00Z"/>
      <w:sdt>
        <w:sdtPr>
          <w:id w:val="1548497108"/>
          <w:citation/>
        </w:sdtPr>
        <w:sdtContent>
          <w:customXmlInsRangeEnd w:id="7409"/>
          <w:ins w:id="7410" w:author="Arthur Parmentier" w:date="2020-06-10T20:00:00Z">
            <w:r w:rsidR="00652A8E">
              <w:fldChar w:fldCharType="begin"/>
            </w:r>
            <w:r w:rsidR="00652A8E" w:rsidRPr="008C0EC1">
              <w:rPr>
                <w:rPrChange w:id="7411" w:author="Arthur Parmentier" w:date="2020-06-11T11:42:00Z">
                  <w:rPr>
                    <w:lang w:val="fr-FR"/>
                  </w:rPr>
                </w:rPrChange>
              </w:rPr>
              <w:instrText xml:space="preserve"> CITATION Rev \l 1036 </w:instrText>
            </w:r>
          </w:ins>
          <w:r w:rsidR="00652A8E">
            <w:fldChar w:fldCharType="separate"/>
          </w:r>
          <w:r w:rsidR="00304C55" w:rsidRPr="008C0EC1">
            <w:rPr>
              <w:noProof/>
              <w:rPrChange w:id="7412" w:author="Arthur Parmentier" w:date="2020-06-11T11:42:00Z">
                <w:rPr>
                  <w:noProof/>
                  <w:lang w:val="fr-FR"/>
                </w:rPr>
              </w:rPrChange>
            </w:rPr>
            <w:t>(Revlin)</w:t>
          </w:r>
          <w:ins w:id="7413" w:author="Arthur Parmentier" w:date="2020-06-10T20:00:00Z">
            <w:r w:rsidR="00652A8E">
              <w:fldChar w:fldCharType="end"/>
            </w:r>
          </w:ins>
          <w:customXmlInsRangeStart w:id="7414" w:author="Arthur Parmentier" w:date="2020-06-10T20:00:00Z"/>
        </w:sdtContent>
      </w:sdt>
      <w:customXmlInsRangeEnd w:id="7414"/>
      <w:ins w:id="7415" w:author="Arthur Parmentier" w:date="2020-06-10T20:00:00Z">
        <w:r w:rsidR="00652A8E">
          <w:t>.</w:t>
        </w:r>
      </w:ins>
      <w:ins w:id="7416" w:author="Arthur Parmentier" w:date="2020-05-22T09:47:00Z">
        <w:r w:rsidRPr="007C437A">
          <w:t xml:space="preserve"> The term comes from the Latin noun </w:t>
        </w:r>
        <w:r w:rsidRPr="007C437A">
          <w:rPr>
            <w:i/>
            <w:iCs/>
            <w:rPrChange w:id="7417" w:author="Arthur Parmentier" w:date="2020-06-07T15:27:00Z">
              <w:rPr/>
            </w:rPrChange>
          </w:rPr>
          <w:t>cognitio</w:t>
        </w:r>
        <w:r w:rsidRPr="007C437A">
          <w:t xml:space="preserve"> ('examination,' 'learning,' or 'knowledge'), derived from the verb </w:t>
        </w:r>
        <w:r w:rsidRPr="007C437A">
          <w:rPr>
            <w:i/>
            <w:iCs/>
            <w:rPrChange w:id="7418" w:author="Arthur Parmentier" w:date="2020-06-07T15:27:00Z">
              <w:rPr/>
            </w:rPrChange>
          </w:rPr>
          <w:t>cognosco</w:t>
        </w:r>
        <w:r w:rsidRPr="007C437A">
          <w:t>, a compound of con ('with') and gnōscō ('know'). The latter half, gnōscō, itself is a cognate of a Greek verb, gi(g)n</w:t>
        </w:r>
        <w:r w:rsidRPr="007C437A">
          <w:rPr>
            <w:rFonts w:ascii="Cambria" w:hAnsi="Cambria" w:cs="Cambria"/>
          </w:rPr>
          <w:t>ό</w:t>
        </w:r>
        <w:r w:rsidRPr="007C437A">
          <w:t>sko (</w:t>
        </w:r>
        <w:r w:rsidRPr="007C437A">
          <w:rPr>
            <w:rFonts w:ascii="Cambria" w:hAnsi="Cambria" w:cs="Cambria"/>
          </w:rPr>
          <w:t>γι</w:t>
        </w:r>
        <w:r w:rsidRPr="007C437A">
          <w:t>(</w:t>
        </w:r>
        <w:r w:rsidRPr="007C437A">
          <w:rPr>
            <w:rFonts w:ascii="Cambria" w:hAnsi="Cambria" w:cs="Cambria"/>
          </w:rPr>
          <w:t>γ</w:t>
        </w:r>
        <w:r w:rsidRPr="007C437A">
          <w:t>)</w:t>
        </w:r>
        <w:r w:rsidRPr="007C437A">
          <w:rPr>
            <w:rFonts w:ascii="Cambria" w:hAnsi="Cambria" w:cs="Cambria"/>
          </w:rPr>
          <w:t>νώσκω</w:t>
        </w:r>
        <w:r w:rsidRPr="007C437A">
          <w:t>, 'I know,' or 'perceive')</w:t>
        </w:r>
      </w:ins>
      <w:ins w:id="7419" w:author="Arthur Parmentier" w:date="2020-06-10T20:00:00Z">
        <w:r w:rsidR="00652A8E">
          <w:t xml:space="preserve"> </w:t>
        </w:r>
      </w:ins>
      <w:customXmlInsRangeStart w:id="7420" w:author="Arthur Parmentier" w:date="2020-06-10T20:02:00Z"/>
      <w:sdt>
        <w:sdtPr>
          <w:id w:val="-437443446"/>
          <w:citation/>
        </w:sdtPr>
        <w:sdtContent>
          <w:customXmlInsRangeEnd w:id="7420"/>
          <w:ins w:id="7421" w:author="Arthur Parmentier" w:date="2020-06-10T20:02:00Z">
            <w:r w:rsidR="00652A8E">
              <w:fldChar w:fldCharType="begin"/>
            </w:r>
            <w:r w:rsidR="00652A8E" w:rsidRPr="00652A8E">
              <w:rPr>
                <w:rPrChange w:id="7422" w:author="Arthur Parmentier" w:date="2020-06-10T20:02:00Z">
                  <w:rPr>
                    <w:lang w:val="fr-FR"/>
                  </w:rPr>
                </w:rPrChange>
              </w:rPr>
              <w:instrText xml:space="preserve"> CITATION Lid \l 1036 </w:instrText>
            </w:r>
          </w:ins>
          <w:r w:rsidR="00652A8E">
            <w:fldChar w:fldCharType="separate"/>
          </w:r>
          <w:r w:rsidR="00304C55">
            <w:rPr>
              <w:noProof/>
            </w:rPr>
            <w:t>(Liddell, Henry, &amp; R.)</w:t>
          </w:r>
          <w:ins w:id="7423" w:author="Arthur Parmentier" w:date="2020-06-10T20:02:00Z">
            <w:r w:rsidR="00652A8E">
              <w:fldChar w:fldCharType="end"/>
            </w:r>
          </w:ins>
          <w:customXmlInsRangeStart w:id="7424" w:author="Arthur Parmentier" w:date="2020-06-10T20:02:00Z"/>
        </w:sdtContent>
      </w:sdt>
      <w:customXmlInsRangeEnd w:id="7424"/>
      <w:ins w:id="7425" w:author="Arthur Parmentier" w:date="2020-06-10T20:02:00Z">
        <w:r w:rsidR="00652A8E">
          <w:t>.</w:t>
        </w:r>
      </w:ins>
      <w:ins w:id="7426" w:author="Arthur Parmentier" w:date="2020-06-10T20:00:00Z">
        <w:r w:rsidR="00652A8E" w:rsidRPr="007C437A">
          <w:t xml:space="preserve"> </w:t>
        </w:r>
      </w:ins>
      <w:ins w:id="7427" w:author="Arthur Parmentier" w:date="2020-05-22T09:53:00Z">
        <w:r w:rsidRPr="007C437A">
          <w:br/>
        </w:r>
      </w:ins>
      <w:ins w:id="7428" w:author="Arthur Parmentier" w:date="2020-05-22T09:54:00Z">
        <w:r w:rsidR="009B5ADF" w:rsidRPr="007C437A">
          <w:t xml:space="preserve">Re-cognition </w:t>
        </w:r>
      </w:ins>
      <w:ins w:id="7429" w:author="Arthur Parmentier" w:date="2020-05-22T09:55:00Z">
        <w:r w:rsidR="009B5ADF" w:rsidRPr="007C437A">
          <w:t xml:space="preserve">can therefore be understood as </w:t>
        </w:r>
      </w:ins>
      <w:ins w:id="7430" w:author="Arthur Parmentier" w:date="2020-05-22T09:54:00Z">
        <w:r w:rsidR="009B5ADF" w:rsidRPr="007C437A">
          <w:t>the process</w:t>
        </w:r>
      </w:ins>
      <w:ins w:id="7431" w:author="Arthur Parmentier" w:date="2020-05-22T09:55:00Z">
        <w:r w:rsidR="009B5ADF" w:rsidRPr="007C437A">
          <w:t xml:space="preserve"> of “another” cognition, that allows</w:t>
        </w:r>
      </w:ins>
      <w:ins w:id="7432" w:author="Arthur Parmentier" w:date="2020-05-22T09:56:00Z">
        <w:r w:rsidR="009B5ADF" w:rsidRPr="007C437A">
          <w:t xml:space="preserve"> the identification of something already knew</w:t>
        </w:r>
      </w:ins>
      <w:ins w:id="7433" w:author="Arthur Parmentier" w:date="2020-05-22T09:57:00Z">
        <w:r w:rsidR="009B5ADF" w:rsidRPr="007C437A">
          <w:t xml:space="preserve"> or already perceived.</w:t>
        </w:r>
      </w:ins>
    </w:p>
    <w:p w:rsidR="009B5ADF" w:rsidRPr="007C437A" w:rsidRDefault="009B5ADF" w:rsidP="00834EA5">
      <w:pPr>
        <w:rPr>
          <w:ins w:id="7434" w:author="Arthur Parmentier" w:date="2020-05-22T10:12:00Z"/>
        </w:rPr>
      </w:pPr>
      <w:ins w:id="7435" w:author="Arthur Parmentier" w:date="2020-05-22T09:58:00Z">
        <w:r w:rsidRPr="007C437A">
          <w:t xml:space="preserve">One can wonder what </w:t>
        </w:r>
      </w:ins>
      <w:ins w:id="7436" w:author="Arthur Parmentier" w:date="2020-05-22T09:59:00Z">
        <w:r w:rsidRPr="007C437A">
          <w:t>the core processes of recognition are</w:t>
        </w:r>
      </w:ins>
      <w:ins w:id="7437" w:author="Arthur Parmentier" w:date="2020-05-22T10:00:00Z">
        <w:r w:rsidRPr="007C437A">
          <w:t xml:space="preserve"> and try to reproduce them on a computer.</w:t>
        </w:r>
      </w:ins>
      <w:ins w:id="7438" w:author="Arthur Parmentier" w:date="2020-05-22T10:04:00Z">
        <w:r w:rsidR="00E908AB" w:rsidRPr="007C437A">
          <w:t xml:space="preserve"> Very common examples</w:t>
        </w:r>
      </w:ins>
      <w:ins w:id="7439" w:author="Arthur Parmentier" w:date="2020-05-22T10:05:00Z">
        <w:r w:rsidR="00E908AB" w:rsidRPr="007C437A">
          <w:t xml:space="preserve"> of computer-recognition come from the so-called computer vision field</w:t>
        </w:r>
      </w:ins>
      <w:ins w:id="7440" w:author="Arthur Parmentier" w:date="2020-05-22T10:08:00Z">
        <w:r w:rsidR="00E908AB" w:rsidRPr="007C437A">
          <w:t xml:space="preserve"> such as</w:t>
        </w:r>
      </w:ins>
      <w:ins w:id="7441" w:author="Arthur Parmentier" w:date="2020-05-22T10:07:00Z">
        <w:r w:rsidR="00E908AB" w:rsidRPr="007C437A">
          <w:t xml:space="preserve"> object recognition</w:t>
        </w:r>
      </w:ins>
      <w:ins w:id="7442" w:author="Arthur Parmentier" w:date="2020-05-22T10:18:00Z">
        <w:r w:rsidR="00BB3B34" w:rsidRPr="007C437A">
          <w:t xml:space="preserve"> (classification</w:t>
        </w:r>
      </w:ins>
      <w:ins w:id="7443" w:author="Arthur Parmentier" w:date="2020-05-22T10:19:00Z">
        <w:r w:rsidR="00BB3B34" w:rsidRPr="007C437A">
          <w:t>)</w:t>
        </w:r>
      </w:ins>
      <w:ins w:id="7444" w:author="Arthur Parmentier" w:date="2020-05-22T10:08:00Z">
        <w:r w:rsidR="00E908AB" w:rsidRPr="007C437A">
          <w:t xml:space="preserve"> or</w:t>
        </w:r>
      </w:ins>
      <w:ins w:id="7445" w:author="Arthur Parmentier" w:date="2020-05-22T10:07:00Z">
        <w:r w:rsidR="00E908AB" w:rsidRPr="007C437A">
          <w:t xml:space="preserve"> detection</w:t>
        </w:r>
      </w:ins>
      <w:ins w:id="7446" w:author="Arthur Parmentier" w:date="2020-05-22T10:08:00Z">
        <w:r w:rsidR="00E908AB" w:rsidRPr="007C437A">
          <w:t xml:space="preserve"> </w:t>
        </w:r>
      </w:ins>
      <w:ins w:id="7447" w:author="Arthur Parmentier" w:date="2020-05-22T10:09:00Z">
        <w:r w:rsidR="00E908AB" w:rsidRPr="007C437A">
          <w:t xml:space="preserve">convolutional neural networks </w:t>
        </w:r>
      </w:ins>
      <w:ins w:id="7448" w:author="Arthur Parmentier" w:date="2020-05-22T10:10:00Z">
        <w:r w:rsidR="00E908AB" w:rsidRPr="007C437A">
          <w:t xml:space="preserve">(CNNs) </w:t>
        </w:r>
      </w:ins>
      <w:ins w:id="7449" w:author="Arthur Parmentier" w:date="2020-05-22T10:09:00Z">
        <w:r w:rsidR="00E908AB" w:rsidRPr="007C437A">
          <w:t xml:space="preserve">whose performances are now close </w:t>
        </w:r>
      </w:ins>
      <w:ins w:id="7450" w:author="Arthur Parmentier" w:date="2020-05-22T10:10:00Z">
        <w:r w:rsidR="00E908AB" w:rsidRPr="007C437A">
          <w:t>to that of humans. However, CNNs are trained on huge amount of data</w:t>
        </w:r>
      </w:ins>
      <w:ins w:id="7451" w:author="Arthur Parmentier" w:date="2020-05-22T10:11:00Z">
        <w:r w:rsidR="00E908AB" w:rsidRPr="007C437A">
          <w:t xml:space="preserve"> and are (in general) not models that can be interpreted by humans.</w:t>
        </w:r>
      </w:ins>
    </w:p>
    <w:p w:rsidR="00D60A1F" w:rsidRPr="007C437A" w:rsidRDefault="00E908AB" w:rsidP="00834EA5">
      <w:pPr>
        <w:rPr>
          <w:ins w:id="7452" w:author="Arthur Parmentier" w:date="2020-06-04T11:50:00Z"/>
        </w:rPr>
      </w:pPr>
      <w:ins w:id="7453" w:author="Arthur Parmentier" w:date="2020-05-22T10:12:00Z">
        <w:r w:rsidRPr="007C437A">
          <w:t>In the context of this master project</w:t>
        </w:r>
      </w:ins>
      <w:ins w:id="7454" w:author="Arthur Parmentier" w:date="2020-05-22T10:15:00Z">
        <w:r w:rsidR="00BB3B34" w:rsidRPr="007C437A">
          <w:t xml:space="preserve"> and to offer the ability of creating new signs </w:t>
        </w:r>
      </w:ins>
      <w:ins w:id="7455" w:author="Arthur Parmentier" w:date="2020-05-22T10:16:00Z">
        <w:r w:rsidR="00BB3B34" w:rsidRPr="007C437A">
          <w:t xml:space="preserve">to the user, we </w:t>
        </w:r>
      </w:ins>
      <w:ins w:id="7456" w:author="Arthur Parmentier" w:date="2020-05-22T10:24:00Z">
        <w:r w:rsidR="00D60A1F" w:rsidRPr="007C437A">
          <w:t>must</w:t>
        </w:r>
      </w:ins>
      <w:ins w:id="7457" w:author="Arthur Parmentier" w:date="2020-05-22T10:16:00Z">
        <w:r w:rsidR="00BB3B34" w:rsidRPr="007C437A">
          <w:t xml:space="preserve"> work with </w:t>
        </w:r>
      </w:ins>
      <w:ins w:id="7458" w:author="Arthur Parmentier" w:date="2020-05-22T10:17:00Z">
        <w:r w:rsidR="00BB3B34" w:rsidRPr="007C437A">
          <w:t>lightweight</w:t>
        </w:r>
      </w:ins>
      <w:ins w:id="7459" w:author="Arthur Parmentier" w:date="2020-05-22T10:16:00Z">
        <w:r w:rsidR="00BB3B34" w:rsidRPr="007C437A">
          <w:t>, interpretable models that can</w:t>
        </w:r>
      </w:ins>
      <w:ins w:id="7460" w:author="Arthur Parmentier" w:date="2020-05-22T10:17:00Z">
        <w:r w:rsidR="00BB3B34" w:rsidRPr="007C437A">
          <w:t xml:space="preserve"> be trained fast and</w:t>
        </w:r>
      </w:ins>
      <w:ins w:id="7461" w:author="Arthur Parmentier" w:date="2020-05-22T10:16:00Z">
        <w:r w:rsidR="00BB3B34" w:rsidRPr="007C437A">
          <w:t xml:space="preserve"> </w:t>
        </w:r>
      </w:ins>
      <w:ins w:id="7462" w:author="Arthur Parmentier" w:date="2020-05-22T10:17:00Z">
        <w:r w:rsidR="00BB3B34" w:rsidRPr="007C437A">
          <w:t>identify the signs that are performed in real time</w:t>
        </w:r>
      </w:ins>
      <w:ins w:id="7463" w:author="Arthur Parmentier" w:date="2020-05-22T10:19:00Z">
        <w:r w:rsidR="00BB3B34" w:rsidRPr="007C437A">
          <w:t>. In our case, the identification process is a simple classification process, in which we ask the classifier to predict the</w:t>
        </w:r>
      </w:ins>
      <w:ins w:id="7464" w:author="Arthur Parmentier" w:date="2020-05-22T10:20:00Z">
        <w:r w:rsidR="00BB3B34" w:rsidRPr="007C437A">
          <w:t xml:space="preserve"> “class” of the motion sequence performed by the performer among a set of classes that </w:t>
        </w:r>
      </w:ins>
      <w:ins w:id="7465" w:author="Arthur Parmentier" w:date="2020-05-22T10:21:00Z">
        <w:r w:rsidR="00BB3B34" w:rsidRPr="007C437A">
          <w:t>have been previously learned by the model: SP signs.</w:t>
        </w:r>
      </w:ins>
    </w:p>
    <w:p w:rsidR="00983F9B" w:rsidRPr="007C437A" w:rsidRDefault="00983F9B" w:rsidP="00834EA5">
      <w:pPr>
        <w:rPr>
          <w:ins w:id="7466" w:author="Arthur Parmentier" w:date="2020-05-22T10:36:00Z"/>
        </w:rPr>
      </w:pPr>
      <w:ins w:id="7467" w:author="Arthur Parmentier" w:date="2020-06-04T11:51:00Z">
        <w:r w:rsidRPr="007C437A">
          <w:t>We have seen that in SP, there are very different types of signs (movements, poses</w:t>
        </w:r>
      </w:ins>
      <w:ins w:id="7468" w:author="Arthur Parmentier" w:date="2020-06-04T11:52:00Z">
        <w:r w:rsidRPr="007C437A">
          <w:t xml:space="preserve"> – at several scales). </w:t>
        </w:r>
      </w:ins>
      <w:ins w:id="7469" w:author="Arthur Parmentier" w:date="2020-06-04T11:56:00Z">
        <w:r w:rsidRPr="007C437A">
          <w:t>At</w:t>
        </w:r>
        <w:r w:rsidR="005A331F" w:rsidRPr="007C437A">
          <w:t xml:space="preserve"> the beginning of my project, I thought about recognizing all signs with </w:t>
        </w:r>
      </w:ins>
      <w:ins w:id="7470" w:author="Arthur Parmentier" w:date="2020-06-04T11:57:00Z">
        <w:r w:rsidR="005A331F" w:rsidRPr="007C437A">
          <w:t>a single Dynamic Time Warping model.</w:t>
        </w:r>
      </w:ins>
    </w:p>
    <w:p w:rsidR="00DF645F" w:rsidRPr="007C437A" w:rsidRDefault="005A331F">
      <w:pPr>
        <w:rPr>
          <w:ins w:id="7471" w:author="Arthur Parmentier" w:date="2020-06-04T11:57:00Z"/>
        </w:rPr>
      </w:pPr>
      <w:ins w:id="7472" w:author="Arthur Parmentier" w:date="2020-06-04T11:57:00Z">
        <w:r w:rsidRPr="007C437A">
          <w:t>Indeed,</w:t>
        </w:r>
      </w:ins>
      <w:ins w:id="7473" w:author="Arthur Parmentier" w:date="2020-05-22T10:39:00Z">
        <w:r w:rsidR="00DF645F" w:rsidRPr="007C437A">
          <w:t xml:space="preserve"> two light-weight models are generally presented in the literature to classify time-sequences:</w:t>
        </w:r>
      </w:ins>
      <w:ins w:id="7474" w:author="Arthur Parmentier" w:date="2020-05-22T10:40:00Z">
        <w:r w:rsidR="00DF645F" w:rsidRPr="007C437A">
          <w:t xml:space="preserve"> Dynamic Time Warping </w:t>
        </w:r>
      </w:ins>
      <w:ins w:id="7475" w:author="Arthur Parmentier" w:date="2020-05-22T10:41:00Z">
        <w:r w:rsidR="00D50F7A" w:rsidRPr="007C437A">
          <w:t xml:space="preserve">(DTW) </w:t>
        </w:r>
      </w:ins>
      <w:ins w:id="7476" w:author="Arthur Parmentier" w:date="2020-05-22T10:40:00Z">
        <w:r w:rsidR="00DF645F" w:rsidRPr="007C437A">
          <w:t>and Hidden Markov Models</w:t>
        </w:r>
      </w:ins>
      <w:ins w:id="7477" w:author="Arthur Parmentier" w:date="2020-05-22T10:41:00Z">
        <w:r w:rsidR="00D50F7A" w:rsidRPr="007C437A">
          <w:t xml:space="preserve"> (HMM</w:t>
        </w:r>
      </w:ins>
      <w:ins w:id="7478" w:author="Arthur Parmentier" w:date="2020-05-22T10:42:00Z">
        <w:r w:rsidR="00D50F7A" w:rsidRPr="007C437A">
          <w:t>)</w:t>
        </w:r>
      </w:ins>
      <w:ins w:id="7479" w:author="Arthur Parmentier" w:date="2020-05-22T12:58:00Z">
        <w:r w:rsidR="00B734D3" w:rsidRPr="007C437A">
          <w:t>.</w:t>
        </w:r>
      </w:ins>
      <w:ins w:id="7480" w:author="Arthur Parmentier" w:date="2020-05-22T10:40:00Z">
        <w:r w:rsidR="00DF645F" w:rsidRPr="007C437A">
          <w:t xml:space="preserve"> In general</w:t>
        </w:r>
      </w:ins>
      <w:ins w:id="7481" w:author="Arthur Parmentier" w:date="2020-05-22T10:41:00Z">
        <w:r w:rsidR="00D50F7A" w:rsidRPr="007C437A">
          <w:t xml:space="preserve">, DTW is observed to be </w:t>
        </w:r>
        <w:r w:rsidR="00D50F7A" w:rsidRPr="007C437A">
          <w:lastRenderedPageBreak/>
          <w:t xml:space="preserve">faster and more accurate </w:t>
        </w:r>
      </w:ins>
      <w:ins w:id="7482" w:author="Arthur Parmentier" w:date="2020-06-10T20:04:00Z">
        <w:r w:rsidR="003E46DE" w:rsidRPr="007C437A">
          <w:t>than</w:t>
        </w:r>
      </w:ins>
      <w:ins w:id="7483" w:author="Arthur Parmentier" w:date="2020-05-22T10:41:00Z">
        <w:r w:rsidR="00D50F7A" w:rsidRPr="007C437A">
          <w:t xml:space="preserve"> </w:t>
        </w:r>
      </w:ins>
      <w:ins w:id="7484" w:author="Arthur Parmentier" w:date="2020-05-22T10:42:00Z">
        <w:r w:rsidR="00D50F7A" w:rsidRPr="007C437A">
          <w:t>HMMs</w:t>
        </w:r>
      </w:ins>
      <w:ins w:id="7485" w:author="Arthur Parmentier" w:date="2020-06-10T20:04:00Z">
        <w:r w:rsidR="003E46DE">
          <w:t xml:space="preserve"> </w:t>
        </w:r>
      </w:ins>
      <w:customXmlInsRangeStart w:id="7486" w:author="Arthur Parmentier" w:date="2020-06-10T20:04:00Z"/>
      <w:sdt>
        <w:sdtPr>
          <w:id w:val="-1933508910"/>
          <w:citation/>
        </w:sdtPr>
        <w:sdtContent>
          <w:customXmlInsRangeEnd w:id="7486"/>
          <w:ins w:id="7487" w:author="Arthur Parmentier" w:date="2020-06-10T20:04:00Z">
            <w:r w:rsidR="003E46DE">
              <w:fldChar w:fldCharType="begin"/>
            </w:r>
            <w:r w:rsidR="003E46DE" w:rsidRPr="003E46DE">
              <w:rPr>
                <w:rPrChange w:id="7488" w:author="Arthur Parmentier" w:date="2020-06-10T20:04:00Z">
                  <w:rPr>
                    <w:lang w:val="fr-FR"/>
                  </w:rPr>
                </w:rPrChange>
              </w:rPr>
              <w:instrText xml:space="preserve"> CITATION Rah15 \l 1036 </w:instrText>
            </w:r>
          </w:ins>
          <w:r w:rsidR="003E46DE">
            <w:fldChar w:fldCharType="separate"/>
          </w:r>
          <w:r w:rsidR="00304C55">
            <w:rPr>
              <w:noProof/>
            </w:rPr>
            <w:t>(Raheja, 2015)</w:t>
          </w:r>
          <w:ins w:id="7489" w:author="Arthur Parmentier" w:date="2020-06-10T20:04:00Z">
            <w:r w:rsidR="003E46DE">
              <w:fldChar w:fldCharType="end"/>
            </w:r>
          </w:ins>
          <w:customXmlInsRangeStart w:id="7490" w:author="Arthur Parmentier" w:date="2020-06-10T20:04:00Z"/>
        </w:sdtContent>
      </w:sdt>
      <w:customXmlInsRangeEnd w:id="7490"/>
      <w:ins w:id="7491" w:author="Arthur Parmentier" w:date="2020-06-10T20:05:00Z">
        <w:r w:rsidR="003E46DE">
          <w:t xml:space="preserve"> </w:t>
        </w:r>
      </w:ins>
      <w:customXmlInsRangeStart w:id="7492" w:author="Arthur Parmentier" w:date="2020-06-10T20:06:00Z"/>
      <w:sdt>
        <w:sdtPr>
          <w:id w:val="-1880317308"/>
          <w:citation/>
        </w:sdtPr>
        <w:sdtContent>
          <w:customXmlInsRangeEnd w:id="7492"/>
          <w:ins w:id="7493" w:author="Arthur Parmentier" w:date="2020-06-10T20:06:00Z">
            <w:r w:rsidR="003E46DE">
              <w:fldChar w:fldCharType="begin"/>
            </w:r>
            <w:r w:rsidR="003E46DE" w:rsidRPr="003E46DE">
              <w:rPr>
                <w:rPrChange w:id="7494" w:author="Arthur Parmentier" w:date="2020-06-10T20:06:00Z">
                  <w:rPr>
                    <w:lang w:val="fr-FR"/>
                  </w:rPr>
                </w:rPrChange>
              </w:rPr>
              <w:instrText xml:space="preserve"> CITATION Car12 \l 1036 </w:instrText>
            </w:r>
          </w:ins>
          <w:r w:rsidR="003E46DE">
            <w:fldChar w:fldCharType="separate"/>
          </w:r>
          <w:r w:rsidR="00304C55">
            <w:rPr>
              <w:noProof/>
            </w:rPr>
            <w:t>(Carmona J.M., 2012)</w:t>
          </w:r>
          <w:ins w:id="7495" w:author="Arthur Parmentier" w:date="2020-06-10T20:06:00Z">
            <w:r w:rsidR="003E46DE">
              <w:fldChar w:fldCharType="end"/>
            </w:r>
          </w:ins>
          <w:customXmlInsRangeStart w:id="7496" w:author="Arthur Parmentier" w:date="2020-06-10T20:06:00Z"/>
        </w:sdtContent>
      </w:sdt>
      <w:customXmlInsRangeEnd w:id="7496"/>
      <w:ins w:id="7497" w:author="Arthur Parmentier" w:date="2020-05-22T10:42:00Z">
        <w:r w:rsidR="00D50F7A" w:rsidRPr="007C437A">
          <w:t>.</w:t>
        </w:r>
      </w:ins>
      <w:ins w:id="7498" w:author="Arthur Parmentier" w:date="2020-05-22T12:58:00Z">
        <w:r w:rsidR="00B734D3" w:rsidRPr="007C437A">
          <w:t xml:space="preserve"> </w:t>
        </w:r>
      </w:ins>
      <w:ins w:id="7499" w:author="Arthur Parmentier" w:date="2020-06-04T11:12:00Z">
        <w:r w:rsidR="00C4278F" w:rsidRPr="007C437A">
          <w:t>Some works also propose combinations of HMM and DTW or modified DTW algorithms for gesture recognition</w:t>
        </w:r>
      </w:ins>
      <w:ins w:id="7500" w:author="Arthur Parmentier" w:date="2020-06-10T20:49:00Z">
        <w:r w:rsidR="00304C55">
          <w:t xml:space="preserve"> </w:t>
        </w:r>
      </w:ins>
      <w:customXmlInsRangeStart w:id="7501" w:author="Arthur Parmentier" w:date="2020-06-10T20:49:00Z"/>
      <w:sdt>
        <w:sdtPr>
          <w:id w:val="1881120738"/>
          <w:citation/>
        </w:sdtPr>
        <w:sdtContent>
          <w:customXmlInsRangeEnd w:id="7501"/>
          <w:ins w:id="7502" w:author="Arthur Parmentier" w:date="2020-06-10T20:49:00Z">
            <w:r w:rsidR="00304C55">
              <w:fldChar w:fldCharType="begin"/>
            </w:r>
            <w:r w:rsidR="00304C55" w:rsidRPr="00304C55">
              <w:rPr>
                <w:rPrChange w:id="7503" w:author="Arthur Parmentier" w:date="2020-06-10T20:49:00Z">
                  <w:rPr>
                    <w:lang w:val="fr-FR"/>
                  </w:rPr>
                </w:rPrChange>
              </w:rPr>
              <w:instrText xml:space="preserve"> CITATION Hiy16 \l 1036 </w:instrText>
            </w:r>
          </w:ins>
          <w:r w:rsidR="00304C55">
            <w:fldChar w:fldCharType="separate"/>
          </w:r>
          <w:r w:rsidR="00304C55">
            <w:rPr>
              <w:noProof/>
            </w:rPr>
            <w:t>(Hiyadi, 2016)</w:t>
          </w:r>
          <w:ins w:id="7504" w:author="Arthur Parmentier" w:date="2020-06-10T20:49:00Z">
            <w:r w:rsidR="00304C55">
              <w:fldChar w:fldCharType="end"/>
            </w:r>
          </w:ins>
          <w:customXmlInsRangeStart w:id="7505" w:author="Arthur Parmentier" w:date="2020-06-10T20:49:00Z"/>
        </w:sdtContent>
      </w:sdt>
      <w:customXmlInsRangeEnd w:id="7505"/>
      <w:ins w:id="7506" w:author="Arthur Parmentier" w:date="2020-06-10T20:49:00Z">
        <w:r w:rsidR="00304C55">
          <w:t xml:space="preserve"> </w:t>
        </w:r>
      </w:ins>
      <w:customXmlInsRangeStart w:id="7507" w:author="Arthur Parmentier" w:date="2020-06-10T20:50:00Z"/>
      <w:sdt>
        <w:sdtPr>
          <w:id w:val="-1475052818"/>
          <w:citation/>
        </w:sdtPr>
        <w:sdtContent>
          <w:customXmlInsRangeEnd w:id="7507"/>
          <w:ins w:id="7508" w:author="Arthur Parmentier" w:date="2020-06-10T20:50:00Z">
            <w:r w:rsidR="00304C55">
              <w:fldChar w:fldCharType="begin"/>
            </w:r>
            <w:r w:rsidR="00304C55" w:rsidRPr="00304C55">
              <w:rPr>
                <w:rPrChange w:id="7509" w:author="Arthur Parmentier" w:date="2020-06-10T20:50:00Z">
                  <w:rPr>
                    <w:lang w:val="fr-FR"/>
                  </w:rPr>
                </w:rPrChange>
              </w:rPr>
              <w:instrText xml:space="preserve"> CITATION Cho17 \l 1036 </w:instrText>
            </w:r>
          </w:ins>
          <w:r w:rsidR="00304C55">
            <w:fldChar w:fldCharType="separate"/>
          </w:r>
          <w:r w:rsidR="00304C55">
            <w:rPr>
              <w:noProof/>
            </w:rPr>
            <w:t>(Choi, 2017)</w:t>
          </w:r>
          <w:ins w:id="7510" w:author="Arthur Parmentier" w:date="2020-06-10T20:50:00Z">
            <w:r w:rsidR="00304C55">
              <w:fldChar w:fldCharType="end"/>
            </w:r>
          </w:ins>
          <w:customXmlInsRangeStart w:id="7511" w:author="Arthur Parmentier" w:date="2020-06-10T20:50:00Z"/>
        </w:sdtContent>
      </w:sdt>
      <w:customXmlInsRangeEnd w:id="7511"/>
      <w:ins w:id="7512" w:author="Arthur Parmentier" w:date="2020-06-04T11:12:00Z">
        <w:r w:rsidR="00C4278F" w:rsidRPr="007C437A">
          <w:t>.</w:t>
        </w:r>
      </w:ins>
    </w:p>
    <w:p w:rsidR="005A331F" w:rsidRPr="007C437A" w:rsidRDefault="005A331F">
      <w:pPr>
        <w:rPr>
          <w:ins w:id="7513" w:author="Arthur Parmentier" w:date="2020-06-04T12:07:00Z"/>
        </w:rPr>
      </w:pPr>
      <w:ins w:id="7514" w:author="Arthur Parmentier" w:date="2020-06-04T11:57:00Z">
        <w:r w:rsidRPr="007C437A">
          <w:t xml:space="preserve">My initial design was to </w:t>
        </w:r>
      </w:ins>
      <w:ins w:id="7515" w:author="Arthur Parmentier" w:date="2020-06-04T11:58:00Z">
        <w:r w:rsidRPr="007C437A">
          <w:t>sum up all the features that I would use (full body skeleton, hands skeleton…) into a single feature vector that I could feed to DTW.</w:t>
        </w:r>
      </w:ins>
      <w:ins w:id="7516" w:author="Arthur Parmentier" w:date="2020-06-04T11:59:00Z">
        <w:r w:rsidRPr="007C437A">
          <w:t xml:space="preserve"> </w:t>
        </w:r>
      </w:ins>
      <w:ins w:id="7517" w:author="Arthur Parmentier" w:date="2020-06-04T12:05:00Z">
        <w:r w:rsidRPr="007C437A">
          <w:br/>
        </w:r>
      </w:ins>
      <w:ins w:id="7518" w:author="Arthur Parmentier" w:date="2020-06-04T11:59:00Z">
        <w:r w:rsidRPr="007C437A">
          <w:t xml:space="preserve">The first obstacle to this initial design was that all inputs would not have similar data rates, so that </w:t>
        </w:r>
      </w:ins>
      <w:ins w:id="7519" w:author="Arthur Parmentier" w:date="2020-06-04T12:00:00Z">
        <w:r w:rsidRPr="007C437A">
          <w:t>the combination of inputs would either result in a data rate</w:t>
        </w:r>
      </w:ins>
      <w:ins w:id="7520" w:author="Arthur Parmentier" w:date="2020-06-04T12:01:00Z">
        <w:r w:rsidRPr="007C437A">
          <w:t xml:space="preserve"> equal to the slowest input or </w:t>
        </w:r>
      </w:ins>
      <w:ins w:id="7521" w:author="Arthur Parmentier" w:date="2020-06-04T12:03:00Z">
        <w:r w:rsidRPr="007C437A">
          <w:t xml:space="preserve">a very high data rate, equal to the sum of each input data rate, but with common values between two consecutive feature </w:t>
        </w:r>
      </w:ins>
      <w:ins w:id="7522" w:author="Arthur Parmentier" w:date="2020-06-04T12:04:00Z">
        <w:r w:rsidRPr="007C437A">
          <w:t>vectors. This situation would not be ideal as it would require more processing and would not repre</w:t>
        </w:r>
      </w:ins>
      <w:ins w:id="7523" w:author="Arthur Parmentier" w:date="2020-06-04T12:05:00Z">
        <w:r w:rsidRPr="007C437A">
          <w:t>sent accurately the movement.</w:t>
        </w:r>
        <w:r w:rsidRPr="007C437A">
          <w:br/>
          <w:t xml:space="preserve">The second obstacle was that although DTW can recognize poses, it performs much slower than </w:t>
        </w:r>
      </w:ins>
      <w:ins w:id="7524"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7525" w:author="Arthur Parmentier" w:date="2020-06-04T12:07:00Z">
        <w:r w:rsidR="00175441" w:rsidRPr="007C437A">
          <w:t>Ideally, one would want to construct one model per type of sign to be recognize.</w:t>
        </w:r>
      </w:ins>
    </w:p>
    <w:p w:rsidR="00175441" w:rsidRPr="007C437A" w:rsidRDefault="00175441">
      <w:pPr>
        <w:rPr>
          <w:ins w:id="7526" w:author="Arthur Parmentier" w:date="2020-05-22T09:32:00Z"/>
          <w:rPrChange w:id="7527" w:author="Arthur Parmentier" w:date="2020-06-07T15:27:00Z">
            <w:rPr>
              <w:ins w:id="7528" w:author="Arthur Parmentier" w:date="2020-05-22T09:32:00Z"/>
            </w:rPr>
          </w:rPrChange>
        </w:rPr>
        <w:pPrChange w:id="7529" w:author="Arthur Parmentier" w:date="2020-05-22T09:43:00Z">
          <w:pPr>
            <w:pStyle w:val="Titre3"/>
          </w:pPr>
        </w:pPrChange>
      </w:pPr>
      <w:ins w:id="7530" w:author="Arthur Parmentier" w:date="2020-06-04T12:09:00Z">
        <w:r w:rsidRPr="007C437A">
          <w:rPr>
            <w:rPrChange w:id="7531" w:author="Arthur Parmentier" w:date="2020-06-07T15:27:00Z">
              <w:rPr/>
            </w:rPrChange>
          </w:rPr>
          <w:t xml:space="preserve">I have chosen to implement two models for my final prototype: one for the full body with DTW and one </w:t>
        </w:r>
      </w:ins>
      <w:ins w:id="7532" w:author="Arthur Parmentier" w:date="2020-06-04T12:10:00Z">
        <w:r w:rsidRPr="007C437A">
          <w:rPr>
            <w:rPrChange w:id="7533" w:author="Arthur Parmentier" w:date="2020-06-07T15:27:00Z">
              <w:rPr/>
            </w:rPrChange>
          </w:rPr>
          <w:t>for the hands with Adaboost decision trees.</w:t>
        </w:r>
      </w:ins>
    </w:p>
    <w:p w:rsidR="006D0BF0" w:rsidRPr="007C437A" w:rsidRDefault="00175441" w:rsidP="006D0BF0">
      <w:pPr>
        <w:pStyle w:val="Titre4"/>
        <w:rPr>
          <w:ins w:id="7534" w:author="Arthur Parmentier" w:date="2020-05-22T09:32:00Z"/>
        </w:rPr>
      </w:pPr>
      <w:ins w:id="7535" w:author="Arthur Parmentier" w:date="2020-06-04T12:10:00Z">
        <w:r w:rsidRPr="007C437A">
          <w:t>Full</w:t>
        </w:r>
      </w:ins>
      <w:ins w:id="7536" w:author="Arthur Parmentier" w:date="2020-06-04T12:12:00Z">
        <w:r w:rsidR="00F73660" w:rsidRPr="007C437A">
          <w:t xml:space="preserve"> </w:t>
        </w:r>
      </w:ins>
      <w:ins w:id="7537" w:author="Arthur Parmentier" w:date="2020-06-04T12:10:00Z">
        <w:r w:rsidRPr="007C437A">
          <w:t xml:space="preserve">body </w:t>
        </w:r>
      </w:ins>
      <w:ins w:id="7538" w:author="Arthur Parmentier" w:date="2020-05-22T12:18:00Z">
        <w:r w:rsidR="00E9747D" w:rsidRPr="007C437A">
          <w:t>Wekinator</w:t>
        </w:r>
      </w:ins>
      <w:ins w:id="7539" w:author="Arthur Parmentier" w:date="2020-05-22T09:32:00Z">
        <w:r w:rsidR="006D0BF0" w:rsidRPr="007C437A">
          <w:t xml:space="preserve"> DTW</w:t>
        </w:r>
      </w:ins>
    </w:p>
    <w:p w:rsidR="004116C1" w:rsidRPr="007C437A" w:rsidRDefault="00D50F7A" w:rsidP="006D0BF0">
      <w:pPr>
        <w:rPr>
          <w:ins w:id="7540" w:author="Arthur Parmentier" w:date="2020-05-22T11:38:00Z"/>
        </w:rPr>
      </w:pPr>
      <w:ins w:id="7541" w:author="Arthur Parmentier" w:date="2020-05-22T10:43:00Z">
        <w:r w:rsidRPr="007C437A">
          <w:t xml:space="preserve">Unfortunately, at the time of the project, I could not </w:t>
        </w:r>
      </w:ins>
      <w:ins w:id="7542" w:author="Arthur Parmentier" w:date="2020-05-22T10:44:00Z">
        <w:r w:rsidRPr="007C437A">
          <w:t>find any real-time implementation of DTW in Max/MSP.</w:t>
        </w:r>
        <w:r w:rsidRPr="007C437A">
          <w:rPr>
            <w:rStyle w:val="Appelnotedebasdep"/>
          </w:rPr>
          <w:footnoteReference w:id="54"/>
        </w:r>
      </w:ins>
    </w:p>
    <w:p w:rsidR="00983F9B" w:rsidRPr="007C437A" w:rsidRDefault="00BA3283" w:rsidP="006D0BF0">
      <w:pPr>
        <w:rPr>
          <w:ins w:id="7584" w:author="Arthur Parmentier" w:date="2020-06-04T11:45:00Z"/>
        </w:rPr>
      </w:pPr>
      <w:ins w:id="7585" w:author="Arthur Parmentier" w:date="2020-05-22T11:38:00Z">
        <w:r w:rsidRPr="007C437A">
          <w:t xml:space="preserve">However, </w:t>
        </w:r>
      </w:ins>
      <w:ins w:id="7586" w:author="Arthur Parmentier" w:date="2020-05-22T11:52:00Z">
        <w:r w:rsidR="000430B4" w:rsidRPr="007C437A">
          <w:t xml:space="preserve">the external software </w:t>
        </w:r>
      </w:ins>
      <w:ins w:id="7587" w:author="Arthur Parmentier" w:date="2020-05-22T12:18:00Z">
        <w:r w:rsidR="00E9747D" w:rsidRPr="007C437A">
          <w:t>Wekinator</w:t>
        </w:r>
      </w:ins>
      <w:ins w:id="7588" w:author="Arthur Parmentier" w:date="2020-05-22T11:38:00Z">
        <w:r w:rsidRPr="007C437A">
          <w:rPr>
            <w:rStyle w:val="Appelnotedebasdep"/>
          </w:rPr>
          <w:footnoteReference w:id="55"/>
        </w:r>
      </w:ins>
      <w:ins w:id="7593" w:author="Arthur Parmentier" w:date="2020-05-22T11:39:00Z">
        <w:r w:rsidR="00965FAA" w:rsidRPr="007C437A">
          <w:t xml:space="preserve"> offers a very efficient DTW implementation based on the FastDTW library</w:t>
        </w:r>
      </w:ins>
      <w:ins w:id="7594" w:author="Arthur Parmentier" w:date="2020-06-10T20:50:00Z">
        <w:r w:rsidR="00304C55">
          <w:t xml:space="preserve"> </w:t>
        </w:r>
      </w:ins>
      <w:customXmlInsRangeStart w:id="7595" w:author="Arthur Parmentier" w:date="2020-06-10T20:51:00Z"/>
      <w:sdt>
        <w:sdtPr>
          <w:id w:val="188883977"/>
          <w:citation/>
        </w:sdtPr>
        <w:sdtContent>
          <w:customXmlInsRangeEnd w:id="7595"/>
          <w:ins w:id="7596" w:author="Arthur Parmentier" w:date="2020-06-10T20:51:00Z">
            <w:r w:rsidR="00304C55">
              <w:fldChar w:fldCharType="begin"/>
            </w:r>
            <w:r w:rsidR="00304C55" w:rsidRPr="00304C55">
              <w:rPr>
                <w:rPrChange w:id="7597" w:author="Arthur Parmentier" w:date="2020-06-10T20:51:00Z">
                  <w:rPr>
                    <w:lang w:val="fr-FR"/>
                  </w:rPr>
                </w:rPrChange>
              </w:rPr>
              <w:instrText xml:space="preserve"> CITATION Sta04 \l 1036 </w:instrText>
            </w:r>
          </w:ins>
          <w:r w:rsidR="00304C55">
            <w:fldChar w:fldCharType="separate"/>
          </w:r>
          <w:r w:rsidR="00304C55">
            <w:rPr>
              <w:noProof/>
            </w:rPr>
            <w:t>(Salvador, 2004)</w:t>
          </w:r>
          <w:ins w:id="7598" w:author="Arthur Parmentier" w:date="2020-06-10T20:51:00Z">
            <w:r w:rsidR="00304C55">
              <w:fldChar w:fldCharType="end"/>
            </w:r>
          </w:ins>
          <w:customXmlInsRangeStart w:id="7599" w:author="Arthur Parmentier" w:date="2020-06-10T20:51:00Z"/>
        </w:sdtContent>
      </w:sdt>
      <w:customXmlInsRangeEnd w:id="7599"/>
      <w:ins w:id="7600" w:author="Arthur Parmentier" w:date="2020-05-22T11:43:00Z">
        <w:r w:rsidR="00B827FE" w:rsidRPr="007C437A">
          <w:t xml:space="preserve"> with additional improvements for real-time performance</w:t>
        </w:r>
      </w:ins>
      <w:ins w:id="7601" w:author="Arthur Parmentier" w:date="2020-06-04T11:45:00Z">
        <w:r w:rsidR="00983F9B" w:rsidRPr="007C437A">
          <w:t xml:space="preserve"> and several internal parameters for its DTW model.</w:t>
        </w:r>
      </w:ins>
    </w:p>
    <w:p w:rsidR="00B827FE" w:rsidRPr="007C437A" w:rsidRDefault="00B827FE" w:rsidP="006D0BF0">
      <w:pPr>
        <w:rPr>
          <w:ins w:id="7602" w:author="Arthur Parmentier" w:date="2020-05-22T11:37:00Z"/>
        </w:rPr>
      </w:pPr>
      <w:ins w:id="7603" w:author="Arthur Parmentier" w:date="2020-05-22T11:45:00Z">
        <w:r w:rsidRPr="007C437A">
          <w:t xml:space="preserve">Max </w:t>
        </w:r>
      </w:ins>
      <w:ins w:id="7604" w:author="Arthur Parmentier" w:date="2020-06-04T11:46:00Z">
        <w:r w:rsidR="00983F9B" w:rsidRPr="007C437A">
          <w:t xml:space="preserve">and Wekinator communicate </w:t>
        </w:r>
      </w:ins>
      <w:ins w:id="7605" w:author="Arthur Parmentier" w:date="2020-06-04T11:44:00Z">
        <w:r w:rsidR="00983F9B" w:rsidRPr="007C437A">
          <w:t>in</w:t>
        </w:r>
      </w:ins>
      <w:ins w:id="7606" w:author="Arthur Parmentier" w:date="2020-05-22T11:45:00Z">
        <w:r w:rsidRPr="007C437A">
          <w:t xml:space="preserve"> </w:t>
        </w:r>
      </w:ins>
      <w:ins w:id="7607" w:author="Arthur Parmentier" w:date="2020-05-22T11:44:00Z">
        <w:r w:rsidRPr="007C437A">
          <w:t>O</w:t>
        </w:r>
      </w:ins>
      <w:ins w:id="7608" w:author="Arthur Parmentier" w:date="2020-05-22T11:45:00Z">
        <w:r w:rsidRPr="007C437A">
          <w:t>pen Sound Control (OSC</w:t>
        </w:r>
      </w:ins>
      <w:ins w:id="7609" w:author="Arthur Parmentier" w:date="2020-06-04T11:49:00Z">
        <w:r w:rsidR="00983F9B" w:rsidRPr="007C437A">
          <w:t>)</w:t>
        </w:r>
      </w:ins>
      <w:ins w:id="7610" w:author="Arthur Parmentier" w:date="2020-06-04T11:46:00Z">
        <w:r w:rsidR="00983F9B" w:rsidRPr="007C437A">
          <w:t>. A</w:t>
        </w:r>
      </w:ins>
      <w:ins w:id="7611" w:author="Arthur Parmentier" w:date="2020-05-22T11:46:00Z">
        <w:r w:rsidRPr="007C437A">
          <w:t xml:space="preserve">lthough the user must launch </w:t>
        </w:r>
      </w:ins>
      <w:ins w:id="7612" w:author="Arthur Parmentier" w:date="2020-05-22T12:18:00Z">
        <w:r w:rsidR="00E9747D" w:rsidRPr="007C437A">
          <w:t>Wekinator</w:t>
        </w:r>
      </w:ins>
      <w:ins w:id="7613" w:author="Arthur Parmentier" w:date="2020-05-22T11:46:00Z">
        <w:r w:rsidRPr="007C437A">
          <w:t xml:space="preserve"> separately and perform basic op</w:t>
        </w:r>
      </w:ins>
      <w:ins w:id="7614" w:author="Arthur Parmentier" w:date="2020-05-22T11:47:00Z">
        <w:r w:rsidRPr="007C437A">
          <w:t xml:space="preserve">erations </w:t>
        </w:r>
      </w:ins>
      <w:ins w:id="7615" w:author="Arthur Parmentier" w:date="2020-06-04T11:49:00Z">
        <w:r w:rsidR="00983F9B" w:rsidRPr="007C437A">
          <w:t>on</w:t>
        </w:r>
      </w:ins>
      <w:ins w:id="7616" w:author="Arthur Parmentier" w:date="2020-05-22T11:47:00Z">
        <w:r w:rsidRPr="007C437A">
          <w:t xml:space="preserve"> its </w:t>
        </w:r>
      </w:ins>
      <w:ins w:id="7617" w:author="Arthur Parmentier" w:date="2020-06-04T11:49:00Z">
        <w:r w:rsidR="00983F9B" w:rsidRPr="007C437A">
          <w:t>GUI</w:t>
        </w:r>
      </w:ins>
      <w:ins w:id="7618" w:author="Arthur Parmentier" w:date="2020-05-22T11:47:00Z">
        <w:r w:rsidRPr="007C437A">
          <w:t xml:space="preserve">, </w:t>
        </w:r>
      </w:ins>
      <w:ins w:id="7619" w:author="Arthur Parmentier" w:date="2020-06-04T11:49:00Z">
        <w:r w:rsidR="00983F9B" w:rsidRPr="007C437A">
          <w:t>most important parts</w:t>
        </w:r>
      </w:ins>
      <w:ins w:id="7620" w:author="Arthur Parmentier" w:date="2020-05-22T11:47:00Z">
        <w:r w:rsidRPr="007C437A">
          <w:t xml:space="preserve"> of </w:t>
        </w:r>
      </w:ins>
      <w:ins w:id="7621" w:author="Arthur Parmentier" w:date="2020-05-22T12:18:00Z">
        <w:r w:rsidR="00E9747D" w:rsidRPr="007C437A">
          <w:t>Wekinator</w:t>
        </w:r>
      </w:ins>
      <w:ins w:id="7622" w:author="Arthur Parmentier" w:date="2020-05-22T11:47:00Z">
        <w:r w:rsidRPr="007C437A">
          <w:t xml:space="preserve"> can be controlled remotely via OSC, allowing Max </w:t>
        </w:r>
      </w:ins>
      <w:ins w:id="7623" w:author="Arthur Parmentier" w:date="2020-05-22T11:50:00Z">
        <w:r w:rsidR="000430B4" w:rsidRPr="007C437A">
          <w:t xml:space="preserve">to automatize certain operations, such </w:t>
        </w:r>
      </w:ins>
      <w:ins w:id="7624" w:author="Arthur Parmentier" w:date="2020-06-04T11:49:00Z">
        <w:r w:rsidR="00983F9B" w:rsidRPr="007C437A">
          <w:t>its</w:t>
        </w:r>
      </w:ins>
      <w:ins w:id="7625" w:author="Arthur Parmentier" w:date="2020-05-22T11:50:00Z">
        <w:r w:rsidR="000430B4" w:rsidRPr="007C437A">
          <w:t xml:space="preserve"> training process.</w:t>
        </w:r>
      </w:ins>
    </w:p>
    <w:p w:rsidR="004116C1" w:rsidRPr="007C437A" w:rsidRDefault="00D454BF" w:rsidP="006D0BF0">
      <w:pPr>
        <w:rPr>
          <w:ins w:id="7626" w:author="Arthur Parmentier" w:date="2020-05-22T11:53:00Z"/>
        </w:rPr>
      </w:pPr>
      <w:ins w:id="7627" w:author="Arthur Parmentier" w:date="2020-05-22T11:53:00Z">
        <w:r w:rsidRPr="007C437A">
          <w:t xml:space="preserve">The “user guide” for using </w:t>
        </w:r>
      </w:ins>
      <w:ins w:id="7628" w:author="Arthur Parmentier" w:date="2020-05-22T12:18:00Z">
        <w:r w:rsidR="00E9747D" w:rsidRPr="007C437A">
          <w:t>Wekinator</w:t>
        </w:r>
      </w:ins>
      <w:ins w:id="7629" w:author="Arthur Parmentier" w:date="2020-05-22T11:53:00Z">
        <w:r w:rsidRPr="007C437A">
          <w:t xml:space="preserve"> with the project is the following:</w:t>
        </w:r>
      </w:ins>
    </w:p>
    <w:p w:rsidR="00D454BF" w:rsidRPr="007C437A" w:rsidRDefault="00D454BF">
      <w:pPr>
        <w:ind w:left="720"/>
        <w:rPr>
          <w:ins w:id="7630" w:author="Arthur Parmentier" w:date="2020-05-22T11:53:00Z"/>
        </w:rPr>
        <w:pPrChange w:id="7631" w:author="Arthur Parmentier" w:date="2020-05-22T11:53:00Z">
          <w:pPr/>
        </w:pPrChange>
      </w:pPr>
      <w:ins w:id="7632" w:author="Arthur Parmentier" w:date="2020-05-22T11:53:00Z">
        <w:r w:rsidRPr="007C437A">
          <w:lastRenderedPageBreak/>
          <w:t xml:space="preserve">1) Start </w:t>
        </w:r>
      </w:ins>
      <w:ins w:id="7633" w:author="Arthur Parmentier" w:date="2020-05-22T12:18:00Z">
        <w:r w:rsidR="00E9747D" w:rsidRPr="007C437A">
          <w:t>Wekinator</w:t>
        </w:r>
      </w:ins>
      <w:ins w:id="7634" w:author="Arthur Parmentier" w:date="2020-05-22T11:53:00Z">
        <w:r w:rsidRPr="007C437A">
          <w:t>.</w:t>
        </w:r>
      </w:ins>
    </w:p>
    <w:p w:rsidR="00D454BF" w:rsidRPr="007C437A" w:rsidRDefault="00D454BF">
      <w:pPr>
        <w:ind w:left="720"/>
        <w:rPr>
          <w:ins w:id="7635" w:author="Arthur Parmentier" w:date="2020-05-22T11:53:00Z"/>
        </w:rPr>
        <w:pPrChange w:id="7636" w:author="Arthur Parmentier" w:date="2020-05-22T11:53:00Z">
          <w:pPr/>
        </w:pPrChange>
      </w:pPr>
      <w:ins w:id="7637" w:author="Arthur Parmentier" w:date="2020-05-22T11:53:00Z">
        <w:r w:rsidRPr="007C437A">
          <w:t xml:space="preserve">2) Set the listening port to </w:t>
        </w:r>
      </w:ins>
      <w:ins w:id="7638" w:author="Arthur Parmentier" w:date="2020-06-04T11:49:00Z">
        <w:r w:rsidR="00983F9B" w:rsidRPr="007C437A">
          <w:t xml:space="preserve">match </w:t>
        </w:r>
      </w:ins>
      <w:ins w:id="7639" w:author="Arthur Parmentier" w:date="2020-06-04T11:50:00Z">
        <w:r w:rsidR="00983F9B" w:rsidRPr="007C437A">
          <w:t xml:space="preserve">Max settings </w:t>
        </w:r>
      </w:ins>
      <w:ins w:id="7640" w:author="Arthur Parmentier" w:date="2020-05-22T11:53:00Z">
        <w:r w:rsidRPr="007C437A">
          <w:t>and click "start listening"</w:t>
        </w:r>
      </w:ins>
    </w:p>
    <w:p w:rsidR="00D454BF" w:rsidRPr="007C437A" w:rsidRDefault="00D454BF">
      <w:pPr>
        <w:ind w:left="720"/>
        <w:rPr>
          <w:ins w:id="7641" w:author="Arthur Parmentier" w:date="2020-05-22T11:53:00Z"/>
        </w:rPr>
        <w:pPrChange w:id="7642" w:author="Arthur Parmentier" w:date="2020-05-22T11:53:00Z">
          <w:pPr/>
        </w:pPrChange>
      </w:pPr>
      <w:ins w:id="7643" w:author="Arthur Parmentier" w:date="2020-05-22T11:53:00Z">
        <w:r w:rsidRPr="007C437A">
          <w:t>3) Set the OSC input address to /wek/inputs (default)</w:t>
        </w:r>
      </w:ins>
    </w:p>
    <w:p w:rsidR="00D454BF" w:rsidRPr="007C437A" w:rsidRDefault="00D454BF">
      <w:pPr>
        <w:ind w:left="720"/>
        <w:rPr>
          <w:ins w:id="7644" w:author="Arthur Parmentier" w:date="2020-05-22T11:53:00Z"/>
        </w:rPr>
        <w:pPrChange w:id="7645" w:author="Arthur Parmentier" w:date="2020-05-22T11:53:00Z">
          <w:pPr/>
        </w:pPrChange>
      </w:pPr>
      <w:ins w:id="7646" w:author="Arthur Parmentier" w:date="2020-05-22T11:53:00Z">
        <w:r w:rsidRPr="007C437A">
          <w:t>4) Change the number of inputs (#inputs) to match the size of your input in this patch</w:t>
        </w:r>
      </w:ins>
      <w:ins w:id="7647" w:author="Arthur Parmentier" w:date="2020-05-22T18:38:00Z">
        <w:r w:rsidR="00C24A48" w:rsidRPr="007C437A">
          <w:t>er</w:t>
        </w:r>
      </w:ins>
      <w:ins w:id="7648" w:author="Arthur Parmentier" w:date="2020-05-22T11:53:00Z">
        <w:r w:rsidRPr="007C437A">
          <w:t xml:space="preserve">, as defined in the first layer. For instance, with </w:t>
        </w:r>
      </w:ins>
      <w:ins w:id="7649" w:author="Arthur Parmentier" w:date="2020-05-22T11:54:00Z">
        <w:r w:rsidRPr="007C437A">
          <w:t>P</w:t>
        </w:r>
      </w:ins>
      <w:ins w:id="7650" w:author="Arthur Parmentier" w:date="2020-05-22T11:53:00Z">
        <w:r w:rsidRPr="007C437A">
          <w:t>ose</w:t>
        </w:r>
      </w:ins>
      <w:ins w:id="7651" w:author="Arthur Parmentier" w:date="2020-05-22T11:54:00Z">
        <w:r w:rsidRPr="007C437A">
          <w:t>N</w:t>
        </w:r>
      </w:ins>
      <w:ins w:id="7652" w:author="Arthur Parmentier" w:date="2020-05-22T11:53:00Z">
        <w:r w:rsidRPr="007C437A">
          <w:t>et, there are two features per joint (X and Y coordinates) so #inputs = #joints*2</w:t>
        </w:r>
      </w:ins>
    </w:p>
    <w:p w:rsidR="00D454BF" w:rsidRPr="007C437A" w:rsidRDefault="00D454BF">
      <w:pPr>
        <w:ind w:left="720"/>
        <w:rPr>
          <w:ins w:id="7653" w:author="Arthur Parmentier" w:date="2020-05-22T11:53:00Z"/>
        </w:rPr>
        <w:pPrChange w:id="7654" w:author="Arthur Parmentier" w:date="2020-05-22T11:53:00Z">
          <w:pPr/>
        </w:pPrChange>
      </w:pPr>
      <w:ins w:id="7655" w:author="Arthur Parmentier" w:date="2020-05-22T11:53:00Z">
        <w:r w:rsidRPr="007C437A">
          <w:t xml:space="preserve">5) Change the </w:t>
        </w:r>
      </w:ins>
      <w:ins w:id="7656" w:author="Arthur Parmentier" w:date="2020-05-22T12:18:00Z">
        <w:r w:rsidR="00E9747D" w:rsidRPr="007C437A">
          <w:t>Wekinator</w:t>
        </w:r>
      </w:ins>
      <w:ins w:id="7657" w:author="Arthur Parmentier" w:date="2020-05-22T11:53:00Z">
        <w:r w:rsidRPr="007C437A">
          <w:t xml:space="preserve"> output type to "All Dynamic Time Warping" with N</w:t>
        </w:r>
      </w:ins>
      <w:ins w:id="7658" w:author="Arthur Parmentier" w:date="2020-06-04T12:14:00Z">
        <w:r w:rsidR="006217E4" w:rsidRPr="007C437A">
          <w:t xml:space="preserve"> gestures types, N</w:t>
        </w:r>
      </w:ins>
      <w:ins w:id="7659" w:author="Arthur Parmentier" w:date="2020-05-22T11:56:00Z">
        <w:r w:rsidR="00FD00B9" w:rsidRPr="007C437A">
          <w:t xml:space="preserve"> </w:t>
        </w:r>
      </w:ins>
      <w:ins w:id="7660" w:author="Arthur Parmentier" w:date="2020-06-04T12:13:00Z">
        <w:r w:rsidR="006217E4" w:rsidRPr="007C437A">
          <w:t>equal o</w:t>
        </w:r>
      </w:ins>
      <w:ins w:id="7661" w:author="Arthur Parmentier" w:date="2020-06-04T12:14:00Z">
        <w:r w:rsidR="006217E4" w:rsidRPr="007C437A">
          <w:t xml:space="preserve">r </w:t>
        </w:r>
      </w:ins>
      <w:ins w:id="7662" w:author="Arthur Parmentier" w:date="2020-06-04T12:13:00Z">
        <w:r w:rsidR="006217E4" w:rsidRPr="007C437A">
          <w:t>greater than</w:t>
        </w:r>
      </w:ins>
      <w:ins w:id="7663" w:author="Arthur Parmentier" w:date="2020-05-22T11:56:00Z">
        <w:r w:rsidR="00FD00B9" w:rsidRPr="007C437A">
          <w:t xml:space="preserve"> </w:t>
        </w:r>
      </w:ins>
      <w:ins w:id="7664" w:author="Arthur Parmentier" w:date="2020-05-22T11:53:00Z">
        <w:r w:rsidRPr="007C437A">
          <w:t xml:space="preserve">the size of your dictionary of signs. It probably does not matter if you </w:t>
        </w:r>
      </w:ins>
      <w:ins w:id="7665" w:author="Arthur Parmentier" w:date="2020-05-22T11:56:00Z">
        <w:r w:rsidR="00FD00B9" w:rsidRPr="007C437A">
          <w:t>specify</w:t>
        </w:r>
      </w:ins>
      <w:ins w:id="7666" w:author="Arthur Parmentier" w:date="2020-05-22T11:53:00Z">
        <w:r w:rsidRPr="007C437A">
          <w:t xml:space="preserve"> a greater amount of types, so you can also use any sufficiently large N if you do not know how many signs it should recognize</w:t>
        </w:r>
      </w:ins>
      <w:ins w:id="7667" w:author="Arthur Parmentier" w:date="2020-05-22T11:56:00Z">
        <w:r w:rsidR="00936A60" w:rsidRPr="007C437A">
          <w:t xml:space="preserve">; </w:t>
        </w:r>
      </w:ins>
      <w:ins w:id="7668" w:author="Arthur Parmentier" w:date="2020-05-22T11:57:00Z">
        <w:r w:rsidR="00936A60" w:rsidRPr="007C437A">
          <w:t xml:space="preserve">ultimately, </w:t>
        </w:r>
      </w:ins>
      <w:ins w:id="7669" w:author="Arthur Parmentier" w:date="2020-05-22T12:18:00Z">
        <w:r w:rsidR="00E9747D" w:rsidRPr="007C437A">
          <w:t>Wekinator</w:t>
        </w:r>
      </w:ins>
      <w:ins w:id="7670" w:author="Arthur Parmentier" w:date="2020-05-22T11:57:00Z">
        <w:r w:rsidR="00936A60" w:rsidRPr="007C437A">
          <w:t xml:space="preserve"> will simply never match the signs to those classes.</w:t>
        </w:r>
      </w:ins>
    </w:p>
    <w:p w:rsidR="00D454BF" w:rsidRPr="007C437A" w:rsidRDefault="00D454BF">
      <w:pPr>
        <w:ind w:left="720"/>
        <w:rPr>
          <w:ins w:id="7671" w:author="Arthur Parmentier" w:date="2020-05-22T11:53:00Z"/>
        </w:rPr>
        <w:pPrChange w:id="7672" w:author="Arthur Parmentier" w:date="2020-05-22T11:53:00Z">
          <w:pPr/>
        </w:pPrChange>
      </w:pPr>
      <w:ins w:id="7673" w:author="Arthur Parmentier" w:date="2020-05-22T11:53:00Z">
        <w:r w:rsidRPr="007C437A">
          <w:t xml:space="preserve">6) Set the ouput port to </w:t>
        </w:r>
      </w:ins>
      <w:ins w:id="7674" w:author="Arthur Parmentier" w:date="2020-06-04T12:14:00Z">
        <w:r w:rsidR="00AA2510" w:rsidRPr="007C437A">
          <w:t>match Max/MSP settings</w:t>
        </w:r>
      </w:ins>
      <w:ins w:id="7675" w:author="Arthur Parmentier" w:date="2020-05-22T11:53:00Z">
        <w:r w:rsidRPr="007C437A">
          <w:t xml:space="preserve"> and click next.</w:t>
        </w:r>
      </w:ins>
    </w:p>
    <w:p w:rsidR="00D454BF" w:rsidRPr="007C437A" w:rsidRDefault="00D454BF">
      <w:pPr>
        <w:ind w:left="720"/>
        <w:rPr>
          <w:ins w:id="7676" w:author="Arthur Parmentier" w:date="2020-05-22T11:53:00Z"/>
        </w:rPr>
        <w:pPrChange w:id="7677" w:author="Arthur Parmentier" w:date="2020-05-22T11:53:00Z">
          <w:pPr/>
        </w:pPrChange>
      </w:pPr>
      <w:ins w:id="7678" w:author="Arthur Parmentier" w:date="2020-05-22T11:53:00Z">
        <w:r w:rsidRPr="007C437A">
          <w:t xml:space="preserve">7) If any input is running, make sure that the </w:t>
        </w:r>
      </w:ins>
      <w:ins w:id="7679" w:author="Arthur Parmentier" w:date="2020-05-22T11:54:00Z">
        <w:r w:rsidR="008E3834" w:rsidRPr="007C437A">
          <w:t>“</w:t>
        </w:r>
      </w:ins>
      <w:ins w:id="7680" w:author="Arthur Parmentier" w:date="2020-05-22T11:53:00Z">
        <w:r w:rsidRPr="007C437A">
          <w:t>OSC In</w:t>
        </w:r>
      </w:ins>
      <w:ins w:id="7681" w:author="Arthur Parmentier" w:date="2020-05-22T11:54:00Z">
        <w:r w:rsidR="008E3834" w:rsidRPr="007C437A">
          <w:t>”</w:t>
        </w:r>
      </w:ins>
      <w:ins w:id="7682" w:author="Arthur Parmentier" w:date="2020-05-22T11:53:00Z">
        <w:r w:rsidRPr="007C437A">
          <w:t xml:space="preserve"> indicator of </w:t>
        </w:r>
      </w:ins>
      <w:ins w:id="7683" w:author="Arthur Parmentier" w:date="2020-05-22T12:18:00Z">
        <w:r w:rsidR="00E9747D" w:rsidRPr="007C437A">
          <w:t>Wekinator</w:t>
        </w:r>
      </w:ins>
      <w:ins w:id="7684" w:author="Arthur Parmentier" w:date="2020-05-22T11:53:00Z">
        <w:r w:rsidRPr="007C437A">
          <w:t xml:space="preserve"> is green. If it is yellow</w:t>
        </w:r>
      </w:ins>
      <w:ins w:id="7685" w:author="Arthur Parmentier" w:date="2020-05-22T11:54:00Z">
        <w:r w:rsidR="008E3834" w:rsidRPr="007C437A">
          <w:t xml:space="preserve"> instead</w:t>
        </w:r>
      </w:ins>
      <w:ins w:id="7686" w:author="Arthur Parmentier" w:date="2020-05-22T11:53:00Z">
        <w:r w:rsidRPr="007C437A">
          <w:t xml:space="preserve">, </w:t>
        </w:r>
      </w:ins>
      <w:ins w:id="7687" w:author="Arthur Parmentier" w:date="2020-06-04T12:14:00Z">
        <w:r w:rsidR="00D02205" w:rsidRPr="007C437A">
          <w:t>make sure you have some inpu</w:t>
        </w:r>
      </w:ins>
      <w:ins w:id="7688" w:author="Arthur Parmentier" w:date="2020-06-04T12:15:00Z">
        <w:r w:rsidR="00D02205" w:rsidRPr="007C437A">
          <w:t xml:space="preserve">t running and try </w:t>
        </w:r>
      </w:ins>
      <w:ins w:id="7689" w:author="Arthur Parmentier" w:date="2020-05-22T11:53:00Z">
        <w:r w:rsidRPr="007C437A">
          <w:t xml:space="preserve">to open the view/OSC input status window and restart listening to the OSC. If it is red, check that the size of your input in Max matches the #input parameter of </w:t>
        </w:r>
      </w:ins>
      <w:ins w:id="7690" w:author="Arthur Parmentier" w:date="2020-05-22T12:18:00Z">
        <w:r w:rsidR="00E9747D" w:rsidRPr="007C437A">
          <w:t>Wekinator</w:t>
        </w:r>
      </w:ins>
      <w:ins w:id="7691" w:author="Arthur Parmentier" w:date="2020-05-22T11:53:00Z">
        <w:r w:rsidRPr="007C437A">
          <w:t>.</w:t>
        </w:r>
      </w:ins>
    </w:p>
    <w:p w:rsidR="00D454BF" w:rsidRPr="007C437A" w:rsidRDefault="00D454BF">
      <w:pPr>
        <w:ind w:left="720"/>
        <w:rPr>
          <w:ins w:id="7692" w:author="Arthur Parmentier" w:date="2020-05-22T11:53:00Z"/>
        </w:rPr>
        <w:pPrChange w:id="7693" w:author="Arthur Parmentier" w:date="2020-05-22T11:53:00Z">
          <w:pPr/>
        </w:pPrChange>
      </w:pPr>
      <w:ins w:id="7694" w:author="Arthur Parmentier" w:date="2020-05-22T11:53:00Z">
        <w:r w:rsidRPr="007C437A">
          <w:t xml:space="preserve">8) You can now push the </w:t>
        </w:r>
      </w:ins>
      <w:ins w:id="7695" w:author="Arthur Parmentier" w:date="2020-06-04T12:15:00Z">
        <w:r w:rsidR="00B35E64" w:rsidRPr="007C437A">
          <w:t>train</w:t>
        </w:r>
      </w:ins>
      <w:ins w:id="7696" w:author="Arthur Parmentier" w:date="2020-05-22T11:53:00Z">
        <w:r w:rsidRPr="007C437A">
          <w:t xml:space="preserve"> button</w:t>
        </w:r>
      </w:ins>
      <w:ins w:id="7697" w:author="Arthur Parmentier" w:date="2020-06-04T12:15:00Z">
        <w:r w:rsidR="00B35E64" w:rsidRPr="007C437A">
          <w:t xml:space="preserve"> aside the Mubu object for the full body DTW model</w:t>
        </w:r>
      </w:ins>
      <w:ins w:id="7698" w:author="Arthur Parmentier" w:date="2020-05-22T11:53:00Z">
        <w:r w:rsidRPr="007C437A">
          <w:t xml:space="preserve">. The number of examples for each sign should </w:t>
        </w:r>
      </w:ins>
      <w:ins w:id="7699" w:author="Arthur Parmentier" w:date="2020-06-04T12:15:00Z">
        <w:r w:rsidR="009A73CA" w:rsidRPr="007C437A">
          <w:t>show up</w:t>
        </w:r>
      </w:ins>
      <w:ins w:id="7700" w:author="Arthur Parmentier" w:date="2020-05-22T11:53:00Z">
        <w:r w:rsidRPr="007C437A">
          <w:t xml:space="preserve"> in </w:t>
        </w:r>
      </w:ins>
      <w:ins w:id="7701" w:author="Arthur Parmentier" w:date="2020-05-22T12:18:00Z">
        <w:r w:rsidR="00E9747D" w:rsidRPr="007C437A">
          <w:t>Wekinator</w:t>
        </w:r>
      </w:ins>
      <w:ins w:id="7702" w:author="Arthur Parmentier" w:date="2020-05-22T11:53:00Z">
        <w:r w:rsidRPr="007C437A">
          <w:t>.</w:t>
        </w:r>
      </w:ins>
    </w:p>
    <w:p w:rsidR="00D454BF" w:rsidRPr="007C437A" w:rsidRDefault="00D454BF">
      <w:pPr>
        <w:ind w:left="720"/>
        <w:rPr>
          <w:ins w:id="7703" w:author="Arthur Parmentier" w:date="2020-05-22T11:37:00Z"/>
        </w:rPr>
        <w:pPrChange w:id="7704" w:author="Arthur Parmentier" w:date="2020-05-22T11:53:00Z">
          <w:pPr/>
        </w:pPrChange>
      </w:pPr>
      <w:ins w:id="7705" w:author="Arthur Parmentier" w:date="2020-05-22T11:53:00Z">
        <w:r w:rsidRPr="007C437A">
          <w:t xml:space="preserve">9) Once the training is done after a few seconds, you can press the "run" button in </w:t>
        </w:r>
      </w:ins>
      <w:ins w:id="7706" w:author="Arthur Parmentier" w:date="2020-05-22T12:18:00Z">
        <w:r w:rsidR="00E9747D" w:rsidRPr="007C437A">
          <w:t>Wekinator</w:t>
        </w:r>
      </w:ins>
      <w:ins w:id="7707" w:author="Arthur Parmentier" w:date="2020-05-22T11:53:00Z">
        <w:r w:rsidRPr="007C437A">
          <w:t xml:space="preserve"> to start classifying your live input.</w:t>
        </w:r>
      </w:ins>
    </w:p>
    <w:p w:rsidR="004116C1" w:rsidRPr="007C437A" w:rsidRDefault="00CD5F56" w:rsidP="006D0BF0">
      <w:pPr>
        <w:rPr>
          <w:ins w:id="7708" w:author="Arthur Parmentier" w:date="2020-06-04T12:28:00Z"/>
        </w:rPr>
      </w:pPr>
      <w:ins w:id="7709" w:author="Arthur Parmentier" w:date="2020-05-22T11:57:00Z">
        <w:r w:rsidRPr="007C437A">
          <w:t>These operations ma</w:t>
        </w:r>
      </w:ins>
      <w:ins w:id="7710" w:author="Arthur Parmentier" w:date="2020-05-22T12:20:00Z">
        <w:r w:rsidR="00E9747D" w:rsidRPr="007C437A">
          <w:t>y</w:t>
        </w:r>
      </w:ins>
      <w:ins w:id="7711" w:author="Arthur Parmentier" w:date="2020-05-22T11:57:00Z">
        <w:r w:rsidRPr="007C437A">
          <w:t xml:space="preserve"> take 3 minutes at the fi</w:t>
        </w:r>
      </w:ins>
      <w:ins w:id="7712" w:author="Arthur Parmentier" w:date="2020-05-22T11:58:00Z">
        <w:r w:rsidRPr="007C437A">
          <w:t>rst time use and less than 1 minute once the user would get acquainted to the process. Automatizing these steps</w:t>
        </w:r>
      </w:ins>
      <w:ins w:id="7713" w:author="Arthur Parmentier" w:date="2020-05-22T11:59:00Z">
        <w:r w:rsidRPr="007C437A">
          <w:t xml:space="preserve"> would be very difficult from Max directly, as </w:t>
        </w:r>
      </w:ins>
      <w:ins w:id="7714" w:author="Arthur Parmentier" w:date="2020-05-22T12:18:00Z">
        <w:r w:rsidR="00E9747D" w:rsidRPr="007C437A">
          <w:t>Wekinator</w:t>
        </w:r>
      </w:ins>
      <w:ins w:id="7715" w:author="Arthur Parmentier" w:date="2020-05-22T11:59:00Z">
        <w:r w:rsidRPr="007C437A">
          <w:t xml:space="preserve"> builds its own file structures </w:t>
        </w:r>
      </w:ins>
      <w:ins w:id="7716" w:author="Arthur Parmentier" w:date="2020-05-22T12:00:00Z">
        <w:r w:rsidRPr="007C437A">
          <w:t xml:space="preserve">and </w:t>
        </w:r>
      </w:ins>
      <w:ins w:id="7717" w:author="Arthur Parmentier" w:date="2020-06-04T12:16:00Z">
        <w:r w:rsidR="00AF7CAA" w:rsidRPr="007C437A">
          <w:t>I could not find a way</w:t>
        </w:r>
      </w:ins>
      <w:ins w:id="7718" w:author="Arthur Parmentier" w:date="2020-05-22T12:01:00Z">
        <w:r w:rsidRPr="007C437A">
          <w:t xml:space="preserve"> to load a project in </w:t>
        </w:r>
      </w:ins>
      <w:ins w:id="7719" w:author="Arthur Parmentier" w:date="2020-05-22T12:18:00Z">
        <w:r w:rsidR="00E9747D" w:rsidRPr="007C437A">
          <w:t>Wekinator</w:t>
        </w:r>
      </w:ins>
      <w:ins w:id="7720" w:author="Arthur Parmentier" w:date="2020-05-22T12:01:00Z">
        <w:r w:rsidRPr="007C437A">
          <w:t xml:space="preserve"> from</w:t>
        </w:r>
      </w:ins>
      <w:ins w:id="7721" w:author="Arthur Parmentier" w:date="2020-05-22T11:58:00Z">
        <w:r w:rsidRPr="007C437A">
          <w:t xml:space="preserve"> </w:t>
        </w:r>
      </w:ins>
      <w:ins w:id="7722" w:author="Arthur Parmentier" w:date="2020-05-22T12:02:00Z">
        <w:r w:rsidRPr="007C437A">
          <w:t>a command line</w:t>
        </w:r>
      </w:ins>
      <w:ins w:id="7723" w:author="Arthur Parmentier" w:date="2020-05-22T12:18:00Z">
        <w:r w:rsidR="00E9747D" w:rsidRPr="007C437A">
          <w:t xml:space="preserve"> directly.</w:t>
        </w:r>
      </w:ins>
      <w:ins w:id="7724" w:author="Arthur Parmentier" w:date="2020-06-04T12:16:00Z">
        <w:r w:rsidR="00805C6B" w:rsidRPr="007C437A">
          <w:t xml:space="preserve"> In the future, it is possible that the InteractML or Ra</w:t>
        </w:r>
      </w:ins>
      <w:ins w:id="7725" w:author="Arthur Parmentier" w:date="2020-06-04T12:17:00Z">
        <w:r w:rsidR="00805C6B" w:rsidRPr="007C437A">
          <w:t>pidMax project will make th</w:t>
        </w:r>
      </w:ins>
      <w:ins w:id="7726" w:author="Arthur Parmentier" w:date="2020-06-04T12:28:00Z">
        <w:r w:rsidR="008F7240" w:rsidRPr="007C437A">
          <w:t>e process</w:t>
        </w:r>
      </w:ins>
      <w:ins w:id="7727" w:author="Arthur Parmentier" w:date="2020-06-04T12:17:00Z">
        <w:r w:rsidR="00805C6B" w:rsidRPr="007C437A">
          <w:t xml:space="preserve"> fully automated.</w:t>
        </w:r>
      </w:ins>
    </w:p>
    <w:p w:rsidR="00620051" w:rsidRPr="007C437A" w:rsidRDefault="00620051" w:rsidP="006D0BF0">
      <w:pPr>
        <w:rPr>
          <w:ins w:id="7728" w:author="Arthur Parmentier" w:date="2020-06-04T12:45:00Z"/>
        </w:rPr>
      </w:pPr>
      <w:ins w:id="7729" w:author="Arthur Parmentier" w:date="2020-06-04T12:28:00Z">
        <w:r w:rsidRPr="007C437A">
          <w:t xml:space="preserve">Once the model is running, Max receives in real time the set of DTW distances </w:t>
        </w:r>
      </w:ins>
      <w:ins w:id="7730" w:author="Arthur Parmentier" w:date="2020-06-04T12:29:00Z">
        <w:r w:rsidRPr="007C437A">
          <w:t>from the real time sequence to</w:t>
        </w:r>
      </w:ins>
      <w:ins w:id="7731" w:author="Arthur Parmentier" w:date="2020-06-04T12:28:00Z">
        <w:r w:rsidRPr="007C437A">
          <w:t xml:space="preserve"> each</w:t>
        </w:r>
      </w:ins>
      <w:ins w:id="7732" w:author="Arthur Parmentier" w:date="2020-06-04T12:29:00Z">
        <w:r w:rsidRPr="007C437A">
          <w:t xml:space="preserve"> recorded</w:t>
        </w:r>
      </w:ins>
      <w:ins w:id="7733" w:author="Arthur Parmentier" w:date="2020-06-04T12:28:00Z">
        <w:r w:rsidRPr="007C437A">
          <w:t xml:space="preserve"> </w:t>
        </w:r>
      </w:ins>
      <w:ins w:id="7734" w:author="Arthur Parmentier" w:date="2020-06-04T12:29:00Z">
        <w:r w:rsidRPr="007C437A">
          <w:t xml:space="preserve">sign sequence. By finding the minimal value in that set and </w:t>
        </w:r>
      </w:ins>
      <w:ins w:id="7735" w:author="Arthur Parmentier" w:date="2020-06-04T12:30:00Z">
        <w:r w:rsidRPr="007C437A">
          <w:t xml:space="preserve">comparing this value to a confidence threshold, we </w:t>
        </w:r>
      </w:ins>
      <w:ins w:id="7736" w:author="Arthur Parmentier" w:date="2020-06-04T12:31:00Z">
        <w:r w:rsidRPr="007C437A">
          <w:t>can find when a sign is being performed in real time.</w:t>
        </w:r>
      </w:ins>
    </w:p>
    <w:p w:rsidR="00DD39AE" w:rsidRPr="007C437A" w:rsidRDefault="00DD39AE">
      <w:pPr>
        <w:keepNext/>
        <w:rPr>
          <w:ins w:id="7737" w:author="Arthur Parmentier" w:date="2020-06-04T12:46:00Z"/>
        </w:rPr>
        <w:pPrChange w:id="7738" w:author="Arthur Parmentier" w:date="2020-06-04T12:46:00Z">
          <w:pPr/>
        </w:pPrChange>
      </w:pPr>
      <w:ins w:id="7739" w:author="Arthur Parmentier" w:date="2020-06-04T12:45:00Z">
        <w:r w:rsidRPr="007C437A">
          <w:rPr>
            <w:noProof/>
            <w:rPrChange w:id="7740" w:author="Arthur Parmentier" w:date="2020-06-07T15:27:00Z">
              <w:rPr>
                <w:noProof/>
              </w:rPr>
            </w:rPrChange>
          </w:rPr>
          <w:lastRenderedPageBreak/>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7741" w:author="Arthur Parmentier" w:date="2020-06-04T12:31:00Z"/>
          <w:rPrChange w:id="7742" w:author="Arthur Parmentier" w:date="2020-06-07T15:27:00Z">
            <w:rPr>
              <w:ins w:id="7743" w:author="Arthur Parmentier" w:date="2020-06-04T12:31:00Z"/>
            </w:rPr>
          </w:rPrChange>
        </w:rPr>
        <w:pPrChange w:id="7744" w:author="Arthur Parmentier" w:date="2020-06-04T12:46:00Z">
          <w:pPr/>
        </w:pPrChange>
      </w:pPr>
      <w:ins w:id="7745" w:author="Arthur Parmentier" w:date="2020-06-04T12:46:00Z">
        <w:r w:rsidRPr="007C437A">
          <w:rPr>
            <w:rPrChange w:id="7746" w:author="Arthur Parmentier" w:date="2020-06-07T15:27:00Z">
              <w:rPr>
                <w:i/>
                <w:iCs/>
              </w:rPr>
            </w:rPrChange>
          </w:rPr>
          <w:t xml:space="preserve">Figure </w:t>
        </w:r>
        <w:r w:rsidRPr="007C437A">
          <w:rPr>
            <w:rPrChange w:id="7747" w:author="Arthur Parmentier" w:date="2020-06-07T15:27:00Z">
              <w:rPr>
                <w:i/>
                <w:iCs/>
              </w:rPr>
            </w:rPrChange>
          </w:rPr>
          <w:fldChar w:fldCharType="begin"/>
        </w:r>
        <w:r w:rsidRPr="007C437A">
          <w:rPr>
            <w:rPrChange w:id="7748" w:author="Arthur Parmentier" w:date="2020-06-07T15:27:00Z">
              <w:rPr>
                <w:i/>
                <w:iCs/>
              </w:rPr>
            </w:rPrChange>
          </w:rPr>
          <w:instrText xml:space="preserve"> SEQ Figure \* ARABIC </w:instrText>
        </w:r>
      </w:ins>
      <w:r w:rsidRPr="007C437A">
        <w:rPr>
          <w:rPrChange w:id="7749" w:author="Arthur Parmentier" w:date="2020-06-07T15:27:00Z">
            <w:rPr>
              <w:i/>
              <w:iCs/>
            </w:rPr>
          </w:rPrChange>
        </w:rPr>
        <w:fldChar w:fldCharType="separate"/>
      </w:r>
      <w:ins w:id="7750" w:author="Arthur Parmentier" w:date="2020-06-12T13:37:00Z">
        <w:r w:rsidR="007A0A7C">
          <w:rPr>
            <w:noProof/>
          </w:rPr>
          <w:t>10</w:t>
        </w:r>
      </w:ins>
      <w:ins w:id="7751" w:author="Arthur Parmentier" w:date="2020-06-04T12:46:00Z">
        <w:r w:rsidRPr="007C437A">
          <w:rPr>
            <w:rPrChange w:id="7752" w:author="Arthur Parmentier" w:date="2020-06-07T15:27:00Z">
              <w:rPr>
                <w:i/>
                <w:iCs/>
              </w:rPr>
            </w:rPrChange>
          </w:rPr>
          <w:fldChar w:fldCharType="end"/>
        </w:r>
        <w:r w:rsidRPr="007C437A">
          <w:rPr>
            <w:rPrChange w:id="7753" w:author="Arthur Parmentier" w:date="2020-06-07T15:27:00Z">
              <w:rPr>
                <w:i/>
                <w:iCs/>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7754" w:author="Arthur Parmentier" w:date="2020-05-22T11:37:00Z"/>
        </w:rPr>
      </w:pPr>
      <w:ins w:id="7755" w:author="Arthur Parmentier" w:date="2020-06-04T12:34:00Z">
        <w:r w:rsidRPr="007C437A">
          <w:t>We will address performance</w:t>
        </w:r>
      </w:ins>
      <w:ins w:id="7756" w:author="Arthur Parmentier" w:date="2020-06-04T12:35:00Z">
        <w:r w:rsidRPr="007C437A">
          <w:t xml:space="preserve"> and accuracy aspects in a further section.</w:t>
        </w:r>
      </w:ins>
    </w:p>
    <w:p w:rsidR="004116C1" w:rsidRPr="007C437A" w:rsidRDefault="00620051" w:rsidP="00620051">
      <w:pPr>
        <w:pStyle w:val="Titre4"/>
        <w:rPr>
          <w:ins w:id="7757" w:author="Arthur Parmentier" w:date="2020-06-04T12:35:00Z"/>
        </w:rPr>
      </w:pPr>
      <w:ins w:id="7758" w:author="Arthur Parmentier" w:date="2020-06-04T12:35:00Z">
        <w:r w:rsidRPr="007C437A">
          <w:t xml:space="preserve">Hands Adaboost </w:t>
        </w:r>
      </w:ins>
      <w:ins w:id="7759" w:author="Arthur Parmentier" w:date="2020-06-04T12:42:00Z">
        <w:r w:rsidR="00BD61A6" w:rsidRPr="007C437A">
          <w:t xml:space="preserve">for </w:t>
        </w:r>
      </w:ins>
      <w:ins w:id="7760" w:author="Arthur Parmentier" w:date="2020-06-04T12:35:00Z">
        <w:r w:rsidRPr="007C437A">
          <w:t>decision tree</w:t>
        </w:r>
      </w:ins>
    </w:p>
    <w:p w:rsidR="00620051" w:rsidRPr="007C437A" w:rsidRDefault="00620051" w:rsidP="00620051">
      <w:pPr>
        <w:rPr>
          <w:ins w:id="7761" w:author="Arthur Parmentier" w:date="2020-06-04T12:39:00Z"/>
        </w:rPr>
      </w:pPr>
      <w:ins w:id="7762" w:author="Arthur Parmentier" w:date="2020-06-04T12:35:00Z">
        <w:r w:rsidRPr="007C437A">
          <w:t>To recognize hand poses that are used in s</w:t>
        </w:r>
      </w:ins>
      <w:ins w:id="7763" w:author="Arthur Parmentier" w:date="2020-06-04T12:36:00Z">
        <w:r w:rsidRPr="007C437A">
          <w:t xml:space="preserve">igns like “tempo” or “volume”, I chose to work with </w:t>
        </w:r>
      </w:ins>
      <w:ins w:id="7764" w:author="Arthur Parmentier" w:date="2020-06-04T12:37:00Z">
        <w:r w:rsidRPr="007C437A">
          <w:t xml:space="preserve">an Adaboost </w:t>
        </w:r>
      </w:ins>
      <w:ins w:id="7765" w:author="Arthur Parmentier" w:date="2020-06-04T12:42:00Z">
        <w:r w:rsidR="00BD61A6" w:rsidRPr="007C437A">
          <w:t xml:space="preserve">for </w:t>
        </w:r>
      </w:ins>
      <w:ins w:id="7766" w:author="Arthur Parmentier" w:date="2020-06-04T12:37:00Z">
        <w:r w:rsidRPr="007C437A">
          <w:t xml:space="preserve">decision tree classifier model in Wekinator. The configuration process in Wekinator is </w:t>
        </w:r>
      </w:ins>
      <w:ins w:id="7767" w:author="Arthur Parmentier" w:date="2020-06-04T12:38:00Z">
        <w:r w:rsidRPr="007C437A">
          <w:t xml:space="preserve">only </w:t>
        </w:r>
      </w:ins>
      <w:ins w:id="7768" w:author="Arthur Parmentier" w:date="2020-06-04T12:37:00Z">
        <w:r w:rsidRPr="007C437A">
          <w:t>slight</w:t>
        </w:r>
      </w:ins>
      <w:ins w:id="7769" w:author="Arthur Parmentier" w:date="2020-06-04T12:38:00Z">
        <w:r w:rsidRPr="007C437A">
          <w:t xml:space="preserve">ly different </w:t>
        </w:r>
      </w:ins>
      <w:ins w:id="7770" w:author="Arthur Parmentier" w:date="2020-06-04T12:39:00Z">
        <w:r w:rsidR="00103255" w:rsidRPr="007C437A">
          <w:t xml:space="preserve">and is fully detailed in my </w:t>
        </w:r>
        <w:r w:rsidR="00103255" w:rsidRPr="007C437A">
          <w:rPr>
            <w:rPrChange w:id="7771" w:author="Arthur Parmentier" w:date="2020-06-07T15:27:00Z">
              <w:rPr/>
            </w:rPrChange>
          </w:rPr>
          <w:fldChar w:fldCharType="begin"/>
        </w:r>
        <w:r w:rsidR="00103255" w:rsidRPr="007C437A">
          <w:instrText xml:space="preserve"> HYPERLINK "https://www.youtube.com/watch?v=rKD5BMaHmI8" </w:instrText>
        </w:r>
        <w:r w:rsidR="00103255" w:rsidRPr="007C437A">
          <w:rPr>
            <w:rPrChange w:id="7772" w:author="Arthur Parmentier" w:date="2020-06-07T15:27:00Z">
              <w:rPr/>
            </w:rPrChange>
          </w:rPr>
          <w:fldChar w:fldCharType="separate"/>
        </w:r>
        <w:r w:rsidR="00103255" w:rsidRPr="007C437A">
          <w:rPr>
            <w:rStyle w:val="Lienhypertexte"/>
          </w:rPr>
          <w:t>fourth demo video</w:t>
        </w:r>
        <w:r w:rsidR="00103255" w:rsidRPr="007C437A">
          <w:rPr>
            <w:rPrChange w:id="7773" w:author="Arthur Parmentier" w:date="2020-06-07T15:27:00Z">
              <w:rPr/>
            </w:rPrChange>
          </w:rPr>
          <w:fldChar w:fldCharType="end"/>
        </w:r>
        <w:r w:rsidR="00103255" w:rsidRPr="007C437A">
          <w:t>.</w:t>
        </w:r>
      </w:ins>
    </w:p>
    <w:p w:rsidR="00054963" w:rsidRPr="007C437A" w:rsidRDefault="00054963">
      <w:pPr>
        <w:rPr>
          <w:ins w:id="7774" w:author="Arthur Parmentier" w:date="2020-05-22T09:13:00Z"/>
          <w:rPrChange w:id="7775" w:author="Arthur Parmentier" w:date="2020-06-07T15:27:00Z">
            <w:rPr>
              <w:ins w:id="7776" w:author="Arthur Parmentier" w:date="2020-05-22T09:13:00Z"/>
            </w:rPr>
          </w:rPrChange>
        </w:rPr>
        <w:pPrChange w:id="7777" w:author="Arthur Parmentier" w:date="2020-06-04T12:35:00Z">
          <w:pPr>
            <w:pStyle w:val="Titre3"/>
          </w:pPr>
        </w:pPrChange>
      </w:pPr>
      <w:ins w:id="7778" w:author="Arthur Parmentier" w:date="2020-06-04T12:40:00Z">
        <w:r w:rsidRPr="007C437A">
          <w:rPr>
            <w:rPrChange w:id="7779" w:author="Arthur Parmentier" w:date="2020-06-07T15:27:00Z">
              <w:rPr/>
            </w:rPrChange>
          </w:rPr>
          <w:t>At the output of the model, Max receives the index of the most likely sign</w:t>
        </w:r>
      </w:ins>
      <w:ins w:id="7780" w:author="Arthur Parmentier" w:date="2020-06-04T12:41:00Z">
        <w:r w:rsidRPr="007C437A">
          <w:rPr>
            <w:rPrChange w:id="7781" w:author="Arthur Parmentier" w:date="2020-06-07T15:27:00Z">
              <w:rPr/>
            </w:rPrChange>
          </w:rPr>
          <w:t xml:space="preserve"> and can eventually threshold on the confidence of the classification to avoid </w:t>
        </w:r>
      </w:ins>
      <w:ins w:id="7782" w:author="Arthur Parmentier" w:date="2020-06-04T12:42:00Z">
        <w:r w:rsidR="00D26A17" w:rsidRPr="007C437A">
          <w:rPr>
            <w:rPrChange w:id="7783" w:author="Arthur Parmentier" w:date="2020-06-07T15:27:00Z">
              <w:rPr/>
            </w:rPrChange>
          </w:rPr>
          <w:t>false positives</w:t>
        </w:r>
      </w:ins>
      <w:ins w:id="7784" w:author="Arthur Parmentier" w:date="2020-06-04T12:41:00Z">
        <w:r w:rsidRPr="007C437A">
          <w:rPr>
            <w:rPrChange w:id="7785" w:author="Arthur Parmentier" w:date="2020-06-07T15:27:00Z">
              <w:rPr/>
            </w:rPrChange>
          </w:rPr>
          <w:t>.</w:t>
        </w:r>
      </w:ins>
    </w:p>
    <w:p w:rsidR="006D0BF0" w:rsidRPr="007C437A" w:rsidDel="004D7C82" w:rsidRDefault="006D0BF0">
      <w:pPr>
        <w:rPr>
          <w:del w:id="7786" w:author="Arthur Parmentier" w:date="2020-06-04T12:17:00Z"/>
          <w:rPrChange w:id="7787" w:author="Arthur Parmentier" w:date="2020-06-07T15:27:00Z">
            <w:rPr>
              <w:del w:id="7788" w:author="Arthur Parmentier" w:date="2020-06-04T12:17:00Z"/>
            </w:rPr>
          </w:rPrChange>
        </w:rPr>
        <w:pPrChange w:id="7789" w:author="Arthur Parmentier" w:date="2020-05-22T09:13:00Z">
          <w:pPr>
            <w:pStyle w:val="Titre2"/>
          </w:pPr>
        </w:pPrChange>
      </w:pPr>
      <w:bookmarkStart w:id="7790" w:name="_Toc42259027"/>
      <w:bookmarkStart w:id="7791" w:name="_Toc42259104"/>
      <w:bookmarkStart w:id="7792" w:name="_Toc42449783"/>
      <w:bookmarkStart w:id="7793" w:name="_Toc42449865"/>
      <w:bookmarkStart w:id="7794" w:name="_Toc42550051"/>
      <w:bookmarkStart w:id="7795" w:name="_Toc42550144"/>
      <w:bookmarkStart w:id="7796" w:name="_Toc42698895"/>
      <w:bookmarkStart w:id="7797" w:name="_Toc42698974"/>
      <w:bookmarkStart w:id="7798" w:name="_Toc42841991"/>
      <w:bookmarkStart w:id="7799" w:name="_Toc42842092"/>
      <w:bookmarkStart w:id="7800" w:name="_Toc42842193"/>
      <w:bookmarkEnd w:id="7790"/>
      <w:bookmarkEnd w:id="7791"/>
      <w:bookmarkEnd w:id="7792"/>
      <w:bookmarkEnd w:id="7793"/>
      <w:bookmarkEnd w:id="7794"/>
      <w:bookmarkEnd w:id="7795"/>
      <w:bookmarkEnd w:id="7796"/>
      <w:bookmarkEnd w:id="7797"/>
      <w:bookmarkEnd w:id="7798"/>
      <w:bookmarkEnd w:id="7799"/>
      <w:bookmarkEnd w:id="7800"/>
    </w:p>
    <w:p w:rsidR="00F25194" w:rsidRPr="007C437A" w:rsidRDefault="00F25194">
      <w:pPr>
        <w:pStyle w:val="Titre3"/>
        <w:rPr>
          <w:ins w:id="7801" w:author="Arthur Parmentier" w:date="2020-06-04T14:56:00Z"/>
        </w:rPr>
      </w:pPr>
      <w:bookmarkStart w:id="7802" w:name="_Toc42842194"/>
      <w:r w:rsidRPr="007C437A">
        <w:t>Part 4: Grammar parsing</w:t>
      </w:r>
      <w:bookmarkEnd w:id="7802"/>
    </w:p>
    <w:p w:rsidR="00947BFF" w:rsidRPr="007C437A" w:rsidRDefault="00947BFF">
      <w:pPr>
        <w:pStyle w:val="Titre4"/>
        <w:rPr>
          <w:ins w:id="7803" w:author="Arthur Parmentier" w:date="2020-06-04T13:57:00Z"/>
          <w:rPrChange w:id="7804" w:author="Arthur Parmentier" w:date="2020-06-07T15:27:00Z">
            <w:rPr>
              <w:ins w:id="7805" w:author="Arthur Parmentier" w:date="2020-06-04T13:57:00Z"/>
            </w:rPr>
          </w:rPrChange>
        </w:rPr>
        <w:pPrChange w:id="7806" w:author="Arthur Parmentier" w:date="2020-06-04T14:56:00Z">
          <w:pPr>
            <w:pStyle w:val="Titre3"/>
          </w:pPr>
        </w:pPrChange>
      </w:pPr>
      <w:ins w:id="7807" w:author="Arthur Parmentier" w:date="2020-06-04T14:56:00Z">
        <w:r w:rsidRPr="007C437A">
          <w:rPr>
            <w:rPrChange w:id="7808" w:author="Arthur Parmentier" w:date="2020-06-07T15:27:00Z">
              <w:rPr/>
            </w:rPrChange>
          </w:rPr>
          <w:t xml:space="preserve">A finite state machine (FSM) </w:t>
        </w:r>
      </w:ins>
      <w:ins w:id="7809" w:author="Arthur Parmentier" w:date="2020-06-08T01:39:00Z">
        <w:r w:rsidR="00DE0C52">
          <w:t>automaton</w:t>
        </w:r>
      </w:ins>
    </w:p>
    <w:p w:rsidR="00043B6E" w:rsidRPr="007C437A" w:rsidRDefault="00043B6E" w:rsidP="00043B6E">
      <w:pPr>
        <w:rPr>
          <w:ins w:id="7810" w:author="Arthur Parmentier" w:date="2020-06-04T13:59:00Z"/>
        </w:rPr>
      </w:pPr>
      <w:ins w:id="7811" w:author="Arthur Parmentier" w:date="2020-06-04T13:57:00Z">
        <w:r w:rsidRPr="007C437A">
          <w:t xml:space="preserve">From the models introduced in the previous section, </w:t>
        </w:r>
      </w:ins>
      <w:ins w:id="7812" w:author="Arthur Parmentier" w:date="2020-06-04T13:58:00Z">
        <w:r w:rsidRPr="007C437A">
          <w:t xml:space="preserve">we </w:t>
        </w:r>
      </w:ins>
      <w:ins w:id="7813" w:author="Arthur Parmentier" w:date="2020-06-04T13:59:00Z">
        <w:r w:rsidRPr="007C437A">
          <w:t>can</w:t>
        </w:r>
      </w:ins>
      <w:ins w:id="7814"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7815" w:author="Arthur Parmentier" w:date="2020-06-04T14:02:00Z"/>
        </w:rPr>
      </w:pPr>
      <w:ins w:id="7816" w:author="Arthur Parmentier" w:date="2020-06-04T14:00:00Z">
        <w:r w:rsidRPr="007C437A">
          <w:t xml:space="preserve">The next step is therefore to implement the grammar of SP </w:t>
        </w:r>
      </w:ins>
      <w:ins w:id="7817" w:author="Arthur Parmentier" w:date="2020-06-04T14:01:00Z">
        <w:r w:rsidRPr="007C437A">
          <w:t>with a parsing mechanism that would then allow us to create requests or commands to each device that acts a</w:t>
        </w:r>
      </w:ins>
      <w:ins w:id="7818" w:author="Arthur Parmentier" w:date="2020-06-04T14:02:00Z">
        <w:r w:rsidRPr="007C437A">
          <w:t>s an individual performer in the system.</w:t>
        </w:r>
      </w:ins>
    </w:p>
    <w:p w:rsidR="00043B6E" w:rsidRPr="007C437A" w:rsidRDefault="00043B6E" w:rsidP="00043B6E">
      <w:pPr>
        <w:rPr>
          <w:ins w:id="7819" w:author="Arthur Parmentier" w:date="2020-06-04T14:05:00Z"/>
        </w:rPr>
      </w:pPr>
      <w:ins w:id="7820" w:author="Arthur Parmentier" w:date="2020-06-04T14:02:00Z">
        <w:r w:rsidRPr="007C437A">
          <w:t>We have seen previously that</w:t>
        </w:r>
      </w:ins>
      <w:ins w:id="7821" w:author="Arthur Parmentier" w:date="2020-06-04T14:03:00Z">
        <w:r w:rsidRPr="007C437A">
          <w:t xml:space="preserve"> the default SP mode can be modeled as a regular lan</w:t>
        </w:r>
      </w:ins>
      <w:ins w:id="7822" w:author="Arthur Parmentier" w:date="2020-06-04T14:04:00Z">
        <w:r w:rsidRPr="007C437A">
          <w:t xml:space="preserve">guage. This allow us to build a deterministic finite state machine </w:t>
        </w:r>
      </w:ins>
      <w:ins w:id="7823" w:author="Arthur Parmentier" w:date="2020-06-04T14:06:00Z">
        <w:r w:rsidRPr="007C437A">
          <w:t xml:space="preserve">(FSM) </w:t>
        </w:r>
      </w:ins>
      <w:ins w:id="7824" w:author="Arthur Parmentier" w:date="2020-06-04T14:04:00Z">
        <w:r w:rsidRPr="007C437A">
          <w:t xml:space="preserve">that can create </w:t>
        </w:r>
      </w:ins>
      <w:ins w:id="7825" w:author="Arthur Parmentier" w:date="2020-06-04T14:05:00Z">
        <w:r w:rsidRPr="007C437A">
          <w:t>meaningful requests from the time sequence of signs.</w:t>
        </w:r>
      </w:ins>
    </w:p>
    <w:p w:rsidR="00541D7C" w:rsidRPr="007C437A" w:rsidRDefault="00043B6E">
      <w:pPr>
        <w:rPr>
          <w:ins w:id="7826" w:author="Arthur Parmentier" w:date="2020-06-04T14:46:00Z"/>
        </w:rPr>
        <w:pPrChange w:id="7827" w:author="Arthur Parmentier" w:date="2020-06-04T14:46:00Z">
          <w:pPr>
            <w:keepNext/>
          </w:pPr>
        </w:pPrChange>
      </w:pPr>
      <w:ins w:id="7828" w:author="Arthur Parmentier" w:date="2020-06-04T14:06:00Z">
        <w:r w:rsidRPr="007C437A">
          <w:lastRenderedPageBreak/>
          <w:t>There are several ways to implement a FSM inside Max</w:t>
        </w:r>
      </w:ins>
      <w:ins w:id="7829" w:author="Arthur Parmentier" w:date="2020-06-04T14:07:00Z">
        <w:r w:rsidRPr="007C437A">
          <w:t xml:space="preserve"> but the most convenient </w:t>
        </w:r>
        <w:r w:rsidR="003341C4" w:rsidRPr="007C437A">
          <w:t xml:space="preserve">way that I found was using a </w:t>
        </w:r>
      </w:ins>
      <w:ins w:id="7830" w:author="Arthur Parmentier" w:date="2020-06-04T14:08:00Z">
        <w:r w:rsidR="003341C4" w:rsidRPr="007C437A">
          <w:t>node.js package called “Javascript state machine”</w:t>
        </w:r>
        <w:r w:rsidR="003341C4" w:rsidRPr="007C437A">
          <w:rPr>
            <w:rStyle w:val="Appelnotedebasdep"/>
          </w:rPr>
          <w:footnoteReference w:id="56"/>
        </w:r>
      </w:ins>
      <w:ins w:id="7833" w:author="Arthur Parmentier" w:date="2020-06-04T14:09:00Z">
        <w:r w:rsidR="00443149" w:rsidRPr="007C437A">
          <w:t xml:space="preserve">. </w:t>
        </w:r>
      </w:ins>
      <w:ins w:id="7834" w:author="Arthur Parmentier" w:date="2020-06-04T14:10:00Z">
        <w:r w:rsidR="00443149" w:rsidRPr="007C437A">
          <w:t>By also using the Viz.js lib</w:t>
        </w:r>
      </w:ins>
      <w:ins w:id="7835" w:author="Arthur Parmentier" w:date="2020-06-04T14:11:00Z">
        <w:r w:rsidR="00443149" w:rsidRPr="007C437A">
          <w:t>rary</w:t>
        </w:r>
        <w:r w:rsidR="00443149" w:rsidRPr="007C437A">
          <w:rPr>
            <w:rStyle w:val="Appelnotedebasdep"/>
          </w:rPr>
          <w:footnoteReference w:id="57"/>
        </w:r>
        <w:r w:rsidR="00443149" w:rsidRPr="007C437A">
          <w:t xml:space="preserve">, I was able </w:t>
        </w:r>
      </w:ins>
      <w:ins w:id="7837" w:author="Arthur Parmentier" w:date="2020-06-04T14:12:00Z">
        <w:r w:rsidR="00443149" w:rsidRPr="007C437A">
          <w:t>to display the</w:t>
        </w:r>
      </w:ins>
      <w:ins w:id="7838" w:author="Arthur Parmentier" w:date="2020-06-04T14:13:00Z">
        <w:r w:rsidR="00443149" w:rsidRPr="007C437A">
          <w:t xml:space="preserve"> FSM inside a Jweb object in Max as a connected graph that represents all the states and transitions of the FSM. This is a very nice v</w:t>
        </w:r>
      </w:ins>
      <w:ins w:id="7839" w:author="Arthur Parmentier" w:date="2020-06-04T14:14:00Z">
        <w:r w:rsidR="00443149" w:rsidRPr="007C437A">
          <w:t>isualization for learning the grammar of SP and also for programmers to have a di</w:t>
        </w:r>
      </w:ins>
      <w:ins w:id="7840" w:author="Arthur Parmentier" w:date="2020-06-04T14:15:00Z">
        <w:r w:rsidR="00443149" w:rsidRPr="007C437A">
          <w:t>rect feedback on their grammatical implementation, for instance when adding new modes to the tool in the future</w:t>
        </w:r>
      </w:ins>
      <w:ins w:id="7841" w:author="Arthur Parmentier" w:date="2020-06-04T14:44:00Z">
        <w:r w:rsidR="00327836" w:rsidRPr="007C437A">
          <w:t xml:space="preserve"> (see </w:t>
        </w:r>
        <w:r w:rsidR="00327836" w:rsidRPr="007C437A">
          <w:rPr>
            <w:rPrChange w:id="7842" w:author="Arthur Parmentier" w:date="2020-06-07T15:27:00Z">
              <w:rPr/>
            </w:rPrChange>
          </w:rPr>
          <w:fldChar w:fldCharType="begin"/>
        </w:r>
        <w:r w:rsidR="00327836" w:rsidRPr="007C437A">
          <w:instrText xml:space="preserve"> REF _Ref42174288 \h </w:instrText>
        </w:r>
      </w:ins>
      <w:r w:rsidR="00327836" w:rsidRPr="007C437A">
        <w:rPr>
          <w:rPrChange w:id="7843" w:author="Arthur Parmentier" w:date="2020-06-07T15:27:00Z">
            <w:rPr/>
          </w:rPrChange>
        </w:rPr>
      </w:r>
      <w:r w:rsidR="00327836" w:rsidRPr="007C437A">
        <w:rPr>
          <w:rPrChange w:id="7844" w:author="Arthur Parmentier" w:date="2020-06-07T15:27:00Z">
            <w:rPr/>
          </w:rPrChange>
        </w:rPr>
        <w:fldChar w:fldCharType="separate"/>
      </w:r>
      <w:ins w:id="7845" w:author="Arthur Parmentier" w:date="2020-06-04T14:44:00Z">
        <w:r w:rsidR="00327836" w:rsidRPr="007C437A">
          <w:t xml:space="preserve">Figure </w:t>
        </w:r>
        <w:r w:rsidR="00327836" w:rsidRPr="007C437A">
          <w:rPr>
            <w:rPrChange w:id="7846" w:author="Arthur Parmentier" w:date="2020-06-07T15:27:00Z">
              <w:rPr>
                <w:noProof/>
              </w:rPr>
            </w:rPrChange>
          </w:rPr>
          <w:t>9</w:t>
        </w:r>
        <w:r w:rsidR="00327836" w:rsidRPr="007C437A">
          <w:rPr>
            <w:rPrChange w:id="7847" w:author="Arthur Parmentier" w:date="2020-06-07T15:27:00Z">
              <w:rPr/>
            </w:rPrChange>
          </w:rPr>
          <w:fldChar w:fldCharType="end"/>
        </w:r>
        <w:r w:rsidR="00327836" w:rsidRPr="007C437A">
          <w:t>).</w:t>
        </w:r>
      </w:ins>
    </w:p>
    <w:p w:rsidR="00833029" w:rsidRPr="007C437A" w:rsidRDefault="00833029">
      <w:pPr>
        <w:keepNext/>
        <w:rPr>
          <w:ins w:id="7848" w:author="Arthur Parmentier" w:date="2020-06-04T14:44:00Z"/>
        </w:rPr>
        <w:pPrChange w:id="7849" w:author="Arthur Parmentier" w:date="2020-06-04T14:44:00Z">
          <w:pPr/>
        </w:pPrChange>
      </w:pPr>
      <w:ins w:id="7850" w:author="Arthur Parmentier" w:date="2020-06-04T14:43:00Z">
        <w:r w:rsidRPr="007C437A">
          <w:rPr>
            <w:noProof/>
            <w:rPrChange w:id="7851" w:author="Arthur Parmentier" w:date="2020-06-07T15:27:00Z">
              <w:rPr>
                <w:noProof/>
              </w:rPr>
            </w:rPrChange>
          </w:rPr>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9">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7852" w:author="Arthur Parmentier" w:date="2020-06-04T14:46:00Z"/>
        </w:rPr>
      </w:pPr>
      <w:bookmarkStart w:id="7853" w:name="_Ref42174288"/>
      <w:bookmarkStart w:id="7854" w:name="_Ref42174282"/>
      <w:ins w:id="7855" w:author="Arthur Parmentier" w:date="2020-06-04T14:44:00Z">
        <w:r w:rsidRPr="007C437A">
          <w:t xml:space="preserve">Figure </w:t>
        </w:r>
        <w:r w:rsidRPr="007C437A">
          <w:rPr>
            <w:rPrChange w:id="7856" w:author="Arthur Parmentier" w:date="2020-06-07T15:27:00Z">
              <w:rPr/>
            </w:rPrChange>
          </w:rPr>
          <w:fldChar w:fldCharType="begin"/>
        </w:r>
        <w:r w:rsidRPr="007C437A">
          <w:instrText xml:space="preserve"> SEQ Figure \* ARABIC </w:instrText>
        </w:r>
      </w:ins>
      <w:r w:rsidRPr="007C437A">
        <w:rPr>
          <w:rPrChange w:id="7857" w:author="Arthur Parmentier" w:date="2020-06-07T15:27:00Z">
            <w:rPr/>
          </w:rPrChange>
        </w:rPr>
        <w:fldChar w:fldCharType="separate"/>
      </w:r>
      <w:ins w:id="7858" w:author="Arthur Parmentier" w:date="2020-06-12T13:37:00Z">
        <w:r w:rsidR="007A0A7C">
          <w:rPr>
            <w:noProof/>
          </w:rPr>
          <w:t>11</w:t>
        </w:r>
      </w:ins>
      <w:ins w:id="7859" w:author="Arthur Parmentier" w:date="2020-06-04T14:44:00Z">
        <w:r w:rsidRPr="007C437A">
          <w:rPr>
            <w:rPrChange w:id="7860" w:author="Arthur Parmentier" w:date="2020-06-07T15:27:00Z">
              <w:rPr/>
            </w:rPrChange>
          </w:rPr>
          <w:fldChar w:fldCharType="end"/>
        </w:r>
        <w:bookmarkEnd w:id="7853"/>
        <w:r w:rsidRPr="007C437A">
          <w:t xml:space="preserve"> Max</w:t>
        </w:r>
      </w:ins>
      <w:ins w:id="7861" w:author="Arthur Parmentier" w:date="2020-06-04T15:54:00Z">
        <w:r w:rsidR="009972CC" w:rsidRPr="007C437A">
          <w:t xml:space="preserve"> SP</w:t>
        </w:r>
      </w:ins>
      <w:ins w:id="7862" w:author="Arthur Parmentier" w:date="2020-06-04T14:44:00Z">
        <w:r w:rsidRPr="007C437A">
          <w:t xml:space="preserve"> automat</w:t>
        </w:r>
      </w:ins>
      <w:ins w:id="7863" w:author="Arthur Parmentier" w:date="2020-06-08T01:39:00Z">
        <w:r w:rsidR="00DE0C52">
          <w:t>on</w:t>
        </w:r>
      </w:ins>
      <w:ins w:id="7864" w:author="Arthur Parmentier" w:date="2020-06-04T14:44:00Z">
        <w:r w:rsidRPr="007C437A">
          <w:t xml:space="preserve"> (FSM) GUI</w:t>
        </w:r>
      </w:ins>
      <w:bookmarkEnd w:id="7854"/>
    </w:p>
    <w:p w:rsidR="00541D7C" w:rsidRPr="007C437A" w:rsidRDefault="00541D7C" w:rsidP="00541D7C">
      <w:pPr>
        <w:rPr>
          <w:ins w:id="7865" w:author="Arthur Parmentier" w:date="2020-06-04T14:56:00Z"/>
        </w:rPr>
      </w:pPr>
      <w:ins w:id="7866" w:author="Arthur Parmentier" w:date="2020-06-04T14:47:00Z">
        <w:r w:rsidRPr="007C437A">
          <w:t xml:space="preserve">Yet, the FSM only implements the default SP mode and </w:t>
        </w:r>
      </w:ins>
      <w:ins w:id="7867" w:author="Arthur Parmentier" w:date="2020-06-04T14:48:00Z">
        <w:r w:rsidRPr="007C437A">
          <w:t>although they have a dedicated state, all logic elements are not implemented either</w:t>
        </w:r>
      </w:ins>
      <w:ins w:id="7868" w:author="Arthur Parmentier" w:date="2020-06-04T14:49:00Z">
        <w:r w:rsidRPr="007C437A">
          <w:t xml:space="preserve">, as they introduce a </w:t>
        </w:r>
      </w:ins>
      <w:ins w:id="7869" w:author="Arthur Parmentier" w:date="2020-06-04T14:50:00Z">
        <w:r w:rsidRPr="007C437A">
          <w:t>great level of complexity both in the automata and the interpretation by the device itself.</w:t>
        </w:r>
      </w:ins>
    </w:p>
    <w:p w:rsidR="00947BFF" w:rsidRPr="007C437A" w:rsidRDefault="00947BFF">
      <w:pPr>
        <w:pStyle w:val="Titre4"/>
        <w:rPr>
          <w:ins w:id="7870" w:author="Arthur Parmentier" w:date="2020-06-04T14:50:00Z"/>
          <w:rPrChange w:id="7871" w:author="Arthur Parmentier" w:date="2020-06-07T15:27:00Z">
            <w:rPr>
              <w:ins w:id="7872" w:author="Arthur Parmentier" w:date="2020-06-04T14:50:00Z"/>
            </w:rPr>
          </w:rPrChange>
        </w:rPr>
        <w:pPrChange w:id="7873" w:author="Arthur Parmentier" w:date="2020-06-04T14:56:00Z">
          <w:pPr/>
        </w:pPrChange>
      </w:pPr>
      <w:ins w:id="7874" w:author="Arthur Parmentier" w:date="2020-06-04T14:56:00Z">
        <w:r w:rsidRPr="007C437A">
          <w:rPr>
            <w:rPrChange w:id="7875" w:author="Arthur Parmentier" w:date="2020-06-07T15:27:00Z">
              <w:rPr/>
            </w:rPrChange>
          </w:rPr>
          <w:t>Forming a request to de</w:t>
        </w:r>
      </w:ins>
      <w:ins w:id="7876" w:author="Arthur Parmentier" w:date="2020-06-04T14:57:00Z">
        <w:r w:rsidRPr="007C437A">
          <w:rPr>
            <w:rPrChange w:id="7877" w:author="Arthur Parmentier" w:date="2020-06-07T15:27:00Z">
              <w:rPr/>
            </w:rPrChange>
          </w:rPr>
          <w:t xml:space="preserve">vices </w:t>
        </w:r>
      </w:ins>
      <w:ins w:id="7878" w:author="Arthur Parmentier" w:date="2020-06-04T14:56:00Z">
        <w:r w:rsidRPr="007C437A">
          <w:rPr>
            <w:rPrChange w:id="7879" w:author="Arthur Parmentier" w:date="2020-06-07T15:27:00Z">
              <w:rPr/>
            </w:rPrChange>
          </w:rPr>
          <w:t>from a sequence</w:t>
        </w:r>
      </w:ins>
      <w:ins w:id="7880" w:author="Arthur Parmentier" w:date="2020-06-04T14:57:00Z">
        <w:r w:rsidRPr="007C437A">
          <w:rPr>
            <w:rPrChange w:id="7881" w:author="Arthur Parmentier" w:date="2020-06-07T15:27:00Z">
              <w:rPr/>
            </w:rPrChange>
          </w:rPr>
          <w:t xml:space="preserve"> of signs</w:t>
        </w:r>
      </w:ins>
    </w:p>
    <w:p w:rsidR="00947BFF" w:rsidRPr="007C437A" w:rsidRDefault="00C47018" w:rsidP="00947BFF">
      <w:pPr>
        <w:rPr>
          <w:ins w:id="7882" w:author="Arthur Parmentier" w:date="2020-06-04T15:00:00Z"/>
        </w:rPr>
      </w:pPr>
      <w:ins w:id="7883" w:author="Arthur Parmentier" w:date="2020-06-04T14:58:00Z">
        <w:r w:rsidRPr="007C437A">
          <w:t>For constructing the request messages, I took inspiration from the OSC protocol: at the</w:t>
        </w:r>
      </w:ins>
      <w:ins w:id="7884" w:author="Arthur Parmentier" w:date="2020-06-04T14:59:00Z">
        <w:r w:rsidRPr="007C437A">
          <w:t xml:space="preserve"> output of the automata, requests are sent to the devices with the following rec</w:t>
        </w:r>
      </w:ins>
      <w:ins w:id="7885" w:author="Arthur Parmentier" w:date="2020-06-04T15:00:00Z">
        <w:r w:rsidRPr="007C437A">
          <w:t>ursive forms:</w:t>
        </w:r>
      </w:ins>
    </w:p>
    <w:p w:rsidR="00C47018" w:rsidRPr="007C437A" w:rsidRDefault="00C47018" w:rsidP="00947BFF">
      <w:pPr>
        <w:rPr>
          <w:ins w:id="7886" w:author="Arthur Parmentier" w:date="2020-06-04T15:04:00Z"/>
        </w:rPr>
      </w:pPr>
      <w:ins w:id="7887" w:author="Arthur Parmentier" w:date="2020-06-04T15:00:00Z">
        <w:r w:rsidRPr="007C437A">
          <w:t>/device_name/content/parameter value</w:t>
        </w:r>
      </w:ins>
      <w:ins w:id="7888" w:author="Arthur Parmentier" w:date="2020-06-04T15:01:00Z">
        <w:r w:rsidRPr="007C437A">
          <w:br/>
          <w:t>/device_name/content/parameter/</w:t>
        </w:r>
      </w:ins>
      <w:ins w:id="7889" w:author="Arthur Parmentier" w:date="2020-06-04T15:03:00Z">
        <w:r w:rsidRPr="007C437A">
          <w:t>parameter_of_the</w:t>
        </w:r>
      </w:ins>
      <w:ins w:id="7890" w:author="Arthur Parmentier" w:date="2020-06-04T15:04:00Z">
        <w:r w:rsidRPr="007C437A">
          <w:t>_parameter/…/… value</w:t>
        </w:r>
        <w:r w:rsidR="00CC0516" w:rsidRPr="007C437A">
          <w:t>1 value2 …</w:t>
        </w:r>
      </w:ins>
    </w:p>
    <w:p w:rsidR="00CC0516" w:rsidRPr="007C437A" w:rsidRDefault="009972CC" w:rsidP="00947BFF">
      <w:pPr>
        <w:rPr>
          <w:ins w:id="7891" w:author="Arthur Parmentier" w:date="2020-06-04T15:56:00Z"/>
        </w:rPr>
      </w:pPr>
      <w:ins w:id="7892" w:author="Arthur Parmentier" w:date="2020-06-04T15:51:00Z">
        <w:r w:rsidRPr="007C437A">
          <w:t xml:space="preserve">The way </w:t>
        </w:r>
      </w:ins>
      <w:ins w:id="7893" w:author="Arthur Parmentier" w:date="2020-06-04T15:54:00Z">
        <w:r w:rsidR="00342F3F" w:rsidRPr="007C437A">
          <w:t xml:space="preserve">the request is formed inside the </w:t>
        </w:r>
      </w:ins>
      <w:ins w:id="7894" w:author="Arthur Parmentier" w:date="2020-06-08T01:39:00Z">
        <w:r w:rsidR="00DE0C52">
          <w:t>automaton</w:t>
        </w:r>
      </w:ins>
      <w:ins w:id="7895" w:author="Arthur Parmentier" w:date="2020-06-04T15:54:00Z">
        <w:r w:rsidR="00342F3F" w:rsidRPr="007C437A">
          <w:t xml:space="preserve"> is by collecting each sign</w:t>
        </w:r>
      </w:ins>
      <w:ins w:id="7896" w:author="Arthur Parmentier" w:date="2020-06-04T15:55:00Z">
        <w:r w:rsidR="00342F3F" w:rsidRPr="007C437A">
          <w:t xml:space="preserve"> during the state transitions and assembling them into </w:t>
        </w:r>
      </w:ins>
      <w:ins w:id="7897"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7898" w:author="Arthur Parmentier" w:date="2020-06-04T15:56:00Z"/>
        </w:rPr>
      </w:pPr>
      <w:ins w:id="7899"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7900" w:author="Arthur Parmentier" w:date="2020-06-04T15:57:00Z"/>
        </w:rPr>
      </w:pPr>
      <w:ins w:id="7901" w:author="Arthur Parmentier" w:date="2020-06-04T15:56:00Z">
        <w:r w:rsidRPr="007C437A">
          <w:t>At the first level</w:t>
        </w:r>
      </w:ins>
      <w:ins w:id="7902" w:author="Arthur Parmentier" w:date="2020-06-04T15:57:00Z">
        <w:r w:rsidRPr="007C437A">
          <w:t>, the index of the request</w:t>
        </w:r>
      </w:ins>
    </w:p>
    <w:p w:rsidR="00342F3F" w:rsidRPr="007C437A" w:rsidRDefault="00342F3F" w:rsidP="00342F3F">
      <w:pPr>
        <w:pStyle w:val="Paragraphedeliste"/>
        <w:numPr>
          <w:ilvl w:val="2"/>
          <w:numId w:val="41"/>
        </w:numPr>
        <w:rPr>
          <w:ins w:id="7903" w:author="Arthur Parmentier" w:date="2020-06-04T15:57:00Z"/>
        </w:rPr>
      </w:pPr>
      <w:ins w:id="7904"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7905" w:author="Arthur Parmentier" w:date="2020-06-04T15:57:00Z"/>
        </w:rPr>
      </w:pPr>
      <w:ins w:id="7906" w:author="Arthur Parmentier" w:date="2020-06-04T15:57:00Z">
        <w:r w:rsidRPr="007C437A">
          <w:lastRenderedPageBreak/>
          <w:t>At the third level, the name of the contents</w:t>
        </w:r>
      </w:ins>
    </w:p>
    <w:p w:rsidR="00342F3F" w:rsidRPr="007C437A" w:rsidRDefault="00342F3F" w:rsidP="00342F3F">
      <w:pPr>
        <w:pStyle w:val="Paragraphedeliste"/>
        <w:numPr>
          <w:ilvl w:val="4"/>
          <w:numId w:val="41"/>
        </w:numPr>
        <w:rPr>
          <w:ins w:id="7907" w:author="Arthur Parmentier" w:date="2020-06-04T15:57:00Z"/>
        </w:rPr>
      </w:pPr>
      <w:ins w:id="7908"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7909" w:author="Arthur Parmentier" w:date="2020-06-04T15:58:00Z"/>
        </w:rPr>
      </w:pPr>
      <w:ins w:id="7910" w:author="Arthur Parmentier" w:date="2020-06-04T16:00:00Z">
        <w:r w:rsidRPr="007C437A">
          <w:rPr>
            <w:noProof/>
            <w:rPrChange w:id="7911" w:author="Arthur Parmentier" w:date="2020-06-07T15:27:00Z">
              <w:rPr>
                <w:noProof/>
              </w:rPr>
            </w:rPrChange>
          </w:rPr>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B270CD" w:rsidRPr="00910A67" w:rsidRDefault="00B270CD">
                              <w:pPr>
                                <w:pStyle w:val="Lgende"/>
                                <w:rPr>
                                  <w:noProof/>
                                </w:rPr>
                                <w:pPrChange w:id="7912" w:author="Arthur Parmentier" w:date="2020-06-04T16:00:00Z">
                                  <w:pPr>
                                    <w:pStyle w:val="Paragraphedeliste"/>
                                    <w:numPr>
                                      <w:ilvl w:val="5"/>
                                      <w:numId w:val="41"/>
                                    </w:numPr>
                                    <w:ind w:left="4320" w:hanging="360"/>
                                  </w:pPr>
                                </w:pPrChange>
                              </w:pPr>
                              <w:ins w:id="7913" w:author="Arthur Parmentier" w:date="2020-06-04T16:00:00Z">
                                <w:r>
                                  <w:t xml:space="preserve">Figure </w:t>
                                </w:r>
                                <w:r>
                                  <w:fldChar w:fldCharType="begin"/>
                                </w:r>
                                <w:r>
                                  <w:instrText xml:space="preserve"> SEQ Figure \* ARABIC </w:instrText>
                                </w:r>
                              </w:ins>
                              <w:r>
                                <w:fldChar w:fldCharType="separate"/>
                              </w:r>
                              <w:ins w:id="7914" w:author="Arthur Parmentier" w:date="2020-06-12T13:37:00Z">
                                <w:r w:rsidR="007A0A7C">
                                  <w:rPr>
                                    <w:noProof/>
                                  </w:rPr>
                                  <w:t>12</w:t>
                                </w:r>
                              </w:ins>
                              <w:ins w:id="7915"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B270CD" w:rsidRPr="00910A67" w:rsidRDefault="00B270CD">
                        <w:pPr>
                          <w:pStyle w:val="Lgende"/>
                          <w:rPr>
                            <w:noProof/>
                          </w:rPr>
                          <w:pPrChange w:id="7916" w:author="Arthur Parmentier" w:date="2020-06-04T16:00:00Z">
                            <w:pPr>
                              <w:pStyle w:val="Paragraphedeliste"/>
                              <w:numPr>
                                <w:ilvl w:val="5"/>
                                <w:numId w:val="41"/>
                              </w:numPr>
                              <w:ind w:left="4320" w:hanging="360"/>
                            </w:pPr>
                          </w:pPrChange>
                        </w:pPr>
                        <w:ins w:id="7917" w:author="Arthur Parmentier" w:date="2020-06-04T16:00:00Z">
                          <w:r>
                            <w:t xml:space="preserve">Figure </w:t>
                          </w:r>
                          <w:r>
                            <w:fldChar w:fldCharType="begin"/>
                          </w:r>
                          <w:r>
                            <w:instrText xml:space="preserve"> SEQ Figure \* ARABIC </w:instrText>
                          </w:r>
                        </w:ins>
                        <w:r>
                          <w:fldChar w:fldCharType="separate"/>
                        </w:r>
                        <w:ins w:id="7918" w:author="Arthur Parmentier" w:date="2020-06-12T13:37:00Z">
                          <w:r w:rsidR="007A0A7C">
                            <w:rPr>
                              <w:noProof/>
                            </w:rPr>
                            <w:t>12</w:t>
                          </w:r>
                        </w:ins>
                        <w:ins w:id="7919" w:author="Arthur Parmentier" w:date="2020-06-04T16:00:00Z">
                          <w:r>
                            <w:fldChar w:fldCharType="end"/>
                          </w:r>
                          <w:r>
                            <w:t xml:space="preserve"> Representation of the request object inside Max</w:t>
                          </w:r>
                        </w:ins>
                      </w:p>
                    </w:txbxContent>
                  </v:textbox>
                  <w10:wrap type="topAndBottom"/>
                </v:shape>
              </w:pict>
            </mc:Fallback>
          </mc:AlternateContent>
        </w:r>
      </w:ins>
      <w:ins w:id="7920" w:author="Arthur Parmentier" w:date="2020-06-04T15:59:00Z">
        <w:r w:rsidRPr="007C437A">
          <w:rPr>
            <w:noProof/>
            <w:rPrChange w:id="7921"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30">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7922"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7923" w:author="Arthur Parmentier" w:date="2020-06-04T16:01:00Z"/>
        </w:rPr>
      </w:pPr>
      <w:ins w:id="7924"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7925" w:author="Arthur Parmentier" w:date="2020-06-04T16:02:00Z"/>
        </w:rPr>
      </w:pPr>
      <w:ins w:id="7926" w:author="Arthur Parmentier" w:date="2020-06-04T16:01:00Z">
        <w:r w:rsidRPr="007C437A">
          <w:t xml:space="preserve">The “reverse distribution” object </w:t>
        </w:r>
      </w:ins>
      <w:ins w:id="7927" w:author="Arthur Parmentier" w:date="2020-06-04T16:02:00Z">
        <w:r w:rsidRPr="007C437A">
          <w:t>that stores for each content, what device is playing it with what parameters.</w:t>
        </w:r>
      </w:ins>
    </w:p>
    <w:p w:rsidR="00342F3F" w:rsidRPr="007C437A" w:rsidRDefault="00342F3F" w:rsidP="00342F3F">
      <w:pPr>
        <w:rPr>
          <w:ins w:id="7928" w:author="Arthur Parmentier" w:date="2020-06-04T16:04:00Z"/>
        </w:rPr>
      </w:pPr>
      <w:ins w:id="7929" w:author="Arthur Parmentier" w:date="2020-06-04T16:02:00Z">
        <w:r w:rsidRPr="007C437A">
          <w:t>For convenience, I also use inter</w:t>
        </w:r>
      </w:ins>
      <w:ins w:id="7930" w:author="Arthur Parmentier" w:date="2020-06-04T16:03:00Z">
        <w:r w:rsidRPr="007C437A">
          <w:t>mediate objects that store specific types of signs (the “who”, “what” arrays) in the parsing proc</w:t>
        </w:r>
      </w:ins>
      <w:ins w:id="7931" w:author="Arthur Parmentier" w:date="2020-06-04T16:04:00Z">
        <w:r w:rsidRPr="007C437A">
          <w:t>ess</w:t>
        </w:r>
      </w:ins>
      <w:ins w:id="7932" w:author="Arthur Parmentier" w:date="2020-06-04T16:03:00Z">
        <w:r w:rsidRPr="007C437A">
          <w:t>.</w:t>
        </w:r>
      </w:ins>
    </w:p>
    <w:p w:rsidR="00342F3F" w:rsidRPr="007C437A" w:rsidRDefault="00342F3F" w:rsidP="00342F3F">
      <w:pPr>
        <w:rPr>
          <w:ins w:id="7933" w:author="Arthur Parmentier" w:date="2020-06-04T16:06:00Z"/>
        </w:rPr>
      </w:pPr>
      <w:ins w:id="7934" w:author="Arthur Parmentier" w:date="2020-06-04T16:04:00Z">
        <w:r w:rsidRPr="007C437A">
          <w:t xml:space="preserve">Finally, the “group” object </w:t>
        </w:r>
        <w:r w:rsidR="00071EE1" w:rsidRPr="007C437A">
          <w:t xml:space="preserve">defines and store all the groups of the performance and the </w:t>
        </w:r>
      </w:ins>
      <w:ins w:id="7935" w:author="Arthur Parmentier" w:date="2020-06-04T16:05:00Z">
        <w:r w:rsidR="00071EE1" w:rsidRPr="007C437A">
          <w:t xml:space="preserve">“defaults” object stores default values for certain parameters. Both can be used to adapt the parsing to </w:t>
        </w:r>
      </w:ins>
      <w:ins w:id="7936" w:author="Arthur Parmentier" w:date="2020-06-04T16:06:00Z">
        <w:r w:rsidR="00E24837" w:rsidRPr="007C437A">
          <w:t xml:space="preserve">specific </w:t>
        </w:r>
      </w:ins>
      <w:ins w:id="7937" w:author="Arthur Parmentier" w:date="2020-06-04T16:05:00Z">
        <w:r w:rsidR="00071EE1" w:rsidRPr="007C437A">
          <w:t>p</w:t>
        </w:r>
      </w:ins>
      <w:ins w:id="7938" w:author="Arthur Parmentier" w:date="2020-06-04T16:06:00Z">
        <w:r w:rsidR="00071EE1" w:rsidRPr="007C437A">
          <w:t>erformance situation, in analogy with the default parameters and the conventional groups in SP.</w:t>
        </w:r>
      </w:ins>
    </w:p>
    <w:p w:rsidR="00117172" w:rsidRPr="007C437A" w:rsidRDefault="00117172">
      <w:pPr>
        <w:keepNext/>
        <w:rPr>
          <w:ins w:id="7939" w:author="Arthur Parmentier" w:date="2020-06-04T16:08:00Z"/>
        </w:rPr>
        <w:pPrChange w:id="7940" w:author="Arthur Parmentier" w:date="2020-06-04T16:08:00Z">
          <w:pPr/>
        </w:pPrChange>
      </w:pPr>
      <w:ins w:id="7941" w:author="Arthur Parmentier" w:date="2020-06-04T16:07:00Z">
        <w:r w:rsidRPr="007C437A">
          <w:rPr>
            <w:noProof/>
            <w:rPrChange w:id="7942"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1">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7943" w:author="Arthur Parmentier" w:date="2020-06-04T16:08:00Z"/>
        </w:rPr>
      </w:pPr>
      <w:ins w:id="7944" w:author="Arthur Parmentier" w:date="2020-06-04T16:08:00Z">
        <w:r w:rsidRPr="007C437A">
          <w:t xml:space="preserve">Figure </w:t>
        </w:r>
        <w:r w:rsidRPr="007C437A">
          <w:rPr>
            <w:rPrChange w:id="7945" w:author="Arthur Parmentier" w:date="2020-06-07T15:27:00Z">
              <w:rPr/>
            </w:rPrChange>
          </w:rPr>
          <w:fldChar w:fldCharType="begin"/>
        </w:r>
        <w:r w:rsidRPr="007C437A">
          <w:instrText xml:space="preserve"> SEQ Figure \* ARABIC </w:instrText>
        </w:r>
      </w:ins>
      <w:r w:rsidRPr="007C437A">
        <w:rPr>
          <w:rPrChange w:id="7946" w:author="Arthur Parmentier" w:date="2020-06-07T15:27:00Z">
            <w:rPr/>
          </w:rPrChange>
        </w:rPr>
        <w:fldChar w:fldCharType="separate"/>
      </w:r>
      <w:ins w:id="7947" w:author="Arthur Parmentier" w:date="2020-06-12T13:37:00Z">
        <w:r w:rsidR="007A0A7C">
          <w:rPr>
            <w:noProof/>
          </w:rPr>
          <w:t>13</w:t>
        </w:r>
      </w:ins>
      <w:ins w:id="7948" w:author="Arthur Parmentier" w:date="2020-06-04T16:08:00Z">
        <w:r w:rsidRPr="007C437A">
          <w:rPr>
            <w:rPrChange w:id="7949" w:author="Arthur Parmentier" w:date="2020-06-07T15:27:00Z">
              <w:rPr/>
            </w:rPrChange>
          </w:rPr>
          <w:fldChar w:fldCharType="end"/>
        </w:r>
        <w:r w:rsidRPr="007C437A">
          <w:t xml:space="preserve"> Capture of the </w:t>
        </w:r>
      </w:ins>
      <w:ins w:id="7950" w:author="Arthur Parmentier" w:date="2020-06-08T01:39:00Z">
        <w:r w:rsidR="00DE0C52">
          <w:t>automaton</w:t>
        </w:r>
      </w:ins>
      <w:ins w:id="7951" w:author="Arthur Parmentier" w:date="2020-06-04T16:08:00Z">
        <w:r w:rsidRPr="007C437A">
          <w:t xml:space="preserve"> debug and convenience panels, where the user can take a look in each object internally use by the </w:t>
        </w:r>
      </w:ins>
      <w:ins w:id="7952" w:author="Arthur Parmentier" w:date="2020-06-08T01:39:00Z">
        <w:r w:rsidR="00DE0C52">
          <w:t>automaton</w:t>
        </w:r>
      </w:ins>
      <w:ins w:id="7953" w:author="Arthur Parmentier" w:date="2020-06-04T16:08:00Z">
        <w:r w:rsidRPr="007C437A">
          <w:t xml:space="preserve"> and send messages for testing or debug.</w:t>
        </w:r>
      </w:ins>
    </w:p>
    <w:p w:rsidR="00117172" w:rsidRPr="007C437A" w:rsidRDefault="00117172" w:rsidP="00117172">
      <w:pPr>
        <w:rPr>
          <w:ins w:id="7954" w:author="Arthur Parmentier" w:date="2020-06-04T16:12:00Z"/>
        </w:rPr>
      </w:pPr>
      <w:ins w:id="7955" w:author="Arthur Parmentier" w:date="2020-06-04T16:08:00Z">
        <w:r w:rsidRPr="007C437A">
          <w:lastRenderedPageBreak/>
          <w:t xml:space="preserve">The </w:t>
        </w:r>
      </w:ins>
      <w:ins w:id="7956" w:author="Arthur Parmentier" w:date="2020-06-04T16:11:00Z">
        <w:r w:rsidRPr="007C437A">
          <w:t xml:space="preserve">details of the </w:t>
        </w:r>
      </w:ins>
      <w:ins w:id="7957" w:author="Arthur Parmentier" w:date="2020-06-04T16:08:00Z">
        <w:r w:rsidRPr="007C437A">
          <w:t xml:space="preserve">internal mechanisms of the </w:t>
        </w:r>
      </w:ins>
      <w:ins w:id="7958" w:author="Arthur Parmentier" w:date="2020-06-08T01:39:00Z">
        <w:r w:rsidR="00DE0C52">
          <w:t>automaton</w:t>
        </w:r>
      </w:ins>
      <w:ins w:id="7959" w:author="Arthur Parmentier" w:date="2020-06-04T16:09:00Z">
        <w:r w:rsidRPr="007C437A">
          <w:t xml:space="preserve"> and the operations it makes on those objects are not described in this report because of the</w:t>
        </w:r>
      </w:ins>
      <w:ins w:id="7960" w:author="Arthur Parmentier" w:date="2020-06-04T16:10:00Z">
        <w:r w:rsidRPr="007C437A">
          <w:t xml:space="preserve"> complexity of their description in written English; they are available to the programmer by look</w:t>
        </w:r>
      </w:ins>
      <w:ins w:id="7961" w:author="Arthur Parmentier" w:date="2020-06-04T16:11:00Z">
        <w:r w:rsidRPr="007C437A">
          <w:t xml:space="preserve">ing at the </w:t>
        </w:r>
      </w:ins>
      <w:ins w:id="7962" w:author="Arthur Parmentier" w:date="2020-06-08T01:39:00Z">
        <w:r w:rsidR="00DE0C52">
          <w:t>automaton</w:t>
        </w:r>
      </w:ins>
      <w:ins w:id="7963" w:author="Arthur Parmentier" w:date="2020-06-04T16:11:00Z">
        <w:r w:rsidRPr="007C437A">
          <w:t>.js file that implements those mechanisms.</w:t>
        </w:r>
      </w:ins>
    </w:p>
    <w:p w:rsidR="00D92437" w:rsidRPr="007C437A" w:rsidRDefault="00D92437" w:rsidP="00117172">
      <w:pPr>
        <w:rPr>
          <w:ins w:id="7964" w:author="Arthur Parmentier" w:date="2020-06-04T16:13:00Z"/>
        </w:rPr>
      </w:pPr>
      <w:ins w:id="7965" w:author="Arthur Parmentier" w:date="2020-06-04T16:12:00Z">
        <w:r w:rsidRPr="007C437A">
          <w:t>However, there are specific</w:t>
        </w:r>
      </w:ins>
      <w:ins w:id="7966"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7967" w:author="Arthur Parmentier" w:date="2020-06-04T16:25:00Z"/>
        </w:rPr>
      </w:pPr>
      <w:ins w:id="7968"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7969" w:author="Arthur Parmentier" w:date="2020-06-04T21:46:00Z"/>
        </w:rPr>
      </w:pPr>
      <w:ins w:id="7970" w:author="Arthur Parmentier" w:date="2020-06-04T21:43:00Z">
        <w:r w:rsidRPr="007C437A">
          <w:t>“</w:t>
        </w:r>
      </w:ins>
      <w:ins w:id="7971" w:author="Arthur Parmentier" w:date="2020-06-04T16:26:00Z">
        <w:r w:rsidR="00A94972" w:rsidRPr="007C437A">
          <w:t>Play</w:t>
        </w:r>
      </w:ins>
      <w:ins w:id="7972" w:author="Arthur Parmentier" w:date="2020-06-04T21:43:00Z">
        <w:r w:rsidRPr="007C437A">
          <w:t>”,</w:t>
        </w:r>
      </w:ins>
      <w:ins w:id="7973" w:author="Arthur Parmentier" w:date="2020-06-04T16:26:00Z">
        <w:r w:rsidR="00A94972" w:rsidRPr="007C437A">
          <w:t xml:space="preserve"> </w:t>
        </w:r>
      </w:ins>
      <w:ins w:id="7974" w:author="Arthur Parmentier" w:date="2020-06-04T21:43:00Z">
        <w:r w:rsidRPr="007C437A">
          <w:t>“s</w:t>
        </w:r>
      </w:ins>
      <w:ins w:id="7975" w:author="Arthur Parmentier" w:date="2020-06-04T16:26:00Z">
        <w:r w:rsidR="00A94972" w:rsidRPr="007C437A">
          <w:t>lowly enter</w:t>
        </w:r>
      </w:ins>
      <w:ins w:id="7976" w:author="Arthur Parmentier" w:date="2020-06-04T21:43:00Z">
        <w:r w:rsidRPr="007C437A">
          <w:t>”:</w:t>
        </w:r>
      </w:ins>
      <w:ins w:id="7977" w:author="Arthur Parmentier" w:date="2020-06-04T16:26:00Z">
        <w:r w:rsidR="00A94972" w:rsidRPr="007C437A">
          <w:t xml:space="preserve"> </w:t>
        </w:r>
      </w:ins>
      <w:ins w:id="7978" w:author="Arthur Parmentier" w:date="2020-06-04T21:45:00Z">
        <w:r w:rsidRPr="007C437A">
          <w:t>from the conceptual opposition between immediateness and delay</w:t>
        </w:r>
      </w:ins>
      <w:ins w:id="7979" w:author="Arthur Parmentier" w:date="2020-06-04T21:46:00Z">
        <w:r w:rsidRPr="007C437A">
          <w:t xml:space="preserve"> to a continuous parametrization of time</w:t>
        </w:r>
      </w:ins>
    </w:p>
    <w:p w:rsidR="004F69F6" w:rsidRPr="007C437A" w:rsidRDefault="004F69F6" w:rsidP="004F69F6">
      <w:pPr>
        <w:rPr>
          <w:ins w:id="7980" w:author="Arthur Parmentier" w:date="2020-06-04T21:53:00Z"/>
        </w:rPr>
      </w:pPr>
      <w:ins w:id="7981" w:author="Arthur Parmentier" w:date="2020-06-04T21:47:00Z">
        <w:r w:rsidRPr="007C437A">
          <w:t>To def</w:t>
        </w:r>
      </w:ins>
      <w:ins w:id="7982" w:author="Arthur Parmentier" w:date="2020-06-04T21:48:00Z">
        <w:r w:rsidRPr="007C437A">
          <w:t>ine “when” the events must happen in SP, it is very frequent to either use Play for immediate requests and Slowly for anything that needs to be delay</w:t>
        </w:r>
      </w:ins>
      <w:ins w:id="7983" w:author="Arthur Parmentier" w:date="2020-06-04T21:49:00Z">
        <w:r w:rsidRPr="007C437A">
          <w:t>ed (and eventually precise the delay time using “within X seconds”).</w:t>
        </w:r>
      </w:ins>
      <w:ins w:id="7984" w:author="Arthur Parmentier" w:date="2020-06-04T21:50:00Z">
        <w:r w:rsidRPr="007C437A">
          <w:t xml:space="preserve"> This way, there is a clear opposition between im</w:t>
        </w:r>
      </w:ins>
      <w:ins w:id="7985" w:author="Arthur Parmentier" w:date="2020-06-04T21:51:00Z">
        <w:r w:rsidRPr="007C437A">
          <w:t>mediateness and delay, whereas for a computer, there are no such categories but rather a continuous parametrization of time</w:t>
        </w:r>
      </w:ins>
      <w:ins w:id="7986" w:author="Arthur Parmentier" w:date="2020-06-04T21:52:00Z">
        <w:r w:rsidRPr="007C437A">
          <w:t>, such that it is possible to synchronize events very precisely and define timing in ways much more complex than the immediate versus delayed dichotomy that is relevan</w:t>
        </w:r>
      </w:ins>
      <w:ins w:id="7987" w:author="Arthur Parmentier" w:date="2020-06-04T21:53:00Z">
        <w:r w:rsidRPr="007C437A">
          <w:t>t for human performers.</w:t>
        </w:r>
      </w:ins>
    </w:p>
    <w:p w:rsidR="00046C87" w:rsidRPr="007C437A" w:rsidRDefault="001E11AE" w:rsidP="004F69F6">
      <w:pPr>
        <w:rPr>
          <w:ins w:id="7988" w:author="Arthur Parmentier" w:date="2020-06-04T22:13:00Z"/>
        </w:rPr>
      </w:pPr>
      <w:ins w:id="7989" w:author="Arthur Parmentier" w:date="2020-06-04T21:53:00Z">
        <w:r w:rsidRPr="007C437A">
          <w:t>I think that conceptually, using machines in SP bring</w:t>
        </w:r>
      </w:ins>
      <w:ins w:id="7990" w:author="Arthur Parmentier" w:date="2020-06-04T21:54:00Z">
        <w:r w:rsidRPr="007C437A">
          <w:t>s</w:t>
        </w:r>
      </w:ins>
      <w:ins w:id="7991" w:author="Arthur Parmentier" w:date="2020-06-04T21:53:00Z">
        <w:r w:rsidRPr="007C437A">
          <w:t xml:space="preserve"> new ways of thinking </w:t>
        </w:r>
      </w:ins>
      <w:ins w:id="7992" w:author="Arthur Parmentier" w:date="2020-06-04T21:54:00Z">
        <w:r w:rsidRPr="007C437A">
          <w:t xml:space="preserve">and working with </w:t>
        </w:r>
      </w:ins>
      <w:ins w:id="7993" w:author="Arthur Parmentier" w:date="2020-06-04T21:53:00Z">
        <w:r w:rsidRPr="007C437A">
          <w:t>time in SP</w:t>
        </w:r>
      </w:ins>
      <w:ins w:id="7994" w:author="Arthur Parmentier" w:date="2020-06-04T21:54:00Z">
        <w:r w:rsidRPr="007C437A">
          <w:t xml:space="preserve">. Because I am not an expert </w:t>
        </w:r>
      </w:ins>
      <w:ins w:id="7995" w:author="Arthur Parmentier" w:date="2020-06-04T22:00:00Z">
        <w:r w:rsidR="00046C87" w:rsidRPr="007C437A">
          <w:t xml:space="preserve">on </w:t>
        </w:r>
      </w:ins>
      <w:ins w:id="7996" w:author="Arthur Parmentier" w:date="2020-06-04T21:54:00Z">
        <w:r w:rsidRPr="007C437A">
          <w:t xml:space="preserve">that </w:t>
        </w:r>
      </w:ins>
      <w:ins w:id="7997" w:author="Arthur Parmentier" w:date="2020-06-04T22:00:00Z">
        <w:r w:rsidR="00046C87" w:rsidRPr="007C437A">
          <w:t>side</w:t>
        </w:r>
      </w:ins>
      <w:ins w:id="7998" w:author="Arthur Parmentier" w:date="2020-06-04T21:54:00Z">
        <w:r w:rsidRPr="007C437A">
          <w:t xml:space="preserve"> of SP, I am not sure whether </w:t>
        </w:r>
      </w:ins>
      <w:ins w:id="7999" w:author="Arthur Parmentier" w:date="2020-06-04T21:55:00Z">
        <w:r w:rsidRPr="007C437A">
          <w:t xml:space="preserve">there are already signs </w:t>
        </w:r>
      </w:ins>
      <w:ins w:id="8000" w:author="Arthur Parmentier" w:date="2020-06-04T21:56:00Z">
        <w:r w:rsidRPr="007C437A">
          <w:t xml:space="preserve">for working with time </w:t>
        </w:r>
      </w:ins>
      <w:ins w:id="8001" w:author="Arthur Parmentier" w:date="2020-06-04T21:57:00Z">
        <w:r w:rsidRPr="007C437A">
          <w:t xml:space="preserve">at the precision and parametrization of </w:t>
        </w:r>
      </w:ins>
      <w:ins w:id="8002" w:author="Arthur Parmentier" w:date="2020-06-04T21:56:00Z">
        <w:r w:rsidRPr="007C437A">
          <w:t>machines</w:t>
        </w:r>
      </w:ins>
      <w:ins w:id="8003" w:author="Arthur Parmentier" w:date="2020-06-04T22:02:00Z">
        <w:r w:rsidR="00A15169" w:rsidRPr="007C437A">
          <w:t xml:space="preserve"> (absolute timing, relative timing, continuous parame</w:t>
        </w:r>
      </w:ins>
      <w:ins w:id="8004" w:author="Arthur Parmentier" w:date="2020-06-04T22:03:00Z">
        <w:r w:rsidR="00A15169" w:rsidRPr="007C437A">
          <w:t>trization of time</w:t>
        </w:r>
        <w:r w:rsidR="000223A2" w:rsidRPr="007C437A">
          <w:t xml:space="preserve"> at the very low or very large scale…)</w:t>
        </w:r>
      </w:ins>
      <w:ins w:id="8005" w:author="Arthur Parmentier" w:date="2020-06-04T21:56:00Z">
        <w:r w:rsidRPr="007C437A">
          <w:t xml:space="preserve"> but </w:t>
        </w:r>
      </w:ins>
      <w:ins w:id="8006" w:author="Arthur Parmentier" w:date="2020-06-04T21:57:00Z">
        <w:r w:rsidRPr="007C437A">
          <w:t xml:space="preserve">I have never </w:t>
        </w:r>
        <w:r w:rsidR="00046C87" w:rsidRPr="007C437A">
          <w:t>experienced</w:t>
        </w:r>
        <w:r w:rsidRPr="007C437A">
          <w:t xml:space="preserve"> such signs</w:t>
        </w:r>
      </w:ins>
      <w:ins w:id="8007" w:author="Arthur Parmentier" w:date="2020-06-04T22:02:00Z">
        <w:r w:rsidR="00A15169" w:rsidRPr="007C437A">
          <w:t>.</w:t>
        </w:r>
      </w:ins>
      <w:ins w:id="8008" w:author="Arthur Parmentier" w:date="2020-06-04T22:09:00Z">
        <w:r w:rsidR="00326669" w:rsidRPr="007C437A">
          <w:t xml:space="preserve"> Of course, precision or parametrization is often not wanted in SP where the interest lies in the </w:t>
        </w:r>
      </w:ins>
      <w:ins w:id="8009" w:author="Arthur Parmentier" w:date="2020-06-04T22:10:00Z">
        <w:r w:rsidR="00326669" w:rsidRPr="007C437A">
          <w:t>liberty that a performer has in his propositions. However, with machines, fine descriptions of time are often relevant and allow for a wide variety of results (</w:t>
        </w:r>
      </w:ins>
      <w:ins w:id="8010" w:author="Arthur Parmentier" w:date="2020-06-04T22:11:00Z">
        <w:r w:rsidR="00326669" w:rsidRPr="007C437A">
          <w:t xml:space="preserve">think about signal processing, effects…). I find the idea of requesting a computer to delay </w:t>
        </w:r>
      </w:ins>
      <w:ins w:id="8011"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8012" w:author="Arthur Parmentier" w:date="2020-06-04T22:13:00Z">
        <w:r w:rsidR="00326669" w:rsidRPr="007C437A">
          <w:t xml:space="preserve"> the use of such technologies.</w:t>
        </w:r>
      </w:ins>
    </w:p>
    <w:p w:rsidR="00A94972" w:rsidRPr="007C437A" w:rsidRDefault="000F7B62" w:rsidP="003B0646">
      <w:pPr>
        <w:pStyle w:val="Titre5"/>
        <w:rPr>
          <w:ins w:id="8013" w:author="Arthur Parmentier" w:date="2020-06-04T23:32:00Z"/>
        </w:rPr>
      </w:pPr>
      <w:ins w:id="8014" w:author="Arthur Parmentier" w:date="2020-06-04T23:54:00Z">
        <w:r w:rsidRPr="007C437A">
          <w:t xml:space="preserve">Content and modifier sharing the same state in the </w:t>
        </w:r>
      </w:ins>
      <w:ins w:id="8015" w:author="Arthur Parmentier" w:date="2020-06-08T01:39:00Z">
        <w:r w:rsidR="00DE0C52">
          <w:t>automaton</w:t>
        </w:r>
      </w:ins>
    </w:p>
    <w:p w:rsidR="003B0646" w:rsidRPr="007C437A" w:rsidRDefault="003B0646" w:rsidP="003B0646">
      <w:pPr>
        <w:rPr>
          <w:ins w:id="8016" w:author="Arthur Parmentier" w:date="2020-06-04T23:46:00Z"/>
        </w:rPr>
      </w:pPr>
      <w:ins w:id="8017" w:author="Arthur Parmentier" w:date="2020-06-04T23:32:00Z">
        <w:r w:rsidRPr="007C437A">
          <w:t xml:space="preserve">Originally, I had separated the state “content” and “content modifier” in my </w:t>
        </w:r>
      </w:ins>
      <w:ins w:id="8018" w:author="Arthur Parmentier" w:date="2020-06-08T01:39:00Z">
        <w:r w:rsidR="00DE0C52">
          <w:t>automaton</w:t>
        </w:r>
      </w:ins>
      <w:ins w:id="8019" w:author="Arthur Parmentier" w:date="2020-06-04T23:32:00Z">
        <w:r w:rsidRPr="007C437A">
          <w:t xml:space="preserve">, before observing that </w:t>
        </w:r>
      </w:ins>
      <w:ins w:id="8020" w:author="Arthur Parmentier" w:date="2020-06-04T23:33:00Z">
        <w:r w:rsidR="003B4A46" w:rsidRPr="007C437A">
          <w:t>after the first request, they shared the same transitions</w:t>
        </w:r>
      </w:ins>
      <w:ins w:id="8021" w:author="Arthur Parmentier" w:date="2020-06-04T23:42:00Z">
        <w:r w:rsidR="003B4A46" w:rsidRPr="007C437A">
          <w:t xml:space="preserve"> </w:t>
        </w:r>
      </w:ins>
      <w:ins w:id="8022"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8023"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8024" w:author="Arthur Parmentier" w:date="2020-06-04T23:53:00Z"/>
        </w:rPr>
      </w:pPr>
      <w:ins w:id="8025" w:author="Arthur Parmentier" w:date="2020-06-04T23:46:00Z">
        <w:r w:rsidRPr="007C437A">
          <w:t>In fact, it is possible to remark that the idea of a content always come with default parameters, such that signing a content is always eq</w:t>
        </w:r>
      </w:ins>
      <w:ins w:id="8026" w:author="Arthur Parmentier" w:date="2020-06-04T23:47:00Z">
        <w:r w:rsidRPr="007C437A">
          <w:t xml:space="preserve">uivalent to signing content + default or open parameters. On the other side, one could push the limits of the “content </w:t>
        </w:r>
      </w:ins>
      <w:ins w:id="8027" w:author="Arthur Parmentier" w:date="2020-06-04T23:48:00Z">
        <w:r w:rsidRPr="007C437A">
          <w:t>modifier” very far, such that one would observe that at the end, the content has totally changed.</w:t>
        </w:r>
      </w:ins>
      <w:ins w:id="8028" w:author="Arthur Parmentier" w:date="2020-06-04T23:49:00Z">
        <w:r w:rsidRPr="007C437A">
          <w:t xml:space="preserve"> It shows that the frontiers or the concept of content and modifiers are very porous, just like we have seen in the theory of concepts previously.</w:t>
        </w:r>
      </w:ins>
      <w:ins w:id="8029" w:author="Arthur Parmentier" w:date="2020-06-04T23:50:00Z">
        <w:r w:rsidRPr="007C437A">
          <w:t xml:space="preserve"> The fact that the content and modifier state</w:t>
        </w:r>
      </w:ins>
      <w:ins w:id="8030" w:author="Arthur Parmentier" w:date="2020-06-04T23:51:00Z">
        <w:r w:rsidRPr="007C437A">
          <w:t xml:space="preserve"> coincide is to me a direct consequence from the porosity of these two concepts that can regroup </w:t>
        </w:r>
      </w:ins>
      <w:ins w:id="8031" w:author="Arthur Parmentier" w:date="2020-06-04T23:52:00Z">
        <w:r w:rsidRPr="007C437A">
          <w:t xml:space="preserve">under the single idea of “content modifier”, whether it is at a fine level </w:t>
        </w:r>
        <w:r w:rsidRPr="007C437A">
          <w:lastRenderedPageBreak/>
          <w:t xml:space="preserve">(subtle changes in volume </w:t>
        </w:r>
      </w:ins>
      <w:ins w:id="8032" w:author="Arthur Parmentier" w:date="2020-06-04T23:53:00Z">
        <w:r w:rsidR="000F7B62" w:rsidRPr="007C437A">
          <w:t>that are close for the human perception</w:t>
        </w:r>
      </w:ins>
      <w:ins w:id="8033" w:author="Arthur Parmentier" w:date="2020-06-04T23:52:00Z">
        <w:r w:rsidRPr="007C437A">
          <w:t xml:space="preserve">) or </w:t>
        </w:r>
      </w:ins>
      <w:ins w:id="8034"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8035" w:author="Arthur Parmentier" w:date="2020-06-05T15:30:00Z"/>
        </w:rPr>
      </w:pPr>
      <w:ins w:id="8036" w:author="Arthur Parmentier" w:date="2020-06-04T23:54:00Z">
        <w:r w:rsidRPr="007C437A">
          <w:t xml:space="preserve">The challenge of </w:t>
        </w:r>
      </w:ins>
      <w:ins w:id="8037" w:author="Arthur Parmentier" w:date="2020-06-05T14:52:00Z">
        <w:r w:rsidR="005557DC" w:rsidRPr="007C437A">
          <w:t>prepositional</w:t>
        </w:r>
      </w:ins>
      <w:ins w:id="8038" w:author="Arthur Parmentier" w:date="2020-06-04T23:55:00Z">
        <w:r w:rsidRPr="007C437A">
          <w:t xml:space="preserve"> elements </w:t>
        </w:r>
      </w:ins>
      <w:ins w:id="8039" w:author="Arthur Parmentier" w:date="2020-06-05T00:19:00Z">
        <w:r w:rsidR="007137A0" w:rsidRPr="007C437A">
          <w:t>unveiling the contextual components of SP</w:t>
        </w:r>
      </w:ins>
    </w:p>
    <w:p w:rsidR="002D025D" w:rsidRPr="007C437A" w:rsidRDefault="002D025D">
      <w:pPr>
        <w:pStyle w:val="Titre6"/>
        <w:rPr>
          <w:ins w:id="8040" w:author="Arthur Parmentier" w:date="2020-06-04T23:55:00Z"/>
          <w:rPrChange w:id="8041" w:author="Arthur Parmentier" w:date="2020-06-07T15:27:00Z">
            <w:rPr>
              <w:ins w:id="8042" w:author="Arthur Parmentier" w:date="2020-06-04T23:55:00Z"/>
            </w:rPr>
          </w:rPrChange>
        </w:rPr>
        <w:pPrChange w:id="8043" w:author="Arthur Parmentier" w:date="2020-06-05T15:30:00Z">
          <w:pPr>
            <w:pStyle w:val="Titre5"/>
          </w:pPr>
        </w:pPrChange>
      </w:pPr>
      <w:ins w:id="8044" w:author="Arthur Parmentier" w:date="2020-06-05T15:31:00Z">
        <w:r w:rsidRPr="007C437A">
          <w:rPr>
            <w:rPrChange w:id="8045" w:author="Arthur Parmentier" w:date="2020-06-07T15:27:00Z">
              <w:rPr>
                <w:b/>
              </w:rPr>
            </w:rPrChange>
          </w:rPr>
          <w:t>“</w:t>
        </w:r>
      </w:ins>
      <w:ins w:id="8046" w:author="Arthur Parmentier" w:date="2020-06-05T15:30:00Z">
        <w:r w:rsidRPr="007C437A">
          <w:rPr>
            <w:rPrChange w:id="8047" w:author="Arthur Parmentier" w:date="2020-06-07T15:27:00Z">
              <w:rPr>
                <w:b/>
              </w:rPr>
            </w:rPrChange>
          </w:rPr>
          <w:t>With</w:t>
        </w:r>
      </w:ins>
      <w:ins w:id="8048" w:author="Arthur Parmentier" w:date="2020-06-05T15:31:00Z">
        <w:r w:rsidRPr="007C437A">
          <w:rPr>
            <w:rPrChange w:id="8049" w:author="Arthur Parmentier" w:date="2020-06-07T15:27:00Z">
              <w:rPr>
                <w:b/>
              </w:rPr>
            </w:rPrChange>
          </w:rPr>
          <w:t>”</w:t>
        </w:r>
      </w:ins>
      <w:ins w:id="8050" w:author="Arthur Parmentier" w:date="2020-06-05T15:30:00Z">
        <w:r w:rsidRPr="007C437A">
          <w:rPr>
            <w:rPrChange w:id="8051" w:author="Arthur Parmentier" w:date="2020-06-07T15:27:00Z">
              <w:rPr>
                <w:b/>
              </w:rPr>
            </w:rPrChange>
          </w:rPr>
          <w:t xml:space="preserve"> + content -&gt; modifier</w:t>
        </w:r>
      </w:ins>
    </w:p>
    <w:p w:rsidR="000F7B62" w:rsidRPr="007C437A" w:rsidRDefault="000F7B62" w:rsidP="000F7B62">
      <w:pPr>
        <w:rPr>
          <w:ins w:id="8052" w:author="Arthur Parmentier" w:date="2020-06-05T15:30:00Z"/>
        </w:rPr>
      </w:pPr>
      <w:ins w:id="8053" w:author="Arthur Parmentier" w:date="2020-06-04T23:55:00Z">
        <w:r w:rsidRPr="007C437A">
          <w:t xml:space="preserve">Adding to the previous remark, we can see that using </w:t>
        </w:r>
      </w:ins>
      <w:ins w:id="8054" w:author="Arthur Parmentier" w:date="2020-06-05T15:11:00Z">
        <w:r w:rsidR="006676C8" w:rsidRPr="007C437A">
          <w:t>prepositional</w:t>
        </w:r>
      </w:ins>
      <w:ins w:id="8055" w:author="Arthur Parmentier" w:date="2020-06-04T23:55:00Z">
        <w:r w:rsidRPr="007C437A">
          <w:t xml:space="preserve"> elements can change </w:t>
        </w:r>
      </w:ins>
      <w:ins w:id="8056" w:author="Arthur Parmentier" w:date="2020-06-05T15:12:00Z">
        <w:r w:rsidR="006676C8" w:rsidRPr="007C437A">
          <w:t>the syntax of the signs. F</w:t>
        </w:r>
      </w:ins>
      <w:ins w:id="8057" w:author="Arthur Parmentier" w:date="2020-06-04T23:56:00Z">
        <w:r w:rsidRPr="007C437A">
          <w:t xml:space="preserve">or </w:t>
        </w:r>
      </w:ins>
      <w:ins w:id="8058" w:author="Arthur Parmentier" w:date="2020-06-05T15:15:00Z">
        <w:r w:rsidR="00AC069B" w:rsidRPr="007C437A">
          <w:t>instance,</w:t>
        </w:r>
      </w:ins>
      <w:ins w:id="8059" w:author="Arthur Parmentier" w:date="2020-06-04T23:56:00Z">
        <w:r w:rsidRPr="007C437A">
          <w:t xml:space="preserve"> in the sentence “whole group, movement with pointillism, slowly enter”</w:t>
        </w:r>
      </w:ins>
      <w:ins w:id="8060" w:author="Arthur Parmentier" w:date="2020-06-05T15:12:00Z">
        <w:r w:rsidR="006676C8" w:rsidRPr="007C437A">
          <w:t xml:space="preserve">, pointillism </w:t>
        </w:r>
      </w:ins>
      <w:ins w:id="8061" w:author="Arthur Parmentier" w:date="2020-06-05T15:13:00Z">
        <w:r w:rsidR="006676C8" w:rsidRPr="007C437A">
          <w:t xml:space="preserve">is a modifier, </w:t>
        </w:r>
      </w:ins>
      <w:ins w:id="8062" w:author="Arthur Parmentier" w:date="2020-06-05T15:15:00Z">
        <w:r w:rsidR="00AC069B" w:rsidRPr="007C437A">
          <w:t>whereas</w:t>
        </w:r>
      </w:ins>
      <w:ins w:id="8063" w:author="Arthur Parmentier" w:date="2020-06-05T15:13:00Z">
        <w:r w:rsidR="006676C8" w:rsidRPr="007C437A">
          <w:t xml:space="preserve"> in the sentence “whole group, pointil</w:t>
        </w:r>
      </w:ins>
      <w:ins w:id="8064" w:author="Arthur Parmentier" w:date="2020-06-05T15:14:00Z">
        <w:r w:rsidR="006676C8" w:rsidRPr="007C437A">
          <w:t>lism, play” it is a content and is often explained as such</w:t>
        </w:r>
      </w:ins>
      <w:ins w:id="8065" w:author="Arthur Parmentier" w:date="2020-06-04T23:57:00Z">
        <w:r w:rsidRPr="007C437A">
          <w:t>.</w:t>
        </w:r>
      </w:ins>
    </w:p>
    <w:p w:rsidR="002D025D" w:rsidRPr="007C437A" w:rsidRDefault="002D025D">
      <w:pPr>
        <w:pStyle w:val="Titre6"/>
        <w:rPr>
          <w:ins w:id="8066" w:author="Arthur Parmentier" w:date="2020-06-05T00:04:00Z"/>
          <w:rPrChange w:id="8067" w:author="Arthur Parmentier" w:date="2020-06-07T15:27:00Z">
            <w:rPr>
              <w:ins w:id="8068" w:author="Arthur Parmentier" w:date="2020-06-05T00:04:00Z"/>
            </w:rPr>
          </w:rPrChange>
        </w:rPr>
        <w:pPrChange w:id="8069" w:author="Arthur Parmentier" w:date="2020-06-05T15:31:00Z">
          <w:pPr/>
        </w:pPrChange>
      </w:pPr>
      <w:ins w:id="8070" w:author="Arthur Parmentier" w:date="2020-06-05T15:31:00Z">
        <w:r w:rsidRPr="007C437A">
          <w:rPr>
            <w:rPrChange w:id="8071" w:author="Arthur Parmentier" w:date="2020-06-07T15:27:00Z">
              <w:rPr>
                <w:b/>
              </w:rPr>
            </w:rPrChange>
          </w:rPr>
          <w:t>Content + “group” -&gt; identifier</w:t>
        </w:r>
      </w:ins>
    </w:p>
    <w:p w:rsidR="00747B7B" w:rsidRPr="007C437A" w:rsidRDefault="002D025D" w:rsidP="000F7B62">
      <w:pPr>
        <w:rPr>
          <w:ins w:id="8072" w:author="Arthur Parmentier" w:date="2020-06-05T00:05:00Z"/>
        </w:rPr>
      </w:pPr>
      <w:ins w:id="8073" w:author="Arthur Parmentier" w:date="2020-06-05T15:30:00Z">
        <w:r w:rsidRPr="007C437A">
          <w:t>Consider</w:t>
        </w:r>
      </w:ins>
      <w:ins w:id="8074"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8075" w:author="Arthur Parmentier" w:date="2020-06-05T00:05:00Z"/>
        </w:rPr>
      </w:pPr>
      <w:ins w:id="8076"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8077" w:author="Arthur Parmentier" w:date="2020-06-05T00:06:00Z"/>
        </w:rPr>
      </w:pPr>
      <w:ins w:id="8078" w:author="Arthur Parmentier" w:date="2020-06-05T00:05:00Z">
        <w:r w:rsidRPr="007C437A">
          <w:t>Second request: “</w:t>
        </w:r>
      </w:ins>
      <w:ins w:id="8079" w:author="Arthur Parmentier" w:date="2020-06-05T00:06:00Z">
        <w:r w:rsidRPr="007C437A">
          <w:t>numerics, long tone, play”</w:t>
        </w:r>
      </w:ins>
    </w:p>
    <w:p w:rsidR="00747B7B" w:rsidRPr="007C437A" w:rsidRDefault="00747B7B" w:rsidP="00747B7B">
      <w:pPr>
        <w:pStyle w:val="Paragraphedeliste"/>
        <w:numPr>
          <w:ilvl w:val="0"/>
          <w:numId w:val="41"/>
        </w:numPr>
        <w:rPr>
          <w:ins w:id="8080" w:author="Arthur Parmentier" w:date="2020-06-05T00:06:00Z"/>
        </w:rPr>
      </w:pPr>
      <w:ins w:id="8081" w:author="Arthur Parmentier" w:date="2020-06-05T00:06:00Z">
        <w:r w:rsidRPr="007C437A">
          <w:t>Third request: “minimalism…”</w:t>
        </w:r>
      </w:ins>
    </w:p>
    <w:p w:rsidR="00376090" w:rsidRPr="007C437A" w:rsidRDefault="00747B7B" w:rsidP="00747B7B">
      <w:pPr>
        <w:rPr>
          <w:ins w:id="8082" w:author="Arthur Parmentier" w:date="2020-06-05T00:15:00Z"/>
        </w:rPr>
      </w:pPr>
      <w:ins w:id="8083" w:author="Arthur Parmentier" w:date="2020-06-05T00:06:00Z">
        <w:r w:rsidRPr="007C437A">
          <w:t xml:space="preserve">At this point, the finite state machine </w:t>
        </w:r>
      </w:ins>
      <w:ins w:id="8084" w:author="Arthur Parmentier" w:date="2020-06-05T15:17:00Z">
        <w:r w:rsidR="00AC069B" w:rsidRPr="007C437A">
          <w:t>cannot</w:t>
        </w:r>
      </w:ins>
      <w:ins w:id="8085" w:author="Arthur Parmentier" w:date="2020-06-05T00:06:00Z">
        <w:r w:rsidRPr="007C437A">
          <w:t xml:space="preserve"> determine whether m</w:t>
        </w:r>
      </w:ins>
      <w:ins w:id="8086" w:author="Arthur Parmentier" w:date="2020-06-05T00:07:00Z">
        <w:r w:rsidRPr="007C437A">
          <w:t>inimalism is part of the broad identifier “minimalism group” or if it is a content for the identifier “numerics”.</w:t>
        </w:r>
      </w:ins>
      <w:ins w:id="8087" w:author="Arthur Parmentier" w:date="2020-06-05T00:08:00Z">
        <w:r w:rsidR="007D1E32" w:rsidRPr="007C437A">
          <w:t xml:space="preserve"> </w:t>
        </w:r>
      </w:ins>
      <w:ins w:id="8088" w:author="Arthur Parmentier" w:date="2020-06-05T15:16:00Z">
        <w:r w:rsidR="00AC069B" w:rsidRPr="007C437A">
          <w:t xml:space="preserve">To parse the </w:t>
        </w:r>
      </w:ins>
      <w:ins w:id="8089" w:author="Arthur Parmentier" w:date="2020-06-05T19:22:00Z">
        <w:r w:rsidR="000E299B" w:rsidRPr="007C437A">
          <w:t>syntactic</w:t>
        </w:r>
      </w:ins>
      <w:ins w:id="8090" w:author="Arthur Parmentier" w:date="2020-06-05T15:16:00Z">
        <w:r w:rsidR="00AC069B" w:rsidRPr="007C437A">
          <w:t xml:space="preserve"> role of “minimalism”, we therefore </w:t>
        </w:r>
      </w:ins>
      <w:ins w:id="8091" w:author="Arthur Parmentier" w:date="2020-06-05T15:17:00Z">
        <w:r w:rsidR="00AC069B" w:rsidRPr="007C437A">
          <w:t>must</w:t>
        </w:r>
      </w:ins>
      <w:ins w:id="8092" w:author="Arthur Parmentier" w:date="2020-06-05T15:16:00Z">
        <w:r w:rsidR="00AC069B" w:rsidRPr="007C437A">
          <w:t xml:space="preserve"> know more about its context</w:t>
        </w:r>
      </w:ins>
      <w:ins w:id="8093" w:author="Arthur Parmentier" w:date="2020-06-05T15:17:00Z">
        <w:r w:rsidR="00AC069B" w:rsidRPr="007C437A">
          <w:t xml:space="preserve">, i.e. what precedes it and what follows it. </w:t>
        </w:r>
      </w:ins>
    </w:p>
    <w:p w:rsidR="00376090" w:rsidRPr="007C437A" w:rsidRDefault="00376090" w:rsidP="00747B7B">
      <w:pPr>
        <w:rPr>
          <w:ins w:id="8094" w:author="Arthur Parmentier" w:date="2020-06-05T00:15:00Z"/>
        </w:rPr>
      </w:pPr>
      <w:ins w:id="8095" w:author="Arthur Parmentier" w:date="2020-06-05T00:15:00Z">
        <w:r w:rsidRPr="007C437A">
          <w:t xml:space="preserve">The </w:t>
        </w:r>
      </w:ins>
      <w:ins w:id="8096" w:author="Arthur Parmentier" w:date="2020-06-05T15:18:00Z">
        <w:r w:rsidR="00AC069B" w:rsidRPr="007C437A">
          <w:t xml:space="preserve">action of “group” after a content </w:t>
        </w:r>
      </w:ins>
      <w:ins w:id="8097" w:author="Arthur Parmentier" w:date="2020-06-05T15:19:00Z">
        <w:r w:rsidR="00AC069B" w:rsidRPr="007C437A">
          <w:t>can be summarize in the following grammar rule:</w:t>
        </w:r>
      </w:ins>
    </w:p>
    <w:p w:rsidR="00376090" w:rsidRPr="007C437A" w:rsidRDefault="00376090" w:rsidP="00747B7B">
      <w:pPr>
        <w:rPr>
          <w:ins w:id="8098" w:author="Arthur Parmentier" w:date="2020-06-05T15:31:00Z"/>
        </w:rPr>
      </w:pPr>
      <w:ins w:id="8099" w:author="Arthur Parmentier" w:date="2020-06-05T00:16:00Z">
        <w:r w:rsidRPr="007C437A">
          <w:t xml:space="preserve">Content </w:t>
        </w:r>
      </w:ins>
      <w:ins w:id="8100" w:author="Arthur Parmentier" w:date="2020-06-05T00:15:00Z">
        <w:r w:rsidRPr="007C437A">
          <w:t xml:space="preserve">+ “group” -&gt; </w:t>
        </w:r>
      </w:ins>
      <w:ins w:id="8101" w:author="Arthur Parmentier" w:date="2020-06-05T00:16:00Z">
        <w:r w:rsidRPr="007C437A">
          <w:t>Identifier</w:t>
        </w:r>
      </w:ins>
    </w:p>
    <w:p w:rsidR="002D025D" w:rsidRPr="007C437A" w:rsidRDefault="00576B55">
      <w:pPr>
        <w:pStyle w:val="Titre6"/>
        <w:rPr>
          <w:ins w:id="8102" w:author="Arthur Parmentier" w:date="2020-06-05T15:19:00Z"/>
          <w:rPrChange w:id="8103" w:author="Arthur Parmentier" w:date="2020-06-07T15:27:00Z">
            <w:rPr>
              <w:ins w:id="8104" w:author="Arthur Parmentier" w:date="2020-06-05T15:19:00Z"/>
            </w:rPr>
          </w:rPrChange>
        </w:rPr>
        <w:pPrChange w:id="8105" w:author="Arthur Parmentier" w:date="2020-06-05T15:31:00Z">
          <w:pPr/>
        </w:pPrChange>
      </w:pPr>
      <w:ins w:id="8106" w:author="Arthur Parmentier" w:date="2020-06-05T15:32:00Z">
        <w:r w:rsidRPr="007C437A">
          <w:rPr>
            <w:rPrChange w:id="8107" w:author="Arthur Parmentier" w:date="2020-06-07T15:27:00Z">
              <w:rPr>
                <w:b/>
              </w:rPr>
            </w:rPrChange>
          </w:rPr>
          <w:t>Prepositions a</w:t>
        </w:r>
      </w:ins>
      <w:ins w:id="8108" w:author="Arthur Parmentier" w:date="2020-06-05T15:40:00Z">
        <w:r w:rsidR="00D966BC" w:rsidRPr="007C437A">
          <w:rPr>
            <w:rPrChange w:id="8109" w:author="Arthur Parmentier" w:date="2020-06-07T15:27:00Z">
              <w:rPr>
                <w:b/>
              </w:rPr>
            </w:rPrChange>
          </w:rPr>
          <w:t xml:space="preserve">s </w:t>
        </w:r>
      </w:ins>
      <w:ins w:id="8110" w:author="Arthur Parmentier" w:date="2020-06-05T19:22:00Z">
        <w:r w:rsidR="000E299B" w:rsidRPr="007C437A">
          <w:rPr>
            <w:rPrChange w:id="8111" w:author="Arthur Parmentier" w:date="2020-06-07T15:27:00Z">
              <w:rPr>
                <w:b/>
              </w:rPr>
            </w:rPrChange>
          </w:rPr>
          <w:t>syntactic</w:t>
        </w:r>
      </w:ins>
      <w:ins w:id="8112" w:author="Arthur Parmentier" w:date="2020-06-05T15:32:00Z">
        <w:r w:rsidRPr="007C437A">
          <w:rPr>
            <w:rPrChange w:id="8113" w:author="Arthur Parmentier" w:date="2020-06-07T15:27:00Z">
              <w:rPr>
                <w:b/>
              </w:rPr>
            </w:rPrChange>
          </w:rPr>
          <w:t xml:space="preserve"> operators</w:t>
        </w:r>
      </w:ins>
    </w:p>
    <w:p w:rsidR="002D025D" w:rsidRPr="007C437A" w:rsidRDefault="00AC069B" w:rsidP="00747B7B">
      <w:pPr>
        <w:rPr>
          <w:ins w:id="8114" w:author="Arthur Parmentier" w:date="2020-06-05T15:26:00Z"/>
        </w:rPr>
      </w:pPr>
      <w:ins w:id="8115" w:author="Arthur Parmentier" w:date="2020-06-05T15:19:00Z">
        <w:r w:rsidRPr="007C437A">
          <w:t xml:space="preserve">There are examples that </w:t>
        </w:r>
      </w:ins>
      <w:ins w:id="8116" w:author="Arthur Parmentier" w:date="2020-06-05T15:41:00Z">
        <w:r w:rsidR="00D966BC" w:rsidRPr="007C437A">
          <w:t>show</w:t>
        </w:r>
      </w:ins>
      <w:ins w:id="8117" w:author="Arthur Parmentier" w:date="2020-06-05T15:20:00Z">
        <w:r w:rsidRPr="007C437A">
          <w:t xml:space="preserve"> the </w:t>
        </w:r>
      </w:ins>
      <w:ins w:id="8118" w:author="Arthur Parmentier" w:date="2020-06-05T15:31:00Z">
        <w:r w:rsidR="002D025D" w:rsidRPr="007C437A">
          <w:t xml:space="preserve">influence of </w:t>
        </w:r>
      </w:ins>
      <w:ins w:id="8119" w:author="Arthur Parmentier" w:date="2020-06-05T15:20:00Z">
        <w:r w:rsidRPr="007C437A">
          <w:t>context in SP grammar. Think of recursive requests such as</w:t>
        </w:r>
      </w:ins>
      <w:ins w:id="8120" w:author="Arthur Parmentier" w:date="2020-06-05T15:33:00Z">
        <w:r w:rsidR="004B5F28" w:rsidRPr="007C437A">
          <w:t xml:space="preserve">: </w:t>
        </w:r>
      </w:ins>
      <w:ins w:id="8121" w:author="Arthur Parmentier" w:date="2020-06-05T15:20:00Z">
        <w:r w:rsidRPr="007C437A">
          <w:t xml:space="preserve">“Whole group, </w:t>
        </w:r>
      </w:ins>
      <w:ins w:id="8122" w:author="Arthur Parmentier" w:date="2020-06-05T15:21:00Z">
        <w:r w:rsidRPr="007C437A">
          <w:t>pointillism</w:t>
        </w:r>
      </w:ins>
      <w:ins w:id="8123" w:author="Arthur Parmentier" w:date="2020-06-05T15:22:00Z">
        <w:r w:rsidRPr="007C437A">
          <w:t xml:space="preserve"> with head</w:t>
        </w:r>
      </w:ins>
      <w:ins w:id="8124" w:author="Arthur Parmentier" w:date="2020-06-05T15:23:00Z">
        <w:r w:rsidRPr="007C437A">
          <w:t xml:space="preserve"> </w:t>
        </w:r>
      </w:ins>
      <w:ins w:id="8125" w:author="Arthur Parmentier" w:date="2020-06-05T15:22:00Z">
        <w:r w:rsidRPr="007C437A">
          <w:t>add hands low</w:t>
        </w:r>
      </w:ins>
      <w:ins w:id="8126" w:author="Arthur Parmentier" w:date="2020-06-05T15:23:00Z">
        <w:r w:rsidRPr="007C437A">
          <w:t xml:space="preserve"> volume, play”</w:t>
        </w:r>
      </w:ins>
      <w:ins w:id="8127" w:author="Arthur Parmentier" w:date="2020-06-05T15:33:00Z">
        <w:r w:rsidR="004B5F28" w:rsidRPr="007C437A">
          <w:t>.</w:t>
        </w:r>
        <w:r w:rsidR="004B5F28" w:rsidRPr="007C437A">
          <w:br/>
        </w:r>
      </w:ins>
      <w:ins w:id="8128" w:author="Arthur Parmentier" w:date="2020-06-05T15:25:00Z">
        <w:r w:rsidR="002D025D" w:rsidRPr="007C437A">
          <w:t>One could interpret the “low volume</w:t>
        </w:r>
      </w:ins>
      <w:ins w:id="8129" w:author="Arthur Parmentier" w:date="2020-06-05T15:26:00Z">
        <w:r w:rsidR="002D025D" w:rsidRPr="007C437A">
          <w:t>” in two ways:</w:t>
        </w:r>
      </w:ins>
    </w:p>
    <w:p w:rsidR="002D025D" w:rsidRPr="007C437A" w:rsidRDefault="002D025D" w:rsidP="00747B7B">
      <w:pPr>
        <w:rPr>
          <w:ins w:id="8130" w:author="Arthur Parmentier" w:date="2020-06-05T15:26:00Z"/>
        </w:rPr>
      </w:pPr>
      <w:ins w:id="8131" w:author="Arthur Parmentier" w:date="2020-06-05T15:26:00Z">
        <w:r w:rsidRPr="007C437A">
          <w:t>1° referring to the pointillism in general</w:t>
        </w:r>
        <w:r w:rsidRPr="007C437A">
          <w:br/>
          <w:t>2° referring t</w:t>
        </w:r>
      </w:ins>
      <w:ins w:id="8132" w:author="Arthur Parmentier" w:date="2020-06-05T15:34:00Z">
        <w:r w:rsidR="004B5F28" w:rsidRPr="007C437A">
          <w:t>o the</w:t>
        </w:r>
      </w:ins>
      <w:ins w:id="8133" w:author="Arthur Parmentier" w:date="2020-06-05T15:26:00Z">
        <w:r w:rsidRPr="007C437A">
          <w:t xml:space="preserve"> movements </w:t>
        </w:r>
      </w:ins>
      <w:ins w:id="8134" w:author="Arthur Parmentier" w:date="2020-06-05T15:34:00Z">
        <w:r w:rsidR="0018560A" w:rsidRPr="007C437A">
          <w:t xml:space="preserve">of the hands </w:t>
        </w:r>
      </w:ins>
      <w:ins w:id="8135" w:author="Arthur Parmentier" w:date="2020-06-05T15:26:00Z">
        <w:r w:rsidRPr="007C437A">
          <w:t>only</w:t>
        </w:r>
      </w:ins>
    </w:p>
    <w:p w:rsidR="002D025D" w:rsidRPr="007C437A" w:rsidRDefault="002D025D" w:rsidP="00747B7B">
      <w:pPr>
        <w:rPr>
          <w:ins w:id="8136" w:author="Arthur Parmentier" w:date="2020-06-05T15:28:00Z"/>
        </w:rPr>
      </w:pPr>
      <w:ins w:id="8137" w:author="Arthur Parmentier" w:date="2020-06-05T15:26:00Z">
        <w:r w:rsidRPr="007C437A">
          <w:t xml:space="preserve">I would personally </w:t>
        </w:r>
      </w:ins>
      <w:ins w:id="8138" w:author="Arthur Parmentier" w:date="2020-06-05T15:27:00Z">
        <w:r w:rsidRPr="007C437A">
          <w:t xml:space="preserve">interpret the request the first way. </w:t>
        </w:r>
      </w:ins>
      <w:ins w:id="8139" w:author="Arthur Parmentier" w:date="2020-06-05T15:28:00Z">
        <w:r w:rsidRPr="007C437A">
          <w:t>However,</w:t>
        </w:r>
      </w:ins>
      <w:ins w:id="8140" w:author="Arthur Parmentier" w:date="2020-06-05T15:27:00Z">
        <w:r w:rsidRPr="007C437A">
          <w:t xml:space="preserve"> in the following request:</w:t>
        </w:r>
      </w:ins>
      <w:ins w:id="8141" w:author="Arthur Parmentier" w:date="2020-06-05T15:34:00Z">
        <w:r w:rsidR="004B5F28" w:rsidRPr="007C437A">
          <w:t xml:space="preserve"> </w:t>
        </w:r>
      </w:ins>
      <w:ins w:id="8142" w:author="Arthur Parmentier" w:date="2020-06-05T15:27:00Z">
        <w:r w:rsidRPr="007C437A">
          <w:t>“Whole group, pointillism with head</w:t>
        </w:r>
      </w:ins>
      <w:ins w:id="8143" w:author="Arthur Parmentier" w:date="2020-06-05T15:28:00Z">
        <w:r w:rsidRPr="007C437A">
          <w:t xml:space="preserve"> high volume</w:t>
        </w:r>
      </w:ins>
      <w:ins w:id="8144" w:author="Arthur Parmentier" w:date="2020-06-05T15:27:00Z">
        <w:r w:rsidRPr="007C437A">
          <w:t xml:space="preserve"> add hands low volume, play”</w:t>
        </w:r>
      </w:ins>
      <w:ins w:id="8145" w:author="Arthur Parmentier" w:date="2020-06-05T15:34:00Z">
        <w:r w:rsidR="004B5F28" w:rsidRPr="007C437A">
          <w:t xml:space="preserve">, </w:t>
        </w:r>
      </w:ins>
      <w:ins w:id="8146" w:author="Arthur Parmentier" w:date="2020-06-05T15:28:00Z">
        <w:r w:rsidRPr="007C437A">
          <w:t>I would interpret it the second way, i.e. that the low volume refers to the hands only.</w:t>
        </w:r>
      </w:ins>
    </w:p>
    <w:p w:rsidR="009C1A6D" w:rsidRPr="007C437A" w:rsidRDefault="007D69D8" w:rsidP="00747B7B">
      <w:pPr>
        <w:rPr>
          <w:ins w:id="8147" w:author="Arthur Parmentier" w:date="2020-06-05T16:15:00Z"/>
        </w:rPr>
      </w:pPr>
      <w:ins w:id="8148" w:author="Arthur Parmentier" w:date="2020-06-05T15:34:00Z">
        <w:r w:rsidRPr="007C437A">
          <w:t>In general, my observation is th</w:t>
        </w:r>
      </w:ins>
      <w:ins w:id="8149" w:author="Arthur Parmentier" w:date="2020-06-05T16:02:00Z">
        <w:r w:rsidR="0010023A" w:rsidRPr="007C437A">
          <w:t xml:space="preserve">at there is a class of SP signs that I would call “prepositions”: </w:t>
        </w:r>
      </w:ins>
      <w:ins w:id="8150" w:author="Arthur Parmentier" w:date="2020-06-05T15:34:00Z">
        <w:r w:rsidRPr="007C437A">
          <w:t xml:space="preserve">with, without, add, group, </w:t>
        </w:r>
      </w:ins>
      <w:ins w:id="8151" w:author="Arthur Parmentier" w:date="2020-06-05T15:35:00Z">
        <w:r w:rsidRPr="007C437A">
          <w:t>remove</w:t>
        </w:r>
      </w:ins>
      <w:ins w:id="8152" w:author="Arthur Parmentier" w:date="2020-06-05T16:15:00Z">
        <w:r w:rsidR="00A97496" w:rsidRPr="007C437A">
          <w:t>, go on to, go back to, morph</w:t>
        </w:r>
      </w:ins>
      <w:ins w:id="8153" w:author="Arthur Parmentier" w:date="2020-06-05T15:35:00Z">
        <w:r w:rsidRPr="007C437A">
          <w:t>…</w:t>
        </w:r>
      </w:ins>
      <w:ins w:id="8154" w:author="Arthur Parmentier" w:date="2020-06-05T16:02:00Z">
        <w:r w:rsidR="0010023A" w:rsidRPr="007C437A">
          <w:t xml:space="preserve"> that</w:t>
        </w:r>
      </w:ins>
      <w:ins w:id="8155" w:author="Arthur Parmentier" w:date="2020-06-05T15:35:00Z">
        <w:r w:rsidRPr="007C437A">
          <w:t xml:space="preserve"> </w:t>
        </w:r>
      </w:ins>
      <w:ins w:id="8156" w:author="Arthur Parmentier" w:date="2020-06-05T15:45:00Z">
        <w:r w:rsidR="00D966BC" w:rsidRPr="007C437A">
          <w:t>a</w:t>
        </w:r>
        <w:r w:rsidR="00F4578C" w:rsidRPr="007C437A">
          <w:t>ct as operators</w:t>
        </w:r>
      </w:ins>
      <w:ins w:id="8157" w:author="Arthur Parmentier" w:date="2020-06-05T15:46:00Z">
        <w:r w:rsidR="00F4578C" w:rsidRPr="007C437A">
          <w:rPr>
            <w:rStyle w:val="Appelnotedebasdep"/>
          </w:rPr>
          <w:footnoteReference w:id="58"/>
        </w:r>
        <w:r w:rsidR="00F4578C" w:rsidRPr="007C437A">
          <w:t xml:space="preserve"> that changes the </w:t>
        </w:r>
        <w:r w:rsidR="00F4578C" w:rsidRPr="007C437A">
          <w:lastRenderedPageBreak/>
          <w:t>syntax of elements around them.</w:t>
        </w:r>
      </w:ins>
      <w:ins w:id="8161" w:author="Arthur Parmentier" w:date="2020-06-05T16:03:00Z">
        <w:r w:rsidR="007E64ED" w:rsidRPr="007C437A">
          <w:t xml:space="preserve"> In the second SP workbook</w:t>
        </w:r>
      </w:ins>
      <w:ins w:id="8162" w:author="Arthur Parmentier" w:date="2020-06-05T16:05:00Z">
        <w:r w:rsidR="00B25170" w:rsidRPr="007C437A">
          <w:t xml:space="preserve"> by Walter Thompson</w:t>
        </w:r>
      </w:ins>
      <w:ins w:id="8163" w:author="Arthur Parmentier" w:date="2020-06-05T16:12:00Z">
        <w:r w:rsidR="00B25170" w:rsidRPr="007C437A">
          <w:t>,</w:t>
        </w:r>
      </w:ins>
      <w:ins w:id="8164" w:author="Arthur Parmentier" w:date="2020-06-05T16:05:00Z">
        <w:r w:rsidR="00B25170" w:rsidRPr="007C437A">
          <w:t xml:space="preserve"> the</w:t>
        </w:r>
      </w:ins>
      <w:ins w:id="8165" w:author="Arthur Parmentier" w:date="2020-06-05T16:12:00Z">
        <w:r w:rsidR="00B25170" w:rsidRPr="007C437A">
          <w:t>s</w:t>
        </w:r>
      </w:ins>
      <w:ins w:id="8166" w:author="Arthur Parmentier" w:date="2020-06-05T16:05:00Z">
        <w:r w:rsidR="00B25170" w:rsidRPr="007C437A">
          <w:t>e</w:t>
        </w:r>
      </w:ins>
      <w:ins w:id="8167" w:author="Arthur Parmentier" w:date="2020-06-05T16:03:00Z">
        <w:r w:rsidR="007E64ED" w:rsidRPr="007C437A">
          <w:t xml:space="preserve"> signs ar</w:t>
        </w:r>
      </w:ins>
      <w:ins w:id="8168" w:author="Arthur Parmentier" w:date="2020-06-05T16:05:00Z">
        <w:r w:rsidR="00B25170" w:rsidRPr="007C437A">
          <w:t>e described as belonging to</w:t>
        </w:r>
      </w:ins>
      <w:ins w:id="8169" w:author="Arthur Parmentier" w:date="2020-06-05T16:03:00Z">
        <w:r w:rsidR="007E64ED" w:rsidRPr="007C437A">
          <w:t xml:space="preserve"> the syntax categories “what”</w:t>
        </w:r>
      </w:ins>
      <w:ins w:id="8170" w:author="Arthur Parmentier" w:date="2020-06-05T16:07:00Z">
        <w:r w:rsidR="00B25170" w:rsidRPr="007C437A">
          <w:t xml:space="preserve"> or “who”</w:t>
        </w:r>
      </w:ins>
      <w:ins w:id="8171" w:author="Arthur Parmentier" w:date="2020-06-05T16:08:00Z">
        <w:r w:rsidR="00B25170" w:rsidRPr="007C437A">
          <w:t xml:space="preserve"> and part of the </w:t>
        </w:r>
      </w:ins>
      <w:ins w:id="8172" w:author="Arthur Parmentier" w:date="2020-06-05T16:09:00Z">
        <w:r w:rsidR="00B25170" w:rsidRPr="007C437A">
          <w:t xml:space="preserve">“function signal” class. </w:t>
        </w:r>
      </w:ins>
    </w:p>
    <w:p w:rsidR="009C1A6D" w:rsidRPr="007C437A" w:rsidRDefault="009C1A6D" w:rsidP="00747B7B">
      <w:pPr>
        <w:rPr>
          <w:ins w:id="8173" w:author="Arthur Parmentier" w:date="2020-06-05T16:16:00Z"/>
        </w:rPr>
      </w:pPr>
      <w:ins w:id="8174" w:author="Arthur Parmentier" w:date="2020-06-05T16:16:00Z">
        <w:r w:rsidRPr="007C437A">
          <w:rPr>
            <w:noProof/>
            <w:rPrChange w:id="8175"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2">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8176"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3">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8177"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7">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8178"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5">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8179" w:author="Arthur Parmentier" w:date="2020-06-05T16:16:00Z"/>
        </w:rPr>
      </w:pPr>
      <w:ins w:id="8180" w:author="Arthur Parmentier" w:date="2020-06-05T16:20:00Z">
        <w:r w:rsidRPr="007C437A">
          <w:t>DECORRELATION what – content how -modifier…??</w:t>
        </w:r>
      </w:ins>
    </w:p>
    <w:p w:rsidR="002D025D" w:rsidRPr="007C437A" w:rsidRDefault="00B25170" w:rsidP="00747B7B">
      <w:pPr>
        <w:rPr>
          <w:ins w:id="8181" w:author="Arthur Parmentier" w:date="2020-06-05T00:15:00Z"/>
        </w:rPr>
      </w:pPr>
      <w:ins w:id="8182" w:author="Arthur Parmentier" w:date="2020-06-05T16:09:00Z">
        <w:r w:rsidRPr="007C437A">
          <w:t>From my model of SP as a re</w:t>
        </w:r>
      </w:ins>
      <w:ins w:id="8183" w:author="Arthur Parmentier" w:date="2020-06-05T16:10:00Z">
        <w:r w:rsidRPr="007C437A">
          <w:t xml:space="preserve">gular language and the previous observations, it is clear that at the syntax level, these signs are very different from other </w:t>
        </w:r>
      </w:ins>
      <w:ins w:id="8184" w:author="Arthur Parmentier" w:date="2020-06-05T16:11:00Z">
        <w:r w:rsidRPr="007C437A">
          <w:t>contents</w:t>
        </w:r>
      </w:ins>
      <w:ins w:id="8185" w:author="Arthur Parmentier" w:date="2020-06-05T16:10:00Z">
        <w:r w:rsidRPr="007C437A">
          <w:t xml:space="preserve"> or </w:t>
        </w:r>
      </w:ins>
      <w:ins w:id="8186" w:author="Arthur Parmentier" w:date="2020-06-05T16:11:00Z">
        <w:r w:rsidRPr="007C437A">
          <w:t>modifie</w:t>
        </w:r>
      </w:ins>
      <w:ins w:id="8187" w:author="Arthur Parmentier" w:date="2020-06-05T16:12:00Z">
        <w:r w:rsidRPr="007C437A">
          <w:t xml:space="preserve">rs </w:t>
        </w:r>
      </w:ins>
      <w:ins w:id="8188" w:author="Arthur Parmentier" w:date="2020-06-05T16:10:00Z">
        <w:r w:rsidRPr="007C437A">
          <w:t>signs.</w:t>
        </w:r>
      </w:ins>
    </w:p>
    <w:p w:rsidR="00747B7B" w:rsidRPr="007C437A" w:rsidRDefault="007D1E32" w:rsidP="00747B7B">
      <w:pPr>
        <w:rPr>
          <w:ins w:id="8189" w:author="Arthur Parmentier" w:date="2020-06-05T00:13:00Z"/>
        </w:rPr>
      </w:pPr>
      <w:ins w:id="8190" w:author="Arthur Parmentier" w:date="2020-06-05T00:08:00Z">
        <w:r w:rsidRPr="007C437A">
          <w:t xml:space="preserve">It is a very important limitation of the modeling of SP as a regular language, that I have not solved in my tool yet. Several options </w:t>
        </w:r>
      </w:ins>
      <w:ins w:id="8191" w:author="Arthur Parmentier" w:date="2020-06-05T00:09:00Z">
        <w:r w:rsidRPr="007C437A">
          <w:t>for</w:t>
        </w:r>
      </w:ins>
      <w:ins w:id="8192" w:author="Arthur Parmentier" w:date="2020-06-05T00:10:00Z">
        <w:r w:rsidR="00974865" w:rsidRPr="007C437A">
          <w:t xml:space="preserve"> solving this problem</w:t>
        </w:r>
      </w:ins>
      <w:ins w:id="8193" w:author="Arthur Parmentier" w:date="2020-06-05T00:11:00Z">
        <w:r w:rsidR="00974865" w:rsidRPr="007C437A">
          <w:t xml:space="preserve"> in</w:t>
        </w:r>
      </w:ins>
      <w:ins w:id="8194" w:author="Arthur Parmentier" w:date="2020-06-05T00:09:00Z">
        <w:r w:rsidRPr="007C437A">
          <w:t xml:space="preserve"> </w:t>
        </w:r>
      </w:ins>
      <w:ins w:id="8195" w:author="Arthur Parmentier" w:date="2020-06-05T00:10:00Z">
        <w:r w:rsidRPr="007C437A">
          <w:t xml:space="preserve">a </w:t>
        </w:r>
      </w:ins>
      <w:ins w:id="8196" w:author="Arthur Parmentier" w:date="2020-06-05T00:09:00Z">
        <w:r w:rsidRPr="007C437A">
          <w:t>future implementation are discussed in a further section.</w:t>
        </w:r>
      </w:ins>
    </w:p>
    <w:p w:rsidR="009854FD" w:rsidRPr="007C437A" w:rsidRDefault="00376090">
      <w:pPr>
        <w:rPr>
          <w:ins w:id="8197" w:author="Arthur Parmentier" w:date="2020-06-04T16:33:00Z"/>
        </w:rPr>
        <w:pPrChange w:id="8198" w:author="Arthur Parmentier" w:date="2020-06-05T00:06:00Z">
          <w:pPr>
            <w:pStyle w:val="Paragraphedeliste"/>
            <w:numPr>
              <w:numId w:val="38"/>
            </w:numPr>
            <w:ind w:hanging="360"/>
          </w:pPr>
        </w:pPrChange>
      </w:pPr>
      <w:ins w:id="8199" w:author="Arthur Parmentier" w:date="2020-06-05T00:13:00Z">
        <w:r w:rsidRPr="007C437A">
          <w:t>In all cases that I have identified, it is the logical element that are able to change the category of a sign and therefore</w:t>
        </w:r>
      </w:ins>
      <w:ins w:id="8200" w:author="Arthur Parmentier" w:date="2020-06-05T00:14:00Z">
        <w:r w:rsidRPr="007C437A">
          <w:t xml:space="preserve"> “break” the FSM representation validity</w:t>
        </w:r>
      </w:ins>
      <w:ins w:id="8201" w:author="Arthur Parmentier" w:date="2020-06-05T00:16:00Z">
        <w:r w:rsidRPr="007C437A">
          <w:t xml:space="preserve">. I hope that my work and these observations will </w:t>
        </w:r>
      </w:ins>
      <w:ins w:id="8202" w:author="Arthur Parmentier" w:date="2020-06-05T00:17:00Z">
        <w:r w:rsidRPr="007C437A">
          <w:t>serve as a bas</w:t>
        </w:r>
      </w:ins>
      <w:ins w:id="8203" w:author="Arthur Parmentier" w:date="2020-06-05T00:18:00Z">
        <w:r w:rsidRPr="007C437A">
          <w:t>e</w:t>
        </w:r>
      </w:ins>
      <w:ins w:id="8204" w:author="Arthur Parmentier" w:date="2020-06-05T00:17:00Z">
        <w:r w:rsidRPr="007C437A">
          <w:t xml:space="preserve"> for </w:t>
        </w:r>
      </w:ins>
      <w:ins w:id="8205" w:author="Arthur Parmentier" w:date="2020-06-05T00:18:00Z">
        <w:r w:rsidRPr="007C437A">
          <w:t>deeper</w:t>
        </w:r>
      </w:ins>
      <w:ins w:id="8206" w:author="Arthur Parmentier" w:date="2020-06-05T00:17:00Z">
        <w:r w:rsidRPr="007C437A">
          <w:t xml:space="preserve"> stud</w:t>
        </w:r>
      </w:ins>
      <w:ins w:id="8207" w:author="Arthur Parmentier" w:date="2020-06-05T00:18:00Z">
        <w:r w:rsidRPr="007C437A">
          <w:t>ies</w:t>
        </w:r>
      </w:ins>
      <w:ins w:id="8208" w:author="Arthur Parmentier" w:date="2020-06-05T00:17:00Z">
        <w:r w:rsidRPr="007C437A">
          <w:t xml:space="preserve"> and</w:t>
        </w:r>
      </w:ins>
      <w:ins w:id="8209" w:author="Arthur Parmentier" w:date="2020-06-05T00:18:00Z">
        <w:r w:rsidRPr="007C437A">
          <w:t xml:space="preserve"> linguistic</w:t>
        </w:r>
      </w:ins>
      <w:ins w:id="8210" w:author="Arthur Parmentier" w:date="2020-06-05T00:17:00Z">
        <w:r w:rsidRPr="007C437A">
          <w:t xml:space="preserve"> modeling of SP grammar in its “regular” and “contextual” components</w:t>
        </w:r>
      </w:ins>
      <w:ins w:id="8211"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8212" w:author="Arthur Parmentier" w:date="2020-06-05T00:01:00Z"/>
          <w:rPrChange w:id="8213" w:author="Arthur Parmentier" w:date="2020-06-07T15:27:00Z">
            <w:rPr>
              <w:del w:id="8214" w:author="Arthur Parmentier" w:date="2020-06-05T00:01:00Z"/>
            </w:rPr>
          </w:rPrChange>
        </w:rPr>
        <w:pPrChange w:id="8215" w:author="Arthur Parmentier" w:date="2020-06-04T16:59:00Z">
          <w:pPr>
            <w:pStyle w:val="Titre2"/>
          </w:pPr>
        </w:pPrChange>
      </w:pPr>
      <w:bookmarkStart w:id="8216" w:name="_Toc42259029"/>
      <w:bookmarkStart w:id="8217" w:name="_Toc42259106"/>
      <w:bookmarkStart w:id="8218" w:name="_Toc42449785"/>
      <w:bookmarkStart w:id="8219" w:name="_Toc42449867"/>
      <w:bookmarkStart w:id="8220" w:name="_Toc42550053"/>
      <w:bookmarkStart w:id="8221" w:name="_Toc42550146"/>
      <w:bookmarkStart w:id="8222" w:name="_Toc42698897"/>
      <w:bookmarkStart w:id="8223" w:name="_Toc42698976"/>
      <w:bookmarkStart w:id="8224" w:name="_Toc42841993"/>
      <w:bookmarkStart w:id="8225" w:name="_Toc42842094"/>
      <w:bookmarkStart w:id="8226" w:name="_Toc42842195"/>
      <w:bookmarkEnd w:id="8216"/>
      <w:bookmarkEnd w:id="8217"/>
      <w:bookmarkEnd w:id="8218"/>
      <w:bookmarkEnd w:id="8219"/>
      <w:bookmarkEnd w:id="8220"/>
      <w:bookmarkEnd w:id="8221"/>
      <w:bookmarkEnd w:id="8222"/>
      <w:bookmarkEnd w:id="8223"/>
      <w:bookmarkEnd w:id="8224"/>
      <w:bookmarkEnd w:id="8225"/>
      <w:bookmarkEnd w:id="8226"/>
    </w:p>
    <w:p w:rsidR="00F25194" w:rsidRPr="007C437A" w:rsidRDefault="00F25194">
      <w:pPr>
        <w:pStyle w:val="Titre3"/>
        <w:rPr>
          <w:ins w:id="8227" w:author="Arthur Parmentier" w:date="2020-06-05T00:33:00Z"/>
        </w:rPr>
      </w:pPr>
      <w:bookmarkStart w:id="8228" w:name="_Toc42842196"/>
      <w:r w:rsidRPr="007C437A">
        <w:t>Part 5: Orchestra simulation</w:t>
      </w:r>
      <w:bookmarkEnd w:id="8228"/>
    </w:p>
    <w:p w:rsidR="002453FD" w:rsidRPr="007C437A" w:rsidRDefault="002453FD" w:rsidP="002453FD">
      <w:pPr>
        <w:rPr>
          <w:ins w:id="8229" w:author="Arthur Parmentier" w:date="2020-06-05T00:37:00Z"/>
        </w:rPr>
      </w:pPr>
      <w:ins w:id="8230" w:author="Arthur Parmentier" w:date="2020-06-05T00:35:00Z">
        <w:r w:rsidRPr="007C437A">
          <w:t xml:space="preserve">From the OSC commands created by the </w:t>
        </w:r>
      </w:ins>
      <w:ins w:id="8231" w:author="Arthur Parmentier" w:date="2020-06-08T01:39:00Z">
        <w:r w:rsidR="00DE0C52">
          <w:t>automaton</w:t>
        </w:r>
      </w:ins>
      <w:ins w:id="8232" w:author="Arthur Parmentier" w:date="2020-06-05T00:35:00Z">
        <w:r w:rsidRPr="007C437A">
          <w:t xml:space="preserve">, there is an unlimited panel of </w:t>
        </w:r>
      </w:ins>
      <w:ins w:id="8233" w:author="Arthur Parmentier" w:date="2020-06-05T00:36:00Z">
        <w:r w:rsidRPr="007C437A">
          <w:t xml:space="preserve">tools and ways to create an orchestra. </w:t>
        </w:r>
      </w:ins>
    </w:p>
    <w:p w:rsidR="002453FD" w:rsidRPr="007C437A" w:rsidRDefault="00AC4940" w:rsidP="002453FD">
      <w:pPr>
        <w:pStyle w:val="Titre4"/>
        <w:rPr>
          <w:ins w:id="8234" w:author="Arthur Parmentier" w:date="2020-06-05T00:37:00Z"/>
        </w:rPr>
      </w:pPr>
      <w:ins w:id="8235" w:author="Arthur Parmentier" w:date="2020-06-05T12:55:00Z">
        <w:r w:rsidRPr="007C437A">
          <w:t xml:space="preserve">First try with </w:t>
        </w:r>
      </w:ins>
      <w:ins w:id="8236" w:author="Arthur Parmentier" w:date="2020-06-05T00:37:00Z">
        <w:r w:rsidR="002453FD" w:rsidRPr="007C437A">
          <w:t>Ableton Live</w:t>
        </w:r>
      </w:ins>
    </w:p>
    <w:p w:rsidR="002453FD" w:rsidRPr="007C437A" w:rsidRDefault="002453FD" w:rsidP="002453FD">
      <w:pPr>
        <w:rPr>
          <w:ins w:id="8237" w:author="Arthur Parmentier" w:date="2020-06-05T00:43:00Z"/>
        </w:rPr>
      </w:pPr>
      <w:ins w:id="8238" w:author="Arthur Parmentier" w:date="2020-06-05T00:36:00Z">
        <w:r w:rsidRPr="007C437A">
          <w:t xml:space="preserve">I originally started by building a connection with </w:t>
        </w:r>
      </w:ins>
      <w:ins w:id="8239" w:author="Arthur Parmentier" w:date="2020-06-05T00:40:00Z">
        <w:r w:rsidR="00233897" w:rsidRPr="007C437A">
          <w:t xml:space="preserve">the performance software </w:t>
        </w:r>
      </w:ins>
      <w:ins w:id="8240" w:author="Arthur Parmentier" w:date="2020-06-05T00:36:00Z">
        <w:r w:rsidRPr="007C437A">
          <w:t>Ableton Live</w:t>
        </w:r>
      </w:ins>
      <w:ins w:id="8241" w:author="Arthur Parmentier" w:date="2020-06-05T00:40:00Z">
        <w:r w:rsidR="00233897" w:rsidRPr="007C437A">
          <w:t xml:space="preserve"> because of its wide spread use in the community of live performing artists</w:t>
        </w:r>
      </w:ins>
      <w:ins w:id="8242" w:author="Arthur Parmentier" w:date="2020-06-05T00:41:00Z">
        <w:r w:rsidR="00233897" w:rsidRPr="007C437A">
          <w:t xml:space="preserve"> (DJs, live performers) and its useful features for li</w:t>
        </w:r>
      </w:ins>
      <w:ins w:id="8243" w:author="Arthur Parmentier" w:date="2020-06-05T00:42:00Z">
        <w:r w:rsidR="00233897" w:rsidRPr="007C437A">
          <w:t>ve music such as the use of scenes and or the launch of clips synchron</w:t>
        </w:r>
      </w:ins>
      <w:ins w:id="8244" w:author="Arthur Parmentier" w:date="2020-06-05T00:43:00Z">
        <w:r w:rsidR="00233897" w:rsidRPr="007C437A">
          <w:t>ized with a particular metric and tempo.</w:t>
        </w:r>
      </w:ins>
    </w:p>
    <w:p w:rsidR="00E93BAC" w:rsidRPr="007C437A" w:rsidRDefault="00E93BAC" w:rsidP="002453FD">
      <w:pPr>
        <w:rPr>
          <w:ins w:id="8245" w:author="Arthur Parmentier" w:date="2020-06-05T00:56:00Z"/>
        </w:rPr>
      </w:pPr>
      <w:ins w:id="8246" w:author="Arthur Parmentier" w:date="2020-06-05T00:44:00Z">
        <w:r w:rsidRPr="007C437A">
          <w:t>Just like many DAWs, Live can be hard to control externally and only offer a limi</w:t>
        </w:r>
      </w:ins>
      <w:ins w:id="8247" w:author="Arthur Parmentier" w:date="2020-06-05T00:45:00Z">
        <w:r w:rsidRPr="007C437A">
          <w:t>ted API to its internal mechanisms. Controlling Live externally typically requires scripting a se</w:t>
        </w:r>
      </w:ins>
      <w:ins w:id="8248" w:author="Arthur Parmentier" w:date="2020-06-05T00:46:00Z">
        <w:r w:rsidRPr="007C437A">
          <w:t>rver in python that must be installed manually. However, LiveOSC</w:t>
        </w:r>
      </w:ins>
      <w:ins w:id="8249" w:author="Arthur Parmentier" w:date="2020-06-05T00:48:00Z">
        <w:r w:rsidRPr="007C437A">
          <w:rPr>
            <w:rStyle w:val="Appelnotedebasdep"/>
          </w:rPr>
          <w:footnoteReference w:id="59"/>
        </w:r>
      </w:ins>
      <w:ins w:id="8254" w:author="Arthur Parmentier" w:date="2020-06-05T00:46:00Z">
        <w:r w:rsidRPr="007C437A">
          <w:t xml:space="preserve"> has been shared by the community to </w:t>
        </w:r>
      </w:ins>
      <w:ins w:id="8255" w:author="Arthur Parmentier" w:date="2020-06-05T00:47:00Z">
        <w:r w:rsidRPr="007C437A">
          <w:t>help in this process by creating</w:t>
        </w:r>
      </w:ins>
      <w:ins w:id="8256" w:author="Arthur Parmentier" w:date="2020-06-05T00:56:00Z">
        <w:r w:rsidR="00AD4CD1" w:rsidRPr="007C437A">
          <w:t xml:space="preserve"> server that listens to</w:t>
        </w:r>
      </w:ins>
      <w:ins w:id="8257" w:author="Arthur Parmentier" w:date="2020-06-05T00:47:00Z">
        <w:r w:rsidRPr="007C437A">
          <w:t xml:space="preserve"> OSC map</w:t>
        </w:r>
      </w:ins>
      <w:ins w:id="8258" w:author="Arthur Parmentier" w:date="2020-06-05T00:56:00Z">
        <w:r w:rsidR="00AD4CD1" w:rsidRPr="007C437A">
          <w:t xml:space="preserve"> it to</w:t>
        </w:r>
      </w:ins>
      <w:ins w:id="8259" w:author="Arthur Parmentier" w:date="2020-06-05T00:47:00Z">
        <w:r w:rsidRPr="007C437A">
          <w:t xml:space="preserve"> Live parameters</w:t>
        </w:r>
      </w:ins>
      <w:ins w:id="8260" w:author="Arthur Parmentier" w:date="2020-06-05T00:48:00Z">
        <w:r w:rsidRPr="007C437A">
          <w:t>.</w:t>
        </w:r>
      </w:ins>
    </w:p>
    <w:p w:rsidR="00AD4CD1" w:rsidRPr="007C437A" w:rsidRDefault="00AD4CD1" w:rsidP="002453FD">
      <w:pPr>
        <w:rPr>
          <w:ins w:id="8261" w:author="Arthur Parmentier" w:date="2020-06-05T01:07:00Z"/>
        </w:rPr>
      </w:pPr>
      <w:ins w:id="8262" w:author="Arthur Parmentier" w:date="2020-06-05T00:57:00Z">
        <w:r w:rsidRPr="007C437A">
          <w:t xml:space="preserve">In my </w:t>
        </w:r>
      </w:ins>
      <w:ins w:id="8263" w:author="Arthur Parmentier" w:date="2020-06-05T00:58:00Z">
        <w:r w:rsidRPr="007C437A">
          <w:rPr>
            <w:rPrChange w:id="8264" w:author="Arthur Parmentier" w:date="2020-06-07T15:27:00Z">
              <w:rPr/>
            </w:rPrChange>
          </w:rPr>
          <w:fldChar w:fldCharType="begin"/>
        </w:r>
        <w:r w:rsidRPr="007C437A">
          <w:instrText xml:space="preserve"> HYPERLINK "https://www.youtube.com/watch?v=OmPFMT9mgOs" </w:instrText>
        </w:r>
        <w:r w:rsidRPr="007C437A">
          <w:rPr>
            <w:rPrChange w:id="8265" w:author="Arthur Parmentier" w:date="2020-06-07T15:27:00Z">
              <w:rPr/>
            </w:rPrChange>
          </w:rPr>
          <w:fldChar w:fldCharType="separate"/>
        </w:r>
        <w:r w:rsidRPr="007C437A">
          <w:rPr>
            <w:rStyle w:val="Lienhypertexte"/>
          </w:rPr>
          <w:t>third demo video</w:t>
        </w:r>
        <w:r w:rsidRPr="007C437A">
          <w:rPr>
            <w:rPrChange w:id="8266" w:author="Arthur Parmentier" w:date="2020-06-07T15:27:00Z">
              <w:rPr/>
            </w:rPrChange>
          </w:rPr>
          <w:fldChar w:fldCharType="end"/>
        </w:r>
      </w:ins>
      <w:ins w:id="8267" w:author="Arthur Parmentier" w:date="2020-06-05T00:57:00Z">
        <w:r w:rsidRPr="007C437A">
          <w:t>, I showed how I could use custom gestures to launch and stop clips in Live</w:t>
        </w:r>
      </w:ins>
      <w:ins w:id="8268" w:author="Arthur Parmentier" w:date="2020-06-05T00:58:00Z">
        <w:r w:rsidRPr="007C437A">
          <w:t>, just like a simple DJ controller would.</w:t>
        </w:r>
      </w:ins>
      <w:ins w:id="8269" w:author="Arthur Parmentier" w:date="2020-06-05T01:00:00Z">
        <w:r w:rsidRPr="007C437A">
          <w:t xml:space="preserve"> It required only a little effort to convert the conventions I use in my </w:t>
        </w:r>
        <w:r w:rsidRPr="007C437A">
          <w:lastRenderedPageBreak/>
          <w:t>OSC</w:t>
        </w:r>
      </w:ins>
      <w:ins w:id="8270" w:author="Arthur Parmentier" w:date="2020-06-05T01:01:00Z">
        <w:r w:rsidRPr="007C437A">
          <w:t xml:space="preserve"> commands to match the LiveOSC format. </w:t>
        </w:r>
      </w:ins>
      <w:ins w:id="8271" w:author="Arthur Parmentier" w:date="2020-06-05T01:03:00Z">
        <w:r w:rsidRPr="007C437A">
          <w:t xml:space="preserve">By synchronizing </w:t>
        </w:r>
      </w:ins>
      <w:ins w:id="8272" w:author="Arthur Parmentier" w:date="2020-06-05T01:01:00Z">
        <w:r w:rsidRPr="007C437A">
          <w:t xml:space="preserve">all the clips </w:t>
        </w:r>
      </w:ins>
      <w:ins w:id="8273" w:author="Arthur Parmentier" w:date="2020-06-05T01:02:00Z">
        <w:r w:rsidRPr="007C437A">
          <w:t>at the same tempo and metric</w:t>
        </w:r>
      </w:ins>
      <w:ins w:id="8274" w:author="Arthur Parmentier" w:date="2020-06-05T01:01:00Z">
        <w:r w:rsidRPr="007C437A">
          <w:t xml:space="preserve">, </w:t>
        </w:r>
      </w:ins>
      <w:ins w:id="8275" w:author="Arthur Parmentier" w:date="2020-06-05T01:03:00Z">
        <w:r w:rsidRPr="007C437A">
          <w:t>Live allowed me to c</w:t>
        </w:r>
      </w:ins>
      <w:ins w:id="8276" w:author="Arthur Parmentier" w:date="2020-06-05T01:04:00Z">
        <w:r w:rsidRPr="007C437A">
          <w:t xml:space="preserve">reate a fun demo with very simple controls that </w:t>
        </w:r>
      </w:ins>
      <w:ins w:id="8277" w:author="Arthur Parmentier" w:date="2020-06-05T01:05:00Z">
        <w:r w:rsidRPr="007C437A">
          <w:t>“sounds good” and can easily be modified and customized by the users.</w:t>
        </w:r>
      </w:ins>
    </w:p>
    <w:p w:rsidR="00E13FD2" w:rsidRPr="007C437A" w:rsidRDefault="00A911BE" w:rsidP="002453FD">
      <w:pPr>
        <w:rPr>
          <w:ins w:id="8278" w:author="Arthur Parmentier" w:date="2020-06-05T12:54:00Z"/>
        </w:rPr>
      </w:pPr>
      <w:ins w:id="8279" w:author="Arthur Parmentier" w:date="2020-06-05T12:38:00Z">
        <w:r w:rsidRPr="007C437A">
          <w:t>However, t</w:t>
        </w:r>
      </w:ins>
      <w:ins w:id="8280" w:author="Arthur Parmentier" w:date="2020-06-05T01:07:00Z">
        <w:r w:rsidR="00E13FD2" w:rsidRPr="007C437A">
          <w:t>he integration of SP commands could not be pushed very far into Live without more complex scripting</w:t>
        </w:r>
      </w:ins>
      <w:ins w:id="8281" w:author="Arthur Parmentier" w:date="2020-06-05T01:08:00Z">
        <w:r w:rsidR="00E13FD2" w:rsidRPr="007C437A">
          <w:t xml:space="preserve"> by extending the LiveOSC API, or perhaps by using additional custom Max for Live scripts.</w:t>
        </w:r>
      </w:ins>
      <w:ins w:id="8282"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8283" w:author="Arthur Parmentier" w:date="2020-06-05T12:42:00Z">
        <w:r w:rsidRPr="007C437A">
          <w:t>clips.</w:t>
        </w:r>
      </w:ins>
      <w:ins w:id="8284" w:author="Arthur Parmentier" w:date="2020-06-05T01:11:00Z">
        <w:r w:rsidR="00E13FD2" w:rsidRPr="007C437A">
          <w:br/>
        </w:r>
      </w:ins>
      <w:ins w:id="8285" w:author="Arthur Parmentier" w:date="2020-06-05T01:10:00Z">
        <w:r w:rsidR="00E13FD2" w:rsidRPr="007C437A">
          <w:t xml:space="preserve">This is </w:t>
        </w:r>
      </w:ins>
      <w:ins w:id="8286" w:author="Arthur Parmentier" w:date="2020-06-05T12:42:00Z">
        <w:r w:rsidRPr="007C437A">
          <w:t xml:space="preserve">a very useful and ergonomic design choice for many use case but clearly is a limit to one of the most basic </w:t>
        </w:r>
      </w:ins>
      <w:ins w:id="8287" w:author="Arthur Parmentier" w:date="2020-06-05T12:43:00Z">
        <w:r w:rsidRPr="007C437A">
          <w:t>element of composition in SP</w:t>
        </w:r>
      </w:ins>
      <w:ins w:id="8288" w:author="Arthur Parmentier" w:date="2020-06-05T01:11:00Z">
        <w:r w:rsidR="00E13FD2" w:rsidRPr="007C437A">
          <w:t xml:space="preserve">. Some extended research showed me that </w:t>
        </w:r>
      </w:ins>
      <w:ins w:id="8289" w:author="Arthur Parmentier" w:date="2020-06-05T01:12:00Z">
        <w:r w:rsidR="00E13FD2" w:rsidRPr="007C437A">
          <w:t xml:space="preserve">there would be some workarounds change the tempo of a single clip of scene from within their </w:t>
        </w:r>
      </w:ins>
      <w:ins w:id="8290" w:author="Arthur Parmentier" w:date="2020-06-05T01:13:00Z">
        <w:r w:rsidR="00E13FD2" w:rsidRPr="007C437A">
          <w:t>naming</w:t>
        </w:r>
      </w:ins>
      <w:ins w:id="8291" w:author="Arthur Parmentier" w:date="2020-06-05T01:12:00Z">
        <w:r w:rsidR="00E13FD2" w:rsidRPr="007C437A">
          <w:t>, which would make it a better tool than other DAWs in which multiple tempos are</w:t>
        </w:r>
      </w:ins>
      <w:ins w:id="8292" w:author="Arthur Parmentier" w:date="2020-06-05T01:13:00Z">
        <w:r w:rsidR="00E13FD2" w:rsidRPr="007C437A">
          <w:t xml:space="preserve"> almost never found. But getting into those modifications in real time would </w:t>
        </w:r>
      </w:ins>
      <w:ins w:id="8293" w:author="Arthur Parmentier" w:date="2020-06-05T12:43:00Z">
        <w:r w:rsidRPr="007C437A">
          <w:t xml:space="preserve">require a very deep “hack” into Live that I could not afford </w:t>
        </w:r>
      </w:ins>
      <w:ins w:id="8294" w:author="Arthur Parmentier" w:date="2020-06-05T12:44:00Z">
        <w:r w:rsidRPr="007C437A">
          <w:t>spending time on in the frame of this project; also given that Live is a proprietary software that would maybe not be the most popular c</w:t>
        </w:r>
      </w:ins>
      <w:ins w:id="8295" w:author="Arthur Parmentier" w:date="2020-06-05T12:45:00Z">
        <w:r w:rsidRPr="007C437A">
          <w:t>hoice among the community of performers and Soundpainting that I target with my tool.</w:t>
        </w:r>
      </w:ins>
    </w:p>
    <w:p w:rsidR="00AC4940" w:rsidRPr="007C437A" w:rsidRDefault="00AC4940" w:rsidP="00AC4940">
      <w:pPr>
        <w:pStyle w:val="Titre4"/>
        <w:rPr>
          <w:ins w:id="8296" w:author="Arthur Parmentier" w:date="2020-06-05T12:54:00Z"/>
        </w:rPr>
      </w:pPr>
      <w:ins w:id="8297" w:author="Arthur Parmentier" w:date="2020-06-05T12:58:00Z">
        <w:r w:rsidRPr="007C437A">
          <w:t>The advantages of DAWs over Max</w:t>
        </w:r>
      </w:ins>
    </w:p>
    <w:p w:rsidR="00AC4940" w:rsidRPr="007C437A" w:rsidRDefault="00AC4940" w:rsidP="00AC4940">
      <w:pPr>
        <w:rPr>
          <w:ins w:id="8298" w:author="Arthur Parmentier" w:date="2020-06-05T13:41:00Z"/>
        </w:rPr>
      </w:pPr>
      <w:ins w:id="8299" w:author="Arthur Parmentier" w:date="2020-06-05T12:54:00Z">
        <w:r w:rsidRPr="007C437A">
          <w:t>While searching for altern</w:t>
        </w:r>
      </w:ins>
      <w:ins w:id="8300" w:author="Arthur Parmentier" w:date="2020-06-05T12:55:00Z">
        <w:r w:rsidRPr="007C437A">
          <w:t>atives to Ableton to implemen</w:t>
        </w:r>
      </w:ins>
      <w:ins w:id="8301" w:author="Arthur Parmentier" w:date="2020-06-05T12:57:00Z">
        <w:r w:rsidRPr="007C437A">
          <w:t>t the virtual orchestra</w:t>
        </w:r>
      </w:ins>
      <w:ins w:id="8302" w:author="Arthur Parmentier" w:date="2020-06-05T12:58:00Z">
        <w:r w:rsidRPr="007C437A">
          <w:t xml:space="preserve">, I realized that </w:t>
        </w:r>
      </w:ins>
      <w:ins w:id="8303" w:author="Arthur Parmentier" w:date="2020-06-05T12:59:00Z">
        <w:r w:rsidRPr="007C437A">
          <w:t>most DAWs d</w:t>
        </w:r>
      </w:ins>
      <w:ins w:id="8304" w:author="Arthur Parmentier" w:date="2020-06-05T13:40:00Z">
        <w:r w:rsidR="00B9593F" w:rsidRPr="007C437A">
          <w:t>o not have</w:t>
        </w:r>
      </w:ins>
      <w:ins w:id="8305" w:author="Arthur Parmentier" w:date="2020-06-05T12:59:00Z">
        <w:r w:rsidRPr="007C437A">
          <w:t xml:space="preserve"> the flexibility that would </w:t>
        </w:r>
      </w:ins>
      <w:ins w:id="8306" w:author="Arthur Parmentier" w:date="2020-06-05T13:40:00Z">
        <w:r w:rsidR="00943D75" w:rsidRPr="007C437A">
          <w:t>is</w:t>
        </w:r>
      </w:ins>
      <w:ins w:id="8307" w:author="Arthur Parmentier" w:date="2020-06-05T12:59:00Z">
        <w:r w:rsidRPr="007C437A">
          <w:t xml:space="preserve"> required for composing in real-time with SP gestures</w:t>
        </w:r>
      </w:ins>
      <w:ins w:id="8308" w:author="Arthur Parmentier" w:date="2020-06-05T13:41:00Z">
        <w:r w:rsidR="00943D75" w:rsidRPr="007C437A">
          <w:t>:</w:t>
        </w:r>
      </w:ins>
    </w:p>
    <w:p w:rsidR="00943D75" w:rsidRPr="007C437A" w:rsidRDefault="00943D75" w:rsidP="00943D75">
      <w:pPr>
        <w:pStyle w:val="Paragraphedeliste"/>
        <w:numPr>
          <w:ilvl w:val="0"/>
          <w:numId w:val="41"/>
        </w:numPr>
        <w:rPr>
          <w:ins w:id="8309" w:author="Arthur Parmentier" w:date="2020-06-05T13:41:00Z"/>
        </w:rPr>
      </w:pPr>
      <w:ins w:id="8310" w:author="Arthur Parmentier" w:date="2020-06-05T13:41:00Z">
        <w:r w:rsidRPr="007C437A">
          <w:t>Working at several tempos</w:t>
        </w:r>
      </w:ins>
    </w:p>
    <w:p w:rsidR="00943D75" w:rsidRPr="007C437A" w:rsidRDefault="00943D75" w:rsidP="00943D75">
      <w:pPr>
        <w:pStyle w:val="Paragraphedeliste"/>
        <w:numPr>
          <w:ilvl w:val="0"/>
          <w:numId w:val="41"/>
        </w:numPr>
        <w:rPr>
          <w:ins w:id="8311" w:author="Arthur Parmentier" w:date="2020-06-05T13:42:00Z"/>
        </w:rPr>
      </w:pPr>
      <w:ins w:id="8312" w:author="Arthur Parmentier" w:date="2020-06-05T13:42:00Z">
        <w:r w:rsidRPr="007C437A">
          <w:t>Looping things on the fly</w:t>
        </w:r>
      </w:ins>
    </w:p>
    <w:p w:rsidR="00943D75" w:rsidRPr="007C437A" w:rsidRDefault="00943D75" w:rsidP="00943D75">
      <w:pPr>
        <w:pStyle w:val="Paragraphedeliste"/>
        <w:numPr>
          <w:ilvl w:val="0"/>
          <w:numId w:val="41"/>
        </w:numPr>
        <w:rPr>
          <w:ins w:id="8313" w:author="Arthur Parmentier" w:date="2020-06-05T13:45:00Z"/>
        </w:rPr>
      </w:pPr>
      <w:ins w:id="8314" w:author="Arthur Parmentier" w:date="2020-06-05T13:44:00Z">
        <w:r w:rsidRPr="007C437A">
          <w:t>Working with continuous frequencies (in contrast with quantized pitches in the frequency domain) for glissandos</w:t>
        </w:r>
      </w:ins>
      <w:ins w:id="8315"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8316" w:author="Arthur Parmentier" w:date="2020-06-05T13:45:00Z"/>
        </w:rPr>
      </w:pPr>
      <w:ins w:id="8317"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8318" w:author="Arthur Parmentier" w:date="2020-06-05T13:45:00Z"/>
        </w:rPr>
      </w:pPr>
      <w:ins w:id="8319" w:author="Arthur Parmentier" w:date="2020-06-05T13:45:00Z">
        <w:r w:rsidRPr="007C437A">
          <w:t>…</w:t>
        </w:r>
      </w:ins>
    </w:p>
    <w:p w:rsidR="00943D75" w:rsidRPr="007C437A" w:rsidRDefault="00943D75" w:rsidP="00943D75">
      <w:pPr>
        <w:rPr>
          <w:ins w:id="8320" w:author="Arthur Parmentier" w:date="2020-06-05T13:47:00Z"/>
        </w:rPr>
      </w:pPr>
      <w:ins w:id="8321" w:author="Arthur Parmentier" w:date="2020-06-05T13:46:00Z">
        <w:r w:rsidRPr="007C437A">
          <w:t>For many of these elements, Max/MSP looks like a better choice than DAWs</w:t>
        </w:r>
      </w:ins>
      <w:ins w:id="8322" w:author="Arthur Parmentier" w:date="2020-06-05T13:47:00Z">
        <w:r w:rsidRPr="007C437A">
          <w:t xml:space="preserve"> because of its packages and objects dedicated to these features.</w:t>
        </w:r>
      </w:ins>
    </w:p>
    <w:p w:rsidR="00943D75" w:rsidRPr="007C437A" w:rsidRDefault="00943D75" w:rsidP="00943D75">
      <w:pPr>
        <w:rPr>
          <w:ins w:id="8323" w:author="Arthur Parmentier" w:date="2020-06-05T13:50:00Z"/>
        </w:rPr>
      </w:pPr>
      <w:ins w:id="8324" w:author="Arthur Parmentier" w:date="2020-06-05T13:47:00Z">
        <w:r w:rsidRPr="007C437A">
          <w:t xml:space="preserve">However, </w:t>
        </w:r>
      </w:ins>
      <w:ins w:id="8325"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8326" w:author="Arthur Parmentier" w:date="2020-06-05T01:14:00Z"/>
        </w:rPr>
        <w:pPrChange w:id="8327" w:author="Arthur Parmentier" w:date="2020-06-05T13:51:00Z">
          <w:pPr/>
        </w:pPrChange>
      </w:pPr>
      <w:ins w:id="8328" w:author="Arthur Parmentier" w:date="2020-06-05T13:51:00Z">
        <w:r w:rsidRPr="007C437A">
          <w:t>Midi roll editor</w:t>
        </w:r>
      </w:ins>
    </w:p>
    <w:p w:rsidR="00E13FD2" w:rsidRPr="007C437A" w:rsidRDefault="00E13FD2">
      <w:pPr>
        <w:rPr>
          <w:ins w:id="8329" w:author="Arthur Parmentier" w:date="2020-05-18T17:06:00Z"/>
          <w:rPrChange w:id="8330" w:author="Arthur Parmentier" w:date="2020-06-07T15:27:00Z">
            <w:rPr>
              <w:ins w:id="8331" w:author="Arthur Parmentier" w:date="2020-05-18T17:06:00Z"/>
            </w:rPr>
          </w:rPrChange>
        </w:rPr>
        <w:pPrChange w:id="8332" w:author="Arthur Parmentier" w:date="2020-06-05T00:37:00Z">
          <w:pPr>
            <w:pStyle w:val="Titre2"/>
          </w:pPr>
        </w:pPrChange>
      </w:pPr>
    </w:p>
    <w:p w:rsidR="005522F0" w:rsidRPr="007C437A" w:rsidRDefault="005522F0">
      <w:pPr>
        <w:pStyle w:val="Titre2"/>
        <w:rPr>
          <w:ins w:id="8333" w:author="Arthur Parmentier" w:date="2020-05-18T17:06:00Z"/>
        </w:rPr>
      </w:pPr>
      <w:bookmarkStart w:id="8334" w:name="_Toc42842197"/>
      <w:ins w:id="8335" w:author="Arthur Parmentier" w:date="2020-05-18T17:06:00Z">
        <w:r w:rsidRPr="007C437A">
          <w:t>Performance</w:t>
        </w:r>
      </w:ins>
      <w:ins w:id="8336" w:author="Arthur Parmentier" w:date="2020-05-22T20:36:00Z">
        <w:r w:rsidR="001F0E95" w:rsidRPr="007C437A">
          <w:t xml:space="preserve"> aspects</w:t>
        </w:r>
      </w:ins>
      <w:bookmarkEnd w:id="8334"/>
    </w:p>
    <w:p w:rsidR="005522F0" w:rsidRPr="007C437A" w:rsidRDefault="005522F0" w:rsidP="005522F0">
      <w:pPr>
        <w:pStyle w:val="Titre3"/>
        <w:rPr>
          <w:ins w:id="8337" w:author="Arthur Parmentier" w:date="2020-05-18T17:07:00Z"/>
        </w:rPr>
      </w:pPr>
      <w:bookmarkStart w:id="8338" w:name="_Toc42842198"/>
      <w:ins w:id="8339" w:author="Arthur Parmentier" w:date="2020-05-18T17:06:00Z">
        <w:r w:rsidRPr="007C437A">
          <w:t xml:space="preserve">PoseNet and </w:t>
        </w:r>
      </w:ins>
      <w:ins w:id="8340" w:author="Arthur Parmentier" w:date="2020-05-22T12:18:00Z">
        <w:r w:rsidR="00E9747D" w:rsidRPr="007C437A">
          <w:t>Wekinator</w:t>
        </w:r>
      </w:ins>
      <w:ins w:id="8341" w:author="Arthur Parmentier" w:date="2020-05-18T17:06:00Z">
        <w:r w:rsidRPr="007C437A">
          <w:t xml:space="preserve"> settings</w:t>
        </w:r>
      </w:ins>
      <w:bookmarkEnd w:id="8338"/>
    </w:p>
    <w:p w:rsidR="002A1FE9" w:rsidRPr="007C437A" w:rsidRDefault="002A1FE9" w:rsidP="005522F0">
      <w:pPr>
        <w:rPr>
          <w:ins w:id="8342" w:author="Arthur Parmentier" w:date="2020-05-22T20:36:00Z"/>
        </w:rPr>
      </w:pPr>
      <w:ins w:id="8343" w:author="Arthur Parmentier" w:date="2020-05-22T20:36:00Z">
        <w:r w:rsidRPr="007C437A">
          <w:t>As mentioned previously</w:t>
        </w:r>
      </w:ins>
      <w:ins w:id="8344" w:author="Arthur Parmentier" w:date="2020-05-22T23:32:00Z">
        <w:r w:rsidR="00A37563" w:rsidRPr="007C437A">
          <w:t>, PoseNet as different parameters that influence its performances.</w:t>
        </w:r>
      </w:ins>
      <w:ins w:id="8345" w:author="Arthur Parmentier" w:date="2020-05-22T23:33:00Z">
        <w:r w:rsidR="00A37563" w:rsidRPr="007C437A">
          <w:t xml:space="preserve"> It is however not obvious where lies the best compromise between accuracy and the</w:t>
        </w:r>
      </w:ins>
      <w:ins w:id="8346" w:author="Arthur Parmentier" w:date="2020-05-22T23:34:00Z">
        <w:r w:rsidR="00A37563" w:rsidRPr="007C437A">
          <w:t xml:space="preserve"> number of poses processed by seconds (FPS).</w:t>
        </w:r>
      </w:ins>
      <w:ins w:id="8347" w:author="Arthur Parmentier" w:date="2020-05-22T23:40:00Z">
        <w:r w:rsidR="009940BE" w:rsidRPr="007C437A">
          <w:t xml:space="preserve"> Let’s take a look </w:t>
        </w:r>
      </w:ins>
      <w:ins w:id="8348" w:author="Arthur Parmentier" w:date="2020-05-22T23:41:00Z">
        <w:r w:rsidR="009940BE" w:rsidRPr="007C437A">
          <w:t xml:space="preserve">at how Wekinator processes its input to </w:t>
        </w:r>
      </w:ins>
      <w:ins w:id="8349" w:author="Arthur Parmentier" w:date="2020-05-22T23:42:00Z">
        <w:r w:rsidR="008542B7" w:rsidRPr="007C437A">
          <w:t>identify</w:t>
        </w:r>
        <w:r w:rsidR="00185944" w:rsidRPr="007C437A">
          <w:t xml:space="preserve"> the best settings for PoseNet.</w:t>
        </w:r>
      </w:ins>
    </w:p>
    <w:p w:rsidR="005522F0" w:rsidRPr="007C437A" w:rsidRDefault="005522F0" w:rsidP="005522F0">
      <w:pPr>
        <w:rPr>
          <w:ins w:id="8350" w:author="Arthur Parmentier" w:date="2020-05-20T19:53:00Z"/>
        </w:rPr>
      </w:pPr>
      <w:ins w:id="8351" w:author="Arthur Parmentier" w:date="2020-05-18T17:07:00Z">
        <w:r w:rsidRPr="007C437A">
          <w:lastRenderedPageBreak/>
          <w:t>We know that</w:t>
        </w:r>
      </w:ins>
      <w:ins w:id="8352" w:author="Arthur Parmentier" w:date="2020-05-22T20:15:00Z">
        <w:r w:rsidR="00FF217B" w:rsidRPr="007C437A">
          <w:t xml:space="preserve"> by default,</w:t>
        </w:r>
      </w:ins>
      <w:ins w:id="8353" w:author="Arthur Parmentier" w:date="2020-05-18T17:07:00Z">
        <w:r w:rsidRPr="007C437A">
          <w:t xml:space="preserve"> </w:t>
        </w:r>
      </w:ins>
      <w:ins w:id="8354" w:author="Arthur Parmentier" w:date="2020-05-22T12:18:00Z">
        <w:r w:rsidR="00E9747D" w:rsidRPr="007C437A">
          <w:t>Wekinator</w:t>
        </w:r>
      </w:ins>
      <w:ins w:id="8355" w:author="Arthur Parmentier" w:date="2020-05-22T20:15:00Z">
        <w:r w:rsidR="00FF217B" w:rsidRPr="007C437A">
          <w:t>’s DTW</w:t>
        </w:r>
      </w:ins>
      <w:ins w:id="8356" w:author="Arthur Parmentier" w:date="2020-05-18T17:07:00Z">
        <w:r w:rsidRPr="007C437A">
          <w:t xml:space="preserve"> is downsampling </w:t>
        </w:r>
      </w:ins>
      <w:ins w:id="8357" w:author="Arthur Parmentier" w:date="2020-05-22T20:15:00Z">
        <w:r w:rsidR="00FF217B" w:rsidRPr="007C437A">
          <w:t>the data rate</w:t>
        </w:r>
      </w:ins>
      <w:ins w:id="8358" w:author="Arthur Parmentier" w:date="2020-05-18T17:07:00Z">
        <w:r w:rsidRPr="007C437A">
          <w:t xml:space="preserve"> to improve the DTW speed, such that the best compromise in performance and accuracy is to keep the number of FPS just below what </w:t>
        </w:r>
      </w:ins>
      <w:ins w:id="8359" w:author="Arthur Parmentier" w:date="2020-05-22T12:18:00Z">
        <w:r w:rsidR="00E9747D" w:rsidRPr="007C437A">
          <w:t>Wekinator</w:t>
        </w:r>
      </w:ins>
      <w:ins w:id="8360" w:author="Arthur Parmentier" w:date="2020-05-18T17:07:00Z">
        <w:r w:rsidRPr="007C437A">
          <w:t xml:space="preserve"> can handle without downsampling for a sequence of 2 seconds</w:t>
        </w:r>
        <w:r w:rsidRPr="007C437A">
          <w:rPr>
            <w:rStyle w:val="Appelnotedebasdep"/>
          </w:rPr>
          <w:footnoteReference w:id="60"/>
        </w:r>
        <w:r w:rsidRPr="007C437A">
          <w:t xml:space="preserve">. With </w:t>
        </w:r>
      </w:ins>
      <w:ins w:id="8366" w:author="Arthur Parmentier" w:date="2020-05-22T12:18:00Z">
        <w:r w:rsidR="00E9747D" w:rsidRPr="007C437A">
          <w:t>Wekinator</w:t>
        </w:r>
      </w:ins>
      <w:ins w:id="8367" w:author="Arthur Parmentier" w:date="2020-05-18T17:07:00Z">
        <w:r w:rsidRPr="007C437A">
          <w:t>’s default settings (max sequence size = 10), the ideal number of FPS is 5</w:t>
        </w:r>
        <w:r w:rsidRPr="007C437A">
          <w:rPr>
            <w:rStyle w:val="Appelnotedebasdep"/>
          </w:rPr>
          <w:footnoteReference w:id="61"/>
        </w:r>
        <w:r w:rsidRPr="007C437A">
          <w:t xml:space="preserve">. On a fast computer, it would be worth to change </w:t>
        </w:r>
      </w:ins>
      <w:ins w:id="8370" w:author="Arthur Parmentier" w:date="2020-05-22T12:18:00Z">
        <w:r w:rsidR="00E9747D" w:rsidRPr="007C437A">
          <w:t>Wekinator</w:t>
        </w:r>
      </w:ins>
      <w:ins w:id="8371" w:author="Arthur Parmentier" w:date="2020-05-18T17:07:00Z">
        <w:r w:rsidRPr="007C437A">
          <w:t>’s default max sequence length to 20-</w:t>
        </w:r>
      </w:ins>
      <w:ins w:id="8372" w:author="Arthur Parmentier" w:date="2020-05-22T23:42:00Z">
        <w:r w:rsidR="009940BE" w:rsidRPr="007C437A">
          <w:t>4</w:t>
        </w:r>
      </w:ins>
      <w:ins w:id="8373" w:author="Arthur Parmentier" w:date="2020-05-18T17:07:00Z">
        <w:r w:rsidRPr="007C437A">
          <w:t>0 and run with around 10-</w:t>
        </w:r>
      </w:ins>
      <w:ins w:id="8374" w:author="Arthur Parmentier" w:date="2020-05-22T23:42:00Z">
        <w:r w:rsidR="009940BE" w:rsidRPr="007C437A">
          <w:t>20</w:t>
        </w:r>
      </w:ins>
      <w:ins w:id="8375" w:author="Arthur Parmentier" w:date="2020-05-18T17:07:00Z">
        <w:r w:rsidRPr="007C437A">
          <w:t xml:space="preserve"> FPS, which have proven to be more than enough for SP recognition or disable downsampling.</w:t>
        </w:r>
      </w:ins>
    </w:p>
    <w:p w:rsidR="00F02080" w:rsidRPr="007C437A" w:rsidRDefault="00DF2E6B" w:rsidP="005522F0">
      <w:pPr>
        <w:rPr>
          <w:ins w:id="8376" w:author="Arthur Parmentier" w:date="2020-05-22T23:50:00Z"/>
        </w:rPr>
      </w:pPr>
      <w:ins w:id="8377" w:author="Arthur Parmentier" w:date="2020-05-22T23:43:00Z">
        <w:r w:rsidRPr="007C437A">
          <w:t>An</w:t>
        </w:r>
      </w:ins>
      <w:ins w:id="8378" w:author="Arthur Parmentier" w:date="2020-05-22T23:44:00Z">
        <w:r w:rsidRPr="007C437A">
          <w:t xml:space="preserve">other question that would yet still need to be addressed is whether using very different rates for PoseNet among the </w:t>
        </w:r>
      </w:ins>
      <w:ins w:id="8379" w:author="Arthur Parmentier" w:date="2020-05-22T23:45:00Z">
        <w:r w:rsidRPr="007C437A">
          <w:t xml:space="preserve">training </w:t>
        </w:r>
      </w:ins>
      <w:ins w:id="8380" w:author="Arthur Parmentier" w:date="2020-05-22T23:44:00Z">
        <w:r w:rsidRPr="007C437A">
          <w:t>dataset or between the training data</w:t>
        </w:r>
      </w:ins>
      <w:ins w:id="8381" w:author="Arthur Parmentier" w:date="2020-05-22T23:45:00Z">
        <w:r w:rsidRPr="007C437A">
          <w:t>set</w:t>
        </w:r>
      </w:ins>
      <w:ins w:id="8382" w:author="Arthur Parmentier" w:date="2020-05-22T23:44:00Z">
        <w:r w:rsidRPr="007C437A">
          <w:t xml:space="preserve"> and rea</w:t>
        </w:r>
      </w:ins>
      <w:ins w:id="8383" w:author="Arthur Parmentier" w:date="2020-05-22T23:45:00Z">
        <w:r w:rsidRPr="007C437A">
          <w:t>l-time data would badly affect the performances of Wekinator DTW or not. Al</w:t>
        </w:r>
      </w:ins>
      <w:ins w:id="8384" w:author="Arthur Parmentier" w:date="2020-05-22T23:46:00Z">
        <w:r w:rsidRPr="007C437A">
          <w:t>though DTW warps the sequence and should be able to match two sequences with a different data rate, they are still constraints on how</w:t>
        </w:r>
      </w:ins>
      <w:ins w:id="8385" w:author="Arthur Parmentier" w:date="2020-05-22T23:47:00Z">
        <w:r w:rsidRPr="007C437A">
          <w:t xml:space="preserve"> far the algorithm looks forward in time to find a point that may match a s</w:t>
        </w:r>
      </w:ins>
      <w:ins w:id="8386" w:author="Arthur Parmentier" w:date="2020-05-22T23:48:00Z">
        <w:r w:rsidRPr="007C437A">
          <w:t>equence in the training set and possibly on how much the sequence can be warped. These remarks are only speculative at the moment</w:t>
        </w:r>
      </w:ins>
      <w:ins w:id="8387" w:author="Arthur Parmentier" w:date="2020-05-22T23:49:00Z">
        <w:r w:rsidRPr="007C437A">
          <w:t xml:space="preserve"> and are simply left here to warn the user and programmer about the possible limits of the FastDTW and its implementation in Wekinator that takes compromises in order to be fast enough for real-time </w:t>
        </w:r>
      </w:ins>
      <w:ins w:id="8388" w:author="Arthur Parmentier" w:date="2020-05-22T23:50:00Z">
        <w:r w:rsidRPr="007C437A">
          <w:t>applications.</w:t>
        </w:r>
      </w:ins>
    </w:p>
    <w:p w:rsidR="00DF2E6B" w:rsidRPr="007C437A" w:rsidRDefault="00DF2E6B" w:rsidP="005522F0">
      <w:pPr>
        <w:rPr>
          <w:ins w:id="8389" w:author="Arthur Parmentier" w:date="2020-05-20T19:53:00Z"/>
        </w:rPr>
      </w:pPr>
      <w:ins w:id="8390" w:author="Arthur Parmentier" w:date="2020-05-22T23:50:00Z">
        <w:r w:rsidRPr="007C437A">
          <w:t xml:space="preserve">It is also to be tested how does the performance of Wekinator changes with the </w:t>
        </w:r>
      </w:ins>
      <w:ins w:id="8391" w:author="Arthur Parmentier" w:date="2020-05-22T23:51:00Z">
        <w:r w:rsidRPr="007C437A">
          <w:t>number</w:t>
        </w:r>
      </w:ins>
      <w:ins w:id="8392" w:author="Arthur Parmentier" w:date="2020-05-22T23:50:00Z">
        <w:r w:rsidRPr="007C437A">
          <w:t xml:space="preserve"> of signs to be recognized. In the scope of this project, no more than </w:t>
        </w:r>
      </w:ins>
      <w:ins w:id="8393" w:author="Arthur Parmentier" w:date="2020-05-22T23:51:00Z">
        <w:r w:rsidRPr="007C437A">
          <w:t xml:space="preserve">dozens of signs were tested but it is possible and likely that its performance (accuracy but </w:t>
        </w:r>
      </w:ins>
      <w:ins w:id="8394" w:author="Arthur Parmentier" w:date="2020-05-22T23:52:00Z">
        <w:r w:rsidRPr="007C437A">
          <w:t>also speed)</w:t>
        </w:r>
      </w:ins>
      <w:ins w:id="8395" w:author="Arthur Parmentier" w:date="2020-05-22T23:51:00Z">
        <w:r w:rsidRPr="007C437A">
          <w:t xml:space="preserve"> drops with the increas</w:t>
        </w:r>
      </w:ins>
      <w:ins w:id="8396" w:author="Arthur Parmentier" w:date="2020-05-22T23:52:00Z">
        <w:r w:rsidRPr="007C437A">
          <w:t xml:space="preserve">e of the number of signs. These points should be investigated for future improvements of the tools, especially for working </w:t>
        </w:r>
      </w:ins>
      <w:ins w:id="8397" w:author="Arthur Parmentier" w:date="2020-05-22T23:53:00Z">
        <w:r w:rsidRPr="007C437A">
          <w:t>with bigger sets of signs.</w:t>
        </w:r>
      </w:ins>
    </w:p>
    <w:p w:rsidR="00F02080" w:rsidRPr="007C437A" w:rsidRDefault="00F02080" w:rsidP="005522F0">
      <w:pPr>
        <w:rPr>
          <w:ins w:id="8398" w:author="Arthur Parmentier" w:date="2020-05-20T19:53:00Z"/>
        </w:rPr>
      </w:pPr>
    </w:p>
    <w:p w:rsidR="00F02080" w:rsidRPr="007C437A" w:rsidRDefault="00F02080" w:rsidP="005522F0">
      <w:pPr>
        <w:rPr>
          <w:ins w:id="8399" w:author="Arthur Parmentier" w:date="2020-05-20T19:53:00Z"/>
        </w:rPr>
      </w:pPr>
    </w:p>
    <w:p w:rsidR="00F02080" w:rsidRPr="007C437A" w:rsidRDefault="00F02080" w:rsidP="005522F0">
      <w:pPr>
        <w:rPr>
          <w:ins w:id="8400" w:author="Arthur Parmentier" w:date="2020-05-20T19:53:00Z"/>
        </w:rPr>
      </w:pPr>
    </w:p>
    <w:p w:rsidR="00F02080" w:rsidRPr="007C437A" w:rsidRDefault="00F02080" w:rsidP="00F02080">
      <w:pPr>
        <w:rPr>
          <w:ins w:id="8401" w:author="Arthur Parmentier" w:date="2020-05-20T19:53:00Z"/>
        </w:rPr>
      </w:pPr>
      <w:ins w:id="8402"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8403" w:author="Arthur Parmentier" w:date="2020-05-18T17:07:00Z"/>
          <w:rPrChange w:id="8404" w:author="Arthur Parmentier" w:date="2020-06-07T15:27:00Z">
            <w:rPr>
              <w:ins w:id="8405" w:author="Arthur Parmentier" w:date="2020-05-18T17:07:00Z"/>
            </w:rPr>
          </w:rPrChange>
        </w:rPr>
        <w:pPrChange w:id="8406" w:author="Arthur Parmentier" w:date="2020-05-22T08:25:00Z">
          <w:pPr/>
        </w:pPrChange>
      </w:pPr>
      <w:bookmarkStart w:id="8407" w:name="_Toc42842199"/>
      <w:ins w:id="8408" w:author="Arthur Parmentier" w:date="2020-05-22T08:25:00Z">
        <w:r w:rsidRPr="007C437A">
          <w:rPr>
            <w:rPrChange w:id="8409" w:author="Arthur Parmentier" w:date="2020-06-07T15:27:00Z">
              <w:rPr/>
            </w:rPrChange>
          </w:rPr>
          <w:t>Threading</w:t>
        </w:r>
      </w:ins>
      <w:bookmarkEnd w:id="8407"/>
    </w:p>
    <w:p w:rsidR="005522F0" w:rsidRPr="007C437A" w:rsidRDefault="005522F0">
      <w:pPr>
        <w:rPr>
          <w:rPrChange w:id="8410" w:author="Arthur Parmentier" w:date="2020-06-07T15:27:00Z">
            <w:rPr/>
          </w:rPrChange>
        </w:rPr>
        <w:pPrChange w:id="8411" w:author="Arthur Parmentier" w:date="2020-05-18T17:07:00Z">
          <w:pPr>
            <w:pStyle w:val="Titre2"/>
          </w:pPr>
        </w:pPrChange>
      </w:pPr>
    </w:p>
    <w:p w:rsidR="00F25194" w:rsidRDefault="00F25194">
      <w:pPr>
        <w:pStyle w:val="Titre2"/>
        <w:rPr>
          <w:ins w:id="8412" w:author="Arthur Parmentier" w:date="2020-06-12T08:11:00Z"/>
        </w:rPr>
      </w:pPr>
      <w:del w:id="8413" w:author="Arthur Parmentier" w:date="2020-05-14T15:55:00Z">
        <w:r w:rsidRPr="007C437A" w:rsidDel="008E4BF0">
          <w:lastRenderedPageBreak/>
          <w:delText xml:space="preserve">Part 6: </w:delText>
        </w:r>
      </w:del>
      <w:bookmarkStart w:id="8414" w:name="_Toc42842200"/>
      <w:r w:rsidRPr="007C437A">
        <w:t>Learning</w:t>
      </w:r>
      <w:ins w:id="8415" w:author="Arthur Parmentier" w:date="2020-05-14T15:55:00Z">
        <w:r w:rsidR="008E4BF0" w:rsidRPr="007C437A">
          <w:t xml:space="preserve"> in SP and numerical tool</w:t>
        </w:r>
      </w:ins>
      <w:bookmarkEnd w:id="8414"/>
      <w:del w:id="8416" w:author="Arthur Parmentier" w:date="2020-05-14T15:55:00Z">
        <w:r w:rsidRPr="007C437A" w:rsidDel="008E4BF0">
          <w:delText xml:space="preserve"> mechanism (?)</w:delText>
        </w:r>
      </w:del>
    </w:p>
    <w:p w:rsidR="00842EB5" w:rsidRDefault="00842EB5" w:rsidP="00842EB5">
      <w:pPr>
        <w:rPr>
          <w:ins w:id="8417" w:author="Arthur Parmentier" w:date="2020-06-12T13:48:00Z"/>
        </w:rPr>
      </w:pPr>
      <w:ins w:id="8418" w:author="Arthur Parmentier" w:date="2020-06-12T08:11:00Z">
        <w:r>
          <w:t>Imiration, mimétisme</w:t>
        </w:r>
      </w:ins>
    </w:p>
    <w:p w:rsidR="00151241" w:rsidRDefault="00151241" w:rsidP="00842EB5">
      <w:pPr>
        <w:rPr>
          <w:ins w:id="8419" w:author="Arthur Parmentier" w:date="2020-06-12T13:50:00Z"/>
        </w:rPr>
      </w:pPr>
      <w:ins w:id="8420" w:author="Arthur Parmentier" w:date="2020-06-12T13:48:00Z">
        <w:r>
          <w:t>Technical realizations always limited by cogn</w:t>
        </w:r>
      </w:ins>
      <w:ins w:id="8421" w:author="Arthur Parmentier" w:date="2020-06-12T13:49:00Z">
        <w:r>
          <w:t>itive load, cognitive load decreasing -&gt; exploration of the concept</w:t>
        </w:r>
      </w:ins>
    </w:p>
    <w:p w:rsidR="00476F73" w:rsidRPr="007C437A" w:rsidRDefault="00476F73" w:rsidP="00476F73">
      <w:pPr>
        <w:pStyle w:val="Titre3"/>
        <w:rPr>
          <w:ins w:id="8422" w:author="Arthur Parmentier" w:date="2020-06-12T13:50:00Z"/>
        </w:rPr>
      </w:pPr>
      <w:ins w:id="8423" w:author="Arthur Parmentier" w:date="2020-06-12T13:50:00Z">
        <w:r>
          <w:t xml:space="preserve">Cognitive load </w:t>
        </w:r>
      </w:ins>
    </w:p>
    <w:p w:rsidR="00476F73" w:rsidRPr="007C437A" w:rsidRDefault="00476F73" w:rsidP="00476F73">
      <w:pPr>
        <w:rPr>
          <w:ins w:id="8424" w:author="Arthur Parmentier" w:date="2020-06-12T13:50:00Z"/>
        </w:rPr>
      </w:pPr>
      <w:ins w:id="8425" w:author="Arthur Parmentier" w:date="2020-06-12T13:50:00Z">
        <w:r w:rsidRPr="007C437A">
          <w:t>My theory is that our categorical and prototypical perception scheme plays an important role on both how performers and soundpainters can interpret the artistic material that is being produced by the group, and how they will respond to the requests, i.e. what content the performer will produce.</w:t>
        </w:r>
      </w:ins>
    </w:p>
    <w:p w:rsidR="00476F73" w:rsidRPr="007C437A" w:rsidRDefault="00476F73" w:rsidP="00476F73">
      <w:pPr>
        <w:rPr>
          <w:ins w:id="8426" w:author="Arthur Parmentier" w:date="2020-06-12T13:50:00Z"/>
        </w:rPr>
      </w:pPr>
      <w:ins w:id="8427" w:author="Arthur Parmentier" w:date="2020-06-12T13:50:00Z">
        <w:r w:rsidRPr="007C437A">
          <w:t>I will try to support this theory by analyzing examples from my own experience as a performer, a soundpainter and discussions I had with other performers on the topic of the LT which appears as an easy example to observe some of the underlying schemes of perception and associations of musical concepts.</w:t>
        </w:r>
      </w:ins>
    </w:p>
    <w:p w:rsidR="00476F73" w:rsidRPr="007C437A" w:rsidRDefault="00476F73" w:rsidP="00476F73">
      <w:pPr>
        <w:rPr>
          <w:ins w:id="8428" w:author="Arthur Parmentier" w:date="2020-06-12T13:50:00Z"/>
        </w:rPr>
      </w:pPr>
      <w:ins w:id="8429" w:author="Arthur Parmentier" w:date="2020-06-12T13:50:00Z">
        <w:r w:rsidRPr="007C437A">
          <w:t>All 5 experienced soundpainters I have worked with teach the concept of a long tone by giving both characteristic traits and prototypical examples of a LT, showing “how it’s done” in each discipline. Their approach is usually to start defining orally the most characteristically trait of the concept, for instance “a fluid movement without accent” for dancers and then give illustrations using their body, with different speeds for each example. For musician, they would for instance mention that a LT is a sound with constant frequency as first definition of the concept and give examples by singing the prototype of a LT at different frequencies.</w:t>
        </w:r>
      </w:ins>
    </w:p>
    <w:p w:rsidR="00476F73" w:rsidRPr="007C437A" w:rsidRDefault="00476F73" w:rsidP="00476F73">
      <w:pPr>
        <w:pStyle w:val="Paragraphedeliste"/>
        <w:numPr>
          <w:ilvl w:val="0"/>
          <w:numId w:val="11"/>
        </w:numPr>
        <w:rPr>
          <w:ins w:id="8430" w:author="Arthur Parmentier" w:date="2020-06-12T13:50:00Z"/>
        </w:rPr>
      </w:pPr>
      <w:ins w:id="8431" w:author="Arthur Parmentier" w:date="2020-06-12T13:50:00Z">
        <w:r w:rsidRPr="007C437A">
          <w:t>From the examples given by the soundpainter, unexperienced performers are usually able to internalize the prototype of the concept of a LT for their discipline and produce examples of their own at different frequencies/speeds. I observed that the examples produced by unexperienced performers at first are very often close to the prototype.</w:t>
        </w:r>
        <w:r w:rsidRPr="007C437A">
          <w:br/>
          <w:t>But as performers become more experienced, I observed that they tend to increase the span of produced examples not only by broadening the distribution to the parameters that have been introduced to (volume, frequency, timbre…) but also by exploring different “dimensions” of the sound, such as vibrato, micro-distortions, extended techniques etc. In other words, they progressively “detach” from the prototypes of the LT concepts and their characteristic features by exploring more features of the content and reaching more extremal points.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Pr="007C437A">
          <w:br/>
          <w:t xml:space="preserve">This expansion process was discussed especially in my experience with a year-lasting Soundpainting group, in which we had sessions dedicated to explore new generative processes and dimensions for LT and other very prototyped concepts. From the discussion, it </w:t>
        </w:r>
        <w:r w:rsidRPr="007C437A">
          <w:lastRenderedPageBreak/>
          <w:t>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Pr="007C437A">
          <w:br/>
          <w:t xml:space="preserve">During one week or shorter workshops that mixed both beginners and experienced performers in Soundpainting, I observed that experienced performers were responding to requests with a wider variety than beginners in Soundpainting as one could expect from previous observations, but also that performers with a greater technical level would also respond with a greater variety. My interpretation of this observation is that </w:t>
        </w:r>
      </w:ins>
    </w:p>
    <w:p w:rsidR="00476F73" w:rsidRPr="007C437A" w:rsidRDefault="00476F73" w:rsidP="00476F73">
      <w:pPr>
        <w:pStyle w:val="Paragraphedeliste"/>
        <w:numPr>
          <w:ilvl w:val="1"/>
          <w:numId w:val="11"/>
        </w:numPr>
        <w:rPr>
          <w:ins w:id="8432" w:author="Arthur Parmentier" w:date="2020-06-12T13:50:00Z"/>
        </w:rPr>
      </w:pPr>
      <w:ins w:id="8433" w:author="Arthur Parmentier" w:date="2020-06-12T13:50:00Z">
        <w:r w:rsidRPr="007C437A">
          <w:t>the cognitive load of the production of a content depends not only on the experience of the performer with SP, but also with his discipline</w:t>
        </w:r>
      </w:ins>
    </w:p>
    <w:p w:rsidR="00476F73" w:rsidRPr="007C437A" w:rsidRDefault="00476F73" w:rsidP="00476F73">
      <w:pPr>
        <w:pStyle w:val="Paragraphedeliste"/>
        <w:numPr>
          <w:ilvl w:val="1"/>
          <w:numId w:val="11"/>
        </w:numPr>
        <w:rPr>
          <w:ins w:id="8434" w:author="Arthur Parmentier" w:date="2020-06-12T13:50:00Z"/>
        </w:rPr>
      </w:pPr>
      <w:ins w:id="8435" w:author="Arthur Parmentier" w:date="2020-06-12T13:50:00Z">
        <w:r w:rsidRPr="007C437A">
          <w:t>the cognitive load is a key metric for understanding how far from a prototype a given performer can respond to a SP request</w:t>
        </w:r>
      </w:ins>
    </w:p>
    <w:p w:rsidR="00476F73" w:rsidRPr="007C437A" w:rsidRDefault="00476F73" w:rsidP="00476F73">
      <w:pPr>
        <w:pStyle w:val="Paragraphedeliste"/>
        <w:rPr>
          <w:ins w:id="8436" w:author="Arthur Parmentier" w:date="2020-06-12T13:50:00Z"/>
        </w:rPr>
      </w:pPr>
      <w:ins w:id="8437" w:author="Arthur Parmentier" w:date="2020-06-12T13:50:00Z">
        <w:r w:rsidRPr="007C437A">
          <w:t>From my experience in Brazil, I can add to the latter the following remark:</w:t>
        </w:r>
      </w:ins>
    </w:p>
    <w:p w:rsidR="00476F73" w:rsidRPr="007C437A" w:rsidRDefault="00476F73" w:rsidP="00476F73">
      <w:pPr>
        <w:pStyle w:val="Paragraphedeliste"/>
        <w:numPr>
          <w:ilvl w:val="1"/>
          <w:numId w:val="11"/>
        </w:numPr>
        <w:rPr>
          <w:ins w:id="8438" w:author="Arthur Parmentier" w:date="2020-06-12T13:50:00Z"/>
        </w:rPr>
      </w:pPr>
      <w:ins w:id="8439" w:author="Arthur Parmentier" w:date="2020-06-12T13:50:00Z">
        <w:r w:rsidRPr="007C437A">
          <w:t>the desire or willingness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a certain type of response, should it by prototypical or not. In fact, this expansion relies on the motivation of/relevancy for the performer to vary its responses for artistic reasons that depend on the context of the performance and the background of the performer, including his cultural background.</w:t>
        </w:r>
        <w:r w:rsidRPr="007C437A">
          <w:rPr>
            <w:rStyle w:val="Appelnotedebasdep"/>
          </w:rPr>
          <w:footnoteReference w:id="62"/>
        </w:r>
      </w:ins>
    </w:p>
    <w:p w:rsidR="00476F73" w:rsidRPr="007C437A" w:rsidRDefault="00476F73" w:rsidP="00476F73">
      <w:pPr>
        <w:pStyle w:val="Paragraphedeliste"/>
        <w:numPr>
          <w:ilvl w:val="0"/>
          <w:numId w:val="11"/>
        </w:numPr>
        <w:rPr>
          <w:ins w:id="8442" w:author="Arthur Parmentier" w:date="2020-06-12T13:50:00Z"/>
        </w:rPr>
      </w:pPr>
      <w:ins w:id="8443" w:author="Arthur Parmentier" w:date="2020-06-12T13:50:00Z">
        <w:r w:rsidRPr="007C437A">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ins>
    </w:p>
    <w:p w:rsidR="00476F73" w:rsidRPr="00842EB5" w:rsidRDefault="00476F73" w:rsidP="00842EB5">
      <w:pPr>
        <w:rPr>
          <w:rPrChange w:id="8444" w:author="Arthur Parmentier" w:date="2020-06-12T08:11:00Z">
            <w:rPr/>
          </w:rPrChange>
        </w:rPr>
        <w:pPrChange w:id="8445" w:author="Arthur Parmentier" w:date="2020-06-12T08:11:00Z">
          <w:pPr>
            <w:pStyle w:val="Titre2"/>
          </w:pPr>
        </w:pPrChange>
      </w:pPr>
      <w:bookmarkStart w:id="8446" w:name="_GoBack"/>
      <w:bookmarkEnd w:id="8446"/>
    </w:p>
    <w:p w:rsidR="00604767" w:rsidRPr="007C437A" w:rsidRDefault="00604767">
      <w:pPr>
        <w:pStyle w:val="Titre2"/>
        <w:rPr>
          <w:rPrChange w:id="8447" w:author="Arthur Parmentier" w:date="2020-06-07T15:27:00Z">
            <w:rPr/>
          </w:rPrChange>
        </w:rPr>
        <w:pPrChange w:id="8448" w:author="Arthur Parmentier" w:date="2020-06-07T21:11:00Z">
          <w:pPr>
            <w:pStyle w:val="Titre1"/>
          </w:pPr>
        </w:pPrChange>
      </w:pPr>
      <w:bookmarkStart w:id="8449" w:name="_Toc42842201"/>
      <w:r w:rsidRPr="007C437A">
        <w:rPr>
          <w:rPrChange w:id="8450" w:author="Arthur Parmentier" w:date="2020-06-07T15:27:00Z">
            <w:rPr/>
          </w:rPrChange>
        </w:rPr>
        <w:lastRenderedPageBreak/>
        <w:t>Potential &amp; future of the tool</w:t>
      </w:r>
      <w:bookmarkEnd w:id="8449"/>
    </w:p>
    <w:p w:rsidR="00F7581A" w:rsidRPr="007C437A" w:rsidRDefault="007938BA" w:rsidP="00F7581A">
      <w:pPr>
        <w:pStyle w:val="Titre3"/>
        <w:rPr>
          <w:ins w:id="8451" w:author="Arthur Parmentier" w:date="2020-05-21T17:03:00Z"/>
        </w:rPr>
      </w:pPr>
      <w:bookmarkStart w:id="8452" w:name="_Toc42842202"/>
      <w:ins w:id="8453" w:author="Arthur Parmentier" w:date="2020-05-21T17:03:00Z">
        <w:r w:rsidRPr="007C437A">
          <w:t>Emotion recognition</w:t>
        </w:r>
        <w:bookmarkEnd w:id="8452"/>
      </w:ins>
    </w:p>
    <w:p w:rsidR="007938BA" w:rsidRPr="007C437A" w:rsidRDefault="007938BA">
      <w:pPr>
        <w:pStyle w:val="Titre4"/>
        <w:rPr>
          <w:ins w:id="8454" w:author="Arthur Parmentier" w:date="2020-05-21T17:01:00Z"/>
          <w:rPrChange w:id="8455" w:author="Arthur Parmentier" w:date="2020-06-07T15:27:00Z">
            <w:rPr>
              <w:ins w:id="8456" w:author="Arthur Parmentier" w:date="2020-05-21T17:01:00Z"/>
            </w:rPr>
          </w:rPrChange>
        </w:rPr>
        <w:pPrChange w:id="8457" w:author="Arthur Parmentier" w:date="2020-05-21T17:03:00Z">
          <w:pPr>
            <w:pStyle w:val="Titre6"/>
          </w:pPr>
        </w:pPrChange>
      </w:pPr>
      <w:ins w:id="8458" w:author="Arthur Parmentier" w:date="2020-05-21T17:03:00Z">
        <w:r w:rsidRPr="007C437A">
          <w:rPr>
            <w:rPrChange w:id="8459" w:author="Arthur Parmentier" w:date="2020-06-07T15:27:00Z">
              <w:rPr>
                <w:b w:val="0"/>
              </w:rPr>
            </w:rPrChange>
          </w:rPr>
          <w:t xml:space="preserve">From PoseNet to building features for </w:t>
        </w:r>
      </w:ins>
      <w:ins w:id="8460" w:author="Arthur Parmentier" w:date="2020-05-21T17:04:00Z">
        <w:r w:rsidRPr="007C437A">
          <w:rPr>
            <w:rPrChange w:id="8461" w:author="Arthur Parmentier" w:date="2020-06-07T15:27:00Z">
              <w:rPr>
                <w:b w:val="0"/>
              </w:rPr>
            </w:rPrChange>
          </w:rPr>
          <w:t>recognizing emotions</w:t>
        </w:r>
      </w:ins>
      <w:ins w:id="8462" w:author="Arthur Parmentier" w:date="2020-05-21T17:17:00Z">
        <w:r w:rsidR="00E61559" w:rsidRPr="007C437A">
          <w:rPr>
            <w:rPrChange w:id="8463" w:author="Arthur Parmentier" w:date="2020-06-07T15:27:00Z">
              <w:rPr>
                <w:b w:val="0"/>
              </w:rPr>
            </w:rPrChange>
          </w:rPr>
          <w:t xml:space="preserve"> in body gestures</w:t>
        </w:r>
      </w:ins>
    </w:p>
    <w:p w:rsidR="00F7581A" w:rsidRPr="007C437A" w:rsidRDefault="00F7581A" w:rsidP="00F7581A">
      <w:pPr>
        <w:rPr>
          <w:ins w:id="8464" w:author="Arthur Parmentier" w:date="2020-05-21T17:01:00Z"/>
        </w:rPr>
      </w:pPr>
      <w:ins w:id="8465" w:author="Arthur Parmentier" w:date="2020-05-21T17:01:00Z">
        <w:r w:rsidRPr="007C437A">
          <w:t>Although we discussed the choice of meaningful features for recognizing SP signs within the default SP mode, I would like to discuss the motion descriptors library for Max/MSP “Modosc”</w:t>
        </w:r>
        <w:r w:rsidRPr="007C437A">
          <w:rPr>
            <w:rStyle w:val="Appelnotedebasdep"/>
          </w:rPr>
          <w:footnoteReference w:id="63"/>
        </w:r>
        <w:r w:rsidRPr="007C437A">
          <w:t xml:space="preserve"> and its potential use in other SP modes.</w:t>
        </w:r>
      </w:ins>
    </w:p>
    <w:p w:rsidR="00F7581A" w:rsidRPr="007C437A" w:rsidRDefault="00F7581A" w:rsidP="00F7581A">
      <w:pPr>
        <w:rPr>
          <w:ins w:id="8474" w:author="Arthur Parmentier" w:date="2020-05-21T17:01:00Z"/>
        </w:rPr>
      </w:pPr>
      <w:ins w:id="8475" w:author="Arthur Parmentier" w:date="2020-05-21T17:01:00Z">
        <w:r w:rsidRPr="007C437A">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8476" w:author="Arthur Parmentier" w:date="2020-05-21T17:01:00Z"/>
        </w:rPr>
      </w:pPr>
      <w:ins w:id="8477" w:author="Arthur Parmentier" w:date="2020-05-21T17:01:00Z">
        <w:r w:rsidRPr="007C437A">
          <w:t>The EyesWeb project</w:t>
        </w:r>
      </w:ins>
      <w:ins w:id="8478" w:author="Arthur Parmentier" w:date="2020-06-10T20:54:00Z">
        <w:r w:rsidR="00304C55">
          <w:t xml:space="preserve"> </w:t>
        </w:r>
      </w:ins>
      <w:customXmlInsRangeStart w:id="8479" w:author="Arthur Parmentier" w:date="2020-06-10T20:57:00Z"/>
      <w:sdt>
        <w:sdtPr>
          <w:id w:val="-2134081648"/>
          <w:citation/>
        </w:sdtPr>
        <w:sdtContent>
          <w:customXmlInsRangeEnd w:id="8479"/>
          <w:ins w:id="8480" w:author="Arthur Parmentier" w:date="2020-06-10T20:57:00Z">
            <w:r w:rsidR="00304C55">
              <w:fldChar w:fldCharType="begin"/>
            </w:r>
            <w:r w:rsidR="00304C55" w:rsidRPr="00304C55">
              <w:rPr>
                <w:rPrChange w:id="8481" w:author="Arthur Parmentier" w:date="2020-06-10T20:57:00Z">
                  <w:rPr>
                    <w:lang w:val="fr-FR"/>
                  </w:rPr>
                </w:rPrChange>
              </w:rPr>
              <w:instrText xml:space="preserve"> CITATION DIB \l 1036 </w:instrText>
            </w:r>
          </w:ins>
          <w:r w:rsidR="00304C55">
            <w:fldChar w:fldCharType="separate"/>
          </w:r>
          <w:r w:rsidR="00304C55">
            <w:rPr>
              <w:noProof/>
            </w:rPr>
            <w:t>(DIBRIS - University of Genoa, s.d.)</w:t>
          </w:r>
          <w:ins w:id="8482" w:author="Arthur Parmentier" w:date="2020-06-10T20:57:00Z">
            <w:r w:rsidR="00304C55">
              <w:fldChar w:fldCharType="end"/>
            </w:r>
          </w:ins>
          <w:customXmlInsRangeStart w:id="8483" w:author="Arthur Parmentier" w:date="2020-06-10T20:57:00Z"/>
        </w:sdtContent>
      </w:sdt>
      <w:customXmlInsRangeEnd w:id="8483"/>
      <w:ins w:id="8484" w:author="Arthur Parmentier" w:date="2020-05-21T17:01:00Z">
        <w:r w:rsidRPr="007C437A">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ins>
      <w:ins w:id="8485" w:author="Arthur Parmentier" w:date="2020-06-10T20:52:00Z">
        <w:r w:rsidR="00304C55">
          <w:t xml:space="preserve"> </w:t>
        </w:r>
      </w:ins>
      <w:customXmlInsRangeStart w:id="8486" w:author="Arthur Parmentier" w:date="2020-06-10T20:53:00Z"/>
      <w:sdt>
        <w:sdtPr>
          <w:id w:val="-831676982"/>
          <w:citation/>
        </w:sdtPr>
        <w:sdtContent>
          <w:customXmlInsRangeEnd w:id="8486"/>
          <w:ins w:id="8487" w:author="Arthur Parmentier" w:date="2020-06-10T20:53:00Z">
            <w:r w:rsidR="00304C55">
              <w:fldChar w:fldCharType="begin"/>
            </w:r>
            <w:r w:rsidR="00304C55" w:rsidRPr="00304C55">
              <w:rPr>
                <w:rPrChange w:id="8488" w:author="Arthur Parmentier" w:date="2020-06-10T20:53:00Z">
                  <w:rPr>
                    <w:lang w:val="fr-FR"/>
                  </w:rPr>
                </w:rPrChange>
              </w:rPr>
              <w:instrText xml:space="preserve"> CITATION Pia \l 1036 </w:instrText>
            </w:r>
          </w:ins>
          <w:r w:rsidR="00304C55">
            <w:fldChar w:fldCharType="separate"/>
          </w:r>
          <w:r w:rsidR="00304C55">
            <w:rPr>
              <w:noProof/>
            </w:rPr>
            <w:t>(Piana, Stagliano, Odone, Verri, &amp; Camurri)</w:t>
          </w:r>
          <w:ins w:id="8489" w:author="Arthur Parmentier" w:date="2020-06-10T20:53:00Z">
            <w:r w:rsidR="00304C55">
              <w:fldChar w:fldCharType="end"/>
            </w:r>
          </w:ins>
          <w:customXmlInsRangeStart w:id="8490" w:author="Arthur Parmentier" w:date="2020-06-10T20:53:00Z"/>
        </w:sdtContent>
      </w:sdt>
      <w:customXmlInsRangeEnd w:id="8490"/>
      <w:ins w:id="8491" w:author="Arthur Parmentier" w:date="2020-05-21T17:01:00Z">
        <w:r w:rsidRPr="007C437A">
          <w:t>, the experiments and interactive performances they present suggest that these features do capture some sense of the emotions conveyed through gestures.</w:t>
        </w:r>
      </w:ins>
    </w:p>
    <w:p w:rsidR="00F7581A" w:rsidRPr="007C437A" w:rsidRDefault="00F7581A" w:rsidP="00F7581A">
      <w:pPr>
        <w:rPr>
          <w:ins w:id="8492" w:author="Arthur Parmentier" w:date="2020-05-21T17:04:00Z"/>
        </w:rPr>
      </w:pPr>
      <w:ins w:id="8493" w:author="Arthur Parmentier" w:date="2020-05-21T17:01:00Z">
        <w:r w:rsidRPr="007C437A">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Pr="007C437A" w:rsidRDefault="007938BA" w:rsidP="007938BA">
      <w:pPr>
        <w:pStyle w:val="Titre4"/>
        <w:rPr>
          <w:ins w:id="8494" w:author="Arthur Parmentier" w:date="2020-05-21T17:09:00Z"/>
        </w:rPr>
      </w:pPr>
      <w:ins w:id="8495" w:author="Arthur Parmentier" w:date="2020-05-21T17:05:00Z">
        <w:r w:rsidRPr="007C437A">
          <w:lastRenderedPageBreak/>
          <w:t>Face</w:t>
        </w:r>
      </w:ins>
      <w:ins w:id="8496" w:author="Arthur Parmentier" w:date="2020-05-21T17:06:00Z">
        <w:r w:rsidRPr="007C437A">
          <w:t>Mesh</w:t>
        </w:r>
      </w:ins>
      <w:ins w:id="8497" w:author="Arthur Parmentier" w:date="2020-05-21T17:17:00Z">
        <w:r w:rsidR="00150C0E" w:rsidRPr="007C437A">
          <w:t xml:space="preserve"> and face emotions recognition</w:t>
        </w:r>
      </w:ins>
    </w:p>
    <w:p w:rsidR="007938BA" w:rsidRPr="007C437A" w:rsidRDefault="007938BA" w:rsidP="007938BA">
      <w:pPr>
        <w:rPr>
          <w:ins w:id="8498" w:author="Arthur Parmentier" w:date="2020-05-21T17:14:00Z"/>
        </w:rPr>
      </w:pPr>
      <w:ins w:id="8499" w:author="Arthur Parmentier" w:date="2020-05-21T17:09:00Z">
        <w:r w:rsidRPr="007C437A">
          <w:t xml:space="preserve">Tensorflow </w:t>
        </w:r>
      </w:ins>
      <w:ins w:id="8500" w:author="Arthur Parmentier" w:date="2020-05-21T17:10:00Z">
        <w:r w:rsidRPr="007C437A">
          <w:t xml:space="preserve">has just released in </w:t>
        </w:r>
      </w:ins>
      <w:ins w:id="8501" w:author="Arthur Parmentier" w:date="2020-05-21T17:13:00Z">
        <w:r w:rsidRPr="007C437A">
          <w:t>March</w:t>
        </w:r>
      </w:ins>
      <w:ins w:id="8502" w:author="Arthur Parmentier" w:date="2020-05-21T17:10:00Z">
        <w:r w:rsidRPr="007C437A">
          <w:t xml:space="preserve"> 2020 the </w:t>
        </w:r>
      </w:ins>
      <w:ins w:id="8503" w:author="Arthur Parmentier" w:date="2020-05-21T17:14:00Z">
        <w:r w:rsidR="00E61559" w:rsidRPr="007C437A">
          <w:t>F</w:t>
        </w:r>
      </w:ins>
      <w:ins w:id="8504" w:author="Arthur Parmentier" w:date="2020-05-21T17:10:00Z">
        <w:r w:rsidRPr="007C437A">
          <w:t>acemesh package</w:t>
        </w:r>
      </w:ins>
      <w:ins w:id="8505" w:author="Arthur Parmentier" w:date="2020-05-21T17:31:00Z">
        <w:r w:rsidR="005F3B6B" w:rsidRPr="007C437A">
          <w:rPr>
            <w:rStyle w:val="Appelnotedebasdep"/>
          </w:rPr>
          <w:footnoteReference w:id="64"/>
        </w:r>
      </w:ins>
      <w:ins w:id="8507" w:author="Arthur Parmentier" w:date="2020-05-21T17:11:00Z">
        <w:r w:rsidRPr="007C437A">
          <w:t xml:space="preserve"> that infers approximate 3D facial surface geometry from an image or video stream</w:t>
        </w:r>
      </w:ins>
      <w:ins w:id="8508" w:author="Arthur Parmentier" w:date="2020-05-21T17:13:00Z">
        <w:r w:rsidR="00E61559" w:rsidRPr="007C437A">
          <w:t xml:space="preserve"> and that can be ported to Max just as easily as PoseNet or </w:t>
        </w:r>
      </w:ins>
      <w:ins w:id="8509" w:author="Arthur Parmentier" w:date="2020-05-21T17:14:00Z">
        <w:r w:rsidR="00E61559" w:rsidRPr="007C437A">
          <w:t>Handpose models.</w:t>
        </w:r>
      </w:ins>
    </w:p>
    <w:p w:rsidR="00E61559" w:rsidRPr="007C437A" w:rsidRDefault="00E61559" w:rsidP="007938BA">
      <w:pPr>
        <w:rPr>
          <w:ins w:id="8510" w:author="Arthur Parmentier" w:date="2020-05-21T17:22:00Z"/>
        </w:rPr>
      </w:pPr>
      <w:ins w:id="8511" w:author="Arthur Parmentier" w:date="2020-05-21T17:15:00Z">
        <w:r w:rsidRPr="007C437A">
          <w:t>One use of this package for SP could be</w:t>
        </w:r>
      </w:ins>
      <w:ins w:id="8512" w:author="Arthur Parmentier" w:date="2020-05-21T17:22:00Z">
        <w:r w:rsidR="00150C0E" w:rsidRPr="007C437A">
          <w:t xml:space="preserve"> building a lightweight</w:t>
        </w:r>
      </w:ins>
      <w:ins w:id="8513" w:author="Arthur Parmentier" w:date="2020-05-21T17:15:00Z">
        <w:r w:rsidRPr="007C437A">
          <w:t xml:space="preserve"> expression and emotion classifi</w:t>
        </w:r>
      </w:ins>
      <w:ins w:id="8514" w:author="Arthur Parmentier" w:date="2020-05-21T17:22:00Z">
        <w:r w:rsidR="00150C0E" w:rsidRPr="007C437A">
          <w:t>er that could also be used in SP modes such as the shapeline</w:t>
        </w:r>
      </w:ins>
      <w:ins w:id="8515" w:author="Arthur Parmentier" w:date="2020-05-21T17:15:00Z">
        <w:r w:rsidRPr="007C437A">
          <w:t>.</w:t>
        </w:r>
      </w:ins>
    </w:p>
    <w:p w:rsidR="00150C0E" w:rsidRPr="007C437A" w:rsidRDefault="00150C0E">
      <w:pPr>
        <w:rPr>
          <w:ins w:id="8516" w:author="Arthur Parmentier" w:date="2020-05-21T17:01:00Z"/>
        </w:rPr>
      </w:pPr>
      <w:ins w:id="8517" w:author="Arthur Parmentier" w:date="2020-05-21T17:22:00Z">
        <w:r w:rsidRPr="007C437A">
          <w:t>There are already several convincing attemp</w:t>
        </w:r>
      </w:ins>
      <w:ins w:id="8518" w:author="Arthur Parmentier" w:date="2020-05-21T17:23:00Z">
        <w:r w:rsidRPr="007C437A">
          <w:t>ts at recognizing facial emotions but</w:t>
        </w:r>
      </w:ins>
      <w:ins w:id="8519" w:author="Arthur Parmentier" w:date="2020-05-21T17:24:00Z">
        <w:r w:rsidR="00C43BD9" w:rsidRPr="007C437A">
          <w:t xml:space="preserve"> Face</w:t>
        </w:r>
      </w:ins>
      <w:ins w:id="8520" w:author="Arthur Parmentier" w:date="2020-05-21T17:31:00Z">
        <w:r w:rsidR="00717498" w:rsidRPr="007C437A">
          <w:t>m</w:t>
        </w:r>
      </w:ins>
      <w:ins w:id="8521" w:author="Arthur Parmentier" w:date="2020-05-21T17:24:00Z">
        <w:r w:rsidR="00C43BD9" w:rsidRPr="007C437A">
          <w:t>esh advantage is that it opens the way for fast, real-time emo</w:t>
        </w:r>
      </w:ins>
      <w:ins w:id="8522" w:author="Arthur Parmentier" w:date="2020-05-21T17:25:00Z">
        <w:r w:rsidR="00C43BD9" w:rsidRPr="007C437A">
          <w:t>tion recognition from 3D me</w:t>
        </w:r>
      </w:ins>
      <w:ins w:id="8523" w:author="Arthur Parmentier" w:date="2020-05-21T17:26:00Z">
        <w:r w:rsidR="00C43BD9" w:rsidRPr="007C437A">
          <w:t xml:space="preserve">sh, hence independent of the user’s face color, dimensions, </w:t>
        </w:r>
      </w:ins>
      <w:ins w:id="8524" w:author="Arthur Parmentier" w:date="2020-05-21T17:27:00Z">
        <w:r w:rsidR="00C43BD9" w:rsidRPr="007C437A">
          <w:t xml:space="preserve">eyebrow shape, etc. </w:t>
        </w:r>
      </w:ins>
      <w:ins w:id="8525" w:author="Arthur Parmentier" w:date="2020-05-21T17:28:00Z">
        <w:r w:rsidR="00C43BD9" w:rsidRPr="007C437A">
          <w:t xml:space="preserve">Just like a </w:t>
        </w:r>
      </w:ins>
      <w:ins w:id="8526" w:author="Arthur Parmentier" w:date="2020-05-21T17:29:00Z">
        <w:r w:rsidR="00C43BD9" w:rsidRPr="007C437A">
          <w:t xml:space="preserve">normalized </w:t>
        </w:r>
      </w:ins>
      <w:ins w:id="8527" w:author="Arthur Parmentier" w:date="2020-05-21T17:28:00Z">
        <w:r w:rsidR="00C43BD9" w:rsidRPr="007C437A">
          <w:t xml:space="preserve">skeleton from PoseNet </w:t>
        </w:r>
      </w:ins>
      <w:ins w:id="8528" w:author="Arthur Parmentier" w:date="2020-05-21T17:29:00Z">
        <w:r w:rsidR="00C43BD9" w:rsidRPr="007C437A">
          <w:t>allows us to build a simple yet efficient model for recognizing SP signs without heavy training sets and models, the Face</w:t>
        </w:r>
      </w:ins>
      <w:ins w:id="8529" w:author="Arthur Parmentier" w:date="2020-05-21T17:30:00Z">
        <w:r w:rsidR="00C43BD9" w:rsidRPr="007C437A">
          <w:t xml:space="preserve">mesh could allow </w:t>
        </w:r>
      </w:ins>
      <w:ins w:id="8530" w:author="Arthur Parmentier" w:date="2020-05-21T17:53:00Z">
        <w:r w:rsidR="00C67C3E" w:rsidRPr="007C437A">
          <w:t>us to</w:t>
        </w:r>
      </w:ins>
      <w:ins w:id="8531" w:author="Arthur Parmentier" w:date="2020-05-21T17:30:00Z">
        <w:r w:rsidR="00C43BD9" w:rsidRPr="007C437A">
          <w:t xml:space="preserve"> recogniz</w:t>
        </w:r>
      </w:ins>
      <w:ins w:id="8532" w:author="Arthur Parmentier" w:date="2020-05-21T17:53:00Z">
        <w:r w:rsidR="00C67C3E" w:rsidRPr="007C437A">
          <w:t>e</w:t>
        </w:r>
      </w:ins>
      <w:ins w:id="8533" w:author="Arthur Parmentier" w:date="2020-05-21T17:30:00Z">
        <w:r w:rsidR="00C43BD9" w:rsidRPr="007C437A">
          <w:t xml:space="preserve"> emotions as facial signs… but also creating </w:t>
        </w:r>
      </w:ins>
      <w:ins w:id="8534" w:author="Arthur Parmentier" w:date="2020-05-21T17:53:00Z">
        <w:r w:rsidR="00C67C3E" w:rsidRPr="007C437A">
          <w:t>our</w:t>
        </w:r>
      </w:ins>
      <w:ins w:id="8535" w:author="Arthur Parmentier" w:date="2020-05-21T17:30:00Z">
        <w:r w:rsidR="00C43BD9" w:rsidRPr="007C437A">
          <w:t xml:space="preserve"> own, new sign</w:t>
        </w:r>
      </w:ins>
      <w:ins w:id="8536" w:author="Arthur Parmentier" w:date="2020-05-21T17:53:00Z">
        <w:r w:rsidR="00C67C3E" w:rsidRPr="007C437A">
          <w:t>s</w:t>
        </w:r>
      </w:ins>
      <w:ins w:id="8537" w:author="Arthur Parmentier" w:date="2020-05-21T17:30:00Z">
        <w:r w:rsidR="00C43BD9" w:rsidRPr="007C437A">
          <w:t xml:space="preserve"> with the face</w:t>
        </w:r>
      </w:ins>
      <w:ins w:id="8538" w:author="Arthur Parmentier" w:date="2020-05-21T17:31:00Z">
        <w:r w:rsidR="00C43BD9" w:rsidRPr="007C437A">
          <w:t>.</w:t>
        </w:r>
      </w:ins>
    </w:p>
    <w:p w:rsidR="00604767" w:rsidRPr="007C437A" w:rsidDel="00F7581A" w:rsidRDefault="00186BEF">
      <w:pPr>
        <w:pStyle w:val="Titre3"/>
        <w:rPr>
          <w:del w:id="8539" w:author="Arthur Parmentier" w:date="2020-05-21T17:01:00Z"/>
          <w:rPrChange w:id="8540" w:author="Arthur Parmentier" w:date="2020-06-07T15:27:00Z">
            <w:rPr>
              <w:del w:id="8541" w:author="Arthur Parmentier" w:date="2020-05-21T17:01:00Z"/>
            </w:rPr>
          </w:rPrChange>
        </w:rPr>
        <w:pPrChange w:id="8542" w:author="Arthur Parmentier" w:date="2020-05-18T17:11:00Z">
          <w:pPr>
            <w:pStyle w:val="Titre2"/>
          </w:pPr>
        </w:pPrChange>
      </w:pPr>
      <w:del w:id="8543" w:author="Arthur Parmentier" w:date="2020-05-21T17:01:00Z">
        <w:r w:rsidRPr="007C437A" w:rsidDel="00F7581A">
          <w:rPr>
            <w:rPrChange w:id="8544" w:author="Arthur Parmentier" w:date="2020-06-07T15:27:00Z">
              <w:rPr/>
            </w:rPrChange>
          </w:rPr>
          <w:delText>Topic A: what could be improved and how</w:delText>
        </w:r>
        <w:bookmarkStart w:id="8545" w:name="_Toc41067219"/>
        <w:bookmarkStart w:id="8546" w:name="_Toc42259037"/>
        <w:bookmarkStart w:id="8547" w:name="_Toc42259114"/>
        <w:bookmarkStart w:id="8548" w:name="_Toc42449793"/>
        <w:bookmarkStart w:id="8549" w:name="_Toc42449875"/>
        <w:bookmarkStart w:id="8550" w:name="_Toc42550061"/>
        <w:bookmarkStart w:id="8551" w:name="_Toc42550154"/>
        <w:bookmarkStart w:id="8552" w:name="_Toc42698905"/>
        <w:bookmarkStart w:id="8553" w:name="_Toc42698984"/>
        <w:bookmarkStart w:id="8554" w:name="_Toc42842001"/>
        <w:bookmarkStart w:id="8555" w:name="_Toc42842102"/>
        <w:bookmarkStart w:id="8556" w:name="_Toc42842203"/>
        <w:bookmarkEnd w:id="8545"/>
        <w:bookmarkEnd w:id="8546"/>
        <w:bookmarkEnd w:id="8547"/>
        <w:bookmarkEnd w:id="8548"/>
        <w:bookmarkEnd w:id="8549"/>
        <w:bookmarkEnd w:id="8550"/>
        <w:bookmarkEnd w:id="8551"/>
        <w:bookmarkEnd w:id="8552"/>
        <w:bookmarkEnd w:id="8553"/>
        <w:bookmarkEnd w:id="8554"/>
        <w:bookmarkEnd w:id="8555"/>
        <w:bookmarkEnd w:id="8556"/>
      </w:del>
    </w:p>
    <w:p w:rsidR="003C19D8" w:rsidRPr="007C437A" w:rsidRDefault="003C19D8" w:rsidP="003C19D8">
      <w:pPr>
        <w:pStyle w:val="Titre3"/>
        <w:rPr>
          <w:ins w:id="8557" w:author="Arthur Parmentier" w:date="2020-05-22T10:25:00Z"/>
        </w:rPr>
      </w:pPr>
      <w:bookmarkStart w:id="8558" w:name="_Toc42842204"/>
      <w:ins w:id="8559" w:author="Arthur Parmentier" w:date="2020-05-22T10:24:00Z">
        <w:r w:rsidRPr="007C437A">
          <w:t xml:space="preserve">Classification problem with </w:t>
        </w:r>
      </w:ins>
      <w:ins w:id="8560" w:author="Arthur Parmentier" w:date="2020-05-22T10:25:00Z">
        <w:r w:rsidRPr="007C437A">
          <w:t>CRF</w:t>
        </w:r>
      </w:ins>
      <w:bookmarkEnd w:id="8558"/>
      <w:del w:id="8561"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8562" w:author="Arthur Parmentier" w:date="2020-06-07T18:32:00Z">
            <w:rPr/>
          </w:rPrChange>
        </w:rPr>
        <w:pPrChange w:id="8563" w:author="Arthur Parmentier" w:date="2020-05-22T10:25:00Z">
          <w:pPr>
            <w:pStyle w:val="Titre2"/>
          </w:pPr>
        </w:pPrChange>
      </w:pPr>
      <w:ins w:id="8564" w:author="Arthur Parmentier" w:date="2020-05-22T10:25:00Z">
        <w:r w:rsidRPr="008C7E78">
          <w:rPr>
            <w:lang w:val="fr-FR"/>
            <w:rPrChange w:id="8565" w:author="Arthur Parmentier" w:date="2020-06-07T18:32:00Z">
              <w:rPr/>
            </w:rPrChange>
          </w:rPr>
          <w:t xml:space="preserve">Le CRF tient compte de la proba de chaque signe plus de la position dans la requête pour </w:t>
        </w:r>
      </w:ins>
      <w:ins w:id="8566" w:author="Arthur Parmentier" w:date="2020-05-22T10:26:00Z">
        <w:r w:rsidRPr="008C7E78">
          <w:rPr>
            <w:lang w:val="fr-FR"/>
            <w:rPrChange w:id="8567" w:author="Arthur Parmentier" w:date="2020-06-07T18:32:00Z">
              <w:rPr/>
            </w:rPrChange>
          </w:rPr>
          <w:t>classifier le signe</w:t>
        </w:r>
      </w:ins>
    </w:p>
    <w:p w:rsidR="00186BEF" w:rsidRDefault="00186BEF">
      <w:pPr>
        <w:pStyle w:val="Titre3"/>
        <w:rPr>
          <w:ins w:id="8568" w:author="Arthur Parmentier" w:date="2020-06-11T12:03:00Z"/>
        </w:rPr>
      </w:pPr>
      <w:bookmarkStart w:id="8569" w:name="_Toc42842205"/>
      <w:r w:rsidRPr="007C437A">
        <w:t>The future</w:t>
      </w:r>
      <w:bookmarkEnd w:id="8569"/>
    </w:p>
    <w:p w:rsidR="00FB1829" w:rsidRPr="00FB1829" w:rsidRDefault="00FB1829">
      <w:pPr>
        <w:pStyle w:val="Titre3"/>
        <w:rPr>
          <w:rPrChange w:id="8570" w:author="Arthur Parmentier" w:date="2020-06-11T12:03:00Z">
            <w:rPr/>
          </w:rPrChange>
        </w:rPr>
        <w:pPrChange w:id="8571" w:author="Arthur Parmentier" w:date="2020-06-11T12:03:00Z">
          <w:pPr>
            <w:pStyle w:val="Titre2"/>
          </w:pPr>
        </w:pPrChange>
      </w:pPr>
      <w:bookmarkStart w:id="8572" w:name="_Toc42842206"/>
      <w:ins w:id="8573" w:author="Arthur Parmentier" w:date="2020-06-11T12:03:00Z">
        <w:r>
          <w:t>"I have not failed. I've just found 10,000 ways that won't work."</w:t>
        </w:r>
      </w:ins>
      <w:bookmarkEnd w:id="8572"/>
    </w:p>
    <w:p w:rsidR="00E75199" w:rsidRPr="007C437A" w:rsidRDefault="00E75199" w:rsidP="00E6654A">
      <w:pPr>
        <w:pStyle w:val="Titre1"/>
      </w:pPr>
      <w:bookmarkStart w:id="8574" w:name="_Toc42842207"/>
      <w:r w:rsidRPr="007C437A">
        <w:t>Conclusion</w:t>
      </w:r>
      <w:bookmarkEnd w:id="8574"/>
    </w:p>
    <w:p w:rsidR="00F25194" w:rsidRPr="007C437A" w:rsidRDefault="00F25194" w:rsidP="00E6654A"/>
    <w:customXmlInsRangeStart w:id="8575" w:author="Arthur Parmentier" w:date="2020-06-10T18:46:00Z"/>
    <w:bookmarkStart w:id="8576" w:name="_Toc42842208" w:displacedByCustomXml="next"/>
    <w:sdt>
      <w:sdtPr>
        <w:rPr>
          <w:rFonts w:asciiTheme="minorHAnsi" w:eastAsia="Nunito ExtraLight" w:hAnsiTheme="minorHAnsi" w:cs="Nunito ExtraLight"/>
          <w:color w:val="auto"/>
          <w:sz w:val="22"/>
          <w:szCs w:val="22"/>
          <w:lang w:val="fr-FR"/>
        </w:rPr>
        <w:id w:val="-1224292409"/>
        <w:docPartObj>
          <w:docPartGallery w:val="Bibliographies"/>
          <w:docPartUnique/>
        </w:docPartObj>
      </w:sdtPr>
      <w:sdtEndPr>
        <w:rPr>
          <w:lang w:val="en-US"/>
        </w:rPr>
      </w:sdtEndPr>
      <w:sdtContent>
        <w:customXmlInsRangeEnd w:id="8575"/>
        <w:p w:rsidR="00310EB8" w:rsidRDefault="00310EB8">
          <w:pPr>
            <w:pStyle w:val="Titre1"/>
            <w:rPr>
              <w:ins w:id="8577" w:author="Arthur Parmentier" w:date="2020-06-10T18:46:00Z"/>
            </w:rPr>
          </w:pPr>
          <w:ins w:id="8578" w:author="Arthur Parmentier" w:date="2020-06-10T18:46:00Z">
            <w:r>
              <w:rPr>
                <w:lang w:val="fr-FR"/>
              </w:rPr>
              <w:t>Bibliographie</w:t>
            </w:r>
            <w:bookmarkEnd w:id="8576"/>
          </w:ins>
        </w:p>
        <w:customXmlInsRangeStart w:id="8579" w:author="Arthur Parmentier" w:date="2020-06-10T18:46:00Z"/>
        <w:sdt>
          <w:sdtPr>
            <w:id w:val="111145805"/>
            <w:bibliography/>
          </w:sdtPr>
          <w:sdtContent>
            <w:customXmlInsRangeEnd w:id="8579"/>
            <w:p w:rsidR="00304C55" w:rsidRPr="008C0EC1" w:rsidRDefault="00310EB8" w:rsidP="00304C55">
              <w:pPr>
                <w:pStyle w:val="Bibliographie"/>
                <w:ind w:left="720" w:hanging="720"/>
                <w:rPr>
                  <w:noProof/>
                  <w:sz w:val="24"/>
                  <w:szCs w:val="24"/>
                  <w:lang w:val="fr-FR"/>
                  <w:rPrChange w:id="8580" w:author="Arthur Parmentier" w:date="2020-06-11T11:42:00Z">
                    <w:rPr>
                      <w:noProof/>
                      <w:sz w:val="24"/>
                      <w:szCs w:val="24"/>
                    </w:rPr>
                  </w:rPrChange>
                </w:rPr>
              </w:pPr>
              <w:ins w:id="8581" w:author="Arthur Parmentier" w:date="2020-06-10T18:46:00Z">
                <w:r>
                  <w:fldChar w:fldCharType="begin"/>
                </w:r>
                <w:r w:rsidRPr="005272A8">
                  <w:rPr>
                    <w:lang w:val="fr-FR"/>
                    <w:rPrChange w:id="8582" w:author="Arthur Parmentier" w:date="2020-06-10T19:40:00Z">
                      <w:rPr/>
                    </w:rPrChange>
                  </w:rPr>
                  <w:instrText>BIBLIOGRAPHY</w:instrText>
                </w:r>
                <w:r>
                  <w:fldChar w:fldCharType="separate"/>
                </w:r>
              </w:ins>
              <w:r w:rsidR="00304C55" w:rsidRPr="008C0EC1">
                <w:rPr>
                  <w:noProof/>
                  <w:lang w:val="fr-FR"/>
                  <w:rPrChange w:id="8583" w:author="Arthur Parmentier" w:date="2020-06-11T11:42:00Z">
                    <w:rPr>
                      <w:noProof/>
                    </w:rPr>
                  </w:rPrChange>
                </w:rPr>
                <w:t xml:space="preserve">La Percumotora. (s.d.). </w:t>
              </w:r>
              <w:r w:rsidR="00304C55" w:rsidRPr="008C0EC1">
                <w:rPr>
                  <w:i/>
                  <w:iCs/>
                  <w:noProof/>
                  <w:lang w:val="fr-FR"/>
                  <w:rPrChange w:id="8584" w:author="Arthur Parmentier" w:date="2020-06-11T11:42:00Z">
                    <w:rPr>
                      <w:i/>
                      <w:iCs/>
                      <w:noProof/>
                    </w:rPr>
                  </w:rPrChange>
                </w:rPr>
                <w:t>Ritmo y Percusión con Señas.</w:t>
              </w:r>
              <w:r w:rsidR="00304C55" w:rsidRPr="008C0EC1">
                <w:rPr>
                  <w:noProof/>
                  <w:lang w:val="fr-FR"/>
                  <w:rPrChange w:id="8585" w:author="Arthur Parmentier" w:date="2020-06-11T11:42:00Z">
                    <w:rPr>
                      <w:noProof/>
                    </w:rPr>
                  </w:rPrChange>
                </w:rPr>
                <w:t xml:space="preserve"> Récupéré sur La Percumotora: https://www.lapercumotora.com/lapercumotora/ritmo-y-percusion-con-senas/</w:t>
              </w:r>
            </w:p>
            <w:p w:rsidR="00304C55" w:rsidRDefault="00304C55" w:rsidP="00304C55">
              <w:pPr>
                <w:pStyle w:val="Bibliographie"/>
                <w:ind w:left="720" w:hanging="720"/>
                <w:rPr>
                  <w:noProof/>
                </w:rPr>
              </w:pPr>
              <w:r>
                <w:rPr>
                  <w:noProof/>
                </w:rPr>
                <w:t xml:space="preserve">All About Jazz. (s.d.). </w:t>
              </w:r>
              <w:r>
                <w:rPr>
                  <w:i/>
                  <w:iCs/>
                  <w:noProof/>
                </w:rPr>
                <w:t>Butch Morris .</w:t>
              </w:r>
              <w:r>
                <w:rPr>
                  <w:noProof/>
                </w:rPr>
                <w:t xml:space="preserve"> Récupéré sur All About Jazz: https://www.allaboutjazz.com/butch-morris-butch-morris-by-aaj-staff.php</w:t>
              </w:r>
            </w:p>
            <w:p w:rsidR="00304C55" w:rsidRPr="008C0EC1" w:rsidRDefault="00304C55" w:rsidP="00304C55">
              <w:pPr>
                <w:pStyle w:val="Bibliographie"/>
                <w:ind w:left="720" w:hanging="720"/>
                <w:rPr>
                  <w:noProof/>
                  <w:lang w:val="fr-FR"/>
                  <w:rPrChange w:id="8586" w:author="Arthur Parmentier" w:date="2020-06-11T11:42:00Z">
                    <w:rPr>
                      <w:noProof/>
                    </w:rPr>
                  </w:rPrChange>
                </w:rPr>
              </w:pPr>
              <w:r>
                <w:rPr>
                  <w:noProof/>
                </w:rPr>
                <w:t xml:space="preserve">Brock, A. (s.d.). </w:t>
              </w:r>
              <w:r>
                <w:rPr>
                  <w:i/>
                  <w:iCs/>
                  <w:noProof/>
                </w:rPr>
                <w:t>Semantics #1 - Signs and Meaning in Language.</w:t>
              </w:r>
              <w:r>
                <w:rPr>
                  <w:noProof/>
                </w:rPr>
                <w:t xml:space="preserve"> </w:t>
              </w:r>
              <w:r w:rsidRPr="008C0EC1">
                <w:rPr>
                  <w:noProof/>
                  <w:lang w:val="fr-FR"/>
                  <w:rPrChange w:id="8587" w:author="Arthur Parmentier" w:date="2020-06-11T11:42:00Z">
                    <w:rPr>
                      <w:noProof/>
                    </w:rPr>
                  </w:rPrChange>
                </w:rPr>
                <w:t>Récupéré sur Youtube: https://www.youtube.com/watch?v=h2PDhtqDgKg</w:t>
              </w:r>
            </w:p>
            <w:p w:rsidR="00304C55" w:rsidRPr="008C0EC1" w:rsidRDefault="00304C55" w:rsidP="00304C55">
              <w:pPr>
                <w:pStyle w:val="Bibliographie"/>
                <w:ind w:left="720" w:hanging="720"/>
                <w:rPr>
                  <w:noProof/>
                  <w:lang w:val="fr-FR"/>
                  <w:rPrChange w:id="8588" w:author="Arthur Parmentier" w:date="2020-06-11T11:42:00Z">
                    <w:rPr>
                      <w:noProof/>
                    </w:rPr>
                  </w:rPrChange>
                </w:rPr>
              </w:pPr>
              <w:r>
                <w:rPr>
                  <w:noProof/>
                </w:rPr>
                <w:lastRenderedPageBreak/>
                <w:t xml:space="preserve">Brock, A. (s.d.). </w:t>
              </w:r>
              <w:r>
                <w:rPr>
                  <w:i/>
                  <w:iCs/>
                  <w:noProof/>
                </w:rPr>
                <w:t>Semantics #4 - Prototype Theory.</w:t>
              </w:r>
              <w:r>
                <w:rPr>
                  <w:noProof/>
                </w:rPr>
                <w:t xml:space="preserve"> </w:t>
              </w:r>
              <w:r w:rsidRPr="008C0EC1">
                <w:rPr>
                  <w:noProof/>
                  <w:lang w:val="fr-FR"/>
                  <w:rPrChange w:id="8589" w:author="Arthur Parmentier" w:date="2020-06-11T11:42:00Z">
                    <w:rPr>
                      <w:noProof/>
                    </w:rPr>
                  </w:rPrChange>
                </w:rPr>
                <w:t>Récupéré sur Youtube: https://www.youtube.com/watch?v=mff_sPnz_gs</w:t>
              </w:r>
            </w:p>
            <w:p w:rsidR="00304C55" w:rsidRDefault="00304C55" w:rsidP="00304C55">
              <w:pPr>
                <w:pStyle w:val="Bibliographie"/>
                <w:ind w:left="720" w:hanging="720"/>
                <w:rPr>
                  <w:noProof/>
                </w:rPr>
              </w:pPr>
              <w:r>
                <w:rPr>
                  <w:noProof/>
                </w:rPr>
                <w:t xml:space="preserve">Carmona J.M., C. J. (2012). A Performance Evaluation of HMM and DTW for Gesture Recognition. </w:t>
              </w:r>
              <w:r>
                <w:rPr>
                  <w:i/>
                  <w:iCs/>
                  <w:noProof/>
                </w:rPr>
                <w:t>Progress in Pattern Recognition, Image Analysis, Computer Vision, and Applications.</w:t>
              </w:r>
              <w:r>
                <w:rPr>
                  <w:noProof/>
                </w:rPr>
                <w:t xml:space="preserve"> </w:t>
              </w:r>
            </w:p>
            <w:p w:rsidR="00304C55" w:rsidRDefault="00304C55" w:rsidP="00304C55">
              <w:pPr>
                <w:pStyle w:val="Bibliographie"/>
                <w:ind w:left="720" w:hanging="720"/>
                <w:rPr>
                  <w:noProof/>
                </w:rPr>
              </w:pPr>
              <w:r>
                <w:rPr>
                  <w:noProof/>
                </w:rPr>
                <w:t>Choi, H.-r. &amp;.-Y. (2017). Directional Dynamic Time Warping for Gesture Recognition. 22-25.</w:t>
              </w:r>
            </w:p>
            <w:p w:rsidR="00304C55" w:rsidRDefault="00304C55" w:rsidP="00304C55">
              <w:pPr>
                <w:pStyle w:val="Bibliographie"/>
                <w:ind w:left="720" w:hanging="720"/>
                <w:rPr>
                  <w:noProof/>
                </w:rPr>
              </w:pPr>
              <w:r>
                <w:rPr>
                  <w:noProof/>
                </w:rPr>
                <w:t xml:space="preserve">Couture, N., Bottecchia, Chaumette, Cecconello, &amp; Rekalde, e. a. (2017). Using the Soundpainting Language to Fly a Swarm of Drones. </w:t>
              </w:r>
              <w:r>
                <w:rPr>
                  <w:i/>
                  <w:iCs/>
                  <w:noProof/>
                </w:rPr>
                <w:t>Advances in Intelligent Systems and Computing</w:t>
              </w:r>
              <w:r>
                <w:rPr>
                  <w:noProof/>
                </w:rPr>
                <w:t>.</w:t>
              </w:r>
            </w:p>
            <w:p w:rsidR="00304C55" w:rsidRPr="008C0EC1" w:rsidRDefault="00304C55" w:rsidP="00304C55">
              <w:pPr>
                <w:pStyle w:val="Bibliographie"/>
                <w:ind w:left="720" w:hanging="720"/>
                <w:rPr>
                  <w:noProof/>
                  <w:lang w:val="fr-FR"/>
                  <w:rPrChange w:id="8590" w:author="Arthur Parmentier" w:date="2020-06-11T11:42:00Z">
                    <w:rPr>
                      <w:noProof/>
                    </w:rPr>
                  </w:rPrChange>
                </w:rPr>
              </w:pPr>
              <w:r>
                <w:rPr>
                  <w:noProof/>
                </w:rPr>
                <w:t xml:space="preserve">DecodingScience. (s.d.). </w:t>
              </w:r>
              <w:r>
                <w:rPr>
                  <w:i/>
                  <w:iCs/>
                  <w:noProof/>
                </w:rPr>
                <w:t>Ferdinand de Saussure: The Linguistic Unit – Sign, Signified and Signifier Explained</w:t>
              </w:r>
              <w:r>
                <w:rPr>
                  <w:noProof/>
                </w:rPr>
                <w:t xml:space="preserve">. </w:t>
              </w:r>
              <w:r w:rsidRPr="008C0EC1">
                <w:rPr>
                  <w:noProof/>
                  <w:lang w:val="fr-FR"/>
                  <w:rPrChange w:id="8591" w:author="Arthur Parmentier" w:date="2020-06-11T11:42:00Z">
                    <w:rPr>
                      <w:noProof/>
                    </w:rPr>
                  </w:rPrChange>
                </w:rPr>
                <w:t>Récupéré sur Decode Science: https://www.decodedscience.org/ferdinand-de-saussure-the-linguistic-unit-sign-signified-and-signifier-explained/</w:t>
              </w:r>
            </w:p>
            <w:p w:rsidR="00304C55" w:rsidRPr="008C0EC1" w:rsidRDefault="00304C55" w:rsidP="00304C55">
              <w:pPr>
                <w:pStyle w:val="Bibliographie"/>
                <w:ind w:left="720" w:hanging="720"/>
                <w:rPr>
                  <w:noProof/>
                  <w:lang w:val="fr-FR"/>
                  <w:rPrChange w:id="8592" w:author="Arthur Parmentier" w:date="2020-06-11T11:42:00Z">
                    <w:rPr>
                      <w:noProof/>
                    </w:rPr>
                  </w:rPrChange>
                </w:rPr>
              </w:pPr>
              <w:r>
                <w:rPr>
                  <w:noProof/>
                </w:rPr>
                <w:t xml:space="preserve">DIBRIS - University of Genoa. (s.d.). </w:t>
              </w:r>
              <w:r>
                <w:rPr>
                  <w:i/>
                  <w:iCs/>
                  <w:noProof/>
                </w:rPr>
                <w:t>The EyesWeb Project</w:t>
              </w:r>
              <w:r>
                <w:rPr>
                  <w:noProof/>
                </w:rPr>
                <w:t xml:space="preserve">. </w:t>
              </w:r>
              <w:r w:rsidRPr="008C0EC1">
                <w:rPr>
                  <w:noProof/>
                  <w:lang w:val="fr-FR"/>
                  <w:rPrChange w:id="8593" w:author="Arthur Parmentier" w:date="2020-06-11T11:42:00Z">
                    <w:rPr>
                      <w:noProof/>
                    </w:rPr>
                  </w:rPrChange>
                </w:rPr>
                <w:t>Récupéré sur Infomus: http://www.infomus.org/eyesweb_eng.php</w:t>
              </w:r>
            </w:p>
            <w:p w:rsidR="00304C55" w:rsidRDefault="00304C55" w:rsidP="00304C55">
              <w:pPr>
                <w:pStyle w:val="Bibliographie"/>
                <w:ind w:left="720" w:hanging="720"/>
                <w:rPr>
                  <w:noProof/>
                </w:rPr>
              </w:pPr>
              <w:r>
                <w:rPr>
                  <w:noProof/>
                </w:rPr>
                <w:t xml:space="preserve">Duby, M. (2006). </w:t>
              </w:r>
              <w:r>
                <w:rPr>
                  <w:i/>
                  <w:iCs/>
                  <w:noProof/>
                </w:rPr>
                <w:t>Soundpainting as a system for the collaborative creation of music in performance.</w:t>
              </w:r>
              <w:r>
                <w:rPr>
                  <w:noProof/>
                </w:rPr>
                <w:t xml:space="preserve"> </w:t>
              </w:r>
            </w:p>
            <w:p w:rsidR="00304C55" w:rsidRDefault="00304C55" w:rsidP="00304C55">
              <w:pPr>
                <w:pStyle w:val="Bibliographie"/>
                <w:ind w:left="720" w:hanging="720"/>
                <w:rPr>
                  <w:noProof/>
                </w:rPr>
              </w:pPr>
              <w:r>
                <w:rPr>
                  <w:noProof/>
                </w:rPr>
                <w:t>Hiyadi, H. &amp;. (2016). Combination of HMM and DTW for 3D Dynamic Gesture Recognition Using Depth Only.</w:t>
              </w:r>
            </w:p>
            <w:p w:rsidR="00304C55" w:rsidRPr="008C0EC1" w:rsidRDefault="00304C55" w:rsidP="00304C55">
              <w:pPr>
                <w:pStyle w:val="Bibliographie"/>
                <w:ind w:left="720" w:hanging="720"/>
                <w:rPr>
                  <w:noProof/>
                  <w:lang w:val="fr-FR"/>
                  <w:rPrChange w:id="8594" w:author="Arthur Parmentier" w:date="2020-06-11T11:42:00Z">
                    <w:rPr>
                      <w:noProof/>
                    </w:rPr>
                  </w:rPrChange>
                </w:rPr>
              </w:pPr>
              <w:r>
                <w:rPr>
                  <w:noProof/>
                </w:rPr>
                <w:t xml:space="preserve">Hofstadter, D. (2009). </w:t>
              </w:r>
              <w:r>
                <w:rPr>
                  <w:i/>
                  <w:iCs/>
                  <w:noProof/>
                </w:rPr>
                <w:t>Analogy as the Core of Cognition.</w:t>
              </w:r>
              <w:r>
                <w:rPr>
                  <w:noProof/>
                </w:rPr>
                <w:t xml:space="preserve"> </w:t>
              </w:r>
              <w:r w:rsidRPr="008C0EC1">
                <w:rPr>
                  <w:noProof/>
                  <w:lang w:val="fr-FR"/>
                  <w:rPrChange w:id="8595" w:author="Arthur Parmentier" w:date="2020-06-11T11:42:00Z">
                    <w:rPr>
                      <w:noProof/>
                    </w:rPr>
                  </w:rPrChange>
                </w:rPr>
                <w:t>Récupéré sur Youtube: https://www.youtube.com/watch?v=n8m7lFQ3njk</w:t>
              </w:r>
            </w:p>
            <w:p w:rsidR="00304C55" w:rsidRDefault="00304C55" w:rsidP="00304C55">
              <w:pPr>
                <w:pStyle w:val="Bibliographie"/>
                <w:ind w:left="720" w:hanging="720"/>
                <w:rPr>
                  <w:noProof/>
                </w:rPr>
              </w:pPr>
              <w:r>
                <w:rPr>
                  <w:noProof/>
                </w:rPr>
                <w:t xml:space="preserve">Hopcroft, U. (s.d.). </w:t>
              </w:r>
              <w:r>
                <w:rPr>
                  <w:i/>
                  <w:iCs/>
                  <w:noProof/>
                </w:rPr>
                <w:t>1979.</w:t>
              </w:r>
              <w:r>
                <w:rPr>
                  <w:noProof/>
                </w:rPr>
                <w:t xml:space="preserve"> </w:t>
              </w:r>
            </w:p>
            <w:p w:rsidR="00304C55" w:rsidRPr="008C0EC1" w:rsidRDefault="00304C55" w:rsidP="00304C55">
              <w:pPr>
                <w:pStyle w:val="Bibliographie"/>
                <w:ind w:left="720" w:hanging="720"/>
                <w:rPr>
                  <w:noProof/>
                  <w:lang w:val="fr-FR"/>
                  <w:rPrChange w:id="8596" w:author="Arthur Parmentier" w:date="2020-06-11T11:42:00Z">
                    <w:rPr>
                      <w:noProof/>
                    </w:rPr>
                  </w:rPrChange>
                </w:rPr>
              </w:pPr>
              <w:r>
                <w:rPr>
                  <w:noProof/>
                </w:rPr>
                <w:t xml:space="preserve">Huglo, M. (1963). </w:t>
              </w:r>
              <w:r w:rsidRPr="008C0EC1">
                <w:rPr>
                  <w:noProof/>
                  <w:lang w:val="fr-FR"/>
                  <w:rPrChange w:id="8597" w:author="Arthur Parmentier" w:date="2020-06-11T11:42:00Z">
                    <w:rPr>
                      <w:noProof/>
                    </w:rPr>
                  </w:rPrChange>
                </w:rPr>
                <w:t xml:space="preserve">La chironomie médiévale. </w:t>
              </w:r>
              <w:r w:rsidRPr="008C0EC1">
                <w:rPr>
                  <w:i/>
                  <w:iCs/>
                  <w:noProof/>
                  <w:lang w:val="fr-FR"/>
                  <w:rPrChange w:id="8598" w:author="Arthur Parmentier" w:date="2020-06-11T11:42:00Z">
                    <w:rPr>
                      <w:i/>
                      <w:iCs/>
                      <w:noProof/>
                    </w:rPr>
                  </w:rPrChange>
                </w:rPr>
                <w:t>Revue de musicologie</w:t>
              </w:r>
              <w:r w:rsidRPr="008C0EC1">
                <w:rPr>
                  <w:noProof/>
                  <w:lang w:val="fr-FR"/>
                  <w:rPrChange w:id="8599" w:author="Arthur Parmentier" w:date="2020-06-11T11:42:00Z">
                    <w:rPr>
                      <w:noProof/>
                    </w:rPr>
                  </w:rPrChange>
                </w:rPr>
                <w:t>.</w:t>
              </w:r>
            </w:p>
            <w:p w:rsidR="00304C55" w:rsidRDefault="00304C55" w:rsidP="00304C55">
              <w:pPr>
                <w:pStyle w:val="Bibliographie"/>
                <w:ind w:left="720" w:hanging="720"/>
                <w:rPr>
                  <w:noProof/>
                </w:rPr>
              </w:pPr>
              <w:r>
                <w:rPr>
                  <w:noProof/>
                </w:rPr>
                <w:t xml:space="preserve">Liddell, Henry, G., &amp; R., S. (s.d.). </w:t>
              </w:r>
              <w:r>
                <w:rPr>
                  <w:i/>
                  <w:iCs/>
                  <w:noProof/>
                </w:rPr>
                <w:t>A Greek-English Lexicon.</w:t>
              </w:r>
              <w:r>
                <w:rPr>
                  <w:noProof/>
                </w:rPr>
                <w:t xml:space="preserve"> </w:t>
              </w:r>
            </w:p>
            <w:p w:rsidR="00304C55" w:rsidRDefault="00304C55" w:rsidP="00304C55">
              <w:pPr>
                <w:pStyle w:val="Bibliographie"/>
                <w:ind w:left="720" w:hanging="720"/>
                <w:rPr>
                  <w:noProof/>
                </w:rPr>
              </w:pPr>
              <w:r>
                <w:rPr>
                  <w:noProof/>
                </w:rPr>
                <w:t xml:space="preserve">Minors, H. J., &amp; Thompson, W. (s.d.). </w:t>
              </w:r>
              <w:r>
                <w:rPr>
                  <w:i/>
                  <w:iCs/>
                  <w:noProof/>
                </w:rPr>
                <w:t>Soundpainting blog</w:t>
              </w:r>
              <w:r>
                <w:rPr>
                  <w:noProof/>
                </w:rPr>
                <w:t>. Récupéré sur Soundpainting: http://www.soundpainting.com/blog/</w:t>
              </w:r>
            </w:p>
            <w:p w:rsidR="00304C55" w:rsidRPr="008C0EC1" w:rsidRDefault="00304C55" w:rsidP="00304C55">
              <w:pPr>
                <w:pStyle w:val="Bibliographie"/>
                <w:ind w:left="720" w:hanging="720"/>
                <w:rPr>
                  <w:noProof/>
                  <w:lang w:val="fr-FR"/>
                  <w:rPrChange w:id="8600" w:author="Arthur Parmentier" w:date="2020-06-11T11:42:00Z">
                    <w:rPr>
                      <w:noProof/>
                    </w:rPr>
                  </w:rPrChange>
                </w:rPr>
              </w:pPr>
              <w:r>
                <w:rPr>
                  <w:noProof/>
                </w:rPr>
                <w:t xml:space="preserve">Pâris, A. (s.d.). </w:t>
              </w:r>
              <w:r w:rsidRPr="008C0EC1">
                <w:rPr>
                  <w:i/>
                  <w:iCs/>
                  <w:noProof/>
                  <w:lang w:val="fr-FR"/>
                  <w:rPrChange w:id="8601" w:author="Arthur Parmentier" w:date="2020-06-11T11:42:00Z">
                    <w:rPr>
                      <w:i/>
                      <w:iCs/>
                      <w:noProof/>
                    </w:rPr>
                  </w:rPrChange>
                </w:rPr>
                <w:t>Direction d'orchestre.</w:t>
              </w:r>
              <w:r w:rsidRPr="008C0EC1">
                <w:rPr>
                  <w:noProof/>
                  <w:lang w:val="fr-FR"/>
                  <w:rPrChange w:id="8602" w:author="Arthur Parmentier" w:date="2020-06-11T11:42:00Z">
                    <w:rPr>
                      <w:noProof/>
                    </w:rPr>
                  </w:rPrChange>
                </w:rPr>
                <w:t xml:space="preserve"> Récupéré sur Universalis: https://www.universalis.fr/encyclopedie/direction-d-orchestre/</w:t>
              </w:r>
            </w:p>
            <w:p w:rsidR="00304C55" w:rsidRDefault="00304C55" w:rsidP="00304C55">
              <w:pPr>
                <w:pStyle w:val="Bibliographie"/>
                <w:ind w:left="720" w:hanging="720"/>
                <w:rPr>
                  <w:noProof/>
                </w:rPr>
              </w:pPr>
              <w:r>
                <w:rPr>
                  <w:noProof/>
                </w:rPr>
                <w:t xml:space="preserve">Peirce, C. S. (1903). </w:t>
              </w:r>
              <w:r>
                <w:rPr>
                  <w:i/>
                  <w:iCs/>
                  <w:noProof/>
                </w:rPr>
                <w:t>Nomenclature and Division of Triadic Relations, as far as they are determined.</w:t>
              </w:r>
              <w:r>
                <w:rPr>
                  <w:noProof/>
                </w:rPr>
                <w:t xml:space="preserve"> </w:t>
              </w:r>
            </w:p>
            <w:p w:rsidR="00304C55" w:rsidRDefault="00304C55" w:rsidP="00304C55">
              <w:pPr>
                <w:pStyle w:val="Bibliographie"/>
                <w:ind w:left="720" w:hanging="720"/>
                <w:rPr>
                  <w:noProof/>
                </w:rPr>
              </w:pPr>
              <w:r>
                <w:rPr>
                  <w:noProof/>
                </w:rPr>
                <w:t>Piana, Stagliano, Odone, Verri, &amp; Camurri. (s.d.). Real-time Automatic Emotion Recognition from Body.</w:t>
              </w:r>
            </w:p>
            <w:p w:rsidR="00304C55" w:rsidRDefault="00304C55" w:rsidP="00304C55">
              <w:pPr>
                <w:pStyle w:val="Bibliographie"/>
                <w:ind w:left="720" w:hanging="720"/>
                <w:rPr>
                  <w:noProof/>
                </w:rPr>
              </w:pPr>
              <w:r>
                <w:rPr>
                  <w:noProof/>
                </w:rPr>
                <w:t xml:space="preserve">Raheja, J. &amp;. (2015). Robust gesture recognition using Kinect: A comparison between DTW and HMM. </w:t>
              </w:r>
              <w:r>
                <w:rPr>
                  <w:i/>
                  <w:iCs/>
                  <w:noProof/>
                </w:rPr>
                <w:t>Optik - International Journal for Light and Electron Optics</w:t>
              </w:r>
              <w:r>
                <w:rPr>
                  <w:noProof/>
                </w:rPr>
                <w:t>.</w:t>
              </w:r>
            </w:p>
            <w:p w:rsidR="00304C55" w:rsidRDefault="00304C55" w:rsidP="00304C55">
              <w:pPr>
                <w:pStyle w:val="Bibliographie"/>
                <w:ind w:left="720" w:hanging="720"/>
                <w:rPr>
                  <w:noProof/>
                </w:rPr>
              </w:pPr>
              <w:r>
                <w:rPr>
                  <w:noProof/>
                </w:rPr>
                <w:t xml:space="preserve">Revlin, R. (s.d.). </w:t>
              </w:r>
              <w:r>
                <w:rPr>
                  <w:i/>
                  <w:iCs/>
                  <w:noProof/>
                </w:rPr>
                <w:t>Cognition: Theory and Practice.</w:t>
              </w:r>
              <w:r>
                <w:rPr>
                  <w:noProof/>
                </w:rPr>
                <w:t xml:space="preserve"> </w:t>
              </w:r>
            </w:p>
            <w:p w:rsidR="00304C55" w:rsidRDefault="00304C55" w:rsidP="00304C55">
              <w:pPr>
                <w:pStyle w:val="Bibliographie"/>
                <w:ind w:left="720" w:hanging="720"/>
                <w:rPr>
                  <w:noProof/>
                </w:rPr>
              </w:pPr>
              <w:r>
                <w:rPr>
                  <w:noProof/>
                </w:rPr>
                <w:t xml:space="preserve">Rosch, E. H. (1973). Natural Categories. </w:t>
              </w:r>
              <w:r>
                <w:rPr>
                  <w:i/>
                  <w:iCs/>
                  <w:noProof/>
                </w:rPr>
                <w:t>Cognitive Psychology 4</w:t>
              </w:r>
              <w:r>
                <w:rPr>
                  <w:noProof/>
                </w:rPr>
                <w:t>, 328-350.</w:t>
              </w:r>
            </w:p>
            <w:p w:rsidR="00304C55" w:rsidRDefault="00304C55" w:rsidP="00304C55">
              <w:pPr>
                <w:pStyle w:val="Bibliographie"/>
                <w:ind w:left="720" w:hanging="720"/>
                <w:rPr>
                  <w:noProof/>
                </w:rPr>
              </w:pPr>
              <w:r>
                <w:rPr>
                  <w:noProof/>
                </w:rPr>
                <w:t xml:space="preserve">Salvador, S. (2004). FastDTW: Toward Accurate Dynamic Time Warping in Linear Time and Space. </w:t>
              </w:r>
              <w:r>
                <w:rPr>
                  <w:i/>
                  <w:iCs/>
                  <w:noProof/>
                </w:rPr>
                <w:t>Intelligent Data Analysis</w:t>
              </w:r>
              <w:r>
                <w:rPr>
                  <w:noProof/>
                </w:rPr>
                <w:t>.</w:t>
              </w:r>
            </w:p>
            <w:p w:rsidR="00304C55" w:rsidRDefault="00304C55" w:rsidP="00304C55">
              <w:pPr>
                <w:pStyle w:val="Bibliographie"/>
                <w:ind w:left="720" w:hanging="720"/>
                <w:rPr>
                  <w:noProof/>
                </w:rPr>
              </w:pPr>
              <w:r>
                <w:rPr>
                  <w:noProof/>
                </w:rPr>
                <w:lastRenderedPageBreak/>
                <w:t xml:space="preserve">Shannon. (1948). </w:t>
              </w:r>
              <w:r>
                <w:rPr>
                  <w:i/>
                  <w:iCs/>
                  <w:noProof/>
                </w:rPr>
                <w:t>A Mathematical Theory of Communication .</w:t>
              </w:r>
              <w:r>
                <w:rPr>
                  <w:noProof/>
                </w:rPr>
                <w:t xml:space="preserve"> </w:t>
              </w:r>
            </w:p>
            <w:p w:rsidR="00304C55" w:rsidRDefault="00304C55" w:rsidP="00304C55">
              <w:pPr>
                <w:pStyle w:val="Bibliographie"/>
                <w:ind w:left="720" w:hanging="720"/>
                <w:rPr>
                  <w:noProof/>
                </w:rPr>
              </w:pPr>
              <w:r>
                <w:rPr>
                  <w:noProof/>
                </w:rPr>
                <w:t xml:space="preserve">Thompson. (s.d.). </w:t>
              </w:r>
              <w:r>
                <w:rPr>
                  <w:i/>
                  <w:iCs/>
                  <w:noProof/>
                </w:rPr>
                <w:t>Soundpainting</w:t>
              </w:r>
              <w:r>
                <w:rPr>
                  <w:noProof/>
                </w:rPr>
                <w:t>. Récupéré sur Soundpainting.com: http://www.soundpainting.com/soundpainting/</w:t>
              </w:r>
            </w:p>
            <w:p w:rsidR="00310EB8" w:rsidRDefault="00310EB8" w:rsidP="00304C55">
              <w:pPr>
                <w:rPr>
                  <w:ins w:id="8603" w:author="Arthur Parmentier" w:date="2020-06-10T18:46:00Z"/>
                </w:rPr>
              </w:pPr>
              <w:ins w:id="8604" w:author="Arthur Parmentier" w:date="2020-06-10T18:46:00Z">
                <w:r>
                  <w:rPr>
                    <w:b/>
                    <w:bCs/>
                  </w:rPr>
                  <w:fldChar w:fldCharType="end"/>
                </w:r>
              </w:ins>
            </w:p>
            <w:customXmlInsRangeStart w:id="8605" w:author="Arthur Parmentier" w:date="2020-06-10T18:46:00Z"/>
          </w:sdtContent>
        </w:sdt>
        <w:customXmlInsRangeEnd w:id="8605"/>
        <w:customXmlInsRangeStart w:id="8606" w:author="Arthur Parmentier" w:date="2020-06-10T18:46:00Z"/>
      </w:sdtContent>
    </w:sdt>
    <w:customXmlInsRangeEnd w:id="8606"/>
    <w:p w:rsidR="00F25194" w:rsidRPr="007C437A" w:rsidRDefault="00F25194" w:rsidP="00E6654A"/>
    <w:p w:rsidR="00F25194" w:rsidRPr="007C437A" w:rsidRDefault="00F25194" w:rsidP="00E6654A"/>
    <w:p w:rsidR="00A34795" w:rsidRPr="007C437A" w:rsidRDefault="00A34795" w:rsidP="00E6654A">
      <w:pPr>
        <w:rPr>
          <w:ins w:id="8607" w:author="Arthur Parmentier" w:date="2020-05-12T19:23:00Z"/>
        </w:rPr>
      </w:pPr>
      <w:ins w:id="8608" w:author="Arthur Parmentier" w:date="2020-05-12T19:23:00Z">
        <w:r w:rsidRPr="007C437A">
          <w:t>No synonyms in SP</w:t>
        </w:r>
      </w:ins>
    </w:p>
    <w:p w:rsidR="00A34795" w:rsidRPr="007C437A" w:rsidRDefault="00A34795" w:rsidP="00E6654A">
      <w:ins w:id="8609" w:author="Arthur Parmentier" w:date="2020-05-12T19:23:00Z">
        <w:r w:rsidRPr="007C437A">
          <w:t>Are there homonyms?</w:t>
        </w:r>
        <w:r w:rsidR="0011688F" w:rsidRPr="007C437A">
          <w:t xml:space="preserve"> YESS</w:t>
        </w:r>
      </w:ins>
    </w:p>
    <w:bookmarkEnd w:id="486"/>
    <w:p w:rsidR="00F25194" w:rsidRPr="007C437A" w:rsidRDefault="00F25194" w:rsidP="00E6654A">
      <w:pPr>
        <w:rPr>
          <w:ins w:id="8610" w:author="Arthur Parmentier" w:date="2020-05-12T19:27:00Z"/>
        </w:rPr>
      </w:pPr>
    </w:p>
    <w:p w:rsidR="008A6488" w:rsidRPr="007C437A" w:rsidRDefault="008A6488" w:rsidP="00E6654A">
      <w:pPr>
        <w:rPr>
          <w:ins w:id="8611" w:author="Arthur Parmentier" w:date="2020-05-12T19:32:00Z"/>
        </w:rPr>
      </w:pPr>
      <w:ins w:id="8612" w:author="Arthur Parmentier" w:date="2020-05-12T19:27:00Z">
        <w:r w:rsidRPr="007C437A">
          <w:t>Meronymes… to check/discuss</w:t>
        </w:r>
        <w:r w:rsidR="00481EE1" w:rsidRPr="007C437A">
          <w:t xml:space="preserve"> : sense relations</w:t>
        </w:r>
      </w:ins>
    </w:p>
    <w:p w:rsidR="000717DB" w:rsidRPr="007C437A" w:rsidRDefault="000717DB" w:rsidP="00E6654A">
      <w:pPr>
        <w:rPr>
          <w:ins w:id="8613" w:author="Arthur Parmentier" w:date="2020-05-12T19:32:00Z"/>
        </w:rPr>
      </w:pPr>
    </w:p>
    <w:p w:rsidR="000717DB" w:rsidRPr="007C437A" w:rsidRDefault="000717DB" w:rsidP="00E6654A">
      <w:pPr>
        <w:rPr>
          <w:ins w:id="8614" w:author="Arthur Parmentier" w:date="2020-05-13T09:41:00Z"/>
        </w:rPr>
      </w:pPr>
      <w:ins w:id="8615" w:author="Arthur Parmentier" w:date="2020-05-12T19:32:00Z">
        <w:r w:rsidRPr="007C437A">
          <w:t xml:space="preserve">Sign overloading: </w:t>
        </w:r>
      </w:ins>
      <w:ins w:id="8616" w:author="Arthur Parmentier" w:date="2020-05-12T19:34:00Z">
        <w:r w:rsidR="00C07A15" w:rsidRPr="007C437A">
          <w:t>what is an analogy?</w:t>
        </w:r>
      </w:ins>
    </w:p>
    <w:p w:rsidR="003C3E32" w:rsidRPr="007C437A" w:rsidRDefault="003C3E32" w:rsidP="00E6654A">
      <w:pPr>
        <w:rPr>
          <w:ins w:id="8617" w:author="Arthur Parmentier" w:date="2020-05-13T09:41:00Z"/>
        </w:rPr>
      </w:pPr>
    </w:p>
    <w:p w:rsidR="003C3E32" w:rsidRPr="007C437A" w:rsidRDefault="003C3E32" w:rsidP="00E6654A">
      <w:pPr>
        <w:rPr>
          <w:ins w:id="8618" w:author="Arthur Parmentier" w:date="2020-05-14T13:28:00Z"/>
          <w:rStyle w:val="reference-text"/>
        </w:rPr>
      </w:pPr>
      <w:ins w:id="8619" w:author="Arthur Parmentier" w:date="2020-05-13T09:41:00Z">
        <w:r w:rsidRPr="007C437A">
          <w:t>Quantum-like theory of concepts to model human interaction (interference) in resp</w:t>
        </w:r>
      </w:ins>
      <w:ins w:id="8620" w:author="Arthur Parmentier" w:date="2020-05-13T09:42:00Z">
        <w:r w:rsidRPr="007C437A">
          <w:t xml:space="preserve">onding to SP signs? </w:t>
        </w:r>
      </w:ins>
      <w:ins w:id="8621" w:author="Arthur Parmentier" w:date="2020-05-14T13:28:00Z">
        <w:r w:rsidR="00A84632" w:rsidRPr="007C437A">
          <w:rPr>
            <w:rStyle w:val="reference-text"/>
            <w:rPrChange w:id="8622" w:author="Arthur Parmentier" w:date="2020-06-07T15:27:00Z">
              <w:rPr>
                <w:rStyle w:val="reference-text"/>
              </w:rPr>
            </w:rPrChange>
          </w:rPr>
          <w:fldChar w:fldCharType="begin"/>
        </w:r>
        <w:r w:rsidR="00A84632" w:rsidRPr="007C437A">
          <w:rPr>
            <w:rStyle w:val="reference-text"/>
          </w:rPr>
          <w:instrText xml:space="preserve"> HYPERLINK "</w:instrText>
        </w:r>
      </w:ins>
      <w:ins w:id="8623" w:author="Arthur Parmentier" w:date="2020-05-13T09:42:00Z">
        <w:r w:rsidR="00A84632" w:rsidRPr="007C437A">
          <w:rPr>
            <w:rStyle w:val="reference-text"/>
          </w:rPr>
          <w:instrText>https://www.frontiersin.org/articles/10.3389/fpsyg.2016.00418/full</w:instrText>
        </w:r>
      </w:ins>
      <w:ins w:id="8624" w:author="Arthur Parmentier" w:date="2020-05-14T13:28:00Z">
        <w:r w:rsidR="00A84632" w:rsidRPr="007C437A">
          <w:rPr>
            <w:rStyle w:val="reference-text"/>
          </w:rPr>
          <w:instrText xml:space="preserve">" </w:instrText>
        </w:r>
        <w:r w:rsidR="00A84632" w:rsidRPr="007C437A">
          <w:rPr>
            <w:rStyle w:val="reference-text"/>
            <w:rPrChange w:id="8625" w:author="Arthur Parmentier" w:date="2020-06-07T15:27:00Z">
              <w:rPr>
                <w:rStyle w:val="reference-text"/>
              </w:rPr>
            </w:rPrChange>
          </w:rPr>
          <w:fldChar w:fldCharType="separate"/>
        </w:r>
      </w:ins>
      <w:ins w:id="8626" w:author="Arthur Parmentier" w:date="2020-05-13T09:42:00Z">
        <w:r w:rsidR="00A84632" w:rsidRPr="007C437A">
          <w:rPr>
            <w:rStyle w:val="Lienhypertexte"/>
          </w:rPr>
          <w:t>https://www.frontiersin.org/articles/10.3389/fpsyg.2016.00418/full</w:t>
        </w:r>
      </w:ins>
      <w:ins w:id="8627" w:author="Arthur Parmentier" w:date="2020-05-14T13:28:00Z">
        <w:r w:rsidR="00A84632" w:rsidRPr="007C437A">
          <w:rPr>
            <w:rStyle w:val="reference-text"/>
            <w:rPrChange w:id="8628" w:author="Arthur Parmentier" w:date="2020-06-07T15:27:00Z">
              <w:rPr>
                <w:rStyle w:val="reference-text"/>
              </w:rPr>
            </w:rPrChange>
          </w:rPr>
          <w:fldChar w:fldCharType="end"/>
        </w:r>
      </w:ins>
    </w:p>
    <w:p w:rsidR="00A84632" w:rsidRPr="007C437A" w:rsidRDefault="00A84632" w:rsidP="00E6654A">
      <w:pPr>
        <w:rPr>
          <w:ins w:id="8629" w:author="Arthur Parmentier" w:date="2020-05-14T13:28:00Z"/>
          <w:rStyle w:val="reference-text"/>
        </w:rPr>
      </w:pPr>
    </w:p>
    <w:p w:rsidR="00A84632" w:rsidRPr="007C437A" w:rsidRDefault="00A84632" w:rsidP="00A84632">
      <w:pPr>
        <w:rPr>
          <w:ins w:id="8630" w:author="Arthur Parmentier" w:date="2020-05-14T13:28:00Z"/>
        </w:rPr>
      </w:pPr>
      <w:ins w:id="8631" w:author="Arthur Parmentier" w:date="2020-05-14T13:28:00Z">
        <w:r w:rsidRPr="007C437A">
          <w:t>Modes and defaults: attempt to define particular grammars inside a “universal” one?</w:t>
        </w:r>
      </w:ins>
    </w:p>
    <w:p w:rsidR="00A84632" w:rsidRPr="008C7E78" w:rsidRDefault="006A7F9F" w:rsidP="00A84632">
      <w:pPr>
        <w:rPr>
          <w:ins w:id="8632" w:author="Arthur Parmentier" w:date="2020-05-14T13:28:00Z"/>
          <w:lang w:val="fr-FR"/>
          <w:rPrChange w:id="8633" w:author="Arthur Parmentier" w:date="2020-06-07T18:32:00Z">
            <w:rPr>
              <w:ins w:id="8634" w:author="Arthur Parmentier" w:date="2020-05-14T13:28:00Z"/>
            </w:rPr>
          </w:rPrChange>
        </w:rPr>
      </w:pPr>
      <w:ins w:id="8635" w:author="Arthur Parmentier" w:date="2020-05-14T15:15:00Z">
        <w:r w:rsidRPr="008C7E78">
          <w:rPr>
            <w:lang w:val="fr-FR"/>
            <w:rPrChange w:id="8636" w:author="Arthur Parmentier" w:date="2020-06-07T18:32:00Z">
              <w:rPr/>
            </w:rPrChange>
          </w:rPr>
          <w:t>Enquete statistique sur poid</w:t>
        </w:r>
        <w:r w:rsidR="00FC6CCC" w:rsidRPr="008C7E78">
          <w:rPr>
            <w:lang w:val="fr-FR"/>
            <w:rPrChange w:id="8637" w:author="Arthur Parmentier" w:date="2020-06-07T18:32:00Z">
              <w:rPr/>
            </w:rPrChange>
          </w:rPr>
          <w:t>s</w:t>
        </w:r>
        <w:r w:rsidRPr="008C7E78">
          <w:rPr>
            <w:lang w:val="fr-FR"/>
            <w:rPrChange w:id="8638" w:author="Arthur Parmentier" w:date="2020-06-07T18:32:00Z">
              <w:rPr/>
            </w:rPrChange>
          </w:rPr>
          <w:t xml:space="preserve"> cogniti</w:t>
        </w:r>
      </w:ins>
      <w:ins w:id="8639" w:author="Arthur Parmentier" w:date="2020-05-14T15:16:00Z">
        <w:r w:rsidR="00711575" w:rsidRPr="008C7E78">
          <w:rPr>
            <w:lang w:val="fr-FR"/>
            <w:rPrChange w:id="8640" w:author="Arthur Parmentier" w:date="2020-06-07T18:32:00Z">
              <w:rPr/>
            </w:rPrChange>
          </w:rPr>
          <w:t>f</w:t>
        </w:r>
      </w:ins>
      <w:ins w:id="8641" w:author="Arthur Parmentier" w:date="2020-05-14T15:15:00Z">
        <w:r w:rsidRPr="008C7E78">
          <w:rPr>
            <w:lang w:val="fr-FR"/>
            <w:rPrChange w:id="8642" w:author="Arthur Parmentier" w:date="2020-06-07T18:32:00Z">
              <w:rPr/>
            </w:rPrChange>
          </w:rPr>
          <w:t>/temps de réponse/complexité de la réponse/débutant/experts</w:t>
        </w:r>
      </w:ins>
    </w:p>
    <w:p w:rsidR="00A84632" w:rsidRPr="008C7E78" w:rsidRDefault="00A84632" w:rsidP="00A84632">
      <w:pPr>
        <w:rPr>
          <w:ins w:id="8643" w:author="Arthur Parmentier" w:date="2020-05-14T13:28:00Z"/>
          <w:lang w:val="fr-FR"/>
          <w:rPrChange w:id="8644" w:author="Arthur Parmentier" w:date="2020-06-07T18:32:00Z">
            <w:rPr>
              <w:ins w:id="8645" w:author="Arthur Parmentier" w:date="2020-05-14T13:28:00Z"/>
            </w:rPr>
          </w:rPrChange>
        </w:rPr>
      </w:pPr>
    </w:p>
    <w:p w:rsidR="00A84632" w:rsidRPr="008C7E78" w:rsidRDefault="00A84632" w:rsidP="00A84632">
      <w:pPr>
        <w:rPr>
          <w:ins w:id="8646" w:author="Arthur Parmentier" w:date="2020-05-14T13:28:00Z"/>
          <w:lang w:val="fr-FR"/>
          <w:rPrChange w:id="8647" w:author="Arthur Parmentier" w:date="2020-06-07T18:32:00Z">
            <w:rPr>
              <w:ins w:id="8648" w:author="Arthur Parmentier" w:date="2020-05-14T13:28:00Z"/>
            </w:rPr>
          </w:rPrChange>
        </w:rPr>
      </w:pPr>
    </w:p>
    <w:p w:rsidR="00A84632" w:rsidRPr="008C7E78" w:rsidRDefault="00A84632" w:rsidP="00A84632">
      <w:pPr>
        <w:rPr>
          <w:ins w:id="8649" w:author="Arthur Parmentier" w:date="2020-05-14T13:28:00Z"/>
          <w:lang w:val="fr-FR"/>
          <w:rPrChange w:id="8650" w:author="Arthur Parmentier" w:date="2020-06-07T18:32:00Z">
            <w:rPr>
              <w:ins w:id="8651" w:author="Arthur Parmentier" w:date="2020-05-14T13:28:00Z"/>
            </w:rPr>
          </w:rPrChange>
        </w:rPr>
      </w:pPr>
    </w:p>
    <w:p w:rsidR="00A84632" w:rsidRPr="008C7E78" w:rsidRDefault="00A84632" w:rsidP="00A84632">
      <w:pPr>
        <w:rPr>
          <w:ins w:id="8652" w:author="Arthur Parmentier" w:date="2020-05-14T13:28:00Z"/>
          <w:lang w:val="fr-FR"/>
          <w:rPrChange w:id="8653" w:author="Arthur Parmentier" w:date="2020-06-07T18:32:00Z">
            <w:rPr>
              <w:ins w:id="8654" w:author="Arthur Parmentier" w:date="2020-05-14T13:28:00Z"/>
            </w:rPr>
          </w:rPrChange>
        </w:rPr>
      </w:pPr>
    </w:p>
    <w:p w:rsidR="00A84632" w:rsidRPr="008C7E78" w:rsidRDefault="00A84632" w:rsidP="00A84632">
      <w:pPr>
        <w:rPr>
          <w:ins w:id="8655" w:author="Arthur Parmentier" w:date="2020-05-14T13:28:00Z"/>
          <w:lang w:val="fr-FR"/>
          <w:rPrChange w:id="8656" w:author="Arthur Parmentier" w:date="2020-06-07T18:32:00Z">
            <w:rPr>
              <w:ins w:id="8657" w:author="Arthur Parmentier" w:date="2020-05-14T13:28:00Z"/>
            </w:rPr>
          </w:rPrChange>
        </w:rPr>
      </w:pPr>
    </w:p>
    <w:p w:rsidR="00A84632" w:rsidRPr="008C7E78" w:rsidRDefault="00A84632" w:rsidP="00A84632">
      <w:pPr>
        <w:rPr>
          <w:ins w:id="8658" w:author="Arthur Parmentier" w:date="2020-05-14T13:28:00Z"/>
          <w:lang w:val="fr-FR"/>
          <w:rPrChange w:id="8659" w:author="Arthur Parmentier" w:date="2020-06-07T18:32:00Z">
            <w:rPr>
              <w:ins w:id="8660" w:author="Arthur Parmentier" w:date="2020-05-14T13:28:00Z"/>
            </w:rPr>
          </w:rPrChange>
        </w:rPr>
      </w:pPr>
    </w:p>
    <w:p w:rsidR="00A84632" w:rsidRPr="008C7E78" w:rsidRDefault="00A84632" w:rsidP="00E6654A">
      <w:pPr>
        <w:rPr>
          <w:ins w:id="8661" w:author="Arthur Parmentier" w:date="2020-05-14T13:28:00Z"/>
          <w:lang w:val="fr-FR"/>
          <w:rPrChange w:id="8662" w:author="Arthur Parmentier" w:date="2020-06-07T18:32:00Z">
            <w:rPr>
              <w:ins w:id="8663" w:author="Arthur Parmentier" w:date="2020-05-14T13:28:00Z"/>
            </w:rPr>
          </w:rPrChange>
        </w:rPr>
      </w:pPr>
    </w:p>
    <w:p w:rsidR="00A84632" w:rsidRPr="008C7E78" w:rsidRDefault="000B405B" w:rsidP="00E6654A">
      <w:pPr>
        <w:rPr>
          <w:ins w:id="8664" w:author="Arthur Parmentier" w:date="2020-05-14T14:50:00Z"/>
          <w:lang w:val="fr-FR"/>
          <w:rPrChange w:id="8665" w:author="Arthur Parmentier" w:date="2020-06-07T18:32:00Z">
            <w:rPr>
              <w:ins w:id="8666" w:author="Arthur Parmentier" w:date="2020-05-14T14:50:00Z"/>
            </w:rPr>
          </w:rPrChange>
        </w:rPr>
      </w:pPr>
      <w:ins w:id="8667" w:author="Arthur Parmentier" w:date="2020-05-14T14:49:00Z">
        <w:r w:rsidRPr="008C7E78">
          <w:rPr>
            <w:lang w:val="fr-FR"/>
            <w:rPrChange w:id="8668" w:author="Arthur Parmentier" w:date="2020-06-07T18:32:00Z">
              <w:rPr/>
            </w:rPrChange>
          </w:rPr>
          <w:t>Utilization des signes motivée par la representation a priori du concept/résultat du soundpainter</w:t>
        </w:r>
      </w:ins>
    </w:p>
    <w:p w:rsidR="006331DF" w:rsidRPr="008C7E78" w:rsidRDefault="006331DF" w:rsidP="00E6654A">
      <w:pPr>
        <w:rPr>
          <w:ins w:id="8669" w:author="Arthur Parmentier" w:date="2020-05-14T14:51:00Z"/>
          <w:lang w:val="fr-FR"/>
          <w:rPrChange w:id="8670" w:author="Arthur Parmentier" w:date="2020-06-07T18:32:00Z">
            <w:rPr>
              <w:ins w:id="8671" w:author="Arthur Parmentier" w:date="2020-05-14T14:51:00Z"/>
            </w:rPr>
          </w:rPrChange>
        </w:rPr>
      </w:pPr>
      <w:ins w:id="8672" w:author="Arthur Parmentier" w:date="2020-05-14T14:50:00Z">
        <w:r w:rsidRPr="008C7E78">
          <w:rPr>
            <w:lang w:val="fr-FR"/>
            <w:rPrChange w:id="8673" w:author="Arthur Parmentier" w:date="2020-06-07T18:32:00Z">
              <w:rPr/>
            </w:rPrChange>
          </w:rPr>
          <w:t xml:space="preserve">Représentation mentale qui precede la réponse du performer; intéressant pour W (tout le monde?) si </w:t>
        </w:r>
      </w:ins>
      <w:ins w:id="8674" w:author="Arthur Parmentier" w:date="2020-05-14T14:51:00Z">
        <w:r w:rsidRPr="008C7E78">
          <w:rPr>
            <w:lang w:val="fr-FR"/>
            <w:rPrChange w:id="8675" w:author="Arthur Parmentier" w:date="2020-06-07T18:32:00Z">
              <w:rPr/>
            </w:rPrChange>
          </w:rPr>
          <w:t>la réponse n’est pas telle qu’attendue</w:t>
        </w:r>
      </w:ins>
    </w:p>
    <w:p w:rsidR="00C63733" w:rsidRPr="008C7E78" w:rsidRDefault="00C63733" w:rsidP="00E6654A">
      <w:pPr>
        <w:rPr>
          <w:ins w:id="8676" w:author="Arthur Parmentier" w:date="2020-05-14T14:57:00Z"/>
          <w:lang w:val="fr-FR"/>
          <w:rPrChange w:id="8677" w:author="Arthur Parmentier" w:date="2020-06-07T18:32:00Z">
            <w:rPr>
              <w:ins w:id="8678" w:author="Arthur Parmentier" w:date="2020-05-14T14:57:00Z"/>
            </w:rPr>
          </w:rPrChange>
        </w:rPr>
      </w:pPr>
      <w:ins w:id="8679" w:author="Arthur Parmentier" w:date="2020-05-14T14:51:00Z">
        <w:r w:rsidRPr="008C7E78">
          <w:rPr>
            <w:lang w:val="fr-FR"/>
            <w:rPrChange w:id="8680" w:author="Arthur Parmentier" w:date="2020-06-07T18:32:00Z">
              <w:rPr/>
            </w:rPrChange>
          </w:rPr>
          <w:t>On ne peut s’adresser qu’à une discipline qu’on connait un peu</w:t>
        </w:r>
      </w:ins>
    </w:p>
    <w:p w:rsidR="00CD4FE1" w:rsidRPr="008C7E78" w:rsidRDefault="00CD4FE1" w:rsidP="00E6654A">
      <w:pPr>
        <w:rPr>
          <w:ins w:id="8681" w:author="Arthur Parmentier" w:date="2020-05-14T14:57:00Z"/>
          <w:lang w:val="fr-FR"/>
          <w:rPrChange w:id="8682" w:author="Arthur Parmentier" w:date="2020-06-07T18:32:00Z">
            <w:rPr>
              <w:ins w:id="8683" w:author="Arthur Parmentier" w:date="2020-05-14T14:57:00Z"/>
            </w:rPr>
          </w:rPrChange>
        </w:rPr>
      </w:pPr>
    </w:p>
    <w:p w:rsidR="00CD4FE1" w:rsidRPr="008C7E78" w:rsidRDefault="00CD4FE1" w:rsidP="00E6654A">
      <w:pPr>
        <w:rPr>
          <w:ins w:id="8684" w:author="Arthur Parmentier" w:date="2020-05-14T14:59:00Z"/>
          <w:lang w:val="fr-FR"/>
          <w:rPrChange w:id="8685" w:author="Arthur Parmentier" w:date="2020-06-07T18:32:00Z">
            <w:rPr>
              <w:ins w:id="8686" w:author="Arthur Parmentier" w:date="2020-05-14T14:59:00Z"/>
            </w:rPr>
          </w:rPrChange>
        </w:rPr>
      </w:pPr>
      <w:ins w:id="8687" w:author="Arthur Parmentier" w:date="2020-05-14T14:57:00Z">
        <w:r w:rsidRPr="008C7E78">
          <w:rPr>
            <w:lang w:val="fr-FR"/>
            <w:rPrChange w:id="8688" w:author="Arthur Parmentier" w:date="2020-06-07T18:32:00Z">
              <w:rPr/>
            </w:rPrChange>
          </w:rPr>
          <w:t>Immobilté du soundpainter dans la config ordi et config traditionnelle walter</w:t>
        </w:r>
      </w:ins>
      <w:ins w:id="8689" w:author="Arthur Parmentier" w:date="2020-05-14T14:58:00Z">
        <w:r w:rsidR="00B47E57" w:rsidRPr="008C7E78">
          <w:rPr>
            <w:lang w:val="fr-FR"/>
            <w:rPrChange w:id="8690" w:author="Arthur Parmentier" w:date="2020-06-07T18:32:00Z">
              <w:rPr/>
            </w:rPrChange>
          </w:rPr>
          <w:t xml:space="preserve"> =&gt; aucune “deformation” du contexte de la performance artistique</w:t>
        </w:r>
        <w:r w:rsidR="004732DA" w:rsidRPr="008C7E78">
          <w:rPr>
            <w:lang w:val="fr-FR"/>
            <w:rPrChange w:id="8691" w:author="Arthur Parmentier" w:date="2020-06-07T18:32:00Z">
              <w:rPr/>
            </w:rPrChange>
          </w:rPr>
          <w:br/>
          <w:t>Notion d’espace</w:t>
        </w:r>
      </w:ins>
    </w:p>
    <w:p w:rsidR="00474CFF" w:rsidRPr="008C7E78" w:rsidRDefault="00474CFF" w:rsidP="00E6654A">
      <w:pPr>
        <w:rPr>
          <w:ins w:id="8692" w:author="Arthur Parmentier" w:date="2020-05-14T14:59:00Z"/>
          <w:lang w:val="fr-FR"/>
          <w:rPrChange w:id="8693" w:author="Arthur Parmentier" w:date="2020-06-07T18:32:00Z">
            <w:rPr>
              <w:ins w:id="8694" w:author="Arthur Parmentier" w:date="2020-05-14T14:59:00Z"/>
            </w:rPr>
          </w:rPrChange>
        </w:rPr>
      </w:pPr>
      <w:ins w:id="8695" w:author="Arthur Parmentier" w:date="2020-05-14T14:59:00Z">
        <w:r w:rsidRPr="008C7E78">
          <w:rPr>
            <w:lang w:val="fr-FR"/>
            <w:rPrChange w:id="8696" w:author="Arthur Parmentier" w:date="2020-06-07T18:32:00Z">
              <w:rPr/>
            </w:rPrChange>
          </w:rPr>
          <w:t>Distinction SP et performer: discussion de l’év</w:t>
        </w:r>
      </w:ins>
      <w:ins w:id="8697" w:author="Arthur Parmentier" w:date="2020-05-14T15:00:00Z">
        <w:r w:rsidRPr="008C7E78">
          <w:rPr>
            <w:lang w:val="fr-FR"/>
            <w:rPrChange w:id="8698" w:author="Arthur Parmentier" w:date="2020-06-07T18:32:00Z">
              <w:rPr/>
            </w:rPrChange>
          </w:rPr>
          <w:t>o</w:t>
        </w:r>
      </w:ins>
      <w:ins w:id="8699" w:author="Arthur Parmentier" w:date="2020-05-14T14:59:00Z">
        <w:r w:rsidRPr="008C7E78">
          <w:rPr>
            <w:lang w:val="fr-FR"/>
            <w:rPrChange w:id="8700" w:author="Arthur Parmentier" w:date="2020-06-07T18:32:00Z">
              <w:rPr/>
            </w:rPrChange>
          </w:rPr>
          <w:t>l</w:t>
        </w:r>
      </w:ins>
      <w:ins w:id="8701" w:author="Arthur Parmentier" w:date="2020-05-14T15:00:00Z">
        <w:r w:rsidRPr="008C7E78">
          <w:rPr>
            <w:lang w:val="fr-FR"/>
            <w:rPrChange w:id="8702" w:author="Arthur Parmentier" w:date="2020-06-07T18:32:00Z">
              <w:rPr/>
            </w:rPrChange>
          </w:rPr>
          <w:t>u</w:t>
        </w:r>
      </w:ins>
      <w:ins w:id="8703" w:author="Arthur Parmentier" w:date="2020-05-14T14:59:00Z">
        <w:r w:rsidRPr="008C7E78">
          <w:rPr>
            <w:lang w:val="fr-FR"/>
            <w:rPrChange w:id="8704" w:author="Arthur Parmentier" w:date="2020-06-07T18:32:00Z">
              <w:rPr/>
            </w:rPrChange>
          </w:rPr>
          <w:t>tion</w:t>
        </w:r>
      </w:ins>
      <w:ins w:id="8705" w:author="Arthur Parmentier" w:date="2020-05-14T15:01:00Z">
        <w:r w:rsidRPr="008C7E78">
          <w:rPr>
            <w:lang w:val="fr-FR"/>
            <w:rPrChange w:id="8706" w:author="Arthur Parmentier" w:date="2020-06-07T18:32:00Z">
              <w:rPr/>
            </w:rPrChange>
          </w:rPr>
          <w:t>, prospections de configuration possible?</w:t>
        </w:r>
      </w:ins>
      <w:ins w:id="8707" w:author="Arthur Parmentier" w:date="2020-05-14T14:59:00Z">
        <w:r w:rsidRPr="008C7E78">
          <w:rPr>
            <w:lang w:val="fr-FR"/>
            <w:rPrChange w:id="8708" w:author="Arthur Parmentier" w:date="2020-06-07T18:32:00Z">
              <w:rPr/>
            </w:rPrChange>
          </w:rPr>
          <w:t xml:space="preserve"> </w:t>
        </w:r>
      </w:ins>
    </w:p>
    <w:p w:rsidR="00474CFF" w:rsidRPr="008C7E78" w:rsidRDefault="00474CFF" w:rsidP="00E6654A">
      <w:pPr>
        <w:rPr>
          <w:ins w:id="8709" w:author="Arthur Parmentier" w:date="2020-05-14T15:29:00Z"/>
          <w:lang w:val="fr-FR"/>
          <w:rPrChange w:id="8710" w:author="Arthur Parmentier" w:date="2020-06-07T18:32:00Z">
            <w:rPr>
              <w:ins w:id="8711" w:author="Arthur Parmentier" w:date="2020-05-14T15:29:00Z"/>
            </w:rPr>
          </w:rPrChange>
        </w:rPr>
      </w:pPr>
      <w:ins w:id="8712" w:author="Arthur Parmentier" w:date="2020-05-14T14:59:00Z">
        <w:r w:rsidRPr="008C7E78">
          <w:rPr>
            <w:lang w:val="fr-FR"/>
            <w:rPrChange w:id="8713" w:author="Arthur Parmentier" w:date="2020-06-07T18:32:00Z">
              <w:rPr/>
            </w:rPrChange>
          </w:rPr>
          <w:t>Nouvelles configurations: le so</w:t>
        </w:r>
      </w:ins>
    </w:p>
    <w:p w:rsidR="0017374C" w:rsidRPr="008C7E78" w:rsidRDefault="0017374C" w:rsidP="00E6654A">
      <w:pPr>
        <w:rPr>
          <w:ins w:id="8714" w:author="Arthur Parmentier" w:date="2020-05-14T15:29:00Z"/>
          <w:lang w:val="fr-FR"/>
          <w:rPrChange w:id="8715" w:author="Arthur Parmentier" w:date="2020-06-07T18:32:00Z">
            <w:rPr>
              <w:ins w:id="8716" w:author="Arthur Parmentier" w:date="2020-05-14T15:29:00Z"/>
            </w:rPr>
          </w:rPrChange>
        </w:rPr>
      </w:pPr>
    </w:p>
    <w:p w:rsidR="0017374C" w:rsidRPr="008C7E78" w:rsidRDefault="0017374C" w:rsidP="00E6654A">
      <w:pPr>
        <w:rPr>
          <w:ins w:id="8717" w:author="Arthur Parmentier" w:date="2020-05-14T15:37:00Z"/>
          <w:lang w:val="fr-FR"/>
          <w:rPrChange w:id="8718" w:author="Arthur Parmentier" w:date="2020-06-07T18:32:00Z">
            <w:rPr>
              <w:ins w:id="8719" w:author="Arthur Parmentier" w:date="2020-05-14T15:37:00Z"/>
            </w:rPr>
          </w:rPrChange>
        </w:rPr>
      </w:pPr>
      <w:ins w:id="8720" w:author="Arthur Parmentier" w:date="2020-05-14T15:29:00Z">
        <w:r w:rsidRPr="008C7E78">
          <w:rPr>
            <w:lang w:val="fr-FR"/>
            <w:rPrChange w:id="8721" w:author="Arthur Parmentier" w:date="2020-06-07T18:32:00Z">
              <w:rPr/>
            </w:rPrChange>
          </w:rPr>
          <w:t xml:space="preserve">W a </w:t>
        </w:r>
        <w:r w:rsidR="009814BB" w:rsidRPr="008C7E78">
          <w:rPr>
            <w:lang w:val="fr-FR"/>
            <w:rPrChange w:id="8722" w:author="Arthur Parmentier" w:date="2020-06-07T18:32:00Z">
              <w:rPr/>
            </w:rPrChange>
          </w:rPr>
          <w:t>d</w:t>
        </w:r>
        <w:r w:rsidRPr="008C7E78">
          <w:rPr>
            <w:lang w:val="fr-FR"/>
            <w:rPrChange w:id="8723" w:author="Arthur Parmentier" w:date="2020-06-07T18:32:00Z">
              <w:rPr/>
            </w:rPrChange>
          </w:rPr>
          <w:t>eja supprimé signe?</w:t>
        </w:r>
        <w:r w:rsidR="009814BB" w:rsidRPr="008C7E78">
          <w:rPr>
            <w:lang w:val="fr-FR"/>
            <w:rPrChange w:id="8724" w:author="Arthur Parmentier" w:date="2020-06-07T18:32:00Z">
              <w:rPr/>
            </w:rPrChange>
          </w:rPr>
          <w:t xml:space="preserve"> Pk?</w:t>
        </w:r>
        <w:r w:rsidRPr="008C7E78">
          <w:rPr>
            <w:lang w:val="fr-FR"/>
            <w:rPrChange w:id="8725" w:author="Arthur Parmentier" w:date="2020-06-07T18:32:00Z">
              <w:rPr/>
            </w:rPrChange>
          </w:rPr>
          <w:t xml:space="preserve"> Ex “race” supprimée du dict de l’académie</w:t>
        </w:r>
      </w:ins>
      <w:ins w:id="8726" w:author="Arthur Parmentier" w:date="2020-05-14T15:30:00Z">
        <w:r w:rsidR="008B1BC4" w:rsidRPr="008C7E78">
          <w:rPr>
            <w:lang w:val="fr-FR"/>
            <w:rPrChange w:id="8727" w:author="Arthur Parmentier" w:date="2020-06-07T18:32:00Z">
              <w:rPr/>
            </w:rPrChange>
          </w:rPr>
          <w:br/>
          <w:t>Pas de synonyme en SP?</w:t>
        </w:r>
        <w:r w:rsidR="009C4444" w:rsidRPr="008C7E78">
          <w:rPr>
            <w:lang w:val="fr-FR"/>
            <w:rPrChange w:id="8728" w:author="Arthur Parmentier" w:date="2020-06-07T18:32:00Z">
              <w:rPr/>
            </w:rPrChange>
          </w:rPr>
          <w:t xml:space="preserve"> </w:t>
        </w:r>
      </w:ins>
      <w:ins w:id="8729" w:author="Arthur Parmentier" w:date="2020-05-14T15:31:00Z">
        <w:r w:rsidR="009C4444" w:rsidRPr="008C7E78">
          <w:rPr>
            <w:lang w:val="fr-FR"/>
            <w:rPrChange w:id="8730" w:author="Arthur Parmentier" w:date="2020-06-07T18:32:00Z">
              <w:rPr/>
            </w:rPrChange>
          </w:rPr>
          <w:t>Interpretation du synonyme d</w:t>
        </w:r>
      </w:ins>
      <w:ins w:id="8731" w:author="Arthur Parmentier" w:date="2020-05-14T15:32:00Z">
        <w:r w:rsidR="009C4444" w:rsidRPr="008C7E78">
          <w:rPr>
            <w:lang w:val="fr-FR"/>
            <w:rPrChange w:id="8732" w:author="Arthur Parmentier" w:date="2020-06-07T18:32:00Z">
              <w:rPr/>
            </w:rPrChange>
          </w:rPr>
          <w:t>ans les langues avec contexts: ???</w:t>
        </w:r>
        <w:r w:rsidR="00A67223" w:rsidRPr="008C7E78">
          <w:rPr>
            <w:lang w:val="fr-FR"/>
            <w:rPrChange w:id="8733" w:author="Arthur Parmentier" w:date="2020-06-07T18:32:00Z">
              <w:rPr/>
            </w:rPrChange>
          </w:rPr>
          <w:t xml:space="preserve"> nuance contextuelle (cf video )</w:t>
        </w:r>
      </w:ins>
    </w:p>
    <w:p w:rsidR="00A06D4C" w:rsidRPr="008C7E78" w:rsidRDefault="00A06D4C" w:rsidP="00E6654A">
      <w:pPr>
        <w:rPr>
          <w:ins w:id="8734" w:author="Arthur Parmentier" w:date="2020-05-14T15:37:00Z"/>
          <w:lang w:val="fr-FR"/>
          <w:rPrChange w:id="8735" w:author="Arthur Parmentier" w:date="2020-06-07T18:32:00Z">
            <w:rPr>
              <w:ins w:id="8736" w:author="Arthur Parmentier" w:date="2020-05-14T15:37:00Z"/>
            </w:rPr>
          </w:rPrChange>
        </w:rPr>
      </w:pPr>
    </w:p>
    <w:p w:rsidR="00A06D4C" w:rsidRPr="008C7E78" w:rsidRDefault="00A06D4C" w:rsidP="00E6654A">
      <w:pPr>
        <w:rPr>
          <w:ins w:id="8737" w:author="Arthur Parmentier" w:date="2020-05-14T15:38:00Z"/>
          <w:lang w:val="fr-FR"/>
          <w:rPrChange w:id="8738" w:author="Arthur Parmentier" w:date="2020-06-07T18:32:00Z">
            <w:rPr>
              <w:ins w:id="8739" w:author="Arthur Parmentier" w:date="2020-05-14T15:38:00Z"/>
            </w:rPr>
          </w:rPrChange>
        </w:rPr>
      </w:pPr>
      <w:ins w:id="8740" w:author="Arthur Parmentier" w:date="2020-05-14T15:37:00Z">
        <w:r w:rsidRPr="008C7E78">
          <w:rPr>
            <w:lang w:val="fr-FR"/>
            <w:rPrChange w:id="8741" w:author="Arthur Parmentier" w:date="2020-06-07T18:32:00Z">
              <w:rPr/>
            </w:rPrChange>
          </w:rPr>
          <w:t xml:space="preserve">Language SP manipulé </w:t>
        </w:r>
      </w:ins>
      <w:ins w:id="8742" w:author="Arthur Parmentier" w:date="2020-05-14T15:38:00Z">
        <w:r w:rsidRPr="008C7E78">
          <w:rPr>
            <w:lang w:val="fr-FR"/>
            <w:rPrChange w:id="8743" w:author="Arthur Parmentier" w:date="2020-06-07T18:32:00Z">
              <w:rPr/>
            </w:rPrChange>
          </w:rPr>
          <w:t>par le sp (context free grammar) VS musical language (context sensitive)</w:t>
        </w:r>
        <w:r w:rsidR="00F732CE" w:rsidRPr="008C7E78">
          <w:rPr>
            <w:lang w:val="fr-FR"/>
            <w:rPrChange w:id="8744" w:author="Arthur Parmentier" w:date="2020-06-07T18:32:00Z">
              <w:rPr/>
            </w:rPrChange>
          </w:rPr>
          <w:t xml:space="preserve"> by performer</w:t>
        </w:r>
      </w:ins>
    </w:p>
    <w:p w:rsidR="00475458" w:rsidRPr="008C7E78" w:rsidRDefault="00475458" w:rsidP="00E6654A">
      <w:pPr>
        <w:rPr>
          <w:ins w:id="8745" w:author="Arthur Parmentier" w:date="2020-05-14T15:38:00Z"/>
          <w:lang w:val="fr-FR"/>
          <w:rPrChange w:id="8746" w:author="Arthur Parmentier" w:date="2020-06-07T18:32:00Z">
            <w:rPr>
              <w:ins w:id="8747" w:author="Arthur Parmentier" w:date="2020-05-14T15:38:00Z"/>
            </w:rPr>
          </w:rPrChange>
        </w:rPr>
      </w:pPr>
    </w:p>
    <w:p w:rsidR="00475458" w:rsidRPr="008C7E78" w:rsidRDefault="00475458" w:rsidP="00E6654A">
      <w:pPr>
        <w:rPr>
          <w:ins w:id="8748" w:author="Arthur Parmentier" w:date="2020-05-14T15:44:00Z"/>
          <w:lang w:val="fr-FR"/>
          <w:rPrChange w:id="8749" w:author="Arthur Parmentier" w:date="2020-06-07T18:32:00Z">
            <w:rPr>
              <w:ins w:id="8750" w:author="Arthur Parmentier" w:date="2020-05-14T15:44:00Z"/>
            </w:rPr>
          </w:rPrChange>
        </w:rPr>
      </w:pPr>
      <w:ins w:id="8751" w:author="Arthur Parmentier" w:date="2020-05-14T15:38:00Z">
        <w:r w:rsidRPr="008C7E78">
          <w:rPr>
            <w:lang w:val="fr-FR"/>
            <w:rPrChange w:id="8752" w:author="Arthur Parmentier" w:date="2020-06-07T18:32:00Z">
              <w:rPr/>
            </w:rPrChange>
          </w:rPr>
          <w:t>Context</w:t>
        </w:r>
      </w:ins>
      <w:ins w:id="8753" w:author="Arthur Parmentier" w:date="2020-05-14T15:39:00Z">
        <w:r w:rsidRPr="008C7E78">
          <w:rPr>
            <w:lang w:val="fr-FR"/>
            <w:rPrChange w:id="8754" w:author="Arthur Parmentier" w:date="2020-06-07T18:32:00Z">
              <w:rPr/>
            </w:rPrChange>
          </w:rPr>
          <w:t>: importance au dela de la (context</w:t>
        </w:r>
      </w:ins>
      <w:ins w:id="8755" w:author="Arthur Parmentier" w:date="2020-05-14T15:41:00Z">
        <w:r w:rsidR="005A0160" w:rsidRPr="008C7E78">
          <w:rPr>
            <w:lang w:val="fr-FR"/>
            <w:rPrChange w:id="8756" w:author="Arthur Parmentier" w:date="2020-06-07T18:32:00Z">
              <w:rPr/>
            </w:rPrChange>
          </w:rPr>
          <w:t>-</w:t>
        </w:r>
      </w:ins>
      <w:ins w:id="8757" w:author="Arthur Parmentier" w:date="2020-05-14T15:39:00Z">
        <w:r w:rsidRPr="008C7E78">
          <w:rPr>
            <w:lang w:val="fr-FR"/>
            <w:rPrChange w:id="8758" w:author="Arthur Parmentier" w:date="2020-06-07T18:32:00Z">
              <w:rPr/>
            </w:rPrChange>
          </w:rPr>
          <w:t>free grammar)</w:t>
        </w:r>
        <w:r w:rsidR="00384716" w:rsidRPr="008C7E78">
          <w:rPr>
            <w:lang w:val="fr-FR"/>
            <w:rPrChange w:id="8759" w:author="Arthur Parmentier" w:date="2020-06-07T18:32:00Z">
              <w:rPr/>
            </w:rPrChange>
          </w:rPr>
          <w:t>: attentes du compositeur, configuration</w:t>
        </w:r>
      </w:ins>
      <w:ins w:id="8760" w:author="Arthur Parmentier" w:date="2020-05-14T15:41:00Z">
        <w:r w:rsidR="00CF3BC0" w:rsidRPr="008C7E78">
          <w:rPr>
            <w:lang w:val="fr-FR"/>
            <w:rPrChange w:id="8761" w:author="Arthur Parmentier" w:date="2020-06-07T18:32:00Z">
              <w:rPr/>
            </w:rPrChange>
          </w:rPr>
          <w:t>, par défaut…</w:t>
        </w:r>
      </w:ins>
    </w:p>
    <w:p w:rsidR="005D5A11" w:rsidRPr="008C7E78" w:rsidRDefault="005D5A11" w:rsidP="00E6654A">
      <w:pPr>
        <w:rPr>
          <w:ins w:id="8762" w:author="Arthur Parmentier" w:date="2020-05-14T15:44:00Z"/>
          <w:lang w:val="fr-FR"/>
          <w:rPrChange w:id="8763" w:author="Arthur Parmentier" w:date="2020-06-07T18:32:00Z">
            <w:rPr>
              <w:ins w:id="8764" w:author="Arthur Parmentier" w:date="2020-05-14T15:44:00Z"/>
            </w:rPr>
          </w:rPrChange>
        </w:rPr>
      </w:pPr>
    </w:p>
    <w:p w:rsidR="005D5A11" w:rsidRPr="008C7E78" w:rsidRDefault="005D5A11" w:rsidP="00E6654A">
      <w:pPr>
        <w:rPr>
          <w:ins w:id="8765" w:author="Arthur Parmentier" w:date="2020-05-14T15:44:00Z"/>
          <w:lang w:val="fr-FR"/>
          <w:rPrChange w:id="8766" w:author="Arthur Parmentier" w:date="2020-06-07T18:32:00Z">
            <w:rPr>
              <w:ins w:id="8767" w:author="Arthur Parmentier" w:date="2020-05-14T15:44:00Z"/>
            </w:rPr>
          </w:rPrChange>
        </w:rPr>
      </w:pPr>
      <w:ins w:id="8768" w:author="Arthur Parmentier" w:date="2020-05-14T15:44:00Z">
        <w:r w:rsidRPr="008C7E78">
          <w:rPr>
            <w:lang w:val="fr-FR"/>
            <w:rPrChange w:id="8769" w:author="Arthur Parmentier" w:date="2020-06-07T18:32:00Z">
              <w:rPr/>
            </w:rPrChange>
          </w:rPr>
          <w:t>Mode: préciser le sens</w:t>
        </w:r>
        <w:r w:rsidR="0074035C" w:rsidRPr="008C7E78">
          <w:rPr>
            <w:lang w:val="fr-FR"/>
            <w:rPrChange w:id="8770" w:author="Arthur Parmentier" w:date="2020-06-07T18:32:00Z">
              <w:rPr/>
            </w:rPrChange>
          </w:rPr>
          <w:t xml:space="preserve"> </w:t>
        </w:r>
        <w:r w:rsidRPr="008C7E78">
          <w:rPr>
            <w:lang w:val="fr-FR"/>
            <w:rPrChange w:id="8771" w:author="Arthur Parmentier" w:date="2020-06-07T18:32:00Z">
              <w:rPr/>
            </w:rPrChange>
          </w:rPr>
          <w:t>en SP</w:t>
        </w:r>
      </w:ins>
    </w:p>
    <w:p w:rsidR="0074035C" w:rsidRPr="008C7E78" w:rsidRDefault="0074035C" w:rsidP="00E6654A">
      <w:pPr>
        <w:rPr>
          <w:ins w:id="8772" w:author="Arthur Parmentier" w:date="2020-05-14T15:58:00Z"/>
          <w:lang w:val="fr-FR"/>
          <w:rPrChange w:id="8773" w:author="Arthur Parmentier" w:date="2020-06-07T18:32:00Z">
            <w:rPr>
              <w:ins w:id="8774" w:author="Arthur Parmentier" w:date="2020-05-14T15:58:00Z"/>
            </w:rPr>
          </w:rPrChange>
        </w:rPr>
      </w:pPr>
      <w:ins w:id="8775" w:author="Arthur Parmentier" w:date="2020-05-14T15:44:00Z">
        <w:r w:rsidRPr="008C7E78">
          <w:rPr>
            <w:lang w:val="fr-FR"/>
            <w:rPrChange w:id="8776" w:author="Arthur Parmentier" w:date="2020-06-07T18:32:00Z">
              <w:rPr/>
            </w:rPrChange>
          </w:rPr>
          <w:t>“mode”, “for</w:t>
        </w:r>
      </w:ins>
      <w:ins w:id="8777" w:author="Arthur Parmentier" w:date="2020-05-14T15:45:00Z">
        <w:r w:rsidRPr="008C7E78">
          <w:rPr>
            <w:lang w:val="fr-FR"/>
            <w:rPrChange w:id="8778" w:author="Arthur Parmentier" w:date="2020-06-07T18:32:00Z">
              <w:rPr/>
            </w:rPrChange>
          </w:rPr>
          <w:t>me”</w:t>
        </w:r>
      </w:ins>
    </w:p>
    <w:p w:rsidR="00FB6B81" w:rsidRPr="008C7E78" w:rsidRDefault="00FB6B81" w:rsidP="00E6654A">
      <w:pPr>
        <w:rPr>
          <w:ins w:id="8779" w:author="Arthur Parmentier" w:date="2020-05-14T15:59:00Z"/>
          <w:lang w:val="fr-FR"/>
          <w:rPrChange w:id="8780" w:author="Arthur Parmentier" w:date="2020-06-07T18:32:00Z">
            <w:rPr>
              <w:ins w:id="8781" w:author="Arthur Parmentier" w:date="2020-05-14T15:59:00Z"/>
            </w:rPr>
          </w:rPrChange>
        </w:rPr>
      </w:pPr>
    </w:p>
    <w:p w:rsidR="00FB6B81" w:rsidRPr="008C7E78" w:rsidRDefault="00FB6B81" w:rsidP="00E6654A">
      <w:pPr>
        <w:rPr>
          <w:ins w:id="8782" w:author="Arthur Parmentier" w:date="2020-05-14T15:58:00Z"/>
          <w:lang w:val="fr-FR"/>
          <w:rPrChange w:id="8783" w:author="Arthur Parmentier" w:date="2020-06-07T18:32:00Z">
            <w:rPr>
              <w:ins w:id="8784" w:author="Arthur Parmentier" w:date="2020-05-14T15:58:00Z"/>
            </w:rPr>
          </w:rPrChange>
        </w:rPr>
      </w:pPr>
      <w:ins w:id="8785" w:author="Arthur Parmentier" w:date="2020-05-14T15:59:00Z">
        <w:r w:rsidRPr="008C7E78">
          <w:rPr>
            <w:lang w:val="fr-FR"/>
            <w:rPrChange w:id="8786" w:author="Arthur Parmentier" w:date="2020-06-07T18:32:00Z">
              <w:rPr/>
            </w:rPrChange>
          </w:rPr>
          <w:t>Glossaire (definition des mots/concepts utilizes)</w:t>
        </w:r>
      </w:ins>
    </w:p>
    <w:p w:rsidR="00FB6B81" w:rsidRPr="008C7E78" w:rsidRDefault="00FB6B81" w:rsidP="00E6654A">
      <w:pPr>
        <w:rPr>
          <w:ins w:id="8787" w:author="Arthur Parmentier" w:date="2020-05-14T16:26:00Z"/>
          <w:lang w:val="fr-FR"/>
          <w:rPrChange w:id="8788" w:author="Arthur Parmentier" w:date="2020-06-07T18:32:00Z">
            <w:rPr>
              <w:ins w:id="8789" w:author="Arthur Parmentier" w:date="2020-05-14T16:26:00Z"/>
            </w:rPr>
          </w:rPrChange>
        </w:rPr>
      </w:pPr>
      <w:ins w:id="8790" w:author="Arthur Parmentier" w:date="2020-05-14T15:58:00Z">
        <w:r w:rsidRPr="008C7E78">
          <w:rPr>
            <w:lang w:val="fr-FR"/>
            <w:rPrChange w:id="8791" w:author="Arthur Parmentier" w:date="2020-06-07T18:32:00Z">
              <w:rPr/>
            </w:rPrChange>
          </w:rPr>
          <w:t>Biblio, table des illust</w:t>
        </w:r>
      </w:ins>
      <w:ins w:id="8792" w:author="Arthur Parmentier" w:date="2020-05-14T15:59:00Z">
        <w:r w:rsidRPr="008C7E78">
          <w:rPr>
            <w:lang w:val="fr-FR"/>
            <w:rPrChange w:id="8793" w:author="Arthur Parmentier" w:date="2020-06-07T18:32:00Z">
              <w:rPr/>
            </w:rPrChange>
          </w:rPr>
          <w:t>rations.</w:t>
        </w:r>
      </w:ins>
    </w:p>
    <w:p w:rsidR="009946FB" w:rsidRPr="008C7E78" w:rsidRDefault="009946FB" w:rsidP="00E6654A">
      <w:pPr>
        <w:rPr>
          <w:ins w:id="8794" w:author="Arthur Parmentier" w:date="2020-05-14T16:26:00Z"/>
          <w:lang w:val="fr-FR"/>
          <w:rPrChange w:id="8795" w:author="Arthur Parmentier" w:date="2020-06-07T18:32:00Z">
            <w:rPr>
              <w:ins w:id="8796" w:author="Arthur Parmentier" w:date="2020-05-14T16:26:00Z"/>
            </w:rPr>
          </w:rPrChange>
        </w:rPr>
      </w:pPr>
    </w:p>
    <w:p w:rsidR="009946FB" w:rsidRPr="008C7E78" w:rsidRDefault="009946FB" w:rsidP="00E6654A">
      <w:pPr>
        <w:rPr>
          <w:ins w:id="8797" w:author="Arthur Parmentier" w:date="2020-05-14T16:26:00Z"/>
          <w:lang w:val="fr-FR"/>
          <w:rPrChange w:id="8798" w:author="Arthur Parmentier" w:date="2020-06-07T18:32:00Z">
            <w:rPr>
              <w:ins w:id="8799" w:author="Arthur Parmentier" w:date="2020-05-14T16:26:00Z"/>
            </w:rPr>
          </w:rPrChange>
        </w:rPr>
      </w:pPr>
      <w:ins w:id="8800" w:author="Arthur Parmentier" w:date="2020-05-14T16:26:00Z">
        <w:r w:rsidRPr="008C7E78">
          <w:rPr>
            <w:lang w:val="fr-FR"/>
            <w:rPrChange w:id="8801" w:author="Arthur Parmentier" w:date="2020-06-07T18:32:00Z">
              <w:rPr/>
            </w:rPrChange>
          </w:rPr>
          <w:t>4 semaines:</w:t>
        </w:r>
      </w:ins>
    </w:p>
    <w:p w:rsidR="009946FB" w:rsidRPr="008C0EC1" w:rsidRDefault="009946FB" w:rsidP="00E6654A">
      <w:pPr>
        <w:rPr>
          <w:ins w:id="8802" w:author="Arthur Parmentier" w:date="2020-05-14T16:28:00Z"/>
          <w:lang w:val="fr-FR"/>
          <w:rPrChange w:id="8803" w:author="Arthur Parmentier" w:date="2020-06-11T11:42:00Z">
            <w:rPr>
              <w:ins w:id="8804" w:author="Arthur Parmentier" w:date="2020-05-14T16:28:00Z"/>
            </w:rPr>
          </w:rPrChange>
        </w:rPr>
      </w:pPr>
      <w:ins w:id="8805" w:author="Arthur Parmentier" w:date="2020-05-14T16:28:00Z">
        <w:r w:rsidRPr="008C0EC1">
          <w:rPr>
            <w:lang w:val="fr-FR"/>
            <w:rPrChange w:id="8806" w:author="Arthur Parmentier" w:date="2020-06-11T11:42:00Z">
              <w:rPr/>
            </w:rPrChange>
          </w:rPr>
          <w:t xml:space="preserve">Facilité: </w:t>
        </w:r>
      </w:ins>
    </w:p>
    <w:p w:rsidR="009946FB" w:rsidRPr="007C437A" w:rsidRDefault="009946FB">
      <w:pPr>
        <w:ind w:firstLine="360"/>
        <w:rPr>
          <w:ins w:id="8807" w:author="Arthur Parmentier" w:date="2020-05-14T16:28:00Z"/>
        </w:rPr>
        <w:pPrChange w:id="8808" w:author="Arthur Parmentier" w:date="2020-05-14T16:28:00Z">
          <w:pPr/>
        </w:pPrChange>
      </w:pPr>
      <w:ins w:id="8809" w:author="Arthur Parmentier" w:date="2020-05-14T16:28:00Z">
        <w:r w:rsidRPr="007C437A">
          <w:t>- partie technologique</w:t>
        </w:r>
      </w:ins>
    </w:p>
    <w:p w:rsidR="009946FB" w:rsidRPr="007C437A" w:rsidRDefault="009946FB" w:rsidP="009946FB">
      <w:pPr>
        <w:pStyle w:val="Paragraphedeliste"/>
        <w:numPr>
          <w:ilvl w:val="0"/>
          <w:numId w:val="14"/>
        </w:numPr>
        <w:rPr>
          <w:ins w:id="8810" w:author="Arthur Parmentier" w:date="2020-05-14T16:28:00Z"/>
        </w:rPr>
      </w:pPr>
      <w:ins w:id="8811" w:author="Arthur Parmentier" w:date="2020-05-14T16:28:00Z">
        <w:r w:rsidRPr="007C437A">
          <w:t>Brief history of SP</w:t>
        </w:r>
      </w:ins>
    </w:p>
    <w:p w:rsidR="009946FB" w:rsidRPr="007C437A" w:rsidRDefault="009946FB" w:rsidP="00B827FE">
      <w:pPr>
        <w:rPr>
          <w:ins w:id="8812" w:author="Arthur Parmentier" w:date="2020-05-22T11:49:00Z"/>
        </w:rPr>
      </w:pPr>
    </w:p>
    <w:p w:rsidR="00B827FE" w:rsidRPr="007C437A" w:rsidRDefault="00B827FE">
      <w:pPr>
        <w:rPr>
          <w:ins w:id="8813" w:author="Arthur Parmentier" w:date="2020-05-23T19:48:00Z"/>
        </w:rPr>
      </w:pPr>
      <w:ins w:id="8814" w:author="Arthur Parmentier" w:date="2020-05-22T11:49:00Z">
        <w:r w:rsidRPr="007C437A">
          <w:t>INTERACTML and why I dropped Unity</w:t>
        </w:r>
      </w:ins>
    </w:p>
    <w:p w:rsidR="0019026D" w:rsidRPr="007C437A" w:rsidRDefault="0019026D">
      <w:pPr>
        <w:rPr>
          <w:ins w:id="8815" w:author="Arthur Parmentier" w:date="2020-06-05T16:32:00Z"/>
        </w:rPr>
      </w:pPr>
      <w:ins w:id="8816" w:author="Arthur Parmentier" w:date="2020-05-23T19:48:00Z">
        <w:r w:rsidRPr="007C437A">
          <w:t>Splitcam</w:t>
        </w:r>
      </w:ins>
    </w:p>
    <w:p w:rsidR="00E814B3" w:rsidRPr="007C437A" w:rsidRDefault="00E814B3">
      <w:pPr>
        <w:rPr>
          <w:ins w:id="8817" w:author="Arthur Parmentier" w:date="2020-06-05T16:32:00Z"/>
        </w:rPr>
      </w:pPr>
    </w:p>
    <w:p w:rsidR="006E2B59" w:rsidRPr="007C437A" w:rsidRDefault="006E2B59" w:rsidP="006E2B59">
      <w:pPr>
        <w:rPr>
          <w:moveTo w:id="8818" w:author="Arthur Parmentier" w:date="2020-06-06T22:11:00Z"/>
        </w:rPr>
      </w:pPr>
      <w:moveToRangeStart w:id="8819" w:author="Arthur Parmentier" w:date="2020-06-06T22:11:00Z" w:name="move42373884"/>
      <w:moveTo w:id="8820" w:author="Arthur Parmentier" w:date="2020-06-06T22:11:00Z">
        <w:r w:rsidRPr="007C437A">
          <w:t>DRAFT of ideas</w:t>
        </w:r>
      </w:moveTo>
    </w:p>
    <w:p w:rsidR="006E2B59" w:rsidRPr="007C437A" w:rsidRDefault="006E2B59" w:rsidP="006E2B59">
      <w:pPr>
        <w:pStyle w:val="Paragraphedeliste"/>
        <w:numPr>
          <w:ilvl w:val="0"/>
          <w:numId w:val="8"/>
        </w:numPr>
        <w:rPr>
          <w:moveTo w:id="8821" w:author="Arthur Parmentier" w:date="2020-06-06T22:11:00Z"/>
        </w:rPr>
      </w:pPr>
      <w:moveTo w:id="8822" w:author="Arthur Parmentier" w:date="2020-06-06T22:11:00Z">
        <w:r w:rsidRPr="007C437A">
          <w:t>“Traditional” Soundpainting vs “Alternative” Soundpainting: a question a configuration (soundpainting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concepts can extend to very different contexts and configurations. Develop with Brasilian version of SP &amp; baila baila.</w:t>
        </w:r>
      </w:moveTo>
    </w:p>
    <w:p w:rsidR="006E2B59" w:rsidRPr="007C437A" w:rsidRDefault="006E2B59" w:rsidP="006E2B59">
      <w:pPr>
        <w:pStyle w:val="Paragraphedeliste"/>
        <w:numPr>
          <w:ilvl w:val="1"/>
          <w:numId w:val="8"/>
        </w:numPr>
        <w:rPr>
          <w:moveTo w:id="8823" w:author="Arthur Parmentier" w:date="2020-06-06T22:11:00Z"/>
        </w:rPr>
      </w:pPr>
      <w:moveTo w:id="8824"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8825" w:author="Arthur Parmentier" w:date="2020-06-06T22:11:00Z"/>
        </w:rPr>
      </w:pPr>
      <w:moveTo w:id="8826"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8827" w:author="Arthur Parmentier" w:date="2020-06-06T22:11:00Z"/>
        </w:rPr>
      </w:pPr>
      <w:moveTo w:id="8828"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8829" w:author="Arthur Parmentier" w:date="2020-06-06T22:11:00Z"/>
        </w:rPr>
      </w:pPr>
      <w:moveTo w:id="8830"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8831" w:author="Arthur Parmentier" w:date="2020-06-06T22:11:00Z"/>
        </w:rPr>
      </w:pPr>
      <w:moveTo w:id="8832" w:author="Arthur Parmentier" w:date="2020-06-06T22:11:00Z">
        <w:r w:rsidRPr="007C437A">
          <w:t>but rather a fluid, dynamic and varying grammar</w:t>
        </w:r>
      </w:moveTo>
    </w:p>
    <w:moveToRangeEnd w:id="8819"/>
    <w:p w:rsidR="00E814B3" w:rsidRPr="007C437A" w:rsidRDefault="00E814B3"/>
    <w:sectPr w:rsidR="00E814B3" w:rsidRPr="007C437A" w:rsidSect="00670002">
      <w:footerReference w:type="even" r:id="rId33"/>
      <w:footerReference w:type="default" r:id="rId34"/>
      <w:pgSz w:w="11906" w:h="16838"/>
      <w:pgMar w:top="1440" w:right="1080" w:bottom="1440" w:left="1080" w:header="708" w:footer="708" w:gutter="0"/>
      <w:pgNumType w:start="1"/>
      <w:cols w:space="720"/>
      <w:docGrid w:linePitch="299"/>
      <w:sectPrChange w:id="8833"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0B82" w:rsidRDefault="00580B82" w:rsidP="00E6654A">
      <w:r>
        <w:separator/>
      </w:r>
    </w:p>
  </w:endnote>
  <w:endnote w:type="continuationSeparator" w:id="0">
    <w:p w:rsidR="00580B82" w:rsidRDefault="00580B82"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Arial-BoldItalic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70CD" w:rsidRDefault="00B270CD" w:rsidP="00E6654A">
    <w:r>
      <w:fldChar w:fldCharType="begin"/>
    </w:r>
    <w:r>
      <w:instrText>PAGE</w:instrText>
    </w:r>
    <w:r>
      <w:fldChar w:fldCharType="end"/>
    </w:r>
  </w:p>
  <w:p w:rsidR="00B270CD" w:rsidRDefault="00B270CD"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70CD" w:rsidRDefault="00B270CD" w:rsidP="00E6654A">
    <w:r>
      <w:fldChar w:fldCharType="begin"/>
    </w:r>
    <w:r>
      <w:instrText>PAGE</w:instrText>
    </w:r>
    <w:r>
      <w:fldChar w:fldCharType="separate"/>
    </w:r>
    <w:r>
      <w:rPr>
        <w:noProof/>
      </w:rPr>
      <w:t>1</w:t>
    </w:r>
    <w:r>
      <w:fldChar w:fldCharType="end"/>
    </w:r>
  </w:p>
  <w:p w:rsidR="00B270CD" w:rsidRDefault="00B270CD"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0B82" w:rsidRDefault="00580B82" w:rsidP="00E6654A">
      <w:r>
        <w:separator/>
      </w:r>
    </w:p>
  </w:footnote>
  <w:footnote w:type="continuationSeparator" w:id="0">
    <w:p w:rsidR="00580B82" w:rsidRDefault="00580B82" w:rsidP="00E6654A">
      <w:r>
        <w:continuationSeparator/>
      </w:r>
    </w:p>
  </w:footnote>
  <w:footnote w:id="1">
    <w:p w:rsidR="00B270CD" w:rsidRPr="008C7E78" w:rsidRDefault="00B270CD">
      <w:pPr>
        <w:pStyle w:val="Notedebasdepage"/>
      </w:pPr>
      <w:ins w:id="722" w:author="Arthur Parmentier" w:date="2020-06-06T15:59:00Z">
        <w:r>
          <w:rPr>
            <w:rStyle w:val="Appelnotedebasdep"/>
          </w:rPr>
          <w:footnoteRef/>
        </w:r>
        <w:r>
          <w:t xml:space="preserve"> </w:t>
        </w:r>
        <w:r w:rsidRPr="008C7E78">
          <w:rPr>
            <w:rPrChange w:id="723" w:author="Arthur Parmentier" w:date="2020-06-07T18:32:00Z">
              <w:rPr>
                <w:lang w:val="fr-FR"/>
              </w:rPr>
            </w:rPrChange>
          </w:rPr>
          <w:t xml:space="preserve">I have no </w:t>
        </w:r>
      </w:ins>
      <w:ins w:id="724" w:author="Arthur Parmentier" w:date="2020-06-06T16:00:00Z">
        <w:r w:rsidRPr="008C7E78">
          <w:rPr>
            <w:rPrChange w:id="725" w:author="Arthur Parmentier" w:date="2020-06-07T18:32:00Z">
              <w:rPr>
                <w:lang w:val="fr-FR"/>
              </w:rPr>
            </w:rPrChange>
          </w:rPr>
          <w:t>example of SP used by artists outside modern societies</w:t>
        </w:r>
      </w:ins>
      <w:ins w:id="726" w:author="Arthur Parmentier" w:date="2020-06-06T16:01:00Z">
        <w:r w:rsidRPr="008C7E78">
          <w:rPr>
            <w:rPrChange w:id="727" w:author="Arthur Parmentier" w:date="2020-06-07T18:32:00Z">
              <w:rPr>
                <w:lang w:val="fr-FR"/>
              </w:rPr>
            </w:rPrChange>
          </w:rPr>
          <w:t xml:space="preserve"> </w:t>
        </w:r>
      </w:ins>
      <w:ins w:id="728" w:author="Arthur Parmentier" w:date="2020-06-06T16:00:00Z">
        <w:r w:rsidRPr="008C7E78">
          <w:rPr>
            <w:rPrChange w:id="729" w:author="Arthur Parmentier" w:date="2020-06-07T18:32:00Z">
              <w:rPr>
                <w:lang w:val="fr-FR"/>
              </w:rPr>
            </w:rPrChange>
          </w:rPr>
          <w:t>but experience</w:t>
        </w:r>
      </w:ins>
      <w:ins w:id="730" w:author="Arthur Parmentier" w:date="2020-06-06T16:01:00Z">
        <w:r w:rsidRPr="008C7E78">
          <w:rPr>
            <w:rPrChange w:id="731" w:author="Arthur Parmentier" w:date="2020-06-07T18:32:00Z">
              <w:rPr>
                <w:lang w:val="fr-FR"/>
              </w:rPr>
            </w:rPrChange>
          </w:rPr>
          <w:t>s</w:t>
        </w:r>
      </w:ins>
      <w:ins w:id="732" w:author="Arthur Parmentier" w:date="2020-06-06T16:00:00Z">
        <w:r w:rsidRPr="008C7E78">
          <w:rPr>
            <w:rPrChange w:id="733" w:author="Arthur Parmentier" w:date="2020-06-07T18:32:00Z">
              <w:rPr>
                <w:lang w:val="fr-FR"/>
              </w:rPr>
            </w:rPrChange>
          </w:rPr>
          <w:t xml:space="preserve"> with people from cultures that do not share the same linguistic</w:t>
        </w:r>
      </w:ins>
      <w:ins w:id="734" w:author="Arthur Parmentier" w:date="2020-06-06T16:01:00Z">
        <w:r w:rsidRPr="008C7E78">
          <w:rPr>
            <w:rPrChange w:id="735" w:author="Arthur Parmentier" w:date="2020-06-07T18:32:00Z">
              <w:rPr>
                <w:lang w:val="fr-FR"/>
              </w:rPr>
            </w:rPrChange>
          </w:rPr>
          <w:t xml:space="preserve"> structures and views on the artistic practices and roles would be very interesting for further studies.</w:t>
        </w:r>
      </w:ins>
    </w:p>
  </w:footnote>
  <w:footnote w:id="2">
    <w:p w:rsidR="00B270CD" w:rsidRPr="00B16E7C" w:rsidRDefault="00B270CD">
      <w:pPr>
        <w:pStyle w:val="Notedebasdepage"/>
        <w:rPr>
          <w:lang w:val="fr-FR"/>
          <w:rPrChange w:id="839" w:author="Arthur Parmentier" w:date="2020-06-06T16:32:00Z">
            <w:rPr/>
          </w:rPrChange>
        </w:rPr>
      </w:pPr>
      <w:ins w:id="840" w:author="Arthur Parmentier" w:date="2020-06-06T16:32:00Z">
        <w:r>
          <w:rPr>
            <w:rStyle w:val="Appelnotedebasdep"/>
          </w:rPr>
          <w:footnoteRef/>
        </w:r>
        <w:r>
          <w:t xml:space="preserve"> </w:t>
        </w:r>
      </w:ins>
      <w:ins w:id="841" w:author="Arthur Parmentier" w:date="2020-06-06T16:39:00Z">
        <w:r w:rsidRPr="008C7E78">
          <w:rPr>
            <w:rPrChange w:id="842" w:author="Arthur Parmentier" w:date="2020-06-07T18:32:00Z">
              <w:rPr>
                <w:lang w:val="fr-FR"/>
              </w:rPr>
            </w:rPrChange>
          </w:rPr>
          <w:t xml:space="preserve">For reference, see </w:t>
        </w:r>
      </w:ins>
      <w:ins w:id="843" w:author="Arthur Parmentier" w:date="2020-06-06T16:40:00Z">
        <w:r w:rsidRPr="008C7E78">
          <w:rPr>
            <w:rPrChange w:id="844" w:author="Arthur Parmentier" w:date="2020-06-07T18:32:00Z">
              <w:rPr>
                <w:lang w:val="fr-FR"/>
              </w:rPr>
            </w:rPrChange>
          </w:rPr>
          <w:t xml:space="preserve">Le Corre, G. (2007). </w:t>
        </w:r>
        <w:r w:rsidRPr="00057697">
          <w:rPr>
            <w:lang w:val="fr-FR"/>
          </w:rPr>
          <w:t>La langue des signes française (LSF). Enfance, vol. 59(3), 228-236</w:t>
        </w:r>
        <w:r>
          <w:rPr>
            <w:lang w:val="fr-FR"/>
          </w:rPr>
          <w:t xml:space="preserve"> or « </w:t>
        </w:r>
      </w:ins>
      <w:ins w:id="845" w:author="Arthur Parmentier" w:date="2020-06-06T16:41:00Z">
        <w:r w:rsidRPr="00057697">
          <w:rPr>
            <w:lang w:val="fr-FR"/>
          </w:rPr>
          <w:t>J'avancerai vers toi avec les yeux d'un sourd</w:t>
        </w:r>
        <w:r>
          <w:rPr>
            <w:lang w:val="fr-FR"/>
          </w:rPr>
          <w:t> » (Laetitia Carton, 2015)</w:t>
        </w:r>
      </w:ins>
    </w:p>
  </w:footnote>
  <w:footnote w:id="3">
    <w:p w:rsidR="00B270CD" w:rsidRPr="0098222C" w:rsidRDefault="00B270CD" w:rsidP="007150A7">
      <w:pPr>
        <w:pBdr>
          <w:top w:val="nil"/>
          <w:left w:val="nil"/>
          <w:bottom w:val="nil"/>
          <w:right w:val="nil"/>
          <w:between w:val="nil"/>
        </w:pBdr>
        <w:spacing w:after="0" w:line="240" w:lineRule="auto"/>
        <w:rPr>
          <w:ins w:id="898" w:author="Arthur Parmentier" w:date="2020-06-07T18:06:00Z"/>
          <w:color w:val="000000"/>
          <w:sz w:val="20"/>
          <w:szCs w:val="20"/>
        </w:rPr>
      </w:pPr>
      <w:ins w:id="899" w:author="Arthur Parmentier" w:date="2020-06-07T18:06:00Z">
        <w:r w:rsidRPr="0098222C">
          <w:rPr>
            <w:vertAlign w:val="superscript"/>
          </w:rPr>
          <w:footnoteRef/>
        </w:r>
        <w:r w:rsidRPr="0098222C">
          <w:rPr>
            <w:color w:val="000000"/>
            <w:sz w:val="20"/>
            <w:szCs w:val="20"/>
            <w:rPrChange w:id="900" w:author="Arthur Parmentier" w:date="2020-06-07T18:12:00Z">
              <w:rPr>
                <w:rFonts w:ascii="Nunito ExtraLight" w:hAnsi="Nunito ExtraLight"/>
                <w:color w:val="000000"/>
                <w:sz w:val="20"/>
                <w:szCs w:val="20"/>
              </w:rPr>
            </w:rPrChange>
          </w:rPr>
          <w:t xml:space="preserve"> For instance, take a look at </w:t>
        </w:r>
        <w:r w:rsidRPr="0098222C">
          <w:rPr>
            <w:rPrChange w:id="901" w:author="Arthur Parmentier" w:date="2020-06-07T18:12:00Z">
              <w:rPr/>
            </w:rPrChange>
          </w:rPr>
          <w:fldChar w:fldCharType="begin"/>
        </w:r>
        <w:r w:rsidRPr="0098222C">
          <w:instrText xml:space="preserve"> HYPERLINK "https://www.facebook.com/ConductingWithTheBody/" \h </w:instrText>
        </w:r>
        <w:r w:rsidRPr="0098222C">
          <w:rPr>
            <w:rPrChange w:id="902" w:author="Arthur Parmentier" w:date="2020-06-07T18:12:00Z">
              <w:rPr>
                <w:color w:val="0000FF"/>
                <w:sz w:val="20"/>
                <w:szCs w:val="20"/>
                <w:u w:val="single"/>
              </w:rPr>
            </w:rPrChange>
          </w:rPr>
          <w:fldChar w:fldCharType="separate"/>
        </w:r>
        <w:r w:rsidRPr="0098222C">
          <w:rPr>
            <w:color w:val="0000FF"/>
            <w:sz w:val="20"/>
            <w:szCs w:val="20"/>
            <w:u w:val="single"/>
            <w:rPrChange w:id="903"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04" w:author="Arthur Parmentier" w:date="2020-06-07T18:12:00Z">
              <w:rPr>
                <w:color w:val="0000FF"/>
                <w:sz w:val="20"/>
                <w:szCs w:val="20"/>
                <w:u w:val="single"/>
              </w:rPr>
            </w:rPrChange>
          </w:rPr>
          <w:fldChar w:fldCharType="end"/>
        </w:r>
      </w:ins>
      <w:ins w:id="905"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06" w:author="Arthur Parmentier" w:date="2020-06-07T18:12:00Z">
        <w:r w:rsidRPr="0098222C">
          <w:rPr>
            <w:color w:val="000000"/>
            <w:rPrChange w:id="907" w:author="Arthur Parmentier" w:date="2020-06-07T18:13:00Z">
              <w:rPr>
                <w:rStyle w:val="Lienhypertexte"/>
                <w:rFonts w:ascii="Nunito ExtraLight" w:hAnsi="Nunito ExtraLight"/>
                <w:sz w:val="20"/>
                <w:szCs w:val="20"/>
              </w:rPr>
            </w:rPrChange>
          </w:rPr>
          <w:instrText>https://vimeo.com/331394981</w:instrText>
        </w:r>
      </w:ins>
      <w:ins w:id="908" w:author="Arthur Parmentier" w:date="2020-06-07T18:13:00Z">
        <w:r>
          <w:rPr>
            <w:color w:val="000000"/>
            <w:sz w:val="20"/>
            <w:szCs w:val="20"/>
          </w:rPr>
          <w:instrText xml:space="preserve">" </w:instrText>
        </w:r>
        <w:r>
          <w:rPr>
            <w:color w:val="000000"/>
            <w:sz w:val="20"/>
            <w:szCs w:val="20"/>
          </w:rPr>
          <w:fldChar w:fldCharType="separate"/>
        </w:r>
      </w:ins>
      <w:ins w:id="909" w:author="Arthur Parmentier" w:date="2020-06-07T18:12:00Z">
        <w:r w:rsidRPr="00E30721">
          <w:rPr>
            <w:rStyle w:val="Lienhypertexte"/>
            <w:sz w:val="20"/>
            <w:szCs w:val="20"/>
            <w:rPrChange w:id="910" w:author="Arthur Parmentier" w:date="2020-06-07T18:13:00Z">
              <w:rPr>
                <w:rStyle w:val="Lienhypertexte"/>
                <w:rFonts w:ascii="Nunito ExtraLight" w:hAnsi="Nunito ExtraLight"/>
                <w:sz w:val="20"/>
                <w:szCs w:val="20"/>
              </w:rPr>
            </w:rPrChange>
          </w:rPr>
          <w:t>https://vimeo.com/331394981</w:t>
        </w:r>
      </w:ins>
      <w:ins w:id="911" w:author="Arthur Parmentier" w:date="2020-06-07T18:13:00Z">
        <w:r>
          <w:rPr>
            <w:color w:val="000000"/>
            <w:sz w:val="20"/>
            <w:szCs w:val="20"/>
          </w:rPr>
          <w:fldChar w:fldCharType="end"/>
        </w:r>
        <w:r>
          <w:rPr>
            <w:color w:val="000000"/>
            <w:sz w:val="20"/>
            <w:szCs w:val="20"/>
          </w:rPr>
          <w:t>)</w:t>
        </w:r>
      </w:ins>
      <w:ins w:id="912" w:author="Arthur Parmentier" w:date="2020-06-07T18:12:00Z">
        <w:r w:rsidRPr="0098222C">
          <w:rPr>
            <w:color w:val="000000"/>
            <w:sz w:val="20"/>
            <w:szCs w:val="20"/>
            <w:rPrChange w:id="913" w:author="Arthur Parmentier" w:date="2020-06-07T18:12:00Z">
              <w:rPr>
                <w:rFonts w:ascii="Nunito ExtraLight" w:hAnsi="Nunito ExtraLight"/>
                <w:color w:val="000000"/>
                <w:sz w:val="20"/>
                <w:szCs w:val="20"/>
              </w:rPr>
            </w:rPrChange>
          </w:rPr>
          <w:t xml:space="preserve"> </w:t>
        </w:r>
      </w:ins>
      <w:ins w:id="914" w:author="Arthur Parmentier" w:date="2020-06-07T18:06:00Z">
        <w:r w:rsidRPr="0098222C">
          <w:rPr>
            <w:color w:val="000000"/>
            <w:sz w:val="20"/>
            <w:szCs w:val="20"/>
            <w:rPrChange w:id="915" w:author="Arthur Parmentier" w:date="2020-06-07T18:12:00Z">
              <w:rPr>
                <w:rFonts w:ascii="Nunito ExtraLight" w:hAnsi="Nunito ExtraLight"/>
                <w:color w:val="000000"/>
                <w:sz w:val="20"/>
                <w:szCs w:val="20"/>
              </w:rPr>
            </w:rPrChange>
          </w:rPr>
          <w:t xml:space="preserve">or </w:t>
        </w:r>
        <w:r w:rsidRPr="0098222C">
          <w:rPr>
            <w:rPrChange w:id="916" w:author="Arthur Parmentier" w:date="2020-06-07T18:12:00Z">
              <w:rPr/>
            </w:rPrChange>
          </w:rPr>
          <w:fldChar w:fldCharType="begin"/>
        </w:r>
        <w:r w:rsidRPr="0098222C">
          <w:instrText xml:space="preserve"> HYPERLINK "https://www.facebook.com/groups/4383252451/permalink/10156376454242452/" \h </w:instrText>
        </w:r>
        <w:r w:rsidRPr="0098222C">
          <w:rPr>
            <w:rPrChange w:id="917" w:author="Arthur Parmentier" w:date="2020-06-07T18:12:00Z">
              <w:rPr>
                <w:color w:val="0000FF"/>
                <w:sz w:val="20"/>
                <w:szCs w:val="20"/>
                <w:u w:val="single"/>
              </w:rPr>
            </w:rPrChange>
          </w:rPr>
          <w:fldChar w:fldCharType="separate"/>
        </w:r>
        <w:r w:rsidRPr="0098222C">
          <w:rPr>
            <w:color w:val="0000FF"/>
            <w:sz w:val="20"/>
            <w:szCs w:val="20"/>
            <w:u w:val="single"/>
            <w:rPrChange w:id="918"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19" w:author="Arthur Parmentier" w:date="2020-06-07T18:12:00Z">
              <w:rPr>
                <w:color w:val="0000FF"/>
                <w:sz w:val="20"/>
                <w:szCs w:val="20"/>
                <w:u w:val="single"/>
              </w:rPr>
            </w:rPrChange>
          </w:rPr>
          <w:fldChar w:fldCharType="end"/>
        </w:r>
        <w:r w:rsidRPr="0098222C">
          <w:rPr>
            <w:color w:val="000000"/>
            <w:sz w:val="20"/>
            <w:szCs w:val="20"/>
            <w:rPrChange w:id="920" w:author="Arthur Parmentier" w:date="2020-06-07T18:12:00Z">
              <w:rPr>
                <w:rFonts w:ascii="Nunito ExtraLight" w:hAnsi="Nunito ExtraLight"/>
                <w:color w:val="000000"/>
                <w:sz w:val="20"/>
                <w:szCs w:val="20"/>
              </w:rPr>
            </w:rPrChange>
          </w:rPr>
          <w:t xml:space="preserve">, </w:t>
        </w:r>
        <w:r w:rsidRPr="0098222C">
          <w:rPr>
            <w:rPrChange w:id="921"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22" w:author="Arthur Parmentier" w:date="2020-06-07T18:12:00Z">
              <w:rPr>
                <w:color w:val="0000FF"/>
                <w:sz w:val="20"/>
                <w:szCs w:val="20"/>
                <w:u w:val="single"/>
              </w:rPr>
            </w:rPrChange>
          </w:rPr>
          <w:fldChar w:fldCharType="separate"/>
        </w:r>
        <w:r w:rsidRPr="0098222C">
          <w:rPr>
            <w:color w:val="0000FF"/>
            <w:sz w:val="20"/>
            <w:szCs w:val="20"/>
            <w:u w:val="single"/>
            <w:rPrChange w:id="923" w:author="Arthur Parmentier" w:date="2020-06-07T18:12:00Z">
              <w:rPr>
                <w:rFonts w:ascii="Nunito ExtraLight" w:hAnsi="Nunito ExtraLight"/>
                <w:color w:val="0000FF"/>
                <w:sz w:val="20"/>
                <w:szCs w:val="20"/>
                <w:u w:val="single"/>
              </w:rPr>
            </w:rPrChange>
          </w:rPr>
          <w:t>Audrey Vallarino and the Tours soundpainting orchestra</w:t>
        </w:r>
        <w:r w:rsidRPr="0098222C">
          <w:rPr>
            <w:color w:val="0000FF"/>
            <w:sz w:val="20"/>
            <w:szCs w:val="20"/>
            <w:u w:val="single"/>
            <w:rPrChange w:id="924" w:author="Arthur Parmentier" w:date="2020-06-07T18:12:00Z">
              <w:rPr>
                <w:color w:val="0000FF"/>
                <w:sz w:val="20"/>
                <w:szCs w:val="20"/>
                <w:u w:val="single"/>
              </w:rPr>
            </w:rPrChange>
          </w:rPr>
          <w:fldChar w:fldCharType="end"/>
        </w:r>
        <w:r w:rsidRPr="0098222C">
          <w:rPr>
            <w:color w:val="000000"/>
            <w:sz w:val="20"/>
            <w:szCs w:val="20"/>
            <w:rPrChange w:id="925" w:author="Arthur Parmentier" w:date="2020-06-07T18:12:00Z">
              <w:rPr>
                <w:rFonts w:ascii="Nunito ExtraLight" w:hAnsi="Nunito ExtraLight"/>
                <w:color w:val="000000"/>
                <w:sz w:val="20"/>
                <w:szCs w:val="20"/>
              </w:rPr>
            </w:rPrChange>
          </w:rPr>
          <w:t xml:space="preserve">, </w:t>
        </w:r>
        <w:r w:rsidRPr="0098222C">
          <w:rPr>
            <w:rPrChange w:id="926"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27" w:author="Arthur Parmentier" w:date="2020-06-07T18:12:00Z">
              <w:rPr>
                <w:color w:val="0000FF"/>
                <w:sz w:val="20"/>
                <w:szCs w:val="20"/>
                <w:u w:val="single"/>
              </w:rPr>
            </w:rPrChange>
          </w:rPr>
          <w:fldChar w:fldCharType="separate"/>
        </w:r>
        <w:r w:rsidRPr="0098222C">
          <w:rPr>
            <w:color w:val="0000FF"/>
            <w:sz w:val="20"/>
            <w:szCs w:val="20"/>
            <w:u w:val="single"/>
            <w:rPrChange w:id="928" w:author="Arthur Parmentier" w:date="2020-06-07T18:12:00Z">
              <w:rPr>
                <w:rFonts w:ascii="Nunito ExtraLight" w:hAnsi="Nunito ExtraLight"/>
                <w:color w:val="0000FF"/>
                <w:sz w:val="20"/>
                <w:szCs w:val="20"/>
                <w:u w:val="single"/>
              </w:rPr>
            </w:rPrChange>
          </w:rPr>
          <w:t>Col·lectiu Free't. Soundpainting</w:t>
        </w:r>
        <w:r w:rsidRPr="0098222C">
          <w:rPr>
            <w:color w:val="0000FF"/>
            <w:sz w:val="20"/>
            <w:szCs w:val="20"/>
            <w:u w:val="single"/>
            <w:rPrChange w:id="929" w:author="Arthur Parmentier" w:date="2020-06-07T18:12:00Z">
              <w:rPr>
                <w:color w:val="0000FF"/>
                <w:sz w:val="20"/>
                <w:szCs w:val="20"/>
                <w:u w:val="single"/>
              </w:rPr>
            </w:rPrChange>
          </w:rPr>
          <w:fldChar w:fldCharType="end"/>
        </w:r>
      </w:ins>
    </w:p>
  </w:footnote>
  <w:footnote w:id="4">
    <w:p w:rsidR="00B270CD" w:rsidRPr="00347D33" w:rsidRDefault="00B270CD">
      <w:pPr>
        <w:pStyle w:val="Notedebasdepage"/>
      </w:pPr>
      <w:ins w:id="1202" w:author="Arthur Parmentier" w:date="2020-06-08T00:57:00Z">
        <w:r>
          <w:rPr>
            <w:rStyle w:val="Appelnotedebasdep"/>
          </w:rPr>
          <w:footnoteRef/>
        </w:r>
        <w:r>
          <w:t xml:space="preserve"> </w:t>
        </w:r>
        <w:r w:rsidRPr="00347D33">
          <w:rPr>
            <w:rPrChange w:id="1203" w:author="Arthur Parmentier" w:date="2020-06-08T00:57:00Z">
              <w:rPr>
                <w:lang w:val="fr-FR"/>
              </w:rPr>
            </w:rPrChange>
          </w:rPr>
          <w:t>Because I</w:t>
        </w:r>
        <w:r>
          <w:t xml:space="preserve"> am not an expert in linguistics, I would refrain my self from assuming that the syntactic and grammatical structures that we are familiar with in Western languages are universal.</w:t>
        </w:r>
      </w:ins>
    </w:p>
  </w:footnote>
  <w:footnote w:id="5">
    <w:p w:rsidR="00B270CD" w:rsidRPr="00370364" w:rsidRDefault="00B270CD">
      <w:pPr>
        <w:pStyle w:val="Notedebasdepage"/>
      </w:pPr>
      <w:ins w:id="1243" w:author="Arthur Parmentier" w:date="2020-06-08T01:18:00Z">
        <w:r>
          <w:rPr>
            <w:rStyle w:val="Appelnotedebasdep"/>
          </w:rPr>
          <w:footnoteRef/>
        </w:r>
        <w:r>
          <w:t xml:space="preserve"> </w:t>
        </w:r>
        <w:r w:rsidRPr="00370364">
          <w:rPr>
            <w:rPrChange w:id="1244" w:author="Arthur Parmentier" w:date="2020-06-08T01:18:00Z">
              <w:rPr>
                <w:lang w:val="fr-FR"/>
              </w:rPr>
            </w:rPrChange>
          </w:rPr>
          <w:t xml:space="preserve">If </w:t>
        </w:r>
        <w:r>
          <w:t>I had to separate</w:t>
        </w:r>
      </w:ins>
      <w:ins w:id="1245"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46" w:author="Arthur Parmentier" w:date="2020-06-08T01:20:00Z">
        <w:r>
          <w:t>cal structures.</w:t>
        </w:r>
      </w:ins>
    </w:p>
  </w:footnote>
  <w:footnote w:id="6">
    <w:p w:rsidR="00B270CD" w:rsidRPr="0098315D" w:rsidRDefault="00B270CD">
      <w:pPr>
        <w:pStyle w:val="Notedebasdepage"/>
      </w:pPr>
      <w:ins w:id="1428" w:author="Arthur Parmentier" w:date="2020-06-08T02:12:00Z">
        <w:r>
          <w:rPr>
            <w:rStyle w:val="Appelnotedebasdep"/>
          </w:rPr>
          <w:footnoteRef/>
        </w:r>
        <w:r>
          <w:t xml:space="preserve"> </w:t>
        </w:r>
        <w:r w:rsidRPr="0098315D">
          <w:rPr>
            <w:rPrChange w:id="1429" w:author="Arthur Parmentier" w:date="2020-06-08T02:12:00Z">
              <w:rPr>
                <w:lang w:val="fr-FR"/>
              </w:rPr>
            </w:rPrChange>
          </w:rPr>
          <w:t>Although I</w:t>
        </w:r>
        <w:r>
          <w:t xml:space="preserve"> have taken </w:t>
        </w:r>
      </w:ins>
      <w:ins w:id="1430" w:author="Arthur Parmentier" w:date="2020-06-08T02:13:00Z">
        <w:r>
          <w:t>an example that is a simplification of the SP grammar</w:t>
        </w:r>
      </w:ins>
      <w:ins w:id="1431" w:author="Arthur Parmentier" w:date="2020-06-08T02:14:00Z">
        <w:r>
          <w:t xml:space="preserve"> for commodity and illustration on our topic</w:t>
        </w:r>
      </w:ins>
      <w:ins w:id="1432" w:author="Arthur Parmentier" w:date="2020-06-08T02:13:00Z">
        <w:r>
          <w:t>, it is not the SP grammar, which we will see is not a context-free grammar.</w:t>
        </w:r>
      </w:ins>
    </w:p>
  </w:footnote>
  <w:footnote w:id="7">
    <w:p w:rsidR="00B270CD" w:rsidRPr="00F87FD9" w:rsidRDefault="00B270CD">
      <w:pPr>
        <w:rPr>
          <w:rPrChange w:id="1654" w:author="Arthur Parmentier" w:date="2020-06-09T19:31:00Z">
            <w:rPr/>
          </w:rPrChange>
        </w:rPr>
        <w:pPrChange w:id="1655" w:author="Arthur Parmentier" w:date="2020-06-10T19:23:00Z">
          <w:pPr>
            <w:pStyle w:val="Notedebasdepage"/>
          </w:pPr>
        </w:pPrChange>
      </w:pPr>
      <w:ins w:id="1656" w:author="Arthur Parmentier" w:date="2020-06-09T19:30:00Z">
        <w:r>
          <w:rPr>
            <w:rStyle w:val="Appelnotedebasdep"/>
          </w:rPr>
          <w:footnoteRef/>
        </w:r>
        <w:r>
          <w:t xml:space="preserve"> </w:t>
        </w:r>
      </w:ins>
      <w:ins w:id="1657" w:author="Arthur Parmentier" w:date="2020-06-10T19:23:00Z">
        <w:r>
          <w:t xml:space="preserve">For a striking example of the emergence of sign languages, see </w:t>
        </w:r>
      </w:ins>
      <w:ins w:id="1658" w:author="Arthur Parmentier" w:date="2020-06-09T19:30:00Z">
        <w:r w:rsidRPr="00F87FD9">
          <w:rPr>
            <w:i/>
            <w:iCs/>
            <w:rPrChange w:id="1659" w:author="Arthur Parmentier" w:date="2020-06-09T19:31:00Z">
              <w:rPr/>
            </w:rPrChange>
          </w:rPr>
          <w:t>Children Creating Core Properties of Language: Evidence from an Emerging Sign Language in Nicaragua</w:t>
        </w:r>
      </w:ins>
      <w:ins w:id="1660" w:author="Arthur Parmentier" w:date="2020-06-09T19:31:00Z">
        <w:r>
          <w:t xml:space="preserve"> </w:t>
        </w:r>
      </w:ins>
      <w:ins w:id="1661" w:author="Arthur Parmentier" w:date="2020-06-09T19:30:00Z">
        <w:r>
          <w:t>By Ann Senghas, Sotaro Kita, Asli Özyürek</w:t>
        </w:r>
      </w:ins>
      <w:ins w:id="1662" w:author="Arthur Parmentier" w:date="2020-06-09T19:31:00Z">
        <w:r>
          <w:t xml:space="preserve">, </w:t>
        </w:r>
      </w:ins>
      <w:ins w:id="1663" w:author="Arthur Parmentier" w:date="2020-06-09T19:30:00Z">
        <w:r>
          <w:t>Science</w:t>
        </w:r>
      </w:ins>
      <w:ins w:id="1664" w:author="Arthur Parmentier" w:date="2020-06-09T19:31:00Z">
        <w:r>
          <w:t xml:space="preserve"> (</w:t>
        </w:r>
      </w:ins>
      <w:ins w:id="1665" w:author="Arthur Parmentier" w:date="2020-06-09T19:30:00Z">
        <w:r>
          <w:t>2004</w:t>
        </w:r>
      </w:ins>
      <w:ins w:id="1666" w:author="Arthur Parmentier" w:date="2020-06-09T19:31:00Z">
        <w:r>
          <w:t>)</w:t>
        </w:r>
      </w:ins>
    </w:p>
  </w:footnote>
  <w:footnote w:id="8">
    <w:p w:rsidR="00B270CD" w:rsidRPr="00670D07" w:rsidRDefault="00B270CD">
      <w:pPr>
        <w:pStyle w:val="Notedebasdepage"/>
      </w:pPr>
      <w:ins w:id="1702" w:author="Arthur Parmentier" w:date="2020-06-09T19:46:00Z">
        <w:r>
          <w:rPr>
            <w:rStyle w:val="Appelnotedebasdep"/>
          </w:rPr>
          <w:footnoteRef/>
        </w:r>
      </w:ins>
      <w:ins w:id="1703" w:author="Arthur Parmentier" w:date="2020-06-10T19:25:00Z">
        <w:r>
          <w:t>See the</w:t>
        </w:r>
      </w:ins>
      <w:ins w:id="1704" w:author="Arthur Parmentier" w:date="2020-06-10T19:24:00Z">
        <w:r>
          <w:t xml:space="preserve"> IVT</w:t>
        </w:r>
      </w:ins>
      <w:ins w:id="1705" w:author="Arthur Parmentier" w:date="2020-06-10T19:25:00Z">
        <w:r>
          <w:t xml:space="preserve">’s website </w:t>
        </w:r>
        <w:r>
          <w:fldChar w:fldCharType="begin"/>
        </w:r>
        <w:r>
          <w:instrText xml:space="preserve"> HYPERLINK "</w:instrText>
        </w:r>
      </w:ins>
      <w:ins w:id="1706" w:author="Arthur Parmentier" w:date="2020-06-09T19:46:00Z">
        <w:r w:rsidRPr="00670D07">
          <w:instrText>http://ivt.fr/</w:instrText>
        </w:r>
      </w:ins>
      <w:ins w:id="1707" w:author="Arthur Parmentier" w:date="2020-06-10T19:25:00Z">
        <w:r>
          <w:instrText xml:space="preserve">" </w:instrText>
        </w:r>
        <w:r>
          <w:fldChar w:fldCharType="separate"/>
        </w:r>
      </w:ins>
      <w:ins w:id="1708" w:author="Arthur Parmentier" w:date="2020-06-09T19:46:00Z">
        <w:r w:rsidRPr="009A1191">
          <w:rPr>
            <w:rStyle w:val="Lienhypertexte"/>
          </w:rPr>
          <w:t>http://ivt.fr/</w:t>
        </w:r>
      </w:ins>
      <w:ins w:id="1709" w:author="Arthur Parmentier" w:date="2020-06-10T19:25:00Z">
        <w:r>
          <w:fldChar w:fldCharType="end"/>
        </w:r>
      </w:ins>
      <w:ins w:id="1710" w:author="Arthur Parmentier" w:date="2020-06-10T19:26:00Z">
        <w:r>
          <w:t xml:space="preserve"> for further documentation about its history and resources on artistic practices with sign language. </w:t>
        </w:r>
      </w:ins>
    </w:p>
  </w:footnote>
  <w:footnote w:id="9">
    <w:p w:rsidR="00B270CD" w:rsidRPr="002F0DFF" w:rsidRDefault="00B270CD">
      <w:pPr>
        <w:pStyle w:val="Notedebasdepage"/>
      </w:pPr>
      <w:ins w:id="2072" w:author="Arthur Parmentier" w:date="2020-06-11T21:48:00Z">
        <w:r>
          <w:rPr>
            <w:rStyle w:val="Appelnotedebasdep"/>
          </w:rPr>
          <w:footnoteRef/>
        </w:r>
      </w:ins>
      <w:ins w:id="2073" w:author="Arthur Parmentier" w:date="2020-06-11T21:50:00Z">
        <w:r>
          <w:t>Indeed, t</w:t>
        </w:r>
      </w:ins>
      <w:ins w:id="2074" w:author="Arthur Parmentier" w:date="2020-06-11T21:49:00Z">
        <w:r>
          <w:t>he mapping from concepts to vectors in the Hilbert space is not derived from first principles, but rather inferred a posteriori by fitting the predictions of the model to the experimental data</w:t>
        </w:r>
      </w:ins>
      <w:ins w:id="2075" w:author="Arthur Parmentier" w:date="2020-06-11T21:50:00Z">
        <w:r>
          <w:t>, thus removing any explanatory power.</w:t>
        </w:r>
      </w:ins>
    </w:p>
  </w:footnote>
  <w:footnote w:id="10">
    <w:p w:rsidR="00B270CD" w:rsidRPr="00670002" w:rsidDel="005272A8" w:rsidRDefault="00B270CD">
      <w:pPr>
        <w:pStyle w:val="Notedebasdepage"/>
        <w:rPr>
          <w:del w:id="2242" w:author="Arthur Parmentier" w:date="2020-06-10T19:41:00Z"/>
          <w:rPrChange w:id="2243" w:author="Arthur Parmentier" w:date="2020-05-18T14:23:00Z">
            <w:rPr>
              <w:del w:id="2244" w:author="Arthur Parmentier" w:date="2020-06-10T19:41:00Z"/>
              <w:lang w:val="fr-FR"/>
            </w:rPr>
          </w:rPrChange>
        </w:rPr>
      </w:pPr>
      <w:del w:id="2245" w:author="Arthur Parmentier" w:date="2020-06-10T19:41:00Z">
        <w:r w:rsidDel="005272A8">
          <w:rPr>
            <w:rStyle w:val="Appelnotedebasdep"/>
          </w:rPr>
          <w:footnoteRef/>
        </w:r>
        <w:r w:rsidRPr="00F87FD9" w:rsidDel="005272A8">
          <w:delText xml:space="preserve"> </w:delText>
        </w:r>
      </w:del>
      <w:ins w:id="2246" w:author="Arthur Parmentier" w:date="2020-05-13T09:32:00Z">
        <w:del w:id="2247" w:author="Arthur Parmentier" w:date="2020-06-10T19:41:00Z">
          <w:r w:rsidRPr="00F87FD9" w:rsidDel="005272A8">
            <w:delText xml:space="preserve">Eleanor H. Rosch. </w:delText>
          </w:r>
          <w:r w:rsidRPr="009A67DE" w:rsidDel="005272A8">
            <w:delText>Natural Categories. Cognitive Psychology 4, 328-350 (1973)</w:delText>
          </w:r>
        </w:del>
      </w:ins>
      <w:ins w:id="2248" w:author="Arthur Parmentier" w:date="2020-05-13T09:33:00Z">
        <w:del w:id="2249" w:author="Arthur Parmentier" w:date="2020-06-10T19:41:00Z">
          <w:r w:rsidDel="005272A8">
            <w:delText>, introducing the “prototype theory”</w:delText>
          </w:r>
        </w:del>
      </w:ins>
      <w:del w:id="2250" w:author="Arthur Parmentier" w:date="2020-06-10T19:41:00Z">
        <w:r w:rsidRPr="00670002" w:rsidDel="005272A8">
          <w:rPr>
            <w:rPrChange w:id="2251" w:author="Arthur Parmentier" w:date="2020-05-18T14:23:00Z">
              <w:rPr>
                <w:lang w:val="fr-FR"/>
              </w:rPr>
            </w:rPrChange>
          </w:rPr>
          <w:delText>Ref. Eleanor Rosch (prototype theory)</w:delText>
        </w:r>
      </w:del>
    </w:p>
  </w:footnote>
  <w:footnote w:id="11">
    <w:p w:rsidR="00B270CD" w:rsidRPr="00670002" w:rsidDel="00CD098E" w:rsidRDefault="00B270CD">
      <w:pPr>
        <w:pStyle w:val="Notedebasdepage"/>
        <w:rPr>
          <w:del w:id="2264" w:author="Arthur Parmentier" w:date="2020-06-10T19:43:00Z"/>
          <w:rPrChange w:id="2265" w:author="Arthur Parmentier" w:date="2020-05-18T14:23:00Z">
            <w:rPr>
              <w:del w:id="2266" w:author="Arthur Parmentier" w:date="2020-06-10T19:43:00Z"/>
              <w:lang w:val="fr-FR"/>
            </w:rPr>
          </w:rPrChange>
        </w:rPr>
      </w:pPr>
      <w:del w:id="2267" w:author="Arthur Parmentier" w:date="2020-06-10T19:43:00Z">
        <w:r w:rsidDel="00CD098E">
          <w:rPr>
            <w:rStyle w:val="Appelnotedebasdep"/>
          </w:rPr>
          <w:footnoteRef/>
        </w:r>
        <w:r w:rsidDel="00CD098E">
          <w:delText xml:space="preserve"> </w:delText>
        </w:r>
        <w:r w:rsidRPr="00670002" w:rsidDel="00CD098E">
          <w:rPr>
            <w:rPrChange w:id="2268" w:author="Arthur Parmentier" w:date="2020-05-18T14:23:00Z">
              <w:rPr>
                <w:lang w:val="fr-FR"/>
              </w:rPr>
            </w:rPrChange>
          </w:rPr>
          <w:delText>Ref M.R. class on pitch categorisation. Emphasis on the complexity of the categorisation process (non linear wrt similarity)</w:delText>
        </w:r>
      </w:del>
    </w:p>
  </w:footnote>
  <w:footnote w:id="12">
    <w:p w:rsidR="00B270CD" w:rsidRPr="008B4FF2" w:rsidRDefault="00B270CD">
      <w:pPr>
        <w:pStyle w:val="Notedebasdepage"/>
      </w:pPr>
      <w:ins w:id="2305" w:author="Arthur Parmentier" w:date="2020-06-11T16:30:00Z">
        <w:r>
          <w:rPr>
            <w:rStyle w:val="Appelnotedebasdep"/>
          </w:rPr>
          <w:footnoteRef/>
        </w:r>
        <w:r>
          <w:t xml:space="preserve"> Here, I use the term mapping</w:t>
        </w:r>
      </w:ins>
      <w:ins w:id="2306" w:author="Arthur Parmentier" w:date="2020-06-11T16:31:00Z">
        <w:r>
          <w:t xml:space="preserve"> as a general term, without figuring out whether it can more precisely be called a transformation or projection in mathematical terms. </w:t>
        </w:r>
      </w:ins>
      <w:ins w:id="2307" w:author="Arthur Parmentier" w:date="2020-06-11T16:32:00Z">
        <w:r>
          <w:t>However, i</w:t>
        </w:r>
      </w:ins>
      <w:ins w:id="2308" w:author="Arthur Parmentier" w:date="2020-06-11T16:31:00Z">
        <w:r>
          <w:t xml:space="preserve">n the common </w:t>
        </w:r>
      </w:ins>
      <w:ins w:id="2309" w:author="Arthur Parmentier" w:date="2020-06-11T16:32:00Z">
        <w:r>
          <w:t>sense, one can understand it as a transformation or a projection.</w:t>
        </w:r>
      </w:ins>
    </w:p>
  </w:footnote>
  <w:footnote w:id="13">
    <w:p w:rsidR="00B270CD" w:rsidRPr="00670002" w:rsidRDefault="00B270CD">
      <w:pPr>
        <w:pStyle w:val="Notedebasdepage"/>
      </w:pPr>
      <w:ins w:id="2866" w:author="Arthur Parmentier" w:date="2020-05-13T11:16:00Z">
        <w:r>
          <w:rPr>
            <w:rStyle w:val="Appelnotedebasdep"/>
          </w:rPr>
          <w:footnoteRef/>
        </w:r>
        <w:r>
          <w:t xml:space="preserve"> </w:t>
        </w:r>
      </w:ins>
      <w:ins w:id="2867" w:author="Arthur Parmentier" w:date="2020-05-13T11:17:00Z">
        <w:r w:rsidRPr="00670002">
          <w:rPr>
            <w:rPrChange w:id="2868" w:author="Arthur Parmentier" w:date="2020-05-18T14:23:00Z">
              <w:rPr>
                <w:lang w:val="fr-FR"/>
              </w:rPr>
            </w:rPrChange>
          </w:rPr>
          <w:t>Note that the whole discussion of this section is only relevant to the signs used to signify contents.</w:t>
        </w:r>
      </w:ins>
    </w:p>
  </w:footnote>
  <w:footnote w:id="14">
    <w:p w:rsidR="00B270CD" w:rsidRPr="00670002" w:rsidRDefault="00B270CD">
      <w:pPr>
        <w:pStyle w:val="Notedebasdepage"/>
      </w:pPr>
      <w:ins w:id="2874" w:author="Arthur Parmentier" w:date="2020-05-13T10:35:00Z">
        <w:r>
          <w:rPr>
            <w:rStyle w:val="Appelnotedebasdep"/>
          </w:rPr>
          <w:footnoteRef/>
        </w:r>
        <w:r>
          <w:t xml:space="preserve"> </w:t>
        </w:r>
        <w:r w:rsidRPr="00670002">
          <w:rPr>
            <w:rPrChange w:id="2875" w:author="Arthur Parmentier" w:date="2020-05-18T14:23:00Z">
              <w:rPr>
                <w:lang w:val="fr-FR"/>
              </w:rPr>
            </w:rPrChange>
          </w:rPr>
          <w:t xml:space="preserve">In reference to </w:t>
        </w:r>
      </w:ins>
      <w:ins w:id="2876" w:author="Arthur Parmentier" w:date="2020-05-13T10:36:00Z">
        <w:r w:rsidRPr="00670002">
          <w:rPr>
            <w:rPrChange w:id="2877" w:author="Arthur Parmentier" w:date="2020-05-18T14:23:00Z">
              <w:rPr>
                <w:lang w:val="fr-FR"/>
              </w:rPr>
            </w:rPrChange>
          </w:rPr>
          <w:t>the concept of overloading in programming languages.</w:t>
        </w:r>
      </w:ins>
    </w:p>
  </w:footnote>
  <w:footnote w:id="15">
    <w:p w:rsidR="00B270CD" w:rsidRPr="00672712" w:rsidRDefault="00B270CD">
      <w:pPr>
        <w:pStyle w:val="Notedebasdepage"/>
      </w:pPr>
      <w:ins w:id="2898" w:author="Arthur Parmentier" w:date="2020-06-11T20:27:00Z">
        <w:r>
          <w:rPr>
            <w:rStyle w:val="Appelnotedebasdep"/>
          </w:rPr>
          <w:footnoteRef/>
        </w:r>
        <w:r>
          <w:t xml:space="preserve"> “When first teaching Soundpainting to a group of musicians and dancers I explain that almost all the gestures, except for a few discipline-specific ones, mean exactly the same concept or something similar (equivalent) for each of the disciplines.” </w:t>
        </w:r>
      </w:ins>
      <w:customXmlInsRangeStart w:id="2899" w:author="Arthur Parmentier" w:date="2020-06-11T20:27:00Z"/>
      <w:sdt>
        <w:sdtPr>
          <w:id w:val="1440255625"/>
          <w:citation/>
        </w:sdtPr>
        <w:sdtContent>
          <w:customXmlInsRangeEnd w:id="2899"/>
          <w:ins w:id="2900" w:author="Arthur Parmentier" w:date="2020-06-11T20:27:00Z">
            <w:r>
              <w:fldChar w:fldCharType="begin"/>
            </w:r>
            <w:r w:rsidRPr="004F5786">
              <w:rPr>
                <w:rPrChange w:id="2901" w:author="Arthur Parmentier" w:date="2020-06-11T20:28:00Z">
                  <w:rPr>
                    <w:lang w:val="fr-FR"/>
                  </w:rPr>
                </w:rPrChange>
              </w:rPr>
              <w:instrText xml:space="preserve"> CITATION Hel \l 1036 </w:instrText>
            </w:r>
          </w:ins>
          <w:r>
            <w:fldChar w:fldCharType="separate"/>
          </w:r>
          <w:ins w:id="2902" w:author="Arthur Parmentier" w:date="2020-06-11T20:27:00Z">
            <w:r w:rsidRPr="00672712">
              <w:rPr>
                <w:noProof/>
                <w:rPrChange w:id="2903" w:author="Arthur Parmentier" w:date="2020-06-11T20:28:00Z">
                  <w:rPr/>
                </w:rPrChange>
              </w:rPr>
              <w:t>(Minors &amp; Thompson, s.d.)</w:t>
            </w:r>
            <w:r>
              <w:fldChar w:fldCharType="end"/>
            </w:r>
          </w:ins>
          <w:customXmlInsRangeStart w:id="2904" w:author="Arthur Parmentier" w:date="2020-06-11T20:27:00Z"/>
        </w:sdtContent>
      </w:sdt>
      <w:customXmlInsRangeEnd w:id="2904"/>
      <w:ins w:id="2905" w:author="Arthur Parmentier" w:date="2020-06-11T20:27:00Z">
        <w:r>
          <w:t xml:space="preserve">. Here, I would agree that </w:t>
        </w:r>
      </w:ins>
      <w:ins w:id="2906" w:author="Arthur Parmentier" w:date="2020-06-11T20:28:00Z">
        <w:r>
          <w:t>they mean something similar (by analogy) but not exactly the same concept.</w:t>
        </w:r>
      </w:ins>
    </w:p>
  </w:footnote>
  <w:footnote w:id="16">
    <w:p w:rsidR="00B270CD" w:rsidRPr="00670002" w:rsidRDefault="00B270CD">
      <w:pPr>
        <w:pStyle w:val="Notedebasdepage"/>
      </w:pPr>
      <w:ins w:id="2972" w:author="Arthur Parmentier" w:date="2020-05-13T10:19:00Z">
        <w:r>
          <w:rPr>
            <w:rStyle w:val="Appelnotedebasdep"/>
          </w:rPr>
          <w:footnoteRef/>
        </w:r>
        <w:r>
          <w:t xml:space="preserve"> </w:t>
        </w:r>
        <w:r w:rsidRPr="00670002">
          <w:rPr>
            <w:rPrChange w:id="2973" w:author="Arthur Parmentier" w:date="2020-05-18T14:23:00Z">
              <w:rPr>
                <w:lang w:val="fr-FR"/>
              </w:rPr>
            </w:rPrChange>
          </w:rPr>
          <w:t>There may be other cases in which a sign has several signified, even inside one discipline, but we won’t d</w:t>
        </w:r>
      </w:ins>
      <w:ins w:id="2974" w:author="Arthur Parmentier" w:date="2020-05-13T10:20:00Z">
        <w:r w:rsidRPr="00670002">
          <w:rPr>
            <w:rPrChange w:id="2975" w:author="Arthur Parmentier" w:date="2020-05-18T14:23:00Z">
              <w:rPr>
                <w:lang w:val="fr-FR"/>
              </w:rPr>
            </w:rPrChange>
          </w:rPr>
          <w:t>iscuss this possibility.</w:t>
        </w:r>
      </w:ins>
    </w:p>
  </w:footnote>
  <w:footnote w:id="17">
    <w:p w:rsidR="00B270CD" w:rsidRPr="00D337E5" w:rsidRDefault="00B270CD">
      <w:pPr>
        <w:pStyle w:val="Notedebasdepage"/>
      </w:pPr>
      <w:ins w:id="2993" w:author="Arthur Parmentier" w:date="2020-06-11T22:17:00Z">
        <w:r>
          <w:rPr>
            <w:rStyle w:val="Appelnotedebasdep"/>
          </w:rPr>
          <w:footnoteRef/>
        </w:r>
        <w:r>
          <w:t xml:space="preserve"> Here, I use “concept” as an equivalent of “signified” or “meaning”</w:t>
        </w:r>
      </w:ins>
    </w:p>
  </w:footnote>
  <w:footnote w:id="18">
    <w:p w:rsidR="00B270CD" w:rsidRPr="00670002" w:rsidRDefault="00B270CD" w:rsidP="005868B3">
      <w:pPr>
        <w:pStyle w:val="Notedebasdepage"/>
        <w:rPr>
          <w:ins w:id="3016" w:author="Arthur Parmentier" w:date="2020-05-13T10:30:00Z"/>
          <w:rPrChange w:id="3017" w:author="Arthur Parmentier" w:date="2020-05-18T14:23:00Z">
            <w:rPr>
              <w:ins w:id="3018" w:author="Arthur Parmentier" w:date="2020-05-13T10:30:00Z"/>
              <w:lang w:val="fr-FR"/>
            </w:rPr>
          </w:rPrChange>
        </w:rPr>
      </w:pPr>
      <w:ins w:id="3019" w:author="Arthur Parmentier" w:date="2020-05-13T10:30:00Z">
        <w:r>
          <w:rPr>
            <w:rStyle w:val="Appelnotedebasdep"/>
          </w:rPr>
          <w:footnoteRef/>
        </w:r>
        <w:r>
          <w:t xml:space="preserve"> </w:t>
        </w:r>
        <w:r w:rsidRPr="00670002">
          <w:rPr>
            <w:rPrChange w:id="3020" w:author="Arthur Parmentier" w:date="2020-05-18T14:23:00Z">
              <w:rPr>
                <w:lang w:val="fr-FR"/>
              </w:rPr>
            </w:rPrChange>
          </w:rPr>
          <w:t>We will discuss the motivations of this construction later.</w:t>
        </w:r>
      </w:ins>
    </w:p>
  </w:footnote>
  <w:footnote w:id="19">
    <w:p w:rsidR="00B270CD" w:rsidRPr="00ED4A53" w:rsidRDefault="00B270CD">
      <w:pPr>
        <w:pStyle w:val="Notedebasdepage"/>
      </w:pPr>
      <w:ins w:id="3045" w:author="Arthur Parmentier" w:date="2020-06-11T22:25:00Z">
        <w:r>
          <w:rPr>
            <w:rStyle w:val="Appelnotedebasdep"/>
          </w:rPr>
          <w:footnoteRef/>
        </w:r>
        <w:r>
          <w:t xml:space="preserve"> </w:t>
        </w:r>
        <w:r w:rsidRPr="00ED4A53">
          <w:rPr>
            <w:rPrChange w:id="3046" w:author="Arthur Parmentier" w:date="2020-06-11T22:25:00Z">
              <w:rPr>
                <w:lang w:val="fr-FR"/>
              </w:rPr>
            </w:rPrChange>
          </w:rPr>
          <w:t>By « tempo » he his i</w:t>
        </w:r>
        <w:r>
          <w:t>mplicitly referring to the frequency of a pitch and the speed</w:t>
        </w:r>
      </w:ins>
      <w:ins w:id="3047" w:author="Arthur Parmentier" w:date="2020-06-11T22:26:00Z">
        <w:r>
          <w:t xml:space="preserve"> of a movement; one could easily argue that frequency and speed </w:t>
        </w:r>
      </w:ins>
      <w:ins w:id="3048" w:author="Arthur Parmentier" w:date="2020-06-11T22:27:00Z">
        <w:r>
          <w:t xml:space="preserve">can only be compared in the context of a cyclic movement, still the power of analogy relies in its ability to </w:t>
        </w:r>
      </w:ins>
      <w:ins w:id="3049" w:author="Arthur Parmentier" w:date="2020-06-11T22:28:00Z">
        <w:r>
          <w:t>associate elements that are not directly linked.</w:t>
        </w:r>
      </w:ins>
    </w:p>
  </w:footnote>
  <w:footnote w:id="20">
    <w:p w:rsidR="00B270CD" w:rsidRPr="004055D8" w:rsidDel="00C455AA" w:rsidRDefault="00B270CD" w:rsidP="00AA7895">
      <w:pPr>
        <w:pStyle w:val="Notedebasdepage"/>
        <w:rPr>
          <w:ins w:id="3137" w:author="Arthur Parmentier" w:date="2020-06-11T23:28:00Z"/>
          <w:del w:id="3138" w:author="Arthur Parmentier" w:date="2020-06-11T23:38:00Z"/>
        </w:rPr>
      </w:pPr>
      <w:ins w:id="3139" w:author="Arthur Parmentier" w:date="2020-06-11T23:28:00Z">
        <w:del w:id="3140" w:author="Arthur Parmentier" w:date="2020-06-11T23:38:00Z">
          <w:r w:rsidDel="00C455AA">
            <w:rPr>
              <w:rStyle w:val="Appelnotedebasdep"/>
            </w:rPr>
            <w:footnoteRef/>
          </w:r>
          <w:r w:rsidDel="00C455AA">
            <w:delText xml:space="preserve"> it can also be manipulated by cultural schemes, but that is not the point here.</w:delText>
          </w:r>
        </w:del>
      </w:ins>
    </w:p>
  </w:footnote>
  <w:footnote w:id="21">
    <w:p w:rsidR="00B270CD" w:rsidRPr="00A704F1" w:rsidRDefault="00B270CD">
      <w:pPr>
        <w:pStyle w:val="Notedebasdepage"/>
      </w:pPr>
      <w:ins w:id="3168" w:author="Arthur Parmentier" w:date="2020-06-11T23:22:00Z">
        <w:r>
          <w:rPr>
            <w:rStyle w:val="Appelnotedebasdep"/>
          </w:rPr>
          <w:footnoteRef/>
        </w:r>
        <w:r>
          <w:t xml:space="preserve"> </w:t>
        </w:r>
        <w:r w:rsidRPr="00A704F1">
          <w:rPr>
            <w:rPrChange w:id="3169" w:author="Arthur Parmentier" w:date="2020-06-11T23:23:00Z">
              <w:rPr>
                <w:lang w:val="fr-FR"/>
              </w:rPr>
            </w:rPrChange>
          </w:rPr>
          <w:t>In th</w:t>
        </w:r>
      </w:ins>
      <w:ins w:id="3170" w:author="Arthur Parmentier" w:date="2020-06-11T23:23:00Z">
        <w:r w:rsidRPr="00A704F1">
          <w:rPr>
            <w:rPrChange w:id="3171" w:author="Arthur Parmentier" w:date="2020-06-11T23:23:00Z">
              <w:rPr>
                <w:lang w:val="fr-FR"/>
              </w:rPr>
            </w:rPrChange>
          </w:rPr>
          <w:t>is part, we w</w:t>
        </w:r>
        <w:r>
          <w:t>on’t discuss the possibility that a concept has several prototypes, but the reasoning would be similar in that case.</w:t>
        </w:r>
      </w:ins>
    </w:p>
  </w:footnote>
  <w:footnote w:id="22">
    <w:p w:rsidR="00B270CD" w:rsidRPr="0054442D" w:rsidDel="00697BA8" w:rsidRDefault="00B270CD" w:rsidP="001C0B0E">
      <w:pPr>
        <w:pStyle w:val="Notedebasdepage"/>
        <w:rPr>
          <w:del w:id="3235" w:author="Arthur Parmentier" w:date="2020-05-12T18:13:00Z"/>
          <w:lang w:val="fr-FR"/>
        </w:rPr>
      </w:pPr>
      <w:del w:id="3236"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23">
    <w:p w:rsidR="00B270CD" w:rsidRPr="008B7AAC" w:rsidDel="005868B3" w:rsidRDefault="00B270CD">
      <w:pPr>
        <w:pStyle w:val="Notedebasdepage"/>
        <w:rPr>
          <w:del w:id="3295" w:author="Arthur Parmentier" w:date="2020-05-13T10:30:00Z"/>
          <w:lang w:val="fr-FR"/>
        </w:rPr>
      </w:pPr>
      <w:del w:id="3296"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24">
    <w:p w:rsidR="00B270CD" w:rsidRPr="00670002" w:rsidDel="00AA7895" w:rsidRDefault="00B270CD">
      <w:pPr>
        <w:pStyle w:val="Notedebasdepage"/>
        <w:rPr>
          <w:del w:id="3331" w:author="Arthur Parmentier" w:date="2020-06-11T23:28:00Z"/>
          <w:rPrChange w:id="3332" w:author="Arthur Parmentier" w:date="2020-05-18T14:23:00Z">
            <w:rPr>
              <w:del w:id="3333" w:author="Arthur Parmentier" w:date="2020-06-11T23:28:00Z"/>
              <w:lang w:val="fr-FR"/>
            </w:rPr>
          </w:rPrChange>
        </w:rPr>
      </w:pPr>
      <w:del w:id="3334" w:author="Arthur Parmentier" w:date="2020-06-11T23:28:00Z">
        <w:r w:rsidDel="00AA7895">
          <w:rPr>
            <w:rStyle w:val="Appelnotedebasdep"/>
          </w:rPr>
          <w:footnoteRef/>
        </w:r>
        <w:r w:rsidDel="00AA7895">
          <w:delText xml:space="preserve"> it can also be manipulated by cultural schemes, but that is not the point here.</w:delText>
        </w:r>
      </w:del>
    </w:p>
  </w:footnote>
  <w:footnote w:id="25">
    <w:p w:rsidR="00B270CD" w:rsidRPr="00670002" w:rsidDel="006C3117" w:rsidRDefault="00B270CD">
      <w:pPr>
        <w:pStyle w:val="Notedebasdepage"/>
        <w:rPr>
          <w:del w:id="3434" w:author="Arthur Parmentier" w:date="2020-06-12T07:55:00Z"/>
          <w:rPrChange w:id="3435" w:author="Arthur Parmentier" w:date="2020-05-18T14:23:00Z">
            <w:rPr>
              <w:del w:id="3436" w:author="Arthur Parmentier" w:date="2020-06-12T07:55:00Z"/>
              <w:lang w:val="fr-FR"/>
            </w:rPr>
          </w:rPrChange>
        </w:rPr>
      </w:pPr>
      <w:del w:id="3437" w:author="Arthur Parmentier" w:date="2020-06-12T07:55:00Z">
        <w:r w:rsidDel="006C3117">
          <w:rPr>
            <w:rStyle w:val="Appelnotedebasdep"/>
          </w:rPr>
          <w:footnoteRef/>
        </w:r>
        <w:r w:rsidDel="006C3117">
          <w:delText xml:space="preserve"> or the whole concept itself, but as we already saw, defining the frontier of a concept is not always possible.</w:delText>
        </w:r>
      </w:del>
    </w:p>
  </w:footnote>
  <w:footnote w:id="26">
    <w:p w:rsidR="00B270CD" w:rsidRPr="00670002" w:rsidDel="00FE376D" w:rsidRDefault="00B270CD">
      <w:pPr>
        <w:pStyle w:val="Notedebasdepage"/>
        <w:rPr>
          <w:del w:id="3463" w:author="Arthur Parmentier" w:date="2020-06-12T11:38:00Z"/>
          <w:rPrChange w:id="3464" w:author="Arthur Parmentier" w:date="2020-05-18T14:23:00Z">
            <w:rPr>
              <w:del w:id="3465" w:author="Arthur Parmentier" w:date="2020-06-12T11:38:00Z"/>
              <w:lang w:val="fr-FR"/>
            </w:rPr>
          </w:rPrChange>
        </w:rPr>
      </w:pPr>
      <w:del w:id="3466" w:author="Arthur Parmentier" w:date="2020-06-12T11:38:00Z">
        <w:r w:rsidDel="00FE376D">
          <w:rPr>
            <w:rStyle w:val="Appelnotedebasdep"/>
          </w:rPr>
          <w:footnoteRef/>
        </w:r>
        <w:r w:rsidDel="00FE376D">
          <w:delText xml:space="preserve"> </w:delText>
        </w:r>
        <w:r w:rsidRPr="00670002" w:rsidDel="00FE376D">
          <w:rPr>
            <w:rPrChange w:id="3467" w:author="Arthur Parmentier" w:date="2020-05-18T14:23:00Z">
              <w:rPr>
                <w:lang w:val="fr-FR"/>
              </w:rPr>
            </w:rPrChange>
          </w:rPr>
          <w:delTex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delText>
        </w:r>
      </w:del>
    </w:p>
  </w:footnote>
  <w:footnote w:id="27">
    <w:p w:rsidR="00B270CD" w:rsidRPr="00670002" w:rsidDel="00476F73" w:rsidRDefault="00B270CD">
      <w:pPr>
        <w:pStyle w:val="Notedebasdepage"/>
        <w:rPr>
          <w:del w:id="3477" w:author="Arthur Parmentier" w:date="2020-06-12T13:50:00Z"/>
          <w:rPrChange w:id="3478" w:author="Arthur Parmentier" w:date="2020-05-18T14:23:00Z">
            <w:rPr>
              <w:del w:id="3479" w:author="Arthur Parmentier" w:date="2020-06-12T13:50:00Z"/>
              <w:lang w:val="fr-FR"/>
            </w:rPr>
          </w:rPrChange>
        </w:rPr>
      </w:pPr>
      <w:del w:id="3480" w:author="Arthur Parmentier" w:date="2020-06-12T13:50:00Z">
        <w:r w:rsidDel="00476F73">
          <w:rPr>
            <w:rStyle w:val="Appelnotedebasdep"/>
          </w:rPr>
          <w:footnoteRef/>
        </w:r>
        <w:r w:rsidDel="00476F73">
          <w:delText xml:space="preserve"> </w:delText>
        </w:r>
        <w:r w:rsidRPr="00670002" w:rsidDel="00476F73">
          <w:rPr>
            <w:rPrChange w:id="3481" w:author="Arthur Parmentier" w:date="2020-05-18T14:23:00Z">
              <w:rPr>
                <w:lang w:val="fr-FR"/>
              </w:rPr>
            </w:rPrChange>
          </w:rPr>
          <w:delTex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delText>
        </w:r>
      </w:del>
    </w:p>
  </w:footnote>
  <w:footnote w:id="28">
    <w:p w:rsidR="00B270CD" w:rsidRPr="008C7E78" w:rsidRDefault="00B270CD">
      <w:pPr>
        <w:pStyle w:val="Notedebasdepage"/>
      </w:pPr>
      <w:ins w:id="3599" w:author="Arthur Parmentier" w:date="2020-06-05T16:54:00Z">
        <w:r>
          <w:rPr>
            <w:rStyle w:val="Appelnotedebasdep"/>
          </w:rPr>
          <w:footnoteRef/>
        </w:r>
        <w:r>
          <w:t xml:space="preserve"> </w:t>
        </w:r>
        <w:r w:rsidRPr="008C7E78">
          <w:rPr>
            <w:rPrChange w:id="3600" w:author="Arthur Parmentier" w:date="2020-06-07T18:32:00Z">
              <w:rPr>
                <w:lang w:val="fr-FR"/>
              </w:rPr>
            </w:rPrChange>
          </w:rPr>
          <w:t xml:space="preserve">Some basic </w:t>
        </w:r>
      </w:ins>
      <w:ins w:id="3601" w:author="Arthur Parmentier" w:date="2020-06-05T16:55:00Z">
        <w:r w:rsidRPr="008C7E78">
          <w:rPr>
            <w:rPrChange w:id="3602" w:author="Arthur Parmentier" w:date="2020-06-07T18:32:00Z">
              <w:rPr>
                <w:lang w:val="fr-FR"/>
              </w:rPr>
            </w:rPrChange>
          </w:rPr>
          <w:t>examples can be found here : https://www.handspeak.com/learn/index.php?id=41</w:t>
        </w:r>
      </w:ins>
    </w:p>
  </w:footnote>
  <w:footnote w:id="29">
    <w:p w:rsidR="00B270CD" w:rsidRPr="008C7E78" w:rsidRDefault="00B270CD">
      <w:pPr>
        <w:pStyle w:val="Notedebasdepage"/>
      </w:pPr>
      <w:ins w:id="3609" w:author="Arthur Parmentier" w:date="2020-06-05T16:44:00Z">
        <w:r>
          <w:rPr>
            <w:rStyle w:val="Appelnotedebasdep"/>
          </w:rPr>
          <w:footnoteRef/>
        </w:r>
        <w:r>
          <w:t xml:space="preserve"> </w:t>
        </w:r>
        <w:r w:rsidRPr="008C7E78">
          <w:rPr>
            <w:rPrChange w:id="3610" w:author="Arthur Parmentier" w:date="2020-06-07T18:32:00Z">
              <w:rPr>
                <w:lang w:val="fr-FR"/>
              </w:rPr>
            </w:rPrChange>
          </w:rPr>
          <w:t>See http://www.sematos.eu/lsf-p-tomber-5958.html</w:t>
        </w:r>
      </w:ins>
    </w:p>
  </w:footnote>
  <w:footnote w:id="30">
    <w:p w:rsidR="00B270CD" w:rsidRPr="008C7E78" w:rsidRDefault="00B270CD">
      <w:pPr>
        <w:pStyle w:val="Notedebasdepage"/>
      </w:pPr>
      <w:ins w:id="3621" w:author="Arthur Parmentier" w:date="2020-06-05T16:53:00Z">
        <w:r>
          <w:rPr>
            <w:rStyle w:val="Appelnotedebasdep"/>
          </w:rPr>
          <w:footnoteRef/>
        </w:r>
        <w:r>
          <w:t xml:space="preserve"> </w:t>
        </w:r>
        <w:r w:rsidRPr="008C7E78">
          <w:rPr>
            <w:rPrChange w:id="3622" w:author="Arthur Parmentier" w:date="2020-06-07T18:32:00Z">
              <w:rPr>
                <w:lang w:val="fr-FR"/>
              </w:rPr>
            </w:rPrChange>
          </w:rPr>
          <w:t xml:space="preserve">For a discussion on this topic, see </w:t>
        </w:r>
      </w:ins>
      <w:ins w:id="3623" w:author="Arthur Parmentier" w:date="2020-06-05T16:54:00Z">
        <w:r>
          <w:t xml:space="preserve">Aronoff, Mark et al. “THE PARADOX OF SIGN LANGUAGE MORPHOLOGY.” </w:t>
        </w:r>
        <w:r>
          <w:rPr>
            <w:i/>
            <w:iCs/>
          </w:rPr>
          <w:t>Language</w:t>
        </w:r>
        <w:r>
          <w:t xml:space="preserve"> vol. 81,2 (2005): 301-344.</w:t>
        </w:r>
      </w:ins>
      <w:ins w:id="3624" w:author="Arthur Parmentier" w:date="2020-06-06T18:56:00Z">
        <w:r>
          <w:t xml:space="preserve"> This argument is sometimes used to motivate the need of normalization of</w:t>
        </w:r>
      </w:ins>
      <w:ins w:id="3625" w:author="Arthur Parmentier" w:date="2020-06-06T18:57:00Z">
        <w:r>
          <w:t xml:space="preserve"> sign language.</w:t>
        </w:r>
      </w:ins>
    </w:p>
  </w:footnote>
  <w:footnote w:id="31">
    <w:p w:rsidR="00B270CD" w:rsidRPr="008C7E78" w:rsidRDefault="00B270CD">
      <w:pPr>
        <w:pStyle w:val="Notedebasdepage"/>
      </w:pPr>
      <w:ins w:id="4170" w:author="Arthur Parmentier" w:date="2020-06-05T21:23:00Z">
        <w:r>
          <w:rPr>
            <w:rStyle w:val="Appelnotedebasdep"/>
          </w:rPr>
          <w:footnoteRef/>
        </w:r>
        <w:r>
          <w:t xml:space="preserve"> </w:t>
        </w:r>
      </w:ins>
      <w:ins w:id="4171" w:author="Arthur Parmentier" w:date="2020-06-05T21:33:00Z">
        <w:r w:rsidRPr="008C7E78">
          <w:rPr>
            <w:rPrChange w:id="4172" w:author="Arthur Parmentier" w:date="2020-06-07T18:32:00Z">
              <w:rPr>
                <w:lang w:val="fr-FR"/>
              </w:rPr>
            </w:rPrChange>
          </w:rPr>
          <w:t>They</w:t>
        </w:r>
      </w:ins>
      <w:ins w:id="4173" w:author="Arthur Parmentier" w:date="2020-06-05T21:24:00Z">
        <w:r w:rsidRPr="008C7E78">
          <w:rPr>
            <w:rPrChange w:id="4174" w:author="Arthur Parmentier" w:date="2020-06-07T18:32:00Z">
              <w:rPr>
                <w:lang w:val="fr-FR"/>
              </w:rPr>
            </w:rPrChange>
          </w:rPr>
          <w:t xml:space="preserve"> embody several semantic components that can change the meaning of one or several signs</w:t>
        </w:r>
      </w:ins>
      <w:ins w:id="4175" w:author="Arthur Parmentier" w:date="2020-06-05T21:34:00Z">
        <w:r w:rsidRPr="008C7E78">
          <w:rPr>
            <w:rPrChange w:id="4176" w:author="Arthur Parmentier" w:date="2020-06-07T18:32:00Z">
              <w:rPr>
                <w:lang w:val="fr-FR"/>
              </w:rPr>
            </w:rPrChange>
          </w:rPr>
          <w:t xml:space="preserve"> and make some signs from the SP alphabet significant and some other insignificant.</w:t>
        </w:r>
      </w:ins>
    </w:p>
  </w:footnote>
  <w:footnote w:id="32">
    <w:p w:rsidR="00B270CD" w:rsidRPr="008C7E78" w:rsidRDefault="00B270CD">
      <w:pPr>
        <w:pStyle w:val="Notedebasdepage"/>
      </w:pPr>
      <w:ins w:id="4263" w:author="Arthur Parmentier" w:date="2020-06-05T21:38:00Z">
        <w:r>
          <w:rPr>
            <w:rStyle w:val="Appelnotedebasdep"/>
          </w:rPr>
          <w:footnoteRef/>
        </w:r>
        <w:r>
          <w:t xml:space="preserve"> </w:t>
        </w:r>
        <w:r w:rsidRPr="008C7E78">
          <w:rPr>
            <w:rPrChange w:id="4264" w:author="Arthur Parmentier" w:date="2020-06-07T18:32:00Z">
              <w:rPr>
                <w:lang w:val="fr-FR"/>
              </w:rPr>
            </w:rPrChange>
          </w:rPr>
          <w:t xml:space="preserve">Walter uses the term « escape » in </w:t>
        </w:r>
      </w:ins>
      <w:ins w:id="4265" w:author="Arthur Parmentier" w:date="2020-06-05T21:39:00Z">
        <w:r w:rsidRPr="008C7E78">
          <w:rPr>
            <w:rPrChange w:id="4266" w:author="Arthur Parmentier" w:date="2020-06-07T18:32:00Z">
              <w:rPr>
                <w:lang w:val="fr-FR"/>
              </w:rPr>
            </w:rPrChange>
          </w:rPr>
          <w:t>his</w:t>
        </w:r>
      </w:ins>
      <w:ins w:id="4267" w:author="Arthur Parmentier" w:date="2020-06-05T21:38:00Z">
        <w:r w:rsidRPr="008C7E78">
          <w:rPr>
            <w:rPrChange w:id="4268" w:author="Arthur Parmentier" w:date="2020-06-07T18:32:00Z">
              <w:rPr>
                <w:lang w:val="fr-FR"/>
              </w:rPr>
            </w:rPrChange>
          </w:rPr>
          <w:t xml:space="preserve"> description of the « tear up » sign which is very commonly used as an escape sign.</w:t>
        </w:r>
      </w:ins>
    </w:p>
  </w:footnote>
  <w:footnote w:id="33">
    <w:p w:rsidR="00B270CD" w:rsidRPr="008C7E78" w:rsidRDefault="00B270CD" w:rsidP="00A5016A">
      <w:pPr>
        <w:pStyle w:val="Notedebasdepage"/>
        <w:rPr>
          <w:ins w:id="4451" w:author="Arthur Parmentier" w:date="2020-06-06T20:34:00Z"/>
          <w:rPrChange w:id="4452" w:author="Arthur Parmentier" w:date="2020-06-07T18:32:00Z">
            <w:rPr>
              <w:ins w:id="4453" w:author="Arthur Parmentier" w:date="2020-06-06T20:34:00Z"/>
              <w:lang w:val="fr-FR"/>
            </w:rPr>
          </w:rPrChange>
        </w:rPr>
      </w:pPr>
      <w:ins w:id="4454" w:author="Arthur Parmentier" w:date="2020-06-06T20:34:00Z">
        <w:r>
          <w:rPr>
            <w:rStyle w:val="Appelnotedebasdep"/>
          </w:rPr>
          <w:footnoteRef/>
        </w:r>
        <w:r>
          <w:t xml:space="preserve"> </w:t>
        </w:r>
        <w:r w:rsidRPr="008C7E78">
          <w:rPr>
            <w:rPrChange w:id="4455" w:author="Arthur Parmentier" w:date="2020-06-07T18:32:00Z">
              <w:rPr>
                <w:lang w:val="fr-FR"/>
              </w:rPr>
            </w:rPrChange>
          </w:rPr>
          <w:t>The most interesting example to my mind is that of the Pirahã people studied by Daniel Everett, which contradicts the universality of recursivity in human cognition</w:t>
        </w:r>
      </w:ins>
      <w:ins w:id="4456" w:author="Arthur Parmentier" w:date="2020-06-10T19:46:00Z">
        <w:r>
          <w:t>.</w:t>
        </w:r>
      </w:ins>
    </w:p>
  </w:footnote>
  <w:footnote w:id="34">
    <w:p w:rsidR="00B270CD" w:rsidRPr="008C7E78" w:rsidRDefault="00B270CD" w:rsidP="0052121B">
      <w:pPr>
        <w:pStyle w:val="Notedebasdepage"/>
        <w:rPr>
          <w:ins w:id="5240" w:author="Arthur Parmentier" w:date="2020-06-08T18:44:00Z"/>
        </w:rPr>
      </w:pPr>
      <w:ins w:id="5241" w:author="Arthur Parmentier" w:date="2020-06-08T18:44:00Z">
        <w:r>
          <w:rPr>
            <w:rStyle w:val="Appelnotedebasdep"/>
          </w:rPr>
          <w:footnoteRef/>
        </w:r>
        <w:r>
          <w:t xml:space="preserve"> </w:t>
        </w:r>
        <w:r w:rsidRPr="00DC7F98">
          <w:t xml:space="preserve">Without going </w:t>
        </w:r>
      </w:ins>
      <w:ins w:id="5242" w:author="Arthur Parmentier" w:date="2020-06-09T15:50:00Z">
        <w:r w:rsidRPr="00DC7F98">
          <w:t>into</w:t>
        </w:r>
      </w:ins>
      <w:ins w:id="5243" w:author="Arthur Parmentier" w:date="2020-06-08T18:44:00Z">
        <w:r w:rsidRPr="00DC7F98">
          <w:t xml:space="preserve"> many details, the concept here is simple to assign each set of parameters to a number (an index) to be able to change them during the performance.</w:t>
        </w:r>
      </w:ins>
    </w:p>
  </w:footnote>
  <w:footnote w:id="35">
    <w:p w:rsidR="00B270CD" w:rsidRPr="006D51E1" w:rsidRDefault="00B270CD">
      <w:pPr>
        <w:pStyle w:val="Notedebasdepage"/>
      </w:pPr>
      <w:ins w:id="5498" w:author="Arthur Parmentier" w:date="2020-06-08T22:19:00Z">
        <w:r>
          <w:rPr>
            <w:rStyle w:val="Appelnotedebasdep"/>
          </w:rPr>
          <w:footnoteRef/>
        </w:r>
        <w:r>
          <w:t xml:space="preserve"> I am ref</w:t>
        </w:r>
      </w:ins>
      <w:ins w:id="5499" w:author="Arthur Parmentier" w:date="2020-06-08T22:20:00Z">
        <w:r>
          <w:t>erring here to the concerts/parties that are hold by the Soundpainting group of Rio that I had the honor to meet and play with; to m</w:t>
        </w:r>
      </w:ins>
      <w:ins w:id="5500" w:author="Arthur Parmentier" w:date="2020-06-08T22:21:00Z">
        <w:r>
          <w:t>e at the opposite of my SP experience in Europe.</w:t>
        </w:r>
      </w:ins>
    </w:p>
  </w:footnote>
  <w:footnote w:id="36">
    <w:p w:rsidR="00B270CD" w:rsidRPr="006D51B6" w:rsidRDefault="00B270CD" w:rsidP="00351FEC">
      <w:pPr>
        <w:pStyle w:val="Notedebasdepage"/>
        <w:rPr>
          <w:ins w:id="5878" w:author="Arthur Parmentier" w:date="2020-06-02T19:33:00Z"/>
        </w:rPr>
      </w:pPr>
      <w:ins w:id="5879" w:author="Arthur Parmentier" w:date="2020-06-02T19:33:00Z">
        <w:r>
          <w:rPr>
            <w:rStyle w:val="Appelnotedebasdep"/>
          </w:rPr>
          <w:footnoteRef/>
        </w:r>
        <w:r>
          <w:t xml:space="preserve"> External parts that are “shipped in” with the program are distributed under GPLv3 license (or less restrictive).</w:t>
        </w:r>
      </w:ins>
    </w:p>
  </w:footnote>
  <w:footnote w:id="37">
    <w:p w:rsidR="00B270CD" w:rsidRPr="00116732" w:rsidRDefault="00B270CD">
      <w:pPr>
        <w:pStyle w:val="Notedebasdepage"/>
      </w:pPr>
      <w:ins w:id="6113" w:author="Arthur Parmentier" w:date="2020-05-18T15:19:00Z">
        <w:r>
          <w:rPr>
            <w:rStyle w:val="Appelnotedebasdep"/>
          </w:rPr>
          <w:footnoteRef/>
        </w:r>
        <w:r>
          <w:t xml:space="preserve"> </w:t>
        </w:r>
      </w:ins>
      <w:ins w:id="6114" w:author="Arthur Parmentier" w:date="2020-05-18T15:20:00Z">
        <w:r>
          <w:t xml:space="preserve">With </w:t>
        </w:r>
      </w:ins>
      <w:ins w:id="6115" w:author="Arthur Parmentier" w:date="2020-05-19T10:40:00Z">
        <w:r>
          <w:t>TensorFlow</w:t>
        </w:r>
      </w:ins>
      <w:ins w:id="6116" w:author="Arthur Parmentier" w:date="2020-05-18T15:20:00Z">
        <w:r>
          <w:t xml:space="preserve">: </w:t>
        </w:r>
      </w:ins>
      <w:ins w:id="6117" w:author="Arthur Parmentier" w:date="2020-05-18T15:19:00Z">
        <w:r w:rsidRPr="006A443F">
          <w:t>https://github.com/tensorflow/tfjs-models/tree/master/posenet</w:t>
        </w:r>
      </w:ins>
    </w:p>
  </w:footnote>
  <w:footnote w:id="38">
    <w:p w:rsidR="00B270CD" w:rsidRPr="00967F09" w:rsidRDefault="00B270CD">
      <w:pPr>
        <w:rPr>
          <w:rFonts w:ascii="Times New Roman" w:hAnsi="Times New Roman"/>
          <w:rPrChange w:id="6136" w:author="Arthur Parmentier" w:date="2020-06-10T19:52:00Z">
            <w:rPr/>
          </w:rPrChange>
        </w:rPr>
        <w:pPrChange w:id="6137" w:author="Arthur Parmentier" w:date="2020-06-10T19:52:00Z">
          <w:pPr>
            <w:pStyle w:val="Notedebasdepage"/>
          </w:pPr>
        </w:pPrChange>
      </w:pPr>
      <w:ins w:id="6138" w:author="Arthur Parmentier" w:date="2020-05-22T19:58:00Z">
        <w:r>
          <w:rPr>
            <w:rStyle w:val="Appelnotedebasdep"/>
          </w:rPr>
          <w:footnoteRef/>
        </w:r>
        <w:r>
          <w:t xml:space="preserve"> </w:t>
        </w:r>
      </w:ins>
      <w:ins w:id="6139" w:author="Arthur Parmentier" w:date="2020-06-03T17:48:00Z">
        <w:r>
          <w:t xml:space="preserve">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ins>
      <w:ins w:id="6140" w:author="Arthur Parmentier" w:date="2020-06-10T19:52:00Z">
        <w:r>
          <w:t xml:space="preserve">, </w:t>
        </w:r>
      </w:ins>
      <w:ins w:id="6141" w:author="Arthur Parmentier" w:date="2020-06-03T17:48:00Z">
        <w:r>
          <w:t xml:space="preserve">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39">
    <w:p w:rsidR="00B270CD" w:rsidRPr="00BF1ECB" w:rsidRDefault="00B270CD">
      <w:pPr>
        <w:pStyle w:val="Notedebasdepage"/>
      </w:pPr>
      <w:ins w:id="6388" w:author="Arthur Parmentier" w:date="2020-05-19T16:10:00Z">
        <w:r>
          <w:rPr>
            <w:rStyle w:val="Appelnotedebasdep"/>
          </w:rPr>
          <w:footnoteRef/>
        </w:r>
        <w:r>
          <w:t xml:space="preserve"> </w:t>
        </w:r>
        <w:r w:rsidRPr="005E2970">
          <w:t>https://github.com/CMU-Perceptual-Computing-Lab/openpose</w:t>
        </w:r>
      </w:ins>
    </w:p>
  </w:footnote>
  <w:footnote w:id="40">
    <w:p w:rsidR="00B270CD" w:rsidRPr="00BF1ECB" w:rsidRDefault="00B270CD">
      <w:pPr>
        <w:pStyle w:val="Notedebasdepage"/>
      </w:pPr>
      <w:ins w:id="6394" w:author="Arthur Parmentier" w:date="2020-05-19T16:16:00Z">
        <w:r>
          <w:rPr>
            <w:rStyle w:val="Appelnotedebasdep"/>
          </w:rPr>
          <w:footnoteRef/>
        </w:r>
        <w:r>
          <w:t xml:space="preserve"> </w:t>
        </w:r>
      </w:ins>
      <w:ins w:id="6395" w:author="Arthur Parmentier" w:date="2020-05-19T16:17:00Z">
        <w:r w:rsidRPr="00BF1ECB">
          <w:rPr>
            <w:rPrChange w:id="6396"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6397"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6398" w:author="Arthur Parmentier" w:date="2020-05-23T19:46:00Z">
              <w:rPr>
                <w:rStyle w:val="Lienhypertexte"/>
                <w:lang w:val="fr-FR"/>
              </w:rPr>
            </w:rPrChange>
          </w:rPr>
          <w:t>https://github.com/Hzzone/pytorch-openpose</w:t>
        </w:r>
        <w:r>
          <w:rPr>
            <w:lang w:val="fr-FR"/>
          </w:rPr>
          <w:fldChar w:fldCharType="end"/>
        </w:r>
        <w:r w:rsidRPr="00BF1ECB">
          <w:rPr>
            <w:rPrChange w:id="6399" w:author="Arthur Parmentier" w:date="2020-05-23T19:46:00Z">
              <w:rPr>
                <w:lang w:val="fr-FR"/>
              </w:rPr>
            </w:rPrChange>
          </w:rPr>
          <w:t xml:space="preserve">) and then try to run the python scripts in Max </w:t>
        </w:r>
      </w:ins>
      <w:ins w:id="6400" w:author="Arthur Parmentier" w:date="2020-05-19T16:19:00Z">
        <w:r w:rsidRPr="00BF1ECB">
          <w:rPr>
            <w:rPrChange w:id="6401" w:author="Arthur Parmentier" w:date="2020-05-23T19:46:00Z">
              <w:rPr>
                <w:lang w:val="fr-FR"/>
              </w:rPr>
            </w:rPrChange>
          </w:rPr>
          <w:t xml:space="preserve">(Max does </w:t>
        </w:r>
      </w:ins>
      <w:ins w:id="6402" w:author="Arthur Parmentier" w:date="2020-05-19T16:20:00Z">
        <w:r w:rsidRPr="00BF1ECB">
          <w:rPr>
            <w:rPrChange w:id="6403" w:author="Arthur Parmentier" w:date="2020-05-23T19:46:00Z">
              <w:rPr>
                <w:lang w:val="fr-FR"/>
              </w:rPr>
            </w:rPrChange>
          </w:rPr>
          <w:t xml:space="preserve">not interpret Python natively) </w:t>
        </w:r>
      </w:ins>
      <w:ins w:id="6404" w:author="Arthur Parmentier" w:date="2020-05-19T16:17:00Z">
        <w:r w:rsidRPr="00BF1ECB">
          <w:rPr>
            <w:rPrChange w:id="6405" w:author="Arthur Parmentier" w:date="2020-05-23T19:46:00Z">
              <w:rPr>
                <w:lang w:val="fr-FR"/>
              </w:rPr>
            </w:rPrChange>
          </w:rPr>
          <w:t xml:space="preserve">with </w:t>
        </w:r>
      </w:ins>
      <w:ins w:id="6406" w:author="Arthur Parmentier" w:date="2020-05-19T16:19:00Z">
        <w:r>
          <w:rPr>
            <w:lang w:val="fr-FR"/>
          </w:rPr>
          <w:fldChar w:fldCharType="begin"/>
        </w:r>
        <w:r w:rsidRPr="00BF1ECB">
          <w:rPr>
            <w:rPrChange w:id="6407" w:author="Arthur Parmentier" w:date="2020-05-23T19:46:00Z">
              <w:rPr>
                <w:lang w:val="fr-FR"/>
              </w:rPr>
            </w:rPrChange>
          </w:rPr>
          <w:instrText xml:space="preserve"> HYPERLINK "</w:instrText>
        </w:r>
      </w:ins>
      <w:ins w:id="6408" w:author="Arthur Parmentier" w:date="2020-05-19T16:18:00Z">
        <w:r w:rsidRPr="00BF1ECB">
          <w:rPr>
            <w:rPrChange w:id="6409" w:author="Arthur Parmentier" w:date="2020-05-23T19:46:00Z">
              <w:rPr>
                <w:lang w:val="fr-FR"/>
              </w:rPr>
            </w:rPrChange>
          </w:rPr>
          <w:instrText>https://github.com/grrrr/py</w:instrText>
        </w:r>
      </w:ins>
      <w:ins w:id="6410" w:author="Arthur Parmentier" w:date="2020-05-19T16:19:00Z">
        <w:r w:rsidRPr="00BF1ECB">
          <w:rPr>
            <w:rPrChange w:id="6411" w:author="Arthur Parmentier" w:date="2020-05-23T19:46:00Z">
              <w:rPr>
                <w:lang w:val="fr-FR"/>
              </w:rPr>
            </w:rPrChange>
          </w:rPr>
          <w:instrText xml:space="preserve">" </w:instrText>
        </w:r>
        <w:r>
          <w:rPr>
            <w:lang w:val="fr-FR"/>
          </w:rPr>
          <w:fldChar w:fldCharType="separate"/>
        </w:r>
      </w:ins>
      <w:ins w:id="6412" w:author="Arthur Parmentier" w:date="2020-05-19T16:18:00Z">
        <w:r w:rsidRPr="00BF1ECB">
          <w:rPr>
            <w:rStyle w:val="Lienhypertexte"/>
            <w:rPrChange w:id="6413" w:author="Arthur Parmentier" w:date="2020-05-23T19:46:00Z">
              <w:rPr>
                <w:rStyle w:val="Lienhypertexte"/>
                <w:lang w:val="fr-FR"/>
              </w:rPr>
            </w:rPrChange>
          </w:rPr>
          <w:t>https://github.com/grrrr/py</w:t>
        </w:r>
      </w:ins>
      <w:ins w:id="6414" w:author="Arthur Parmentier" w:date="2020-05-19T16:19:00Z">
        <w:r>
          <w:rPr>
            <w:lang w:val="fr-FR"/>
          </w:rPr>
          <w:fldChar w:fldCharType="end"/>
        </w:r>
      </w:ins>
      <w:ins w:id="6415" w:author="Arthur Parmentier" w:date="2020-05-19T16:20:00Z">
        <w:r w:rsidRPr="00BF1ECB">
          <w:rPr>
            <w:rPrChange w:id="6416" w:author="Arthur Parmentier" w:date="2020-05-23T19:46:00Z">
              <w:rPr>
                <w:lang w:val="fr-FR"/>
              </w:rPr>
            </w:rPrChange>
          </w:rPr>
          <w:t>. It is very unlikely to work</w:t>
        </w:r>
      </w:ins>
      <w:ins w:id="6417" w:author="Arthur Parmentier" w:date="2020-05-19T16:21:00Z">
        <w:r w:rsidRPr="00BF1ECB">
          <w:rPr>
            <w:rPrChange w:id="6418" w:author="Arthur Parmentier" w:date="2020-05-23T19:46:00Z">
              <w:rPr>
                <w:lang w:val="fr-FR"/>
              </w:rPr>
            </w:rPrChange>
          </w:rPr>
          <w:t xml:space="preserve"> and could not be tested in the frame of my master thesis.</w:t>
        </w:r>
      </w:ins>
    </w:p>
  </w:footnote>
  <w:footnote w:id="41">
    <w:p w:rsidR="00B270CD" w:rsidRPr="00BF1ECB" w:rsidRDefault="00B270CD">
      <w:pPr>
        <w:pStyle w:val="Notedebasdepage"/>
      </w:pPr>
      <w:ins w:id="6423" w:author="Arthur Parmentier" w:date="2020-05-19T19:59:00Z">
        <w:r>
          <w:rPr>
            <w:rStyle w:val="Appelnotedebasdep"/>
          </w:rPr>
          <w:footnoteRef/>
        </w:r>
        <w:r>
          <w:t xml:space="preserve"> </w:t>
        </w:r>
      </w:ins>
      <w:ins w:id="6424" w:author="Arthur Parmentier" w:date="2020-05-19T20:00:00Z">
        <w:r>
          <w:t xml:space="preserve">The most convincing project is </w:t>
        </w:r>
      </w:ins>
      <w:ins w:id="6425" w:author="Arthur Parmentier" w:date="2020-05-19T19:59:00Z">
        <w:r w:rsidRPr="00F707EB">
          <w:t>https://saic-violet.github.io/learnable-triangulation/</w:t>
        </w:r>
      </w:ins>
    </w:p>
  </w:footnote>
  <w:footnote w:id="42">
    <w:p w:rsidR="00B270CD" w:rsidRPr="00BF1ECB" w:rsidRDefault="00B270CD">
      <w:pPr>
        <w:pStyle w:val="Notedebasdepage"/>
      </w:pPr>
      <w:ins w:id="6488" w:author="Arthur Parmentier" w:date="2020-05-19T23:04:00Z">
        <w:r>
          <w:rPr>
            <w:rStyle w:val="Appelnotedebasdep"/>
          </w:rPr>
          <w:footnoteRef/>
        </w:r>
        <w:r>
          <w:t xml:space="preserve"> </w:t>
        </w:r>
        <w:r w:rsidRPr="00BF1ECB">
          <w:rPr>
            <w:rPrChange w:id="6489" w:author="Arthur Parmentier" w:date="2020-05-23T19:46:00Z">
              <w:rPr>
                <w:lang w:val="fr-FR"/>
              </w:rPr>
            </w:rPrChange>
          </w:rPr>
          <w:t>One could ask</w:t>
        </w:r>
      </w:ins>
      <w:ins w:id="6490" w:author="Arthur Parmentier" w:date="2020-05-19T23:05:00Z">
        <w:r w:rsidRPr="00BF1ECB">
          <w:rPr>
            <w:rPrChange w:id="6491" w:author="Arthur Parmentier" w:date="2020-05-23T19:46:00Z">
              <w:rPr>
                <w:lang w:val="fr-FR"/>
              </w:rPr>
            </w:rPrChange>
          </w:rPr>
          <w:t xml:space="preserve"> : « why then is it the case that the soundpainter always consider </w:t>
        </w:r>
      </w:ins>
      <w:ins w:id="6492" w:author="Arthur Parmentier" w:date="2020-05-19T23:08:00Z">
        <w:r w:rsidRPr="00BF1ECB">
          <w:rPr>
            <w:rPrChange w:id="6493" w:author="Arthur Parmentier" w:date="2020-05-23T19:46:00Z">
              <w:rPr>
                <w:lang w:val="fr-FR"/>
              </w:rPr>
            </w:rPrChange>
          </w:rPr>
          <w:t>the virtual</w:t>
        </w:r>
      </w:ins>
      <w:ins w:id="6494" w:author="Arthur Parmentier" w:date="2020-05-19T23:05:00Z">
        <w:r w:rsidRPr="00BF1ECB">
          <w:rPr>
            <w:rPrChange w:id="6495" w:author="Arthur Parmentier" w:date="2020-05-23T19:46:00Z">
              <w:rPr>
                <w:lang w:val="fr-FR"/>
              </w:rPr>
            </w:rPrChange>
          </w:rPr>
          <w:t xml:space="preserve"> « box », even when the grammar of the mode implies that the request is always immediate ? I believe that it has to do with how SP has developed from the </w:t>
        </w:r>
      </w:ins>
      <w:ins w:id="6496" w:author="Arthur Parmentier" w:date="2020-05-19T23:06:00Z">
        <w:r w:rsidRPr="00BF1ECB">
          <w:rPr>
            <w:rPrChange w:id="6497" w:author="Arthur Parmentier" w:date="2020-05-23T19:46:00Z">
              <w:rPr>
                <w:lang w:val="fr-FR"/>
              </w:rPr>
            </w:rPrChange>
          </w:rPr>
          <w:t xml:space="preserve">default mode to others and the pratical </w:t>
        </w:r>
      </w:ins>
      <w:ins w:id="6498" w:author="Arthur Parmentier" w:date="2020-05-19T23:07:00Z">
        <w:r w:rsidRPr="00BF1ECB">
          <w:rPr>
            <w:rPrChange w:id="6499" w:author="Arthur Parmentier" w:date="2020-05-23T19:46:00Z">
              <w:rPr>
                <w:lang w:val="fr-FR"/>
              </w:rPr>
            </w:rPrChange>
          </w:rPr>
          <w:t>point of reference</w:t>
        </w:r>
      </w:ins>
      <w:ins w:id="6500" w:author="Arthur Parmentier" w:date="2020-05-19T23:06:00Z">
        <w:r w:rsidRPr="00BF1ECB">
          <w:rPr>
            <w:rPrChange w:id="6501" w:author="Arthur Parmentier" w:date="2020-05-23T19:46:00Z">
              <w:rPr>
                <w:lang w:val="fr-FR"/>
              </w:rPr>
            </w:rPrChange>
          </w:rPr>
          <w:t xml:space="preserve"> that the « box » is a common symbol for immediateness in all modes.</w:t>
        </w:r>
      </w:ins>
    </w:p>
  </w:footnote>
  <w:footnote w:id="43">
    <w:p w:rsidR="00B270CD" w:rsidRPr="00BF1ECB" w:rsidRDefault="00B270CD">
      <w:pPr>
        <w:pStyle w:val="Notedebasdepage"/>
      </w:pPr>
      <w:ins w:id="6516" w:author="Arthur Parmentier" w:date="2020-05-19T23:11:00Z">
        <w:r>
          <w:rPr>
            <w:rStyle w:val="Appelnotedebasdep"/>
          </w:rPr>
          <w:footnoteRef/>
        </w:r>
        <w:r>
          <w:t xml:space="preserve"> </w:t>
        </w:r>
        <w:r w:rsidRPr="00BF1ECB">
          <w:rPr>
            <w:rPrChange w:id="6517" w:author="Arthur Parmentier" w:date="2020-05-23T19:46:00Z">
              <w:rPr>
                <w:lang w:val="fr-FR"/>
              </w:rPr>
            </w:rPrChange>
          </w:rPr>
          <w:t>In practice, soundpainters tend to omit the « enter » and « exit »</w:t>
        </w:r>
      </w:ins>
      <w:ins w:id="6518" w:author="Arthur Parmentier" w:date="2020-05-19T23:12:00Z">
        <w:r w:rsidRPr="00BF1ECB">
          <w:rPr>
            <w:rPrChange w:id="6519" w:author="Arthur Parmentier" w:date="2020-05-23T19:46:00Z">
              <w:rPr>
                <w:lang w:val="fr-FR"/>
              </w:rPr>
            </w:rPrChange>
          </w:rPr>
          <w:t xml:space="preserve"> signs of mode</w:t>
        </w:r>
      </w:ins>
      <w:ins w:id="6520" w:author="Arthur Parmentier" w:date="2020-05-19T23:15:00Z">
        <w:r w:rsidRPr="00BF1ECB">
          <w:rPr>
            <w:rPrChange w:id="6521" w:author="Arthur Parmentier" w:date="2020-05-23T19:46:00Z">
              <w:rPr>
                <w:lang w:val="fr-FR"/>
              </w:rPr>
            </w:rPrChange>
          </w:rPr>
          <w:t xml:space="preserve">s that are </w:t>
        </w:r>
      </w:ins>
      <w:ins w:id="6522" w:author="Arthur Parmentier" w:date="2020-05-19T23:16:00Z">
        <w:r w:rsidRPr="00BF1ECB">
          <w:rPr>
            <w:rPrChange w:id="6523" w:author="Arthur Parmentier" w:date="2020-05-23T19:46:00Z">
              <w:rPr>
                <w:lang w:val="fr-FR"/>
              </w:rPr>
            </w:rPrChange>
          </w:rPr>
          <w:t>not ambiguous</w:t>
        </w:r>
      </w:ins>
      <w:ins w:id="6524" w:author="Arthur Parmentier" w:date="2020-05-19T23:12:00Z">
        <w:r w:rsidRPr="00BF1ECB">
          <w:rPr>
            <w:rPrChange w:id="6525" w:author="Arthur Parmentier" w:date="2020-05-23T19:46:00Z">
              <w:rPr>
                <w:lang w:val="fr-FR"/>
              </w:rPr>
            </w:rPrChange>
          </w:rPr>
          <w:t>, making things more difficult without depth tracking</w:t>
        </w:r>
      </w:ins>
      <w:ins w:id="6526" w:author="Arthur Parmentier" w:date="2020-05-19T23:16:00Z">
        <w:r w:rsidRPr="00BF1ECB">
          <w:rPr>
            <w:rPrChange w:id="6527" w:author="Arthur Parmentier" w:date="2020-05-23T19:46:00Z">
              <w:rPr>
                <w:lang w:val="fr-FR"/>
              </w:rPr>
            </w:rPrChange>
          </w:rPr>
          <w:t xml:space="preserve"> in case that « entering the box » is the only mark of the change of mode </w:t>
        </w:r>
      </w:ins>
      <w:ins w:id="6528" w:author="Arthur Parmentier" w:date="2020-05-19T23:17:00Z">
        <w:r w:rsidRPr="00BF1ECB">
          <w:rPr>
            <w:rPrChange w:id="6529" w:author="Arthur Parmentier" w:date="2020-05-23T19:46:00Z">
              <w:rPr>
                <w:lang w:val="fr-FR"/>
              </w:rPr>
            </w:rPrChange>
          </w:rPr>
          <w:t>(for instance by using the launch mode directly with « entering/exiting the box » instead of signing Launch Mode and Tear).</w:t>
        </w:r>
      </w:ins>
    </w:p>
  </w:footnote>
  <w:footnote w:id="44">
    <w:p w:rsidR="00B270CD" w:rsidRPr="00BF1ECB" w:rsidRDefault="00B270CD">
      <w:pPr>
        <w:pStyle w:val="Notedebasdepage"/>
      </w:pPr>
      <w:ins w:id="6641" w:author="Arthur Parmentier" w:date="2020-05-20T19:43:00Z">
        <w:r>
          <w:rPr>
            <w:rStyle w:val="Appelnotedebasdep"/>
          </w:rPr>
          <w:footnoteRef/>
        </w:r>
        <w:r>
          <w:t xml:space="preserve"> </w:t>
        </w:r>
        <w:r w:rsidRPr="00BF1ECB">
          <w:rPr>
            <w:rPrChange w:id="6642" w:author="Arthur Parmentier" w:date="2020-05-23T19:46:00Z">
              <w:rPr>
                <w:lang w:val="fr-FR"/>
              </w:rPr>
            </w:rPrChange>
          </w:rPr>
          <w:t>I did not test the performance of this choice quantitatively, but only qualitatively</w:t>
        </w:r>
      </w:ins>
      <w:ins w:id="6643" w:author="Arthur Parmentier" w:date="2020-05-20T21:37:00Z">
        <w:r w:rsidRPr="00BF1ECB">
          <w:rPr>
            <w:rPrChange w:id="6644" w:author="Arthur Parmentier" w:date="2020-05-23T19:46:00Z">
              <w:rPr>
                <w:lang w:val="fr-FR"/>
              </w:rPr>
            </w:rPrChange>
          </w:rPr>
          <w:t xml:space="preserve"> </w:t>
        </w:r>
      </w:ins>
      <w:ins w:id="6645" w:author="Arthur Parmentier" w:date="2020-05-20T19:43:00Z">
        <w:r w:rsidRPr="00BF1ECB">
          <w:rPr>
            <w:rPrChange w:id="6646" w:author="Arthur Parmentier" w:date="2020-05-23T19:46:00Z">
              <w:rPr>
                <w:lang w:val="fr-FR"/>
              </w:rPr>
            </w:rPrChange>
          </w:rPr>
          <w:t>by testing</w:t>
        </w:r>
      </w:ins>
      <w:ins w:id="6647" w:author="Arthur Parmentier" w:date="2020-05-20T21:37:00Z">
        <w:r w:rsidRPr="00BF1ECB">
          <w:rPr>
            <w:rPrChange w:id="6648" w:author="Arthur Parmentier" w:date="2020-05-23T19:46:00Z">
              <w:rPr>
                <w:lang w:val="fr-FR"/>
              </w:rPr>
            </w:rPrChange>
          </w:rPr>
          <w:t xml:space="preserve"> the change in performance that I could perceive</w:t>
        </w:r>
      </w:ins>
      <w:ins w:id="6649" w:author="Arthur Parmentier" w:date="2020-05-20T19:44:00Z">
        <w:r w:rsidRPr="00BF1ECB">
          <w:rPr>
            <w:rPrChange w:id="6650" w:author="Arthur Parmentier" w:date="2020-05-23T19:46:00Z">
              <w:rPr>
                <w:lang w:val="fr-FR"/>
              </w:rPr>
            </w:rPrChange>
          </w:rPr>
          <w:t xml:space="preserve"> with and without shoulders. </w:t>
        </w:r>
      </w:ins>
      <w:ins w:id="6651" w:author="Arthur Parmentier" w:date="2020-05-20T19:45:00Z">
        <w:r w:rsidRPr="00BF1ECB">
          <w:rPr>
            <w:rPrChange w:id="6652" w:author="Arthur Parmentier" w:date="2020-05-23T19:46:00Z">
              <w:rPr>
                <w:lang w:val="fr-FR"/>
              </w:rPr>
            </w:rPrChange>
          </w:rPr>
          <w:t>It is obvious from the SP signs</w:t>
        </w:r>
      </w:ins>
      <w:ins w:id="6653" w:author="Arthur Parmentier" w:date="2020-05-20T19:46:00Z">
        <w:r w:rsidRPr="00BF1ECB">
          <w:rPr>
            <w:rPrChange w:id="6654" w:author="Arthur Parmentier" w:date="2020-05-23T19:46:00Z">
              <w:rPr>
                <w:lang w:val="fr-FR"/>
              </w:rPr>
            </w:rPrChange>
          </w:rPr>
          <w:t xml:space="preserve"> that I consider</w:t>
        </w:r>
      </w:ins>
      <w:ins w:id="6655" w:author="Arthur Parmentier" w:date="2020-05-20T19:45:00Z">
        <w:r w:rsidRPr="00BF1ECB">
          <w:rPr>
            <w:rPrChange w:id="6656" w:author="Arthur Parmentier" w:date="2020-05-23T19:46:00Z">
              <w:rPr>
                <w:lang w:val="fr-FR"/>
              </w:rPr>
            </w:rPrChange>
          </w:rPr>
          <w:t xml:space="preserve"> that aside shoulders, no other </w:t>
        </w:r>
      </w:ins>
      <w:ins w:id="6657" w:author="Arthur Parmentier" w:date="2020-05-20T19:46:00Z">
        <w:r w:rsidRPr="00BF1ECB">
          <w:rPr>
            <w:rPrChange w:id="6658" w:author="Arthur Parmentier" w:date="2020-05-23T19:46:00Z">
              <w:rPr>
                <w:lang w:val="fr-FR"/>
              </w:rPr>
            </w:rPrChange>
          </w:rPr>
          <w:t>body joints could increase the performance of the recognition in real-time (curse of dimentionality problem).</w:t>
        </w:r>
      </w:ins>
    </w:p>
  </w:footnote>
  <w:footnote w:id="45">
    <w:p w:rsidR="00B270CD" w:rsidRPr="008C7E78" w:rsidRDefault="00B270CD">
      <w:pPr>
        <w:pStyle w:val="Notedebasdepage"/>
      </w:pPr>
      <w:ins w:id="6688" w:author="Arthur Parmentier" w:date="2020-06-03T19:00:00Z">
        <w:r>
          <w:rPr>
            <w:rStyle w:val="Appelnotedebasdep"/>
          </w:rPr>
          <w:footnoteRef/>
        </w:r>
        <w:r>
          <w:t xml:space="preserve"> </w:t>
        </w:r>
        <w:r w:rsidRPr="008C7E78">
          <w:rPr>
            <w:rPrChange w:id="6689" w:author="Arthur Parmentier" w:date="2020-06-07T18:32:00Z">
              <w:rPr>
                <w:lang w:val="fr-FR"/>
              </w:rPr>
            </w:rPrChange>
          </w:rPr>
          <w:t xml:space="preserve">Several hand pose estimations models are presented here : </w:t>
        </w:r>
        <w:r>
          <w:rPr>
            <w:lang w:val="fr-FR"/>
          </w:rPr>
          <w:fldChar w:fldCharType="begin"/>
        </w:r>
        <w:r w:rsidRPr="008C7E78">
          <w:rPr>
            <w:rPrChange w:id="6690"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6691" w:author="Arthur Parmentier" w:date="2020-06-07T18:32:00Z">
              <w:rPr>
                <w:rStyle w:val="Lienhypertexte"/>
                <w:lang w:val="fr-FR"/>
              </w:rPr>
            </w:rPrChange>
          </w:rPr>
          <w:t>https://xinghaochen.github.io/awesome-hand-pose-estimation/</w:t>
        </w:r>
        <w:r>
          <w:rPr>
            <w:lang w:val="fr-FR"/>
          </w:rPr>
          <w:fldChar w:fldCharType="end"/>
        </w:r>
        <w:r w:rsidRPr="008C7E78">
          <w:rPr>
            <w:rPrChange w:id="6692" w:author="Arthur Parmentier" w:date="2020-06-07T18:32:00Z">
              <w:rPr>
                <w:lang w:val="fr-FR"/>
              </w:rPr>
            </w:rPrChange>
          </w:rPr>
          <w:t xml:space="preserve">. </w:t>
        </w:r>
      </w:ins>
      <w:ins w:id="6693" w:author="Arthur Parmentier" w:date="2020-06-03T19:01:00Z">
        <w:r w:rsidRPr="008C7E78">
          <w:rPr>
            <w:rPrChange w:id="6694" w:author="Arthur Parmentier" w:date="2020-06-07T18:32:00Z">
              <w:rPr>
                <w:lang w:val="fr-FR"/>
              </w:rPr>
            </w:rPrChange>
          </w:rPr>
          <w:t>The open pose model also has 2D hand pose recognition but in each case, the models c</w:t>
        </w:r>
      </w:ins>
      <w:ins w:id="6695" w:author="Arthur Parmentier" w:date="2020-06-03T19:02:00Z">
        <w:r w:rsidRPr="008C7E78">
          <w:rPr>
            <w:rPrChange w:id="6696" w:author="Arthur Parmentier" w:date="2020-06-07T18:32:00Z">
              <w:rPr>
                <w:lang w:val="fr-FR"/>
              </w:rPr>
            </w:rPrChange>
          </w:rPr>
          <w:t>ould not easily be ported to Max.</w:t>
        </w:r>
      </w:ins>
    </w:p>
  </w:footnote>
  <w:footnote w:id="46">
    <w:p w:rsidR="00B270CD" w:rsidRPr="008C7E78" w:rsidRDefault="00B270CD">
      <w:pPr>
        <w:pStyle w:val="Notedebasdepage"/>
      </w:pPr>
      <w:ins w:id="6786" w:author="Arthur Parmentier" w:date="2020-06-03T20:04:00Z">
        <w:r>
          <w:rPr>
            <w:rStyle w:val="Appelnotedebasdep"/>
          </w:rPr>
          <w:footnoteRef/>
        </w:r>
        <w:r>
          <w:t xml:space="preserve"> </w:t>
        </w:r>
        <w:r w:rsidRPr="008C7E78">
          <w:rPr>
            <w:rPrChange w:id="6787" w:author="Arthur Parmentier" w:date="2020-06-07T18:32:00Z">
              <w:rPr>
                <w:lang w:val="fr-FR"/>
              </w:rPr>
            </w:rPrChange>
          </w:rPr>
          <w:t>See Tensorflow blog, March 09, 2020 : https://blog.tensorflow.org/2020/03/face-and-hand-tracking-in-browser-with-mediapipe-and-tensorflowjs.html</w:t>
        </w:r>
      </w:ins>
    </w:p>
  </w:footnote>
  <w:footnote w:id="47">
    <w:p w:rsidR="00B270CD" w:rsidRPr="008C7E78" w:rsidRDefault="00B270CD">
      <w:pPr>
        <w:pStyle w:val="Notedebasdepage"/>
      </w:pPr>
      <w:ins w:id="6797" w:author="Arthur Parmentier" w:date="2020-06-03T20:08:00Z">
        <w:r>
          <w:rPr>
            <w:rStyle w:val="Appelnotedebasdep"/>
          </w:rPr>
          <w:footnoteRef/>
        </w:r>
        <w:r>
          <w:t xml:space="preserve"> </w:t>
        </w:r>
      </w:ins>
      <w:ins w:id="6798" w:author="Arthur Parmentier" w:date="2020-06-03T20:09:00Z">
        <w:r w:rsidRPr="003D6C76">
          <w:t>https://github.com/lysdexic-audio/n4m-handpose</w:t>
        </w:r>
      </w:ins>
    </w:p>
  </w:footnote>
  <w:footnote w:id="48">
    <w:p w:rsidR="00B270CD" w:rsidRPr="008C7E78" w:rsidRDefault="00B270CD">
      <w:pPr>
        <w:pStyle w:val="Notedebasdepage"/>
      </w:pPr>
      <w:ins w:id="6827" w:author="Arthur Parmentier" w:date="2020-06-03T20:22:00Z">
        <w:r>
          <w:rPr>
            <w:rStyle w:val="Appelnotedebasdep"/>
          </w:rPr>
          <w:footnoteRef/>
        </w:r>
        <w:r>
          <w:t xml:space="preserve"> </w:t>
        </w:r>
        <w:r w:rsidRPr="008C7E78">
          <w:rPr>
            <w:rPrChange w:id="6828" w:author="Arthur Parmentier" w:date="2020-06-07T18:32:00Z">
              <w:rPr>
                <w:lang w:val="fr-FR"/>
              </w:rPr>
            </w:rPrChange>
          </w:rPr>
          <w:t>See the MediaPipe repository : https://github.com/google/mediapipe/blob/master/mediapipe/docs/multi_hand_tracking_mobile_gpu.md</w:t>
        </w:r>
      </w:ins>
    </w:p>
  </w:footnote>
  <w:footnote w:id="49">
    <w:p w:rsidR="00B270CD" w:rsidRPr="00BF1ECB" w:rsidRDefault="00B270CD">
      <w:pPr>
        <w:pStyle w:val="Notedebasdepage"/>
      </w:pPr>
      <w:ins w:id="6924" w:author="Arthur Parmentier" w:date="2020-05-20T22:47:00Z">
        <w:r>
          <w:rPr>
            <w:rStyle w:val="Appelnotedebasdep"/>
          </w:rPr>
          <w:footnoteRef/>
        </w:r>
        <w:r>
          <w:t xml:space="preserve"> </w:t>
        </w:r>
        <w:r w:rsidRPr="00BF1ECB">
          <w:rPr>
            <w:rPrChange w:id="6925" w:author="Arthur Parmentier" w:date="2020-05-23T19:46:00Z">
              <w:rPr>
                <w:lang w:val="fr-FR"/>
              </w:rPr>
            </w:rPrChange>
          </w:rPr>
          <w:t xml:space="preserve">The </w:t>
        </w:r>
      </w:ins>
      <w:ins w:id="6926" w:author="Arthur Parmentier" w:date="2020-05-20T22:50:00Z">
        <w:r w:rsidRPr="00BF1ECB">
          <w:rPr>
            <w:rPrChange w:id="6927" w:author="Arthur Parmentier" w:date="2020-05-23T19:46:00Z">
              <w:rPr>
                <w:lang w:val="fr-FR"/>
              </w:rPr>
            </w:rPrChange>
          </w:rPr>
          <w:t>information flow</w:t>
        </w:r>
      </w:ins>
      <w:ins w:id="6928" w:author="Arthur Parmentier" w:date="2020-05-20T22:47:00Z">
        <w:r w:rsidRPr="00BF1ECB">
          <w:rPr>
            <w:rPrChange w:id="6929" w:author="Arthur Parmentier" w:date="2020-05-23T19:46:00Z">
              <w:rPr>
                <w:lang w:val="fr-FR"/>
              </w:rPr>
            </w:rPrChange>
          </w:rPr>
          <w:t xml:space="preserve"> at the opening of the patch</w:t>
        </w:r>
      </w:ins>
      <w:ins w:id="6930" w:author="Arthur Parmentier" w:date="2020-05-22T18:38:00Z">
        <w:r w:rsidRPr="00BF1ECB">
          <w:rPr>
            <w:rPrChange w:id="6931" w:author="Arthur Parmentier" w:date="2020-05-23T19:46:00Z">
              <w:rPr>
                <w:lang w:val="fr-FR"/>
              </w:rPr>
            </w:rPrChange>
          </w:rPr>
          <w:t>er</w:t>
        </w:r>
      </w:ins>
      <w:ins w:id="6932" w:author="Arthur Parmentier" w:date="2020-05-20T22:47:00Z">
        <w:r w:rsidRPr="00BF1ECB">
          <w:rPr>
            <w:rPrChange w:id="6933" w:author="Arthur Parmentier" w:date="2020-05-23T19:46:00Z">
              <w:rPr>
                <w:lang w:val="fr-FR"/>
              </w:rPr>
            </w:rPrChange>
          </w:rPr>
          <w:t xml:space="preserve"> follows a specific order. </w:t>
        </w:r>
      </w:ins>
      <w:ins w:id="6934" w:author="Arthur Parmentier" w:date="2020-05-20T22:53:00Z">
        <w:r w:rsidRPr="00BF1ECB">
          <w:rPr>
            <w:rPrChange w:id="6935" w:author="Arthur Parmentier" w:date="2020-05-23T19:46:00Z">
              <w:rPr>
                <w:lang w:val="fr-FR"/>
              </w:rPr>
            </w:rPrChange>
          </w:rPr>
          <w:t>If implemented at startup, t</w:t>
        </w:r>
      </w:ins>
      <w:ins w:id="6936" w:author="Arthur Parmentier" w:date="2020-05-20T22:48:00Z">
        <w:r w:rsidRPr="00BF1ECB">
          <w:rPr>
            <w:rPrChange w:id="6937" w:author="Arthur Parmentier" w:date="2020-05-23T19:46:00Z">
              <w:rPr>
                <w:lang w:val="fr-FR"/>
              </w:rPr>
            </w:rPrChange>
          </w:rPr>
          <w:t>he triggering of the input size</w:t>
        </w:r>
      </w:ins>
      <w:ins w:id="6938" w:author="Arthur Parmentier" w:date="2020-05-20T22:50:00Z">
        <w:r w:rsidRPr="00BF1ECB">
          <w:rPr>
            <w:rPrChange w:id="6939" w:author="Arthur Parmentier" w:date="2020-05-23T19:46:00Z">
              <w:rPr>
                <w:lang w:val="fr-FR"/>
              </w:rPr>
            </w:rPrChange>
          </w:rPr>
          <w:t xml:space="preserve"> </w:t>
        </w:r>
      </w:ins>
      <w:ins w:id="6940" w:author="Arthur Parmentier" w:date="2020-05-20T22:48:00Z">
        <w:r w:rsidRPr="00BF1ECB">
          <w:rPr>
            <w:rPrChange w:id="6941" w:author="Arthur Parmentier" w:date="2020-05-23T19:46:00Z">
              <w:rPr>
                <w:lang w:val="fr-FR"/>
              </w:rPr>
            </w:rPrChange>
          </w:rPr>
          <w:t xml:space="preserve">should be launched with a « loadpercent 91 » object to </w:t>
        </w:r>
      </w:ins>
      <w:ins w:id="6942" w:author="Arthur Parmentier" w:date="2020-06-10T19:54:00Z">
        <w:r w:rsidRPr="00BF1ECB">
          <w:t>guarantee</w:t>
        </w:r>
      </w:ins>
      <w:ins w:id="6943" w:author="Arthur Parmentier" w:date="2020-05-20T22:49:00Z">
        <w:r w:rsidRPr="00BF1ECB">
          <w:rPr>
            <w:rPrChange w:id="6944" w:author="Arthur Parmentier" w:date="2020-05-23T19:46:00Z">
              <w:rPr>
                <w:lang w:val="fr-FR"/>
              </w:rPr>
            </w:rPrChange>
          </w:rPr>
          <w:t xml:space="preserve"> that it is caught by the input manager</w:t>
        </w:r>
      </w:ins>
      <w:ins w:id="6945" w:author="Arthur Parmentier" w:date="2020-05-20T22:53:00Z">
        <w:r w:rsidRPr="00BF1ECB">
          <w:rPr>
            <w:rPrChange w:id="6946" w:author="Arthur Parmentier" w:date="2020-05-23T19:46:00Z">
              <w:rPr>
                <w:lang w:val="fr-FR"/>
              </w:rPr>
            </w:rPrChange>
          </w:rPr>
          <w:t>. Otherwise, the number can be sent anytime</w:t>
        </w:r>
      </w:ins>
      <w:ins w:id="6947" w:author="Arthur Parmentier" w:date="2020-05-20T22:54:00Z">
        <w:r w:rsidRPr="00BF1ECB">
          <w:rPr>
            <w:rPrChange w:id="6948" w:author="Arthur Parmentier" w:date="2020-05-23T19:46:00Z">
              <w:rPr>
                <w:lang w:val="fr-FR"/>
              </w:rPr>
            </w:rPrChange>
          </w:rPr>
          <w:t xml:space="preserve"> before the recording is launched.</w:t>
        </w:r>
      </w:ins>
    </w:p>
  </w:footnote>
  <w:footnote w:id="50">
    <w:p w:rsidR="00B270CD" w:rsidRPr="008C7E78" w:rsidRDefault="00B270CD">
      <w:pPr>
        <w:pStyle w:val="Notedebasdepage"/>
      </w:pPr>
      <w:ins w:id="7045"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51">
    <w:p w:rsidR="00B270CD" w:rsidRPr="00BF1ECB" w:rsidRDefault="00B270CD">
      <w:pPr>
        <w:pStyle w:val="Notedebasdepage"/>
      </w:pPr>
      <w:ins w:id="7166" w:author="Arthur Parmentier" w:date="2020-05-20T22:33:00Z">
        <w:r>
          <w:rPr>
            <w:rStyle w:val="Appelnotedebasdep"/>
          </w:rPr>
          <w:footnoteRef/>
        </w:r>
        <w:r>
          <w:t xml:space="preserve"> </w:t>
        </w:r>
        <w:r w:rsidRPr="00BF1ECB">
          <w:rPr>
            <w:rPrChange w:id="7167" w:author="Arthur Parmentier" w:date="2020-05-23T19:46:00Z">
              <w:rPr>
                <w:lang w:val="fr-FR"/>
              </w:rPr>
            </w:rPrChange>
          </w:rPr>
          <w:t xml:space="preserve">5 seconds is the maximum sequence length </w:t>
        </w:r>
      </w:ins>
      <w:ins w:id="7168" w:author="Arthur Parmentier" w:date="2020-05-20T22:35:00Z">
        <w:r w:rsidRPr="00BF1ECB">
          <w:rPr>
            <w:rPrChange w:id="7169" w:author="Arthur Parmentier" w:date="2020-05-23T19:46:00Z">
              <w:rPr>
                <w:lang w:val="fr-FR"/>
              </w:rPr>
            </w:rPrChange>
          </w:rPr>
          <w:t>that I allowed the recording buffer to store</w:t>
        </w:r>
      </w:ins>
      <w:ins w:id="7170" w:author="Arthur Parmentier" w:date="2020-05-20T22:36:00Z">
        <w:r w:rsidRPr="00BF1ECB">
          <w:rPr>
            <w:rPrChange w:id="7171" w:author="Arthur Parmentier" w:date="2020-05-23T19:46:00Z">
              <w:rPr>
                <w:lang w:val="fr-FR"/>
              </w:rPr>
            </w:rPrChange>
          </w:rPr>
          <w:t xml:space="preserve">. Internally, </w:t>
        </w:r>
      </w:ins>
      <w:ins w:id="7172" w:author="Arthur Parmentier" w:date="2020-05-20T22:37:00Z">
        <w:r w:rsidRPr="00BF1ECB">
          <w:rPr>
            <w:rPrChange w:id="7173" w:author="Arthur Parmentier" w:date="2020-05-23T19:46:00Z">
              <w:rPr>
                <w:lang w:val="fr-FR"/>
              </w:rPr>
            </w:rPrChange>
          </w:rPr>
          <w:t>it is a constraint from the M</w:t>
        </w:r>
      </w:ins>
      <w:ins w:id="7174" w:author="Arthur Parmentier" w:date="2020-05-20T22:38:00Z">
        <w:r w:rsidRPr="00BF1ECB">
          <w:rPr>
            <w:rPrChange w:id="7175" w:author="Arthur Parmentier" w:date="2020-05-23T19:46:00Z">
              <w:rPr>
                <w:lang w:val="fr-FR"/>
              </w:rPr>
            </w:rPrChange>
          </w:rPr>
          <w:t>uBu object that stores the buffers and require a « maximum capacity » for each track, possibly for memory allocation issues.</w:t>
        </w:r>
      </w:ins>
      <w:ins w:id="7176" w:author="Arthur Parmentier" w:date="2020-05-20T22:36:00Z">
        <w:r w:rsidRPr="00BF1ECB">
          <w:rPr>
            <w:rPrChange w:id="7177" w:author="Arthur Parmentier" w:date="2020-05-23T19:46:00Z">
              <w:rPr>
                <w:lang w:val="fr-FR"/>
              </w:rPr>
            </w:rPrChange>
          </w:rPr>
          <w:t xml:space="preserve"> </w:t>
        </w:r>
      </w:ins>
      <w:ins w:id="7178" w:author="Arthur Parmentier" w:date="2020-05-20T22:39:00Z">
        <w:r w:rsidRPr="00BF1ECB">
          <w:rPr>
            <w:rPrChange w:id="7179" w:author="Arthur Parmentier" w:date="2020-05-23T19:46:00Z">
              <w:rPr>
                <w:lang w:val="fr-FR"/>
              </w:rPr>
            </w:rPrChange>
          </w:rPr>
          <w:t xml:space="preserve">However, it is unrealistic that a sign does take more than 2 seconds to </w:t>
        </w:r>
      </w:ins>
      <w:ins w:id="7180" w:author="Arthur Parmentier" w:date="2020-05-20T22:40:00Z">
        <w:r w:rsidRPr="00BF1ECB">
          <w:rPr>
            <w:rPrChange w:id="7181" w:author="Arthur Parmentier" w:date="2020-05-23T19:46:00Z">
              <w:rPr>
                <w:lang w:val="fr-FR"/>
              </w:rPr>
            </w:rPrChange>
          </w:rPr>
          <w:t>be executed.</w:t>
        </w:r>
      </w:ins>
    </w:p>
  </w:footnote>
  <w:footnote w:id="52">
    <w:p w:rsidR="00B270CD" w:rsidRPr="008C7E78" w:rsidRDefault="00B270CD">
      <w:pPr>
        <w:pStyle w:val="Notedebasdepage"/>
      </w:pPr>
      <w:ins w:id="7192" w:author="Arthur Parmentier" w:date="2020-06-03T23:27:00Z">
        <w:r>
          <w:rPr>
            <w:rStyle w:val="Appelnotedebasdep"/>
          </w:rPr>
          <w:footnoteRef/>
        </w:r>
        <w:r>
          <w:t xml:space="preserve"> </w:t>
        </w:r>
        <w:r w:rsidRPr="008C7E78">
          <w:rPr>
            <w:rPrChange w:id="7193" w:author="Arthur Parmentier" w:date="2020-06-07T18:32:00Z">
              <w:rPr>
                <w:lang w:val="fr-FR"/>
              </w:rPr>
            </w:rPrChange>
          </w:rPr>
          <w:t xml:space="preserve">In further releases of the tool, </w:t>
        </w:r>
      </w:ins>
      <w:ins w:id="7194" w:author="Arthur Parmentier" w:date="2020-06-03T23:28:00Z">
        <w:r w:rsidRPr="008C7E78">
          <w:rPr>
            <w:rPrChange w:id="7195" w:author="Arthur Parmentier" w:date="2020-06-07T18:32:00Z">
              <w:rPr>
                <w:lang w:val="fr-FR"/>
              </w:rPr>
            </w:rPrChange>
          </w:rPr>
          <w:t>i twill be possible</w:t>
        </w:r>
      </w:ins>
      <w:ins w:id="7196" w:author="Arthur Parmentier" w:date="2020-06-03T23:27:00Z">
        <w:r w:rsidRPr="008C7E78">
          <w:rPr>
            <w:rPrChange w:id="7197" w:author="Arthur Parmentier" w:date="2020-06-07T18:32:00Z">
              <w:rPr>
                <w:lang w:val="fr-FR"/>
              </w:rPr>
            </w:rPrChange>
          </w:rPr>
          <w:t xml:space="preserve"> to only use one Mubu object for all models, but I could not reach this level of gener</w:t>
        </w:r>
      </w:ins>
      <w:ins w:id="7198" w:author="Arthur Parmentier" w:date="2020-06-03T23:28:00Z">
        <w:r w:rsidRPr="008C7E78">
          <w:rPr>
            <w:rPrChange w:id="7199" w:author="Arthur Parmentier" w:date="2020-06-07T18:32:00Z">
              <w:rPr>
                <w:lang w:val="fr-FR"/>
              </w:rPr>
            </w:rPrChange>
          </w:rPr>
          <w:t>icity and complexity inside the frame of my project.</w:t>
        </w:r>
      </w:ins>
    </w:p>
  </w:footnote>
  <w:footnote w:id="53">
    <w:p w:rsidR="00B270CD" w:rsidRPr="00BF1ECB" w:rsidRDefault="00B270CD">
      <w:pPr>
        <w:pStyle w:val="Notedebasdepage"/>
      </w:pPr>
      <w:ins w:id="7294" w:author="Arthur Parmentier" w:date="2020-05-22T08:13:00Z">
        <w:r>
          <w:rPr>
            <w:rStyle w:val="Appelnotedebasdep"/>
          </w:rPr>
          <w:footnoteRef/>
        </w:r>
        <w:r>
          <w:t xml:space="preserve"> </w:t>
        </w:r>
        <w:r w:rsidRPr="00023308">
          <w:t>https://discussion.forum.ircam.fr/t/mubu-write-to-file-bugs-suggested-improvement/21714/2</w:t>
        </w:r>
      </w:ins>
    </w:p>
  </w:footnote>
  <w:footnote w:id="54">
    <w:p w:rsidR="00B270CD" w:rsidRDefault="00B270CD" w:rsidP="00D64278">
      <w:pPr>
        <w:pStyle w:val="Notedebasdepage"/>
        <w:rPr>
          <w:ins w:id="7543" w:author="Arthur Parmentier" w:date="2020-05-22T11:26:00Z"/>
        </w:rPr>
      </w:pPr>
      <w:ins w:id="7544" w:author="Arthur Parmentier" w:date="2020-05-22T10:44:00Z">
        <w:r>
          <w:rPr>
            <w:rStyle w:val="Appelnotedebasdep"/>
          </w:rPr>
          <w:footnoteRef/>
        </w:r>
      </w:ins>
    </w:p>
    <w:p w:rsidR="00B270CD" w:rsidRPr="00BF1ECB" w:rsidRDefault="00B270CD">
      <w:pPr>
        <w:pStyle w:val="Notedebasdepage"/>
        <w:numPr>
          <w:ilvl w:val="0"/>
          <w:numId w:val="39"/>
        </w:numPr>
        <w:rPr>
          <w:ins w:id="7545" w:author="Arthur Parmentier" w:date="2020-05-22T11:01:00Z"/>
          <w:rPrChange w:id="7546" w:author="Arthur Parmentier" w:date="2020-05-23T19:46:00Z">
            <w:rPr>
              <w:ins w:id="7547" w:author="Arthur Parmentier" w:date="2020-05-22T11:01:00Z"/>
              <w:lang w:val="fr-FR"/>
            </w:rPr>
          </w:rPrChange>
        </w:rPr>
      </w:pPr>
      <w:ins w:id="7548" w:author="Arthur Parmentier" w:date="2020-05-22T10:44:00Z">
        <w:r w:rsidRPr="00BF1ECB">
          <w:rPr>
            <w:rPrChange w:id="7549" w:author="Arthur Parmentier" w:date="2020-05-23T19:46:00Z">
              <w:rPr>
                <w:lang w:val="fr-FR"/>
              </w:rPr>
            </w:rPrChange>
          </w:rPr>
          <w:t xml:space="preserve">The MuBu library has a </w:t>
        </w:r>
      </w:ins>
      <w:ins w:id="7550" w:author="Arthur Parmentier" w:date="2020-05-22T10:45:00Z">
        <w:r w:rsidRPr="00BF1ECB">
          <w:rPr>
            <w:rPrChange w:id="7551" w:author="Arthur Parmentier" w:date="2020-05-23T19:46:00Z">
              <w:rPr>
                <w:lang w:val="fr-FR"/>
              </w:rPr>
            </w:rPrChange>
          </w:rPr>
          <w:t xml:space="preserve">DTW object that can be directly used on the buffers but I could not find </w:t>
        </w:r>
      </w:ins>
      <w:ins w:id="7552" w:author="Arthur Parmentier" w:date="2020-05-22T10:46:00Z">
        <w:r w:rsidRPr="00BF1ECB">
          <w:rPr>
            <w:rPrChange w:id="7553" w:author="Arthur Parmentier" w:date="2020-05-23T19:46:00Z">
              <w:rPr>
                <w:lang w:val="fr-FR"/>
              </w:rPr>
            </w:rPrChange>
          </w:rPr>
          <w:t xml:space="preserve">whether it could or </w:t>
        </w:r>
      </w:ins>
      <w:ins w:id="7554" w:author="Arthur Parmentier" w:date="2020-05-22T10:45:00Z">
        <w:r w:rsidRPr="00BF1ECB">
          <w:rPr>
            <w:rPrChange w:id="7555" w:author="Arthur Parmentier" w:date="2020-05-23T19:46:00Z">
              <w:rPr>
                <w:lang w:val="fr-FR"/>
              </w:rPr>
            </w:rPrChange>
          </w:rPr>
          <w:t xml:space="preserve">how to make it work </w:t>
        </w:r>
      </w:ins>
      <w:ins w:id="7556" w:author="Arthur Parmentier" w:date="2020-05-22T10:46:00Z">
        <w:r w:rsidRPr="00BF1ECB">
          <w:rPr>
            <w:rPrChange w:id="7557" w:author="Arthur Parmentier" w:date="2020-05-23T19:46:00Z">
              <w:rPr>
                <w:lang w:val="fr-FR"/>
              </w:rPr>
            </w:rPrChange>
          </w:rPr>
          <w:t xml:space="preserve">with </w:t>
        </w:r>
      </w:ins>
      <w:ins w:id="7558" w:author="Arthur Parmentier" w:date="2020-05-22T10:45:00Z">
        <w:r w:rsidRPr="00BF1ECB">
          <w:rPr>
            <w:rPrChange w:id="7559" w:author="Arthur Parmentier" w:date="2020-05-23T19:46:00Z">
              <w:rPr>
                <w:lang w:val="fr-FR"/>
              </w:rPr>
            </w:rPrChange>
          </w:rPr>
          <w:t>real-time</w:t>
        </w:r>
      </w:ins>
      <w:ins w:id="7560" w:author="Arthur Parmentier" w:date="2020-05-22T10:46:00Z">
        <w:r w:rsidRPr="00BF1ECB">
          <w:rPr>
            <w:rPrChange w:id="7561" w:author="Arthur Parmentier" w:date="2020-05-23T19:46:00Z">
              <w:rPr>
                <w:lang w:val="fr-FR"/>
              </w:rPr>
            </w:rPrChange>
          </w:rPr>
          <w:t xml:space="preserve"> data.</w:t>
        </w:r>
      </w:ins>
      <w:ins w:id="7562" w:author="Arthur Parmentier" w:date="2020-05-22T11:00:00Z">
        <w:r w:rsidRPr="00BF1ECB">
          <w:rPr>
            <w:rPrChange w:id="7563" w:author="Arthur Parmentier" w:date="2020-05-23T19:46:00Z">
              <w:rPr>
                <w:lang w:val="fr-FR"/>
              </w:rPr>
            </w:rPrChange>
          </w:rPr>
          <w:t xml:space="preserve"> </w:t>
        </w:r>
      </w:ins>
    </w:p>
    <w:p w:rsidR="00B270CD" w:rsidRPr="0058758C" w:rsidRDefault="00B270CD" w:rsidP="00AD7B79">
      <w:pPr>
        <w:pStyle w:val="Notedebasdepage"/>
        <w:numPr>
          <w:ilvl w:val="0"/>
          <w:numId w:val="39"/>
        </w:numPr>
        <w:rPr>
          <w:ins w:id="7564" w:author="Arthur Parmentier" w:date="2020-05-22T11:27:00Z"/>
          <w:lang w:val="fr-FR"/>
          <w:rPrChange w:id="7565" w:author="Arthur Parmentier" w:date="2020-05-22T11:27:00Z">
            <w:rPr>
              <w:ins w:id="7566" w:author="Arthur Parmentier" w:date="2020-05-22T11:27:00Z"/>
            </w:rPr>
          </w:rPrChange>
        </w:rPr>
      </w:pPr>
      <w:ins w:id="7567" w:author="Arthur Parmentier" w:date="2020-05-22T11:01:00Z">
        <w:r w:rsidRPr="00BF1ECB">
          <w:rPr>
            <w:rPrChange w:id="7568" w:author="Arthur Parmentier" w:date="2020-05-23T19:46:00Z">
              <w:rPr>
                <w:lang w:val="fr-FR"/>
              </w:rPr>
            </w:rPrChange>
          </w:rPr>
          <w:t xml:space="preserve">Frédéric Bettens from UMons presented in 2009 the num.dtw object for Max and PD, but it can not longer be found over the </w:t>
        </w:r>
      </w:ins>
      <w:ins w:id="7569" w:author="Arthur Parmentier" w:date="2020-05-22T11:02:00Z">
        <w:r w:rsidRPr="00BF1ECB">
          <w:rPr>
            <w:rPrChange w:id="7570" w:author="Arthur Parmentier" w:date="2020-05-23T19:46:00Z">
              <w:rPr>
                <w:lang w:val="fr-FR"/>
              </w:rPr>
            </w:rPrChange>
          </w:rPr>
          <w:t xml:space="preserve">web as annonced in its introductory paper </w:t>
        </w:r>
      </w:ins>
      <w:ins w:id="7571" w:author="Arthur Parmentier" w:date="2020-05-22T11:22:00Z">
        <w:r w:rsidRPr="00BF1ECB">
          <w:rPr>
            <w:i/>
            <w:iCs/>
            <w:rPrChange w:id="7572" w:author="Arthur Parmentier" w:date="2020-05-23T19:46:00Z">
              <w:rPr>
                <w:lang w:val="fr-FR"/>
              </w:rPr>
            </w:rPrChange>
          </w:rPr>
          <w:t>Real-time dtw-based gesture recognition external object for max/msp and puredata</w:t>
        </w:r>
        <w:r w:rsidRPr="00BF1ECB">
          <w:rPr>
            <w:rPrChange w:id="7573" w:author="Arthur Parmentier" w:date="2020-05-23T19:46:00Z">
              <w:rPr>
                <w:lang w:val="fr-FR"/>
              </w:rPr>
            </w:rPrChange>
          </w:rPr>
          <w:t xml:space="preserve"> in </w:t>
        </w:r>
      </w:ins>
      <w:ins w:id="7574" w:author="Arthur Parmentier" w:date="2020-05-22T11:23:00Z">
        <w:r>
          <w:t>Proc. SMC ’09, 2009 30-35</w:t>
        </w:r>
      </w:ins>
    </w:p>
    <w:p w:rsidR="00B270CD" w:rsidRDefault="00B270CD">
      <w:pPr>
        <w:pStyle w:val="Notedebasdepage"/>
        <w:numPr>
          <w:ilvl w:val="0"/>
          <w:numId w:val="39"/>
        </w:numPr>
        <w:rPr>
          <w:ins w:id="7575" w:author="Arthur Parmentier" w:date="2020-06-04T10:54:00Z"/>
        </w:rPr>
      </w:pPr>
      <w:ins w:id="7576" w:author="Arthur Parmentier" w:date="2020-05-22T11:27:00Z">
        <w:r>
          <w:t>A</w:t>
        </w:r>
      </w:ins>
      <w:ins w:id="7577" w:author="Arthur Parmentier" w:date="2020-05-22T11:29:00Z">
        <w:r>
          <w:t>nother DTW object for Max has been built on t</w:t>
        </w:r>
      </w:ins>
      <w:ins w:id="7578" w:author="Arthur Parmentier" w:date="2020-05-22T11:30:00Z">
        <w:r>
          <w:t xml:space="preserve">he online-DTW library: </w:t>
        </w:r>
        <w:r w:rsidRPr="0058758C">
          <w:rPr>
            <w:i/>
            <w:iCs/>
            <w:rPrChange w:id="7579" w:author="Arthur Parmentier" w:date="2020-05-22T11:30:00Z">
              <w:rPr/>
            </w:rPrChange>
          </w:rPr>
          <w:t>An Online Tempo Tracker for Automatic Accompaniment based on Audio-to-audio Alignment and Beat Tracking</w:t>
        </w:r>
        <w:r>
          <w:t xml:space="preserve">, G. Burloiu. In Sound and Music Computing (SMC), 2016, but </w:t>
        </w:r>
      </w:ins>
      <w:ins w:id="7580" w:author="Arthur Parmentier" w:date="2020-05-22T11:31:00Z">
        <w:r>
          <w:t>i</w:t>
        </w:r>
      </w:ins>
      <w:ins w:id="7581" w:author="Arthur Parmentier" w:date="2020-05-22T11:32:00Z">
        <w:r>
          <w:t>t is not designed to be used as a classifier.</w:t>
        </w:r>
      </w:ins>
    </w:p>
    <w:p w:rsidR="00B270CD" w:rsidRPr="00BF1ECB" w:rsidRDefault="00B270CD">
      <w:pPr>
        <w:pStyle w:val="Notedebasdepage"/>
        <w:numPr>
          <w:ilvl w:val="0"/>
          <w:numId w:val="39"/>
        </w:numPr>
        <w:pPrChange w:id="7582" w:author="Arthur Parmentier" w:date="2020-05-22T11:01:00Z">
          <w:pPr>
            <w:pStyle w:val="Notedebasdepage"/>
          </w:pPr>
        </w:pPrChange>
      </w:pPr>
      <w:ins w:id="7583"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55">
    <w:p w:rsidR="00B270CD" w:rsidRPr="00BF1ECB" w:rsidRDefault="00B270CD">
      <w:pPr>
        <w:pStyle w:val="Notedebasdepage"/>
      </w:pPr>
      <w:ins w:id="7589" w:author="Arthur Parmentier" w:date="2020-05-22T11:38:00Z">
        <w:r>
          <w:rPr>
            <w:rStyle w:val="Appelnotedebasdep"/>
          </w:rPr>
          <w:footnoteRef/>
        </w:r>
        <w:r>
          <w:t xml:space="preserve"> </w:t>
        </w:r>
      </w:ins>
      <w:ins w:id="7590" w:author="Arthur Parmentier" w:date="2020-05-22T11:39:00Z">
        <w:r w:rsidRPr="00BA3283">
          <w:t>http://www.</w:t>
        </w:r>
      </w:ins>
      <w:ins w:id="7591" w:author="Arthur Parmentier" w:date="2020-05-22T12:18:00Z">
        <w:r>
          <w:t>Wekinator</w:t>
        </w:r>
      </w:ins>
      <w:ins w:id="7592" w:author="Arthur Parmentier" w:date="2020-05-22T11:39:00Z">
        <w:r w:rsidRPr="00BA3283">
          <w:t>.org/</w:t>
        </w:r>
      </w:ins>
    </w:p>
  </w:footnote>
  <w:footnote w:id="56">
    <w:p w:rsidR="00B270CD" w:rsidRPr="008C7E78" w:rsidRDefault="00B270CD">
      <w:pPr>
        <w:pStyle w:val="Notedebasdepage"/>
      </w:pPr>
      <w:ins w:id="7831" w:author="Arthur Parmentier" w:date="2020-06-04T14:08:00Z">
        <w:r>
          <w:rPr>
            <w:rStyle w:val="Appelnotedebasdep"/>
          </w:rPr>
          <w:footnoteRef/>
        </w:r>
        <w:r>
          <w:t xml:space="preserve"> </w:t>
        </w:r>
        <w:r w:rsidRPr="008C7E78">
          <w:rPr>
            <w:rPrChange w:id="7832" w:author="Arthur Parmentier" w:date="2020-06-07T18:32:00Z">
              <w:rPr>
                <w:lang w:val="fr-FR"/>
              </w:rPr>
            </w:rPrChange>
          </w:rPr>
          <w:t>See https://github.com/jakesgordon/javascript-state-machine/</w:t>
        </w:r>
      </w:ins>
    </w:p>
  </w:footnote>
  <w:footnote w:id="57">
    <w:p w:rsidR="00B270CD" w:rsidRPr="008C7E78" w:rsidRDefault="00B270CD">
      <w:pPr>
        <w:pStyle w:val="Notedebasdepage"/>
      </w:pPr>
      <w:ins w:id="7836" w:author="Arthur Parmentier" w:date="2020-06-04T14:11:00Z">
        <w:r>
          <w:rPr>
            <w:rStyle w:val="Appelnotedebasdep"/>
          </w:rPr>
          <w:footnoteRef/>
        </w:r>
        <w:r>
          <w:t xml:space="preserve"> </w:t>
        </w:r>
        <w:r w:rsidRPr="00443149">
          <w:t>https://github.com/mdaines/viz.js</w:t>
        </w:r>
      </w:ins>
    </w:p>
  </w:footnote>
  <w:footnote w:id="58">
    <w:p w:rsidR="00B270CD" w:rsidRPr="008C7E78" w:rsidRDefault="00B270CD">
      <w:pPr>
        <w:pStyle w:val="Notedebasdepage"/>
      </w:pPr>
      <w:ins w:id="8158" w:author="Arthur Parmentier" w:date="2020-06-05T15:46:00Z">
        <w:r>
          <w:rPr>
            <w:rStyle w:val="Appelnotedebasdep"/>
          </w:rPr>
          <w:footnoteRef/>
        </w:r>
        <w:r>
          <w:t xml:space="preserve"> </w:t>
        </w:r>
      </w:ins>
      <w:ins w:id="8159" w:author="Arthur Parmentier" w:date="2020-06-05T15:47:00Z">
        <w:r w:rsidRPr="008C7E78">
          <w:rPr>
            <w:rPrChange w:id="8160"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59">
    <w:p w:rsidR="00B270CD" w:rsidRPr="008C7E78" w:rsidRDefault="00B270CD">
      <w:pPr>
        <w:pStyle w:val="Notedebasdepage"/>
      </w:pPr>
      <w:ins w:id="8250" w:author="Arthur Parmentier" w:date="2020-06-05T00:48:00Z">
        <w:r>
          <w:rPr>
            <w:rStyle w:val="Appelnotedebasdep"/>
          </w:rPr>
          <w:footnoteRef/>
        </w:r>
        <w:r>
          <w:t xml:space="preserve"> </w:t>
        </w:r>
        <w:r w:rsidRPr="008C7E78">
          <w:rPr>
            <w:rPrChange w:id="8251" w:author="Arthur Parmentier" w:date="2020-06-07T18:32:00Z">
              <w:rPr>
                <w:lang w:val="fr-FR"/>
              </w:rPr>
            </w:rPrChange>
          </w:rPr>
          <w:t>The vers</w:t>
        </w:r>
      </w:ins>
      <w:ins w:id="8252" w:author="Arthur Parmentier" w:date="2020-06-05T00:49:00Z">
        <w:r w:rsidRPr="008C7E78">
          <w:rPr>
            <w:rPrChange w:id="8253" w:author="Arthur Parmentier" w:date="2020-06-07T18:32:00Z">
              <w:rPr>
                <w:lang w:val="fr-FR"/>
              </w:rPr>
            </w:rPrChange>
          </w:rPr>
          <w:t>ion that I am using is the following : https://github.com/ideoforms/LiveOSC</w:t>
        </w:r>
      </w:ins>
    </w:p>
  </w:footnote>
  <w:footnote w:id="60">
    <w:p w:rsidR="00B270CD" w:rsidRPr="00FF217B" w:rsidRDefault="00B270CD" w:rsidP="005522F0">
      <w:pPr>
        <w:pStyle w:val="Notedebasdepage"/>
        <w:rPr>
          <w:ins w:id="8361" w:author="Arthur Parmentier" w:date="2020-05-18T17:07:00Z"/>
        </w:rPr>
      </w:pPr>
      <w:ins w:id="8362" w:author="Arthur Parmentier" w:date="2020-05-18T17:07:00Z">
        <w:r>
          <w:rPr>
            <w:rStyle w:val="Appelnotedebasdep"/>
          </w:rPr>
          <w:footnoteRef/>
        </w:r>
        <w:r>
          <w:t xml:space="preserve"> </w:t>
        </w:r>
        <w:r w:rsidRPr="00CC0B22">
          <w:t xml:space="preserve">2 seconds is the default value </w:t>
        </w:r>
        <w:r>
          <w:t>of the recording sequence for each sign.</w:t>
        </w:r>
      </w:ins>
      <w:ins w:id="8363" w:author="Arthur Parmentier" w:date="2020-05-22T20:16:00Z">
        <w:r>
          <w:t xml:space="preserve"> The implementation details of Wekinator are discussed in </w:t>
        </w:r>
      </w:ins>
      <w:ins w:id="8364" w:author="Arthur Parmentier" w:date="2020-05-22T20:17:00Z">
        <w:r>
          <w:t xml:space="preserve">the course </w:t>
        </w:r>
        <w:r>
          <w:rPr>
            <w:i/>
            <w:iCs/>
          </w:rPr>
          <w:t>Machine learning for musicians and artists, Working with time</w:t>
        </w:r>
        <w:r>
          <w:t xml:space="preserve"> on Kadenze.com</w:t>
        </w:r>
      </w:ins>
      <w:ins w:id="8365"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61">
    <w:p w:rsidR="00B270CD" w:rsidRPr="00CC0B22" w:rsidRDefault="00B270CD" w:rsidP="005522F0">
      <w:pPr>
        <w:pStyle w:val="Notedebasdepage"/>
        <w:rPr>
          <w:ins w:id="8368" w:author="Arthur Parmentier" w:date="2020-05-18T17:07:00Z"/>
        </w:rPr>
      </w:pPr>
      <w:ins w:id="8369" w:author="Arthur Parmentier" w:date="2020-05-18T17:07:00Z">
        <w:r>
          <w:rPr>
            <w:rStyle w:val="Appelnotedebasdep"/>
          </w:rPr>
          <w:footnoteRef/>
        </w:r>
        <w:r>
          <w:t xml:space="preserve"> </w:t>
        </w:r>
        <w:r w:rsidRPr="00CC0B22">
          <w:t>We indeed have FPS*sequence_</w:t>
        </w:r>
        <w:r>
          <w:t>length = sequence size.</w:t>
        </w:r>
      </w:ins>
    </w:p>
  </w:footnote>
  <w:footnote w:id="62">
    <w:p w:rsidR="00476F73" w:rsidRPr="00622874" w:rsidRDefault="00476F73" w:rsidP="00476F73">
      <w:pPr>
        <w:pStyle w:val="Notedebasdepage"/>
        <w:rPr>
          <w:ins w:id="8440" w:author="Arthur Parmentier" w:date="2020-06-12T13:50:00Z"/>
        </w:rPr>
      </w:pPr>
      <w:ins w:id="8441" w:author="Arthur Parmentier" w:date="2020-06-12T13:50:00Z">
        <w:r>
          <w:rPr>
            <w:rStyle w:val="Appelnotedebasdep"/>
          </w:rPr>
          <w:footnoteRef/>
        </w:r>
        <w:r>
          <w:t xml:space="preserve"> </w:t>
        </w:r>
        <w:r w:rsidRPr="00622874">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ins>
    </w:p>
  </w:footnote>
  <w:footnote w:id="63">
    <w:p w:rsidR="00B270CD" w:rsidRPr="00BF1ECB" w:rsidRDefault="00B270CD" w:rsidP="00F7581A">
      <w:pPr>
        <w:pStyle w:val="Notedebasdepage"/>
        <w:rPr>
          <w:ins w:id="8466" w:author="Arthur Parmentier" w:date="2020-05-21T17:01:00Z"/>
          <w:rPrChange w:id="8467" w:author="Arthur Parmentier" w:date="2020-05-23T19:46:00Z">
            <w:rPr>
              <w:ins w:id="8468" w:author="Arthur Parmentier" w:date="2020-05-21T17:01:00Z"/>
              <w:lang w:val="fr-FR"/>
            </w:rPr>
          </w:rPrChange>
        </w:rPr>
      </w:pPr>
      <w:ins w:id="8469" w:author="Arthur Parmentier" w:date="2020-05-21T17:01:00Z">
        <w:r>
          <w:rPr>
            <w:rStyle w:val="Appelnotedebasdep"/>
          </w:rPr>
          <w:footnoteRef/>
        </w:r>
        <w:r>
          <w:t xml:space="preserve"> </w:t>
        </w:r>
        <w:r w:rsidRPr="00BF1ECB">
          <w:rPr>
            <w:rPrChange w:id="8470" w:author="Arthur Parmentier" w:date="2020-05-23T19:46:00Z">
              <w:rPr>
                <w:lang w:val="fr-FR"/>
              </w:rPr>
            </w:rPrChange>
          </w:rPr>
          <w:t xml:space="preserve">Modosc can be found at </w:t>
        </w:r>
        <w:r>
          <w:rPr>
            <w:lang w:val="fr-FR"/>
          </w:rPr>
          <w:fldChar w:fldCharType="begin"/>
        </w:r>
        <w:r w:rsidRPr="00BF1ECB">
          <w:rPr>
            <w:rPrChange w:id="8471"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8472" w:author="Arthur Parmentier" w:date="2020-05-23T19:46:00Z">
              <w:rPr>
                <w:rStyle w:val="Lienhypertexte"/>
                <w:lang w:val="fr-FR"/>
              </w:rPr>
            </w:rPrChange>
          </w:rPr>
          <w:t>https://github.com/motiondescriptors/modosc</w:t>
        </w:r>
        <w:r>
          <w:rPr>
            <w:lang w:val="fr-FR"/>
          </w:rPr>
          <w:fldChar w:fldCharType="end"/>
        </w:r>
        <w:r w:rsidRPr="00BF1ECB">
          <w:rPr>
            <w:rPrChange w:id="8473" w:author="Arthur Parmentier" w:date="2020-05-23T19:46:00Z">
              <w:rPr>
                <w:lang w:val="fr-FR"/>
              </w:rPr>
            </w:rPrChange>
          </w:rPr>
          <w:t>, which relevant papers.</w:t>
        </w:r>
      </w:ins>
    </w:p>
  </w:footnote>
  <w:footnote w:id="64">
    <w:p w:rsidR="00B270CD" w:rsidRPr="00BF1ECB" w:rsidRDefault="00B270CD">
      <w:pPr>
        <w:pStyle w:val="Notedebasdepage"/>
      </w:pPr>
      <w:ins w:id="8506"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2E21C5"/>
    <w:multiLevelType w:val="hybridMultilevel"/>
    <w:tmpl w:val="87FAF642"/>
    <w:lvl w:ilvl="0" w:tplc="0A26D0EC">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40"/>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4"/>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1"/>
  </w:num>
  <w:num w:numId="19">
    <w:abstractNumId w:val="21"/>
  </w:num>
  <w:num w:numId="20">
    <w:abstractNumId w:val="35"/>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9"/>
  </w:num>
  <w:num w:numId="26">
    <w:abstractNumId w:val="26"/>
  </w:num>
  <w:num w:numId="27">
    <w:abstractNumId w:val="25"/>
  </w:num>
  <w:num w:numId="28">
    <w:abstractNumId w:val="30"/>
  </w:num>
  <w:num w:numId="29">
    <w:abstractNumId w:val="36"/>
  </w:num>
  <w:num w:numId="30">
    <w:abstractNumId w:val="7"/>
  </w:num>
  <w:num w:numId="31">
    <w:abstractNumId w:val="24"/>
  </w:num>
  <w:num w:numId="32">
    <w:abstractNumId w:val="19"/>
  </w:num>
  <w:num w:numId="33">
    <w:abstractNumId w:val="6"/>
  </w:num>
  <w:num w:numId="34">
    <w:abstractNumId w:val="28"/>
  </w:num>
  <w:num w:numId="35">
    <w:abstractNumId w:val="38"/>
  </w:num>
  <w:num w:numId="36">
    <w:abstractNumId w:val="2"/>
  </w:num>
  <w:num w:numId="37">
    <w:abstractNumId w:val="37"/>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 w:numId="46">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405"/>
    <w:rsid w:val="000027F3"/>
    <w:rsid w:val="000028D4"/>
    <w:rsid w:val="000039FD"/>
    <w:rsid w:val="000046FB"/>
    <w:rsid w:val="000050C6"/>
    <w:rsid w:val="00010943"/>
    <w:rsid w:val="00010FF3"/>
    <w:rsid w:val="0001470B"/>
    <w:rsid w:val="00014C12"/>
    <w:rsid w:val="0001636B"/>
    <w:rsid w:val="000207E6"/>
    <w:rsid w:val="00020B23"/>
    <w:rsid w:val="00020E94"/>
    <w:rsid w:val="00021EF8"/>
    <w:rsid w:val="000223A2"/>
    <w:rsid w:val="000224C7"/>
    <w:rsid w:val="00023308"/>
    <w:rsid w:val="00027915"/>
    <w:rsid w:val="00030A90"/>
    <w:rsid w:val="000340B7"/>
    <w:rsid w:val="00036092"/>
    <w:rsid w:val="00036522"/>
    <w:rsid w:val="0004080C"/>
    <w:rsid w:val="00040E14"/>
    <w:rsid w:val="0004284D"/>
    <w:rsid w:val="00042A1D"/>
    <w:rsid w:val="000430B4"/>
    <w:rsid w:val="000431DD"/>
    <w:rsid w:val="00043B6E"/>
    <w:rsid w:val="00043D7A"/>
    <w:rsid w:val="000459FB"/>
    <w:rsid w:val="00046393"/>
    <w:rsid w:val="00046C87"/>
    <w:rsid w:val="00047990"/>
    <w:rsid w:val="000506E4"/>
    <w:rsid w:val="0005226C"/>
    <w:rsid w:val="00053756"/>
    <w:rsid w:val="00054963"/>
    <w:rsid w:val="0005532E"/>
    <w:rsid w:val="00055DFF"/>
    <w:rsid w:val="0005718B"/>
    <w:rsid w:val="00057697"/>
    <w:rsid w:val="00060940"/>
    <w:rsid w:val="000618F2"/>
    <w:rsid w:val="00061E60"/>
    <w:rsid w:val="00066DF7"/>
    <w:rsid w:val="00067022"/>
    <w:rsid w:val="00067BF8"/>
    <w:rsid w:val="00070661"/>
    <w:rsid w:val="0007093A"/>
    <w:rsid w:val="000717DB"/>
    <w:rsid w:val="00071EE1"/>
    <w:rsid w:val="000725F4"/>
    <w:rsid w:val="00073176"/>
    <w:rsid w:val="00074FB8"/>
    <w:rsid w:val="00076BC8"/>
    <w:rsid w:val="00080779"/>
    <w:rsid w:val="0008325B"/>
    <w:rsid w:val="00084009"/>
    <w:rsid w:val="00084B44"/>
    <w:rsid w:val="0008549C"/>
    <w:rsid w:val="000854CE"/>
    <w:rsid w:val="00086E5D"/>
    <w:rsid w:val="000905F4"/>
    <w:rsid w:val="00091253"/>
    <w:rsid w:val="00091E3C"/>
    <w:rsid w:val="000953B3"/>
    <w:rsid w:val="000A0934"/>
    <w:rsid w:val="000A18E8"/>
    <w:rsid w:val="000A26DB"/>
    <w:rsid w:val="000A6775"/>
    <w:rsid w:val="000A6D71"/>
    <w:rsid w:val="000B1D7E"/>
    <w:rsid w:val="000B2701"/>
    <w:rsid w:val="000B345C"/>
    <w:rsid w:val="000B405B"/>
    <w:rsid w:val="000B4E52"/>
    <w:rsid w:val="000C2232"/>
    <w:rsid w:val="000C29FF"/>
    <w:rsid w:val="000C3214"/>
    <w:rsid w:val="000C5075"/>
    <w:rsid w:val="000C66DC"/>
    <w:rsid w:val="000C6A61"/>
    <w:rsid w:val="000C7823"/>
    <w:rsid w:val="000D07A5"/>
    <w:rsid w:val="000D082F"/>
    <w:rsid w:val="000D14BB"/>
    <w:rsid w:val="000D15D8"/>
    <w:rsid w:val="000D2632"/>
    <w:rsid w:val="000D29DB"/>
    <w:rsid w:val="000D2D72"/>
    <w:rsid w:val="000D2DFE"/>
    <w:rsid w:val="000D336C"/>
    <w:rsid w:val="000D48F1"/>
    <w:rsid w:val="000E299B"/>
    <w:rsid w:val="000E327A"/>
    <w:rsid w:val="000E48D1"/>
    <w:rsid w:val="000E4DCD"/>
    <w:rsid w:val="000F0464"/>
    <w:rsid w:val="000F0A8E"/>
    <w:rsid w:val="000F1082"/>
    <w:rsid w:val="000F1531"/>
    <w:rsid w:val="000F1B56"/>
    <w:rsid w:val="000F22A7"/>
    <w:rsid w:val="000F6EC7"/>
    <w:rsid w:val="000F755D"/>
    <w:rsid w:val="000F7B62"/>
    <w:rsid w:val="0010023A"/>
    <w:rsid w:val="001014E8"/>
    <w:rsid w:val="00101C2C"/>
    <w:rsid w:val="00102CE8"/>
    <w:rsid w:val="00102D2B"/>
    <w:rsid w:val="001031CA"/>
    <w:rsid w:val="00103255"/>
    <w:rsid w:val="00103759"/>
    <w:rsid w:val="00106056"/>
    <w:rsid w:val="00106062"/>
    <w:rsid w:val="0011019E"/>
    <w:rsid w:val="0011069D"/>
    <w:rsid w:val="00111E92"/>
    <w:rsid w:val="00112903"/>
    <w:rsid w:val="00112C15"/>
    <w:rsid w:val="00113767"/>
    <w:rsid w:val="001137E1"/>
    <w:rsid w:val="00116057"/>
    <w:rsid w:val="00116732"/>
    <w:rsid w:val="0011673A"/>
    <w:rsid w:val="0011688F"/>
    <w:rsid w:val="00117172"/>
    <w:rsid w:val="0012023C"/>
    <w:rsid w:val="001222FB"/>
    <w:rsid w:val="00122D9C"/>
    <w:rsid w:val="00124705"/>
    <w:rsid w:val="0012564C"/>
    <w:rsid w:val="00126023"/>
    <w:rsid w:val="001261FF"/>
    <w:rsid w:val="00126451"/>
    <w:rsid w:val="00126A02"/>
    <w:rsid w:val="00127EE4"/>
    <w:rsid w:val="00127F4D"/>
    <w:rsid w:val="001303A0"/>
    <w:rsid w:val="00134758"/>
    <w:rsid w:val="00135586"/>
    <w:rsid w:val="00137F09"/>
    <w:rsid w:val="00144695"/>
    <w:rsid w:val="001450A0"/>
    <w:rsid w:val="001450CB"/>
    <w:rsid w:val="00145F52"/>
    <w:rsid w:val="00146277"/>
    <w:rsid w:val="001475FB"/>
    <w:rsid w:val="0015034E"/>
    <w:rsid w:val="00150C0E"/>
    <w:rsid w:val="00151241"/>
    <w:rsid w:val="00151508"/>
    <w:rsid w:val="00152654"/>
    <w:rsid w:val="001536DF"/>
    <w:rsid w:val="00153701"/>
    <w:rsid w:val="0015509F"/>
    <w:rsid w:val="0015677B"/>
    <w:rsid w:val="00156CB8"/>
    <w:rsid w:val="00156FC6"/>
    <w:rsid w:val="00157755"/>
    <w:rsid w:val="00157F8B"/>
    <w:rsid w:val="0016056E"/>
    <w:rsid w:val="001612F7"/>
    <w:rsid w:val="00161FBC"/>
    <w:rsid w:val="001620C8"/>
    <w:rsid w:val="001626E2"/>
    <w:rsid w:val="00163523"/>
    <w:rsid w:val="00163AE1"/>
    <w:rsid w:val="00163AE7"/>
    <w:rsid w:val="001640E1"/>
    <w:rsid w:val="00164176"/>
    <w:rsid w:val="001642FC"/>
    <w:rsid w:val="00164D80"/>
    <w:rsid w:val="001653F3"/>
    <w:rsid w:val="00165777"/>
    <w:rsid w:val="00165D3B"/>
    <w:rsid w:val="00167374"/>
    <w:rsid w:val="00167DAB"/>
    <w:rsid w:val="00171B6C"/>
    <w:rsid w:val="001721C0"/>
    <w:rsid w:val="001723D6"/>
    <w:rsid w:val="00172A35"/>
    <w:rsid w:val="001735D1"/>
    <w:rsid w:val="0017374C"/>
    <w:rsid w:val="00175441"/>
    <w:rsid w:val="0017617D"/>
    <w:rsid w:val="00177D40"/>
    <w:rsid w:val="00181E82"/>
    <w:rsid w:val="0018360D"/>
    <w:rsid w:val="0018560A"/>
    <w:rsid w:val="00185944"/>
    <w:rsid w:val="00186BEF"/>
    <w:rsid w:val="001875CF"/>
    <w:rsid w:val="0019026D"/>
    <w:rsid w:val="0019038B"/>
    <w:rsid w:val="00191207"/>
    <w:rsid w:val="001958BE"/>
    <w:rsid w:val="00195BC6"/>
    <w:rsid w:val="00195C6D"/>
    <w:rsid w:val="001960DA"/>
    <w:rsid w:val="0019691B"/>
    <w:rsid w:val="00197343"/>
    <w:rsid w:val="001A0623"/>
    <w:rsid w:val="001A2544"/>
    <w:rsid w:val="001A3480"/>
    <w:rsid w:val="001A4444"/>
    <w:rsid w:val="001A4879"/>
    <w:rsid w:val="001A4E7E"/>
    <w:rsid w:val="001A5333"/>
    <w:rsid w:val="001A5CF4"/>
    <w:rsid w:val="001A6485"/>
    <w:rsid w:val="001B082B"/>
    <w:rsid w:val="001B372B"/>
    <w:rsid w:val="001B3C86"/>
    <w:rsid w:val="001B4864"/>
    <w:rsid w:val="001B643A"/>
    <w:rsid w:val="001B667A"/>
    <w:rsid w:val="001C0B0E"/>
    <w:rsid w:val="001C0F5B"/>
    <w:rsid w:val="001C10F6"/>
    <w:rsid w:val="001C1266"/>
    <w:rsid w:val="001C1ACF"/>
    <w:rsid w:val="001C1E78"/>
    <w:rsid w:val="001C2AA6"/>
    <w:rsid w:val="001C55EF"/>
    <w:rsid w:val="001C65CC"/>
    <w:rsid w:val="001C7282"/>
    <w:rsid w:val="001C7560"/>
    <w:rsid w:val="001D13E8"/>
    <w:rsid w:val="001D1810"/>
    <w:rsid w:val="001D3228"/>
    <w:rsid w:val="001D3544"/>
    <w:rsid w:val="001D378C"/>
    <w:rsid w:val="001D3835"/>
    <w:rsid w:val="001D47F1"/>
    <w:rsid w:val="001D5E7F"/>
    <w:rsid w:val="001D61DD"/>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1E3A"/>
    <w:rsid w:val="001F466C"/>
    <w:rsid w:val="001F5385"/>
    <w:rsid w:val="001F5AEC"/>
    <w:rsid w:val="001F6197"/>
    <w:rsid w:val="00201997"/>
    <w:rsid w:val="00203555"/>
    <w:rsid w:val="00205BE3"/>
    <w:rsid w:val="00206549"/>
    <w:rsid w:val="002067E2"/>
    <w:rsid w:val="002109BC"/>
    <w:rsid w:val="00214331"/>
    <w:rsid w:val="00216F41"/>
    <w:rsid w:val="00217BEE"/>
    <w:rsid w:val="00220B16"/>
    <w:rsid w:val="00221FBD"/>
    <w:rsid w:val="002229ED"/>
    <w:rsid w:val="00222A3E"/>
    <w:rsid w:val="00224457"/>
    <w:rsid w:val="00224842"/>
    <w:rsid w:val="0022488D"/>
    <w:rsid w:val="00224A9B"/>
    <w:rsid w:val="002269F6"/>
    <w:rsid w:val="00227BF5"/>
    <w:rsid w:val="002313A9"/>
    <w:rsid w:val="0023341B"/>
    <w:rsid w:val="00233897"/>
    <w:rsid w:val="0023489C"/>
    <w:rsid w:val="002376CA"/>
    <w:rsid w:val="00237B5C"/>
    <w:rsid w:val="00237DE8"/>
    <w:rsid w:val="00240203"/>
    <w:rsid w:val="002408AA"/>
    <w:rsid w:val="002410DE"/>
    <w:rsid w:val="002453FD"/>
    <w:rsid w:val="00245836"/>
    <w:rsid w:val="002459E7"/>
    <w:rsid w:val="002463AB"/>
    <w:rsid w:val="00247A69"/>
    <w:rsid w:val="00247CC1"/>
    <w:rsid w:val="002523A7"/>
    <w:rsid w:val="00252940"/>
    <w:rsid w:val="00252D92"/>
    <w:rsid w:val="00254700"/>
    <w:rsid w:val="00256775"/>
    <w:rsid w:val="00257386"/>
    <w:rsid w:val="002574B4"/>
    <w:rsid w:val="00257B38"/>
    <w:rsid w:val="00262EE8"/>
    <w:rsid w:val="002649BB"/>
    <w:rsid w:val="00264F0D"/>
    <w:rsid w:val="00266B08"/>
    <w:rsid w:val="002676CA"/>
    <w:rsid w:val="00267F35"/>
    <w:rsid w:val="002731D3"/>
    <w:rsid w:val="00273CAA"/>
    <w:rsid w:val="00273CB4"/>
    <w:rsid w:val="00274337"/>
    <w:rsid w:val="00276041"/>
    <w:rsid w:val="00276936"/>
    <w:rsid w:val="00276A39"/>
    <w:rsid w:val="00276CA1"/>
    <w:rsid w:val="00277174"/>
    <w:rsid w:val="002778E1"/>
    <w:rsid w:val="00277A13"/>
    <w:rsid w:val="002827FA"/>
    <w:rsid w:val="00282DEE"/>
    <w:rsid w:val="00284E1B"/>
    <w:rsid w:val="00285E11"/>
    <w:rsid w:val="002869D0"/>
    <w:rsid w:val="002876C7"/>
    <w:rsid w:val="00287E83"/>
    <w:rsid w:val="0029186E"/>
    <w:rsid w:val="00292AD2"/>
    <w:rsid w:val="00294768"/>
    <w:rsid w:val="00295FEB"/>
    <w:rsid w:val="00297038"/>
    <w:rsid w:val="0029782B"/>
    <w:rsid w:val="00297C3F"/>
    <w:rsid w:val="002A0148"/>
    <w:rsid w:val="002A0CF5"/>
    <w:rsid w:val="002A0E41"/>
    <w:rsid w:val="002A0F01"/>
    <w:rsid w:val="002A16C2"/>
    <w:rsid w:val="002A1FE9"/>
    <w:rsid w:val="002A31F6"/>
    <w:rsid w:val="002A3C42"/>
    <w:rsid w:val="002A46D5"/>
    <w:rsid w:val="002B2434"/>
    <w:rsid w:val="002B27F4"/>
    <w:rsid w:val="002B4F17"/>
    <w:rsid w:val="002C0BFC"/>
    <w:rsid w:val="002C1E78"/>
    <w:rsid w:val="002C276B"/>
    <w:rsid w:val="002C4566"/>
    <w:rsid w:val="002C743C"/>
    <w:rsid w:val="002C7ED6"/>
    <w:rsid w:val="002D025D"/>
    <w:rsid w:val="002D269B"/>
    <w:rsid w:val="002D466E"/>
    <w:rsid w:val="002D6E20"/>
    <w:rsid w:val="002E10B4"/>
    <w:rsid w:val="002E22F0"/>
    <w:rsid w:val="002E242D"/>
    <w:rsid w:val="002E315F"/>
    <w:rsid w:val="002E3592"/>
    <w:rsid w:val="002E4813"/>
    <w:rsid w:val="002E54F7"/>
    <w:rsid w:val="002E7599"/>
    <w:rsid w:val="002E75B2"/>
    <w:rsid w:val="002F0D6B"/>
    <w:rsid w:val="002F0DFF"/>
    <w:rsid w:val="002F2CA9"/>
    <w:rsid w:val="002F3631"/>
    <w:rsid w:val="002F36CC"/>
    <w:rsid w:val="002F3824"/>
    <w:rsid w:val="002F5B0B"/>
    <w:rsid w:val="00300A77"/>
    <w:rsid w:val="0030454A"/>
    <w:rsid w:val="00304C55"/>
    <w:rsid w:val="003100D6"/>
    <w:rsid w:val="0031070A"/>
    <w:rsid w:val="00310DF8"/>
    <w:rsid w:val="00310EB8"/>
    <w:rsid w:val="003126BD"/>
    <w:rsid w:val="00314848"/>
    <w:rsid w:val="003150F0"/>
    <w:rsid w:val="00316C9E"/>
    <w:rsid w:val="00321AA7"/>
    <w:rsid w:val="00322F6B"/>
    <w:rsid w:val="00324E8C"/>
    <w:rsid w:val="00325849"/>
    <w:rsid w:val="00325D1E"/>
    <w:rsid w:val="00326669"/>
    <w:rsid w:val="00326B6E"/>
    <w:rsid w:val="00327836"/>
    <w:rsid w:val="003336AC"/>
    <w:rsid w:val="003341C4"/>
    <w:rsid w:val="003343C8"/>
    <w:rsid w:val="0033640F"/>
    <w:rsid w:val="00337510"/>
    <w:rsid w:val="0034163D"/>
    <w:rsid w:val="00341E56"/>
    <w:rsid w:val="00341F58"/>
    <w:rsid w:val="0034219C"/>
    <w:rsid w:val="00342E52"/>
    <w:rsid w:val="00342F3F"/>
    <w:rsid w:val="00343FE0"/>
    <w:rsid w:val="003450CE"/>
    <w:rsid w:val="00345FC6"/>
    <w:rsid w:val="00347CC0"/>
    <w:rsid w:val="00347D33"/>
    <w:rsid w:val="00351FEC"/>
    <w:rsid w:val="00352C06"/>
    <w:rsid w:val="00352D4C"/>
    <w:rsid w:val="00352DF5"/>
    <w:rsid w:val="003557DF"/>
    <w:rsid w:val="003579B0"/>
    <w:rsid w:val="00357E87"/>
    <w:rsid w:val="0036091B"/>
    <w:rsid w:val="00360E78"/>
    <w:rsid w:val="003612B5"/>
    <w:rsid w:val="0036185A"/>
    <w:rsid w:val="00362366"/>
    <w:rsid w:val="003623E9"/>
    <w:rsid w:val="00362B2A"/>
    <w:rsid w:val="00363126"/>
    <w:rsid w:val="00363997"/>
    <w:rsid w:val="00365C58"/>
    <w:rsid w:val="00366C76"/>
    <w:rsid w:val="00370364"/>
    <w:rsid w:val="003706BA"/>
    <w:rsid w:val="003724FD"/>
    <w:rsid w:val="003735D4"/>
    <w:rsid w:val="003739E8"/>
    <w:rsid w:val="00373A1E"/>
    <w:rsid w:val="00373B55"/>
    <w:rsid w:val="00373F6E"/>
    <w:rsid w:val="00375332"/>
    <w:rsid w:val="00376090"/>
    <w:rsid w:val="0037763E"/>
    <w:rsid w:val="003807C2"/>
    <w:rsid w:val="00380FF6"/>
    <w:rsid w:val="00381F4D"/>
    <w:rsid w:val="0038284C"/>
    <w:rsid w:val="00384716"/>
    <w:rsid w:val="00385E2E"/>
    <w:rsid w:val="003873DC"/>
    <w:rsid w:val="003906EB"/>
    <w:rsid w:val="003911EB"/>
    <w:rsid w:val="00391624"/>
    <w:rsid w:val="00393470"/>
    <w:rsid w:val="00393C40"/>
    <w:rsid w:val="00394059"/>
    <w:rsid w:val="0039407D"/>
    <w:rsid w:val="003943E3"/>
    <w:rsid w:val="00394EC2"/>
    <w:rsid w:val="00395172"/>
    <w:rsid w:val="00397262"/>
    <w:rsid w:val="00397A02"/>
    <w:rsid w:val="003A0F7B"/>
    <w:rsid w:val="003A23BB"/>
    <w:rsid w:val="003A28BD"/>
    <w:rsid w:val="003A5127"/>
    <w:rsid w:val="003A5421"/>
    <w:rsid w:val="003A546E"/>
    <w:rsid w:val="003A6B59"/>
    <w:rsid w:val="003B0646"/>
    <w:rsid w:val="003B3C11"/>
    <w:rsid w:val="003B4A46"/>
    <w:rsid w:val="003B7712"/>
    <w:rsid w:val="003C045A"/>
    <w:rsid w:val="003C12FF"/>
    <w:rsid w:val="003C19D8"/>
    <w:rsid w:val="003C31A7"/>
    <w:rsid w:val="003C3E32"/>
    <w:rsid w:val="003C4D17"/>
    <w:rsid w:val="003C785D"/>
    <w:rsid w:val="003C7CC5"/>
    <w:rsid w:val="003D04EE"/>
    <w:rsid w:val="003D1CF0"/>
    <w:rsid w:val="003D29B8"/>
    <w:rsid w:val="003D2A80"/>
    <w:rsid w:val="003D367C"/>
    <w:rsid w:val="003D3E7E"/>
    <w:rsid w:val="003D554A"/>
    <w:rsid w:val="003D5749"/>
    <w:rsid w:val="003D5D5B"/>
    <w:rsid w:val="003D69EC"/>
    <w:rsid w:val="003D6C76"/>
    <w:rsid w:val="003E0426"/>
    <w:rsid w:val="003E12E8"/>
    <w:rsid w:val="003E1EE3"/>
    <w:rsid w:val="003E3907"/>
    <w:rsid w:val="003E3973"/>
    <w:rsid w:val="003E3DE4"/>
    <w:rsid w:val="003E3E64"/>
    <w:rsid w:val="003E46DE"/>
    <w:rsid w:val="003E4F0D"/>
    <w:rsid w:val="003E6512"/>
    <w:rsid w:val="003E6F60"/>
    <w:rsid w:val="003F2132"/>
    <w:rsid w:val="003F27F2"/>
    <w:rsid w:val="003F4ACB"/>
    <w:rsid w:val="003F4DEE"/>
    <w:rsid w:val="003F5BCC"/>
    <w:rsid w:val="003F5D0A"/>
    <w:rsid w:val="003F7478"/>
    <w:rsid w:val="004004DC"/>
    <w:rsid w:val="00400535"/>
    <w:rsid w:val="00400DAB"/>
    <w:rsid w:val="004020A1"/>
    <w:rsid w:val="0040250B"/>
    <w:rsid w:val="00402BCD"/>
    <w:rsid w:val="004116C1"/>
    <w:rsid w:val="00412135"/>
    <w:rsid w:val="00413D55"/>
    <w:rsid w:val="004146A5"/>
    <w:rsid w:val="00414962"/>
    <w:rsid w:val="00415B00"/>
    <w:rsid w:val="00417C87"/>
    <w:rsid w:val="00417CFA"/>
    <w:rsid w:val="00420D72"/>
    <w:rsid w:val="00421D32"/>
    <w:rsid w:val="00421F7B"/>
    <w:rsid w:val="00423312"/>
    <w:rsid w:val="00423B74"/>
    <w:rsid w:val="00424342"/>
    <w:rsid w:val="004256FE"/>
    <w:rsid w:val="0042671B"/>
    <w:rsid w:val="00431211"/>
    <w:rsid w:val="00431D69"/>
    <w:rsid w:val="00434325"/>
    <w:rsid w:val="00434373"/>
    <w:rsid w:val="00436197"/>
    <w:rsid w:val="00440C19"/>
    <w:rsid w:val="00443149"/>
    <w:rsid w:val="00443A41"/>
    <w:rsid w:val="004456BA"/>
    <w:rsid w:val="00446AB2"/>
    <w:rsid w:val="0044724C"/>
    <w:rsid w:val="0045073A"/>
    <w:rsid w:val="00454612"/>
    <w:rsid w:val="004577DA"/>
    <w:rsid w:val="00461197"/>
    <w:rsid w:val="0046150A"/>
    <w:rsid w:val="00461E5F"/>
    <w:rsid w:val="00462C01"/>
    <w:rsid w:val="00462E61"/>
    <w:rsid w:val="004641DB"/>
    <w:rsid w:val="00464FE8"/>
    <w:rsid w:val="004659F5"/>
    <w:rsid w:val="004662C5"/>
    <w:rsid w:val="004714EE"/>
    <w:rsid w:val="00472D1B"/>
    <w:rsid w:val="00472EE2"/>
    <w:rsid w:val="004732DA"/>
    <w:rsid w:val="00473DCD"/>
    <w:rsid w:val="0047451C"/>
    <w:rsid w:val="00474CFF"/>
    <w:rsid w:val="00475458"/>
    <w:rsid w:val="00475506"/>
    <w:rsid w:val="00476F68"/>
    <w:rsid w:val="00476F73"/>
    <w:rsid w:val="00480031"/>
    <w:rsid w:val="00480CA1"/>
    <w:rsid w:val="00480DE6"/>
    <w:rsid w:val="004810C9"/>
    <w:rsid w:val="00481EE1"/>
    <w:rsid w:val="004844B0"/>
    <w:rsid w:val="00484B3D"/>
    <w:rsid w:val="00486495"/>
    <w:rsid w:val="00486DE0"/>
    <w:rsid w:val="00486FDC"/>
    <w:rsid w:val="00487362"/>
    <w:rsid w:val="00492A1F"/>
    <w:rsid w:val="00492AEA"/>
    <w:rsid w:val="00492FB8"/>
    <w:rsid w:val="004930FA"/>
    <w:rsid w:val="004934C1"/>
    <w:rsid w:val="0049358D"/>
    <w:rsid w:val="0049456C"/>
    <w:rsid w:val="004A28AB"/>
    <w:rsid w:val="004A5894"/>
    <w:rsid w:val="004B04FD"/>
    <w:rsid w:val="004B0D1B"/>
    <w:rsid w:val="004B1016"/>
    <w:rsid w:val="004B18F3"/>
    <w:rsid w:val="004B1C9F"/>
    <w:rsid w:val="004B1CFD"/>
    <w:rsid w:val="004B2498"/>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1F80"/>
    <w:rsid w:val="004E36CD"/>
    <w:rsid w:val="004E4397"/>
    <w:rsid w:val="004E5194"/>
    <w:rsid w:val="004F0B33"/>
    <w:rsid w:val="004F1D82"/>
    <w:rsid w:val="004F5786"/>
    <w:rsid w:val="004F69F6"/>
    <w:rsid w:val="004F6D06"/>
    <w:rsid w:val="004F6E10"/>
    <w:rsid w:val="004F7994"/>
    <w:rsid w:val="00500C3B"/>
    <w:rsid w:val="00500F7F"/>
    <w:rsid w:val="00501832"/>
    <w:rsid w:val="005020E5"/>
    <w:rsid w:val="005029C5"/>
    <w:rsid w:val="00506437"/>
    <w:rsid w:val="0050707D"/>
    <w:rsid w:val="0051191F"/>
    <w:rsid w:val="0051238B"/>
    <w:rsid w:val="0051412E"/>
    <w:rsid w:val="00514370"/>
    <w:rsid w:val="00515E70"/>
    <w:rsid w:val="005169EE"/>
    <w:rsid w:val="00516BA4"/>
    <w:rsid w:val="00517834"/>
    <w:rsid w:val="005204B9"/>
    <w:rsid w:val="005208C9"/>
    <w:rsid w:val="00520B77"/>
    <w:rsid w:val="00520F6A"/>
    <w:rsid w:val="00521206"/>
    <w:rsid w:val="0052121B"/>
    <w:rsid w:val="005213A6"/>
    <w:rsid w:val="00521AA1"/>
    <w:rsid w:val="00523640"/>
    <w:rsid w:val="00523A85"/>
    <w:rsid w:val="005272A8"/>
    <w:rsid w:val="00530085"/>
    <w:rsid w:val="0053043F"/>
    <w:rsid w:val="00531407"/>
    <w:rsid w:val="0053230A"/>
    <w:rsid w:val="005325E0"/>
    <w:rsid w:val="00532F4A"/>
    <w:rsid w:val="005355C7"/>
    <w:rsid w:val="0053613D"/>
    <w:rsid w:val="00536AA3"/>
    <w:rsid w:val="00540F15"/>
    <w:rsid w:val="0054171C"/>
    <w:rsid w:val="00541D7C"/>
    <w:rsid w:val="0054290C"/>
    <w:rsid w:val="00543457"/>
    <w:rsid w:val="00543CA7"/>
    <w:rsid w:val="005441BE"/>
    <w:rsid w:val="0054442D"/>
    <w:rsid w:val="00545764"/>
    <w:rsid w:val="00550BC8"/>
    <w:rsid w:val="00551BBF"/>
    <w:rsid w:val="00551D57"/>
    <w:rsid w:val="005522F0"/>
    <w:rsid w:val="00552C44"/>
    <w:rsid w:val="005539BB"/>
    <w:rsid w:val="00554B3D"/>
    <w:rsid w:val="00554E5F"/>
    <w:rsid w:val="005550CB"/>
    <w:rsid w:val="00555240"/>
    <w:rsid w:val="005557DC"/>
    <w:rsid w:val="00560F90"/>
    <w:rsid w:val="0056155E"/>
    <w:rsid w:val="005634B9"/>
    <w:rsid w:val="005639BB"/>
    <w:rsid w:val="00564D5A"/>
    <w:rsid w:val="00566897"/>
    <w:rsid w:val="00567730"/>
    <w:rsid w:val="00567C86"/>
    <w:rsid w:val="005709A0"/>
    <w:rsid w:val="005711C9"/>
    <w:rsid w:val="0057131A"/>
    <w:rsid w:val="00572563"/>
    <w:rsid w:val="00572902"/>
    <w:rsid w:val="00573005"/>
    <w:rsid w:val="00573697"/>
    <w:rsid w:val="00573D3D"/>
    <w:rsid w:val="00575AED"/>
    <w:rsid w:val="00576B55"/>
    <w:rsid w:val="00576BEC"/>
    <w:rsid w:val="00576E0F"/>
    <w:rsid w:val="00577853"/>
    <w:rsid w:val="00580B82"/>
    <w:rsid w:val="005818CA"/>
    <w:rsid w:val="00581F4F"/>
    <w:rsid w:val="00582372"/>
    <w:rsid w:val="00583F53"/>
    <w:rsid w:val="0058409F"/>
    <w:rsid w:val="00585D0B"/>
    <w:rsid w:val="00586554"/>
    <w:rsid w:val="005868B3"/>
    <w:rsid w:val="0058758C"/>
    <w:rsid w:val="00587BD5"/>
    <w:rsid w:val="0059081B"/>
    <w:rsid w:val="00590C07"/>
    <w:rsid w:val="00592C13"/>
    <w:rsid w:val="0059396E"/>
    <w:rsid w:val="00593AA1"/>
    <w:rsid w:val="00593BAE"/>
    <w:rsid w:val="00595AA3"/>
    <w:rsid w:val="00596602"/>
    <w:rsid w:val="005971DF"/>
    <w:rsid w:val="005A0160"/>
    <w:rsid w:val="005A0466"/>
    <w:rsid w:val="005A1386"/>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3B5"/>
    <w:rsid w:val="005C1523"/>
    <w:rsid w:val="005C1896"/>
    <w:rsid w:val="005C26EA"/>
    <w:rsid w:val="005C333E"/>
    <w:rsid w:val="005C38AA"/>
    <w:rsid w:val="005C3D64"/>
    <w:rsid w:val="005C65F5"/>
    <w:rsid w:val="005C67EA"/>
    <w:rsid w:val="005C702E"/>
    <w:rsid w:val="005C78CB"/>
    <w:rsid w:val="005C7C74"/>
    <w:rsid w:val="005D0DE2"/>
    <w:rsid w:val="005D1170"/>
    <w:rsid w:val="005D20E2"/>
    <w:rsid w:val="005D2A9B"/>
    <w:rsid w:val="005D3530"/>
    <w:rsid w:val="005D3FB0"/>
    <w:rsid w:val="005D4B83"/>
    <w:rsid w:val="005D4C66"/>
    <w:rsid w:val="005D5A11"/>
    <w:rsid w:val="005D7273"/>
    <w:rsid w:val="005E0152"/>
    <w:rsid w:val="005E047A"/>
    <w:rsid w:val="005E047F"/>
    <w:rsid w:val="005E0A3C"/>
    <w:rsid w:val="005E0BB1"/>
    <w:rsid w:val="005E0D6C"/>
    <w:rsid w:val="005E2970"/>
    <w:rsid w:val="005E324E"/>
    <w:rsid w:val="005E4B9F"/>
    <w:rsid w:val="005E56A8"/>
    <w:rsid w:val="005E5A03"/>
    <w:rsid w:val="005E605C"/>
    <w:rsid w:val="005E6896"/>
    <w:rsid w:val="005E7680"/>
    <w:rsid w:val="005F23EA"/>
    <w:rsid w:val="005F301D"/>
    <w:rsid w:val="005F3B4F"/>
    <w:rsid w:val="005F3B6B"/>
    <w:rsid w:val="005F3CFB"/>
    <w:rsid w:val="005F4770"/>
    <w:rsid w:val="005F48A0"/>
    <w:rsid w:val="005F4FF4"/>
    <w:rsid w:val="005F6605"/>
    <w:rsid w:val="00601FB4"/>
    <w:rsid w:val="00602378"/>
    <w:rsid w:val="00603BF3"/>
    <w:rsid w:val="00603CFA"/>
    <w:rsid w:val="00604767"/>
    <w:rsid w:val="0060525E"/>
    <w:rsid w:val="006054A3"/>
    <w:rsid w:val="006056F0"/>
    <w:rsid w:val="00606270"/>
    <w:rsid w:val="00607932"/>
    <w:rsid w:val="00611D02"/>
    <w:rsid w:val="006127A3"/>
    <w:rsid w:val="00612F18"/>
    <w:rsid w:val="00613706"/>
    <w:rsid w:val="006155A3"/>
    <w:rsid w:val="00616215"/>
    <w:rsid w:val="00616EBE"/>
    <w:rsid w:val="006172B3"/>
    <w:rsid w:val="00617EDA"/>
    <w:rsid w:val="00620051"/>
    <w:rsid w:val="006217E4"/>
    <w:rsid w:val="00621F46"/>
    <w:rsid w:val="006223A9"/>
    <w:rsid w:val="00622AD7"/>
    <w:rsid w:val="006234F6"/>
    <w:rsid w:val="006319AD"/>
    <w:rsid w:val="006331DF"/>
    <w:rsid w:val="006340F0"/>
    <w:rsid w:val="00635850"/>
    <w:rsid w:val="00635F2F"/>
    <w:rsid w:val="00640E93"/>
    <w:rsid w:val="00640FA9"/>
    <w:rsid w:val="006412B6"/>
    <w:rsid w:val="00642D4B"/>
    <w:rsid w:val="00643933"/>
    <w:rsid w:val="00651061"/>
    <w:rsid w:val="0065106E"/>
    <w:rsid w:val="00651357"/>
    <w:rsid w:val="00651C23"/>
    <w:rsid w:val="00651E2D"/>
    <w:rsid w:val="006520D6"/>
    <w:rsid w:val="00652A8E"/>
    <w:rsid w:val="00653307"/>
    <w:rsid w:val="00654D43"/>
    <w:rsid w:val="006553DF"/>
    <w:rsid w:val="00655B8B"/>
    <w:rsid w:val="0065654F"/>
    <w:rsid w:val="00657D0E"/>
    <w:rsid w:val="00657DAC"/>
    <w:rsid w:val="0066003C"/>
    <w:rsid w:val="00660D67"/>
    <w:rsid w:val="0066221F"/>
    <w:rsid w:val="006626B3"/>
    <w:rsid w:val="0066352B"/>
    <w:rsid w:val="00665749"/>
    <w:rsid w:val="00665CB4"/>
    <w:rsid w:val="006676C8"/>
    <w:rsid w:val="00667A8E"/>
    <w:rsid w:val="00667E73"/>
    <w:rsid w:val="00670002"/>
    <w:rsid w:val="00670D07"/>
    <w:rsid w:val="006714AF"/>
    <w:rsid w:val="00672712"/>
    <w:rsid w:val="00672C10"/>
    <w:rsid w:val="0067424B"/>
    <w:rsid w:val="00674C10"/>
    <w:rsid w:val="00675373"/>
    <w:rsid w:val="006770A8"/>
    <w:rsid w:val="006779AD"/>
    <w:rsid w:val="00680F2A"/>
    <w:rsid w:val="00682B61"/>
    <w:rsid w:val="0068348E"/>
    <w:rsid w:val="006840DA"/>
    <w:rsid w:val="006854B3"/>
    <w:rsid w:val="00685528"/>
    <w:rsid w:val="00685808"/>
    <w:rsid w:val="00685AAF"/>
    <w:rsid w:val="00685B7F"/>
    <w:rsid w:val="00685FE2"/>
    <w:rsid w:val="00686540"/>
    <w:rsid w:val="00687356"/>
    <w:rsid w:val="00687A5C"/>
    <w:rsid w:val="00693047"/>
    <w:rsid w:val="00694125"/>
    <w:rsid w:val="006948D0"/>
    <w:rsid w:val="006955B4"/>
    <w:rsid w:val="0069767F"/>
    <w:rsid w:val="0069782B"/>
    <w:rsid w:val="00697BA8"/>
    <w:rsid w:val="006A04CF"/>
    <w:rsid w:val="006A17B3"/>
    <w:rsid w:val="006A1B0D"/>
    <w:rsid w:val="006A2FCD"/>
    <w:rsid w:val="006A3A7E"/>
    <w:rsid w:val="006A443F"/>
    <w:rsid w:val="006A45ED"/>
    <w:rsid w:val="006A47EF"/>
    <w:rsid w:val="006A50CD"/>
    <w:rsid w:val="006A5A11"/>
    <w:rsid w:val="006A5B8C"/>
    <w:rsid w:val="006A5C81"/>
    <w:rsid w:val="006A67AC"/>
    <w:rsid w:val="006A68DA"/>
    <w:rsid w:val="006A6B19"/>
    <w:rsid w:val="006A76C3"/>
    <w:rsid w:val="006A7F9F"/>
    <w:rsid w:val="006B144E"/>
    <w:rsid w:val="006B24BA"/>
    <w:rsid w:val="006B356D"/>
    <w:rsid w:val="006B3B0D"/>
    <w:rsid w:val="006B4535"/>
    <w:rsid w:val="006B493F"/>
    <w:rsid w:val="006B6ED0"/>
    <w:rsid w:val="006B6EE2"/>
    <w:rsid w:val="006C3117"/>
    <w:rsid w:val="006C424F"/>
    <w:rsid w:val="006C4568"/>
    <w:rsid w:val="006C4B1C"/>
    <w:rsid w:val="006C4CC2"/>
    <w:rsid w:val="006C4D16"/>
    <w:rsid w:val="006C5C52"/>
    <w:rsid w:val="006C6E21"/>
    <w:rsid w:val="006D0BF0"/>
    <w:rsid w:val="006D0FEC"/>
    <w:rsid w:val="006D10E9"/>
    <w:rsid w:val="006D1111"/>
    <w:rsid w:val="006D3F2D"/>
    <w:rsid w:val="006D40A3"/>
    <w:rsid w:val="006D4AD4"/>
    <w:rsid w:val="006D51B6"/>
    <w:rsid w:val="006D51E1"/>
    <w:rsid w:val="006D58EA"/>
    <w:rsid w:val="006D58F1"/>
    <w:rsid w:val="006D5BBB"/>
    <w:rsid w:val="006D7C14"/>
    <w:rsid w:val="006E00E2"/>
    <w:rsid w:val="006E03AC"/>
    <w:rsid w:val="006E2335"/>
    <w:rsid w:val="006E2B59"/>
    <w:rsid w:val="006E4BA3"/>
    <w:rsid w:val="006E55E8"/>
    <w:rsid w:val="006E61D0"/>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157"/>
    <w:rsid w:val="007137A0"/>
    <w:rsid w:val="007145B0"/>
    <w:rsid w:val="007150A7"/>
    <w:rsid w:val="0071562A"/>
    <w:rsid w:val="00717498"/>
    <w:rsid w:val="00717834"/>
    <w:rsid w:val="00717885"/>
    <w:rsid w:val="00717C78"/>
    <w:rsid w:val="00717FF2"/>
    <w:rsid w:val="007206F0"/>
    <w:rsid w:val="0072458D"/>
    <w:rsid w:val="007247DE"/>
    <w:rsid w:val="00724CD5"/>
    <w:rsid w:val="0072567A"/>
    <w:rsid w:val="00725AC2"/>
    <w:rsid w:val="00725D84"/>
    <w:rsid w:val="00725EA3"/>
    <w:rsid w:val="0072614D"/>
    <w:rsid w:val="00727764"/>
    <w:rsid w:val="00731A7B"/>
    <w:rsid w:val="00732DA4"/>
    <w:rsid w:val="00733263"/>
    <w:rsid w:val="0073448B"/>
    <w:rsid w:val="00736DF0"/>
    <w:rsid w:val="00736EF4"/>
    <w:rsid w:val="0074035C"/>
    <w:rsid w:val="00741F28"/>
    <w:rsid w:val="00743436"/>
    <w:rsid w:val="00744340"/>
    <w:rsid w:val="0074518A"/>
    <w:rsid w:val="0074593A"/>
    <w:rsid w:val="00745AF4"/>
    <w:rsid w:val="00745F86"/>
    <w:rsid w:val="00746A7F"/>
    <w:rsid w:val="00747963"/>
    <w:rsid w:val="00747B7B"/>
    <w:rsid w:val="00751806"/>
    <w:rsid w:val="00752647"/>
    <w:rsid w:val="00752860"/>
    <w:rsid w:val="00754027"/>
    <w:rsid w:val="007606B0"/>
    <w:rsid w:val="00763035"/>
    <w:rsid w:val="00765D65"/>
    <w:rsid w:val="00766A0C"/>
    <w:rsid w:val="00770F9D"/>
    <w:rsid w:val="0077353F"/>
    <w:rsid w:val="00773982"/>
    <w:rsid w:val="00774F33"/>
    <w:rsid w:val="0077559B"/>
    <w:rsid w:val="007776CB"/>
    <w:rsid w:val="00781D4A"/>
    <w:rsid w:val="00783AA3"/>
    <w:rsid w:val="007843D1"/>
    <w:rsid w:val="00784AD2"/>
    <w:rsid w:val="00785EAF"/>
    <w:rsid w:val="00792D87"/>
    <w:rsid w:val="00793367"/>
    <w:rsid w:val="007938BA"/>
    <w:rsid w:val="0079574E"/>
    <w:rsid w:val="0079757F"/>
    <w:rsid w:val="00797885"/>
    <w:rsid w:val="007A0071"/>
    <w:rsid w:val="007A0932"/>
    <w:rsid w:val="007A0A7C"/>
    <w:rsid w:val="007A0B34"/>
    <w:rsid w:val="007A0E51"/>
    <w:rsid w:val="007A0EF4"/>
    <w:rsid w:val="007A375A"/>
    <w:rsid w:val="007A5BBA"/>
    <w:rsid w:val="007A6CF9"/>
    <w:rsid w:val="007A7D89"/>
    <w:rsid w:val="007B1805"/>
    <w:rsid w:val="007B2664"/>
    <w:rsid w:val="007B3735"/>
    <w:rsid w:val="007B4876"/>
    <w:rsid w:val="007B6B04"/>
    <w:rsid w:val="007B7A4A"/>
    <w:rsid w:val="007C08B8"/>
    <w:rsid w:val="007C1D12"/>
    <w:rsid w:val="007C3219"/>
    <w:rsid w:val="007C437A"/>
    <w:rsid w:val="007C5AC4"/>
    <w:rsid w:val="007C6041"/>
    <w:rsid w:val="007C61CD"/>
    <w:rsid w:val="007C61D6"/>
    <w:rsid w:val="007D075F"/>
    <w:rsid w:val="007D0D3B"/>
    <w:rsid w:val="007D1669"/>
    <w:rsid w:val="007D1E32"/>
    <w:rsid w:val="007D30A4"/>
    <w:rsid w:val="007D41A1"/>
    <w:rsid w:val="007D4AC0"/>
    <w:rsid w:val="007D4B4B"/>
    <w:rsid w:val="007D4E17"/>
    <w:rsid w:val="007D6309"/>
    <w:rsid w:val="007D69D8"/>
    <w:rsid w:val="007D7578"/>
    <w:rsid w:val="007D784E"/>
    <w:rsid w:val="007E0A0A"/>
    <w:rsid w:val="007E64ED"/>
    <w:rsid w:val="007E70E1"/>
    <w:rsid w:val="007E76C0"/>
    <w:rsid w:val="007E7D0A"/>
    <w:rsid w:val="007F1431"/>
    <w:rsid w:val="007F1E08"/>
    <w:rsid w:val="007F36A9"/>
    <w:rsid w:val="00800B24"/>
    <w:rsid w:val="00801383"/>
    <w:rsid w:val="0080158F"/>
    <w:rsid w:val="0080218A"/>
    <w:rsid w:val="008030DF"/>
    <w:rsid w:val="00803E2B"/>
    <w:rsid w:val="0080466C"/>
    <w:rsid w:val="00804910"/>
    <w:rsid w:val="008054B0"/>
    <w:rsid w:val="008054B5"/>
    <w:rsid w:val="00805C6B"/>
    <w:rsid w:val="00805DF1"/>
    <w:rsid w:val="0080662F"/>
    <w:rsid w:val="00807A3E"/>
    <w:rsid w:val="008106B0"/>
    <w:rsid w:val="0081445D"/>
    <w:rsid w:val="008155A6"/>
    <w:rsid w:val="00815A3B"/>
    <w:rsid w:val="00817BCA"/>
    <w:rsid w:val="00820964"/>
    <w:rsid w:val="008211BE"/>
    <w:rsid w:val="0082337B"/>
    <w:rsid w:val="00823A1A"/>
    <w:rsid w:val="00825C6F"/>
    <w:rsid w:val="0082632F"/>
    <w:rsid w:val="00830C1A"/>
    <w:rsid w:val="00830D18"/>
    <w:rsid w:val="008325B5"/>
    <w:rsid w:val="00833029"/>
    <w:rsid w:val="0083330E"/>
    <w:rsid w:val="00833F14"/>
    <w:rsid w:val="00834C4D"/>
    <w:rsid w:val="00834EA5"/>
    <w:rsid w:val="0083564B"/>
    <w:rsid w:val="00835835"/>
    <w:rsid w:val="008362F0"/>
    <w:rsid w:val="0083672F"/>
    <w:rsid w:val="0083784D"/>
    <w:rsid w:val="0084003C"/>
    <w:rsid w:val="00842EB5"/>
    <w:rsid w:val="0084639F"/>
    <w:rsid w:val="00846792"/>
    <w:rsid w:val="00850432"/>
    <w:rsid w:val="0085122F"/>
    <w:rsid w:val="008518BC"/>
    <w:rsid w:val="00851ABE"/>
    <w:rsid w:val="00852F45"/>
    <w:rsid w:val="008538C8"/>
    <w:rsid w:val="00853F39"/>
    <w:rsid w:val="008542B7"/>
    <w:rsid w:val="00857472"/>
    <w:rsid w:val="00860214"/>
    <w:rsid w:val="00860B54"/>
    <w:rsid w:val="00862E4D"/>
    <w:rsid w:val="00863218"/>
    <w:rsid w:val="00863F70"/>
    <w:rsid w:val="0086556A"/>
    <w:rsid w:val="008677BF"/>
    <w:rsid w:val="0087002D"/>
    <w:rsid w:val="008706E0"/>
    <w:rsid w:val="00870DCB"/>
    <w:rsid w:val="00871E58"/>
    <w:rsid w:val="0087322D"/>
    <w:rsid w:val="00873B84"/>
    <w:rsid w:val="008754EA"/>
    <w:rsid w:val="00881453"/>
    <w:rsid w:val="00882698"/>
    <w:rsid w:val="00882B73"/>
    <w:rsid w:val="00883190"/>
    <w:rsid w:val="008833B3"/>
    <w:rsid w:val="0088440D"/>
    <w:rsid w:val="008852B8"/>
    <w:rsid w:val="00887172"/>
    <w:rsid w:val="0089035B"/>
    <w:rsid w:val="00890740"/>
    <w:rsid w:val="00890A89"/>
    <w:rsid w:val="00895A24"/>
    <w:rsid w:val="00897796"/>
    <w:rsid w:val="00897810"/>
    <w:rsid w:val="00897AB2"/>
    <w:rsid w:val="008A1107"/>
    <w:rsid w:val="008A1F96"/>
    <w:rsid w:val="008A2C36"/>
    <w:rsid w:val="008A359E"/>
    <w:rsid w:val="008A4D44"/>
    <w:rsid w:val="008A6401"/>
    <w:rsid w:val="008A6488"/>
    <w:rsid w:val="008A6CE7"/>
    <w:rsid w:val="008B1BC4"/>
    <w:rsid w:val="008B4FF2"/>
    <w:rsid w:val="008B5A67"/>
    <w:rsid w:val="008B7832"/>
    <w:rsid w:val="008B7AAC"/>
    <w:rsid w:val="008C0EC1"/>
    <w:rsid w:val="008C1CCA"/>
    <w:rsid w:val="008C2709"/>
    <w:rsid w:val="008C4AF3"/>
    <w:rsid w:val="008C57BC"/>
    <w:rsid w:val="008C5983"/>
    <w:rsid w:val="008C6D3A"/>
    <w:rsid w:val="008C744F"/>
    <w:rsid w:val="008C7E78"/>
    <w:rsid w:val="008D00B2"/>
    <w:rsid w:val="008D11EF"/>
    <w:rsid w:val="008D30F8"/>
    <w:rsid w:val="008E17B4"/>
    <w:rsid w:val="008E2F19"/>
    <w:rsid w:val="008E3834"/>
    <w:rsid w:val="008E45E0"/>
    <w:rsid w:val="008E4BF0"/>
    <w:rsid w:val="008E5C88"/>
    <w:rsid w:val="008E5F07"/>
    <w:rsid w:val="008E6DBF"/>
    <w:rsid w:val="008F0129"/>
    <w:rsid w:val="008F1E52"/>
    <w:rsid w:val="008F3623"/>
    <w:rsid w:val="008F3F58"/>
    <w:rsid w:val="008F545F"/>
    <w:rsid w:val="008F5BD3"/>
    <w:rsid w:val="008F7240"/>
    <w:rsid w:val="00900BAB"/>
    <w:rsid w:val="00900C8A"/>
    <w:rsid w:val="00901C34"/>
    <w:rsid w:val="0090325B"/>
    <w:rsid w:val="009039DC"/>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04F"/>
    <w:rsid w:val="00925889"/>
    <w:rsid w:val="009300B6"/>
    <w:rsid w:val="009304A6"/>
    <w:rsid w:val="0093087B"/>
    <w:rsid w:val="0093296D"/>
    <w:rsid w:val="009329D2"/>
    <w:rsid w:val="00932C89"/>
    <w:rsid w:val="00934630"/>
    <w:rsid w:val="00935701"/>
    <w:rsid w:val="00936A60"/>
    <w:rsid w:val="00937092"/>
    <w:rsid w:val="00937D97"/>
    <w:rsid w:val="00937E5A"/>
    <w:rsid w:val="00941E46"/>
    <w:rsid w:val="00942F80"/>
    <w:rsid w:val="00943A15"/>
    <w:rsid w:val="00943D75"/>
    <w:rsid w:val="00943F21"/>
    <w:rsid w:val="00944734"/>
    <w:rsid w:val="00944CDF"/>
    <w:rsid w:val="009463BB"/>
    <w:rsid w:val="00947BFF"/>
    <w:rsid w:val="0095140D"/>
    <w:rsid w:val="00951A39"/>
    <w:rsid w:val="00952411"/>
    <w:rsid w:val="00952ECE"/>
    <w:rsid w:val="00953072"/>
    <w:rsid w:val="0095515C"/>
    <w:rsid w:val="009564AC"/>
    <w:rsid w:val="0095760F"/>
    <w:rsid w:val="00957686"/>
    <w:rsid w:val="00960BA6"/>
    <w:rsid w:val="0096226B"/>
    <w:rsid w:val="00964E49"/>
    <w:rsid w:val="00965F40"/>
    <w:rsid w:val="00965FAA"/>
    <w:rsid w:val="00966026"/>
    <w:rsid w:val="009673EB"/>
    <w:rsid w:val="00967518"/>
    <w:rsid w:val="00967F09"/>
    <w:rsid w:val="009732EE"/>
    <w:rsid w:val="00974865"/>
    <w:rsid w:val="0097606E"/>
    <w:rsid w:val="00977D66"/>
    <w:rsid w:val="00980410"/>
    <w:rsid w:val="009814BB"/>
    <w:rsid w:val="009816B9"/>
    <w:rsid w:val="0098222C"/>
    <w:rsid w:val="009824AD"/>
    <w:rsid w:val="0098315D"/>
    <w:rsid w:val="00983480"/>
    <w:rsid w:val="00983E0A"/>
    <w:rsid w:val="00983F9B"/>
    <w:rsid w:val="00984BB0"/>
    <w:rsid w:val="00985095"/>
    <w:rsid w:val="00985386"/>
    <w:rsid w:val="009854FD"/>
    <w:rsid w:val="009864BB"/>
    <w:rsid w:val="00986B78"/>
    <w:rsid w:val="00990A90"/>
    <w:rsid w:val="00991C57"/>
    <w:rsid w:val="009940BE"/>
    <w:rsid w:val="009946FB"/>
    <w:rsid w:val="00994F61"/>
    <w:rsid w:val="00995831"/>
    <w:rsid w:val="009972CC"/>
    <w:rsid w:val="009A2092"/>
    <w:rsid w:val="009A23A6"/>
    <w:rsid w:val="009A2D98"/>
    <w:rsid w:val="009A5E99"/>
    <w:rsid w:val="009A67DE"/>
    <w:rsid w:val="009A703C"/>
    <w:rsid w:val="009A73CA"/>
    <w:rsid w:val="009A7725"/>
    <w:rsid w:val="009B2B77"/>
    <w:rsid w:val="009B2D7C"/>
    <w:rsid w:val="009B3C1F"/>
    <w:rsid w:val="009B4520"/>
    <w:rsid w:val="009B469F"/>
    <w:rsid w:val="009B5ADF"/>
    <w:rsid w:val="009C096F"/>
    <w:rsid w:val="009C1516"/>
    <w:rsid w:val="009C1A6D"/>
    <w:rsid w:val="009C2211"/>
    <w:rsid w:val="009C23CD"/>
    <w:rsid w:val="009C261B"/>
    <w:rsid w:val="009C310E"/>
    <w:rsid w:val="009C3CB4"/>
    <w:rsid w:val="009C4444"/>
    <w:rsid w:val="009C5B97"/>
    <w:rsid w:val="009C730D"/>
    <w:rsid w:val="009D140B"/>
    <w:rsid w:val="009D182D"/>
    <w:rsid w:val="009D2FFA"/>
    <w:rsid w:val="009D3389"/>
    <w:rsid w:val="009D3597"/>
    <w:rsid w:val="009D41F3"/>
    <w:rsid w:val="009D4BA5"/>
    <w:rsid w:val="009D5821"/>
    <w:rsid w:val="009D63F0"/>
    <w:rsid w:val="009D6BCF"/>
    <w:rsid w:val="009D75C8"/>
    <w:rsid w:val="009D7F8E"/>
    <w:rsid w:val="009E3561"/>
    <w:rsid w:val="009E67E3"/>
    <w:rsid w:val="009E7ADA"/>
    <w:rsid w:val="009F0A06"/>
    <w:rsid w:val="009F19C2"/>
    <w:rsid w:val="009F2A2F"/>
    <w:rsid w:val="009F3F11"/>
    <w:rsid w:val="009F582B"/>
    <w:rsid w:val="009F6BB6"/>
    <w:rsid w:val="009F79AA"/>
    <w:rsid w:val="00A008F7"/>
    <w:rsid w:val="00A00963"/>
    <w:rsid w:val="00A01FAD"/>
    <w:rsid w:val="00A025BD"/>
    <w:rsid w:val="00A0616F"/>
    <w:rsid w:val="00A06D4C"/>
    <w:rsid w:val="00A07DB6"/>
    <w:rsid w:val="00A11D85"/>
    <w:rsid w:val="00A12510"/>
    <w:rsid w:val="00A129D2"/>
    <w:rsid w:val="00A14441"/>
    <w:rsid w:val="00A15169"/>
    <w:rsid w:val="00A17DFF"/>
    <w:rsid w:val="00A17E5A"/>
    <w:rsid w:val="00A206A0"/>
    <w:rsid w:val="00A233A1"/>
    <w:rsid w:val="00A24663"/>
    <w:rsid w:val="00A26F11"/>
    <w:rsid w:val="00A309A4"/>
    <w:rsid w:val="00A319B1"/>
    <w:rsid w:val="00A31DED"/>
    <w:rsid w:val="00A34795"/>
    <w:rsid w:val="00A3493C"/>
    <w:rsid w:val="00A357FE"/>
    <w:rsid w:val="00A35815"/>
    <w:rsid w:val="00A35BBD"/>
    <w:rsid w:val="00A36B84"/>
    <w:rsid w:val="00A36CE1"/>
    <w:rsid w:val="00A37563"/>
    <w:rsid w:val="00A37827"/>
    <w:rsid w:val="00A40688"/>
    <w:rsid w:val="00A40FD7"/>
    <w:rsid w:val="00A4221D"/>
    <w:rsid w:val="00A42F70"/>
    <w:rsid w:val="00A43C46"/>
    <w:rsid w:val="00A43D2B"/>
    <w:rsid w:val="00A440D0"/>
    <w:rsid w:val="00A451DF"/>
    <w:rsid w:val="00A4623F"/>
    <w:rsid w:val="00A46D19"/>
    <w:rsid w:val="00A47814"/>
    <w:rsid w:val="00A5016A"/>
    <w:rsid w:val="00A516F0"/>
    <w:rsid w:val="00A519B8"/>
    <w:rsid w:val="00A51AA2"/>
    <w:rsid w:val="00A51B48"/>
    <w:rsid w:val="00A52400"/>
    <w:rsid w:val="00A531CB"/>
    <w:rsid w:val="00A55569"/>
    <w:rsid w:val="00A55948"/>
    <w:rsid w:val="00A5602F"/>
    <w:rsid w:val="00A56CDE"/>
    <w:rsid w:val="00A60617"/>
    <w:rsid w:val="00A62779"/>
    <w:rsid w:val="00A62CFE"/>
    <w:rsid w:val="00A6462E"/>
    <w:rsid w:val="00A66806"/>
    <w:rsid w:val="00A67223"/>
    <w:rsid w:val="00A7011E"/>
    <w:rsid w:val="00A704F1"/>
    <w:rsid w:val="00A70873"/>
    <w:rsid w:val="00A708EC"/>
    <w:rsid w:val="00A71935"/>
    <w:rsid w:val="00A728E6"/>
    <w:rsid w:val="00A74C42"/>
    <w:rsid w:val="00A768EF"/>
    <w:rsid w:val="00A76EAE"/>
    <w:rsid w:val="00A7720C"/>
    <w:rsid w:val="00A83578"/>
    <w:rsid w:val="00A83B49"/>
    <w:rsid w:val="00A84632"/>
    <w:rsid w:val="00A8465E"/>
    <w:rsid w:val="00A857E7"/>
    <w:rsid w:val="00A867C0"/>
    <w:rsid w:val="00A87845"/>
    <w:rsid w:val="00A87C2C"/>
    <w:rsid w:val="00A911BE"/>
    <w:rsid w:val="00A9180F"/>
    <w:rsid w:val="00A922A5"/>
    <w:rsid w:val="00A938B2"/>
    <w:rsid w:val="00A94972"/>
    <w:rsid w:val="00A97496"/>
    <w:rsid w:val="00A976B3"/>
    <w:rsid w:val="00AA09A4"/>
    <w:rsid w:val="00AA2510"/>
    <w:rsid w:val="00AA3711"/>
    <w:rsid w:val="00AA461F"/>
    <w:rsid w:val="00AA60AB"/>
    <w:rsid w:val="00AA760B"/>
    <w:rsid w:val="00AA7895"/>
    <w:rsid w:val="00AB02F6"/>
    <w:rsid w:val="00AB0F11"/>
    <w:rsid w:val="00AB1579"/>
    <w:rsid w:val="00AB1C05"/>
    <w:rsid w:val="00AB1E26"/>
    <w:rsid w:val="00AB2243"/>
    <w:rsid w:val="00AB55B3"/>
    <w:rsid w:val="00AB5E12"/>
    <w:rsid w:val="00AB64C7"/>
    <w:rsid w:val="00AC069B"/>
    <w:rsid w:val="00AC08DF"/>
    <w:rsid w:val="00AC0DC0"/>
    <w:rsid w:val="00AC2E6D"/>
    <w:rsid w:val="00AC4940"/>
    <w:rsid w:val="00AC50C0"/>
    <w:rsid w:val="00AC558A"/>
    <w:rsid w:val="00AC57DD"/>
    <w:rsid w:val="00AC5A44"/>
    <w:rsid w:val="00AC6307"/>
    <w:rsid w:val="00AC7276"/>
    <w:rsid w:val="00AD03FA"/>
    <w:rsid w:val="00AD0ADB"/>
    <w:rsid w:val="00AD13A2"/>
    <w:rsid w:val="00AD2F22"/>
    <w:rsid w:val="00AD2F7B"/>
    <w:rsid w:val="00AD4404"/>
    <w:rsid w:val="00AD4CD1"/>
    <w:rsid w:val="00AD578D"/>
    <w:rsid w:val="00AD58C1"/>
    <w:rsid w:val="00AD62A8"/>
    <w:rsid w:val="00AD6A79"/>
    <w:rsid w:val="00AD6CB9"/>
    <w:rsid w:val="00AD6FFE"/>
    <w:rsid w:val="00AD70C6"/>
    <w:rsid w:val="00AD721A"/>
    <w:rsid w:val="00AD7B79"/>
    <w:rsid w:val="00AD7EF7"/>
    <w:rsid w:val="00AE03D5"/>
    <w:rsid w:val="00AE0551"/>
    <w:rsid w:val="00AE0A35"/>
    <w:rsid w:val="00AE15ED"/>
    <w:rsid w:val="00AE26D5"/>
    <w:rsid w:val="00AE2B8F"/>
    <w:rsid w:val="00AE2C19"/>
    <w:rsid w:val="00AE58D1"/>
    <w:rsid w:val="00AE6E7C"/>
    <w:rsid w:val="00AE73D8"/>
    <w:rsid w:val="00AE7556"/>
    <w:rsid w:val="00AE7D19"/>
    <w:rsid w:val="00AF02AC"/>
    <w:rsid w:val="00AF1433"/>
    <w:rsid w:val="00AF2EC4"/>
    <w:rsid w:val="00AF3FE7"/>
    <w:rsid w:val="00AF7CAA"/>
    <w:rsid w:val="00B001BB"/>
    <w:rsid w:val="00B01C19"/>
    <w:rsid w:val="00B01D9E"/>
    <w:rsid w:val="00B05CB9"/>
    <w:rsid w:val="00B074FD"/>
    <w:rsid w:val="00B07984"/>
    <w:rsid w:val="00B07D80"/>
    <w:rsid w:val="00B10B50"/>
    <w:rsid w:val="00B10DC2"/>
    <w:rsid w:val="00B11BF7"/>
    <w:rsid w:val="00B11EF1"/>
    <w:rsid w:val="00B11F9D"/>
    <w:rsid w:val="00B122FD"/>
    <w:rsid w:val="00B12EC1"/>
    <w:rsid w:val="00B14882"/>
    <w:rsid w:val="00B16E7C"/>
    <w:rsid w:val="00B1735D"/>
    <w:rsid w:val="00B1799B"/>
    <w:rsid w:val="00B17B8A"/>
    <w:rsid w:val="00B21279"/>
    <w:rsid w:val="00B2140E"/>
    <w:rsid w:val="00B220F4"/>
    <w:rsid w:val="00B22614"/>
    <w:rsid w:val="00B22E85"/>
    <w:rsid w:val="00B25170"/>
    <w:rsid w:val="00B270CD"/>
    <w:rsid w:val="00B27715"/>
    <w:rsid w:val="00B307BE"/>
    <w:rsid w:val="00B30A20"/>
    <w:rsid w:val="00B32327"/>
    <w:rsid w:val="00B32C65"/>
    <w:rsid w:val="00B345C7"/>
    <w:rsid w:val="00B34AB1"/>
    <w:rsid w:val="00B34D15"/>
    <w:rsid w:val="00B34E77"/>
    <w:rsid w:val="00B358E0"/>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12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6EF7"/>
    <w:rsid w:val="00B5754F"/>
    <w:rsid w:val="00B6139A"/>
    <w:rsid w:val="00B61700"/>
    <w:rsid w:val="00B62913"/>
    <w:rsid w:val="00B62A72"/>
    <w:rsid w:val="00B63D67"/>
    <w:rsid w:val="00B64248"/>
    <w:rsid w:val="00B64BAF"/>
    <w:rsid w:val="00B66461"/>
    <w:rsid w:val="00B67915"/>
    <w:rsid w:val="00B70897"/>
    <w:rsid w:val="00B71D33"/>
    <w:rsid w:val="00B734D3"/>
    <w:rsid w:val="00B74CBB"/>
    <w:rsid w:val="00B7596F"/>
    <w:rsid w:val="00B75D34"/>
    <w:rsid w:val="00B7667C"/>
    <w:rsid w:val="00B808B5"/>
    <w:rsid w:val="00B8247D"/>
    <w:rsid w:val="00B827FE"/>
    <w:rsid w:val="00B832E8"/>
    <w:rsid w:val="00B83B38"/>
    <w:rsid w:val="00B849A3"/>
    <w:rsid w:val="00B87A50"/>
    <w:rsid w:val="00B908FA"/>
    <w:rsid w:val="00B91200"/>
    <w:rsid w:val="00B92220"/>
    <w:rsid w:val="00B927B0"/>
    <w:rsid w:val="00B92EB3"/>
    <w:rsid w:val="00B95361"/>
    <w:rsid w:val="00B9593F"/>
    <w:rsid w:val="00B9612C"/>
    <w:rsid w:val="00B96271"/>
    <w:rsid w:val="00B96316"/>
    <w:rsid w:val="00B964BD"/>
    <w:rsid w:val="00B967E3"/>
    <w:rsid w:val="00BA026A"/>
    <w:rsid w:val="00BA2E6A"/>
    <w:rsid w:val="00BA3283"/>
    <w:rsid w:val="00BA3828"/>
    <w:rsid w:val="00BA4A28"/>
    <w:rsid w:val="00BA63E4"/>
    <w:rsid w:val="00BA66EC"/>
    <w:rsid w:val="00BB07B0"/>
    <w:rsid w:val="00BB0B55"/>
    <w:rsid w:val="00BB329A"/>
    <w:rsid w:val="00BB335C"/>
    <w:rsid w:val="00BB3699"/>
    <w:rsid w:val="00BB3B34"/>
    <w:rsid w:val="00BB465F"/>
    <w:rsid w:val="00BB4EE1"/>
    <w:rsid w:val="00BB7AB5"/>
    <w:rsid w:val="00BC086B"/>
    <w:rsid w:val="00BC0976"/>
    <w:rsid w:val="00BC20F5"/>
    <w:rsid w:val="00BC2A28"/>
    <w:rsid w:val="00BC3D06"/>
    <w:rsid w:val="00BC41ED"/>
    <w:rsid w:val="00BC4BBB"/>
    <w:rsid w:val="00BC5383"/>
    <w:rsid w:val="00BC5C24"/>
    <w:rsid w:val="00BD0DD6"/>
    <w:rsid w:val="00BD202F"/>
    <w:rsid w:val="00BD2C86"/>
    <w:rsid w:val="00BD43FC"/>
    <w:rsid w:val="00BD4E6E"/>
    <w:rsid w:val="00BD52CD"/>
    <w:rsid w:val="00BD5422"/>
    <w:rsid w:val="00BD61A6"/>
    <w:rsid w:val="00BD621B"/>
    <w:rsid w:val="00BD6305"/>
    <w:rsid w:val="00BD7222"/>
    <w:rsid w:val="00BD73B3"/>
    <w:rsid w:val="00BD746C"/>
    <w:rsid w:val="00BD79EF"/>
    <w:rsid w:val="00BD7AEC"/>
    <w:rsid w:val="00BE00F1"/>
    <w:rsid w:val="00BE04C2"/>
    <w:rsid w:val="00BE0793"/>
    <w:rsid w:val="00BE0944"/>
    <w:rsid w:val="00BE235B"/>
    <w:rsid w:val="00BE5C4A"/>
    <w:rsid w:val="00BE6686"/>
    <w:rsid w:val="00BE6883"/>
    <w:rsid w:val="00BE77C2"/>
    <w:rsid w:val="00BF0C35"/>
    <w:rsid w:val="00BF0ED0"/>
    <w:rsid w:val="00BF1318"/>
    <w:rsid w:val="00BF1915"/>
    <w:rsid w:val="00BF1ECB"/>
    <w:rsid w:val="00BF2076"/>
    <w:rsid w:val="00BF3C70"/>
    <w:rsid w:val="00BF5AB9"/>
    <w:rsid w:val="00BF73B1"/>
    <w:rsid w:val="00BF7690"/>
    <w:rsid w:val="00C03948"/>
    <w:rsid w:val="00C04C33"/>
    <w:rsid w:val="00C05158"/>
    <w:rsid w:val="00C07A15"/>
    <w:rsid w:val="00C07D83"/>
    <w:rsid w:val="00C1087F"/>
    <w:rsid w:val="00C108A5"/>
    <w:rsid w:val="00C11EF2"/>
    <w:rsid w:val="00C12299"/>
    <w:rsid w:val="00C13D88"/>
    <w:rsid w:val="00C16C06"/>
    <w:rsid w:val="00C2080C"/>
    <w:rsid w:val="00C209FE"/>
    <w:rsid w:val="00C21AAE"/>
    <w:rsid w:val="00C21DB0"/>
    <w:rsid w:val="00C21E49"/>
    <w:rsid w:val="00C225D0"/>
    <w:rsid w:val="00C22AA0"/>
    <w:rsid w:val="00C23655"/>
    <w:rsid w:val="00C24A48"/>
    <w:rsid w:val="00C261F8"/>
    <w:rsid w:val="00C26758"/>
    <w:rsid w:val="00C27D4A"/>
    <w:rsid w:val="00C304C7"/>
    <w:rsid w:val="00C30769"/>
    <w:rsid w:val="00C31E28"/>
    <w:rsid w:val="00C325A3"/>
    <w:rsid w:val="00C3262D"/>
    <w:rsid w:val="00C32959"/>
    <w:rsid w:val="00C32ADD"/>
    <w:rsid w:val="00C33217"/>
    <w:rsid w:val="00C34FD4"/>
    <w:rsid w:val="00C353F5"/>
    <w:rsid w:val="00C362C5"/>
    <w:rsid w:val="00C36A2F"/>
    <w:rsid w:val="00C36C2E"/>
    <w:rsid w:val="00C413E6"/>
    <w:rsid w:val="00C4278F"/>
    <w:rsid w:val="00C43BD9"/>
    <w:rsid w:val="00C44602"/>
    <w:rsid w:val="00C455AA"/>
    <w:rsid w:val="00C45B55"/>
    <w:rsid w:val="00C45C9D"/>
    <w:rsid w:val="00C469FD"/>
    <w:rsid w:val="00C46A73"/>
    <w:rsid w:val="00C47018"/>
    <w:rsid w:val="00C47381"/>
    <w:rsid w:val="00C47E0F"/>
    <w:rsid w:val="00C514A9"/>
    <w:rsid w:val="00C51F09"/>
    <w:rsid w:val="00C5218C"/>
    <w:rsid w:val="00C52DE9"/>
    <w:rsid w:val="00C5337F"/>
    <w:rsid w:val="00C5542B"/>
    <w:rsid w:val="00C57F79"/>
    <w:rsid w:val="00C60A78"/>
    <w:rsid w:val="00C61D32"/>
    <w:rsid w:val="00C621A9"/>
    <w:rsid w:val="00C6284D"/>
    <w:rsid w:val="00C63733"/>
    <w:rsid w:val="00C6459A"/>
    <w:rsid w:val="00C64909"/>
    <w:rsid w:val="00C65CE6"/>
    <w:rsid w:val="00C66F72"/>
    <w:rsid w:val="00C67C3E"/>
    <w:rsid w:val="00C71B81"/>
    <w:rsid w:val="00C72A11"/>
    <w:rsid w:val="00C738C5"/>
    <w:rsid w:val="00C75BE3"/>
    <w:rsid w:val="00C75F92"/>
    <w:rsid w:val="00C76B94"/>
    <w:rsid w:val="00C838CB"/>
    <w:rsid w:val="00C83F83"/>
    <w:rsid w:val="00C85902"/>
    <w:rsid w:val="00C86A5E"/>
    <w:rsid w:val="00C86DBE"/>
    <w:rsid w:val="00C8744E"/>
    <w:rsid w:val="00C87532"/>
    <w:rsid w:val="00C87BEA"/>
    <w:rsid w:val="00C907A8"/>
    <w:rsid w:val="00C91523"/>
    <w:rsid w:val="00C928AB"/>
    <w:rsid w:val="00C94012"/>
    <w:rsid w:val="00C9469B"/>
    <w:rsid w:val="00C9696C"/>
    <w:rsid w:val="00C97610"/>
    <w:rsid w:val="00CA1C88"/>
    <w:rsid w:val="00CA3393"/>
    <w:rsid w:val="00CA7DF5"/>
    <w:rsid w:val="00CB061F"/>
    <w:rsid w:val="00CB1E29"/>
    <w:rsid w:val="00CB26AB"/>
    <w:rsid w:val="00CB5D85"/>
    <w:rsid w:val="00CC0516"/>
    <w:rsid w:val="00CC0FEC"/>
    <w:rsid w:val="00CC2C90"/>
    <w:rsid w:val="00CC42BC"/>
    <w:rsid w:val="00CC430C"/>
    <w:rsid w:val="00CC52F4"/>
    <w:rsid w:val="00CC611D"/>
    <w:rsid w:val="00CC721C"/>
    <w:rsid w:val="00CC7259"/>
    <w:rsid w:val="00CC74C2"/>
    <w:rsid w:val="00CD098E"/>
    <w:rsid w:val="00CD2812"/>
    <w:rsid w:val="00CD28C6"/>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0E1E"/>
    <w:rsid w:val="00CF1C7A"/>
    <w:rsid w:val="00CF3BC0"/>
    <w:rsid w:val="00CF5D38"/>
    <w:rsid w:val="00CF725B"/>
    <w:rsid w:val="00D00478"/>
    <w:rsid w:val="00D007E8"/>
    <w:rsid w:val="00D02205"/>
    <w:rsid w:val="00D02647"/>
    <w:rsid w:val="00D0268F"/>
    <w:rsid w:val="00D0466E"/>
    <w:rsid w:val="00D0639C"/>
    <w:rsid w:val="00D06E88"/>
    <w:rsid w:val="00D10DA5"/>
    <w:rsid w:val="00D114D5"/>
    <w:rsid w:val="00D114DD"/>
    <w:rsid w:val="00D13821"/>
    <w:rsid w:val="00D143DB"/>
    <w:rsid w:val="00D15826"/>
    <w:rsid w:val="00D15B2C"/>
    <w:rsid w:val="00D15FB4"/>
    <w:rsid w:val="00D16846"/>
    <w:rsid w:val="00D16ED0"/>
    <w:rsid w:val="00D17256"/>
    <w:rsid w:val="00D2029D"/>
    <w:rsid w:val="00D206F5"/>
    <w:rsid w:val="00D20FA9"/>
    <w:rsid w:val="00D21033"/>
    <w:rsid w:val="00D23577"/>
    <w:rsid w:val="00D23CF7"/>
    <w:rsid w:val="00D2561F"/>
    <w:rsid w:val="00D25C4A"/>
    <w:rsid w:val="00D26927"/>
    <w:rsid w:val="00D26A17"/>
    <w:rsid w:val="00D27D76"/>
    <w:rsid w:val="00D3005F"/>
    <w:rsid w:val="00D315D5"/>
    <w:rsid w:val="00D32387"/>
    <w:rsid w:val="00D337E5"/>
    <w:rsid w:val="00D36F5F"/>
    <w:rsid w:val="00D41733"/>
    <w:rsid w:val="00D41FAB"/>
    <w:rsid w:val="00D42943"/>
    <w:rsid w:val="00D448A5"/>
    <w:rsid w:val="00D454BF"/>
    <w:rsid w:val="00D45F62"/>
    <w:rsid w:val="00D46826"/>
    <w:rsid w:val="00D46CC2"/>
    <w:rsid w:val="00D47049"/>
    <w:rsid w:val="00D47AF2"/>
    <w:rsid w:val="00D47C89"/>
    <w:rsid w:val="00D50EA7"/>
    <w:rsid w:val="00D50F7A"/>
    <w:rsid w:val="00D5164C"/>
    <w:rsid w:val="00D523FE"/>
    <w:rsid w:val="00D52E8D"/>
    <w:rsid w:val="00D52FC2"/>
    <w:rsid w:val="00D5486E"/>
    <w:rsid w:val="00D54BF5"/>
    <w:rsid w:val="00D55105"/>
    <w:rsid w:val="00D57B93"/>
    <w:rsid w:val="00D57E4A"/>
    <w:rsid w:val="00D60283"/>
    <w:rsid w:val="00D6045A"/>
    <w:rsid w:val="00D60A1F"/>
    <w:rsid w:val="00D6200D"/>
    <w:rsid w:val="00D621DF"/>
    <w:rsid w:val="00D64278"/>
    <w:rsid w:val="00D651A7"/>
    <w:rsid w:val="00D65F4D"/>
    <w:rsid w:val="00D70B5D"/>
    <w:rsid w:val="00D71664"/>
    <w:rsid w:val="00D72AC0"/>
    <w:rsid w:val="00D7385F"/>
    <w:rsid w:val="00D74CAF"/>
    <w:rsid w:val="00D758B6"/>
    <w:rsid w:val="00D76FF4"/>
    <w:rsid w:val="00D770BE"/>
    <w:rsid w:val="00D81005"/>
    <w:rsid w:val="00D83AC5"/>
    <w:rsid w:val="00D86CC2"/>
    <w:rsid w:val="00D92437"/>
    <w:rsid w:val="00D92D3E"/>
    <w:rsid w:val="00D95BEF"/>
    <w:rsid w:val="00D966BC"/>
    <w:rsid w:val="00D9676B"/>
    <w:rsid w:val="00D97343"/>
    <w:rsid w:val="00D97670"/>
    <w:rsid w:val="00D9796F"/>
    <w:rsid w:val="00DA1511"/>
    <w:rsid w:val="00DA23A3"/>
    <w:rsid w:val="00DA2FE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2B6F"/>
    <w:rsid w:val="00DD38B7"/>
    <w:rsid w:val="00DD39AE"/>
    <w:rsid w:val="00DD5382"/>
    <w:rsid w:val="00DD6103"/>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D46"/>
    <w:rsid w:val="00DF3F07"/>
    <w:rsid w:val="00DF40D9"/>
    <w:rsid w:val="00DF47C8"/>
    <w:rsid w:val="00DF48E4"/>
    <w:rsid w:val="00DF645F"/>
    <w:rsid w:val="00DF7AED"/>
    <w:rsid w:val="00E00D1B"/>
    <w:rsid w:val="00E00D2B"/>
    <w:rsid w:val="00E02143"/>
    <w:rsid w:val="00E02161"/>
    <w:rsid w:val="00E02592"/>
    <w:rsid w:val="00E02D0E"/>
    <w:rsid w:val="00E03EAB"/>
    <w:rsid w:val="00E0586E"/>
    <w:rsid w:val="00E06654"/>
    <w:rsid w:val="00E07F18"/>
    <w:rsid w:val="00E07F5B"/>
    <w:rsid w:val="00E10955"/>
    <w:rsid w:val="00E13592"/>
    <w:rsid w:val="00E13FD2"/>
    <w:rsid w:val="00E165D2"/>
    <w:rsid w:val="00E1724C"/>
    <w:rsid w:val="00E176C0"/>
    <w:rsid w:val="00E20940"/>
    <w:rsid w:val="00E20C85"/>
    <w:rsid w:val="00E21AD2"/>
    <w:rsid w:val="00E22AD3"/>
    <w:rsid w:val="00E24064"/>
    <w:rsid w:val="00E2450D"/>
    <w:rsid w:val="00E24837"/>
    <w:rsid w:val="00E2520C"/>
    <w:rsid w:val="00E26C4F"/>
    <w:rsid w:val="00E30346"/>
    <w:rsid w:val="00E30937"/>
    <w:rsid w:val="00E314FF"/>
    <w:rsid w:val="00E321F3"/>
    <w:rsid w:val="00E32F34"/>
    <w:rsid w:val="00E336D0"/>
    <w:rsid w:val="00E34725"/>
    <w:rsid w:val="00E34CE1"/>
    <w:rsid w:val="00E3655F"/>
    <w:rsid w:val="00E4176C"/>
    <w:rsid w:val="00E430D6"/>
    <w:rsid w:val="00E43538"/>
    <w:rsid w:val="00E435E0"/>
    <w:rsid w:val="00E43DE1"/>
    <w:rsid w:val="00E44A97"/>
    <w:rsid w:val="00E44D60"/>
    <w:rsid w:val="00E44F6D"/>
    <w:rsid w:val="00E46618"/>
    <w:rsid w:val="00E46E02"/>
    <w:rsid w:val="00E52D73"/>
    <w:rsid w:val="00E549FC"/>
    <w:rsid w:val="00E56164"/>
    <w:rsid w:val="00E60509"/>
    <w:rsid w:val="00E6096A"/>
    <w:rsid w:val="00E61559"/>
    <w:rsid w:val="00E61C67"/>
    <w:rsid w:val="00E629FF"/>
    <w:rsid w:val="00E6654A"/>
    <w:rsid w:val="00E67C0A"/>
    <w:rsid w:val="00E7027A"/>
    <w:rsid w:val="00E713ED"/>
    <w:rsid w:val="00E715BE"/>
    <w:rsid w:val="00E71A4E"/>
    <w:rsid w:val="00E71AB6"/>
    <w:rsid w:val="00E71B1F"/>
    <w:rsid w:val="00E71D44"/>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0264"/>
    <w:rsid w:val="00EA3401"/>
    <w:rsid w:val="00EA4C32"/>
    <w:rsid w:val="00EA6F12"/>
    <w:rsid w:val="00EA7F1C"/>
    <w:rsid w:val="00EB115B"/>
    <w:rsid w:val="00EB11F1"/>
    <w:rsid w:val="00EB127C"/>
    <w:rsid w:val="00EB3650"/>
    <w:rsid w:val="00EB42AE"/>
    <w:rsid w:val="00EB42F1"/>
    <w:rsid w:val="00EB4CE1"/>
    <w:rsid w:val="00EB6FB5"/>
    <w:rsid w:val="00EC0188"/>
    <w:rsid w:val="00EC06A7"/>
    <w:rsid w:val="00EC0935"/>
    <w:rsid w:val="00EC0CDA"/>
    <w:rsid w:val="00EC109B"/>
    <w:rsid w:val="00EC6EF9"/>
    <w:rsid w:val="00ED06F1"/>
    <w:rsid w:val="00ED0716"/>
    <w:rsid w:val="00ED0E0D"/>
    <w:rsid w:val="00ED2072"/>
    <w:rsid w:val="00ED2134"/>
    <w:rsid w:val="00ED2D39"/>
    <w:rsid w:val="00ED2E91"/>
    <w:rsid w:val="00ED4A53"/>
    <w:rsid w:val="00ED50E4"/>
    <w:rsid w:val="00EE0694"/>
    <w:rsid w:val="00EE1399"/>
    <w:rsid w:val="00EE175E"/>
    <w:rsid w:val="00EE24A2"/>
    <w:rsid w:val="00EE2DD4"/>
    <w:rsid w:val="00EE3C9F"/>
    <w:rsid w:val="00EE3EF9"/>
    <w:rsid w:val="00EE46D3"/>
    <w:rsid w:val="00EE49AA"/>
    <w:rsid w:val="00EE5351"/>
    <w:rsid w:val="00EE6A08"/>
    <w:rsid w:val="00EF05DD"/>
    <w:rsid w:val="00EF0904"/>
    <w:rsid w:val="00EF1B4B"/>
    <w:rsid w:val="00EF2674"/>
    <w:rsid w:val="00EF2E96"/>
    <w:rsid w:val="00EF330C"/>
    <w:rsid w:val="00EF4161"/>
    <w:rsid w:val="00EF42A4"/>
    <w:rsid w:val="00EF5C44"/>
    <w:rsid w:val="00EF6D7B"/>
    <w:rsid w:val="00EF7368"/>
    <w:rsid w:val="00EF75B3"/>
    <w:rsid w:val="00EF7645"/>
    <w:rsid w:val="00EF76F3"/>
    <w:rsid w:val="00F00F6E"/>
    <w:rsid w:val="00F02080"/>
    <w:rsid w:val="00F02459"/>
    <w:rsid w:val="00F05461"/>
    <w:rsid w:val="00F05472"/>
    <w:rsid w:val="00F0700C"/>
    <w:rsid w:val="00F11A13"/>
    <w:rsid w:val="00F127C5"/>
    <w:rsid w:val="00F13BE8"/>
    <w:rsid w:val="00F14388"/>
    <w:rsid w:val="00F148AD"/>
    <w:rsid w:val="00F150E6"/>
    <w:rsid w:val="00F15D4D"/>
    <w:rsid w:val="00F163F4"/>
    <w:rsid w:val="00F17DD1"/>
    <w:rsid w:val="00F20247"/>
    <w:rsid w:val="00F2032B"/>
    <w:rsid w:val="00F20C93"/>
    <w:rsid w:val="00F20CBC"/>
    <w:rsid w:val="00F21DF2"/>
    <w:rsid w:val="00F23C57"/>
    <w:rsid w:val="00F24850"/>
    <w:rsid w:val="00F25194"/>
    <w:rsid w:val="00F26C82"/>
    <w:rsid w:val="00F304EE"/>
    <w:rsid w:val="00F332F2"/>
    <w:rsid w:val="00F33572"/>
    <w:rsid w:val="00F35428"/>
    <w:rsid w:val="00F35BC0"/>
    <w:rsid w:val="00F419AB"/>
    <w:rsid w:val="00F4343F"/>
    <w:rsid w:val="00F45509"/>
    <w:rsid w:val="00F4578C"/>
    <w:rsid w:val="00F45B4A"/>
    <w:rsid w:val="00F4730C"/>
    <w:rsid w:val="00F47638"/>
    <w:rsid w:val="00F479B2"/>
    <w:rsid w:val="00F51456"/>
    <w:rsid w:val="00F51463"/>
    <w:rsid w:val="00F51B4C"/>
    <w:rsid w:val="00F51FBB"/>
    <w:rsid w:val="00F56170"/>
    <w:rsid w:val="00F572C3"/>
    <w:rsid w:val="00F60438"/>
    <w:rsid w:val="00F622D8"/>
    <w:rsid w:val="00F630AC"/>
    <w:rsid w:val="00F633FD"/>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4D12"/>
    <w:rsid w:val="00F7515C"/>
    <w:rsid w:val="00F7581A"/>
    <w:rsid w:val="00F76CA7"/>
    <w:rsid w:val="00F813C8"/>
    <w:rsid w:val="00F82F29"/>
    <w:rsid w:val="00F85D59"/>
    <w:rsid w:val="00F87FD9"/>
    <w:rsid w:val="00F91D42"/>
    <w:rsid w:val="00F91F91"/>
    <w:rsid w:val="00F9296B"/>
    <w:rsid w:val="00F93519"/>
    <w:rsid w:val="00F935A9"/>
    <w:rsid w:val="00F938B8"/>
    <w:rsid w:val="00F93BBF"/>
    <w:rsid w:val="00F941D4"/>
    <w:rsid w:val="00FA052A"/>
    <w:rsid w:val="00FA05E7"/>
    <w:rsid w:val="00FA2ADF"/>
    <w:rsid w:val="00FA4412"/>
    <w:rsid w:val="00FA4DD8"/>
    <w:rsid w:val="00FA53E4"/>
    <w:rsid w:val="00FA5F3C"/>
    <w:rsid w:val="00FA6678"/>
    <w:rsid w:val="00FB06DB"/>
    <w:rsid w:val="00FB0C2C"/>
    <w:rsid w:val="00FB1829"/>
    <w:rsid w:val="00FB2671"/>
    <w:rsid w:val="00FB2824"/>
    <w:rsid w:val="00FB2B17"/>
    <w:rsid w:val="00FB31C3"/>
    <w:rsid w:val="00FB3C33"/>
    <w:rsid w:val="00FB577E"/>
    <w:rsid w:val="00FB620E"/>
    <w:rsid w:val="00FB666E"/>
    <w:rsid w:val="00FB6B81"/>
    <w:rsid w:val="00FB7F72"/>
    <w:rsid w:val="00FC0B51"/>
    <w:rsid w:val="00FC110A"/>
    <w:rsid w:val="00FC1A4A"/>
    <w:rsid w:val="00FC1C0A"/>
    <w:rsid w:val="00FC2280"/>
    <w:rsid w:val="00FC2614"/>
    <w:rsid w:val="00FC3006"/>
    <w:rsid w:val="00FC3700"/>
    <w:rsid w:val="00FC5FD3"/>
    <w:rsid w:val="00FC61C6"/>
    <w:rsid w:val="00FC6A7E"/>
    <w:rsid w:val="00FC6CCC"/>
    <w:rsid w:val="00FC7B7A"/>
    <w:rsid w:val="00FD00B9"/>
    <w:rsid w:val="00FD1843"/>
    <w:rsid w:val="00FD1DF3"/>
    <w:rsid w:val="00FD25EA"/>
    <w:rsid w:val="00FD3468"/>
    <w:rsid w:val="00FD4109"/>
    <w:rsid w:val="00FD47FA"/>
    <w:rsid w:val="00FD4AA0"/>
    <w:rsid w:val="00FD6204"/>
    <w:rsid w:val="00FD69AD"/>
    <w:rsid w:val="00FE0C03"/>
    <w:rsid w:val="00FE10BB"/>
    <w:rsid w:val="00FE27EB"/>
    <w:rsid w:val="00FE2852"/>
    <w:rsid w:val="00FE312D"/>
    <w:rsid w:val="00FE325D"/>
    <w:rsid w:val="00FE376D"/>
    <w:rsid w:val="00FE52CB"/>
    <w:rsid w:val="00FE7602"/>
    <w:rsid w:val="00FF0211"/>
    <w:rsid w:val="00FF0413"/>
    <w:rsid w:val="00FF17D9"/>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1BCB6"/>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 w:type="paragraph" w:styleId="Bibliographie">
    <w:name w:val="Bibliography"/>
    <w:basedOn w:val="Normal"/>
    <w:next w:val="Normal"/>
    <w:uiPriority w:val="37"/>
    <w:unhideWhenUsed/>
    <w:rsid w:val="00310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2708">
      <w:bodyDiv w:val="1"/>
      <w:marLeft w:val="0"/>
      <w:marRight w:val="0"/>
      <w:marTop w:val="0"/>
      <w:marBottom w:val="0"/>
      <w:divBdr>
        <w:top w:val="none" w:sz="0" w:space="0" w:color="auto"/>
        <w:left w:val="none" w:sz="0" w:space="0" w:color="auto"/>
        <w:bottom w:val="none" w:sz="0" w:space="0" w:color="auto"/>
        <w:right w:val="none" w:sz="0" w:space="0" w:color="auto"/>
      </w:divBdr>
    </w:div>
    <w:div w:id="18745455">
      <w:bodyDiv w:val="1"/>
      <w:marLeft w:val="0"/>
      <w:marRight w:val="0"/>
      <w:marTop w:val="0"/>
      <w:marBottom w:val="0"/>
      <w:divBdr>
        <w:top w:val="none" w:sz="0" w:space="0" w:color="auto"/>
        <w:left w:val="none" w:sz="0" w:space="0" w:color="auto"/>
        <w:bottom w:val="none" w:sz="0" w:space="0" w:color="auto"/>
        <w:right w:val="none" w:sz="0" w:space="0" w:color="auto"/>
      </w:divBdr>
    </w:div>
    <w:div w:id="23068832">
      <w:bodyDiv w:val="1"/>
      <w:marLeft w:val="0"/>
      <w:marRight w:val="0"/>
      <w:marTop w:val="0"/>
      <w:marBottom w:val="0"/>
      <w:divBdr>
        <w:top w:val="none" w:sz="0" w:space="0" w:color="auto"/>
        <w:left w:val="none" w:sz="0" w:space="0" w:color="auto"/>
        <w:bottom w:val="none" w:sz="0" w:space="0" w:color="auto"/>
        <w:right w:val="none" w:sz="0" w:space="0" w:color="auto"/>
      </w:divBdr>
    </w:div>
    <w:div w:id="35350401">
      <w:bodyDiv w:val="1"/>
      <w:marLeft w:val="0"/>
      <w:marRight w:val="0"/>
      <w:marTop w:val="0"/>
      <w:marBottom w:val="0"/>
      <w:divBdr>
        <w:top w:val="none" w:sz="0" w:space="0" w:color="auto"/>
        <w:left w:val="none" w:sz="0" w:space="0" w:color="auto"/>
        <w:bottom w:val="none" w:sz="0" w:space="0" w:color="auto"/>
        <w:right w:val="none" w:sz="0" w:space="0" w:color="auto"/>
      </w:divBdr>
    </w:div>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60174911">
      <w:bodyDiv w:val="1"/>
      <w:marLeft w:val="0"/>
      <w:marRight w:val="0"/>
      <w:marTop w:val="0"/>
      <w:marBottom w:val="0"/>
      <w:divBdr>
        <w:top w:val="none" w:sz="0" w:space="0" w:color="auto"/>
        <w:left w:val="none" w:sz="0" w:space="0" w:color="auto"/>
        <w:bottom w:val="none" w:sz="0" w:space="0" w:color="auto"/>
        <w:right w:val="none" w:sz="0" w:space="0" w:color="auto"/>
      </w:divBdr>
    </w:div>
    <w:div w:id="84690721">
      <w:bodyDiv w:val="1"/>
      <w:marLeft w:val="0"/>
      <w:marRight w:val="0"/>
      <w:marTop w:val="0"/>
      <w:marBottom w:val="0"/>
      <w:divBdr>
        <w:top w:val="none" w:sz="0" w:space="0" w:color="auto"/>
        <w:left w:val="none" w:sz="0" w:space="0" w:color="auto"/>
        <w:bottom w:val="none" w:sz="0" w:space="0" w:color="auto"/>
        <w:right w:val="none" w:sz="0" w:space="0" w:color="auto"/>
      </w:divBdr>
    </w:div>
    <w:div w:id="88897287">
      <w:bodyDiv w:val="1"/>
      <w:marLeft w:val="0"/>
      <w:marRight w:val="0"/>
      <w:marTop w:val="0"/>
      <w:marBottom w:val="0"/>
      <w:divBdr>
        <w:top w:val="none" w:sz="0" w:space="0" w:color="auto"/>
        <w:left w:val="none" w:sz="0" w:space="0" w:color="auto"/>
        <w:bottom w:val="none" w:sz="0" w:space="0" w:color="auto"/>
        <w:right w:val="none" w:sz="0" w:space="0" w:color="auto"/>
      </w:divBdr>
    </w:div>
    <w:div w:id="102265988">
      <w:bodyDiv w:val="1"/>
      <w:marLeft w:val="0"/>
      <w:marRight w:val="0"/>
      <w:marTop w:val="0"/>
      <w:marBottom w:val="0"/>
      <w:divBdr>
        <w:top w:val="none" w:sz="0" w:space="0" w:color="auto"/>
        <w:left w:val="none" w:sz="0" w:space="0" w:color="auto"/>
        <w:bottom w:val="none" w:sz="0" w:space="0" w:color="auto"/>
        <w:right w:val="none" w:sz="0" w:space="0" w:color="auto"/>
      </w:divBdr>
    </w:div>
    <w:div w:id="107313288">
      <w:bodyDiv w:val="1"/>
      <w:marLeft w:val="0"/>
      <w:marRight w:val="0"/>
      <w:marTop w:val="0"/>
      <w:marBottom w:val="0"/>
      <w:divBdr>
        <w:top w:val="none" w:sz="0" w:space="0" w:color="auto"/>
        <w:left w:val="none" w:sz="0" w:space="0" w:color="auto"/>
        <w:bottom w:val="none" w:sz="0" w:space="0" w:color="auto"/>
        <w:right w:val="none" w:sz="0" w:space="0" w:color="auto"/>
      </w:divBdr>
    </w:div>
    <w:div w:id="107554057">
      <w:bodyDiv w:val="1"/>
      <w:marLeft w:val="0"/>
      <w:marRight w:val="0"/>
      <w:marTop w:val="0"/>
      <w:marBottom w:val="0"/>
      <w:divBdr>
        <w:top w:val="none" w:sz="0" w:space="0" w:color="auto"/>
        <w:left w:val="none" w:sz="0" w:space="0" w:color="auto"/>
        <w:bottom w:val="none" w:sz="0" w:space="0" w:color="auto"/>
        <w:right w:val="none" w:sz="0" w:space="0" w:color="auto"/>
      </w:divBdr>
    </w:div>
    <w:div w:id="131944606">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145127964">
      <w:bodyDiv w:val="1"/>
      <w:marLeft w:val="0"/>
      <w:marRight w:val="0"/>
      <w:marTop w:val="0"/>
      <w:marBottom w:val="0"/>
      <w:divBdr>
        <w:top w:val="none" w:sz="0" w:space="0" w:color="auto"/>
        <w:left w:val="none" w:sz="0" w:space="0" w:color="auto"/>
        <w:bottom w:val="none" w:sz="0" w:space="0" w:color="auto"/>
        <w:right w:val="none" w:sz="0" w:space="0" w:color="auto"/>
      </w:divBdr>
    </w:div>
    <w:div w:id="199586162">
      <w:bodyDiv w:val="1"/>
      <w:marLeft w:val="0"/>
      <w:marRight w:val="0"/>
      <w:marTop w:val="0"/>
      <w:marBottom w:val="0"/>
      <w:divBdr>
        <w:top w:val="none" w:sz="0" w:space="0" w:color="auto"/>
        <w:left w:val="none" w:sz="0" w:space="0" w:color="auto"/>
        <w:bottom w:val="none" w:sz="0" w:space="0" w:color="auto"/>
        <w:right w:val="none" w:sz="0" w:space="0" w:color="auto"/>
      </w:divBdr>
    </w:div>
    <w:div w:id="202062187">
      <w:bodyDiv w:val="1"/>
      <w:marLeft w:val="0"/>
      <w:marRight w:val="0"/>
      <w:marTop w:val="0"/>
      <w:marBottom w:val="0"/>
      <w:divBdr>
        <w:top w:val="none" w:sz="0" w:space="0" w:color="auto"/>
        <w:left w:val="none" w:sz="0" w:space="0" w:color="auto"/>
        <w:bottom w:val="none" w:sz="0" w:space="0" w:color="auto"/>
        <w:right w:val="none" w:sz="0" w:space="0" w:color="auto"/>
      </w:divBdr>
    </w:div>
    <w:div w:id="215825362">
      <w:bodyDiv w:val="1"/>
      <w:marLeft w:val="0"/>
      <w:marRight w:val="0"/>
      <w:marTop w:val="0"/>
      <w:marBottom w:val="0"/>
      <w:divBdr>
        <w:top w:val="none" w:sz="0" w:space="0" w:color="auto"/>
        <w:left w:val="none" w:sz="0" w:space="0" w:color="auto"/>
        <w:bottom w:val="none" w:sz="0" w:space="0" w:color="auto"/>
        <w:right w:val="none" w:sz="0" w:space="0" w:color="auto"/>
      </w:divBdr>
    </w:div>
    <w:div w:id="217473243">
      <w:bodyDiv w:val="1"/>
      <w:marLeft w:val="0"/>
      <w:marRight w:val="0"/>
      <w:marTop w:val="0"/>
      <w:marBottom w:val="0"/>
      <w:divBdr>
        <w:top w:val="none" w:sz="0" w:space="0" w:color="auto"/>
        <w:left w:val="none" w:sz="0" w:space="0" w:color="auto"/>
        <w:bottom w:val="none" w:sz="0" w:space="0" w:color="auto"/>
        <w:right w:val="none" w:sz="0" w:space="0" w:color="auto"/>
      </w:divBdr>
    </w:div>
    <w:div w:id="218367164">
      <w:bodyDiv w:val="1"/>
      <w:marLeft w:val="0"/>
      <w:marRight w:val="0"/>
      <w:marTop w:val="0"/>
      <w:marBottom w:val="0"/>
      <w:divBdr>
        <w:top w:val="none" w:sz="0" w:space="0" w:color="auto"/>
        <w:left w:val="none" w:sz="0" w:space="0" w:color="auto"/>
        <w:bottom w:val="none" w:sz="0" w:space="0" w:color="auto"/>
        <w:right w:val="none" w:sz="0" w:space="0" w:color="auto"/>
      </w:divBdr>
    </w:div>
    <w:div w:id="230967005">
      <w:bodyDiv w:val="1"/>
      <w:marLeft w:val="0"/>
      <w:marRight w:val="0"/>
      <w:marTop w:val="0"/>
      <w:marBottom w:val="0"/>
      <w:divBdr>
        <w:top w:val="none" w:sz="0" w:space="0" w:color="auto"/>
        <w:left w:val="none" w:sz="0" w:space="0" w:color="auto"/>
        <w:bottom w:val="none" w:sz="0" w:space="0" w:color="auto"/>
        <w:right w:val="none" w:sz="0" w:space="0" w:color="auto"/>
      </w:divBdr>
    </w:div>
    <w:div w:id="236981155">
      <w:bodyDiv w:val="1"/>
      <w:marLeft w:val="0"/>
      <w:marRight w:val="0"/>
      <w:marTop w:val="0"/>
      <w:marBottom w:val="0"/>
      <w:divBdr>
        <w:top w:val="none" w:sz="0" w:space="0" w:color="auto"/>
        <w:left w:val="none" w:sz="0" w:space="0" w:color="auto"/>
        <w:bottom w:val="none" w:sz="0" w:space="0" w:color="auto"/>
        <w:right w:val="none" w:sz="0" w:space="0" w:color="auto"/>
      </w:divBdr>
    </w:div>
    <w:div w:id="274866567">
      <w:bodyDiv w:val="1"/>
      <w:marLeft w:val="0"/>
      <w:marRight w:val="0"/>
      <w:marTop w:val="0"/>
      <w:marBottom w:val="0"/>
      <w:divBdr>
        <w:top w:val="none" w:sz="0" w:space="0" w:color="auto"/>
        <w:left w:val="none" w:sz="0" w:space="0" w:color="auto"/>
        <w:bottom w:val="none" w:sz="0" w:space="0" w:color="auto"/>
        <w:right w:val="none" w:sz="0" w:space="0" w:color="auto"/>
      </w:divBdr>
    </w:div>
    <w:div w:id="296643338">
      <w:bodyDiv w:val="1"/>
      <w:marLeft w:val="0"/>
      <w:marRight w:val="0"/>
      <w:marTop w:val="0"/>
      <w:marBottom w:val="0"/>
      <w:divBdr>
        <w:top w:val="none" w:sz="0" w:space="0" w:color="auto"/>
        <w:left w:val="none" w:sz="0" w:space="0" w:color="auto"/>
        <w:bottom w:val="none" w:sz="0" w:space="0" w:color="auto"/>
        <w:right w:val="none" w:sz="0" w:space="0" w:color="auto"/>
      </w:divBdr>
    </w:div>
    <w:div w:id="299113265">
      <w:bodyDiv w:val="1"/>
      <w:marLeft w:val="0"/>
      <w:marRight w:val="0"/>
      <w:marTop w:val="0"/>
      <w:marBottom w:val="0"/>
      <w:divBdr>
        <w:top w:val="none" w:sz="0" w:space="0" w:color="auto"/>
        <w:left w:val="none" w:sz="0" w:space="0" w:color="auto"/>
        <w:bottom w:val="none" w:sz="0" w:space="0" w:color="auto"/>
        <w:right w:val="none" w:sz="0" w:space="0" w:color="auto"/>
      </w:divBdr>
    </w:div>
    <w:div w:id="316110695">
      <w:bodyDiv w:val="1"/>
      <w:marLeft w:val="0"/>
      <w:marRight w:val="0"/>
      <w:marTop w:val="0"/>
      <w:marBottom w:val="0"/>
      <w:divBdr>
        <w:top w:val="none" w:sz="0" w:space="0" w:color="auto"/>
        <w:left w:val="none" w:sz="0" w:space="0" w:color="auto"/>
        <w:bottom w:val="none" w:sz="0" w:space="0" w:color="auto"/>
        <w:right w:val="none" w:sz="0" w:space="0" w:color="auto"/>
      </w:divBdr>
    </w:div>
    <w:div w:id="390734983">
      <w:bodyDiv w:val="1"/>
      <w:marLeft w:val="0"/>
      <w:marRight w:val="0"/>
      <w:marTop w:val="0"/>
      <w:marBottom w:val="0"/>
      <w:divBdr>
        <w:top w:val="none" w:sz="0" w:space="0" w:color="auto"/>
        <w:left w:val="none" w:sz="0" w:space="0" w:color="auto"/>
        <w:bottom w:val="none" w:sz="0" w:space="0" w:color="auto"/>
        <w:right w:val="none" w:sz="0" w:space="0" w:color="auto"/>
      </w:divBdr>
    </w:div>
    <w:div w:id="457996165">
      <w:bodyDiv w:val="1"/>
      <w:marLeft w:val="0"/>
      <w:marRight w:val="0"/>
      <w:marTop w:val="0"/>
      <w:marBottom w:val="0"/>
      <w:divBdr>
        <w:top w:val="none" w:sz="0" w:space="0" w:color="auto"/>
        <w:left w:val="none" w:sz="0" w:space="0" w:color="auto"/>
        <w:bottom w:val="none" w:sz="0" w:space="0" w:color="auto"/>
        <w:right w:val="none" w:sz="0" w:space="0" w:color="auto"/>
      </w:divBdr>
    </w:div>
    <w:div w:id="461970433">
      <w:bodyDiv w:val="1"/>
      <w:marLeft w:val="0"/>
      <w:marRight w:val="0"/>
      <w:marTop w:val="0"/>
      <w:marBottom w:val="0"/>
      <w:divBdr>
        <w:top w:val="none" w:sz="0" w:space="0" w:color="auto"/>
        <w:left w:val="none" w:sz="0" w:space="0" w:color="auto"/>
        <w:bottom w:val="none" w:sz="0" w:space="0" w:color="auto"/>
        <w:right w:val="none" w:sz="0" w:space="0" w:color="auto"/>
      </w:divBdr>
    </w:div>
    <w:div w:id="478772110">
      <w:bodyDiv w:val="1"/>
      <w:marLeft w:val="0"/>
      <w:marRight w:val="0"/>
      <w:marTop w:val="0"/>
      <w:marBottom w:val="0"/>
      <w:divBdr>
        <w:top w:val="none" w:sz="0" w:space="0" w:color="auto"/>
        <w:left w:val="none" w:sz="0" w:space="0" w:color="auto"/>
        <w:bottom w:val="none" w:sz="0" w:space="0" w:color="auto"/>
        <w:right w:val="none" w:sz="0" w:space="0" w:color="auto"/>
      </w:divBdr>
    </w:div>
    <w:div w:id="480779143">
      <w:bodyDiv w:val="1"/>
      <w:marLeft w:val="0"/>
      <w:marRight w:val="0"/>
      <w:marTop w:val="0"/>
      <w:marBottom w:val="0"/>
      <w:divBdr>
        <w:top w:val="none" w:sz="0" w:space="0" w:color="auto"/>
        <w:left w:val="none" w:sz="0" w:space="0" w:color="auto"/>
        <w:bottom w:val="none" w:sz="0" w:space="0" w:color="auto"/>
        <w:right w:val="none" w:sz="0" w:space="0" w:color="auto"/>
      </w:divBdr>
    </w:div>
    <w:div w:id="482697250">
      <w:bodyDiv w:val="1"/>
      <w:marLeft w:val="0"/>
      <w:marRight w:val="0"/>
      <w:marTop w:val="0"/>
      <w:marBottom w:val="0"/>
      <w:divBdr>
        <w:top w:val="none" w:sz="0" w:space="0" w:color="auto"/>
        <w:left w:val="none" w:sz="0" w:space="0" w:color="auto"/>
        <w:bottom w:val="none" w:sz="0" w:space="0" w:color="auto"/>
        <w:right w:val="none" w:sz="0" w:space="0" w:color="auto"/>
      </w:divBdr>
    </w:div>
    <w:div w:id="496068660">
      <w:bodyDiv w:val="1"/>
      <w:marLeft w:val="0"/>
      <w:marRight w:val="0"/>
      <w:marTop w:val="0"/>
      <w:marBottom w:val="0"/>
      <w:divBdr>
        <w:top w:val="none" w:sz="0" w:space="0" w:color="auto"/>
        <w:left w:val="none" w:sz="0" w:space="0" w:color="auto"/>
        <w:bottom w:val="none" w:sz="0" w:space="0" w:color="auto"/>
        <w:right w:val="none" w:sz="0" w:space="0" w:color="auto"/>
      </w:divBdr>
    </w:div>
    <w:div w:id="503981979">
      <w:bodyDiv w:val="1"/>
      <w:marLeft w:val="0"/>
      <w:marRight w:val="0"/>
      <w:marTop w:val="0"/>
      <w:marBottom w:val="0"/>
      <w:divBdr>
        <w:top w:val="none" w:sz="0" w:space="0" w:color="auto"/>
        <w:left w:val="none" w:sz="0" w:space="0" w:color="auto"/>
        <w:bottom w:val="none" w:sz="0" w:space="0" w:color="auto"/>
        <w:right w:val="none" w:sz="0" w:space="0" w:color="auto"/>
      </w:divBdr>
    </w:div>
    <w:div w:id="505557940">
      <w:bodyDiv w:val="1"/>
      <w:marLeft w:val="0"/>
      <w:marRight w:val="0"/>
      <w:marTop w:val="0"/>
      <w:marBottom w:val="0"/>
      <w:divBdr>
        <w:top w:val="none" w:sz="0" w:space="0" w:color="auto"/>
        <w:left w:val="none" w:sz="0" w:space="0" w:color="auto"/>
        <w:bottom w:val="none" w:sz="0" w:space="0" w:color="auto"/>
        <w:right w:val="none" w:sz="0" w:space="0" w:color="auto"/>
      </w:divBdr>
    </w:div>
    <w:div w:id="522518747">
      <w:bodyDiv w:val="1"/>
      <w:marLeft w:val="0"/>
      <w:marRight w:val="0"/>
      <w:marTop w:val="0"/>
      <w:marBottom w:val="0"/>
      <w:divBdr>
        <w:top w:val="none" w:sz="0" w:space="0" w:color="auto"/>
        <w:left w:val="none" w:sz="0" w:space="0" w:color="auto"/>
        <w:bottom w:val="none" w:sz="0" w:space="0" w:color="auto"/>
        <w:right w:val="none" w:sz="0" w:space="0" w:color="auto"/>
      </w:divBdr>
    </w:div>
    <w:div w:id="532958439">
      <w:bodyDiv w:val="1"/>
      <w:marLeft w:val="0"/>
      <w:marRight w:val="0"/>
      <w:marTop w:val="0"/>
      <w:marBottom w:val="0"/>
      <w:divBdr>
        <w:top w:val="none" w:sz="0" w:space="0" w:color="auto"/>
        <w:left w:val="none" w:sz="0" w:space="0" w:color="auto"/>
        <w:bottom w:val="none" w:sz="0" w:space="0" w:color="auto"/>
        <w:right w:val="none" w:sz="0" w:space="0" w:color="auto"/>
      </w:divBdr>
    </w:div>
    <w:div w:id="535656653">
      <w:bodyDiv w:val="1"/>
      <w:marLeft w:val="0"/>
      <w:marRight w:val="0"/>
      <w:marTop w:val="0"/>
      <w:marBottom w:val="0"/>
      <w:divBdr>
        <w:top w:val="none" w:sz="0" w:space="0" w:color="auto"/>
        <w:left w:val="none" w:sz="0" w:space="0" w:color="auto"/>
        <w:bottom w:val="none" w:sz="0" w:space="0" w:color="auto"/>
        <w:right w:val="none" w:sz="0" w:space="0" w:color="auto"/>
      </w:divBdr>
    </w:div>
    <w:div w:id="547424962">
      <w:bodyDiv w:val="1"/>
      <w:marLeft w:val="0"/>
      <w:marRight w:val="0"/>
      <w:marTop w:val="0"/>
      <w:marBottom w:val="0"/>
      <w:divBdr>
        <w:top w:val="none" w:sz="0" w:space="0" w:color="auto"/>
        <w:left w:val="none" w:sz="0" w:space="0" w:color="auto"/>
        <w:bottom w:val="none" w:sz="0" w:space="0" w:color="auto"/>
        <w:right w:val="none" w:sz="0" w:space="0" w:color="auto"/>
      </w:divBdr>
    </w:div>
    <w:div w:id="552272346">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73206086">
      <w:bodyDiv w:val="1"/>
      <w:marLeft w:val="0"/>
      <w:marRight w:val="0"/>
      <w:marTop w:val="0"/>
      <w:marBottom w:val="0"/>
      <w:divBdr>
        <w:top w:val="none" w:sz="0" w:space="0" w:color="auto"/>
        <w:left w:val="none" w:sz="0" w:space="0" w:color="auto"/>
        <w:bottom w:val="none" w:sz="0" w:space="0" w:color="auto"/>
        <w:right w:val="none" w:sz="0" w:space="0" w:color="auto"/>
      </w:divBdr>
    </w:div>
    <w:div w:id="584263382">
      <w:bodyDiv w:val="1"/>
      <w:marLeft w:val="0"/>
      <w:marRight w:val="0"/>
      <w:marTop w:val="0"/>
      <w:marBottom w:val="0"/>
      <w:divBdr>
        <w:top w:val="none" w:sz="0" w:space="0" w:color="auto"/>
        <w:left w:val="none" w:sz="0" w:space="0" w:color="auto"/>
        <w:bottom w:val="none" w:sz="0" w:space="0" w:color="auto"/>
        <w:right w:val="none" w:sz="0" w:space="0" w:color="auto"/>
      </w:divBdr>
    </w:div>
    <w:div w:id="593590678">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619532091">
      <w:bodyDiv w:val="1"/>
      <w:marLeft w:val="0"/>
      <w:marRight w:val="0"/>
      <w:marTop w:val="0"/>
      <w:marBottom w:val="0"/>
      <w:divBdr>
        <w:top w:val="none" w:sz="0" w:space="0" w:color="auto"/>
        <w:left w:val="none" w:sz="0" w:space="0" w:color="auto"/>
        <w:bottom w:val="none" w:sz="0" w:space="0" w:color="auto"/>
        <w:right w:val="none" w:sz="0" w:space="0" w:color="auto"/>
      </w:divBdr>
    </w:div>
    <w:div w:id="655887701">
      <w:bodyDiv w:val="1"/>
      <w:marLeft w:val="0"/>
      <w:marRight w:val="0"/>
      <w:marTop w:val="0"/>
      <w:marBottom w:val="0"/>
      <w:divBdr>
        <w:top w:val="none" w:sz="0" w:space="0" w:color="auto"/>
        <w:left w:val="none" w:sz="0" w:space="0" w:color="auto"/>
        <w:bottom w:val="none" w:sz="0" w:space="0" w:color="auto"/>
        <w:right w:val="none" w:sz="0" w:space="0" w:color="auto"/>
      </w:divBdr>
    </w:div>
    <w:div w:id="664941112">
      <w:bodyDiv w:val="1"/>
      <w:marLeft w:val="0"/>
      <w:marRight w:val="0"/>
      <w:marTop w:val="0"/>
      <w:marBottom w:val="0"/>
      <w:divBdr>
        <w:top w:val="none" w:sz="0" w:space="0" w:color="auto"/>
        <w:left w:val="none" w:sz="0" w:space="0" w:color="auto"/>
        <w:bottom w:val="none" w:sz="0" w:space="0" w:color="auto"/>
        <w:right w:val="none" w:sz="0" w:space="0" w:color="auto"/>
      </w:divBdr>
    </w:div>
    <w:div w:id="675771238">
      <w:bodyDiv w:val="1"/>
      <w:marLeft w:val="0"/>
      <w:marRight w:val="0"/>
      <w:marTop w:val="0"/>
      <w:marBottom w:val="0"/>
      <w:divBdr>
        <w:top w:val="none" w:sz="0" w:space="0" w:color="auto"/>
        <w:left w:val="none" w:sz="0" w:space="0" w:color="auto"/>
        <w:bottom w:val="none" w:sz="0" w:space="0" w:color="auto"/>
        <w:right w:val="none" w:sz="0" w:space="0" w:color="auto"/>
      </w:divBdr>
    </w:div>
    <w:div w:id="695155042">
      <w:bodyDiv w:val="1"/>
      <w:marLeft w:val="0"/>
      <w:marRight w:val="0"/>
      <w:marTop w:val="0"/>
      <w:marBottom w:val="0"/>
      <w:divBdr>
        <w:top w:val="none" w:sz="0" w:space="0" w:color="auto"/>
        <w:left w:val="none" w:sz="0" w:space="0" w:color="auto"/>
        <w:bottom w:val="none" w:sz="0" w:space="0" w:color="auto"/>
        <w:right w:val="none" w:sz="0" w:space="0" w:color="auto"/>
      </w:divBdr>
    </w:div>
    <w:div w:id="706956650">
      <w:bodyDiv w:val="1"/>
      <w:marLeft w:val="0"/>
      <w:marRight w:val="0"/>
      <w:marTop w:val="0"/>
      <w:marBottom w:val="0"/>
      <w:divBdr>
        <w:top w:val="none" w:sz="0" w:space="0" w:color="auto"/>
        <w:left w:val="none" w:sz="0" w:space="0" w:color="auto"/>
        <w:bottom w:val="none" w:sz="0" w:space="0" w:color="auto"/>
        <w:right w:val="none" w:sz="0" w:space="0" w:color="auto"/>
      </w:divBdr>
    </w:div>
    <w:div w:id="726532531">
      <w:bodyDiv w:val="1"/>
      <w:marLeft w:val="0"/>
      <w:marRight w:val="0"/>
      <w:marTop w:val="0"/>
      <w:marBottom w:val="0"/>
      <w:divBdr>
        <w:top w:val="none" w:sz="0" w:space="0" w:color="auto"/>
        <w:left w:val="none" w:sz="0" w:space="0" w:color="auto"/>
        <w:bottom w:val="none" w:sz="0" w:space="0" w:color="auto"/>
        <w:right w:val="none" w:sz="0" w:space="0" w:color="auto"/>
      </w:divBdr>
    </w:div>
    <w:div w:id="74568706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815415482">
      <w:bodyDiv w:val="1"/>
      <w:marLeft w:val="0"/>
      <w:marRight w:val="0"/>
      <w:marTop w:val="0"/>
      <w:marBottom w:val="0"/>
      <w:divBdr>
        <w:top w:val="none" w:sz="0" w:space="0" w:color="auto"/>
        <w:left w:val="none" w:sz="0" w:space="0" w:color="auto"/>
        <w:bottom w:val="none" w:sz="0" w:space="0" w:color="auto"/>
        <w:right w:val="none" w:sz="0" w:space="0" w:color="auto"/>
      </w:divBdr>
    </w:div>
    <w:div w:id="846411276">
      <w:bodyDiv w:val="1"/>
      <w:marLeft w:val="0"/>
      <w:marRight w:val="0"/>
      <w:marTop w:val="0"/>
      <w:marBottom w:val="0"/>
      <w:divBdr>
        <w:top w:val="none" w:sz="0" w:space="0" w:color="auto"/>
        <w:left w:val="none" w:sz="0" w:space="0" w:color="auto"/>
        <w:bottom w:val="none" w:sz="0" w:space="0" w:color="auto"/>
        <w:right w:val="none" w:sz="0" w:space="0" w:color="auto"/>
      </w:divBdr>
    </w:div>
    <w:div w:id="849686501">
      <w:bodyDiv w:val="1"/>
      <w:marLeft w:val="0"/>
      <w:marRight w:val="0"/>
      <w:marTop w:val="0"/>
      <w:marBottom w:val="0"/>
      <w:divBdr>
        <w:top w:val="none" w:sz="0" w:space="0" w:color="auto"/>
        <w:left w:val="none" w:sz="0" w:space="0" w:color="auto"/>
        <w:bottom w:val="none" w:sz="0" w:space="0" w:color="auto"/>
        <w:right w:val="none" w:sz="0" w:space="0" w:color="auto"/>
      </w:divBdr>
    </w:div>
    <w:div w:id="853111040">
      <w:bodyDiv w:val="1"/>
      <w:marLeft w:val="0"/>
      <w:marRight w:val="0"/>
      <w:marTop w:val="0"/>
      <w:marBottom w:val="0"/>
      <w:divBdr>
        <w:top w:val="none" w:sz="0" w:space="0" w:color="auto"/>
        <w:left w:val="none" w:sz="0" w:space="0" w:color="auto"/>
        <w:bottom w:val="none" w:sz="0" w:space="0" w:color="auto"/>
        <w:right w:val="none" w:sz="0" w:space="0" w:color="auto"/>
      </w:divBdr>
    </w:div>
    <w:div w:id="854151467">
      <w:bodyDiv w:val="1"/>
      <w:marLeft w:val="0"/>
      <w:marRight w:val="0"/>
      <w:marTop w:val="0"/>
      <w:marBottom w:val="0"/>
      <w:divBdr>
        <w:top w:val="none" w:sz="0" w:space="0" w:color="auto"/>
        <w:left w:val="none" w:sz="0" w:space="0" w:color="auto"/>
        <w:bottom w:val="none" w:sz="0" w:space="0" w:color="auto"/>
        <w:right w:val="none" w:sz="0" w:space="0" w:color="auto"/>
      </w:divBdr>
    </w:div>
    <w:div w:id="885215942">
      <w:bodyDiv w:val="1"/>
      <w:marLeft w:val="0"/>
      <w:marRight w:val="0"/>
      <w:marTop w:val="0"/>
      <w:marBottom w:val="0"/>
      <w:divBdr>
        <w:top w:val="none" w:sz="0" w:space="0" w:color="auto"/>
        <w:left w:val="none" w:sz="0" w:space="0" w:color="auto"/>
        <w:bottom w:val="none" w:sz="0" w:space="0" w:color="auto"/>
        <w:right w:val="none" w:sz="0" w:space="0" w:color="auto"/>
      </w:divBdr>
    </w:div>
    <w:div w:id="909191698">
      <w:bodyDiv w:val="1"/>
      <w:marLeft w:val="0"/>
      <w:marRight w:val="0"/>
      <w:marTop w:val="0"/>
      <w:marBottom w:val="0"/>
      <w:divBdr>
        <w:top w:val="none" w:sz="0" w:space="0" w:color="auto"/>
        <w:left w:val="none" w:sz="0" w:space="0" w:color="auto"/>
        <w:bottom w:val="none" w:sz="0" w:space="0" w:color="auto"/>
        <w:right w:val="none" w:sz="0" w:space="0" w:color="auto"/>
      </w:divBdr>
    </w:div>
    <w:div w:id="912858185">
      <w:bodyDiv w:val="1"/>
      <w:marLeft w:val="0"/>
      <w:marRight w:val="0"/>
      <w:marTop w:val="0"/>
      <w:marBottom w:val="0"/>
      <w:divBdr>
        <w:top w:val="none" w:sz="0" w:space="0" w:color="auto"/>
        <w:left w:val="none" w:sz="0" w:space="0" w:color="auto"/>
        <w:bottom w:val="none" w:sz="0" w:space="0" w:color="auto"/>
        <w:right w:val="none" w:sz="0" w:space="0" w:color="auto"/>
      </w:divBdr>
    </w:div>
    <w:div w:id="925194325">
      <w:bodyDiv w:val="1"/>
      <w:marLeft w:val="0"/>
      <w:marRight w:val="0"/>
      <w:marTop w:val="0"/>
      <w:marBottom w:val="0"/>
      <w:divBdr>
        <w:top w:val="none" w:sz="0" w:space="0" w:color="auto"/>
        <w:left w:val="none" w:sz="0" w:space="0" w:color="auto"/>
        <w:bottom w:val="none" w:sz="0" w:space="0" w:color="auto"/>
        <w:right w:val="none" w:sz="0" w:space="0" w:color="auto"/>
      </w:divBdr>
    </w:div>
    <w:div w:id="938029200">
      <w:bodyDiv w:val="1"/>
      <w:marLeft w:val="0"/>
      <w:marRight w:val="0"/>
      <w:marTop w:val="0"/>
      <w:marBottom w:val="0"/>
      <w:divBdr>
        <w:top w:val="none" w:sz="0" w:space="0" w:color="auto"/>
        <w:left w:val="none" w:sz="0" w:space="0" w:color="auto"/>
        <w:bottom w:val="none" w:sz="0" w:space="0" w:color="auto"/>
        <w:right w:val="none" w:sz="0" w:space="0" w:color="auto"/>
      </w:divBdr>
    </w:div>
    <w:div w:id="944852237">
      <w:bodyDiv w:val="1"/>
      <w:marLeft w:val="0"/>
      <w:marRight w:val="0"/>
      <w:marTop w:val="0"/>
      <w:marBottom w:val="0"/>
      <w:divBdr>
        <w:top w:val="none" w:sz="0" w:space="0" w:color="auto"/>
        <w:left w:val="none" w:sz="0" w:space="0" w:color="auto"/>
        <w:bottom w:val="none" w:sz="0" w:space="0" w:color="auto"/>
        <w:right w:val="none" w:sz="0" w:space="0" w:color="auto"/>
      </w:divBdr>
    </w:div>
    <w:div w:id="964965830">
      <w:bodyDiv w:val="1"/>
      <w:marLeft w:val="0"/>
      <w:marRight w:val="0"/>
      <w:marTop w:val="0"/>
      <w:marBottom w:val="0"/>
      <w:divBdr>
        <w:top w:val="none" w:sz="0" w:space="0" w:color="auto"/>
        <w:left w:val="none" w:sz="0" w:space="0" w:color="auto"/>
        <w:bottom w:val="none" w:sz="0" w:space="0" w:color="auto"/>
        <w:right w:val="none" w:sz="0" w:space="0" w:color="auto"/>
      </w:divBdr>
    </w:div>
    <w:div w:id="1002900248">
      <w:bodyDiv w:val="1"/>
      <w:marLeft w:val="0"/>
      <w:marRight w:val="0"/>
      <w:marTop w:val="0"/>
      <w:marBottom w:val="0"/>
      <w:divBdr>
        <w:top w:val="none" w:sz="0" w:space="0" w:color="auto"/>
        <w:left w:val="none" w:sz="0" w:space="0" w:color="auto"/>
        <w:bottom w:val="none" w:sz="0" w:space="0" w:color="auto"/>
        <w:right w:val="none" w:sz="0" w:space="0" w:color="auto"/>
      </w:divBdr>
    </w:div>
    <w:div w:id="1006247409">
      <w:bodyDiv w:val="1"/>
      <w:marLeft w:val="0"/>
      <w:marRight w:val="0"/>
      <w:marTop w:val="0"/>
      <w:marBottom w:val="0"/>
      <w:divBdr>
        <w:top w:val="none" w:sz="0" w:space="0" w:color="auto"/>
        <w:left w:val="none" w:sz="0" w:space="0" w:color="auto"/>
        <w:bottom w:val="none" w:sz="0" w:space="0" w:color="auto"/>
        <w:right w:val="none" w:sz="0" w:space="0" w:color="auto"/>
      </w:divBdr>
    </w:div>
    <w:div w:id="1009718651">
      <w:bodyDiv w:val="1"/>
      <w:marLeft w:val="0"/>
      <w:marRight w:val="0"/>
      <w:marTop w:val="0"/>
      <w:marBottom w:val="0"/>
      <w:divBdr>
        <w:top w:val="none" w:sz="0" w:space="0" w:color="auto"/>
        <w:left w:val="none" w:sz="0" w:space="0" w:color="auto"/>
        <w:bottom w:val="none" w:sz="0" w:space="0" w:color="auto"/>
        <w:right w:val="none" w:sz="0" w:space="0" w:color="auto"/>
      </w:divBdr>
    </w:div>
    <w:div w:id="1053846913">
      <w:bodyDiv w:val="1"/>
      <w:marLeft w:val="0"/>
      <w:marRight w:val="0"/>
      <w:marTop w:val="0"/>
      <w:marBottom w:val="0"/>
      <w:divBdr>
        <w:top w:val="none" w:sz="0" w:space="0" w:color="auto"/>
        <w:left w:val="none" w:sz="0" w:space="0" w:color="auto"/>
        <w:bottom w:val="none" w:sz="0" w:space="0" w:color="auto"/>
        <w:right w:val="none" w:sz="0" w:space="0" w:color="auto"/>
      </w:divBdr>
    </w:div>
    <w:div w:id="1093168256">
      <w:bodyDiv w:val="1"/>
      <w:marLeft w:val="0"/>
      <w:marRight w:val="0"/>
      <w:marTop w:val="0"/>
      <w:marBottom w:val="0"/>
      <w:divBdr>
        <w:top w:val="none" w:sz="0" w:space="0" w:color="auto"/>
        <w:left w:val="none" w:sz="0" w:space="0" w:color="auto"/>
        <w:bottom w:val="none" w:sz="0" w:space="0" w:color="auto"/>
        <w:right w:val="none" w:sz="0" w:space="0" w:color="auto"/>
      </w:divBdr>
    </w:div>
    <w:div w:id="1103040005">
      <w:bodyDiv w:val="1"/>
      <w:marLeft w:val="0"/>
      <w:marRight w:val="0"/>
      <w:marTop w:val="0"/>
      <w:marBottom w:val="0"/>
      <w:divBdr>
        <w:top w:val="none" w:sz="0" w:space="0" w:color="auto"/>
        <w:left w:val="none" w:sz="0" w:space="0" w:color="auto"/>
        <w:bottom w:val="none" w:sz="0" w:space="0" w:color="auto"/>
        <w:right w:val="none" w:sz="0" w:space="0" w:color="auto"/>
      </w:divBdr>
    </w:div>
    <w:div w:id="1103913424">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125270782">
      <w:bodyDiv w:val="1"/>
      <w:marLeft w:val="0"/>
      <w:marRight w:val="0"/>
      <w:marTop w:val="0"/>
      <w:marBottom w:val="0"/>
      <w:divBdr>
        <w:top w:val="none" w:sz="0" w:space="0" w:color="auto"/>
        <w:left w:val="none" w:sz="0" w:space="0" w:color="auto"/>
        <w:bottom w:val="none" w:sz="0" w:space="0" w:color="auto"/>
        <w:right w:val="none" w:sz="0" w:space="0" w:color="auto"/>
      </w:divBdr>
    </w:div>
    <w:div w:id="1127239778">
      <w:bodyDiv w:val="1"/>
      <w:marLeft w:val="0"/>
      <w:marRight w:val="0"/>
      <w:marTop w:val="0"/>
      <w:marBottom w:val="0"/>
      <w:divBdr>
        <w:top w:val="none" w:sz="0" w:space="0" w:color="auto"/>
        <w:left w:val="none" w:sz="0" w:space="0" w:color="auto"/>
        <w:bottom w:val="none" w:sz="0" w:space="0" w:color="auto"/>
        <w:right w:val="none" w:sz="0" w:space="0" w:color="auto"/>
      </w:divBdr>
    </w:div>
    <w:div w:id="1146236880">
      <w:bodyDiv w:val="1"/>
      <w:marLeft w:val="0"/>
      <w:marRight w:val="0"/>
      <w:marTop w:val="0"/>
      <w:marBottom w:val="0"/>
      <w:divBdr>
        <w:top w:val="none" w:sz="0" w:space="0" w:color="auto"/>
        <w:left w:val="none" w:sz="0" w:space="0" w:color="auto"/>
        <w:bottom w:val="none" w:sz="0" w:space="0" w:color="auto"/>
        <w:right w:val="none" w:sz="0" w:space="0" w:color="auto"/>
      </w:divBdr>
    </w:div>
    <w:div w:id="1170146238">
      <w:bodyDiv w:val="1"/>
      <w:marLeft w:val="0"/>
      <w:marRight w:val="0"/>
      <w:marTop w:val="0"/>
      <w:marBottom w:val="0"/>
      <w:divBdr>
        <w:top w:val="none" w:sz="0" w:space="0" w:color="auto"/>
        <w:left w:val="none" w:sz="0" w:space="0" w:color="auto"/>
        <w:bottom w:val="none" w:sz="0" w:space="0" w:color="auto"/>
        <w:right w:val="none" w:sz="0" w:space="0" w:color="auto"/>
      </w:divBdr>
    </w:div>
    <w:div w:id="1179202135">
      <w:bodyDiv w:val="1"/>
      <w:marLeft w:val="0"/>
      <w:marRight w:val="0"/>
      <w:marTop w:val="0"/>
      <w:marBottom w:val="0"/>
      <w:divBdr>
        <w:top w:val="none" w:sz="0" w:space="0" w:color="auto"/>
        <w:left w:val="none" w:sz="0" w:space="0" w:color="auto"/>
        <w:bottom w:val="none" w:sz="0" w:space="0" w:color="auto"/>
        <w:right w:val="none" w:sz="0" w:space="0" w:color="auto"/>
      </w:divBdr>
    </w:div>
    <w:div w:id="1194423261">
      <w:bodyDiv w:val="1"/>
      <w:marLeft w:val="0"/>
      <w:marRight w:val="0"/>
      <w:marTop w:val="0"/>
      <w:marBottom w:val="0"/>
      <w:divBdr>
        <w:top w:val="none" w:sz="0" w:space="0" w:color="auto"/>
        <w:left w:val="none" w:sz="0" w:space="0" w:color="auto"/>
        <w:bottom w:val="none" w:sz="0" w:space="0" w:color="auto"/>
        <w:right w:val="none" w:sz="0" w:space="0" w:color="auto"/>
      </w:divBdr>
    </w:div>
    <w:div w:id="1222474635">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49316208">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289891394">
      <w:bodyDiv w:val="1"/>
      <w:marLeft w:val="0"/>
      <w:marRight w:val="0"/>
      <w:marTop w:val="0"/>
      <w:marBottom w:val="0"/>
      <w:divBdr>
        <w:top w:val="none" w:sz="0" w:space="0" w:color="auto"/>
        <w:left w:val="none" w:sz="0" w:space="0" w:color="auto"/>
        <w:bottom w:val="none" w:sz="0" w:space="0" w:color="auto"/>
        <w:right w:val="none" w:sz="0" w:space="0" w:color="auto"/>
      </w:divBdr>
    </w:div>
    <w:div w:id="129371330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48554956">
      <w:bodyDiv w:val="1"/>
      <w:marLeft w:val="0"/>
      <w:marRight w:val="0"/>
      <w:marTop w:val="0"/>
      <w:marBottom w:val="0"/>
      <w:divBdr>
        <w:top w:val="none" w:sz="0" w:space="0" w:color="auto"/>
        <w:left w:val="none" w:sz="0" w:space="0" w:color="auto"/>
        <w:bottom w:val="none" w:sz="0" w:space="0" w:color="auto"/>
        <w:right w:val="none" w:sz="0" w:space="0" w:color="auto"/>
      </w:divBdr>
    </w:div>
    <w:div w:id="1351298670">
      <w:bodyDiv w:val="1"/>
      <w:marLeft w:val="0"/>
      <w:marRight w:val="0"/>
      <w:marTop w:val="0"/>
      <w:marBottom w:val="0"/>
      <w:divBdr>
        <w:top w:val="none" w:sz="0" w:space="0" w:color="auto"/>
        <w:left w:val="none" w:sz="0" w:space="0" w:color="auto"/>
        <w:bottom w:val="none" w:sz="0" w:space="0" w:color="auto"/>
        <w:right w:val="none" w:sz="0" w:space="0" w:color="auto"/>
      </w:divBdr>
    </w:div>
    <w:div w:id="136697871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377270761">
      <w:bodyDiv w:val="1"/>
      <w:marLeft w:val="0"/>
      <w:marRight w:val="0"/>
      <w:marTop w:val="0"/>
      <w:marBottom w:val="0"/>
      <w:divBdr>
        <w:top w:val="none" w:sz="0" w:space="0" w:color="auto"/>
        <w:left w:val="none" w:sz="0" w:space="0" w:color="auto"/>
        <w:bottom w:val="none" w:sz="0" w:space="0" w:color="auto"/>
        <w:right w:val="none" w:sz="0" w:space="0" w:color="auto"/>
      </w:divBdr>
    </w:div>
    <w:div w:id="1390961572">
      <w:bodyDiv w:val="1"/>
      <w:marLeft w:val="0"/>
      <w:marRight w:val="0"/>
      <w:marTop w:val="0"/>
      <w:marBottom w:val="0"/>
      <w:divBdr>
        <w:top w:val="none" w:sz="0" w:space="0" w:color="auto"/>
        <w:left w:val="none" w:sz="0" w:space="0" w:color="auto"/>
        <w:bottom w:val="none" w:sz="0" w:space="0" w:color="auto"/>
        <w:right w:val="none" w:sz="0" w:space="0" w:color="auto"/>
      </w:divBdr>
    </w:div>
    <w:div w:id="1392583261">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09040335">
      <w:bodyDiv w:val="1"/>
      <w:marLeft w:val="0"/>
      <w:marRight w:val="0"/>
      <w:marTop w:val="0"/>
      <w:marBottom w:val="0"/>
      <w:divBdr>
        <w:top w:val="none" w:sz="0" w:space="0" w:color="auto"/>
        <w:left w:val="none" w:sz="0" w:space="0" w:color="auto"/>
        <w:bottom w:val="none" w:sz="0" w:space="0" w:color="auto"/>
        <w:right w:val="none" w:sz="0" w:space="0" w:color="auto"/>
      </w:divBdr>
    </w:div>
    <w:div w:id="1421484706">
      <w:bodyDiv w:val="1"/>
      <w:marLeft w:val="0"/>
      <w:marRight w:val="0"/>
      <w:marTop w:val="0"/>
      <w:marBottom w:val="0"/>
      <w:divBdr>
        <w:top w:val="none" w:sz="0" w:space="0" w:color="auto"/>
        <w:left w:val="none" w:sz="0" w:space="0" w:color="auto"/>
        <w:bottom w:val="none" w:sz="0" w:space="0" w:color="auto"/>
        <w:right w:val="none" w:sz="0" w:space="0" w:color="auto"/>
      </w:divBdr>
    </w:div>
    <w:div w:id="1424760410">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430347796">
      <w:bodyDiv w:val="1"/>
      <w:marLeft w:val="0"/>
      <w:marRight w:val="0"/>
      <w:marTop w:val="0"/>
      <w:marBottom w:val="0"/>
      <w:divBdr>
        <w:top w:val="none" w:sz="0" w:space="0" w:color="auto"/>
        <w:left w:val="none" w:sz="0" w:space="0" w:color="auto"/>
        <w:bottom w:val="none" w:sz="0" w:space="0" w:color="auto"/>
        <w:right w:val="none" w:sz="0" w:space="0" w:color="auto"/>
      </w:divBdr>
    </w:div>
    <w:div w:id="1457528435">
      <w:bodyDiv w:val="1"/>
      <w:marLeft w:val="0"/>
      <w:marRight w:val="0"/>
      <w:marTop w:val="0"/>
      <w:marBottom w:val="0"/>
      <w:divBdr>
        <w:top w:val="none" w:sz="0" w:space="0" w:color="auto"/>
        <w:left w:val="none" w:sz="0" w:space="0" w:color="auto"/>
        <w:bottom w:val="none" w:sz="0" w:space="0" w:color="auto"/>
        <w:right w:val="none" w:sz="0" w:space="0" w:color="auto"/>
      </w:divBdr>
    </w:div>
    <w:div w:id="1463498738">
      <w:bodyDiv w:val="1"/>
      <w:marLeft w:val="0"/>
      <w:marRight w:val="0"/>
      <w:marTop w:val="0"/>
      <w:marBottom w:val="0"/>
      <w:divBdr>
        <w:top w:val="none" w:sz="0" w:space="0" w:color="auto"/>
        <w:left w:val="none" w:sz="0" w:space="0" w:color="auto"/>
        <w:bottom w:val="none" w:sz="0" w:space="0" w:color="auto"/>
        <w:right w:val="none" w:sz="0" w:space="0" w:color="auto"/>
      </w:divBdr>
    </w:div>
    <w:div w:id="1474718327">
      <w:bodyDiv w:val="1"/>
      <w:marLeft w:val="0"/>
      <w:marRight w:val="0"/>
      <w:marTop w:val="0"/>
      <w:marBottom w:val="0"/>
      <w:divBdr>
        <w:top w:val="none" w:sz="0" w:space="0" w:color="auto"/>
        <w:left w:val="none" w:sz="0" w:space="0" w:color="auto"/>
        <w:bottom w:val="none" w:sz="0" w:space="0" w:color="auto"/>
        <w:right w:val="none" w:sz="0" w:space="0" w:color="auto"/>
      </w:divBdr>
    </w:div>
    <w:div w:id="1498694428">
      <w:bodyDiv w:val="1"/>
      <w:marLeft w:val="0"/>
      <w:marRight w:val="0"/>
      <w:marTop w:val="0"/>
      <w:marBottom w:val="0"/>
      <w:divBdr>
        <w:top w:val="none" w:sz="0" w:space="0" w:color="auto"/>
        <w:left w:val="none" w:sz="0" w:space="0" w:color="auto"/>
        <w:bottom w:val="none" w:sz="0" w:space="0" w:color="auto"/>
        <w:right w:val="none" w:sz="0" w:space="0" w:color="auto"/>
      </w:divBdr>
    </w:div>
    <w:div w:id="1500344052">
      <w:bodyDiv w:val="1"/>
      <w:marLeft w:val="0"/>
      <w:marRight w:val="0"/>
      <w:marTop w:val="0"/>
      <w:marBottom w:val="0"/>
      <w:divBdr>
        <w:top w:val="none" w:sz="0" w:space="0" w:color="auto"/>
        <w:left w:val="none" w:sz="0" w:space="0" w:color="auto"/>
        <w:bottom w:val="none" w:sz="0" w:space="0" w:color="auto"/>
        <w:right w:val="none" w:sz="0" w:space="0" w:color="auto"/>
      </w:divBdr>
    </w:div>
    <w:div w:id="1523586570">
      <w:bodyDiv w:val="1"/>
      <w:marLeft w:val="0"/>
      <w:marRight w:val="0"/>
      <w:marTop w:val="0"/>
      <w:marBottom w:val="0"/>
      <w:divBdr>
        <w:top w:val="none" w:sz="0" w:space="0" w:color="auto"/>
        <w:left w:val="none" w:sz="0" w:space="0" w:color="auto"/>
        <w:bottom w:val="none" w:sz="0" w:space="0" w:color="auto"/>
        <w:right w:val="none" w:sz="0" w:space="0" w:color="auto"/>
      </w:divBdr>
    </w:div>
    <w:div w:id="1540046444">
      <w:bodyDiv w:val="1"/>
      <w:marLeft w:val="0"/>
      <w:marRight w:val="0"/>
      <w:marTop w:val="0"/>
      <w:marBottom w:val="0"/>
      <w:divBdr>
        <w:top w:val="none" w:sz="0" w:space="0" w:color="auto"/>
        <w:left w:val="none" w:sz="0" w:space="0" w:color="auto"/>
        <w:bottom w:val="none" w:sz="0" w:space="0" w:color="auto"/>
        <w:right w:val="none" w:sz="0" w:space="0" w:color="auto"/>
      </w:divBdr>
    </w:div>
    <w:div w:id="1571496536">
      <w:bodyDiv w:val="1"/>
      <w:marLeft w:val="0"/>
      <w:marRight w:val="0"/>
      <w:marTop w:val="0"/>
      <w:marBottom w:val="0"/>
      <w:divBdr>
        <w:top w:val="none" w:sz="0" w:space="0" w:color="auto"/>
        <w:left w:val="none" w:sz="0" w:space="0" w:color="auto"/>
        <w:bottom w:val="none" w:sz="0" w:space="0" w:color="auto"/>
        <w:right w:val="none" w:sz="0" w:space="0" w:color="auto"/>
      </w:divBdr>
    </w:div>
    <w:div w:id="1574242549">
      <w:bodyDiv w:val="1"/>
      <w:marLeft w:val="0"/>
      <w:marRight w:val="0"/>
      <w:marTop w:val="0"/>
      <w:marBottom w:val="0"/>
      <w:divBdr>
        <w:top w:val="none" w:sz="0" w:space="0" w:color="auto"/>
        <w:left w:val="none" w:sz="0" w:space="0" w:color="auto"/>
        <w:bottom w:val="none" w:sz="0" w:space="0" w:color="auto"/>
        <w:right w:val="none" w:sz="0" w:space="0" w:color="auto"/>
      </w:divBdr>
    </w:div>
    <w:div w:id="1586382097">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653485842">
      <w:bodyDiv w:val="1"/>
      <w:marLeft w:val="0"/>
      <w:marRight w:val="0"/>
      <w:marTop w:val="0"/>
      <w:marBottom w:val="0"/>
      <w:divBdr>
        <w:top w:val="none" w:sz="0" w:space="0" w:color="auto"/>
        <w:left w:val="none" w:sz="0" w:space="0" w:color="auto"/>
        <w:bottom w:val="none" w:sz="0" w:space="0" w:color="auto"/>
        <w:right w:val="none" w:sz="0" w:space="0" w:color="auto"/>
      </w:divBdr>
    </w:div>
    <w:div w:id="1676221185">
      <w:bodyDiv w:val="1"/>
      <w:marLeft w:val="0"/>
      <w:marRight w:val="0"/>
      <w:marTop w:val="0"/>
      <w:marBottom w:val="0"/>
      <w:divBdr>
        <w:top w:val="none" w:sz="0" w:space="0" w:color="auto"/>
        <w:left w:val="none" w:sz="0" w:space="0" w:color="auto"/>
        <w:bottom w:val="none" w:sz="0" w:space="0" w:color="auto"/>
        <w:right w:val="none" w:sz="0" w:space="0" w:color="auto"/>
      </w:divBdr>
    </w:div>
    <w:div w:id="1702393610">
      <w:bodyDiv w:val="1"/>
      <w:marLeft w:val="0"/>
      <w:marRight w:val="0"/>
      <w:marTop w:val="0"/>
      <w:marBottom w:val="0"/>
      <w:divBdr>
        <w:top w:val="none" w:sz="0" w:space="0" w:color="auto"/>
        <w:left w:val="none" w:sz="0" w:space="0" w:color="auto"/>
        <w:bottom w:val="none" w:sz="0" w:space="0" w:color="auto"/>
        <w:right w:val="none" w:sz="0" w:space="0" w:color="auto"/>
      </w:divBdr>
    </w:div>
    <w:div w:id="1719233206">
      <w:bodyDiv w:val="1"/>
      <w:marLeft w:val="0"/>
      <w:marRight w:val="0"/>
      <w:marTop w:val="0"/>
      <w:marBottom w:val="0"/>
      <w:divBdr>
        <w:top w:val="none" w:sz="0" w:space="0" w:color="auto"/>
        <w:left w:val="none" w:sz="0" w:space="0" w:color="auto"/>
        <w:bottom w:val="none" w:sz="0" w:space="0" w:color="auto"/>
        <w:right w:val="none" w:sz="0" w:space="0" w:color="auto"/>
      </w:divBdr>
    </w:div>
    <w:div w:id="1720854991">
      <w:bodyDiv w:val="1"/>
      <w:marLeft w:val="0"/>
      <w:marRight w:val="0"/>
      <w:marTop w:val="0"/>
      <w:marBottom w:val="0"/>
      <w:divBdr>
        <w:top w:val="none" w:sz="0" w:space="0" w:color="auto"/>
        <w:left w:val="none" w:sz="0" w:space="0" w:color="auto"/>
        <w:bottom w:val="none" w:sz="0" w:space="0" w:color="auto"/>
        <w:right w:val="none" w:sz="0" w:space="0" w:color="auto"/>
      </w:divBdr>
    </w:div>
    <w:div w:id="1724401171">
      <w:bodyDiv w:val="1"/>
      <w:marLeft w:val="0"/>
      <w:marRight w:val="0"/>
      <w:marTop w:val="0"/>
      <w:marBottom w:val="0"/>
      <w:divBdr>
        <w:top w:val="none" w:sz="0" w:space="0" w:color="auto"/>
        <w:left w:val="none" w:sz="0" w:space="0" w:color="auto"/>
        <w:bottom w:val="none" w:sz="0" w:space="0" w:color="auto"/>
        <w:right w:val="none" w:sz="0" w:space="0" w:color="auto"/>
      </w:divBdr>
    </w:div>
    <w:div w:id="1728332073">
      <w:bodyDiv w:val="1"/>
      <w:marLeft w:val="0"/>
      <w:marRight w:val="0"/>
      <w:marTop w:val="0"/>
      <w:marBottom w:val="0"/>
      <w:divBdr>
        <w:top w:val="none" w:sz="0" w:space="0" w:color="auto"/>
        <w:left w:val="none" w:sz="0" w:space="0" w:color="auto"/>
        <w:bottom w:val="none" w:sz="0" w:space="0" w:color="auto"/>
        <w:right w:val="none" w:sz="0" w:space="0" w:color="auto"/>
      </w:divBdr>
    </w:div>
    <w:div w:id="1789615779">
      <w:bodyDiv w:val="1"/>
      <w:marLeft w:val="0"/>
      <w:marRight w:val="0"/>
      <w:marTop w:val="0"/>
      <w:marBottom w:val="0"/>
      <w:divBdr>
        <w:top w:val="none" w:sz="0" w:space="0" w:color="auto"/>
        <w:left w:val="none" w:sz="0" w:space="0" w:color="auto"/>
        <w:bottom w:val="none" w:sz="0" w:space="0" w:color="auto"/>
        <w:right w:val="none" w:sz="0" w:space="0" w:color="auto"/>
      </w:divBdr>
    </w:div>
    <w:div w:id="1815560512">
      <w:bodyDiv w:val="1"/>
      <w:marLeft w:val="0"/>
      <w:marRight w:val="0"/>
      <w:marTop w:val="0"/>
      <w:marBottom w:val="0"/>
      <w:divBdr>
        <w:top w:val="none" w:sz="0" w:space="0" w:color="auto"/>
        <w:left w:val="none" w:sz="0" w:space="0" w:color="auto"/>
        <w:bottom w:val="none" w:sz="0" w:space="0" w:color="auto"/>
        <w:right w:val="none" w:sz="0" w:space="0" w:color="auto"/>
      </w:divBdr>
    </w:div>
    <w:div w:id="1821969066">
      <w:bodyDiv w:val="1"/>
      <w:marLeft w:val="0"/>
      <w:marRight w:val="0"/>
      <w:marTop w:val="0"/>
      <w:marBottom w:val="0"/>
      <w:divBdr>
        <w:top w:val="none" w:sz="0" w:space="0" w:color="auto"/>
        <w:left w:val="none" w:sz="0" w:space="0" w:color="auto"/>
        <w:bottom w:val="none" w:sz="0" w:space="0" w:color="auto"/>
        <w:right w:val="none" w:sz="0" w:space="0" w:color="auto"/>
      </w:divBdr>
    </w:div>
    <w:div w:id="1839953552">
      <w:bodyDiv w:val="1"/>
      <w:marLeft w:val="0"/>
      <w:marRight w:val="0"/>
      <w:marTop w:val="0"/>
      <w:marBottom w:val="0"/>
      <w:divBdr>
        <w:top w:val="none" w:sz="0" w:space="0" w:color="auto"/>
        <w:left w:val="none" w:sz="0" w:space="0" w:color="auto"/>
        <w:bottom w:val="none" w:sz="0" w:space="0" w:color="auto"/>
        <w:right w:val="none" w:sz="0" w:space="0" w:color="auto"/>
      </w:divBdr>
    </w:div>
    <w:div w:id="1849169659">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07689118">
      <w:bodyDiv w:val="1"/>
      <w:marLeft w:val="0"/>
      <w:marRight w:val="0"/>
      <w:marTop w:val="0"/>
      <w:marBottom w:val="0"/>
      <w:divBdr>
        <w:top w:val="none" w:sz="0" w:space="0" w:color="auto"/>
        <w:left w:val="none" w:sz="0" w:space="0" w:color="auto"/>
        <w:bottom w:val="none" w:sz="0" w:space="0" w:color="auto"/>
        <w:right w:val="none" w:sz="0" w:space="0" w:color="auto"/>
      </w:divBdr>
    </w:div>
    <w:div w:id="1918855793">
      <w:bodyDiv w:val="1"/>
      <w:marLeft w:val="0"/>
      <w:marRight w:val="0"/>
      <w:marTop w:val="0"/>
      <w:marBottom w:val="0"/>
      <w:divBdr>
        <w:top w:val="none" w:sz="0" w:space="0" w:color="auto"/>
        <w:left w:val="none" w:sz="0" w:space="0" w:color="auto"/>
        <w:bottom w:val="none" w:sz="0" w:space="0" w:color="auto"/>
        <w:right w:val="none" w:sz="0" w:space="0" w:color="auto"/>
      </w:divBdr>
    </w:div>
    <w:div w:id="1926109698">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 w:id="1950969459">
      <w:bodyDiv w:val="1"/>
      <w:marLeft w:val="0"/>
      <w:marRight w:val="0"/>
      <w:marTop w:val="0"/>
      <w:marBottom w:val="0"/>
      <w:divBdr>
        <w:top w:val="none" w:sz="0" w:space="0" w:color="auto"/>
        <w:left w:val="none" w:sz="0" w:space="0" w:color="auto"/>
        <w:bottom w:val="none" w:sz="0" w:space="0" w:color="auto"/>
        <w:right w:val="none" w:sz="0" w:space="0" w:color="auto"/>
      </w:divBdr>
    </w:div>
    <w:div w:id="1960647864">
      <w:bodyDiv w:val="1"/>
      <w:marLeft w:val="0"/>
      <w:marRight w:val="0"/>
      <w:marTop w:val="0"/>
      <w:marBottom w:val="0"/>
      <w:divBdr>
        <w:top w:val="none" w:sz="0" w:space="0" w:color="auto"/>
        <w:left w:val="none" w:sz="0" w:space="0" w:color="auto"/>
        <w:bottom w:val="none" w:sz="0" w:space="0" w:color="auto"/>
        <w:right w:val="none" w:sz="0" w:space="0" w:color="auto"/>
      </w:divBdr>
    </w:div>
    <w:div w:id="1968318983">
      <w:bodyDiv w:val="1"/>
      <w:marLeft w:val="0"/>
      <w:marRight w:val="0"/>
      <w:marTop w:val="0"/>
      <w:marBottom w:val="0"/>
      <w:divBdr>
        <w:top w:val="none" w:sz="0" w:space="0" w:color="auto"/>
        <w:left w:val="none" w:sz="0" w:space="0" w:color="auto"/>
        <w:bottom w:val="none" w:sz="0" w:space="0" w:color="auto"/>
        <w:right w:val="none" w:sz="0" w:space="0" w:color="auto"/>
      </w:divBdr>
    </w:div>
    <w:div w:id="2006400324">
      <w:bodyDiv w:val="1"/>
      <w:marLeft w:val="0"/>
      <w:marRight w:val="0"/>
      <w:marTop w:val="0"/>
      <w:marBottom w:val="0"/>
      <w:divBdr>
        <w:top w:val="none" w:sz="0" w:space="0" w:color="auto"/>
        <w:left w:val="none" w:sz="0" w:space="0" w:color="auto"/>
        <w:bottom w:val="none" w:sz="0" w:space="0" w:color="auto"/>
        <w:right w:val="none" w:sz="0" w:space="0" w:color="auto"/>
      </w:divBdr>
    </w:div>
    <w:div w:id="2016371327">
      <w:bodyDiv w:val="1"/>
      <w:marLeft w:val="0"/>
      <w:marRight w:val="0"/>
      <w:marTop w:val="0"/>
      <w:marBottom w:val="0"/>
      <w:divBdr>
        <w:top w:val="none" w:sz="0" w:space="0" w:color="auto"/>
        <w:left w:val="none" w:sz="0" w:space="0" w:color="auto"/>
        <w:bottom w:val="none" w:sz="0" w:space="0" w:color="auto"/>
        <w:right w:val="none" w:sz="0" w:space="0" w:color="auto"/>
      </w:divBdr>
    </w:div>
    <w:div w:id="2017222139">
      <w:bodyDiv w:val="1"/>
      <w:marLeft w:val="0"/>
      <w:marRight w:val="0"/>
      <w:marTop w:val="0"/>
      <w:marBottom w:val="0"/>
      <w:divBdr>
        <w:top w:val="none" w:sz="0" w:space="0" w:color="auto"/>
        <w:left w:val="none" w:sz="0" w:space="0" w:color="auto"/>
        <w:bottom w:val="none" w:sz="0" w:space="0" w:color="auto"/>
        <w:right w:val="none" w:sz="0" w:space="0" w:color="auto"/>
      </w:divBdr>
    </w:div>
    <w:div w:id="2019770305">
      <w:bodyDiv w:val="1"/>
      <w:marLeft w:val="0"/>
      <w:marRight w:val="0"/>
      <w:marTop w:val="0"/>
      <w:marBottom w:val="0"/>
      <w:divBdr>
        <w:top w:val="none" w:sz="0" w:space="0" w:color="auto"/>
        <w:left w:val="none" w:sz="0" w:space="0" w:color="auto"/>
        <w:bottom w:val="none" w:sz="0" w:space="0" w:color="auto"/>
        <w:right w:val="none" w:sz="0" w:space="0" w:color="auto"/>
      </w:divBdr>
    </w:div>
    <w:div w:id="2020811520">
      <w:bodyDiv w:val="1"/>
      <w:marLeft w:val="0"/>
      <w:marRight w:val="0"/>
      <w:marTop w:val="0"/>
      <w:marBottom w:val="0"/>
      <w:divBdr>
        <w:top w:val="none" w:sz="0" w:space="0" w:color="auto"/>
        <w:left w:val="none" w:sz="0" w:space="0" w:color="auto"/>
        <w:bottom w:val="none" w:sz="0" w:space="0" w:color="auto"/>
        <w:right w:val="none" w:sz="0" w:space="0" w:color="auto"/>
      </w:divBdr>
    </w:div>
    <w:div w:id="2022966893">
      <w:bodyDiv w:val="1"/>
      <w:marLeft w:val="0"/>
      <w:marRight w:val="0"/>
      <w:marTop w:val="0"/>
      <w:marBottom w:val="0"/>
      <w:divBdr>
        <w:top w:val="none" w:sz="0" w:space="0" w:color="auto"/>
        <w:left w:val="none" w:sz="0" w:space="0" w:color="auto"/>
        <w:bottom w:val="none" w:sz="0" w:space="0" w:color="auto"/>
        <w:right w:val="none" w:sz="0" w:space="0" w:color="auto"/>
      </w:divBdr>
    </w:div>
    <w:div w:id="2035382385">
      <w:bodyDiv w:val="1"/>
      <w:marLeft w:val="0"/>
      <w:marRight w:val="0"/>
      <w:marTop w:val="0"/>
      <w:marBottom w:val="0"/>
      <w:divBdr>
        <w:top w:val="none" w:sz="0" w:space="0" w:color="auto"/>
        <w:left w:val="none" w:sz="0" w:space="0" w:color="auto"/>
        <w:bottom w:val="none" w:sz="0" w:space="0" w:color="auto"/>
        <w:right w:val="none" w:sz="0" w:space="0" w:color="auto"/>
      </w:divBdr>
    </w:div>
    <w:div w:id="2043939585">
      <w:bodyDiv w:val="1"/>
      <w:marLeft w:val="0"/>
      <w:marRight w:val="0"/>
      <w:marTop w:val="0"/>
      <w:marBottom w:val="0"/>
      <w:divBdr>
        <w:top w:val="none" w:sz="0" w:space="0" w:color="auto"/>
        <w:left w:val="none" w:sz="0" w:space="0" w:color="auto"/>
        <w:bottom w:val="none" w:sz="0" w:space="0" w:color="auto"/>
        <w:right w:val="none" w:sz="0" w:space="0" w:color="auto"/>
      </w:divBdr>
    </w:div>
    <w:div w:id="2066178718">
      <w:bodyDiv w:val="1"/>
      <w:marLeft w:val="0"/>
      <w:marRight w:val="0"/>
      <w:marTop w:val="0"/>
      <w:marBottom w:val="0"/>
      <w:divBdr>
        <w:top w:val="none" w:sz="0" w:space="0" w:color="auto"/>
        <w:left w:val="none" w:sz="0" w:space="0" w:color="auto"/>
        <w:bottom w:val="none" w:sz="0" w:space="0" w:color="auto"/>
        <w:right w:val="none" w:sz="0" w:space="0" w:color="auto"/>
      </w:divBdr>
    </w:div>
    <w:div w:id="2072072550">
      <w:bodyDiv w:val="1"/>
      <w:marLeft w:val="0"/>
      <w:marRight w:val="0"/>
      <w:marTop w:val="0"/>
      <w:marBottom w:val="0"/>
      <w:divBdr>
        <w:top w:val="none" w:sz="0" w:space="0" w:color="auto"/>
        <w:left w:val="none" w:sz="0" w:space="0" w:color="auto"/>
        <w:bottom w:val="none" w:sz="0" w:space="0" w:color="auto"/>
        <w:right w:val="none" w:sz="0" w:space="0" w:color="auto"/>
      </w:divBdr>
    </w:div>
    <w:div w:id="2073235332">
      <w:bodyDiv w:val="1"/>
      <w:marLeft w:val="0"/>
      <w:marRight w:val="0"/>
      <w:marTop w:val="0"/>
      <w:marBottom w:val="0"/>
      <w:divBdr>
        <w:top w:val="none" w:sz="0" w:space="0" w:color="auto"/>
        <w:left w:val="none" w:sz="0" w:space="0" w:color="auto"/>
        <w:bottom w:val="none" w:sz="0" w:space="0" w:color="auto"/>
        <w:right w:val="none" w:sz="0" w:space="0" w:color="auto"/>
      </w:divBdr>
    </w:div>
    <w:div w:id="2100060710">
      <w:bodyDiv w:val="1"/>
      <w:marLeft w:val="0"/>
      <w:marRight w:val="0"/>
      <w:marTop w:val="0"/>
      <w:marBottom w:val="0"/>
      <w:divBdr>
        <w:top w:val="none" w:sz="0" w:space="0" w:color="auto"/>
        <w:left w:val="none" w:sz="0" w:space="0" w:color="auto"/>
        <w:bottom w:val="none" w:sz="0" w:space="0" w:color="auto"/>
        <w:right w:val="none" w:sz="0" w:space="0" w:color="auto"/>
      </w:divBdr>
    </w:div>
    <w:div w:id="2111046620">
      <w:bodyDiv w:val="1"/>
      <w:marLeft w:val="0"/>
      <w:marRight w:val="0"/>
      <w:marTop w:val="0"/>
      <w:marBottom w:val="0"/>
      <w:divBdr>
        <w:top w:val="none" w:sz="0" w:space="0" w:color="auto"/>
        <w:left w:val="none" w:sz="0" w:space="0" w:color="auto"/>
        <w:bottom w:val="none" w:sz="0" w:space="0" w:color="auto"/>
        <w:right w:val="none" w:sz="0" w:space="0" w:color="auto"/>
      </w:divBdr>
    </w:div>
    <w:div w:id="2113042195">
      <w:bodyDiv w:val="1"/>
      <w:marLeft w:val="0"/>
      <w:marRight w:val="0"/>
      <w:marTop w:val="0"/>
      <w:marBottom w:val="0"/>
      <w:divBdr>
        <w:top w:val="none" w:sz="0" w:space="0" w:color="auto"/>
        <w:left w:val="none" w:sz="0" w:space="0" w:color="auto"/>
        <w:bottom w:val="none" w:sz="0" w:space="0" w:color="auto"/>
        <w:right w:val="none" w:sz="0" w:space="0" w:color="auto"/>
      </w:divBdr>
    </w:div>
    <w:div w:id="2113744992">
      <w:bodyDiv w:val="1"/>
      <w:marLeft w:val="0"/>
      <w:marRight w:val="0"/>
      <w:marTop w:val="0"/>
      <w:marBottom w:val="0"/>
      <w:divBdr>
        <w:top w:val="none" w:sz="0" w:space="0" w:color="auto"/>
        <w:left w:val="none" w:sz="0" w:space="0" w:color="auto"/>
        <w:bottom w:val="none" w:sz="0" w:space="0" w:color="auto"/>
        <w:right w:val="none" w:sz="0" w:space="0" w:color="auto"/>
      </w:divBdr>
    </w:div>
    <w:div w:id="2138527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Tho</b:Tag>
    <b:SourceType>InternetSite</b:SourceType>
    <b:Guid>{6A5A32F1-A318-4540-8277-EE1333F61D49}</b:Guid>
    <b:Author>
      <b:Author>
        <b:NameList>
          <b:Person>
            <b:Last>Thompson</b:Last>
          </b:Person>
        </b:NameList>
      </b:Author>
    </b:Author>
    <b:Title>Soundpainting</b:Title>
    <b:InternetSiteTitle>Soundpainting.com</b:InternetSiteTitle>
    <b:URL>http://www.soundpainting.com/soundpainting/</b:URL>
    <b:RefOrder>3</b:RefOrder>
  </b:Source>
  <b:Source>
    <b:Tag>Ale</b:Tag>
    <b:SourceType>DocumentFromInternetSite</b:SourceType>
    <b:Guid>{96BF739D-EC35-4800-8FA5-F2A9C17AEEF4}</b:Guid>
    <b:Title>Semantics #1 - Signs and Meaning in Language</b:Title>
    <b:InternetSiteTitle>Youtube</b:InternetSiteTitle>
    <b:URL>https://www.youtube.com/watch?v=h2PDhtqDgKg</b:URL>
    <b:Author>
      <b:Author>
        <b:NameList>
          <b:Person>
            <b:Last>Brock</b:Last>
            <b:First>Alexander</b:First>
          </b:Person>
        </b:NameList>
      </b:Author>
    </b:Author>
    <b:RefOrder>4</b:RefOrder>
  </b:Source>
  <b:Source>
    <b:Tag>Dec</b:Tag>
    <b:SourceType>InternetSite</b:SourceType>
    <b:Guid>{A4CC20AE-7A29-4B8C-BDF3-30D6014A8183}</b:Guid>
    <b:Title>Ferdinand de Saussure: The Linguistic Unit – Sign, Signified and Signifier Explained</b:Title>
    <b:InternetSiteTitle>Decode Science</b:InternetSiteTitle>
    <b:URL>https://www.decodedscience.org/ferdinand-de-saussure-the-linguistic-unit-sign-signified-and-signifier-explained/</b:URL>
    <b:Author>
      <b:Author>
        <b:NameList>
          <b:Person>
            <b:Last>DecodingScience</b:Last>
          </b:Person>
        </b:NameList>
      </b:Author>
    </b:Author>
    <b:RefOrder>5</b:RefOrder>
  </b:Source>
  <b:Source>
    <b:Tag>Pei03</b:Tag>
    <b:SourceType>Book</b:SourceType>
    <b:Guid>{ED4323DF-EC50-430C-9689-58E02203DDEC}</b:Guid>
    <b:Author>
      <b:Author>
        <b:NameList>
          <b:Person>
            <b:Last>Peirce</b:Last>
            <b:First>Charles</b:First>
            <b:Middle>Sanders</b:Middle>
          </b:Person>
        </b:NameList>
      </b:Author>
    </b:Author>
    <b:Title>Nomenclature and Division of Triadic Relations, as far as they are determined</b:Title>
    <b:Year>1903</b:Year>
    <b:RefOrder>6</b:RefOrder>
  </b:Source>
  <b:Source>
    <b:Tag>Hel</b:Tag>
    <b:SourceType>InternetSite</b:SourceType>
    <b:Guid>{EB37B74C-9D5D-4C75-9A6B-E44B6217CB40}</b:Guid>
    <b:Title>Soundpainting blog</b:Title>
    <b:Author>
      <b:Author>
        <b:NameList>
          <b:Person>
            <b:Last>Minors</b:Last>
            <b:First>Helen</b:First>
            <b:Middle>Julia</b:Middle>
          </b:Person>
          <b:Person>
            <b:Last>Thompson</b:Last>
            <b:First>Walter</b:First>
          </b:Person>
        </b:NameList>
      </b:Author>
    </b:Author>
    <b:InternetSiteTitle>Soundpainting</b:InternetSiteTitle>
    <b:URL>http://www.soundpainting.com/blog/</b:URL>
    <b:RefOrder>2</b:RefOrder>
  </b:Source>
  <b:Source>
    <b:Tag>Nad17</b:Tag>
    <b:SourceType>JournalArticle</b:SourceType>
    <b:Guid>{EB52A6E3-C1AB-4816-88B8-4D1FB2B99B1A}</b:Guid>
    <b:Author>
      <b:Author>
        <b:NameList>
          <b:Person>
            <b:Last>Couture</b:Last>
            <b:First>Nadine</b:First>
          </b:Person>
          <b:Person>
            <b:Last>Bottecchia</b:Last>
          </b:Person>
          <b:Person>
            <b:Last>Chaumette</b:Last>
          </b:Person>
          <b:Person>
            <b:Last>Cecconello</b:Last>
          </b:Person>
          <b:Person>
            <b:Last>Rekalde</b:Last>
            <b:First>et</b:First>
            <b:Middle>al.</b:Middle>
          </b:Person>
        </b:NameList>
      </b:Author>
    </b:Author>
    <b:Title>Using the Soundpainting Language to Fly a Swarm of Drones</b:Title>
    <b:JournalName>Advances in Intelligent Systems and Computing</b:JournalName>
    <b:Year>2017</b:Year>
    <b:RefOrder>1</b:RefOrder>
  </b:Source>
  <b:Source>
    <b:Tag>Sha48</b:Tag>
    <b:SourceType>Book</b:SourceType>
    <b:Guid>{41BE52A0-6FB8-4CDF-B711-DA7973FAF590}</b:Guid>
    <b:Author>
      <b:Author>
        <b:NameList>
          <b:Person>
            <b:Last>Shannon</b:Last>
          </b:Person>
        </b:NameList>
      </b:Author>
    </b:Author>
    <b:Title>A Mathematical Theory of Communication </b:Title>
    <b:Year>1948</b:Year>
    <b:RefOrder>7</b:RefOrder>
  </b:Source>
  <b:Source>
    <b:Tag>Hop</b:Tag>
    <b:SourceType>Book</b:SourceType>
    <b:Guid>{C71513C4-A35C-41A8-A58D-805E7B65EAED}</b:Guid>
    <b:Author>
      <b:Author>
        <b:NameList>
          <b:Person>
            <b:Last>Hopcroft</b:Last>
            <b:First>Ullman</b:First>
          </b:Person>
        </b:NameList>
      </b:Author>
    </b:Author>
    <b:Title>1979</b:Title>
    <b:RefOrder>8</b:RefOrder>
  </b:Source>
  <b:Source>
    <b:Tag>Hug63</b:Tag>
    <b:SourceType>JournalArticle</b:SourceType>
    <b:Guid>{9AD818CB-F924-4A5C-9670-304FE5844B89}</b:Guid>
    <b:Author>
      <b:Author>
        <b:NameList>
          <b:Person>
            <b:Last>Huglo</b:Last>
            <b:First>Michel</b:First>
          </b:Person>
        </b:NameList>
      </b:Author>
    </b:Author>
    <b:Title>La chironomie médiévale</b:Title>
    <b:Year>1963</b:Year>
    <b:JournalName>Revue de musicologie</b:JournalName>
    <b:RefOrder>9</b:RefOrder>
  </b:Source>
  <b:Source>
    <b:Tag>Pâr</b:Tag>
    <b:SourceType>DocumentFromInternetSite</b:SourceType>
    <b:Guid>{35182E75-EE60-4F6E-BCE0-7AA3F98CD47B}</b:Guid>
    <b:Author>
      <b:Author>
        <b:NameList>
          <b:Person>
            <b:Last>Pâris</b:Last>
            <b:First>Alain</b:First>
          </b:Person>
        </b:NameList>
      </b:Author>
    </b:Author>
    <b:Title>Direction d'orchestre</b:Title>
    <b:InternetSiteTitle>Universalis</b:InternetSiteTitle>
    <b:URL>https://www.universalis.fr/encyclopedie/direction-d-orchestre/</b:URL>
    <b:RefOrder>10</b:RefOrder>
  </b:Source>
  <b:Source>
    <b:Tag>Dub06</b:Tag>
    <b:SourceType>Report</b:SourceType>
    <b:Guid>{05A03504-7E93-4A2F-B028-326196479138}</b:Guid>
    <b:Author>
      <b:Author>
        <b:NameList>
          <b:Person>
            <b:Last>Duby</b:Last>
            <b:First>Marc</b:First>
          </b:Person>
        </b:NameList>
      </b:Author>
    </b:Author>
    <b:Title>Soundpainting as a system for the collaborative creation of music in performance</b:Title>
    <b:Year>2006</b:Year>
    <b:RefOrder>11</b:RefOrder>
  </b:Source>
  <b:Source>
    <b:Tag>All</b:Tag>
    <b:SourceType>DocumentFromInternetSite</b:SourceType>
    <b:Guid>{55957AAF-C23D-4D19-B72E-C1B3F5F48767}</b:Guid>
    <b:Title>Butch Morris </b:Title>
    <b:InternetSiteTitle>All About Jazz</b:InternetSiteTitle>
    <b:URL>https://www.allaboutjazz.com/butch-morris-butch-morris-by-aaj-staff.php</b:URL>
    <b:Author>
      <b:Author>
        <b:Corporate>All About Jazz</b:Corporate>
      </b:Author>
    </b:Author>
    <b:RefOrder>12</b:RefOrder>
  </b:Source>
  <b:Source>
    <b:Tag>LaP</b:Tag>
    <b:SourceType>DocumentFromInternetSite</b:SourceType>
    <b:Guid>{74BA5495-1C7C-4C9F-80DB-C1DBC2EF677A}</b:Guid>
    <b:Author>
      <b:Author>
        <b:Corporate> La Percumotora</b:Corporate>
      </b:Author>
    </b:Author>
    <b:Title>Ritmo y Percusión con Señas</b:Title>
    <b:InternetSiteTitle>La Percumotora</b:InternetSiteTitle>
    <b:URL>https://www.lapercumotora.com/lapercumotora/ritmo-y-percusion-con-senas/</b:URL>
    <b:RefOrder>28</b:RefOrder>
  </b:Source>
  <b:Source>
    <b:Tag>Ros73</b:Tag>
    <b:SourceType>JournalArticle</b:SourceType>
    <b:Guid>{E2AECD27-B9BD-4732-93D6-54958BB2CE51}</b:Guid>
    <b:Author>
      <b:Author>
        <b:NameList>
          <b:Person>
            <b:Last>Rosch</b:Last>
            <b:First>Eleanor</b:First>
            <b:Middle>H.</b:Middle>
          </b:Person>
        </b:NameList>
      </b:Author>
    </b:Author>
    <b:Title>Natural Categories</b:Title>
    <b:Year>1973</b:Year>
    <b:JournalName>Cognitive Psychology 4</b:JournalName>
    <b:Pages>328-350</b:Pages>
    <b:RefOrder>13</b:RefOrder>
  </b:Source>
  <b:Source>
    <b:Tag>Bro</b:Tag>
    <b:SourceType>DocumentFromInternetSite</b:SourceType>
    <b:Guid>{E4BAF069-B874-41CC-B25E-6C4D4012B1E2}</b:Guid>
    <b:Author>
      <b:Author>
        <b:NameList>
          <b:Person>
            <b:Last>Brock</b:Last>
            <b:First>Alexander</b:First>
          </b:Person>
        </b:NameList>
      </b:Author>
    </b:Author>
    <b:Title>Semantics #4 - Prototype Theory</b:Title>
    <b:InternetSiteTitle>Youtube</b:InternetSiteTitle>
    <b:URL>https://www.youtube.com/watch?v=mff_sPnz_gs</b:URL>
    <b:RefOrder>14</b:RefOrder>
  </b:Source>
  <b:Source>
    <b:Tag>Dou09</b:Tag>
    <b:SourceType>DocumentFromInternetSite</b:SourceType>
    <b:Guid>{7B3437A6-ADD5-4DEE-B465-CE5A63904852}</b:Guid>
    <b:Author>
      <b:Author>
        <b:NameList>
          <b:Person>
            <b:Last>Hofstadter</b:Last>
            <b:First>Douglas</b:First>
          </b:Person>
        </b:NameList>
      </b:Author>
    </b:Author>
    <b:Title>Analogy as the Core of Cognition</b:Title>
    <b:InternetSiteTitle>Youtube</b:InternetSiteTitle>
    <b:Year>2009</b:Year>
    <b:URL>https://www.youtube.com/watch?v=n8m7lFQ3njk</b:URL>
    <b:RefOrder>15</b:RefOrder>
  </b:Source>
  <b:Source>
    <b:Tag>Rev</b:Tag>
    <b:SourceType>Book</b:SourceType>
    <b:Guid>{D3D1A53D-9040-43D4-8356-011736D2CD88}</b:Guid>
    <b:Author>
      <b:Author>
        <b:NameList>
          <b:Person>
            <b:Last>Revlin</b:Last>
            <b:First>Russell</b:First>
          </b:Person>
        </b:NameList>
      </b:Author>
    </b:Author>
    <b:Title>Cognition: Theory and Practice</b:Title>
    <b:RefOrder>19</b:RefOrder>
  </b:Source>
  <b:Source>
    <b:Tag>Lid</b:Tag>
    <b:SourceType>Book</b:SourceType>
    <b:Guid>{F5B10BFC-5438-4E61-9937-4C76FE5E754F}</b:Guid>
    <b:Author>
      <b:Author>
        <b:NameList>
          <b:Person>
            <b:Last>Liddell</b:Last>
          </b:Person>
          <b:Person>
            <b:Last>Henry</b:Last>
            <b:First>G.</b:First>
          </b:Person>
          <b:Person>
            <b:Last>R.</b:Last>
            <b:First>Scott</b:First>
          </b:Person>
        </b:NameList>
      </b:Author>
    </b:Author>
    <b:Title>A Greek-English Lexicon</b:Title>
    <b:RefOrder>20</b:RefOrder>
  </b:Source>
  <b:Source>
    <b:Tag>Rah15</b:Tag>
    <b:SourceType>JournalArticle</b:SourceType>
    <b:Guid>{75229204-9A51-44D8-B8B8-06DF0D3C7C97}</b:Guid>
    <b:Title>Robust gesture recognition using Kinect: A comparison between DTW and HMM</b:Title>
    <b:Year>2015</b:Year>
    <b:Author>
      <b:Author>
        <b:NameList>
          <b:Person>
            <b:Last>Raheja</b:Last>
            <b:First>Jagdish</b:First>
            <b:Middle>&amp; Minhas, M. &amp; Prashanth, D. &amp; Shah, Tarang &amp; Chaudhary, Ankit</b:Middle>
          </b:Person>
        </b:NameList>
      </b:Author>
    </b:Author>
    <b:JournalName>Optik - International Journal for Light and Electron Optics</b:JournalName>
    <b:RefOrder>21</b:RefOrder>
  </b:Source>
  <b:Source>
    <b:Tag>Car12</b:Tag>
    <b:SourceType>ConferenceProceedings</b:SourceType>
    <b:Guid>{1E7AE3DC-82F0-45CD-BAA9-F7117B0382C9}</b:Guid>
    <b:Author>
      <b:Author>
        <b:NameList>
          <b:Person>
            <b:Last>Carmona J.M.</b:Last>
            <b:First>Climent</b:First>
            <b:Middle>J.</b:Middle>
          </b:Person>
        </b:NameList>
      </b:Author>
    </b:Author>
    <b:Title>A Performance Evaluation of HMM and DTW for Gesture Recognition</b:Title>
    <b:JournalName>Progress in Pattern Recognition, Image Analysis, Computer Vision, and Applications</b:JournalName>
    <b:Year>2012</b:Year>
    <b:ConferenceName>Progress in Pattern Recognition, Image Analysis, Computer Vision, and Applications</b:ConferenceName>
    <b:RefOrder>22</b:RefOrder>
  </b:Source>
  <b:Source>
    <b:Tag>Hiy16</b:Tag>
    <b:SourceType>JournalArticle</b:SourceType>
    <b:Guid>{148D5B60-87A6-452D-BECF-D3F103817A5E}</b:Guid>
    <b:Title>Combination of HMM and DTW for 3D Dynamic Gesture Recognition Using Depth Only.</b:Title>
    <b:Year>2016</b:Year>
    <b:Author>
      <b:Author>
        <b:NameList>
          <b:Person>
            <b:Last>Hiyadi</b:Last>
            <b:First>Hajar</b:First>
            <b:Middle>&amp; Ababsa, Fakhreddine &amp; Montagne, Christophe &amp; Bouyakhf, El Houssine &amp; Regragui, Fakhita</b:Middle>
          </b:Person>
        </b:NameList>
      </b:Author>
    </b:Author>
    <b:RefOrder>23</b:RefOrder>
  </b:Source>
  <b:Source>
    <b:Tag>Cho17</b:Tag>
    <b:SourceType>JournalArticle</b:SourceType>
    <b:Guid>{192D6C4A-A190-4CA0-9B26-6B5F71F0723B}</b:Guid>
    <b:Author>
      <b:Author>
        <b:NameList>
          <b:Person>
            <b:Last>Choi</b:Last>
            <b:First>Hyo-rim</b:First>
            <b:Middle>&amp; Kim, Tae-Yong</b:Middle>
          </b:Person>
        </b:NameList>
      </b:Author>
    </b:Author>
    <b:Title>Directional Dynamic Time Warping for Gesture Recognition</b:Title>
    <b:Year>2017</b:Year>
    <b:Pages>22-25</b:Pages>
    <b:RefOrder>24</b:RefOrder>
  </b:Source>
  <b:Source>
    <b:Tag>Sta04</b:Tag>
    <b:SourceType>JournalArticle</b:SourceType>
    <b:Guid>{55DDECA2-032D-42CE-82FE-8D1A61F86AD9}</b:Guid>
    <b:Author>
      <b:Author>
        <b:NameList>
          <b:Person>
            <b:Last>Salvador</b:Last>
            <b:First>Stan</b:First>
          </b:Person>
        </b:NameList>
      </b:Author>
    </b:Author>
    <b:Title>FastDTW: Toward Accurate Dynamic Time Warping in Linear Time and Space</b:Title>
    <b:JournalName>Intelligent Data Analysis</b:JournalName>
    <b:Year>2004</b:Year>
    <b:RefOrder>25</b:RefOrder>
  </b:Source>
  <b:Source>
    <b:Tag>Pia</b:Tag>
    <b:SourceType>JournalArticle</b:SourceType>
    <b:Guid>{89074E50-6651-480E-ABB3-193BBD14EE88}</b:Guid>
    <b:Author>
      <b:Author>
        <b:NameList>
          <b:Person>
            <b:Last>Piana</b:Last>
          </b:Person>
          <b:Person>
            <b:Last>Stagliano</b:Last>
          </b:Person>
          <b:Person>
            <b:Last>Odone</b:Last>
          </b:Person>
          <b:Person>
            <b:Last>Verri</b:Last>
          </b:Person>
          <b:Person>
            <b:Last>Camurri</b:Last>
          </b:Person>
        </b:NameList>
      </b:Author>
    </b:Author>
    <b:Title>Real-time Automatic Emotion Recognition from Body</b:Title>
    <b:RefOrder>27</b:RefOrder>
  </b:Source>
  <b:Source>
    <b:Tag>DIB</b:Tag>
    <b:SourceType>InternetSite</b:SourceType>
    <b:Guid>{087B7F11-CF18-49A3-973D-68E6B53CBEB3}</b:Guid>
    <b:Title>The EyesWeb Project</b:Title>
    <b:Author>
      <b:Author>
        <b:Corporate>DIBRIS - University of Genoa</b:Corporate>
      </b:Author>
    </b:Author>
    <b:InternetSiteTitle>Infomus</b:InternetSiteTitle>
    <b:URL>http://www.infomus.org/eyesweb_eng.php</b:URL>
    <b:RefOrder>26</b:RefOrder>
  </b:Source>
  <b:Source>
    <b:Tag>Mar79</b:Tag>
    <b:SourceType>BookSection</b:SourceType>
    <b:Guid>{F1366BE3-8452-4425-BC9E-22939D10787A}</b:Guid>
    <b:Title>La repŕesentation spatio-verticale du caractère musical grave-aigu et l'élaboration de lanotion de hauteur de son dans la conscience musicale occidentale</b:Title>
    <b:Year>1979</b:Year>
    <b:Author>
      <b:Author>
        <b:NameList>
          <b:Person>
            <b:Last>Duchez</b:Last>
            <b:First>Marie-Elisabeth</b:First>
          </b:Person>
        </b:NameList>
      </b:Author>
      <b:BookAuthor>
        <b:NameList>
          <b:Person>
            <b:Last>Society</b:Last>
            <b:First>International</b:First>
            <b:Middle>Musicological</b:Middle>
          </b:Person>
        </b:NameList>
      </b:BookAuthor>
    </b:Author>
    <b:BookTitle>Acta Musicologica, Vol. 51, Fasc. 1</b:BookTitle>
    <b:RefOrder>17</b:RefOrder>
  </b:Source>
  <b:Source>
    <b:Tag>Yer</b:Tag>
    <b:SourceType>ConferenceProceedings</b:SourceType>
    <b:Guid>{BF1A8D2B-06FB-4E0A-9917-625406C3A825}</b:Guid>
    <b:Title>Analysis of Soundpainting sign language visuals</b:Title>
    <b:Author>
      <b:Author>
        <b:NameList>
          <b:Person>
            <b:Last>Yerlikaya</b:Last>
          </b:Person>
          <b:Person>
            <b:Last>Coskumer</b:Last>
          </b:Person>
        </b:NameList>
      </b:Author>
    </b:Author>
    <b:ConferenceName>MĀKSLA UN MŪZIKA KULTŪRAS DISKURSĀ</b:ConferenceName>
    <b:Year>2016</b:Year>
    <b:RefOrder>18</b:RefOrder>
  </b:Source>
  <b:Source>
    <b:Tag>Aer16</b:Tag>
    <b:SourceType>JournalArticle</b:SourceType>
    <b:Guid>{CFEB882E-4479-40B0-B236-0D6567ADD8B5}</b:Guid>
    <b:Author>
      <b:Author>
        <b:NameList>
          <b:Person>
            <b:Last>Aerts</b:Last>
          </b:Person>
          <b:Person>
            <b:Last>Broekaert</b:Last>
          </b:Person>
          <b:Person>
            <b:Last>Gabora</b:Last>
          </b:Person>
          <b:Person>
            <b:Last>Sozzo</b:Last>
          </b:Person>
        </b:NameList>
      </b:Author>
    </b:Author>
    <b:Title>Generalizing Prototype Theory: A Formal Quantum Framework</b:Title>
    <b:Year>2016</b:Year>
    <b:JournalName>Frontiers in Psychology</b:JournalName>
    <b:RefOrder>16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6E5A48F-61F2-464B-9BB4-303C57C1D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15248</TotalTime>
  <Pages>85</Pages>
  <Words>31702</Words>
  <Characters>174365</Characters>
  <Application>Microsoft Office Word</Application>
  <DocSecurity>0</DocSecurity>
  <Lines>1453</Lines>
  <Paragraphs>411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1964</cp:revision>
  <dcterms:created xsi:type="dcterms:W3CDTF">2019-12-11T06:12:00Z</dcterms:created>
  <dcterms:modified xsi:type="dcterms:W3CDTF">2020-06-12T11:51:00Z</dcterms:modified>
</cp:coreProperties>
</file>