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449797"/>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p>
    <w:bookmarkStart w:id="9" w:name="_Toc42449798"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9"/>
        </w:p>
        <w:p w:rsidR="00951A39" w:rsidRDefault="00924FE7">
          <w:pPr>
            <w:pStyle w:val="TM1"/>
            <w:tabs>
              <w:tab w:val="left" w:pos="440"/>
              <w:tab w:val="right" w:leader="dot" w:pos="9736"/>
            </w:tabs>
            <w:rPr>
              <w:ins w:id="10" w:author="Arthur Parmentier" w:date="2020-06-07T19:15:00Z"/>
              <w:rFonts w:eastAsiaTheme="minorEastAsia" w:cstheme="minorBidi"/>
              <w:b w:val="0"/>
              <w:bCs w:val="0"/>
              <w:i w:val="0"/>
              <w:iCs w:val="0"/>
              <w:noProof/>
              <w:sz w:val="22"/>
              <w:szCs w:val="22"/>
              <w:lang w:val="fr-FR"/>
            </w:rPr>
          </w:pPr>
          <w:r w:rsidRPr="008C7E78">
            <w:fldChar w:fldCharType="begin"/>
          </w:r>
          <w:r w:rsidRPr="007C437A">
            <w:instrText xml:space="preserve"> TOC \o "1-3" \h \z \u </w:instrText>
          </w:r>
          <w:r w:rsidRPr="007C437A">
            <w:rPr>
              <w:rPrChange w:id="11" w:author="Arthur Parmentier" w:date="2020-06-07T15:27:00Z">
                <w:rPr>
                  <w:b w:val="0"/>
                  <w:bCs w:val="0"/>
                  <w:i w:val="0"/>
                  <w:iCs w:val="0"/>
                  <w:sz w:val="22"/>
                  <w:szCs w:val="22"/>
                </w:rPr>
              </w:rPrChange>
            </w:rPr>
            <w:fldChar w:fldCharType="separate"/>
          </w:r>
          <w:ins w:id="12" w:author="Arthur Parmentier" w:date="2020-06-07T19:15:00Z">
            <w:r w:rsidR="00951A39" w:rsidRPr="00C90B25">
              <w:rPr>
                <w:rStyle w:val="Lienhypertexte"/>
                <w:noProof/>
              </w:rPr>
              <w:fldChar w:fldCharType="begin"/>
            </w:r>
            <w:r w:rsidR="00951A39" w:rsidRPr="00C90B25">
              <w:rPr>
                <w:rStyle w:val="Lienhypertexte"/>
                <w:noProof/>
              </w:rPr>
              <w:instrText xml:space="preserve"> </w:instrText>
            </w:r>
            <w:r w:rsidR="00951A39">
              <w:rPr>
                <w:noProof/>
              </w:rPr>
              <w:instrText>HYPERLINK \l "_Toc42449797"</w:instrText>
            </w:r>
            <w:r w:rsidR="00951A39" w:rsidRPr="00C90B25">
              <w:rPr>
                <w:rStyle w:val="Lienhypertexte"/>
                <w:noProof/>
              </w:rPr>
              <w:instrText xml:space="preserve"> </w:instrText>
            </w:r>
            <w:r w:rsidR="00951A39" w:rsidRPr="00C90B25">
              <w:rPr>
                <w:rStyle w:val="Lienhypertexte"/>
                <w:noProof/>
              </w:rPr>
            </w:r>
            <w:r w:rsidR="00951A39" w:rsidRPr="00C90B25">
              <w:rPr>
                <w:rStyle w:val="Lienhypertexte"/>
                <w:noProof/>
              </w:rPr>
              <w:fldChar w:fldCharType="separate"/>
            </w:r>
            <w:r w:rsidR="00951A39" w:rsidRPr="00C90B25">
              <w:rPr>
                <w:rStyle w:val="Lienhypertexte"/>
                <w:noProof/>
              </w:rPr>
              <w:t>I.</w:t>
            </w:r>
            <w:r w:rsidR="00951A39">
              <w:rPr>
                <w:rFonts w:eastAsiaTheme="minorEastAsia" w:cstheme="minorBidi"/>
                <w:b w:val="0"/>
                <w:bCs w:val="0"/>
                <w:i w:val="0"/>
                <w:iCs w:val="0"/>
                <w:noProof/>
                <w:sz w:val="22"/>
                <w:szCs w:val="22"/>
                <w:lang w:val="fr-FR"/>
              </w:rPr>
              <w:tab/>
            </w:r>
            <w:r w:rsidR="00951A39" w:rsidRPr="00C90B25">
              <w:rPr>
                <w:rStyle w:val="Lienhypertexte"/>
                <w:noProof/>
              </w:rPr>
              <w:t>Introduction</w:t>
            </w:r>
            <w:r w:rsidR="00951A39">
              <w:rPr>
                <w:noProof/>
                <w:webHidden/>
              </w:rPr>
              <w:tab/>
            </w:r>
            <w:r w:rsidR="00951A39">
              <w:rPr>
                <w:noProof/>
                <w:webHidden/>
              </w:rPr>
              <w:fldChar w:fldCharType="begin"/>
            </w:r>
            <w:r w:rsidR="00951A39">
              <w:rPr>
                <w:noProof/>
                <w:webHidden/>
              </w:rPr>
              <w:instrText xml:space="preserve"> PAGEREF _Toc42449797 \h </w:instrText>
            </w:r>
            <w:r w:rsidR="00951A39">
              <w:rPr>
                <w:noProof/>
                <w:webHidden/>
              </w:rPr>
            </w:r>
          </w:ins>
          <w:r w:rsidR="00951A39">
            <w:rPr>
              <w:noProof/>
              <w:webHidden/>
            </w:rPr>
            <w:fldChar w:fldCharType="separate"/>
          </w:r>
          <w:ins w:id="13" w:author="Arthur Parmentier" w:date="2020-06-07T19:15:00Z">
            <w:r w:rsidR="00951A39">
              <w:rPr>
                <w:noProof/>
                <w:webHidden/>
              </w:rPr>
              <w:t>2</w:t>
            </w:r>
            <w:r w:rsidR="00951A39">
              <w:rPr>
                <w:noProof/>
                <w:webHidden/>
              </w:rPr>
              <w:fldChar w:fldCharType="end"/>
            </w:r>
            <w:r w:rsidR="00951A39" w:rsidRPr="00C90B25">
              <w:rPr>
                <w:rStyle w:val="Lienhypertexte"/>
                <w:noProof/>
              </w:rPr>
              <w:fldChar w:fldCharType="end"/>
            </w:r>
          </w:ins>
        </w:p>
        <w:p w:rsidR="00951A39" w:rsidRDefault="00951A39">
          <w:pPr>
            <w:pStyle w:val="TM1"/>
            <w:tabs>
              <w:tab w:val="left" w:pos="440"/>
              <w:tab w:val="right" w:leader="dot" w:pos="9736"/>
            </w:tabs>
            <w:rPr>
              <w:ins w:id="14" w:author="Arthur Parmentier" w:date="2020-06-07T19:15:00Z"/>
              <w:rFonts w:eastAsiaTheme="minorEastAsia" w:cstheme="minorBidi"/>
              <w:b w:val="0"/>
              <w:bCs w:val="0"/>
              <w:i w:val="0"/>
              <w:iCs w:val="0"/>
              <w:noProof/>
              <w:sz w:val="22"/>
              <w:szCs w:val="22"/>
              <w:lang w:val="fr-FR"/>
            </w:rPr>
          </w:pPr>
          <w:ins w:id="1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"_Toc42449798"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II.</w:t>
            </w:r>
            <w:r>
              <w:rPr>
                <w:rFonts w:eastAsiaTheme="minorEastAsia" w:cstheme="minorBidi"/>
                <w:b w:val="0"/>
                <w:bCs w:val="0"/>
                <w:i w:val="0"/>
                <w:iCs w:val="0"/>
                <w:noProof/>
                <w:sz w:val="22"/>
                <w:szCs w:val="22"/>
                <w:lang w:val="fr-FR"/>
              </w:rPr>
              <w:tab/>
            </w:r>
            <w:r w:rsidRPr="00C90B25">
              <w:rPr>
                <w:rStyle w:val="Lienhypertexte"/>
                <w:noProof/>
              </w:rPr>
              <w:t>Table des matières</w:t>
            </w:r>
            <w:r>
              <w:rPr>
                <w:noProof/>
                <w:webHidden/>
              </w:rPr>
              <w:tab/>
            </w:r>
            <w:r>
              <w:rPr>
                <w:noProof/>
                <w:webHidden/>
              </w:rPr>
              <w:fldChar w:fldCharType="begin"/>
            </w:r>
            <w:r>
              <w:rPr>
                <w:noProof/>
                <w:webHidden/>
              </w:rPr>
              <w:instrText xml:space="preserve"> PAGEREF _Toc42449798 \h </w:instrText>
            </w:r>
            <w:r>
              <w:rPr>
                <w:noProof/>
                <w:webHidden/>
              </w:rPr>
            </w:r>
          </w:ins>
          <w:r>
            <w:rPr>
              <w:noProof/>
              <w:webHidden/>
            </w:rPr>
            <w:fldChar w:fldCharType="separate"/>
          </w:r>
          <w:ins w:id="16" w:author="Arthur Parmentier" w:date="2020-06-07T19:15:00Z">
            <w:r>
              <w:rPr>
                <w:noProof/>
                <w:webHidden/>
              </w:rPr>
              <w:t>2</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7" w:author="Arthur Parmentier" w:date="2020-06-07T19:15:00Z"/>
              <w:rFonts w:eastAsiaTheme="minorEastAsia" w:cstheme="minorBidi"/>
              <w:b w:val="0"/>
              <w:bCs w:val="0"/>
              <w:i w:val="0"/>
              <w:iCs w:val="0"/>
              <w:noProof/>
              <w:sz w:val="22"/>
              <w:szCs w:val="22"/>
              <w:lang w:val="fr-FR"/>
            </w:rPr>
          </w:pPr>
          <w:ins w:id="1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"_Toc42449799"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III.</w:t>
            </w:r>
            <w:r>
              <w:rPr>
                <w:rFonts w:eastAsiaTheme="minorEastAsia" w:cstheme="minorBidi"/>
                <w:b w:val="0"/>
                <w:bCs w:val="0"/>
                <w:i w:val="0"/>
                <w:iCs w:val="0"/>
                <w:noProof/>
                <w:sz w:val="22"/>
                <w:szCs w:val="22"/>
                <w:lang w:val="fr-FR"/>
              </w:rPr>
              <w:tab/>
            </w:r>
            <w:r w:rsidRPr="00C90B25">
              <w:rPr>
                <w:rStyle w:val="Lienhypertexte"/>
                <w:noProof/>
              </w:rPr>
              <w:t>A brief history of Soundpainting</w:t>
            </w:r>
            <w:r>
              <w:rPr>
                <w:noProof/>
                <w:webHidden/>
              </w:rPr>
              <w:tab/>
            </w:r>
            <w:r>
              <w:rPr>
                <w:noProof/>
                <w:webHidden/>
              </w:rPr>
              <w:fldChar w:fldCharType="begin"/>
            </w:r>
            <w:r>
              <w:rPr>
                <w:noProof/>
                <w:webHidden/>
              </w:rPr>
              <w:instrText xml:space="preserve"> PAGEREF _Toc42449799 \h </w:instrText>
            </w:r>
            <w:r>
              <w:rPr>
                <w:noProof/>
                <w:webHidden/>
              </w:rPr>
            </w:r>
          </w:ins>
          <w:r>
            <w:rPr>
              <w:noProof/>
              <w:webHidden/>
            </w:rPr>
            <w:fldChar w:fldCharType="separate"/>
          </w:r>
          <w:ins w:id="19" w:author="Arthur Parmentier" w:date="2020-06-07T19:15:00Z">
            <w:r>
              <w:rPr>
                <w:noProof/>
                <w:webHidden/>
              </w:rPr>
              <w:t>4</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 w:author="Arthur Parmentier" w:date="2020-06-07T19:15:00Z"/>
              <w:rFonts w:eastAsiaTheme="minorEastAsia" w:cstheme="minorBidi"/>
              <w:b w:val="0"/>
              <w:bCs w:val="0"/>
              <w:noProof/>
              <w:lang w:val="fr-FR"/>
            </w:rPr>
          </w:pPr>
          <w:ins w:id="2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_Toc42449800 \h </w:instrText>
            </w:r>
            <w:r>
              <w:rPr>
                <w:noProof/>
                <w:webHidden/>
              </w:rPr>
            </w:r>
          </w:ins>
          <w:r>
            <w:rPr>
              <w:noProof/>
              <w:webHidden/>
            </w:rPr>
            <w:fldChar w:fldCharType="separate"/>
          </w:r>
          <w:ins w:id="22" w:author="Arthur Parmentier" w:date="2020-06-07T19:15:00Z">
            <w:r>
              <w:rPr>
                <w:noProof/>
                <w:webHidden/>
              </w:rPr>
              <w:t>4</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3" w:author="Arthur Parmentier" w:date="2020-06-07T19:15:00Z"/>
              <w:rFonts w:eastAsiaTheme="minorEastAsia" w:cstheme="minorBidi"/>
              <w:b w:val="0"/>
              <w:bCs w:val="0"/>
              <w:noProof/>
              <w:lang w:val="fr-FR"/>
            </w:rPr>
          </w:pPr>
          <w:ins w:id="2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Developments</w:t>
            </w:r>
            <w:r>
              <w:rPr>
                <w:noProof/>
                <w:webHidden/>
              </w:rPr>
              <w:tab/>
            </w:r>
            <w:r>
              <w:rPr>
                <w:noProof/>
                <w:webHidden/>
              </w:rPr>
              <w:fldChar w:fldCharType="begin"/>
            </w:r>
            <w:r>
              <w:rPr>
                <w:noProof/>
                <w:webHidden/>
              </w:rPr>
              <w:instrText xml:space="preserve"> PAGEREF _Toc42449801 \h </w:instrText>
            </w:r>
            <w:r>
              <w:rPr>
                <w:noProof/>
                <w:webHidden/>
              </w:rPr>
            </w:r>
          </w:ins>
          <w:r>
            <w:rPr>
              <w:noProof/>
              <w:webHidden/>
            </w:rPr>
            <w:fldChar w:fldCharType="separate"/>
          </w:r>
          <w:ins w:id="25" w:author="Arthur Parmentier" w:date="2020-06-07T19:15:00Z">
            <w:r>
              <w:rPr>
                <w:noProof/>
                <w:webHidden/>
              </w:rPr>
              <w:t>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6" w:author="Arthur Parmentier" w:date="2020-06-07T19:15:00Z"/>
              <w:rFonts w:eastAsiaTheme="minorEastAsia" w:cstheme="minorBidi"/>
              <w:noProof/>
              <w:sz w:val="22"/>
              <w:szCs w:val="22"/>
              <w:lang w:val="fr-FR"/>
            </w:rPr>
          </w:pPr>
          <w:ins w:id="2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A multidisciplinary language</w:t>
            </w:r>
            <w:r>
              <w:rPr>
                <w:noProof/>
                <w:webHidden/>
              </w:rPr>
              <w:tab/>
            </w:r>
            <w:r>
              <w:rPr>
                <w:noProof/>
                <w:webHidden/>
              </w:rPr>
              <w:fldChar w:fldCharType="begin"/>
            </w:r>
            <w:r>
              <w:rPr>
                <w:noProof/>
                <w:webHidden/>
              </w:rPr>
              <w:instrText xml:space="preserve"> PAGEREF _Toc42449806 \h </w:instrText>
            </w:r>
            <w:r>
              <w:rPr>
                <w:noProof/>
                <w:webHidden/>
              </w:rPr>
            </w:r>
          </w:ins>
          <w:r>
            <w:rPr>
              <w:noProof/>
              <w:webHidden/>
            </w:rPr>
            <w:fldChar w:fldCharType="separate"/>
          </w:r>
          <w:ins w:id="28" w:author="Arthur Parmentier" w:date="2020-06-07T19:15:00Z">
            <w:r>
              <w:rPr>
                <w:noProof/>
                <w:webHidden/>
              </w:rPr>
              <w:t>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9" w:author="Arthur Parmentier" w:date="2020-06-07T19:15:00Z"/>
              <w:rFonts w:eastAsiaTheme="minorEastAsia" w:cstheme="minorBidi"/>
              <w:noProof/>
              <w:sz w:val="22"/>
              <w:szCs w:val="22"/>
              <w:lang w:val="fr-FR"/>
            </w:rPr>
          </w:pPr>
          <w:ins w:id="3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Fertility in Europe, worldwide spread in Western society, the construction of a community and the beginning of the normalization of SP</w:t>
            </w:r>
            <w:r>
              <w:rPr>
                <w:noProof/>
                <w:webHidden/>
              </w:rPr>
              <w:tab/>
            </w:r>
            <w:r>
              <w:rPr>
                <w:noProof/>
                <w:webHidden/>
              </w:rPr>
              <w:fldChar w:fldCharType="begin"/>
            </w:r>
            <w:r>
              <w:rPr>
                <w:noProof/>
                <w:webHidden/>
              </w:rPr>
              <w:instrText xml:space="preserve"> PAGEREF _Toc42449808 \h </w:instrText>
            </w:r>
            <w:r>
              <w:rPr>
                <w:noProof/>
                <w:webHidden/>
              </w:rPr>
            </w:r>
          </w:ins>
          <w:r>
            <w:rPr>
              <w:noProof/>
              <w:webHidden/>
            </w:rPr>
            <w:fldChar w:fldCharType="separate"/>
          </w:r>
          <w:ins w:id="31" w:author="Arthur Parmentier" w:date="2020-06-07T19:15:00Z">
            <w:r>
              <w:rPr>
                <w:noProof/>
                <w:webHidden/>
              </w:rPr>
              <w:t>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32" w:author="Arthur Parmentier" w:date="2020-06-07T19:15:00Z"/>
              <w:rFonts w:eastAsiaTheme="minorEastAsia" w:cstheme="minorBidi"/>
              <w:noProof/>
              <w:sz w:val="22"/>
              <w:szCs w:val="22"/>
              <w:lang w:val="fr-FR"/>
            </w:rPr>
          </w:pPr>
          <w:ins w:id="3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revisited orchestra</w:t>
            </w:r>
            <w:r>
              <w:rPr>
                <w:noProof/>
                <w:webHidden/>
              </w:rPr>
              <w:tab/>
            </w:r>
            <w:r>
              <w:rPr>
                <w:noProof/>
                <w:webHidden/>
              </w:rPr>
              <w:fldChar w:fldCharType="begin"/>
            </w:r>
            <w:r>
              <w:rPr>
                <w:noProof/>
                <w:webHidden/>
              </w:rPr>
              <w:instrText xml:space="preserve"> PAGEREF _Toc42449809 \h </w:instrText>
            </w:r>
            <w:r>
              <w:rPr>
                <w:noProof/>
                <w:webHidden/>
              </w:rPr>
            </w:r>
          </w:ins>
          <w:r>
            <w:rPr>
              <w:noProof/>
              <w:webHidden/>
            </w:rPr>
            <w:fldChar w:fldCharType="separate"/>
          </w:r>
          <w:ins w:id="34" w:author="Arthur Parmentier" w:date="2020-06-07T19:15:00Z">
            <w:r>
              <w:rPr>
                <w:noProof/>
                <w:webHidden/>
              </w:rPr>
              <w:t>7</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35" w:author="Arthur Parmentier" w:date="2020-06-07T19:15:00Z"/>
              <w:rFonts w:eastAsiaTheme="minorEastAsia" w:cstheme="minorBidi"/>
              <w:b w:val="0"/>
              <w:bCs w:val="0"/>
              <w:i w:val="0"/>
              <w:iCs w:val="0"/>
              <w:noProof/>
              <w:sz w:val="22"/>
              <w:szCs w:val="22"/>
              <w:lang w:val="fr-FR"/>
            </w:rPr>
          </w:pPr>
          <w:ins w:id="3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IV.</w:t>
            </w:r>
            <w:r>
              <w:rPr>
                <w:rFonts w:eastAsiaTheme="minorEastAsia" w:cstheme="minorBidi"/>
                <w:b w:val="0"/>
                <w:bCs w:val="0"/>
                <w:i w:val="0"/>
                <w:iCs w:val="0"/>
                <w:noProof/>
                <w:sz w:val="22"/>
                <w:szCs w:val="22"/>
                <w:lang w:val="fr-FR"/>
              </w:rPr>
              <w:tab/>
            </w:r>
            <w:r w:rsidRPr="00C90B25">
              <w:rPr>
                <w:rStyle w:val="Lienhypertexte"/>
                <w:noProof/>
              </w:rPr>
              <w:t>Historical and theoretical context</w:t>
            </w:r>
            <w:r>
              <w:rPr>
                <w:noProof/>
                <w:webHidden/>
              </w:rPr>
              <w:tab/>
            </w:r>
            <w:r>
              <w:rPr>
                <w:noProof/>
                <w:webHidden/>
              </w:rPr>
              <w:fldChar w:fldCharType="begin"/>
            </w:r>
            <w:r>
              <w:rPr>
                <w:noProof/>
                <w:webHidden/>
              </w:rPr>
              <w:instrText xml:space="preserve"> PAGEREF _Toc42449810 \h </w:instrText>
            </w:r>
            <w:r>
              <w:rPr>
                <w:noProof/>
                <w:webHidden/>
              </w:rPr>
            </w:r>
          </w:ins>
          <w:r>
            <w:rPr>
              <w:noProof/>
              <w:webHidden/>
            </w:rPr>
            <w:fldChar w:fldCharType="separate"/>
          </w:r>
          <w:ins w:id="37"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38" w:author="Arthur Parmentier" w:date="2020-06-07T19:15:00Z"/>
              <w:rFonts w:eastAsiaTheme="minorEastAsia" w:cstheme="minorBidi"/>
              <w:b w:val="0"/>
              <w:bCs w:val="0"/>
              <w:noProof/>
              <w:lang w:val="fr-FR"/>
            </w:rPr>
          </w:pPr>
          <w:ins w:id="3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Signs for communication: a long history</w:t>
            </w:r>
            <w:r>
              <w:rPr>
                <w:noProof/>
                <w:webHidden/>
              </w:rPr>
              <w:tab/>
            </w:r>
            <w:r>
              <w:rPr>
                <w:noProof/>
                <w:webHidden/>
              </w:rPr>
              <w:fldChar w:fldCharType="begin"/>
            </w:r>
            <w:r>
              <w:rPr>
                <w:noProof/>
                <w:webHidden/>
              </w:rPr>
              <w:instrText xml:space="preserve"> PAGEREF _Toc42449811 \h </w:instrText>
            </w:r>
            <w:r>
              <w:rPr>
                <w:noProof/>
                <w:webHidden/>
              </w:rPr>
            </w:r>
          </w:ins>
          <w:r>
            <w:rPr>
              <w:noProof/>
              <w:webHidden/>
            </w:rPr>
            <w:fldChar w:fldCharType="separate"/>
          </w:r>
          <w:ins w:id="40"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1" w:author="Arthur Parmentier" w:date="2020-06-07T19:15:00Z"/>
              <w:rFonts w:eastAsiaTheme="minorEastAsia" w:cstheme="minorBidi"/>
              <w:noProof/>
              <w:sz w:val="22"/>
              <w:szCs w:val="22"/>
              <w:lang w:val="fr-FR"/>
            </w:rPr>
          </w:pPr>
          <w:ins w:id="4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A very long time ago…</w:t>
            </w:r>
            <w:r>
              <w:rPr>
                <w:noProof/>
                <w:webHidden/>
              </w:rPr>
              <w:tab/>
            </w:r>
            <w:r>
              <w:rPr>
                <w:noProof/>
                <w:webHidden/>
              </w:rPr>
              <w:fldChar w:fldCharType="begin"/>
            </w:r>
            <w:r>
              <w:rPr>
                <w:noProof/>
                <w:webHidden/>
              </w:rPr>
              <w:instrText xml:space="preserve"> PAGEREF _Toc42449812 \h </w:instrText>
            </w:r>
            <w:r>
              <w:rPr>
                <w:noProof/>
                <w:webHidden/>
              </w:rPr>
            </w:r>
          </w:ins>
          <w:r>
            <w:rPr>
              <w:noProof/>
              <w:webHidden/>
            </w:rPr>
            <w:fldChar w:fldCharType="separate"/>
          </w:r>
          <w:ins w:id="43"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4" w:author="Arthur Parmentier" w:date="2020-06-07T19:15:00Z"/>
              <w:rFonts w:eastAsiaTheme="minorEastAsia" w:cstheme="minorBidi"/>
              <w:noProof/>
              <w:sz w:val="22"/>
              <w:szCs w:val="22"/>
              <w:lang w:val="fr-FR"/>
            </w:rPr>
          </w:pPr>
          <w:ins w:id="4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Middle ages: neumes</w:t>
            </w:r>
            <w:r>
              <w:rPr>
                <w:noProof/>
                <w:webHidden/>
              </w:rPr>
              <w:tab/>
            </w:r>
            <w:r>
              <w:rPr>
                <w:noProof/>
                <w:webHidden/>
              </w:rPr>
              <w:fldChar w:fldCharType="begin"/>
            </w:r>
            <w:r>
              <w:rPr>
                <w:noProof/>
                <w:webHidden/>
              </w:rPr>
              <w:instrText xml:space="preserve"> PAGEREF _Toc42449813 \h </w:instrText>
            </w:r>
            <w:r>
              <w:rPr>
                <w:noProof/>
                <w:webHidden/>
              </w:rPr>
            </w:r>
          </w:ins>
          <w:r>
            <w:rPr>
              <w:noProof/>
              <w:webHidden/>
            </w:rPr>
            <w:fldChar w:fldCharType="separate"/>
          </w:r>
          <w:ins w:id="46"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7" w:author="Arthur Parmentier" w:date="2020-06-07T19:15:00Z"/>
              <w:rFonts w:eastAsiaTheme="minorEastAsia" w:cstheme="minorBidi"/>
              <w:noProof/>
              <w:sz w:val="22"/>
              <w:szCs w:val="22"/>
              <w:lang w:val="fr-FR"/>
            </w:rPr>
          </w:pPr>
          <w:ins w:id="4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"_Toc42449815"</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Creation of modern sign languages for deafs (?)</w:t>
            </w:r>
            <w:r>
              <w:rPr>
                <w:noProof/>
                <w:webHidden/>
              </w:rPr>
              <w:tab/>
            </w:r>
            <w:r>
              <w:rPr>
                <w:noProof/>
                <w:webHidden/>
              </w:rPr>
              <w:fldChar w:fldCharType="begin"/>
            </w:r>
            <w:r>
              <w:rPr>
                <w:noProof/>
                <w:webHidden/>
              </w:rPr>
              <w:instrText xml:space="preserve"> PAGEREF _Toc42449815 \h </w:instrText>
            </w:r>
            <w:r>
              <w:rPr>
                <w:noProof/>
                <w:webHidden/>
              </w:rPr>
            </w:r>
          </w:ins>
          <w:r>
            <w:rPr>
              <w:noProof/>
              <w:webHidden/>
            </w:rPr>
            <w:fldChar w:fldCharType="separate"/>
          </w:r>
          <w:ins w:id="49"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0" w:author="Arthur Parmentier" w:date="2020-06-07T19:15:00Z"/>
              <w:rFonts w:eastAsiaTheme="minorEastAsia" w:cstheme="minorBidi"/>
              <w:noProof/>
              <w:sz w:val="22"/>
              <w:szCs w:val="22"/>
              <w:lang w:val="fr-FR"/>
            </w:rPr>
          </w:pPr>
          <w:ins w:id="5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_Toc42449817 \h </w:instrText>
            </w:r>
            <w:r>
              <w:rPr>
                <w:noProof/>
                <w:webHidden/>
              </w:rPr>
            </w:r>
          </w:ins>
          <w:r>
            <w:rPr>
              <w:noProof/>
              <w:webHidden/>
            </w:rPr>
            <w:fldChar w:fldCharType="separate"/>
          </w:r>
          <w:ins w:id="52"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53" w:author="Arthur Parmentier" w:date="2020-06-07T19:15:00Z"/>
              <w:rFonts w:eastAsiaTheme="minorEastAsia" w:cstheme="minorBidi"/>
              <w:b w:val="0"/>
              <w:bCs w:val="0"/>
              <w:noProof/>
              <w:lang w:val="fr-FR"/>
            </w:rPr>
          </w:pPr>
          <w:ins w:id="5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_Toc42449818 \h </w:instrText>
            </w:r>
            <w:r>
              <w:rPr>
                <w:noProof/>
                <w:webHidden/>
              </w:rPr>
            </w:r>
          </w:ins>
          <w:r>
            <w:rPr>
              <w:noProof/>
              <w:webHidden/>
            </w:rPr>
            <w:fldChar w:fldCharType="separate"/>
          </w:r>
          <w:ins w:id="55"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6" w:author="Arthur Parmentier" w:date="2020-06-07T19:15:00Z"/>
              <w:rFonts w:eastAsiaTheme="minorEastAsia" w:cstheme="minorBidi"/>
              <w:noProof/>
              <w:sz w:val="22"/>
              <w:szCs w:val="22"/>
              <w:lang w:val="fr-FR"/>
            </w:rPr>
          </w:pPr>
          <w:ins w:id="5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Cage &amp; co</w:t>
            </w:r>
            <w:r>
              <w:rPr>
                <w:noProof/>
                <w:webHidden/>
              </w:rPr>
              <w:tab/>
            </w:r>
            <w:r>
              <w:rPr>
                <w:noProof/>
                <w:webHidden/>
              </w:rPr>
              <w:fldChar w:fldCharType="begin"/>
            </w:r>
            <w:r>
              <w:rPr>
                <w:noProof/>
                <w:webHidden/>
              </w:rPr>
              <w:instrText xml:space="preserve"> PAGEREF _Toc42449819 \h </w:instrText>
            </w:r>
            <w:r>
              <w:rPr>
                <w:noProof/>
                <w:webHidden/>
              </w:rPr>
            </w:r>
          </w:ins>
          <w:r>
            <w:rPr>
              <w:noProof/>
              <w:webHidden/>
            </w:rPr>
            <w:fldChar w:fldCharType="separate"/>
          </w:r>
          <w:ins w:id="58"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9" w:author="Arthur Parmentier" w:date="2020-06-07T19:15:00Z"/>
              <w:rFonts w:eastAsiaTheme="minorEastAsia" w:cstheme="minorBidi"/>
              <w:noProof/>
              <w:sz w:val="22"/>
              <w:szCs w:val="22"/>
              <w:lang w:val="fr-FR"/>
            </w:rPr>
          </w:pPr>
          <w:ins w:id="6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Algorithmic music</w:t>
            </w:r>
            <w:r>
              <w:rPr>
                <w:noProof/>
                <w:webHidden/>
              </w:rPr>
              <w:tab/>
            </w:r>
            <w:r>
              <w:rPr>
                <w:noProof/>
                <w:webHidden/>
              </w:rPr>
              <w:fldChar w:fldCharType="begin"/>
            </w:r>
            <w:r>
              <w:rPr>
                <w:noProof/>
                <w:webHidden/>
              </w:rPr>
              <w:instrText xml:space="preserve"> PAGEREF _Toc42449820 \h </w:instrText>
            </w:r>
            <w:r>
              <w:rPr>
                <w:noProof/>
                <w:webHidden/>
              </w:rPr>
            </w:r>
          </w:ins>
          <w:r>
            <w:rPr>
              <w:noProof/>
              <w:webHidden/>
            </w:rPr>
            <w:fldChar w:fldCharType="separate"/>
          </w:r>
          <w:ins w:id="61"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62" w:author="Arthur Parmentier" w:date="2020-06-07T19:15:00Z"/>
              <w:rFonts w:eastAsiaTheme="minorEastAsia" w:cstheme="minorBidi"/>
              <w:b w:val="0"/>
              <w:bCs w:val="0"/>
              <w:noProof/>
              <w:lang w:val="fr-FR"/>
            </w:rPr>
          </w:pPr>
          <w:ins w:id="6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Linguistics</w:t>
            </w:r>
            <w:r>
              <w:rPr>
                <w:noProof/>
                <w:webHidden/>
              </w:rPr>
              <w:tab/>
            </w:r>
            <w:r>
              <w:rPr>
                <w:noProof/>
                <w:webHidden/>
              </w:rPr>
              <w:fldChar w:fldCharType="begin"/>
            </w:r>
            <w:r>
              <w:rPr>
                <w:noProof/>
                <w:webHidden/>
              </w:rPr>
              <w:instrText xml:space="preserve"> PAGEREF _Toc42449821 \h </w:instrText>
            </w:r>
            <w:r>
              <w:rPr>
                <w:noProof/>
                <w:webHidden/>
              </w:rPr>
            </w:r>
          </w:ins>
          <w:r>
            <w:rPr>
              <w:noProof/>
              <w:webHidden/>
            </w:rPr>
            <w:fldChar w:fldCharType="separate"/>
          </w:r>
          <w:ins w:id="64"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right" w:leader="dot" w:pos="9736"/>
            </w:tabs>
            <w:rPr>
              <w:ins w:id="65" w:author="Arthur Parmentier" w:date="2020-06-07T19:15:00Z"/>
              <w:rFonts w:eastAsiaTheme="minorEastAsia" w:cstheme="minorBidi"/>
              <w:noProof/>
              <w:sz w:val="22"/>
              <w:szCs w:val="22"/>
              <w:lang w:val="fr-FR"/>
            </w:rPr>
          </w:pPr>
          <w:ins w:id="6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_Toc42449822 \h </w:instrText>
            </w:r>
            <w:r>
              <w:rPr>
                <w:noProof/>
                <w:webHidden/>
              </w:rPr>
            </w:r>
          </w:ins>
          <w:r>
            <w:rPr>
              <w:noProof/>
              <w:webHidden/>
            </w:rPr>
            <w:fldChar w:fldCharType="separate"/>
          </w:r>
          <w:ins w:id="67"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68" w:author="Arthur Parmentier" w:date="2020-06-07T19:15:00Z"/>
              <w:rFonts w:eastAsiaTheme="minorEastAsia" w:cstheme="minorBidi"/>
              <w:noProof/>
              <w:sz w:val="22"/>
              <w:szCs w:val="22"/>
              <w:lang w:val="fr-FR"/>
            </w:rPr>
          </w:pPr>
          <w:ins w:id="6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Regular languages</w:t>
            </w:r>
            <w:r>
              <w:rPr>
                <w:noProof/>
                <w:webHidden/>
              </w:rPr>
              <w:tab/>
            </w:r>
            <w:r>
              <w:rPr>
                <w:noProof/>
                <w:webHidden/>
              </w:rPr>
              <w:fldChar w:fldCharType="begin"/>
            </w:r>
            <w:r>
              <w:rPr>
                <w:noProof/>
                <w:webHidden/>
              </w:rPr>
              <w:instrText xml:space="preserve"> PAGEREF _Toc42449823 \h </w:instrText>
            </w:r>
            <w:r>
              <w:rPr>
                <w:noProof/>
                <w:webHidden/>
              </w:rPr>
            </w:r>
          </w:ins>
          <w:r>
            <w:rPr>
              <w:noProof/>
              <w:webHidden/>
            </w:rPr>
            <w:fldChar w:fldCharType="separate"/>
          </w:r>
          <w:ins w:id="70"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71" w:author="Arthur Parmentier" w:date="2020-06-07T19:15:00Z"/>
              <w:rFonts w:eastAsiaTheme="minorEastAsia" w:cstheme="minorBidi"/>
              <w:noProof/>
              <w:sz w:val="22"/>
              <w:szCs w:val="22"/>
              <w:lang w:val="fr-FR"/>
            </w:rPr>
          </w:pPr>
          <w:ins w:id="7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 link with generative music?</w:t>
            </w:r>
            <w:r>
              <w:rPr>
                <w:noProof/>
                <w:webHidden/>
              </w:rPr>
              <w:tab/>
            </w:r>
            <w:r>
              <w:rPr>
                <w:noProof/>
                <w:webHidden/>
              </w:rPr>
              <w:fldChar w:fldCharType="begin"/>
            </w:r>
            <w:r>
              <w:rPr>
                <w:noProof/>
                <w:webHidden/>
              </w:rPr>
              <w:instrText xml:space="preserve"> PAGEREF _Toc42449824 \h </w:instrText>
            </w:r>
            <w:r>
              <w:rPr>
                <w:noProof/>
                <w:webHidden/>
              </w:rPr>
            </w:r>
          </w:ins>
          <w:r>
            <w:rPr>
              <w:noProof/>
              <w:webHidden/>
            </w:rPr>
            <w:fldChar w:fldCharType="separate"/>
          </w:r>
          <w:ins w:id="73"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1"/>
            <w:tabs>
              <w:tab w:val="left" w:pos="440"/>
              <w:tab w:val="right" w:leader="dot" w:pos="9736"/>
            </w:tabs>
            <w:rPr>
              <w:ins w:id="74" w:author="Arthur Parmentier" w:date="2020-06-07T19:15:00Z"/>
              <w:rFonts w:eastAsiaTheme="minorEastAsia" w:cstheme="minorBidi"/>
              <w:b w:val="0"/>
              <w:bCs w:val="0"/>
              <w:i w:val="0"/>
              <w:iCs w:val="0"/>
              <w:noProof/>
              <w:sz w:val="22"/>
              <w:szCs w:val="22"/>
              <w:lang w:val="fr-FR"/>
            </w:rPr>
          </w:pPr>
          <w:ins w:id="7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"_Toc42449825"</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V.</w:t>
            </w:r>
            <w:r>
              <w:rPr>
                <w:rFonts w:eastAsiaTheme="minorEastAsia" w:cstheme="minorBidi"/>
                <w:b w:val="0"/>
                <w:bCs w:val="0"/>
                <w:i w:val="0"/>
                <w:iCs w:val="0"/>
                <w:noProof/>
                <w:sz w:val="22"/>
                <w:szCs w:val="22"/>
                <w:lang w:val="fr-FR"/>
              </w:rPr>
              <w:tab/>
            </w:r>
            <w:r w:rsidRPr="00C90B2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_Toc42449825 \h </w:instrText>
            </w:r>
            <w:r>
              <w:rPr>
                <w:noProof/>
                <w:webHidden/>
              </w:rPr>
            </w:r>
          </w:ins>
          <w:r>
            <w:rPr>
              <w:noProof/>
              <w:webHidden/>
            </w:rPr>
            <w:fldChar w:fldCharType="separate"/>
          </w:r>
          <w:ins w:id="76"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77" w:author="Arthur Parmentier" w:date="2020-06-07T19:15:00Z"/>
              <w:rFonts w:eastAsiaTheme="minorEastAsia" w:cstheme="minorBidi"/>
              <w:b w:val="0"/>
              <w:bCs w:val="0"/>
              <w:noProof/>
              <w:lang w:val="fr-FR"/>
            </w:rPr>
          </w:pPr>
          <w:ins w:id="7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Preliminary remarks</w:t>
            </w:r>
            <w:r>
              <w:rPr>
                <w:noProof/>
                <w:webHidden/>
              </w:rPr>
              <w:tab/>
            </w:r>
            <w:r>
              <w:rPr>
                <w:noProof/>
                <w:webHidden/>
              </w:rPr>
              <w:fldChar w:fldCharType="begin"/>
            </w:r>
            <w:r>
              <w:rPr>
                <w:noProof/>
                <w:webHidden/>
              </w:rPr>
              <w:instrText xml:space="preserve"> PAGEREF _Toc42449826 \h </w:instrText>
            </w:r>
            <w:r>
              <w:rPr>
                <w:noProof/>
                <w:webHidden/>
              </w:rPr>
            </w:r>
          </w:ins>
          <w:r>
            <w:rPr>
              <w:noProof/>
              <w:webHidden/>
            </w:rPr>
            <w:fldChar w:fldCharType="separate"/>
          </w:r>
          <w:ins w:id="79"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0" w:author="Arthur Parmentier" w:date="2020-06-07T19:15:00Z"/>
              <w:rFonts w:eastAsiaTheme="minorEastAsia" w:cstheme="minorBidi"/>
              <w:noProof/>
              <w:sz w:val="22"/>
              <w:szCs w:val="22"/>
              <w:lang w:val="fr-FR"/>
            </w:rPr>
          </w:pPr>
          <w:ins w:id="8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_Toc42449827 \h </w:instrText>
            </w:r>
            <w:r>
              <w:rPr>
                <w:noProof/>
                <w:webHidden/>
              </w:rPr>
            </w:r>
          </w:ins>
          <w:r>
            <w:rPr>
              <w:noProof/>
              <w:webHidden/>
            </w:rPr>
            <w:fldChar w:fldCharType="separate"/>
          </w:r>
          <w:ins w:id="82"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3" w:author="Arthur Parmentier" w:date="2020-06-07T19:15:00Z"/>
              <w:rFonts w:eastAsiaTheme="minorEastAsia" w:cstheme="minorBidi"/>
              <w:noProof/>
              <w:sz w:val="22"/>
              <w:szCs w:val="22"/>
              <w:lang w:val="fr-FR"/>
            </w:rPr>
          </w:pPr>
          <w:ins w:id="8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_Toc42449828 \h </w:instrText>
            </w:r>
            <w:r>
              <w:rPr>
                <w:noProof/>
                <w:webHidden/>
              </w:rPr>
            </w:r>
          </w:ins>
          <w:r>
            <w:rPr>
              <w:noProof/>
              <w:webHidden/>
            </w:rPr>
            <w:fldChar w:fldCharType="separate"/>
          </w:r>
          <w:ins w:id="85"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86" w:author="Arthur Parmentier" w:date="2020-06-07T19:15:00Z"/>
              <w:rFonts w:eastAsiaTheme="minorEastAsia" w:cstheme="minorBidi"/>
              <w:b w:val="0"/>
              <w:bCs w:val="0"/>
              <w:noProof/>
              <w:lang w:val="fr-FR"/>
            </w:rPr>
          </w:pPr>
          <w:ins w:id="8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_Toc42449829 \h </w:instrText>
            </w:r>
            <w:r>
              <w:rPr>
                <w:noProof/>
                <w:webHidden/>
              </w:rPr>
            </w:r>
          </w:ins>
          <w:r>
            <w:rPr>
              <w:noProof/>
              <w:webHidden/>
            </w:rPr>
            <w:fldChar w:fldCharType="separate"/>
          </w:r>
          <w:ins w:id="88" w:author="Arthur Parmentier" w:date="2020-06-07T19:15:00Z">
            <w:r>
              <w:rPr>
                <w:noProof/>
                <w:webHidden/>
              </w:rPr>
              <w:t>11</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9" w:author="Arthur Parmentier" w:date="2020-06-07T19:15:00Z"/>
              <w:rFonts w:eastAsiaTheme="minorEastAsia" w:cstheme="minorBidi"/>
              <w:noProof/>
              <w:sz w:val="22"/>
              <w:szCs w:val="22"/>
              <w:lang w:val="fr-FR"/>
            </w:rPr>
          </w:pPr>
          <w:ins w:id="9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Input space</w:t>
            </w:r>
            <w:r>
              <w:rPr>
                <w:noProof/>
                <w:webHidden/>
              </w:rPr>
              <w:tab/>
            </w:r>
            <w:r>
              <w:rPr>
                <w:noProof/>
                <w:webHidden/>
              </w:rPr>
              <w:fldChar w:fldCharType="begin"/>
            </w:r>
            <w:r>
              <w:rPr>
                <w:noProof/>
                <w:webHidden/>
              </w:rPr>
              <w:instrText xml:space="preserve"> PAGEREF _Toc42449830 \h </w:instrText>
            </w:r>
            <w:r>
              <w:rPr>
                <w:noProof/>
                <w:webHidden/>
              </w:rPr>
            </w:r>
          </w:ins>
          <w:r>
            <w:rPr>
              <w:noProof/>
              <w:webHidden/>
            </w:rPr>
            <w:fldChar w:fldCharType="separate"/>
          </w:r>
          <w:ins w:id="91" w:author="Arthur Parmentier" w:date="2020-06-07T19:15:00Z">
            <w:r>
              <w:rPr>
                <w:noProof/>
                <w:webHidden/>
              </w:rPr>
              <w:t>11</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92" w:author="Arthur Parmentier" w:date="2020-06-07T19:15:00Z"/>
              <w:rFonts w:eastAsiaTheme="minorEastAsia" w:cstheme="minorBidi"/>
              <w:noProof/>
              <w:sz w:val="22"/>
              <w:szCs w:val="22"/>
              <w:lang w:val="fr-FR"/>
            </w:rPr>
          </w:pPr>
          <w:ins w:id="9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Transformations and output spaces</w:t>
            </w:r>
            <w:r>
              <w:rPr>
                <w:noProof/>
                <w:webHidden/>
              </w:rPr>
              <w:tab/>
            </w:r>
            <w:r>
              <w:rPr>
                <w:noProof/>
                <w:webHidden/>
              </w:rPr>
              <w:fldChar w:fldCharType="begin"/>
            </w:r>
            <w:r>
              <w:rPr>
                <w:noProof/>
                <w:webHidden/>
              </w:rPr>
              <w:instrText xml:space="preserve"> PAGEREF _Toc42449831 \h </w:instrText>
            </w:r>
            <w:r>
              <w:rPr>
                <w:noProof/>
                <w:webHidden/>
              </w:rPr>
            </w:r>
          </w:ins>
          <w:r>
            <w:rPr>
              <w:noProof/>
              <w:webHidden/>
            </w:rPr>
            <w:fldChar w:fldCharType="separate"/>
          </w:r>
          <w:ins w:id="94"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95" w:author="Arthur Parmentier" w:date="2020-06-07T19:15:00Z"/>
              <w:rFonts w:eastAsiaTheme="minorEastAsia" w:cstheme="minorBidi"/>
              <w:b w:val="0"/>
              <w:bCs w:val="0"/>
              <w:noProof/>
              <w:lang w:val="fr-FR"/>
            </w:rPr>
          </w:pPr>
          <w:ins w:id="9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Pr>
                <w:rFonts w:eastAsiaTheme="minorEastAsia" w:cstheme="minorBidi"/>
                <w:b w:val="0"/>
                <w:bCs w:val="0"/>
                <w:noProof/>
                <w:lang w:val="fr-FR"/>
              </w:rPr>
              <w:tab/>
            </w:r>
            <w:r w:rsidRPr="00C90B25">
              <w:rPr>
                <w:rStyle w:val="Lienhypertexte"/>
                <w:noProof/>
              </w:rPr>
              <w:t>Mechanism 2:</w:t>
            </w:r>
            <w:r>
              <w:rPr>
                <w:noProof/>
                <w:webHidden/>
              </w:rPr>
              <w:tab/>
            </w:r>
            <w:r>
              <w:rPr>
                <w:noProof/>
                <w:webHidden/>
              </w:rPr>
              <w:fldChar w:fldCharType="begin"/>
            </w:r>
            <w:r>
              <w:rPr>
                <w:noProof/>
                <w:webHidden/>
              </w:rPr>
              <w:instrText xml:space="preserve"> PAGEREF _Toc42449832 \h </w:instrText>
            </w:r>
            <w:r>
              <w:rPr>
                <w:noProof/>
                <w:webHidden/>
              </w:rPr>
            </w:r>
          </w:ins>
          <w:r>
            <w:rPr>
              <w:noProof/>
              <w:webHidden/>
            </w:rPr>
            <w:fldChar w:fldCharType="separate"/>
          </w:r>
          <w:ins w:id="97"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98" w:author="Arthur Parmentier" w:date="2020-06-07T19:15:00Z"/>
              <w:rFonts w:eastAsiaTheme="minorEastAsia" w:cstheme="minorBidi"/>
              <w:b w:val="0"/>
              <w:bCs w:val="0"/>
              <w:noProof/>
              <w:lang w:val="fr-FR"/>
            </w:rPr>
          </w:pPr>
          <w:ins w:id="9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Sign “overloading”</w:t>
            </w:r>
            <w:r>
              <w:rPr>
                <w:noProof/>
                <w:webHidden/>
              </w:rPr>
              <w:tab/>
            </w:r>
            <w:r>
              <w:rPr>
                <w:noProof/>
                <w:webHidden/>
              </w:rPr>
              <w:fldChar w:fldCharType="begin"/>
            </w:r>
            <w:r>
              <w:rPr>
                <w:noProof/>
                <w:webHidden/>
              </w:rPr>
              <w:instrText xml:space="preserve"> PAGEREF _Toc42449833 \h </w:instrText>
            </w:r>
            <w:r>
              <w:rPr>
                <w:noProof/>
                <w:webHidden/>
              </w:rPr>
            </w:r>
          </w:ins>
          <w:r>
            <w:rPr>
              <w:noProof/>
              <w:webHidden/>
            </w:rPr>
            <w:fldChar w:fldCharType="separate"/>
          </w:r>
          <w:ins w:id="100"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1" w:author="Arthur Parmentier" w:date="2020-06-07T19:15:00Z"/>
              <w:rFonts w:eastAsiaTheme="minorEastAsia" w:cstheme="minorBidi"/>
              <w:noProof/>
              <w:sz w:val="22"/>
              <w:szCs w:val="22"/>
              <w:lang w:val="fr-FR"/>
            </w:rPr>
          </w:pPr>
          <w:ins w:id="10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Motivation</w:t>
            </w:r>
            <w:r>
              <w:rPr>
                <w:noProof/>
                <w:webHidden/>
              </w:rPr>
              <w:tab/>
            </w:r>
            <w:r>
              <w:rPr>
                <w:noProof/>
                <w:webHidden/>
              </w:rPr>
              <w:fldChar w:fldCharType="begin"/>
            </w:r>
            <w:r>
              <w:rPr>
                <w:noProof/>
                <w:webHidden/>
              </w:rPr>
              <w:instrText xml:space="preserve"> PAGEREF _Toc42449834 \h </w:instrText>
            </w:r>
            <w:r>
              <w:rPr>
                <w:noProof/>
                <w:webHidden/>
              </w:rPr>
            </w:r>
          </w:ins>
          <w:r>
            <w:rPr>
              <w:noProof/>
              <w:webHidden/>
            </w:rPr>
            <w:fldChar w:fldCharType="separate"/>
          </w:r>
          <w:ins w:id="103"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4" w:author="Arthur Parmentier" w:date="2020-06-07T19:15:00Z"/>
              <w:rFonts w:eastAsiaTheme="minorEastAsia" w:cstheme="minorBidi"/>
              <w:noProof/>
              <w:sz w:val="22"/>
              <w:szCs w:val="22"/>
              <w:lang w:val="fr-FR"/>
            </w:rPr>
          </w:pPr>
          <w:ins w:id="10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"_Toc42449835"</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_Toc42449835 \h </w:instrText>
            </w:r>
            <w:r>
              <w:rPr>
                <w:noProof/>
                <w:webHidden/>
              </w:rPr>
            </w:r>
          </w:ins>
          <w:r>
            <w:rPr>
              <w:noProof/>
              <w:webHidden/>
            </w:rPr>
            <w:fldChar w:fldCharType="separate"/>
          </w:r>
          <w:ins w:id="106" w:author="Arthur Parmentier" w:date="2020-06-07T19:15:00Z">
            <w:r>
              <w:rPr>
                <w:noProof/>
                <w:webHidden/>
              </w:rPr>
              <w:t>13</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7" w:author="Arthur Parmentier" w:date="2020-06-07T19:15:00Z"/>
              <w:rFonts w:eastAsiaTheme="minorEastAsia" w:cstheme="minorBidi"/>
              <w:noProof/>
              <w:sz w:val="22"/>
              <w:szCs w:val="22"/>
              <w:lang w:val="fr-FR"/>
            </w:rPr>
          </w:pPr>
          <w:ins w:id="10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_Toc42449836 \h </w:instrText>
            </w:r>
            <w:r>
              <w:rPr>
                <w:noProof/>
                <w:webHidden/>
              </w:rPr>
            </w:r>
          </w:ins>
          <w:r>
            <w:rPr>
              <w:noProof/>
              <w:webHidden/>
            </w:rPr>
            <w:fldChar w:fldCharType="separate"/>
          </w:r>
          <w:ins w:id="109" w:author="Arthur Parmentier" w:date="2020-06-07T19:15:00Z">
            <w:r>
              <w:rPr>
                <w:noProof/>
                <w:webHidden/>
              </w:rPr>
              <w:t>14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10" w:author="Arthur Parmentier" w:date="2020-06-07T19:15:00Z"/>
              <w:rFonts w:eastAsiaTheme="minorEastAsia" w:cstheme="minorBidi"/>
              <w:noProof/>
              <w:sz w:val="22"/>
              <w:szCs w:val="22"/>
              <w:lang w:val="fr-FR"/>
            </w:rPr>
          </w:pPr>
          <w:ins w:id="111" w:author="Arthur Parmentier" w:date="2020-06-07T19:15:00Z">
            <w:r w:rsidRPr="00C90B25">
              <w:rPr>
                <w:rStyle w:val="Lienhypertexte"/>
                <w:noProof/>
              </w:rPr>
              <w:lastRenderedPageBreak/>
              <w:fldChar w:fldCharType="begin"/>
            </w:r>
            <w:r w:rsidRPr="00C90B25">
              <w:rPr>
                <w:rStyle w:val="Lienhypertexte"/>
                <w:noProof/>
              </w:rPr>
              <w:instrText xml:space="preserve"> </w:instrText>
            </w:r>
            <w:r>
              <w:rPr>
                <w:noProof/>
              </w:rPr>
              <w:instrText>HYPERLINK \l "_Toc42449837"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_Toc42449837 \h </w:instrText>
            </w:r>
            <w:r>
              <w:rPr>
                <w:noProof/>
                <w:webHidden/>
              </w:rPr>
            </w:r>
          </w:ins>
          <w:r>
            <w:rPr>
              <w:noProof/>
              <w:webHidden/>
            </w:rPr>
            <w:fldChar w:fldCharType="separate"/>
          </w:r>
          <w:ins w:id="112" w:author="Arthur Parmentier" w:date="2020-06-07T19:15:00Z">
            <w:r>
              <w:rPr>
                <w:noProof/>
                <w:webHidden/>
              </w:rPr>
              <w:t>15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13" w:author="Arthur Parmentier" w:date="2020-06-07T19:15:00Z"/>
              <w:rFonts w:eastAsiaTheme="minorEastAsia" w:cstheme="minorBidi"/>
              <w:noProof/>
              <w:sz w:val="22"/>
              <w:szCs w:val="22"/>
              <w:lang w:val="fr-FR"/>
            </w:rPr>
          </w:pPr>
          <w:ins w:id="11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5.</w:t>
            </w:r>
            <w:r>
              <w:rPr>
                <w:rFonts w:eastAsiaTheme="minorEastAsia" w:cstheme="minorBidi"/>
                <w:noProof/>
                <w:sz w:val="22"/>
                <w:szCs w:val="22"/>
                <w:lang w:val="fr-FR"/>
              </w:rPr>
              <w:tab/>
            </w:r>
            <w:r w:rsidRPr="00C90B25">
              <w:rPr>
                <w:rStyle w:val="Lienhypertexte"/>
                <w:noProof/>
              </w:rPr>
              <w:t>Sign overloading</w:t>
            </w:r>
            <w:r>
              <w:rPr>
                <w:noProof/>
                <w:webHidden/>
              </w:rPr>
              <w:tab/>
            </w:r>
            <w:r>
              <w:rPr>
                <w:noProof/>
                <w:webHidden/>
              </w:rPr>
              <w:fldChar w:fldCharType="begin"/>
            </w:r>
            <w:r>
              <w:rPr>
                <w:noProof/>
                <w:webHidden/>
              </w:rPr>
              <w:instrText xml:space="preserve"> PAGEREF _Toc42449838 \h </w:instrText>
            </w:r>
            <w:r>
              <w:rPr>
                <w:noProof/>
                <w:webHidden/>
              </w:rPr>
            </w:r>
          </w:ins>
          <w:r>
            <w:rPr>
              <w:noProof/>
              <w:webHidden/>
            </w:rPr>
            <w:fldChar w:fldCharType="separate"/>
          </w:r>
          <w:ins w:id="115" w:author="Arthur Parmentier" w:date="2020-06-07T19:15:00Z">
            <w:r>
              <w:rPr>
                <w:noProof/>
                <w:webHidden/>
              </w:rPr>
              <w:t>15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16" w:author="Arthur Parmentier" w:date="2020-06-07T19:15:00Z"/>
              <w:rFonts w:eastAsiaTheme="minorEastAsia" w:cstheme="minorBidi"/>
              <w:b w:val="0"/>
              <w:bCs w:val="0"/>
              <w:noProof/>
              <w:lang w:val="fr-FR"/>
            </w:rPr>
          </w:pPr>
          <w:ins w:id="11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Personal observations during SP practice</w:t>
            </w:r>
            <w:r>
              <w:rPr>
                <w:noProof/>
                <w:webHidden/>
              </w:rPr>
              <w:tab/>
            </w:r>
            <w:r>
              <w:rPr>
                <w:noProof/>
                <w:webHidden/>
              </w:rPr>
              <w:fldChar w:fldCharType="begin"/>
            </w:r>
            <w:r>
              <w:rPr>
                <w:noProof/>
                <w:webHidden/>
              </w:rPr>
              <w:instrText xml:space="preserve"> PAGEREF _Toc42449839 \h </w:instrText>
            </w:r>
            <w:r>
              <w:rPr>
                <w:noProof/>
                <w:webHidden/>
              </w:rPr>
            </w:r>
          </w:ins>
          <w:r>
            <w:rPr>
              <w:noProof/>
              <w:webHidden/>
            </w:rPr>
            <w:fldChar w:fldCharType="separate"/>
          </w:r>
          <w:ins w:id="118" w:author="Arthur Parmentier" w:date="2020-06-07T19:15:00Z">
            <w:r>
              <w:rPr>
                <w:noProof/>
                <w:webHidden/>
              </w:rPr>
              <w:t>16</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19" w:author="Arthur Parmentier" w:date="2020-06-07T19:15:00Z"/>
              <w:rFonts w:eastAsiaTheme="minorEastAsia" w:cstheme="minorBidi"/>
              <w:b w:val="0"/>
              <w:bCs w:val="0"/>
              <w:noProof/>
              <w:lang w:val="fr-FR"/>
            </w:rPr>
          </w:pPr>
          <w:ins w:id="12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D.</w:t>
            </w:r>
            <w:r>
              <w:rPr>
                <w:rFonts w:eastAsiaTheme="minorEastAsia" w:cstheme="minorBidi"/>
                <w:b w:val="0"/>
                <w:bCs w:val="0"/>
                <w:noProof/>
                <w:lang w:val="fr-FR"/>
              </w:rPr>
              <w:tab/>
            </w:r>
            <w:r w:rsidRPr="00C90B2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_Toc42449840 \h </w:instrText>
            </w:r>
            <w:r>
              <w:rPr>
                <w:noProof/>
                <w:webHidden/>
              </w:rPr>
            </w:r>
          </w:ins>
          <w:r>
            <w:rPr>
              <w:noProof/>
              <w:webHidden/>
            </w:rPr>
            <w:fldChar w:fldCharType="separate"/>
          </w:r>
          <w:ins w:id="121" w:author="Arthur Parmentier" w:date="2020-06-07T19:15:00Z">
            <w:r>
              <w:rPr>
                <w:noProof/>
                <w:webHidden/>
              </w:rPr>
              <w:t>18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22" w:author="Arthur Parmentier" w:date="2020-06-07T19:15:00Z"/>
              <w:rFonts w:eastAsiaTheme="minorEastAsia" w:cstheme="minorBidi"/>
              <w:noProof/>
              <w:sz w:val="22"/>
              <w:szCs w:val="22"/>
              <w:lang w:val="fr-FR"/>
            </w:rPr>
          </w:pPr>
          <w:ins w:id="12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Morphology in SP</w:t>
            </w:r>
            <w:r>
              <w:rPr>
                <w:noProof/>
                <w:webHidden/>
              </w:rPr>
              <w:tab/>
            </w:r>
            <w:r>
              <w:rPr>
                <w:noProof/>
                <w:webHidden/>
              </w:rPr>
              <w:fldChar w:fldCharType="begin"/>
            </w:r>
            <w:r>
              <w:rPr>
                <w:noProof/>
                <w:webHidden/>
              </w:rPr>
              <w:instrText xml:space="preserve"> PAGEREF _Toc42449841 \h </w:instrText>
            </w:r>
            <w:r>
              <w:rPr>
                <w:noProof/>
                <w:webHidden/>
              </w:rPr>
            </w:r>
          </w:ins>
          <w:r>
            <w:rPr>
              <w:noProof/>
              <w:webHidden/>
            </w:rPr>
            <w:fldChar w:fldCharType="separate"/>
          </w:r>
          <w:ins w:id="124" w:author="Arthur Parmentier" w:date="2020-06-07T19:15:00Z">
            <w:r>
              <w:rPr>
                <w:noProof/>
                <w:webHidden/>
              </w:rPr>
              <w:t>19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25" w:author="Arthur Parmentier" w:date="2020-06-07T19:15:00Z"/>
              <w:rFonts w:eastAsiaTheme="minorEastAsia" w:cstheme="minorBidi"/>
              <w:noProof/>
              <w:sz w:val="22"/>
              <w:szCs w:val="22"/>
              <w:lang w:val="fr-FR"/>
            </w:rPr>
          </w:pPr>
          <w:ins w:id="12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Syntax in SP</w:t>
            </w:r>
            <w:r>
              <w:rPr>
                <w:noProof/>
                <w:webHidden/>
              </w:rPr>
              <w:tab/>
            </w:r>
            <w:r>
              <w:rPr>
                <w:noProof/>
                <w:webHidden/>
              </w:rPr>
              <w:fldChar w:fldCharType="begin"/>
            </w:r>
            <w:r>
              <w:rPr>
                <w:noProof/>
                <w:webHidden/>
              </w:rPr>
              <w:instrText xml:space="preserve"> PAGEREF _Toc42449842 \h </w:instrText>
            </w:r>
            <w:r>
              <w:rPr>
                <w:noProof/>
                <w:webHidden/>
              </w:rPr>
            </w:r>
          </w:ins>
          <w:r>
            <w:rPr>
              <w:noProof/>
              <w:webHidden/>
            </w:rPr>
            <w:fldChar w:fldCharType="separate"/>
          </w:r>
          <w:ins w:id="127" w:author="Arthur Parmentier" w:date="2020-06-07T19:15:00Z">
            <w:r>
              <w:rPr>
                <w:noProof/>
                <w:webHidden/>
              </w:rPr>
              <w:t>19</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28" w:author="Arthur Parmentier" w:date="2020-06-07T19:15:00Z"/>
              <w:rFonts w:eastAsiaTheme="minorEastAsia" w:cstheme="minorBidi"/>
              <w:b w:val="0"/>
              <w:bCs w:val="0"/>
              <w:i w:val="0"/>
              <w:iCs w:val="0"/>
              <w:noProof/>
              <w:sz w:val="22"/>
              <w:szCs w:val="22"/>
              <w:lang w:val="fr-FR"/>
            </w:rPr>
          </w:pPr>
          <w:ins w:id="12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VI.</w:t>
            </w:r>
            <w:r>
              <w:rPr>
                <w:rFonts w:eastAsiaTheme="minorEastAsia" w:cstheme="minorBidi"/>
                <w:b w:val="0"/>
                <w:bCs w:val="0"/>
                <w:i w:val="0"/>
                <w:iCs w:val="0"/>
                <w:noProof/>
                <w:sz w:val="22"/>
                <w:szCs w:val="22"/>
                <w:lang w:val="fr-FR"/>
              </w:rPr>
              <w:tab/>
            </w:r>
            <w:r w:rsidRPr="00C90B25">
              <w:rPr>
                <w:rStyle w:val="Lienhypertexte"/>
                <w:noProof/>
              </w:rPr>
              <w:t>Meta-structures of SP: configurations, cultural context and diffusion mechanisms</w:t>
            </w:r>
            <w:r>
              <w:rPr>
                <w:noProof/>
                <w:webHidden/>
              </w:rPr>
              <w:tab/>
            </w:r>
            <w:r>
              <w:rPr>
                <w:noProof/>
                <w:webHidden/>
              </w:rPr>
              <w:fldChar w:fldCharType="begin"/>
            </w:r>
            <w:r>
              <w:rPr>
                <w:noProof/>
                <w:webHidden/>
              </w:rPr>
              <w:instrText xml:space="preserve"> PAGEREF _Toc42449843 \h </w:instrText>
            </w:r>
            <w:r>
              <w:rPr>
                <w:noProof/>
                <w:webHidden/>
              </w:rPr>
            </w:r>
          </w:ins>
          <w:r>
            <w:rPr>
              <w:noProof/>
              <w:webHidden/>
            </w:rPr>
            <w:fldChar w:fldCharType="separate"/>
          </w:r>
          <w:ins w:id="130" w:author="Arthur Parmentier" w:date="2020-06-07T19:15:00Z">
            <w:r>
              <w:rPr>
                <w:noProof/>
                <w:webHidden/>
              </w:rPr>
              <w:t>28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31" w:author="Arthur Parmentier" w:date="2020-06-07T19:15:00Z"/>
              <w:rFonts w:eastAsiaTheme="minorEastAsia" w:cstheme="minorBidi"/>
              <w:b w:val="0"/>
              <w:bCs w:val="0"/>
              <w:noProof/>
              <w:lang w:val="fr-FR"/>
            </w:rPr>
          </w:pPr>
          <w:ins w:id="13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The feedback from the performers</w:t>
            </w:r>
            <w:r>
              <w:rPr>
                <w:noProof/>
                <w:webHidden/>
              </w:rPr>
              <w:tab/>
            </w:r>
            <w:r>
              <w:rPr>
                <w:noProof/>
                <w:webHidden/>
              </w:rPr>
              <w:fldChar w:fldCharType="begin"/>
            </w:r>
            <w:r>
              <w:rPr>
                <w:noProof/>
                <w:webHidden/>
              </w:rPr>
              <w:instrText xml:space="preserve"> PAGEREF _Toc42449844 \h </w:instrText>
            </w:r>
            <w:r>
              <w:rPr>
                <w:noProof/>
                <w:webHidden/>
              </w:rPr>
            </w:r>
          </w:ins>
          <w:r>
            <w:rPr>
              <w:noProof/>
              <w:webHidden/>
            </w:rPr>
            <w:fldChar w:fldCharType="separate"/>
          </w:r>
          <w:ins w:id="133" w:author="Arthur Parmentier" w:date="2020-06-07T19:15:00Z">
            <w:r>
              <w:rPr>
                <w:noProof/>
                <w:webHidden/>
              </w:rPr>
              <w:t>28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34" w:author="Arthur Parmentier" w:date="2020-06-07T19:15:00Z"/>
              <w:rFonts w:eastAsiaTheme="minorEastAsia" w:cstheme="minorBidi"/>
              <w:b w:val="0"/>
              <w:bCs w:val="0"/>
              <w:noProof/>
              <w:lang w:val="fr-FR"/>
            </w:rPr>
          </w:pPr>
          <w:ins w:id="13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"_Toc42449845"</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Cultural contexts, the group, the composer and what they do with SP</w:t>
            </w:r>
            <w:r>
              <w:rPr>
                <w:noProof/>
                <w:webHidden/>
              </w:rPr>
              <w:tab/>
            </w:r>
            <w:r>
              <w:rPr>
                <w:noProof/>
                <w:webHidden/>
              </w:rPr>
              <w:fldChar w:fldCharType="begin"/>
            </w:r>
            <w:r>
              <w:rPr>
                <w:noProof/>
                <w:webHidden/>
              </w:rPr>
              <w:instrText xml:space="preserve"> PAGEREF _Toc42449845 \h </w:instrText>
            </w:r>
            <w:r>
              <w:rPr>
                <w:noProof/>
                <w:webHidden/>
              </w:rPr>
            </w:r>
          </w:ins>
          <w:r>
            <w:rPr>
              <w:noProof/>
              <w:webHidden/>
            </w:rPr>
            <w:fldChar w:fldCharType="separate"/>
          </w:r>
          <w:ins w:id="136"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37" w:author="Arthur Parmentier" w:date="2020-06-07T19:15:00Z"/>
              <w:rFonts w:eastAsiaTheme="minorEastAsia" w:cstheme="minorBidi"/>
              <w:noProof/>
              <w:sz w:val="22"/>
              <w:szCs w:val="22"/>
              <w:lang w:val="fr-FR"/>
            </w:rPr>
          </w:pPr>
          <w:ins w:id="13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Cultural and individual aspects in the use of SP: style and esthetics</w:t>
            </w:r>
            <w:r>
              <w:rPr>
                <w:noProof/>
                <w:webHidden/>
              </w:rPr>
              <w:tab/>
            </w:r>
            <w:r>
              <w:rPr>
                <w:noProof/>
                <w:webHidden/>
              </w:rPr>
              <w:fldChar w:fldCharType="begin"/>
            </w:r>
            <w:r>
              <w:rPr>
                <w:noProof/>
                <w:webHidden/>
              </w:rPr>
              <w:instrText xml:space="preserve"> PAGEREF _Toc42449846 \h </w:instrText>
            </w:r>
            <w:r>
              <w:rPr>
                <w:noProof/>
                <w:webHidden/>
              </w:rPr>
            </w:r>
          </w:ins>
          <w:r>
            <w:rPr>
              <w:noProof/>
              <w:webHidden/>
            </w:rPr>
            <w:fldChar w:fldCharType="separate"/>
          </w:r>
          <w:ins w:id="139"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40" w:author="Arthur Parmentier" w:date="2020-06-07T19:15:00Z"/>
              <w:rFonts w:eastAsiaTheme="minorEastAsia" w:cstheme="minorBidi"/>
              <w:noProof/>
              <w:sz w:val="22"/>
              <w:szCs w:val="22"/>
              <w:lang w:val="fr-FR"/>
            </w:rPr>
          </w:pPr>
          <w:ins w:id="14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Conventions and default parameters as contextual elements of SP</w:t>
            </w:r>
            <w:r>
              <w:rPr>
                <w:noProof/>
                <w:webHidden/>
              </w:rPr>
              <w:tab/>
            </w:r>
            <w:r>
              <w:rPr>
                <w:noProof/>
                <w:webHidden/>
              </w:rPr>
              <w:fldChar w:fldCharType="begin"/>
            </w:r>
            <w:r>
              <w:rPr>
                <w:noProof/>
                <w:webHidden/>
              </w:rPr>
              <w:instrText xml:space="preserve"> PAGEREF _Toc42449847 \h </w:instrText>
            </w:r>
            <w:r>
              <w:rPr>
                <w:noProof/>
                <w:webHidden/>
              </w:rPr>
            </w:r>
          </w:ins>
          <w:r>
            <w:rPr>
              <w:noProof/>
              <w:webHidden/>
            </w:rPr>
            <w:fldChar w:fldCharType="separate"/>
          </w:r>
          <w:ins w:id="142"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43" w:author="Arthur Parmentier" w:date="2020-06-07T19:15:00Z"/>
              <w:rFonts w:eastAsiaTheme="minorEastAsia" w:cstheme="minorBidi"/>
              <w:noProof/>
              <w:sz w:val="22"/>
              <w:szCs w:val="22"/>
              <w:lang w:val="fr-FR"/>
            </w:rPr>
          </w:pPr>
          <w:ins w:id="14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Configurations of SP as a formalization of context</w:t>
            </w:r>
            <w:r>
              <w:rPr>
                <w:noProof/>
                <w:webHidden/>
              </w:rPr>
              <w:tab/>
            </w:r>
            <w:r>
              <w:rPr>
                <w:noProof/>
                <w:webHidden/>
              </w:rPr>
              <w:fldChar w:fldCharType="begin"/>
            </w:r>
            <w:r>
              <w:rPr>
                <w:noProof/>
                <w:webHidden/>
              </w:rPr>
              <w:instrText xml:space="preserve"> PAGEREF _Toc42449848 \h </w:instrText>
            </w:r>
            <w:r>
              <w:rPr>
                <w:noProof/>
                <w:webHidden/>
              </w:rPr>
            </w:r>
          </w:ins>
          <w:r>
            <w:rPr>
              <w:noProof/>
              <w:webHidden/>
            </w:rPr>
            <w:fldChar w:fldCharType="separate"/>
          </w:r>
          <w:ins w:id="145" w:author="Arthur Parmentier" w:date="2020-06-07T19:15:00Z">
            <w:r>
              <w:rPr>
                <w:noProof/>
                <w:webHidden/>
              </w:rPr>
              <w:t>31</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46" w:author="Arthur Parmentier" w:date="2020-06-07T19:15:00Z"/>
              <w:rFonts w:eastAsiaTheme="minorEastAsia" w:cstheme="minorBidi"/>
              <w:b w:val="0"/>
              <w:bCs w:val="0"/>
              <w:noProof/>
              <w:lang w:val="fr-FR"/>
            </w:rPr>
          </w:pPr>
          <w:ins w:id="14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The diffusion mechanisms of SP and their consequences</w:t>
            </w:r>
            <w:r>
              <w:rPr>
                <w:noProof/>
                <w:webHidden/>
              </w:rPr>
              <w:tab/>
            </w:r>
            <w:r>
              <w:rPr>
                <w:noProof/>
                <w:webHidden/>
              </w:rPr>
              <w:fldChar w:fldCharType="begin"/>
            </w:r>
            <w:r>
              <w:rPr>
                <w:noProof/>
                <w:webHidden/>
              </w:rPr>
              <w:instrText xml:space="preserve"> PAGEREF _Toc42449849 \h </w:instrText>
            </w:r>
            <w:r>
              <w:rPr>
                <w:noProof/>
                <w:webHidden/>
              </w:rPr>
            </w:r>
          </w:ins>
          <w:r>
            <w:rPr>
              <w:noProof/>
              <w:webHidden/>
            </w:rPr>
            <w:fldChar w:fldCharType="separate"/>
          </w:r>
          <w:ins w:id="148" w:author="Arthur Parmentier" w:date="2020-06-07T19:15:00Z">
            <w:r>
              <w:rPr>
                <w:noProof/>
                <w:webHidden/>
              </w:rPr>
              <w:t>32</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49" w:author="Arthur Parmentier" w:date="2020-06-07T19:15:00Z"/>
              <w:rFonts w:eastAsiaTheme="minorEastAsia" w:cstheme="minorBidi"/>
              <w:b w:val="0"/>
              <w:bCs w:val="0"/>
              <w:i w:val="0"/>
              <w:iCs w:val="0"/>
              <w:noProof/>
              <w:sz w:val="22"/>
              <w:szCs w:val="22"/>
              <w:lang w:val="fr-FR"/>
            </w:rPr>
          </w:pPr>
          <w:ins w:id="15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VII.</w:t>
            </w:r>
            <w:r>
              <w:rPr>
                <w:rFonts w:eastAsiaTheme="minorEastAsia" w:cstheme="minorBidi"/>
                <w:b w:val="0"/>
                <w:bCs w:val="0"/>
                <w:i w:val="0"/>
                <w:iCs w:val="0"/>
                <w:noProof/>
                <w:sz w:val="22"/>
                <w:szCs w:val="22"/>
                <w:lang w:val="fr-FR"/>
              </w:rPr>
              <w:tab/>
            </w:r>
            <w:r w:rsidRPr="00C90B25">
              <w:rPr>
                <w:rStyle w:val="Lienhypertexte"/>
                <w:noProof/>
              </w:rPr>
              <w:t>Soundpainting recognition with Max/MSP</w:t>
            </w:r>
            <w:r>
              <w:rPr>
                <w:noProof/>
                <w:webHidden/>
              </w:rPr>
              <w:tab/>
            </w:r>
            <w:r>
              <w:rPr>
                <w:noProof/>
                <w:webHidden/>
              </w:rPr>
              <w:fldChar w:fldCharType="begin"/>
            </w:r>
            <w:r>
              <w:rPr>
                <w:noProof/>
                <w:webHidden/>
              </w:rPr>
              <w:instrText xml:space="preserve"> PAGEREF _Toc42449851 \h </w:instrText>
            </w:r>
            <w:r>
              <w:rPr>
                <w:noProof/>
                <w:webHidden/>
              </w:rPr>
            </w:r>
          </w:ins>
          <w:r>
            <w:rPr>
              <w:noProof/>
              <w:webHidden/>
            </w:rPr>
            <w:fldChar w:fldCharType="separate"/>
          </w:r>
          <w:ins w:id="151" w:author="Arthur Parmentier" w:date="2020-06-07T19:15:00Z">
            <w:r>
              <w:rPr>
                <w:noProof/>
                <w:webHidden/>
              </w:rPr>
              <w:t>33</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52" w:author="Arthur Parmentier" w:date="2020-06-07T19:15:00Z"/>
              <w:rFonts w:eastAsiaTheme="minorEastAsia" w:cstheme="minorBidi"/>
              <w:b w:val="0"/>
              <w:bCs w:val="0"/>
              <w:noProof/>
              <w:lang w:val="fr-FR"/>
            </w:rPr>
          </w:pPr>
          <w:ins w:id="15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_Toc42449852 \h </w:instrText>
            </w:r>
            <w:r>
              <w:rPr>
                <w:noProof/>
                <w:webHidden/>
              </w:rPr>
            </w:r>
          </w:ins>
          <w:r>
            <w:rPr>
              <w:noProof/>
              <w:webHidden/>
            </w:rPr>
            <w:fldChar w:fldCharType="separate"/>
          </w:r>
          <w:ins w:id="154" w:author="Arthur Parmentier" w:date="2020-06-07T19:15:00Z">
            <w:r>
              <w:rPr>
                <w:noProof/>
                <w:webHidden/>
              </w:rPr>
              <w:t>34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55" w:author="Arthur Parmentier" w:date="2020-06-07T19:15:00Z"/>
              <w:rFonts w:eastAsiaTheme="minorEastAsia" w:cstheme="minorBidi"/>
              <w:noProof/>
              <w:sz w:val="22"/>
              <w:szCs w:val="22"/>
              <w:lang w:val="fr-FR"/>
            </w:rPr>
          </w:pPr>
          <w:ins w:id="15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Motivations</w:t>
            </w:r>
            <w:r>
              <w:rPr>
                <w:noProof/>
                <w:webHidden/>
              </w:rPr>
              <w:tab/>
            </w:r>
            <w:r>
              <w:rPr>
                <w:noProof/>
                <w:webHidden/>
              </w:rPr>
              <w:fldChar w:fldCharType="begin"/>
            </w:r>
            <w:r>
              <w:rPr>
                <w:noProof/>
                <w:webHidden/>
              </w:rPr>
              <w:instrText xml:space="preserve"> PAGEREF _Toc42449853 \h </w:instrText>
            </w:r>
            <w:r>
              <w:rPr>
                <w:noProof/>
                <w:webHidden/>
              </w:rPr>
            </w:r>
          </w:ins>
          <w:r>
            <w:rPr>
              <w:noProof/>
              <w:webHidden/>
            </w:rPr>
            <w:fldChar w:fldCharType="separate"/>
          </w:r>
          <w:ins w:id="157" w:author="Arthur Parmentier" w:date="2020-06-07T19:15:00Z">
            <w:r>
              <w:rPr>
                <w:noProof/>
                <w:webHidden/>
              </w:rPr>
              <w:t>34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58" w:author="Arthur Parmentier" w:date="2020-06-07T19:15:00Z"/>
              <w:rFonts w:eastAsiaTheme="minorEastAsia" w:cstheme="minorBidi"/>
              <w:noProof/>
              <w:sz w:val="22"/>
              <w:szCs w:val="22"/>
              <w:lang w:val="fr-FR"/>
            </w:rPr>
          </w:pPr>
          <w:ins w:id="15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Goals</w:t>
            </w:r>
            <w:r>
              <w:rPr>
                <w:noProof/>
                <w:webHidden/>
              </w:rPr>
              <w:tab/>
            </w:r>
            <w:r>
              <w:rPr>
                <w:noProof/>
                <w:webHidden/>
              </w:rPr>
              <w:fldChar w:fldCharType="begin"/>
            </w:r>
            <w:r>
              <w:rPr>
                <w:noProof/>
                <w:webHidden/>
              </w:rPr>
              <w:instrText xml:space="preserve"> PAGEREF _Toc42449854 \h </w:instrText>
            </w:r>
            <w:r>
              <w:rPr>
                <w:noProof/>
                <w:webHidden/>
              </w:rPr>
            </w:r>
          </w:ins>
          <w:r>
            <w:rPr>
              <w:noProof/>
              <w:webHidden/>
            </w:rPr>
            <w:fldChar w:fldCharType="separate"/>
          </w:r>
          <w:ins w:id="160"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61" w:author="Arthur Parmentier" w:date="2020-06-07T19:15:00Z"/>
              <w:rFonts w:eastAsiaTheme="minorEastAsia" w:cstheme="minorBidi"/>
              <w:b w:val="0"/>
              <w:bCs w:val="0"/>
              <w:noProof/>
              <w:lang w:val="fr-FR"/>
            </w:rPr>
          </w:pPr>
          <w:ins w:id="16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"_Toc42449855"</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The big picture</w:t>
            </w:r>
            <w:r>
              <w:rPr>
                <w:noProof/>
                <w:webHidden/>
              </w:rPr>
              <w:tab/>
            </w:r>
            <w:r>
              <w:rPr>
                <w:noProof/>
                <w:webHidden/>
              </w:rPr>
              <w:fldChar w:fldCharType="begin"/>
            </w:r>
            <w:r>
              <w:rPr>
                <w:noProof/>
                <w:webHidden/>
              </w:rPr>
              <w:instrText xml:space="preserve"> PAGEREF _Toc42449855 \h </w:instrText>
            </w:r>
            <w:r>
              <w:rPr>
                <w:noProof/>
                <w:webHidden/>
              </w:rPr>
            </w:r>
          </w:ins>
          <w:r>
            <w:rPr>
              <w:noProof/>
              <w:webHidden/>
            </w:rPr>
            <w:fldChar w:fldCharType="separate"/>
          </w:r>
          <w:ins w:id="163"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64" w:author="Arthur Parmentier" w:date="2020-06-07T19:15:00Z"/>
              <w:rFonts w:eastAsiaTheme="minorEastAsia" w:cstheme="minorBidi"/>
              <w:noProof/>
              <w:sz w:val="22"/>
              <w:szCs w:val="22"/>
              <w:lang w:val="fr-FR"/>
            </w:rPr>
          </w:pPr>
          <w:ins w:id="16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General overview of the system</w:t>
            </w:r>
            <w:r>
              <w:rPr>
                <w:noProof/>
                <w:webHidden/>
              </w:rPr>
              <w:tab/>
            </w:r>
            <w:r>
              <w:rPr>
                <w:noProof/>
                <w:webHidden/>
              </w:rPr>
              <w:fldChar w:fldCharType="begin"/>
            </w:r>
            <w:r>
              <w:rPr>
                <w:noProof/>
                <w:webHidden/>
              </w:rPr>
              <w:instrText xml:space="preserve"> PAGEREF _Toc42449856 \h </w:instrText>
            </w:r>
            <w:r>
              <w:rPr>
                <w:noProof/>
                <w:webHidden/>
              </w:rPr>
            </w:r>
          </w:ins>
          <w:r>
            <w:rPr>
              <w:noProof/>
              <w:webHidden/>
            </w:rPr>
            <w:fldChar w:fldCharType="separate"/>
          </w:r>
          <w:ins w:id="166"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67" w:author="Arthur Parmentier" w:date="2020-06-07T19:15:00Z"/>
              <w:rFonts w:eastAsiaTheme="minorEastAsia" w:cstheme="minorBidi"/>
              <w:noProof/>
              <w:sz w:val="22"/>
              <w:szCs w:val="22"/>
              <w:lang w:val="fr-FR"/>
            </w:rPr>
          </w:pPr>
          <w:ins w:id="16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The choice of Max/MSP</w:t>
            </w:r>
            <w:r>
              <w:rPr>
                <w:noProof/>
                <w:webHidden/>
              </w:rPr>
              <w:tab/>
            </w:r>
            <w:r>
              <w:rPr>
                <w:noProof/>
                <w:webHidden/>
              </w:rPr>
              <w:fldChar w:fldCharType="begin"/>
            </w:r>
            <w:r>
              <w:rPr>
                <w:noProof/>
                <w:webHidden/>
              </w:rPr>
              <w:instrText xml:space="preserve"> PAGEREF _Toc42449857 \h </w:instrText>
            </w:r>
            <w:r>
              <w:rPr>
                <w:noProof/>
                <w:webHidden/>
              </w:rPr>
            </w:r>
          </w:ins>
          <w:r>
            <w:rPr>
              <w:noProof/>
              <w:webHidden/>
            </w:rPr>
            <w:fldChar w:fldCharType="separate"/>
          </w:r>
          <w:ins w:id="169"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70" w:author="Arthur Parmentier" w:date="2020-06-07T19:15:00Z"/>
              <w:rFonts w:eastAsiaTheme="minorEastAsia" w:cstheme="minorBidi"/>
              <w:b w:val="0"/>
              <w:bCs w:val="0"/>
              <w:noProof/>
              <w:lang w:val="fr-FR"/>
            </w:rPr>
          </w:pPr>
          <w:ins w:id="17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Pr>
                <w:rFonts w:eastAsiaTheme="minorEastAsia" w:cstheme="minorBidi"/>
                <w:b w:val="0"/>
                <w:bCs w:val="0"/>
                <w:noProof/>
                <w:lang w:val="fr-FR"/>
              </w:rPr>
              <w:tab/>
            </w:r>
            <w:r w:rsidRPr="00C90B25">
              <w:rPr>
                <w:rStyle w:val="Lienhypertexte"/>
                <w:noProof/>
              </w:rPr>
              <w:t>Description of each layer</w:t>
            </w:r>
            <w:r>
              <w:rPr>
                <w:noProof/>
                <w:webHidden/>
              </w:rPr>
              <w:tab/>
            </w:r>
            <w:r>
              <w:rPr>
                <w:noProof/>
                <w:webHidden/>
              </w:rPr>
              <w:fldChar w:fldCharType="begin"/>
            </w:r>
            <w:r>
              <w:rPr>
                <w:noProof/>
                <w:webHidden/>
              </w:rPr>
              <w:instrText xml:space="preserve"> PAGEREF _Toc42449858 \h </w:instrText>
            </w:r>
            <w:r>
              <w:rPr>
                <w:noProof/>
                <w:webHidden/>
              </w:rPr>
            </w:r>
          </w:ins>
          <w:r>
            <w:rPr>
              <w:noProof/>
              <w:webHidden/>
            </w:rPr>
            <w:fldChar w:fldCharType="separate"/>
          </w:r>
          <w:ins w:id="172"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2"/>
            <w:tabs>
              <w:tab w:val="right" w:leader="dot" w:pos="9736"/>
            </w:tabs>
            <w:rPr>
              <w:ins w:id="173" w:author="Arthur Parmentier" w:date="2020-06-07T19:15:00Z"/>
              <w:rFonts w:eastAsiaTheme="minorEastAsia" w:cstheme="minorBidi"/>
              <w:b w:val="0"/>
              <w:bCs w:val="0"/>
              <w:noProof/>
              <w:lang w:val="fr-FR"/>
            </w:rPr>
          </w:pPr>
          <w:ins w:id="17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C.</w:t>
            </w:r>
            <w:r>
              <w:rPr>
                <w:noProof/>
                <w:webHidden/>
              </w:rPr>
              <w:tab/>
            </w:r>
            <w:r>
              <w:rPr>
                <w:noProof/>
                <w:webHidden/>
              </w:rPr>
              <w:fldChar w:fldCharType="begin"/>
            </w:r>
            <w:r>
              <w:rPr>
                <w:noProof/>
                <w:webHidden/>
              </w:rPr>
              <w:instrText xml:space="preserve"> PAGEREF _Toc42449859 \h </w:instrText>
            </w:r>
            <w:r>
              <w:rPr>
                <w:noProof/>
                <w:webHidden/>
              </w:rPr>
            </w:r>
          </w:ins>
          <w:r>
            <w:rPr>
              <w:noProof/>
              <w:webHidden/>
            </w:rPr>
            <w:fldChar w:fldCharType="separate"/>
          </w:r>
          <w:ins w:id="175"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76" w:author="Arthur Parmentier" w:date="2020-06-07T19:15:00Z"/>
              <w:rFonts w:eastAsiaTheme="minorEastAsia" w:cstheme="minorBidi"/>
              <w:noProof/>
              <w:sz w:val="22"/>
              <w:szCs w:val="22"/>
              <w:lang w:val="fr-FR"/>
            </w:rPr>
          </w:pPr>
          <w:ins w:id="17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Part 1: Motion tracking inputs</w:t>
            </w:r>
            <w:r>
              <w:rPr>
                <w:noProof/>
                <w:webHidden/>
              </w:rPr>
              <w:tab/>
            </w:r>
            <w:r>
              <w:rPr>
                <w:noProof/>
                <w:webHidden/>
              </w:rPr>
              <w:fldChar w:fldCharType="begin"/>
            </w:r>
            <w:r>
              <w:rPr>
                <w:noProof/>
                <w:webHidden/>
              </w:rPr>
              <w:instrText xml:space="preserve"> PAGEREF _Toc42449860 \h </w:instrText>
            </w:r>
            <w:r>
              <w:rPr>
                <w:noProof/>
                <w:webHidden/>
              </w:rPr>
            </w:r>
          </w:ins>
          <w:r>
            <w:rPr>
              <w:noProof/>
              <w:webHidden/>
            </w:rPr>
            <w:fldChar w:fldCharType="separate"/>
          </w:r>
          <w:ins w:id="178"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79" w:author="Arthur Parmentier" w:date="2020-06-07T19:15:00Z"/>
              <w:rFonts w:eastAsiaTheme="minorEastAsia" w:cstheme="minorBidi"/>
              <w:noProof/>
              <w:sz w:val="22"/>
              <w:szCs w:val="22"/>
              <w:lang w:val="fr-FR"/>
            </w:rPr>
          </w:pPr>
          <w:ins w:id="18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Part 2: Signs &amp; dictionary management</w:t>
            </w:r>
            <w:r>
              <w:rPr>
                <w:noProof/>
                <w:webHidden/>
              </w:rPr>
              <w:tab/>
            </w:r>
            <w:r>
              <w:rPr>
                <w:noProof/>
                <w:webHidden/>
              </w:rPr>
              <w:fldChar w:fldCharType="begin"/>
            </w:r>
            <w:r>
              <w:rPr>
                <w:noProof/>
                <w:webHidden/>
              </w:rPr>
              <w:instrText xml:space="preserve"> PAGEREF _Toc42449862 \h </w:instrText>
            </w:r>
            <w:r>
              <w:rPr>
                <w:noProof/>
                <w:webHidden/>
              </w:rPr>
            </w:r>
          </w:ins>
          <w:r>
            <w:rPr>
              <w:noProof/>
              <w:webHidden/>
            </w:rPr>
            <w:fldChar w:fldCharType="separate"/>
          </w:r>
          <w:ins w:id="181" w:author="Arthur Parmentier" w:date="2020-06-07T19:15:00Z">
            <w:r>
              <w:rPr>
                <w:noProof/>
                <w:webHidden/>
              </w:rPr>
              <w:t>49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2" w:author="Arthur Parmentier" w:date="2020-06-07T19:15:00Z"/>
              <w:rFonts w:eastAsiaTheme="minorEastAsia" w:cstheme="minorBidi"/>
              <w:noProof/>
              <w:sz w:val="22"/>
              <w:szCs w:val="22"/>
              <w:lang w:val="fr-FR"/>
            </w:rPr>
          </w:pPr>
          <w:ins w:id="18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_Toc42449864 \h </w:instrText>
            </w:r>
            <w:r>
              <w:rPr>
                <w:noProof/>
                <w:webHidden/>
              </w:rPr>
            </w:r>
          </w:ins>
          <w:r>
            <w:rPr>
              <w:noProof/>
              <w:webHidden/>
            </w:rPr>
            <w:fldChar w:fldCharType="separate"/>
          </w:r>
          <w:ins w:id="184" w:author="Arthur Parmentier" w:date="2020-06-07T19:15:00Z">
            <w:r>
              <w:rPr>
                <w:noProof/>
                <w:webHidden/>
              </w:rPr>
              <w:t>53</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5" w:author="Arthur Parmentier" w:date="2020-06-07T19:15:00Z"/>
              <w:rFonts w:eastAsiaTheme="minorEastAsia" w:cstheme="minorBidi"/>
              <w:noProof/>
              <w:sz w:val="22"/>
              <w:szCs w:val="22"/>
              <w:lang w:val="fr-FR"/>
            </w:rPr>
          </w:pPr>
          <w:ins w:id="18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Part 4: Grammar parsing</w:t>
            </w:r>
            <w:r>
              <w:rPr>
                <w:noProof/>
                <w:webHidden/>
              </w:rPr>
              <w:tab/>
            </w:r>
            <w:r>
              <w:rPr>
                <w:noProof/>
                <w:webHidden/>
              </w:rPr>
              <w:fldChar w:fldCharType="begin"/>
            </w:r>
            <w:r>
              <w:rPr>
                <w:noProof/>
                <w:webHidden/>
              </w:rPr>
              <w:instrText xml:space="preserve"> PAGEREF _Toc42449866 \h </w:instrText>
            </w:r>
            <w:r>
              <w:rPr>
                <w:noProof/>
                <w:webHidden/>
              </w:rPr>
            </w:r>
          </w:ins>
          <w:r>
            <w:rPr>
              <w:noProof/>
              <w:webHidden/>
            </w:rPr>
            <w:fldChar w:fldCharType="separate"/>
          </w:r>
          <w:ins w:id="187" w:author="Arthur Parmentier" w:date="2020-06-07T19:15:00Z">
            <w:r>
              <w:rPr>
                <w:noProof/>
                <w:webHidden/>
              </w:rPr>
              <w:t>57</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8" w:author="Arthur Parmentier" w:date="2020-06-07T19:15:00Z"/>
              <w:rFonts w:eastAsiaTheme="minorEastAsia" w:cstheme="minorBidi"/>
              <w:noProof/>
              <w:sz w:val="22"/>
              <w:szCs w:val="22"/>
              <w:lang w:val="fr-FR"/>
            </w:rPr>
          </w:pPr>
          <w:ins w:id="18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5.</w:t>
            </w:r>
            <w:r>
              <w:rPr>
                <w:rFonts w:eastAsiaTheme="minorEastAsia" w:cstheme="minorBidi"/>
                <w:noProof/>
                <w:sz w:val="22"/>
                <w:szCs w:val="22"/>
                <w:lang w:val="fr-FR"/>
              </w:rPr>
              <w:tab/>
            </w:r>
            <w:r w:rsidRPr="00C90B25">
              <w:rPr>
                <w:rStyle w:val="Lienhypertexte"/>
                <w:noProof/>
              </w:rPr>
              <w:t>Part 5: Orchestra simulation</w:t>
            </w:r>
            <w:r>
              <w:rPr>
                <w:noProof/>
                <w:webHidden/>
              </w:rPr>
              <w:tab/>
            </w:r>
            <w:r>
              <w:rPr>
                <w:noProof/>
                <w:webHidden/>
              </w:rPr>
              <w:fldChar w:fldCharType="begin"/>
            </w:r>
            <w:r>
              <w:rPr>
                <w:noProof/>
                <w:webHidden/>
              </w:rPr>
              <w:instrText xml:space="preserve"> PAGEREF _Toc42449868 \h </w:instrText>
            </w:r>
            <w:r>
              <w:rPr>
                <w:noProof/>
                <w:webHidden/>
              </w:rPr>
            </w:r>
          </w:ins>
          <w:r>
            <w:rPr>
              <w:noProof/>
              <w:webHidden/>
            </w:rPr>
            <w:fldChar w:fldCharType="separate"/>
          </w:r>
          <w:ins w:id="190" w:author="Arthur Parmentier" w:date="2020-06-07T19:15:00Z">
            <w:r>
              <w:rPr>
                <w:noProof/>
                <w:webHidden/>
              </w:rPr>
              <w:t>63</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91" w:author="Arthur Parmentier" w:date="2020-06-07T19:15:00Z"/>
              <w:rFonts w:eastAsiaTheme="minorEastAsia" w:cstheme="minorBidi"/>
              <w:b w:val="0"/>
              <w:bCs w:val="0"/>
              <w:noProof/>
              <w:lang w:val="fr-FR"/>
            </w:rPr>
          </w:pPr>
          <w:ins w:id="19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"_Toc42449869"</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D.</w:t>
            </w:r>
            <w:r>
              <w:rPr>
                <w:rFonts w:eastAsiaTheme="minorEastAsia" w:cstheme="minorBidi"/>
                <w:b w:val="0"/>
                <w:bCs w:val="0"/>
                <w:noProof/>
                <w:lang w:val="fr-FR"/>
              </w:rPr>
              <w:tab/>
            </w:r>
            <w:r w:rsidRPr="00C90B25">
              <w:rPr>
                <w:rStyle w:val="Lienhypertexte"/>
                <w:noProof/>
              </w:rPr>
              <w:t>Performance aspects</w:t>
            </w:r>
            <w:r>
              <w:rPr>
                <w:noProof/>
                <w:webHidden/>
              </w:rPr>
              <w:tab/>
            </w:r>
            <w:r>
              <w:rPr>
                <w:noProof/>
                <w:webHidden/>
              </w:rPr>
              <w:fldChar w:fldCharType="begin"/>
            </w:r>
            <w:r>
              <w:rPr>
                <w:noProof/>
                <w:webHidden/>
              </w:rPr>
              <w:instrText xml:space="preserve"> PAGEREF _Toc42449869 \h </w:instrText>
            </w:r>
            <w:r>
              <w:rPr>
                <w:noProof/>
                <w:webHidden/>
              </w:rPr>
            </w:r>
          </w:ins>
          <w:r>
            <w:rPr>
              <w:noProof/>
              <w:webHidden/>
            </w:rPr>
            <w:fldChar w:fldCharType="separate"/>
          </w:r>
          <w:ins w:id="193" w:author="Arthur Parmentier" w:date="2020-06-07T19:15:00Z">
            <w:r>
              <w:rPr>
                <w:noProof/>
                <w:webHidden/>
              </w:rPr>
              <w:t>64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94" w:author="Arthur Parmentier" w:date="2020-06-07T19:15:00Z"/>
              <w:rFonts w:eastAsiaTheme="minorEastAsia" w:cstheme="minorBidi"/>
              <w:noProof/>
              <w:sz w:val="22"/>
              <w:szCs w:val="22"/>
              <w:lang w:val="fr-FR"/>
            </w:rPr>
          </w:pPr>
          <w:ins w:id="19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"_Toc42449870"</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PoseNet and Wekinator settings</w:t>
            </w:r>
            <w:r>
              <w:rPr>
                <w:noProof/>
                <w:webHidden/>
              </w:rPr>
              <w:tab/>
            </w:r>
            <w:r>
              <w:rPr>
                <w:noProof/>
                <w:webHidden/>
              </w:rPr>
              <w:fldChar w:fldCharType="begin"/>
            </w:r>
            <w:r>
              <w:rPr>
                <w:noProof/>
                <w:webHidden/>
              </w:rPr>
              <w:instrText xml:space="preserve"> PAGEREF _Toc42449870 \h </w:instrText>
            </w:r>
            <w:r>
              <w:rPr>
                <w:noProof/>
                <w:webHidden/>
              </w:rPr>
            </w:r>
          </w:ins>
          <w:r>
            <w:rPr>
              <w:noProof/>
              <w:webHidden/>
            </w:rPr>
            <w:fldChar w:fldCharType="separate"/>
          </w:r>
          <w:ins w:id="196" w:author="Arthur Parmentier" w:date="2020-06-07T19:15:00Z">
            <w:r>
              <w:rPr>
                <w:noProof/>
                <w:webHidden/>
              </w:rPr>
              <w:t>64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97" w:author="Arthur Parmentier" w:date="2020-06-07T19:15:00Z"/>
              <w:rFonts w:eastAsiaTheme="minorEastAsia" w:cstheme="minorBidi"/>
              <w:noProof/>
              <w:sz w:val="22"/>
              <w:szCs w:val="22"/>
              <w:lang w:val="fr-FR"/>
            </w:rPr>
          </w:pPr>
          <w:ins w:id="19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"_Toc42449871"</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Threading</w:t>
            </w:r>
            <w:r>
              <w:rPr>
                <w:noProof/>
                <w:webHidden/>
              </w:rPr>
              <w:tab/>
            </w:r>
            <w:r>
              <w:rPr>
                <w:noProof/>
                <w:webHidden/>
              </w:rPr>
              <w:fldChar w:fldCharType="begin"/>
            </w:r>
            <w:r>
              <w:rPr>
                <w:noProof/>
                <w:webHidden/>
              </w:rPr>
              <w:instrText xml:space="preserve"> PAGEREF _Toc42449871 \h </w:instrText>
            </w:r>
            <w:r>
              <w:rPr>
                <w:noProof/>
                <w:webHidden/>
              </w:rPr>
            </w:r>
          </w:ins>
          <w:r>
            <w:rPr>
              <w:noProof/>
              <w:webHidden/>
            </w:rPr>
            <w:fldChar w:fldCharType="separate"/>
          </w:r>
          <w:ins w:id="199" w:author="Arthur Parmentier" w:date="2020-06-07T19:15:00Z">
            <w:r>
              <w:rPr>
                <w:noProof/>
                <w:webHidden/>
              </w:rPr>
              <w:t>65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0" w:author="Arthur Parmentier" w:date="2020-06-07T19:15:00Z"/>
              <w:rFonts w:eastAsiaTheme="minorEastAsia" w:cstheme="minorBidi"/>
              <w:b w:val="0"/>
              <w:bCs w:val="0"/>
              <w:noProof/>
              <w:lang w:val="fr-FR"/>
            </w:rPr>
          </w:pPr>
          <w:ins w:id="20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"_Toc42449872"</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E.</w:t>
            </w:r>
            <w:r>
              <w:rPr>
                <w:rFonts w:eastAsiaTheme="minorEastAsia" w:cstheme="minorBidi"/>
                <w:b w:val="0"/>
                <w:bCs w:val="0"/>
                <w:noProof/>
                <w:lang w:val="fr-FR"/>
              </w:rPr>
              <w:tab/>
            </w:r>
            <w:r w:rsidRPr="00C90B25">
              <w:rPr>
                <w:rStyle w:val="Lienhypertexte"/>
                <w:noProof/>
              </w:rPr>
              <w:t>Learning in SP and numerical tool</w:t>
            </w:r>
            <w:r>
              <w:rPr>
                <w:noProof/>
                <w:webHidden/>
              </w:rPr>
              <w:tab/>
            </w:r>
            <w:r>
              <w:rPr>
                <w:noProof/>
                <w:webHidden/>
              </w:rPr>
              <w:fldChar w:fldCharType="begin"/>
            </w:r>
            <w:r>
              <w:rPr>
                <w:noProof/>
                <w:webHidden/>
              </w:rPr>
              <w:instrText xml:space="preserve"> PAGEREF _Toc42449872 \h </w:instrText>
            </w:r>
            <w:r>
              <w:rPr>
                <w:noProof/>
                <w:webHidden/>
              </w:rPr>
            </w:r>
          </w:ins>
          <w:r>
            <w:rPr>
              <w:noProof/>
              <w:webHidden/>
            </w:rPr>
            <w:fldChar w:fldCharType="separate"/>
          </w:r>
          <w:ins w:id="202"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3" w:author="Arthur Parmentier" w:date="2020-06-07T19:15:00Z"/>
              <w:rFonts w:eastAsiaTheme="minorEastAsia" w:cstheme="minorBidi"/>
              <w:b w:val="0"/>
              <w:bCs w:val="0"/>
              <w:noProof/>
              <w:lang w:val="fr-FR"/>
            </w:rPr>
          </w:pPr>
          <w:ins w:id="20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"_Toc42449873"</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F.</w:t>
            </w:r>
            <w:r>
              <w:rPr>
                <w:rFonts w:eastAsiaTheme="minorEastAsia" w:cstheme="minorBidi"/>
                <w:b w:val="0"/>
                <w:bCs w:val="0"/>
                <w:noProof/>
                <w:lang w:val="fr-FR"/>
              </w:rPr>
              <w:tab/>
            </w:r>
            <w:r w:rsidRPr="00C90B25">
              <w:rPr>
                <w:rStyle w:val="Lienhypertexte"/>
                <w:noProof/>
              </w:rPr>
              <w:t>Potential &amp; future of the tool</w:t>
            </w:r>
            <w:r>
              <w:rPr>
                <w:noProof/>
                <w:webHidden/>
              </w:rPr>
              <w:tab/>
            </w:r>
            <w:r>
              <w:rPr>
                <w:noProof/>
                <w:webHidden/>
              </w:rPr>
              <w:fldChar w:fldCharType="begin"/>
            </w:r>
            <w:r>
              <w:rPr>
                <w:noProof/>
                <w:webHidden/>
              </w:rPr>
              <w:instrText xml:space="preserve"> PAGEREF _Toc42449873 \h </w:instrText>
            </w:r>
            <w:r>
              <w:rPr>
                <w:noProof/>
                <w:webHidden/>
              </w:rPr>
            </w:r>
          </w:ins>
          <w:r>
            <w:rPr>
              <w:noProof/>
              <w:webHidden/>
            </w:rPr>
            <w:fldChar w:fldCharType="separate"/>
          </w:r>
          <w:ins w:id="205"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06" w:author="Arthur Parmentier" w:date="2020-06-07T19:15:00Z"/>
              <w:rFonts w:eastAsiaTheme="minorEastAsia" w:cstheme="minorBidi"/>
              <w:noProof/>
              <w:sz w:val="22"/>
              <w:szCs w:val="22"/>
              <w:lang w:val="fr-FR"/>
            </w:rPr>
          </w:pPr>
          <w:ins w:id="20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"_Toc42449874"</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Emotion recognition</w:t>
            </w:r>
            <w:r>
              <w:rPr>
                <w:noProof/>
                <w:webHidden/>
              </w:rPr>
              <w:tab/>
            </w:r>
            <w:r>
              <w:rPr>
                <w:noProof/>
                <w:webHidden/>
              </w:rPr>
              <w:fldChar w:fldCharType="begin"/>
            </w:r>
            <w:r>
              <w:rPr>
                <w:noProof/>
                <w:webHidden/>
              </w:rPr>
              <w:instrText xml:space="preserve"> PAGEREF _Toc42449874 \h </w:instrText>
            </w:r>
            <w:r>
              <w:rPr>
                <w:noProof/>
                <w:webHidden/>
              </w:rPr>
            </w:r>
          </w:ins>
          <w:r>
            <w:rPr>
              <w:noProof/>
              <w:webHidden/>
            </w:rPr>
            <w:fldChar w:fldCharType="separate"/>
          </w:r>
          <w:ins w:id="208"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09" w:author="Arthur Parmentier" w:date="2020-06-07T19:15:00Z"/>
              <w:rFonts w:eastAsiaTheme="minorEastAsia" w:cstheme="minorBidi"/>
              <w:noProof/>
              <w:sz w:val="22"/>
              <w:szCs w:val="22"/>
              <w:lang w:val="fr-FR"/>
            </w:rPr>
          </w:pPr>
          <w:ins w:id="21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"_Toc42449876"</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Classification problem with CRF</w:t>
            </w:r>
            <w:r>
              <w:rPr>
                <w:noProof/>
                <w:webHidden/>
              </w:rPr>
              <w:tab/>
            </w:r>
            <w:r>
              <w:rPr>
                <w:noProof/>
                <w:webHidden/>
              </w:rPr>
              <w:fldChar w:fldCharType="begin"/>
            </w:r>
            <w:r>
              <w:rPr>
                <w:noProof/>
                <w:webHidden/>
              </w:rPr>
              <w:instrText xml:space="preserve"> PAGEREF _Toc42449876 \h </w:instrText>
            </w:r>
            <w:r>
              <w:rPr>
                <w:noProof/>
                <w:webHidden/>
              </w:rPr>
            </w:r>
          </w:ins>
          <w:r>
            <w:rPr>
              <w:noProof/>
              <w:webHidden/>
            </w:rPr>
            <w:fldChar w:fldCharType="separate"/>
          </w:r>
          <w:ins w:id="211" w:author="Arthur Parmentier" w:date="2020-06-07T19:15:00Z">
            <w:r>
              <w:rPr>
                <w:noProof/>
                <w:webHidden/>
              </w:rPr>
              <w:t>67</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12" w:author="Arthur Parmentier" w:date="2020-06-07T19:15:00Z"/>
              <w:rFonts w:eastAsiaTheme="minorEastAsia" w:cstheme="minorBidi"/>
              <w:noProof/>
              <w:sz w:val="22"/>
              <w:szCs w:val="22"/>
              <w:lang w:val="fr-FR"/>
            </w:rPr>
          </w:pPr>
          <w:ins w:id="21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"_Toc42449877"</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future</w:t>
            </w:r>
            <w:r>
              <w:rPr>
                <w:noProof/>
                <w:webHidden/>
              </w:rPr>
              <w:tab/>
            </w:r>
            <w:r>
              <w:rPr>
                <w:noProof/>
                <w:webHidden/>
              </w:rPr>
              <w:fldChar w:fldCharType="begin"/>
            </w:r>
            <w:r>
              <w:rPr>
                <w:noProof/>
                <w:webHidden/>
              </w:rPr>
              <w:instrText xml:space="preserve"> PAGEREF _Toc42449877 \h </w:instrText>
            </w:r>
            <w:r>
              <w:rPr>
                <w:noProof/>
                <w:webHidden/>
              </w:rPr>
            </w:r>
          </w:ins>
          <w:r>
            <w:rPr>
              <w:noProof/>
              <w:webHidden/>
            </w:rPr>
            <w:fldChar w:fldCharType="separate"/>
          </w:r>
          <w:ins w:id="214" w:author="Arthur Parmentier" w:date="2020-06-07T19:15:00Z">
            <w:r>
              <w:rPr>
                <w:noProof/>
                <w:webHidden/>
              </w:rPr>
              <w:t>67</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215" w:author="Arthur Parmentier" w:date="2020-06-07T19:15:00Z"/>
              <w:rFonts w:eastAsiaTheme="minorEastAsia" w:cstheme="minorBidi"/>
              <w:b w:val="0"/>
              <w:bCs w:val="0"/>
              <w:i w:val="0"/>
              <w:iCs w:val="0"/>
              <w:noProof/>
              <w:sz w:val="22"/>
              <w:szCs w:val="22"/>
              <w:lang w:val="fr-FR"/>
            </w:rPr>
          </w:pPr>
          <w:ins w:id="21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"_Toc42449878"</w:instrText>
            </w:r>
            <w:r w:rsidRPr="00C90B25">
              <w:rPr>
                <w:rStyle w:val="Lienhypertexte"/>
                <w:noProof/>
              </w:rPr>
              <w:instrText xml:space="preserve"> </w:instrText>
            </w:r>
            <w:r w:rsidRPr="00C90B25">
              <w:rPr>
                <w:rStyle w:val="Lienhypertexte"/>
                <w:noProof/>
              </w:rPr>
            </w:r>
            <w:r w:rsidRPr="00C90B25">
              <w:rPr>
                <w:rStyle w:val="Lienhypertexte"/>
                <w:noProof/>
              </w:rPr>
              <w:fldChar w:fldCharType="separate"/>
            </w:r>
            <w:r w:rsidRPr="00C90B25">
              <w:rPr>
                <w:rStyle w:val="Lienhypertexte"/>
                <w:noProof/>
              </w:rPr>
              <w:t>VIII.</w:t>
            </w:r>
            <w:r>
              <w:rPr>
                <w:rFonts w:eastAsiaTheme="minorEastAsia" w:cstheme="minorBidi"/>
                <w:b w:val="0"/>
                <w:bCs w:val="0"/>
                <w:i w:val="0"/>
                <w:iCs w:val="0"/>
                <w:noProof/>
                <w:sz w:val="22"/>
                <w:szCs w:val="22"/>
                <w:lang w:val="fr-FR"/>
              </w:rPr>
              <w:tab/>
            </w:r>
            <w:r w:rsidRPr="00C90B25">
              <w:rPr>
                <w:rStyle w:val="Lienhypertexte"/>
                <w:noProof/>
              </w:rPr>
              <w:t>Conclusion</w:t>
            </w:r>
            <w:r>
              <w:rPr>
                <w:noProof/>
                <w:webHidden/>
              </w:rPr>
              <w:tab/>
            </w:r>
            <w:r>
              <w:rPr>
                <w:noProof/>
                <w:webHidden/>
              </w:rPr>
              <w:fldChar w:fldCharType="begin"/>
            </w:r>
            <w:r>
              <w:rPr>
                <w:noProof/>
                <w:webHidden/>
              </w:rPr>
              <w:instrText xml:space="preserve"> PAGEREF _Toc42449878 \h </w:instrText>
            </w:r>
            <w:r>
              <w:rPr>
                <w:noProof/>
                <w:webHidden/>
              </w:rPr>
            </w:r>
          </w:ins>
          <w:r>
            <w:rPr>
              <w:noProof/>
              <w:webHidden/>
            </w:rPr>
            <w:fldChar w:fldCharType="separate"/>
          </w:r>
          <w:ins w:id="217" w:author="Arthur Parmentier" w:date="2020-06-07T19:15:00Z">
            <w:r>
              <w:rPr>
                <w:noProof/>
                <w:webHidden/>
              </w:rPr>
              <w:t>67</w:t>
            </w:r>
            <w:r>
              <w:rPr>
                <w:noProof/>
                <w:webHidden/>
              </w:rPr>
              <w:fldChar w:fldCharType="end"/>
            </w:r>
            <w:r w:rsidRPr="00C90B25">
              <w:rPr>
                <w:rStyle w:val="Lienhypertexte"/>
                <w:noProof/>
              </w:rPr>
              <w:fldChar w:fldCharType="end"/>
            </w:r>
          </w:ins>
        </w:p>
        <w:p w:rsidR="00DC3FF9" w:rsidRPr="007C437A" w:rsidDel="00BA3828" w:rsidRDefault="00DC3FF9" w:rsidP="00E6654A">
          <w:pPr>
            <w:pStyle w:val="TM1"/>
            <w:rPr>
              <w:del w:id="218" w:author="Arthur Parmentier" w:date="2020-05-14T13:28:00Z"/>
              <w:rFonts w:eastAsiaTheme="minorEastAsia" w:cstheme="minorBidi"/>
              <w:noProof/>
              <w:sz w:val="22"/>
              <w:szCs w:val="22"/>
              <w:rPrChange w:id="219" w:author="Arthur Parmentier" w:date="2020-06-07T15:27:00Z">
                <w:rPr>
                  <w:del w:id="220" w:author="Arthur Parmentier" w:date="2020-05-14T13:28:00Z"/>
                  <w:rFonts w:eastAsiaTheme="minorEastAsia" w:cstheme="minorBidi"/>
                  <w:noProof/>
                  <w:sz w:val="22"/>
                  <w:szCs w:val="22"/>
                  <w:lang w:val="fr-FR"/>
                </w:rPr>
              </w:rPrChange>
            </w:rPr>
          </w:pPr>
          <w:del w:id="221" w:author="Arthur Parmentier" w:date="2020-05-14T13:28:00Z">
            <w:r w:rsidRPr="007C437A" w:rsidDel="00BA3828">
              <w:rPr>
                <w:noProof/>
                <w:rPrChange w:id="222"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23" w:author="Arthur Parmentier" w:date="2020-06-07T15:27:00Z">
                  <w:rPr>
                    <w:rFonts w:eastAsiaTheme="minorEastAsia" w:cstheme="minorBidi"/>
                    <w:b w:val="0"/>
                    <w:bCs w:val="0"/>
                    <w:i w:val="0"/>
                    <w:iCs w:val="0"/>
                    <w:noProof/>
                    <w:lang w:val="fr-FR"/>
                  </w:rPr>
                </w:rPrChange>
              </w:rPr>
              <w:tab/>
            </w:r>
            <w:r w:rsidRPr="007C437A" w:rsidDel="00BA3828">
              <w:rPr>
                <w:noProof/>
                <w:rPrChange w:id="224" w:author="Arthur Parmentier" w:date="2020-06-07T15:27:00Z">
                  <w:rPr>
                    <w:rStyle w:val="Lienhypertexte"/>
                    <w:b w:val="0"/>
                    <w:bCs w:val="0"/>
                    <w:i w:val="0"/>
                    <w:iCs w:val="0"/>
                    <w:noProof/>
                  </w:rPr>
                </w:rPrChange>
              </w:rPr>
              <w:delText>Introduction</w:delText>
            </w:r>
            <w:r w:rsidRPr="007C437A" w:rsidDel="00BA3828">
              <w:rPr>
                <w:b w:val="0"/>
                <w:bCs w:val="0"/>
                <w:i w:val="0"/>
                <w:iCs w:val="0"/>
                <w:noProof/>
                <w:webHidden/>
                <w:rPrChange w:id="225" w:author="Arthur Parmentier" w:date="2020-06-07T15:27:00Z">
                  <w:rPr>
                    <w:b w:val="0"/>
                    <w:bCs w:val="0"/>
                    <w:i w:val="0"/>
                    <w:iCs w:val="0"/>
                    <w:noProof/>
                    <w:webHidden/>
                  </w:rPr>
                </w:rPrChange>
              </w:rPr>
              <w:tab/>
              <w:delText>2</w:delText>
            </w:r>
          </w:del>
        </w:p>
        <w:p w:rsidR="00DC3FF9" w:rsidRPr="007C437A" w:rsidDel="00BA3828" w:rsidRDefault="00DC3FF9" w:rsidP="00E6654A">
          <w:pPr>
            <w:pStyle w:val="TM1"/>
            <w:rPr>
              <w:del w:id="226" w:author="Arthur Parmentier" w:date="2020-05-14T13:28:00Z"/>
              <w:rFonts w:eastAsiaTheme="minorEastAsia" w:cstheme="minorBidi"/>
              <w:noProof/>
              <w:sz w:val="22"/>
              <w:szCs w:val="22"/>
              <w:rPrChange w:id="227" w:author="Arthur Parmentier" w:date="2020-06-07T15:27:00Z">
                <w:rPr>
                  <w:del w:id="228" w:author="Arthur Parmentier" w:date="2020-05-14T13:28:00Z"/>
                  <w:rFonts w:eastAsiaTheme="minorEastAsia" w:cstheme="minorBidi"/>
                  <w:noProof/>
                  <w:sz w:val="22"/>
                  <w:szCs w:val="22"/>
                  <w:lang w:val="fr-FR"/>
                </w:rPr>
              </w:rPrChange>
            </w:rPr>
          </w:pPr>
          <w:del w:id="229" w:author="Arthur Parmentier" w:date="2020-05-14T13:28:00Z">
            <w:r w:rsidRPr="007C437A" w:rsidDel="00BA3828">
              <w:rPr>
                <w:noProof/>
                <w:rPrChange w:id="230"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31" w:author="Arthur Parmentier" w:date="2020-06-07T15:27:00Z">
                  <w:rPr>
                    <w:rFonts w:eastAsiaTheme="minorEastAsia" w:cstheme="minorBidi"/>
                    <w:b w:val="0"/>
                    <w:bCs w:val="0"/>
                    <w:i w:val="0"/>
                    <w:iCs w:val="0"/>
                    <w:noProof/>
                    <w:lang w:val="fr-FR"/>
                  </w:rPr>
                </w:rPrChange>
              </w:rPr>
              <w:tab/>
            </w:r>
            <w:r w:rsidRPr="007C437A" w:rsidDel="00BA3828">
              <w:rPr>
                <w:noProof/>
                <w:rPrChange w:id="232" w:author="Arthur Parmentier" w:date="2020-06-07T15:27:00Z">
                  <w:rPr>
                    <w:rStyle w:val="Lienhypertexte"/>
                    <w:b w:val="0"/>
                    <w:bCs w:val="0"/>
                    <w:i w:val="0"/>
                    <w:iCs w:val="0"/>
                    <w:noProof/>
                  </w:rPr>
                </w:rPrChange>
              </w:rPr>
              <w:delText>A brief history of Soundpainting</w:delText>
            </w:r>
            <w:r w:rsidRPr="007C437A" w:rsidDel="00BA3828">
              <w:rPr>
                <w:b w:val="0"/>
                <w:bCs w:val="0"/>
                <w:i w:val="0"/>
                <w:iCs w:val="0"/>
                <w:noProof/>
                <w:webHidden/>
                <w:rPrChange w:id="233" w:author="Arthur Parmentier" w:date="2020-06-07T15:27:00Z">
                  <w:rPr>
                    <w:b w:val="0"/>
                    <w:bCs w:val="0"/>
                    <w:i w:val="0"/>
                    <w:iCs w:val="0"/>
                    <w:noProof/>
                    <w:webHidden/>
                  </w:rPr>
                </w:rPrChange>
              </w:rPr>
              <w:tab/>
              <w:delText>3</w:delText>
            </w:r>
          </w:del>
        </w:p>
        <w:p w:rsidR="00DC3FF9" w:rsidRPr="007C437A" w:rsidDel="00BA3828" w:rsidRDefault="00DC3FF9" w:rsidP="00E6654A">
          <w:pPr>
            <w:pStyle w:val="TM2"/>
            <w:rPr>
              <w:del w:id="234" w:author="Arthur Parmentier" w:date="2020-05-14T13:28:00Z"/>
              <w:rFonts w:eastAsiaTheme="minorEastAsia" w:cstheme="minorBidi"/>
              <w:noProof/>
              <w:rPrChange w:id="235" w:author="Arthur Parmentier" w:date="2020-06-07T15:27:00Z">
                <w:rPr>
                  <w:del w:id="236" w:author="Arthur Parmentier" w:date="2020-05-14T13:28:00Z"/>
                  <w:rFonts w:eastAsiaTheme="minorEastAsia" w:cstheme="minorBidi"/>
                  <w:noProof/>
                  <w:lang w:val="fr-FR"/>
                </w:rPr>
              </w:rPrChange>
            </w:rPr>
          </w:pPr>
          <w:del w:id="237" w:author="Arthur Parmentier" w:date="2020-05-14T13:28:00Z">
            <w:r w:rsidRPr="007C437A" w:rsidDel="00BA3828">
              <w:rPr>
                <w:noProof/>
                <w:rPrChange w:id="23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39" w:author="Arthur Parmentier" w:date="2020-06-07T15:27:00Z">
                  <w:rPr>
                    <w:rFonts w:eastAsiaTheme="minorEastAsia" w:cstheme="minorBidi"/>
                    <w:b w:val="0"/>
                    <w:bCs w:val="0"/>
                    <w:noProof/>
                    <w:lang w:val="fr-FR"/>
                  </w:rPr>
                </w:rPrChange>
              </w:rPr>
              <w:tab/>
            </w:r>
            <w:r w:rsidRPr="007C437A" w:rsidDel="00BA3828">
              <w:rPr>
                <w:noProof/>
                <w:rPrChange w:id="240" w:author="Arthur Parmentier" w:date="2020-06-07T15:27:00Z">
                  <w:rPr>
                    <w:rStyle w:val="Lienhypertexte"/>
                    <w:b w:val="0"/>
                    <w:bCs w:val="0"/>
                    <w:noProof/>
                  </w:rPr>
                </w:rPrChange>
              </w:rPr>
              <w:delText>Back in Woodstock 1974: emergence in emergency</w:delText>
            </w:r>
            <w:r w:rsidRPr="007C437A" w:rsidDel="00BA3828">
              <w:rPr>
                <w:b w:val="0"/>
                <w:bCs w:val="0"/>
                <w:noProof/>
                <w:webHidden/>
                <w:rPrChange w:id="241" w:author="Arthur Parmentier" w:date="2020-06-07T15:27:00Z">
                  <w:rPr>
                    <w:b w:val="0"/>
                    <w:bCs w:val="0"/>
                    <w:noProof/>
                    <w:webHidden/>
                  </w:rPr>
                </w:rPrChange>
              </w:rPr>
              <w:tab/>
              <w:delText>3</w:delText>
            </w:r>
          </w:del>
        </w:p>
        <w:p w:rsidR="00DC3FF9" w:rsidRPr="007C437A" w:rsidDel="00BA3828" w:rsidRDefault="00DC3FF9" w:rsidP="00E6654A">
          <w:pPr>
            <w:pStyle w:val="TM2"/>
            <w:rPr>
              <w:del w:id="242" w:author="Arthur Parmentier" w:date="2020-05-14T13:28:00Z"/>
              <w:rFonts w:eastAsiaTheme="minorEastAsia" w:cstheme="minorBidi"/>
              <w:noProof/>
              <w:rPrChange w:id="243" w:author="Arthur Parmentier" w:date="2020-06-07T15:27:00Z">
                <w:rPr>
                  <w:del w:id="244" w:author="Arthur Parmentier" w:date="2020-05-14T13:28:00Z"/>
                  <w:rFonts w:eastAsiaTheme="minorEastAsia" w:cstheme="minorBidi"/>
                  <w:noProof/>
                  <w:lang w:val="fr-FR"/>
                </w:rPr>
              </w:rPrChange>
            </w:rPr>
          </w:pPr>
          <w:del w:id="245" w:author="Arthur Parmentier" w:date="2020-05-14T13:28:00Z">
            <w:r w:rsidRPr="007C437A" w:rsidDel="00BA3828">
              <w:rPr>
                <w:noProof/>
                <w:rPrChange w:id="24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47" w:author="Arthur Parmentier" w:date="2020-06-07T15:27:00Z">
                  <w:rPr>
                    <w:rFonts w:eastAsiaTheme="minorEastAsia" w:cstheme="minorBidi"/>
                    <w:b w:val="0"/>
                    <w:bCs w:val="0"/>
                    <w:noProof/>
                    <w:lang w:val="fr-FR"/>
                  </w:rPr>
                </w:rPrChange>
              </w:rPr>
              <w:tab/>
            </w:r>
            <w:r w:rsidRPr="007C437A" w:rsidDel="00BA3828">
              <w:rPr>
                <w:noProof/>
                <w:rPrChange w:id="248" w:author="Arthur Parmentier" w:date="2020-06-07T15:27:00Z">
                  <w:rPr>
                    <w:rStyle w:val="Lienhypertexte"/>
                    <w:b w:val="0"/>
                    <w:bCs w:val="0"/>
                    <w:noProof/>
                  </w:rPr>
                </w:rPrChange>
              </w:rPr>
              <w:delText>A new form of composition</w:delText>
            </w:r>
            <w:r w:rsidRPr="007C437A" w:rsidDel="00BA3828">
              <w:rPr>
                <w:b w:val="0"/>
                <w:bCs w:val="0"/>
                <w:noProof/>
                <w:webHidden/>
                <w:rPrChange w:id="249" w:author="Arthur Parmentier" w:date="2020-06-07T15:27:00Z">
                  <w:rPr>
                    <w:b w:val="0"/>
                    <w:bCs w:val="0"/>
                    <w:noProof/>
                    <w:webHidden/>
                  </w:rPr>
                </w:rPrChange>
              </w:rPr>
              <w:tab/>
              <w:delText>3</w:delText>
            </w:r>
          </w:del>
        </w:p>
        <w:p w:rsidR="00DC3FF9" w:rsidRPr="007C437A" w:rsidDel="00BA3828" w:rsidRDefault="00DC3FF9" w:rsidP="00E6654A">
          <w:pPr>
            <w:pStyle w:val="TM3"/>
            <w:rPr>
              <w:del w:id="250" w:author="Arthur Parmentier" w:date="2020-05-14T13:28:00Z"/>
              <w:rFonts w:eastAsiaTheme="minorEastAsia" w:cstheme="minorBidi"/>
              <w:noProof/>
              <w:sz w:val="22"/>
              <w:szCs w:val="22"/>
              <w:rPrChange w:id="251" w:author="Arthur Parmentier" w:date="2020-06-07T15:27:00Z">
                <w:rPr>
                  <w:del w:id="252" w:author="Arthur Parmentier" w:date="2020-05-14T13:28:00Z"/>
                  <w:rFonts w:eastAsiaTheme="minorEastAsia" w:cstheme="minorBidi"/>
                  <w:noProof/>
                  <w:sz w:val="22"/>
                  <w:szCs w:val="22"/>
                  <w:lang w:val="fr-FR"/>
                </w:rPr>
              </w:rPrChange>
            </w:rPr>
          </w:pPr>
          <w:del w:id="253" w:author="Arthur Parmentier" w:date="2020-05-14T13:28:00Z">
            <w:r w:rsidRPr="007C437A" w:rsidDel="00BA3828">
              <w:rPr>
                <w:noProof/>
                <w:rPrChange w:id="254" w:author="Arthur Parmentier" w:date="2020-06-07T15:27:00Z">
                  <w:rPr>
                    <w:rStyle w:val="Lienhypertexte"/>
                    <w:noProof/>
                  </w:rPr>
                </w:rPrChange>
              </w:rPr>
              <w:delText>1.</w:delText>
            </w:r>
            <w:r w:rsidRPr="007C437A" w:rsidDel="00BA3828">
              <w:rPr>
                <w:rFonts w:eastAsiaTheme="minorEastAsia" w:cstheme="minorBidi"/>
                <w:noProof/>
                <w:rPrChange w:id="255" w:author="Arthur Parmentier" w:date="2020-06-07T15:27:00Z">
                  <w:rPr>
                    <w:rFonts w:eastAsiaTheme="minorEastAsia" w:cstheme="minorBidi"/>
                    <w:noProof/>
                    <w:lang w:val="fr-FR"/>
                  </w:rPr>
                </w:rPrChange>
              </w:rPr>
              <w:tab/>
            </w:r>
            <w:r w:rsidRPr="007C437A" w:rsidDel="00BA3828">
              <w:rPr>
                <w:noProof/>
                <w:rPrChange w:id="256" w:author="Arthur Parmentier" w:date="2020-06-07T15:27:00Z">
                  <w:rPr>
                    <w:rStyle w:val="Lienhypertexte"/>
                    <w:noProof/>
                  </w:rPr>
                </w:rPrChange>
              </w:rPr>
              <w:delText>Sign language: from cultural concepts to performance</w:delText>
            </w:r>
            <w:r w:rsidRPr="007C437A" w:rsidDel="00BA3828">
              <w:rPr>
                <w:noProof/>
                <w:webHidden/>
                <w:rPrChange w:id="257" w:author="Arthur Parmentier" w:date="2020-06-07T15:27:00Z">
                  <w:rPr>
                    <w:noProof/>
                    <w:webHidden/>
                  </w:rPr>
                </w:rPrChange>
              </w:rPr>
              <w:tab/>
              <w:delText>3</w:delText>
            </w:r>
          </w:del>
        </w:p>
        <w:p w:rsidR="00DC3FF9" w:rsidRPr="007C437A" w:rsidDel="00BA3828" w:rsidRDefault="00DC3FF9" w:rsidP="00E6654A">
          <w:pPr>
            <w:pStyle w:val="TM3"/>
            <w:rPr>
              <w:del w:id="258" w:author="Arthur Parmentier" w:date="2020-05-14T13:28:00Z"/>
              <w:rFonts w:eastAsiaTheme="minorEastAsia" w:cstheme="minorBidi"/>
              <w:noProof/>
              <w:sz w:val="22"/>
              <w:szCs w:val="22"/>
              <w:rPrChange w:id="259" w:author="Arthur Parmentier" w:date="2020-06-07T15:27:00Z">
                <w:rPr>
                  <w:del w:id="260" w:author="Arthur Parmentier" w:date="2020-05-14T13:28:00Z"/>
                  <w:rFonts w:eastAsiaTheme="minorEastAsia" w:cstheme="minorBidi"/>
                  <w:noProof/>
                  <w:sz w:val="22"/>
                  <w:szCs w:val="22"/>
                  <w:lang w:val="fr-FR"/>
                </w:rPr>
              </w:rPrChange>
            </w:rPr>
          </w:pPr>
          <w:del w:id="261" w:author="Arthur Parmentier" w:date="2020-05-14T13:28:00Z">
            <w:r w:rsidRPr="007C437A" w:rsidDel="00BA3828">
              <w:rPr>
                <w:noProof/>
                <w:rPrChange w:id="262" w:author="Arthur Parmentier" w:date="2020-06-07T15:27:00Z">
                  <w:rPr>
                    <w:rStyle w:val="Lienhypertexte"/>
                    <w:noProof/>
                  </w:rPr>
                </w:rPrChange>
              </w:rPr>
              <w:delText>2.</w:delText>
            </w:r>
            <w:r w:rsidRPr="007C437A" w:rsidDel="00BA3828">
              <w:rPr>
                <w:rFonts w:eastAsiaTheme="minorEastAsia" w:cstheme="minorBidi"/>
                <w:noProof/>
                <w:rPrChange w:id="263" w:author="Arthur Parmentier" w:date="2020-06-07T15:27:00Z">
                  <w:rPr>
                    <w:rFonts w:eastAsiaTheme="minorEastAsia" w:cstheme="minorBidi"/>
                    <w:noProof/>
                    <w:lang w:val="fr-FR"/>
                  </w:rPr>
                </w:rPrChange>
              </w:rPr>
              <w:tab/>
            </w:r>
            <w:r w:rsidRPr="007C437A" w:rsidDel="00BA3828">
              <w:rPr>
                <w:noProof/>
                <w:rPrChange w:id="264" w:author="Arthur Parmentier" w:date="2020-06-07T15:27:00Z">
                  <w:rPr>
                    <w:rStyle w:val="Lienhypertexte"/>
                    <w:noProof/>
                  </w:rPr>
                </w:rPrChange>
              </w:rPr>
              <w:delText>A multidisciplinary language</w:delText>
            </w:r>
            <w:r w:rsidRPr="007C437A" w:rsidDel="00BA3828">
              <w:rPr>
                <w:noProof/>
                <w:webHidden/>
                <w:rPrChange w:id="265" w:author="Arthur Parmentier" w:date="2020-06-07T15:27:00Z">
                  <w:rPr>
                    <w:noProof/>
                    <w:webHidden/>
                  </w:rPr>
                </w:rPrChange>
              </w:rPr>
              <w:tab/>
              <w:delText>3</w:delText>
            </w:r>
          </w:del>
        </w:p>
        <w:p w:rsidR="00DC3FF9" w:rsidRPr="007C437A" w:rsidDel="00BA3828" w:rsidRDefault="00DC3FF9" w:rsidP="00E6654A">
          <w:pPr>
            <w:pStyle w:val="TM3"/>
            <w:rPr>
              <w:del w:id="266" w:author="Arthur Parmentier" w:date="2020-05-14T13:28:00Z"/>
              <w:rFonts w:eastAsiaTheme="minorEastAsia" w:cstheme="minorBidi"/>
              <w:noProof/>
              <w:sz w:val="22"/>
              <w:szCs w:val="22"/>
              <w:rPrChange w:id="267" w:author="Arthur Parmentier" w:date="2020-06-07T15:27:00Z">
                <w:rPr>
                  <w:del w:id="268" w:author="Arthur Parmentier" w:date="2020-05-14T13:28:00Z"/>
                  <w:rFonts w:eastAsiaTheme="minorEastAsia" w:cstheme="minorBidi"/>
                  <w:noProof/>
                  <w:sz w:val="22"/>
                  <w:szCs w:val="22"/>
                  <w:lang w:val="fr-FR"/>
                </w:rPr>
              </w:rPrChange>
            </w:rPr>
          </w:pPr>
          <w:del w:id="269" w:author="Arthur Parmentier" w:date="2020-05-14T13:28:00Z">
            <w:r w:rsidRPr="007C437A" w:rsidDel="00BA3828">
              <w:rPr>
                <w:noProof/>
                <w:rPrChange w:id="270" w:author="Arthur Parmentier" w:date="2020-06-07T15:27:00Z">
                  <w:rPr>
                    <w:rStyle w:val="Lienhypertexte"/>
                    <w:noProof/>
                  </w:rPr>
                </w:rPrChange>
              </w:rPr>
              <w:delText>3.</w:delText>
            </w:r>
            <w:r w:rsidRPr="007C437A" w:rsidDel="00BA3828">
              <w:rPr>
                <w:rFonts w:eastAsiaTheme="minorEastAsia" w:cstheme="minorBidi"/>
                <w:noProof/>
                <w:rPrChange w:id="271" w:author="Arthur Parmentier" w:date="2020-06-07T15:27:00Z">
                  <w:rPr>
                    <w:rFonts w:eastAsiaTheme="minorEastAsia" w:cstheme="minorBidi"/>
                    <w:noProof/>
                    <w:lang w:val="fr-FR"/>
                  </w:rPr>
                </w:rPrChange>
              </w:rPr>
              <w:tab/>
            </w:r>
            <w:r w:rsidRPr="007C437A" w:rsidDel="00BA3828">
              <w:rPr>
                <w:noProof/>
                <w:rPrChange w:id="272" w:author="Arthur Parmentier" w:date="2020-06-07T15:27:00Z">
                  <w:rPr>
                    <w:rStyle w:val="Lienhypertexte"/>
                    <w:noProof/>
                  </w:rPr>
                </w:rPrChange>
              </w:rPr>
              <w:delText>Fertility in Europe, worldwide spread in modern societies</w:delText>
            </w:r>
            <w:r w:rsidRPr="007C437A" w:rsidDel="00BA3828">
              <w:rPr>
                <w:noProof/>
                <w:webHidden/>
                <w:rPrChange w:id="273" w:author="Arthur Parmentier" w:date="2020-06-07T15:27:00Z">
                  <w:rPr>
                    <w:noProof/>
                    <w:webHidden/>
                  </w:rPr>
                </w:rPrChange>
              </w:rPr>
              <w:tab/>
              <w:delText>4</w:delText>
            </w:r>
          </w:del>
        </w:p>
        <w:p w:rsidR="00DC3FF9" w:rsidRPr="007C437A" w:rsidDel="00BA3828" w:rsidRDefault="00DC3FF9" w:rsidP="00E6654A">
          <w:pPr>
            <w:pStyle w:val="TM1"/>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noProof/>
                <w:rPrChange w:id="278"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79" w:author="Arthur Parmentier" w:date="2020-06-07T15:27:00Z">
                  <w:rPr>
                    <w:rFonts w:eastAsiaTheme="minorEastAsia" w:cstheme="minorBidi"/>
                    <w:b w:val="0"/>
                    <w:bCs w:val="0"/>
                    <w:i w:val="0"/>
                    <w:iCs w:val="0"/>
                    <w:noProof/>
                    <w:lang w:val="fr-FR"/>
                  </w:rPr>
                </w:rPrChange>
              </w:rPr>
              <w:tab/>
            </w:r>
            <w:r w:rsidRPr="007C437A" w:rsidDel="00BA3828">
              <w:rPr>
                <w:noProof/>
                <w:rPrChange w:id="280" w:author="Arthur Parmentier" w:date="2020-06-07T15:27:00Z">
                  <w:rPr>
                    <w:rStyle w:val="Lienhypertexte"/>
                    <w:b w:val="0"/>
                    <w:bCs w:val="0"/>
                    <w:i w:val="0"/>
                    <w:iCs w:val="0"/>
                    <w:noProof/>
                  </w:rPr>
                </w:rPrChange>
              </w:rPr>
              <w:delText>Historical and theoretical context</w:delText>
            </w:r>
            <w:r w:rsidRPr="007C437A" w:rsidDel="00BA3828">
              <w:rPr>
                <w:b w:val="0"/>
                <w:bCs w:val="0"/>
                <w:i w:val="0"/>
                <w:iCs w:val="0"/>
                <w:noProof/>
                <w:webHidden/>
                <w:rPrChange w:id="281" w:author="Arthur Parmentier" w:date="2020-06-07T15:27:00Z">
                  <w:rPr>
                    <w:b w:val="0"/>
                    <w:bCs w:val="0"/>
                    <w:i w:val="0"/>
                    <w:iCs w:val="0"/>
                    <w:noProof/>
                    <w:webHidden/>
                  </w:rPr>
                </w:rPrChange>
              </w:rPr>
              <w:tab/>
              <w:delText>4</w:delText>
            </w:r>
          </w:del>
        </w:p>
        <w:p w:rsidR="00DC3FF9" w:rsidRPr="007C437A" w:rsidDel="00BA3828" w:rsidRDefault="00DC3FF9" w:rsidP="00E6654A">
          <w:pPr>
            <w:pStyle w:val="TM2"/>
            <w:rPr>
              <w:del w:id="282" w:author="Arthur Parmentier" w:date="2020-05-14T13:28:00Z"/>
              <w:rFonts w:eastAsiaTheme="minorEastAsia" w:cstheme="minorBidi"/>
              <w:noProof/>
              <w:rPrChange w:id="283" w:author="Arthur Parmentier" w:date="2020-06-07T15:27:00Z">
                <w:rPr>
                  <w:del w:id="284" w:author="Arthur Parmentier" w:date="2020-05-14T13:28:00Z"/>
                  <w:rFonts w:eastAsiaTheme="minorEastAsia" w:cstheme="minorBidi"/>
                  <w:noProof/>
                  <w:lang w:val="fr-FR"/>
                </w:rPr>
              </w:rPrChange>
            </w:rPr>
          </w:pPr>
          <w:del w:id="285" w:author="Arthur Parmentier" w:date="2020-05-14T13:28:00Z">
            <w:r w:rsidRPr="007C437A" w:rsidDel="00BA3828">
              <w:rPr>
                <w:noProof/>
                <w:rPrChange w:id="28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87" w:author="Arthur Parmentier" w:date="2020-06-07T15:27:00Z">
                  <w:rPr>
                    <w:rFonts w:eastAsiaTheme="minorEastAsia" w:cstheme="minorBidi"/>
                    <w:b w:val="0"/>
                    <w:bCs w:val="0"/>
                    <w:noProof/>
                    <w:lang w:val="fr-FR"/>
                  </w:rPr>
                </w:rPrChange>
              </w:rPr>
              <w:tab/>
            </w:r>
            <w:r w:rsidRPr="007C437A" w:rsidDel="00BA3828">
              <w:rPr>
                <w:noProof/>
                <w:rPrChange w:id="288" w:author="Arthur Parmentier" w:date="2020-06-07T15:27:00Z">
                  <w:rPr>
                    <w:rStyle w:val="Lienhypertexte"/>
                    <w:b w:val="0"/>
                    <w:bCs w:val="0"/>
                    <w:noProof/>
                  </w:rPr>
                </w:rPrChange>
              </w:rPr>
              <w:delText>Gestures and signs for communication: a long history</w:delText>
            </w:r>
            <w:r w:rsidRPr="007C437A" w:rsidDel="00BA3828">
              <w:rPr>
                <w:b w:val="0"/>
                <w:bCs w:val="0"/>
                <w:noProof/>
                <w:webHidden/>
                <w:rPrChange w:id="289" w:author="Arthur Parmentier" w:date="2020-06-07T15:27:00Z">
                  <w:rPr>
                    <w:b w:val="0"/>
                    <w:bCs w:val="0"/>
                    <w:noProof/>
                    <w:webHidden/>
                  </w:rPr>
                </w:rPrChange>
              </w:rPr>
              <w:tab/>
              <w:delText>4</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noProof/>
                <w:rPrChange w:id="294" w:author="Arthur Parmentier" w:date="2020-06-07T15:27:00Z">
                  <w:rPr>
                    <w:rStyle w:val="Lienhypertexte"/>
                    <w:noProof/>
                  </w:rPr>
                </w:rPrChange>
              </w:rPr>
              <w:delText>1.</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noProof/>
                <w:rPrChange w:id="296" w:author="Arthur Parmentier" w:date="2020-06-07T15:27:00Z">
                  <w:rPr>
                    <w:rStyle w:val="Lienhypertexte"/>
                    <w:noProof/>
                  </w:rPr>
                </w:rPrChange>
              </w:rPr>
              <w:delText>A very long time ago…</w:delText>
            </w:r>
            <w:r w:rsidRPr="007C437A" w:rsidDel="00BA3828">
              <w:rPr>
                <w:noProof/>
                <w:webHidden/>
                <w:rPrChange w:id="297" w:author="Arthur Parmentier" w:date="2020-06-07T15:27:00Z">
                  <w:rPr>
                    <w:noProof/>
                    <w:webHidden/>
                  </w:rPr>
                </w:rPrChange>
              </w:rPr>
              <w:tab/>
              <w:delText>5</w:delText>
            </w:r>
          </w:del>
        </w:p>
        <w:p w:rsidR="00DC3FF9" w:rsidRPr="007C437A" w:rsidDel="00BA3828" w:rsidRDefault="00DC3FF9" w:rsidP="00E6654A">
          <w:pPr>
            <w:pStyle w:val="TM3"/>
            <w:rPr>
              <w:del w:id="298" w:author="Arthur Parmentier" w:date="2020-05-14T13:28:00Z"/>
              <w:rFonts w:eastAsiaTheme="minorEastAsia" w:cstheme="minorBidi"/>
              <w:noProof/>
              <w:sz w:val="22"/>
              <w:szCs w:val="22"/>
              <w:rPrChange w:id="299" w:author="Arthur Parmentier" w:date="2020-06-07T15:27:00Z">
                <w:rPr>
                  <w:del w:id="300" w:author="Arthur Parmentier" w:date="2020-05-14T13:28:00Z"/>
                  <w:rFonts w:eastAsiaTheme="minorEastAsia" w:cstheme="minorBidi"/>
                  <w:noProof/>
                  <w:sz w:val="22"/>
                  <w:szCs w:val="22"/>
                  <w:lang w:val="fr-FR"/>
                </w:rPr>
              </w:rPrChange>
            </w:rPr>
          </w:pPr>
          <w:del w:id="301" w:author="Arthur Parmentier" w:date="2020-05-14T13:28:00Z">
            <w:r w:rsidRPr="007C437A" w:rsidDel="00BA3828">
              <w:rPr>
                <w:noProof/>
                <w:rPrChange w:id="302" w:author="Arthur Parmentier" w:date="2020-06-07T15:27:00Z">
                  <w:rPr>
                    <w:rStyle w:val="Lienhypertexte"/>
                    <w:noProof/>
                  </w:rPr>
                </w:rPrChange>
              </w:rPr>
              <w:delText>2.</w:delText>
            </w:r>
            <w:r w:rsidRPr="007C437A" w:rsidDel="00BA3828">
              <w:rPr>
                <w:rFonts w:eastAsiaTheme="minorEastAsia" w:cstheme="minorBidi"/>
                <w:noProof/>
                <w:rPrChange w:id="303" w:author="Arthur Parmentier" w:date="2020-06-07T15:27:00Z">
                  <w:rPr>
                    <w:rFonts w:eastAsiaTheme="minorEastAsia" w:cstheme="minorBidi"/>
                    <w:noProof/>
                    <w:lang w:val="fr-FR"/>
                  </w:rPr>
                </w:rPrChange>
              </w:rPr>
              <w:tab/>
            </w:r>
            <w:r w:rsidRPr="007C437A" w:rsidDel="00BA3828">
              <w:rPr>
                <w:noProof/>
                <w:rPrChange w:id="304" w:author="Arthur Parmentier" w:date="2020-06-07T15:27:00Z">
                  <w:rPr>
                    <w:rStyle w:val="Lienhypertexte"/>
                    <w:noProof/>
                  </w:rPr>
                </w:rPrChange>
              </w:rPr>
              <w:delText>Middle ages: neumes</w:delText>
            </w:r>
            <w:r w:rsidRPr="007C437A" w:rsidDel="00BA3828">
              <w:rPr>
                <w:noProof/>
                <w:webHidden/>
                <w:rPrChange w:id="305" w:author="Arthur Parmentier" w:date="2020-06-07T15:27:00Z">
                  <w:rPr>
                    <w:noProof/>
                    <w:webHidden/>
                  </w:rPr>
                </w:rPrChange>
              </w:rPr>
              <w:tab/>
              <w:delText>5</w:delText>
            </w:r>
          </w:del>
        </w:p>
        <w:p w:rsidR="00DC3FF9" w:rsidRPr="007C437A" w:rsidDel="00BA3828" w:rsidRDefault="00DC3FF9" w:rsidP="00E6654A">
          <w:pPr>
            <w:pStyle w:val="TM3"/>
            <w:rPr>
              <w:del w:id="306" w:author="Arthur Parmentier" w:date="2020-05-14T13:28:00Z"/>
              <w:rFonts w:eastAsiaTheme="minorEastAsia" w:cstheme="minorBidi"/>
              <w:noProof/>
              <w:sz w:val="22"/>
              <w:szCs w:val="22"/>
              <w:rPrChange w:id="307" w:author="Arthur Parmentier" w:date="2020-06-07T15:27:00Z">
                <w:rPr>
                  <w:del w:id="308" w:author="Arthur Parmentier" w:date="2020-05-14T13:28:00Z"/>
                  <w:rFonts w:eastAsiaTheme="minorEastAsia" w:cstheme="minorBidi"/>
                  <w:noProof/>
                  <w:sz w:val="22"/>
                  <w:szCs w:val="22"/>
                  <w:lang w:val="fr-FR"/>
                </w:rPr>
              </w:rPrChange>
            </w:rPr>
          </w:pPr>
          <w:del w:id="309" w:author="Arthur Parmentier" w:date="2020-05-14T13:28:00Z">
            <w:r w:rsidRPr="007C437A" w:rsidDel="00BA3828">
              <w:rPr>
                <w:noProof/>
                <w:rPrChange w:id="310" w:author="Arthur Parmentier" w:date="2020-06-07T15:27:00Z">
                  <w:rPr>
                    <w:rStyle w:val="Lienhypertexte"/>
                    <w:noProof/>
                  </w:rPr>
                </w:rPrChange>
              </w:rPr>
              <w:delText>3.</w:delText>
            </w:r>
            <w:r w:rsidRPr="007C437A" w:rsidDel="00BA3828">
              <w:rPr>
                <w:rFonts w:eastAsiaTheme="minorEastAsia" w:cstheme="minorBidi"/>
                <w:noProof/>
                <w:rPrChange w:id="311" w:author="Arthur Parmentier" w:date="2020-06-07T15:27:00Z">
                  <w:rPr>
                    <w:rFonts w:eastAsiaTheme="minorEastAsia" w:cstheme="minorBidi"/>
                    <w:noProof/>
                    <w:lang w:val="fr-FR"/>
                  </w:rPr>
                </w:rPrChange>
              </w:rPr>
              <w:tab/>
            </w:r>
            <w:r w:rsidRPr="007C437A" w:rsidDel="00BA3828">
              <w:rPr>
                <w:noProof/>
                <w:rPrChange w:id="312" w:author="Arthur Parmentier" w:date="2020-06-07T15:27:00Z">
                  <w:rPr>
                    <w:rStyle w:val="Lienhypertexte"/>
                    <w:noProof/>
                  </w:rPr>
                </w:rPrChange>
              </w:rPr>
              <w:delText>Rousseau, Wittgenstein.. theory of signs</w:delText>
            </w:r>
            <w:r w:rsidRPr="007C437A" w:rsidDel="00BA3828">
              <w:rPr>
                <w:noProof/>
                <w:webHidden/>
                <w:rPrChange w:id="313" w:author="Arthur Parmentier" w:date="2020-06-07T15:27:00Z">
                  <w:rPr>
                    <w:noProof/>
                    <w:webHidden/>
                  </w:rPr>
                </w:rPrChange>
              </w:rPr>
              <w:tab/>
              <w:delText>5</w:delText>
            </w:r>
          </w:del>
        </w:p>
        <w:p w:rsidR="00DC3FF9" w:rsidRPr="007C437A" w:rsidDel="00BA3828" w:rsidRDefault="00DC3FF9" w:rsidP="00E6654A">
          <w:pPr>
            <w:pStyle w:val="TM3"/>
            <w:rPr>
              <w:del w:id="314" w:author="Arthur Parmentier" w:date="2020-05-14T13:28:00Z"/>
              <w:rFonts w:eastAsiaTheme="minorEastAsia" w:cstheme="minorBidi"/>
              <w:noProof/>
              <w:sz w:val="22"/>
              <w:szCs w:val="22"/>
              <w:rPrChange w:id="315" w:author="Arthur Parmentier" w:date="2020-06-07T15:27:00Z">
                <w:rPr>
                  <w:del w:id="316" w:author="Arthur Parmentier" w:date="2020-05-14T13:28:00Z"/>
                  <w:rFonts w:eastAsiaTheme="minorEastAsia" w:cstheme="minorBidi"/>
                  <w:noProof/>
                  <w:sz w:val="22"/>
                  <w:szCs w:val="22"/>
                  <w:lang w:val="fr-FR"/>
                </w:rPr>
              </w:rPrChange>
            </w:rPr>
          </w:pPr>
          <w:del w:id="317" w:author="Arthur Parmentier" w:date="2020-05-14T13:28:00Z">
            <w:r w:rsidRPr="007C437A" w:rsidDel="00BA3828">
              <w:rPr>
                <w:noProof/>
                <w:rPrChange w:id="318" w:author="Arthur Parmentier" w:date="2020-06-07T15:27:00Z">
                  <w:rPr>
                    <w:rStyle w:val="Lienhypertexte"/>
                    <w:noProof/>
                  </w:rPr>
                </w:rPrChange>
              </w:rPr>
              <w:delText>4.</w:delText>
            </w:r>
            <w:r w:rsidRPr="007C437A" w:rsidDel="00BA3828">
              <w:rPr>
                <w:rFonts w:eastAsiaTheme="minorEastAsia" w:cstheme="minorBidi"/>
                <w:noProof/>
                <w:rPrChange w:id="319" w:author="Arthur Parmentier" w:date="2020-06-07T15:27:00Z">
                  <w:rPr>
                    <w:rFonts w:eastAsiaTheme="minorEastAsia" w:cstheme="minorBidi"/>
                    <w:noProof/>
                    <w:lang w:val="fr-FR"/>
                  </w:rPr>
                </w:rPrChange>
              </w:rPr>
              <w:tab/>
            </w:r>
            <w:r w:rsidRPr="007C437A" w:rsidDel="00BA3828">
              <w:rPr>
                <w:noProof/>
                <w:rPrChange w:id="320" w:author="Arthur Parmentier" w:date="2020-06-07T15:27:00Z">
                  <w:rPr>
                    <w:rStyle w:val="Lienhypertexte"/>
                    <w:noProof/>
                  </w:rPr>
                </w:rPrChange>
              </w:rPr>
              <w:delText>Creation of modern sign languages for deafs (?)</w:delText>
            </w:r>
            <w:r w:rsidRPr="007C437A" w:rsidDel="00BA3828">
              <w:rPr>
                <w:noProof/>
                <w:webHidden/>
                <w:rPrChange w:id="321" w:author="Arthur Parmentier" w:date="2020-06-07T15:27:00Z">
                  <w:rPr>
                    <w:noProof/>
                    <w:webHidden/>
                  </w:rPr>
                </w:rPrChange>
              </w:rPr>
              <w:tab/>
              <w:delText>5</w:delText>
            </w:r>
          </w:del>
        </w:p>
        <w:p w:rsidR="00DC3FF9" w:rsidRPr="007C437A" w:rsidDel="00BA3828" w:rsidRDefault="00DC3FF9" w:rsidP="00E6654A">
          <w:pPr>
            <w:pStyle w:val="TM3"/>
            <w:rPr>
              <w:del w:id="322" w:author="Arthur Parmentier" w:date="2020-05-14T13:28:00Z"/>
              <w:rFonts w:eastAsiaTheme="minorEastAsia" w:cstheme="minorBidi"/>
              <w:noProof/>
              <w:sz w:val="22"/>
              <w:szCs w:val="22"/>
              <w:rPrChange w:id="323" w:author="Arthur Parmentier" w:date="2020-06-07T15:27:00Z">
                <w:rPr>
                  <w:del w:id="324" w:author="Arthur Parmentier" w:date="2020-05-14T13:28:00Z"/>
                  <w:rFonts w:eastAsiaTheme="minorEastAsia" w:cstheme="minorBidi"/>
                  <w:noProof/>
                  <w:sz w:val="22"/>
                  <w:szCs w:val="22"/>
                  <w:lang w:val="fr-FR"/>
                </w:rPr>
              </w:rPrChange>
            </w:rPr>
          </w:pPr>
          <w:del w:id="325" w:author="Arthur Parmentier" w:date="2020-05-14T13:28:00Z">
            <w:r w:rsidRPr="007C437A" w:rsidDel="00BA3828">
              <w:rPr>
                <w:noProof/>
                <w:rPrChange w:id="326" w:author="Arthur Parmentier" w:date="2020-06-07T15:27:00Z">
                  <w:rPr>
                    <w:rStyle w:val="Lienhypertexte"/>
                    <w:noProof/>
                  </w:rPr>
                </w:rPrChange>
              </w:rPr>
              <w:delText>5.</w:delText>
            </w:r>
            <w:r w:rsidRPr="007C437A" w:rsidDel="00BA3828">
              <w:rPr>
                <w:rFonts w:eastAsiaTheme="minorEastAsia" w:cstheme="minorBidi"/>
                <w:noProof/>
                <w:rPrChange w:id="327" w:author="Arthur Parmentier" w:date="2020-06-07T15:27:00Z">
                  <w:rPr>
                    <w:rFonts w:eastAsiaTheme="minorEastAsia" w:cstheme="minorBidi"/>
                    <w:noProof/>
                    <w:lang w:val="fr-FR"/>
                  </w:rPr>
                </w:rPrChange>
              </w:rPr>
              <w:tab/>
            </w:r>
            <w:r w:rsidRPr="007C437A" w:rsidDel="00BA3828">
              <w:rPr>
                <w:noProof/>
                <w:rPrChange w:id="328" w:author="Arthur Parmentier" w:date="2020-06-07T15:27:00Z">
                  <w:rPr>
                    <w:rStyle w:val="Lienhypertexte"/>
                    <w:noProof/>
                  </w:rPr>
                </w:rPrChange>
              </w:rPr>
              <w:delText>Attempts or cases in arts before SP</w:delText>
            </w:r>
            <w:r w:rsidRPr="007C437A" w:rsidDel="00BA3828">
              <w:rPr>
                <w:noProof/>
                <w:webHidden/>
                <w:rPrChange w:id="329" w:author="Arthur Parmentier" w:date="2020-06-07T15:27:00Z">
                  <w:rPr>
                    <w:noProof/>
                    <w:webHidden/>
                  </w:rPr>
                </w:rPrChange>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noProof/>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noProof/>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Change w:id="337" w:author="Arthur Parmentier" w:date="2020-06-07T15:27:00Z">
                  <w:rPr>
                    <w:noProof/>
                    <w:webHidden/>
                  </w:rPr>
                </w:rPrChange>
              </w:rPr>
              <w:tab/>
              <w:delText>5</w:delText>
            </w:r>
          </w:del>
        </w:p>
        <w:p w:rsidR="00DC3FF9" w:rsidRPr="007C437A" w:rsidDel="00BA3828" w:rsidRDefault="00DC3FF9" w:rsidP="00E6654A">
          <w:pPr>
            <w:pStyle w:val="TM2"/>
            <w:rPr>
              <w:del w:id="338" w:author="Arthur Parmentier" w:date="2020-05-14T13:28:00Z"/>
              <w:rFonts w:eastAsiaTheme="minorEastAsia" w:cstheme="minorBidi"/>
              <w:noProof/>
              <w:rPrChange w:id="339" w:author="Arthur Parmentier" w:date="2020-06-07T15:27:00Z">
                <w:rPr>
                  <w:del w:id="340" w:author="Arthur Parmentier" w:date="2020-05-14T13:28:00Z"/>
                  <w:rFonts w:eastAsiaTheme="minorEastAsia" w:cstheme="minorBidi"/>
                  <w:noProof/>
                  <w:lang w:val="fr-FR"/>
                </w:rPr>
              </w:rPrChange>
            </w:rPr>
          </w:pPr>
          <w:del w:id="341" w:author="Arthur Parmentier" w:date="2020-05-14T13:28:00Z">
            <w:r w:rsidRPr="007C437A" w:rsidDel="00BA3828">
              <w:rPr>
                <w:noProof/>
                <w:rPrChange w:id="34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3" w:author="Arthur Parmentier" w:date="2020-06-07T15:27:00Z">
                  <w:rPr>
                    <w:rFonts w:eastAsiaTheme="minorEastAsia" w:cstheme="minorBidi"/>
                    <w:b w:val="0"/>
                    <w:bCs w:val="0"/>
                    <w:noProof/>
                    <w:lang w:val="fr-FR"/>
                  </w:rPr>
                </w:rPrChange>
              </w:rPr>
              <w:tab/>
            </w:r>
            <w:r w:rsidRPr="007C437A" w:rsidDel="00BA3828">
              <w:rPr>
                <w:noProof/>
                <w:rPrChange w:id="344" w:author="Arthur Parmentier" w:date="2020-06-07T15:27:00Z">
                  <w:rPr>
                    <w:rStyle w:val="Lienhypertexte"/>
                    <w:b w:val="0"/>
                    <w:bCs w:val="0"/>
                    <w:noProof/>
                  </w:rPr>
                </w:rPrChange>
              </w:rPr>
              <w:delText>Real-time composition/improvisation/generative music in the XXth century</w:delText>
            </w:r>
            <w:r w:rsidRPr="007C437A" w:rsidDel="00BA3828">
              <w:rPr>
                <w:b w:val="0"/>
                <w:bCs w:val="0"/>
                <w:noProof/>
                <w:webHidden/>
                <w:rPrChange w:id="345" w:author="Arthur Parmentier" w:date="2020-06-07T15:27:00Z">
                  <w:rPr>
                    <w:b w:val="0"/>
                    <w:bCs w:val="0"/>
                    <w:noProof/>
                    <w:webHidden/>
                  </w:rPr>
                </w:rPrChange>
              </w:rPr>
              <w:tab/>
              <w:delText>5</w:delText>
            </w:r>
          </w:del>
        </w:p>
        <w:p w:rsidR="00DC3FF9" w:rsidRPr="007C437A" w:rsidDel="00BA3828" w:rsidRDefault="00DC3FF9" w:rsidP="00E6654A">
          <w:pPr>
            <w:pStyle w:val="TM3"/>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noProof/>
                <w:rPrChange w:id="350" w:author="Arthur Parmentier" w:date="2020-06-07T15:27:00Z">
                  <w:rPr>
                    <w:rStyle w:val="Lienhypertexte"/>
                    <w:noProof/>
                  </w:rPr>
                </w:rPrChange>
              </w:rPr>
              <w:delText>1.</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noProof/>
                <w:rPrChange w:id="352" w:author="Arthur Parmentier" w:date="2020-06-07T15:27:00Z">
                  <w:rPr>
                    <w:rStyle w:val="Lienhypertexte"/>
                    <w:noProof/>
                  </w:rPr>
                </w:rPrChange>
              </w:rPr>
              <w:delText>Cage &amp; co</w:delText>
            </w:r>
            <w:r w:rsidRPr="007C437A" w:rsidDel="00BA3828">
              <w:rPr>
                <w:noProof/>
                <w:webHidden/>
                <w:rPrChange w:id="353" w:author="Arthur Parmentier" w:date="2020-06-07T15:27:00Z">
                  <w:rPr>
                    <w:noProof/>
                    <w:webHidden/>
                  </w:rPr>
                </w:rPrChange>
              </w:rPr>
              <w:tab/>
              <w:delText>5</w:delText>
            </w:r>
          </w:del>
        </w:p>
        <w:p w:rsidR="00DC3FF9" w:rsidRPr="007C437A" w:rsidDel="00BA3828" w:rsidRDefault="00DC3FF9" w:rsidP="00E6654A">
          <w:pPr>
            <w:pStyle w:val="TM3"/>
            <w:rPr>
              <w:del w:id="354" w:author="Arthur Parmentier" w:date="2020-05-14T13:28:00Z"/>
              <w:rFonts w:eastAsiaTheme="minorEastAsia" w:cstheme="minorBidi"/>
              <w:noProof/>
              <w:sz w:val="22"/>
              <w:szCs w:val="22"/>
              <w:rPrChange w:id="355" w:author="Arthur Parmentier" w:date="2020-06-07T15:27:00Z">
                <w:rPr>
                  <w:del w:id="356" w:author="Arthur Parmentier" w:date="2020-05-14T13:28:00Z"/>
                  <w:rFonts w:eastAsiaTheme="minorEastAsia" w:cstheme="minorBidi"/>
                  <w:noProof/>
                  <w:sz w:val="22"/>
                  <w:szCs w:val="22"/>
                  <w:lang w:val="fr-FR"/>
                </w:rPr>
              </w:rPrChange>
            </w:rPr>
          </w:pPr>
          <w:del w:id="357" w:author="Arthur Parmentier" w:date="2020-05-14T13:28:00Z">
            <w:r w:rsidRPr="007C437A" w:rsidDel="00BA3828">
              <w:rPr>
                <w:noProof/>
                <w:rPrChange w:id="358" w:author="Arthur Parmentier" w:date="2020-06-07T15:27:00Z">
                  <w:rPr>
                    <w:rStyle w:val="Lienhypertexte"/>
                    <w:noProof/>
                  </w:rPr>
                </w:rPrChange>
              </w:rPr>
              <w:delText>2.</w:delText>
            </w:r>
            <w:r w:rsidRPr="007C437A" w:rsidDel="00BA3828">
              <w:rPr>
                <w:rFonts w:eastAsiaTheme="minorEastAsia" w:cstheme="minorBidi"/>
                <w:noProof/>
                <w:rPrChange w:id="359" w:author="Arthur Parmentier" w:date="2020-06-07T15:27:00Z">
                  <w:rPr>
                    <w:rFonts w:eastAsiaTheme="minorEastAsia" w:cstheme="minorBidi"/>
                    <w:noProof/>
                    <w:lang w:val="fr-FR"/>
                  </w:rPr>
                </w:rPrChange>
              </w:rPr>
              <w:tab/>
            </w:r>
            <w:r w:rsidRPr="007C437A" w:rsidDel="00BA3828">
              <w:rPr>
                <w:noProof/>
                <w:rPrChange w:id="360" w:author="Arthur Parmentier" w:date="2020-06-07T15:27:00Z">
                  <w:rPr>
                    <w:rStyle w:val="Lienhypertexte"/>
                    <w:noProof/>
                  </w:rPr>
                </w:rPrChange>
              </w:rPr>
              <w:delText>Algorithmic music</w:delText>
            </w:r>
            <w:r w:rsidRPr="007C437A" w:rsidDel="00BA3828">
              <w:rPr>
                <w:noProof/>
                <w:webHidden/>
                <w:rPrChange w:id="361" w:author="Arthur Parmentier" w:date="2020-06-07T15:27:00Z">
                  <w:rPr>
                    <w:noProof/>
                    <w:webHidden/>
                  </w:rPr>
                </w:rPrChange>
              </w:rPr>
              <w:tab/>
              <w:delText>5</w:delText>
            </w:r>
          </w:del>
        </w:p>
        <w:p w:rsidR="00DC3FF9" w:rsidRPr="007C437A" w:rsidDel="00BA3828" w:rsidRDefault="00DC3FF9" w:rsidP="00E6654A">
          <w:pPr>
            <w:pStyle w:val="TM2"/>
            <w:rPr>
              <w:del w:id="362" w:author="Arthur Parmentier" w:date="2020-05-14T13:28:00Z"/>
              <w:rFonts w:eastAsiaTheme="minorEastAsia" w:cstheme="minorBidi"/>
              <w:noProof/>
              <w:rPrChange w:id="363" w:author="Arthur Parmentier" w:date="2020-06-07T15:27:00Z">
                <w:rPr>
                  <w:del w:id="364" w:author="Arthur Parmentier" w:date="2020-05-14T13:28:00Z"/>
                  <w:rFonts w:eastAsiaTheme="minorEastAsia" w:cstheme="minorBidi"/>
                  <w:noProof/>
                  <w:lang w:val="fr-FR"/>
                </w:rPr>
              </w:rPrChange>
            </w:rPr>
          </w:pPr>
          <w:del w:id="365" w:author="Arthur Parmentier" w:date="2020-05-14T13:28:00Z">
            <w:r w:rsidRPr="007C437A" w:rsidDel="00BA3828">
              <w:rPr>
                <w:noProof/>
                <w:rPrChange w:id="366"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7" w:author="Arthur Parmentier" w:date="2020-06-07T15:27:00Z">
                  <w:rPr>
                    <w:rFonts w:eastAsiaTheme="minorEastAsia" w:cstheme="minorBidi"/>
                    <w:b w:val="0"/>
                    <w:bCs w:val="0"/>
                    <w:noProof/>
                    <w:lang w:val="fr-FR"/>
                  </w:rPr>
                </w:rPrChange>
              </w:rPr>
              <w:tab/>
            </w:r>
            <w:r w:rsidRPr="007C437A" w:rsidDel="00BA3828">
              <w:rPr>
                <w:noProof/>
                <w:rPrChange w:id="368" w:author="Arthur Parmentier" w:date="2020-06-07T15:27:00Z">
                  <w:rPr>
                    <w:rStyle w:val="Lienhypertexte"/>
                    <w:b w:val="0"/>
                    <w:bCs w:val="0"/>
                    <w:noProof/>
                  </w:rPr>
                </w:rPrChange>
              </w:rPr>
              <w:delText>Linguistics</w:delText>
            </w:r>
            <w:r w:rsidRPr="007C437A" w:rsidDel="00BA3828">
              <w:rPr>
                <w:b w:val="0"/>
                <w:bCs w:val="0"/>
                <w:noProof/>
                <w:webHidden/>
                <w:rPrChange w:id="369" w:author="Arthur Parmentier" w:date="2020-06-07T15:27:00Z">
                  <w:rPr>
                    <w:b w:val="0"/>
                    <w:bCs w:val="0"/>
                    <w:noProof/>
                    <w:webHidden/>
                  </w:rPr>
                </w:rPrChange>
              </w:rPr>
              <w:tab/>
              <w:delText>5</w:delText>
            </w:r>
          </w:del>
        </w:p>
        <w:p w:rsidR="00DC3FF9" w:rsidRPr="007C437A" w:rsidDel="00BA3828" w:rsidRDefault="00DC3FF9" w:rsidP="00E6654A">
          <w:pPr>
            <w:pStyle w:val="TM3"/>
            <w:rPr>
              <w:del w:id="370" w:author="Arthur Parmentier" w:date="2020-05-14T13:28:00Z"/>
              <w:rFonts w:eastAsiaTheme="minorEastAsia" w:cstheme="minorBidi"/>
              <w:noProof/>
              <w:sz w:val="22"/>
              <w:szCs w:val="22"/>
              <w:rPrChange w:id="371" w:author="Arthur Parmentier" w:date="2020-06-07T15:27:00Z">
                <w:rPr>
                  <w:del w:id="372" w:author="Arthur Parmentier" w:date="2020-05-14T13:28:00Z"/>
                  <w:rFonts w:eastAsiaTheme="minorEastAsia" w:cstheme="minorBidi"/>
                  <w:noProof/>
                  <w:sz w:val="22"/>
                  <w:szCs w:val="22"/>
                  <w:lang w:val="fr-FR"/>
                </w:rPr>
              </w:rPrChange>
            </w:rPr>
          </w:pPr>
          <w:del w:id="373" w:author="Arthur Parmentier" w:date="2020-05-14T13:28:00Z">
            <w:r w:rsidRPr="007C437A" w:rsidDel="00BA3828">
              <w:rPr>
                <w:noProof/>
                <w:rPrChange w:id="374" w:author="Arthur Parmentier" w:date="2020-06-07T15:27:00Z">
                  <w:rPr>
                    <w:rStyle w:val="Lienhypertexte"/>
                    <w:noProof/>
                  </w:rPr>
                </w:rPrChange>
              </w:rPr>
              <w:delText>1.</w:delText>
            </w:r>
            <w:r w:rsidRPr="007C437A" w:rsidDel="00BA3828">
              <w:rPr>
                <w:rFonts w:eastAsiaTheme="minorEastAsia" w:cstheme="minorBidi"/>
                <w:noProof/>
                <w:rPrChange w:id="375" w:author="Arthur Parmentier" w:date="2020-06-07T15:27:00Z">
                  <w:rPr>
                    <w:rFonts w:eastAsiaTheme="minorEastAsia" w:cstheme="minorBidi"/>
                    <w:noProof/>
                    <w:lang w:val="fr-FR"/>
                  </w:rPr>
                </w:rPrChange>
              </w:rPr>
              <w:tab/>
            </w:r>
            <w:r w:rsidRPr="007C437A" w:rsidDel="00BA3828">
              <w:rPr>
                <w:noProof/>
                <w:rPrChange w:id="376" w:author="Arthur Parmentier" w:date="2020-06-07T15:27:00Z">
                  <w:rPr>
                    <w:rStyle w:val="Lienhypertexte"/>
                    <w:noProof/>
                  </w:rPr>
                </w:rPrChange>
              </w:rPr>
              <w:delText>Regular languages</w:delText>
            </w:r>
            <w:r w:rsidRPr="007C437A" w:rsidDel="00BA3828">
              <w:rPr>
                <w:noProof/>
                <w:webHidden/>
                <w:rPrChange w:id="377" w:author="Arthur Parmentier" w:date="2020-06-07T15:27:00Z">
                  <w:rPr>
                    <w:noProof/>
                    <w:webHidden/>
                  </w:rPr>
                </w:rPrChange>
              </w:rPr>
              <w:tab/>
              <w:delText>5</w:delText>
            </w:r>
          </w:del>
        </w:p>
        <w:p w:rsidR="00DC3FF9" w:rsidRPr="007C437A" w:rsidDel="00BA3828" w:rsidRDefault="00DC3FF9" w:rsidP="00E6654A">
          <w:pPr>
            <w:pStyle w:val="TM3"/>
            <w:rPr>
              <w:del w:id="378" w:author="Arthur Parmentier" w:date="2020-05-14T13:28:00Z"/>
              <w:rFonts w:eastAsiaTheme="minorEastAsia" w:cstheme="minorBidi"/>
              <w:noProof/>
              <w:sz w:val="22"/>
              <w:szCs w:val="22"/>
              <w:rPrChange w:id="379" w:author="Arthur Parmentier" w:date="2020-06-07T15:27:00Z">
                <w:rPr>
                  <w:del w:id="380" w:author="Arthur Parmentier" w:date="2020-05-14T13:28:00Z"/>
                  <w:rFonts w:eastAsiaTheme="minorEastAsia" w:cstheme="minorBidi"/>
                  <w:noProof/>
                  <w:sz w:val="22"/>
                  <w:szCs w:val="22"/>
                  <w:lang w:val="fr-FR"/>
                </w:rPr>
              </w:rPrChange>
            </w:rPr>
          </w:pPr>
          <w:del w:id="381" w:author="Arthur Parmentier" w:date="2020-05-14T13:28:00Z">
            <w:r w:rsidRPr="007C437A" w:rsidDel="00BA3828">
              <w:rPr>
                <w:noProof/>
                <w:rPrChange w:id="382" w:author="Arthur Parmentier" w:date="2020-06-07T15:27:00Z">
                  <w:rPr>
                    <w:rStyle w:val="Lienhypertexte"/>
                    <w:noProof/>
                  </w:rPr>
                </w:rPrChange>
              </w:rPr>
              <w:delText>2.</w:delText>
            </w:r>
            <w:r w:rsidRPr="007C437A" w:rsidDel="00BA3828">
              <w:rPr>
                <w:rFonts w:eastAsiaTheme="minorEastAsia" w:cstheme="minorBidi"/>
                <w:noProof/>
                <w:rPrChange w:id="383" w:author="Arthur Parmentier" w:date="2020-06-07T15:27:00Z">
                  <w:rPr>
                    <w:rFonts w:eastAsiaTheme="minorEastAsia" w:cstheme="minorBidi"/>
                    <w:noProof/>
                    <w:lang w:val="fr-FR"/>
                  </w:rPr>
                </w:rPrChange>
              </w:rPr>
              <w:tab/>
            </w:r>
            <w:r w:rsidRPr="007C437A" w:rsidDel="00BA3828">
              <w:rPr>
                <w:noProof/>
                <w:rPrChange w:id="384" w:author="Arthur Parmentier" w:date="2020-06-07T15:27:00Z">
                  <w:rPr>
                    <w:rStyle w:val="Lienhypertexte"/>
                    <w:noProof/>
                  </w:rPr>
                </w:rPrChange>
              </w:rPr>
              <w:delText>… link with generative music?</w:delText>
            </w:r>
            <w:r w:rsidRPr="007C437A" w:rsidDel="00BA3828">
              <w:rPr>
                <w:noProof/>
                <w:webHidden/>
                <w:rPrChange w:id="385" w:author="Arthur Parmentier" w:date="2020-06-07T15:27:00Z">
                  <w:rPr>
                    <w:noProof/>
                    <w:webHidden/>
                  </w:rPr>
                </w:rPrChange>
              </w:rPr>
              <w:tab/>
              <w:delText>5</w:delText>
            </w:r>
          </w:del>
        </w:p>
        <w:p w:rsidR="00DC3FF9" w:rsidRPr="007C437A" w:rsidDel="00BA3828" w:rsidRDefault="00DC3FF9" w:rsidP="00E6654A">
          <w:pPr>
            <w:pStyle w:val="TM1"/>
            <w:rPr>
              <w:del w:id="386" w:author="Arthur Parmentier" w:date="2020-05-14T13:28:00Z"/>
              <w:rFonts w:eastAsiaTheme="minorEastAsia" w:cstheme="minorBidi"/>
              <w:noProof/>
              <w:sz w:val="22"/>
              <w:szCs w:val="22"/>
              <w:rPrChange w:id="387" w:author="Arthur Parmentier" w:date="2020-06-07T15:27:00Z">
                <w:rPr>
                  <w:del w:id="388" w:author="Arthur Parmentier" w:date="2020-05-14T13:28:00Z"/>
                  <w:rFonts w:eastAsiaTheme="minorEastAsia" w:cstheme="minorBidi"/>
                  <w:noProof/>
                  <w:sz w:val="22"/>
                  <w:szCs w:val="22"/>
                  <w:lang w:val="fr-FR"/>
                </w:rPr>
              </w:rPrChange>
            </w:rPr>
          </w:pPr>
          <w:del w:id="389" w:author="Arthur Parmentier" w:date="2020-05-14T13:28:00Z">
            <w:r w:rsidRPr="007C437A" w:rsidDel="00BA3828">
              <w:rPr>
                <w:noProof/>
                <w:rPrChange w:id="390"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91" w:author="Arthur Parmentier" w:date="2020-06-07T15:27:00Z">
                  <w:rPr>
                    <w:rFonts w:eastAsiaTheme="minorEastAsia" w:cstheme="minorBidi"/>
                    <w:b w:val="0"/>
                    <w:bCs w:val="0"/>
                    <w:i w:val="0"/>
                    <w:iCs w:val="0"/>
                    <w:noProof/>
                    <w:lang w:val="fr-FR"/>
                  </w:rPr>
                </w:rPrChange>
              </w:rPr>
              <w:tab/>
            </w:r>
            <w:r w:rsidRPr="007C437A" w:rsidDel="00BA3828">
              <w:rPr>
                <w:noProof/>
                <w:rPrChange w:id="392" w:author="Arthur Parmentier" w:date="2020-06-07T15:27:00Z">
                  <w:rPr>
                    <w:rStyle w:val="Lienhypertexte"/>
                    <w:b w:val="0"/>
                    <w:bCs w:val="0"/>
                    <w:i w:val="0"/>
                    <w:iCs w:val="0"/>
                    <w:noProof/>
                  </w:rPr>
                </w:rPrChange>
              </w:rPr>
              <w:delText>(abstract) Mechanisms and concepts of Soundpainting (a model of SP)</w:delText>
            </w:r>
            <w:r w:rsidRPr="007C437A" w:rsidDel="00BA3828">
              <w:rPr>
                <w:b w:val="0"/>
                <w:bCs w:val="0"/>
                <w:i w:val="0"/>
                <w:iCs w:val="0"/>
                <w:noProof/>
                <w:webHidden/>
                <w:rPrChange w:id="393" w:author="Arthur Parmentier" w:date="2020-06-07T15:27:00Z">
                  <w:rPr>
                    <w:b w:val="0"/>
                    <w:bCs w:val="0"/>
                    <w:i w:val="0"/>
                    <w:iCs w:val="0"/>
                    <w:noProof/>
                    <w:webHidden/>
                  </w:rPr>
                </w:rPrChange>
              </w:rPr>
              <w:tab/>
              <w:delText>5</w:delText>
            </w:r>
          </w:del>
        </w:p>
        <w:p w:rsidR="00DC3FF9" w:rsidRPr="007C437A" w:rsidDel="00BA3828" w:rsidRDefault="00DC3FF9" w:rsidP="00E6654A">
          <w:pPr>
            <w:pStyle w:val="TM2"/>
            <w:rPr>
              <w:del w:id="394" w:author="Arthur Parmentier" w:date="2020-05-14T13:28:00Z"/>
              <w:rFonts w:eastAsiaTheme="minorEastAsia" w:cstheme="minorBidi"/>
              <w:noProof/>
              <w:rPrChange w:id="395" w:author="Arthur Parmentier" w:date="2020-06-07T15:27:00Z">
                <w:rPr>
                  <w:del w:id="396" w:author="Arthur Parmentier" w:date="2020-05-14T13:28:00Z"/>
                  <w:rFonts w:eastAsiaTheme="minorEastAsia" w:cstheme="minorBidi"/>
                  <w:noProof/>
                  <w:lang w:val="fr-FR"/>
                </w:rPr>
              </w:rPrChange>
            </w:rPr>
          </w:pPr>
          <w:del w:id="397" w:author="Arthur Parmentier" w:date="2020-05-14T13:28:00Z">
            <w:r w:rsidRPr="007C437A" w:rsidDel="00BA3828">
              <w:rPr>
                <w:noProof/>
                <w:rPrChange w:id="39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9" w:author="Arthur Parmentier" w:date="2020-06-07T15:27:00Z">
                  <w:rPr>
                    <w:rFonts w:eastAsiaTheme="minorEastAsia" w:cstheme="minorBidi"/>
                    <w:b w:val="0"/>
                    <w:bCs w:val="0"/>
                    <w:noProof/>
                    <w:lang w:val="fr-FR"/>
                  </w:rPr>
                </w:rPrChange>
              </w:rPr>
              <w:tab/>
            </w:r>
            <w:r w:rsidRPr="007C437A" w:rsidDel="00BA3828">
              <w:rPr>
                <w:noProof/>
                <w:rPrChange w:id="400"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b w:val="0"/>
                <w:bCs w:val="0"/>
                <w:noProof/>
                <w:webHidden/>
                <w:rPrChange w:id="401" w:author="Arthur Parmentier" w:date="2020-06-07T15:27:00Z">
                  <w:rPr>
                    <w:b w:val="0"/>
                    <w:bCs w:val="0"/>
                    <w:noProof/>
                    <w:webHidden/>
                  </w:rPr>
                </w:rPrChange>
              </w:rPr>
              <w:tab/>
              <w:delText>6</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noProof/>
                <w:rPrChange w:id="406" w:author="Arthur Parmentier" w:date="2020-06-07T15:27:00Z">
                  <w:rPr>
                    <w:rStyle w:val="Lienhypertexte"/>
                    <w:noProof/>
                  </w:rPr>
                </w:rPrChange>
              </w:rPr>
              <w:delText>1.</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noProof/>
                <w:rPrChange w:id="408" w:author="Arthur Parmentier" w:date="2020-06-07T15:27:00Z">
                  <w:rPr>
                    <w:rStyle w:val="Lienhypertexte"/>
                    <w:noProof/>
                  </w:rPr>
                </w:rPrChange>
              </w:rPr>
              <w:delText>Input space</w:delText>
            </w:r>
            <w:r w:rsidRPr="007C437A" w:rsidDel="00BA3828">
              <w:rPr>
                <w:noProof/>
                <w:webHidden/>
                <w:rPrChange w:id="409" w:author="Arthur Parmentier" w:date="2020-06-07T15:27:00Z">
                  <w:rPr>
                    <w:noProof/>
                    <w:webHidden/>
                  </w:rPr>
                </w:rPrChange>
              </w:rPr>
              <w:tab/>
              <w:delText>6</w:delText>
            </w:r>
          </w:del>
        </w:p>
        <w:p w:rsidR="00DC3FF9" w:rsidRPr="007C437A" w:rsidDel="00BA3828" w:rsidRDefault="00DC3FF9" w:rsidP="00E6654A">
          <w:pPr>
            <w:pStyle w:val="TM3"/>
            <w:rPr>
              <w:del w:id="410" w:author="Arthur Parmentier" w:date="2020-05-14T13:28:00Z"/>
              <w:rFonts w:eastAsiaTheme="minorEastAsia" w:cstheme="minorBidi"/>
              <w:noProof/>
              <w:sz w:val="22"/>
              <w:szCs w:val="22"/>
              <w:rPrChange w:id="411" w:author="Arthur Parmentier" w:date="2020-06-07T15:27:00Z">
                <w:rPr>
                  <w:del w:id="412" w:author="Arthur Parmentier" w:date="2020-05-14T13:28:00Z"/>
                  <w:rFonts w:eastAsiaTheme="minorEastAsia" w:cstheme="minorBidi"/>
                  <w:noProof/>
                  <w:sz w:val="22"/>
                  <w:szCs w:val="22"/>
                  <w:lang w:val="fr-FR"/>
                </w:rPr>
              </w:rPrChange>
            </w:rPr>
          </w:pPr>
          <w:del w:id="413" w:author="Arthur Parmentier" w:date="2020-05-14T13:28:00Z">
            <w:r w:rsidRPr="007C437A" w:rsidDel="00BA3828">
              <w:rPr>
                <w:noProof/>
                <w:rPrChange w:id="414" w:author="Arthur Parmentier" w:date="2020-06-07T15:27:00Z">
                  <w:rPr>
                    <w:rStyle w:val="Lienhypertexte"/>
                    <w:noProof/>
                  </w:rPr>
                </w:rPrChange>
              </w:rPr>
              <w:delText>2.</w:delText>
            </w:r>
            <w:r w:rsidRPr="007C437A" w:rsidDel="00BA3828">
              <w:rPr>
                <w:rFonts w:eastAsiaTheme="minorEastAsia" w:cstheme="minorBidi"/>
                <w:noProof/>
                <w:rPrChange w:id="415" w:author="Arthur Parmentier" w:date="2020-06-07T15:27:00Z">
                  <w:rPr>
                    <w:rFonts w:eastAsiaTheme="minorEastAsia" w:cstheme="minorBidi"/>
                    <w:noProof/>
                    <w:lang w:val="fr-FR"/>
                  </w:rPr>
                </w:rPrChange>
              </w:rPr>
              <w:tab/>
            </w:r>
            <w:r w:rsidRPr="007C437A" w:rsidDel="00BA3828">
              <w:rPr>
                <w:noProof/>
                <w:rPrChange w:id="416" w:author="Arthur Parmentier" w:date="2020-06-07T15:27:00Z">
                  <w:rPr>
                    <w:rStyle w:val="Lienhypertexte"/>
                    <w:noProof/>
                  </w:rPr>
                </w:rPrChange>
              </w:rPr>
              <w:delText>Transformations and output spaces</w:delText>
            </w:r>
            <w:r w:rsidRPr="007C437A" w:rsidDel="00BA3828">
              <w:rPr>
                <w:noProof/>
                <w:webHidden/>
                <w:rPrChange w:id="417" w:author="Arthur Parmentier" w:date="2020-06-07T15:27:00Z">
                  <w:rPr>
                    <w:noProof/>
                    <w:webHidden/>
                  </w:rPr>
                </w:rPrChange>
              </w:rPr>
              <w:tab/>
              <w:delText>6</w:delText>
            </w:r>
          </w:del>
        </w:p>
        <w:p w:rsidR="00DC3FF9" w:rsidRPr="007C437A" w:rsidDel="00BA3828" w:rsidRDefault="00DC3FF9" w:rsidP="00E6654A">
          <w:pPr>
            <w:pStyle w:val="TM2"/>
            <w:rPr>
              <w:del w:id="418" w:author="Arthur Parmentier" w:date="2020-05-14T13:28:00Z"/>
              <w:rFonts w:eastAsiaTheme="minorEastAsia" w:cstheme="minorBidi"/>
              <w:noProof/>
              <w:rPrChange w:id="419" w:author="Arthur Parmentier" w:date="2020-06-07T15:27:00Z">
                <w:rPr>
                  <w:del w:id="420" w:author="Arthur Parmentier" w:date="2020-05-14T13:28:00Z"/>
                  <w:rFonts w:eastAsiaTheme="minorEastAsia" w:cstheme="minorBidi"/>
                  <w:noProof/>
                  <w:lang w:val="fr-FR"/>
                </w:rPr>
              </w:rPrChange>
            </w:rPr>
          </w:pPr>
          <w:del w:id="421" w:author="Arthur Parmentier" w:date="2020-05-14T13:28:00Z">
            <w:r w:rsidRPr="007C437A" w:rsidDel="00BA3828">
              <w:rPr>
                <w:noProof/>
                <w:rPrChange w:id="42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23" w:author="Arthur Parmentier" w:date="2020-06-07T15:27:00Z">
                  <w:rPr>
                    <w:rFonts w:eastAsiaTheme="minorEastAsia" w:cstheme="minorBidi"/>
                    <w:b w:val="0"/>
                    <w:bCs w:val="0"/>
                    <w:noProof/>
                    <w:lang w:val="fr-FR"/>
                  </w:rPr>
                </w:rPrChange>
              </w:rPr>
              <w:tab/>
            </w:r>
            <w:r w:rsidRPr="007C437A" w:rsidDel="00BA3828">
              <w:rPr>
                <w:noProof/>
                <w:rPrChange w:id="424" w:author="Arthur Parmentier" w:date="2020-06-07T15:27:00Z">
                  <w:rPr>
                    <w:rStyle w:val="Lienhypertexte"/>
                    <w:b w:val="0"/>
                    <w:bCs w:val="0"/>
                    <w:noProof/>
                  </w:rPr>
                </w:rPrChange>
              </w:rPr>
              <w:delText>Structural concepts (the grammar of the language, that results in its language)</w:delText>
            </w:r>
            <w:r w:rsidRPr="007C437A" w:rsidDel="00BA3828">
              <w:rPr>
                <w:b w:val="0"/>
                <w:bCs w:val="0"/>
                <w:noProof/>
                <w:webHidden/>
                <w:rPrChange w:id="425" w:author="Arthur Parmentier" w:date="2020-06-07T15:27:00Z">
                  <w:rPr>
                    <w:b w:val="0"/>
                    <w:bCs w:val="0"/>
                    <w:noProof/>
                    <w:webHidden/>
                  </w:rPr>
                </w:rPrChange>
              </w:rPr>
              <w:tab/>
              <w:delText>7</w:delText>
            </w:r>
          </w:del>
        </w:p>
        <w:p w:rsidR="00DC3FF9" w:rsidRPr="007C437A" w:rsidDel="00BA3828" w:rsidRDefault="00DC3FF9" w:rsidP="00E6654A">
          <w:pPr>
            <w:pStyle w:val="TM3"/>
            <w:rPr>
              <w:del w:id="426" w:author="Arthur Parmentier" w:date="2020-05-14T13:28:00Z"/>
              <w:rFonts w:eastAsiaTheme="minorEastAsia" w:cstheme="minorBidi"/>
              <w:noProof/>
              <w:sz w:val="22"/>
              <w:szCs w:val="22"/>
              <w:rPrChange w:id="427" w:author="Arthur Parmentier" w:date="2020-06-07T15:27:00Z">
                <w:rPr>
                  <w:del w:id="428" w:author="Arthur Parmentier" w:date="2020-05-14T13:28:00Z"/>
                  <w:rFonts w:eastAsiaTheme="minorEastAsia" w:cstheme="minorBidi"/>
                  <w:noProof/>
                  <w:sz w:val="22"/>
                  <w:szCs w:val="22"/>
                  <w:lang w:val="fr-FR"/>
                </w:rPr>
              </w:rPrChange>
            </w:rPr>
          </w:pPr>
          <w:del w:id="429" w:author="Arthur Parmentier" w:date="2020-05-14T13:28:00Z">
            <w:r w:rsidRPr="007C437A" w:rsidDel="00BA3828">
              <w:rPr>
                <w:noProof/>
                <w:rPrChange w:id="430" w:author="Arthur Parmentier" w:date="2020-06-07T15:27:00Z">
                  <w:rPr>
                    <w:rStyle w:val="Lienhypertexte"/>
                    <w:noProof/>
                  </w:rPr>
                </w:rPrChange>
              </w:rPr>
              <w:delText>1.</w:delText>
            </w:r>
            <w:r w:rsidRPr="007C437A" w:rsidDel="00BA3828">
              <w:rPr>
                <w:rFonts w:eastAsiaTheme="minorEastAsia" w:cstheme="minorBidi"/>
                <w:noProof/>
                <w:rPrChange w:id="431" w:author="Arthur Parmentier" w:date="2020-06-07T15:27:00Z">
                  <w:rPr>
                    <w:rFonts w:eastAsiaTheme="minorEastAsia" w:cstheme="minorBidi"/>
                    <w:noProof/>
                    <w:lang w:val="fr-FR"/>
                  </w:rPr>
                </w:rPrChange>
              </w:rPr>
              <w:tab/>
            </w:r>
            <w:r w:rsidRPr="007C437A" w:rsidDel="00BA3828">
              <w:rPr>
                <w:noProof/>
                <w:rPrChange w:id="432" w:author="Arthur Parmentier" w:date="2020-06-07T15:27:00Z">
                  <w:rPr>
                    <w:rStyle w:val="Lienhypertexte"/>
                    <w:noProof/>
                  </w:rPr>
                </w:rPrChange>
              </w:rPr>
              <w:delText>Identifiers</w:delText>
            </w:r>
            <w:r w:rsidRPr="007C437A" w:rsidDel="00BA3828">
              <w:rPr>
                <w:noProof/>
                <w:webHidden/>
                <w:rPrChange w:id="433" w:author="Arthur Parmentier" w:date="2020-06-07T15:27:00Z">
                  <w:rPr>
                    <w:noProof/>
                    <w:webHidden/>
                  </w:rPr>
                </w:rPrChange>
              </w:rPr>
              <w:tab/>
              <w:delText>7</w:delText>
            </w:r>
          </w:del>
        </w:p>
        <w:p w:rsidR="00DC3FF9" w:rsidRPr="007C437A" w:rsidDel="00BA3828" w:rsidRDefault="00DC3FF9" w:rsidP="00E6654A">
          <w:pPr>
            <w:pStyle w:val="TM3"/>
            <w:rPr>
              <w:del w:id="434" w:author="Arthur Parmentier" w:date="2020-05-14T13:28:00Z"/>
              <w:rFonts w:eastAsiaTheme="minorEastAsia" w:cstheme="minorBidi"/>
              <w:noProof/>
              <w:sz w:val="22"/>
              <w:szCs w:val="22"/>
              <w:rPrChange w:id="435" w:author="Arthur Parmentier" w:date="2020-06-07T15:27:00Z">
                <w:rPr>
                  <w:del w:id="436" w:author="Arthur Parmentier" w:date="2020-05-14T13:28:00Z"/>
                  <w:rFonts w:eastAsiaTheme="minorEastAsia" w:cstheme="minorBidi"/>
                  <w:noProof/>
                  <w:sz w:val="22"/>
                  <w:szCs w:val="22"/>
                  <w:lang w:val="fr-FR"/>
                </w:rPr>
              </w:rPrChange>
            </w:rPr>
          </w:pPr>
          <w:del w:id="437" w:author="Arthur Parmentier" w:date="2020-05-14T13:28:00Z">
            <w:r w:rsidRPr="007C437A" w:rsidDel="00BA3828">
              <w:rPr>
                <w:noProof/>
                <w:rPrChange w:id="438" w:author="Arthur Parmentier" w:date="2020-06-07T15:27:00Z">
                  <w:rPr>
                    <w:rStyle w:val="Lienhypertexte"/>
                    <w:noProof/>
                  </w:rPr>
                </w:rPrChange>
              </w:rPr>
              <w:delText>2.</w:delText>
            </w:r>
            <w:r w:rsidRPr="007C437A" w:rsidDel="00BA3828">
              <w:rPr>
                <w:rFonts w:eastAsiaTheme="minorEastAsia" w:cstheme="minorBidi"/>
                <w:noProof/>
                <w:rPrChange w:id="439" w:author="Arthur Parmentier" w:date="2020-06-07T15:27:00Z">
                  <w:rPr>
                    <w:rFonts w:eastAsiaTheme="minorEastAsia" w:cstheme="minorBidi"/>
                    <w:noProof/>
                    <w:lang w:val="fr-FR"/>
                  </w:rPr>
                </w:rPrChange>
              </w:rPr>
              <w:tab/>
            </w:r>
            <w:r w:rsidRPr="007C437A" w:rsidDel="00BA3828">
              <w:rPr>
                <w:noProof/>
                <w:rPrChange w:id="440" w:author="Arthur Parmentier" w:date="2020-06-07T15:27:00Z">
                  <w:rPr>
                    <w:rStyle w:val="Lienhypertexte"/>
                    <w:noProof/>
                  </w:rPr>
                </w:rPrChange>
              </w:rPr>
              <w:delText>Content</w:delText>
            </w:r>
            <w:r w:rsidRPr="007C437A" w:rsidDel="00BA3828">
              <w:rPr>
                <w:noProof/>
                <w:webHidden/>
                <w:rPrChange w:id="441" w:author="Arthur Parmentier" w:date="2020-06-07T15:27:00Z">
                  <w:rPr>
                    <w:noProof/>
                    <w:webHidden/>
                  </w:rPr>
                </w:rPrChange>
              </w:rPr>
              <w:tab/>
              <w:delText>7</w:delText>
            </w:r>
          </w:del>
        </w:p>
        <w:p w:rsidR="00DC3FF9" w:rsidRPr="007C437A" w:rsidDel="00BA3828" w:rsidRDefault="00DC3FF9" w:rsidP="00E6654A">
          <w:pPr>
            <w:pStyle w:val="TM3"/>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noProof/>
                <w:rPrChange w:id="446" w:author="Arthur Parmentier" w:date="2020-06-07T15:27:00Z">
                  <w:rPr>
                    <w:rStyle w:val="Lienhypertexte"/>
                    <w:noProof/>
                  </w:rPr>
                </w:rPrChange>
              </w:rPr>
              <w:delText>3.</w:delText>
            </w:r>
            <w:r w:rsidRPr="007C437A" w:rsidDel="00BA3828">
              <w:rPr>
                <w:rFonts w:eastAsiaTheme="minorEastAsia" w:cstheme="minorBidi"/>
                <w:noProof/>
                <w:rPrChange w:id="447" w:author="Arthur Parmentier" w:date="2020-06-07T15:27:00Z">
                  <w:rPr>
                    <w:rFonts w:eastAsiaTheme="minorEastAsia" w:cstheme="minorBidi"/>
                    <w:noProof/>
                    <w:lang w:val="fr-FR"/>
                  </w:rPr>
                </w:rPrChange>
              </w:rPr>
              <w:tab/>
            </w:r>
            <w:r w:rsidRPr="007C437A" w:rsidDel="00BA3828">
              <w:rPr>
                <w:noProof/>
                <w:rPrChange w:id="448" w:author="Arthur Parmentier" w:date="2020-06-07T15:27:00Z">
                  <w:rPr>
                    <w:rStyle w:val="Lienhypertexte"/>
                    <w:noProof/>
                  </w:rPr>
                </w:rPrChange>
              </w:rPr>
              <w:delText>Modifiers (content parameters)</w:delText>
            </w:r>
            <w:r w:rsidRPr="007C437A" w:rsidDel="00BA3828">
              <w:rPr>
                <w:noProof/>
                <w:webHidden/>
                <w:rPrChange w:id="449" w:author="Arthur Parmentier" w:date="2020-06-07T15:27:00Z">
                  <w:rPr>
                    <w:noProof/>
                    <w:webHidden/>
                  </w:rPr>
                </w:rPrChange>
              </w:rPr>
              <w:tab/>
              <w:delText>7</w:delText>
            </w:r>
          </w:del>
        </w:p>
        <w:p w:rsidR="00DC3FF9" w:rsidRPr="007C437A" w:rsidDel="00BA3828" w:rsidRDefault="00DC3FF9" w:rsidP="00E6654A">
          <w:pPr>
            <w:pStyle w:val="TM3"/>
            <w:rPr>
              <w:del w:id="450" w:author="Arthur Parmentier" w:date="2020-05-14T13:28:00Z"/>
              <w:rFonts w:eastAsiaTheme="minorEastAsia" w:cstheme="minorBidi"/>
              <w:noProof/>
              <w:sz w:val="22"/>
              <w:szCs w:val="22"/>
              <w:rPrChange w:id="451" w:author="Arthur Parmentier" w:date="2020-06-07T15:27:00Z">
                <w:rPr>
                  <w:del w:id="452" w:author="Arthur Parmentier" w:date="2020-05-14T13:28:00Z"/>
                  <w:rFonts w:eastAsiaTheme="minorEastAsia" w:cstheme="minorBidi"/>
                  <w:noProof/>
                  <w:sz w:val="22"/>
                  <w:szCs w:val="22"/>
                  <w:lang w:val="fr-FR"/>
                </w:rPr>
              </w:rPrChange>
            </w:rPr>
          </w:pPr>
          <w:del w:id="453" w:author="Arthur Parmentier" w:date="2020-05-14T13:28:00Z">
            <w:r w:rsidRPr="007C437A" w:rsidDel="00BA3828">
              <w:rPr>
                <w:noProof/>
                <w:rPrChange w:id="454" w:author="Arthur Parmentier" w:date="2020-06-07T15:27:00Z">
                  <w:rPr>
                    <w:rStyle w:val="Lienhypertexte"/>
                    <w:noProof/>
                  </w:rPr>
                </w:rPrChange>
              </w:rPr>
              <w:delText>4.</w:delText>
            </w:r>
            <w:r w:rsidRPr="007C437A" w:rsidDel="00BA3828">
              <w:rPr>
                <w:rFonts w:eastAsiaTheme="minorEastAsia" w:cstheme="minorBidi"/>
                <w:noProof/>
                <w:rPrChange w:id="455" w:author="Arthur Parmentier" w:date="2020-06-07T15:27:00Z">
                  <w:rPr>
                    <w:rFonts w:eastAsiaTheme="minorEastAsia" w:cstheme="minorBidi"/>
                    <w:noProof/>
                    <w:lang w:val="fr-FR"/>
                  </w:rPr>
                </w:rPrChange>
              </w:rPr>
              <w:tab/>
            </w:r>
            <w:r w:rsidRPr="007C437A" w:rsidDel="00BA3828">
              <w:rPr>
                <w:noProof/>
                <w:rPrChange w:id="456" w:author="Arthur Parmentier" w:date="2020-06-07T15:27:00Z">
                  <w:rPr>
                    <w:rStyle w:val="Lienhypertexte"/>
                    <w:noProof/>
                  </w:rPr>
                </w:rPrChange>
              </w:rPr>
              <w:delText>Mode</w:delText>
            </w:r>
            <w:r w:rsidRPr="007C437A" w:rsidDel="00BA3828">
              <w:rPr>
                <w:noProof/>
                <w:webHidden/>
                <w:rPrChange w:id="457" w:author="Arthur Parmentier" w:date="2020-06-07T15:27:00Z">
                  <w:rPr>
                    <w:noProof/>
                    <w:webHidden/>
                  </w:rPr>
                </w:rPrChange>
              </w:rPr>
              <w:tab/>
              <w:delText>7</w:delText>
            </w:r>
          </w:del>
        </w:p>
        <w:p w:rsidR="00DC3FF9" w:rsidRPr="007C437A" w:rsidDel="00BA3828" w:rsidRDefault="00DC3FF9" w:rsidP="00E6654A">
          <w:pPr>
            <w:pStyle w:val="TM1"/>
            <w:rPr>
              <w:del w:id="458" w:author="Arthur Parmentier" w:date="2020-05-14T13:28:00Z"/>
              <w:rFonts w:eastAsiaTheme="minorEastAsia" w:cstheme="minorBidi"/>
              <w:noProof/>
              <w:sz w:val="22"/>
              <w:szCs w:val="22"/>
              <w:rPrChange w:id="459" w:author="Arthur Parmentier" w:date="2020-06-07T15:27:00Z">
                <w:rPr>
                  <w:del w:id="460" w:author="Arthur Parmentier" w:date="2020-05-14T13:28:00Z"/>
                  <w:rFonts w:eastAsiaTheme="minorEastAsia" w:cstheme="minorBidi"/>
                  <w:noProof/>
                  <w:sz w:val="22"/>
                  <w:szCs w:val="22"/>
                  <w:lang w:val="fr-FR"/>
                </w:rPr>
              </w:rPrChange>
            </w:rPr>
          </w:pPr>
          <w:del w:id="461" w:author="Arthur Parmentier" w:date="2020-05-14T13:28:00Z">
            <w:r w:rsidRPr="007C437A" w:rsidDel="00BA3828">
              <w:rPr>
                <w:noProof/>
                <w:rPrChange w:id="462"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63" w:author="Arthur Parmentier" w:date="2020-06-07T15:27:00Z">
                  <w:rPr>
                    <w:rFonts w:eastAsiaTheme="minorEastAsia" w:cstheme="minorBidi"/>
                    <w:b w:val="0"/>
                    <w:bCs w:val="0"/>
                    <w:i w:val="0"/>
                    <w:iCs w:val="0"/>
                    <w:noProof/>
                    <w:lang w:val="fr-FR"/>
                  </w:rPr>
                </w:rPrChange>
              </w:rPr>
              <w:tab/>
            </w:r>
            <w:r w:rsidRPr="007C437A" w:rsidDel="00BA3828">
              <w:rPr>
                <w:noProof/>
                <w:rPrChange w:id="464" w:author="Arthur Parmentier" w:date="2020-06-07T15:27:00Z">
                  <w:rPr>
                    <w:rStyle w:val="Lienhypertexte"/>
                    <w:b w:val="0"/>
                    <w:bCs w:val="0"/>
                    <w:i w:val="0"/>
                    <w:iCs w:val="0"/>
                    <w:noProof/>
                  </w:rPr>
                </w:rPrChange>
              </w:rPr>
              <w:delText>Soundpainting recognition with Max/MSP</w:delText>
            </w:r>
            <w:r w:rsidRPr="007C437A" w:rsidDel="00BA3828">
              <w:rPr>
                <w:b w:val="0"/>
                <w:bCs w:val="0"/>
                <w:i w:val="0"/>
                <w:iCs w:val="0"/>
                <w:noProof/>
                <w:webHidden/>
                <w:rPrChange w:id="465" w:author="Arthur Parmentier" w:date="2020-06-07T15:27:00Z">
                  <w:rPr>
                    <w:b w:val="0"/>
                    <w:bCs w:val="0"/>
                    <w:i w:val="0"/>
                    <w:iCs w:val="0"/>
                    <w:noProof/>
                    <w:webHidden/>
                  </w:rPr>
                </w:rPrChange>
              </w:rPr>
              <w:tab/>
              <w:delText>8</w:delText>
            </w:r>
          </w:del>
        </w:p>
        <w:p w:rsidR="00DC3FF9" w:rsidRPr="007C437A" w:rsidDel="00BA3828" w:rsidRDefault="00DC3FF9" w:rsidP="00E6654A">
          <w:pPr>
            <w:pStyle w:val="TM2"/>
            <w:rPr>
              <w:del w:id="466" w:author="Arthur Parmentier" w:date="2020-05-14T13:28:00Z"/>
              <w:rFonts w:eastAsiaTheme="minorEastAsia" w:cstheme="minorBidi"/>
              <w:noProof/>
              <w:rPrChange w:id="467" w:author="Arthur Parmentier" w:date="2020-06-07T15:27:00Z">
                <w:rPr>
                  <w:del w:id="468" w:author="Arthur Parmentier" w:date="2020-05-14T13:28:00Z"/>
                  <w:rFonts w:eastAsiaTheme="minorEastAsia" w:cstheme="minorBidi"/>
                  <w:noProof/>
                  <w:lang w:val="fr-FR"/>
                </w:rPr>
              </w:rPrChange>
            </w:rPr>
          </w:pPr>
          <w:del w:id="469" w:author="Arthur Parmentier" w:date="2020-05-14T13:28:00Z">
            <w:r w:rsidRPr="007C437A" w:rsidDel="00BA3828">
              <w:rPr>
                <w:noProof/>
                <w:rPrChange w:id="47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71" w:author="Arthur Parmentier" w:date="2020-06-07T15:27:00Z">
                  <w:rPr>
                    <w:rFonts w:eastAsiaTheme="minorEastAsia" w:cstheme="minorBidi"/>
                    <w:b w:val="0"/>
                    <w:bCs w:val="0"/>
                    <w:noProof/>
                    <w:lang w:val="fr-FR"/>
                  </w:rPr>
                </w:rPrChange>
              </w:rPr>
              <w:tab/>
            </w:r>
            <w:r w:rsidRPr="007C437A" w:rsidDel="00BA3828">
              <w:rPr>
                <w:noProof/>
                <w:rPrChange w:id="472" w:author="Arthur Parmentier" w:date="2020-06-07T15:27:00Z">
                  <w:rPr>
                    <w:rStyle w:val="Lienhypertexte"/>
                    <w:b w:val="0"/>
                    <w:bCs w:val="0"/>
                    <w:noProof/>
                  </w:rPr>
                </w:rPrChange>
              </w:rPr>
              <w:delText>A new configuration: motivations, goals, workflow &amp; challenges</w:delText>
            </w:r>
            <w:r w:rsidRPr="007C437A" w:rsidDel="00BA3828">
              <w:rPr>
                <w:b w:val="0"/>
                <w:bCs w:val="0"/>
                <w:noProof/>
                <w:webHidden/>
                <w:rPrChange w:id="473" w:author="Arthur Parmentier" w:date="2020-06-07T15:27:00Z">
                  <w:rPr>
                    <w:b w:val="0"/>
                    <w:bCs w:val="0"/>
                    <w:noProof/>
                    <w:webHidden/>
                  </w:rPr>
                </w:rPrChange>
              </w:rPr>
              <w:tab/>
              <w:delText>8</w:delText>
            </w:r>
          </w:del>
        </w:p>
        <w:p w:rsidR="00DC3FF9" w:rsidRPr="007C437A" w:rsidDel="00BA3828" w:rsidRDefault="00DC3FF9" w:rsidP="00E6654A">
          <w:pPr>
            <w:pStyle w:val="TM2"/>
            <w:rPr>
              <w:del w:id="474" w:author="Arthur Parmentier" w:date="2020-05-14T13:28:00Z"/>
              <w:rFonts w:eastAsiaTheme="minorEastAsia" w:cstheme="minorBidi"/>
              <w:noProof/>
              <w:rPrChange w:id="475" w:author="Arthur Parmentier" w:date="2020-06-07T15:27:00Z">
                <w:rPr>
                  <w:del w:id="476" w:author="Arthur Parmentier" w:date="2020-05-14T13:28:00Z"/>
                  <w:rFonts w:eastAsiaTheme="minorEastAsia" w:cstheme="minorBidi"/>
                  <w:noProof/>
                  <w:lang w:val="fr-FR"/>
                </w:rPr>
              </w:rPrChange>
            </w:rPr>
          </w:pPr>
          <w:del w:id="477" w:author="Arthur Parmentier" w:date="2020-05-14T13:28:00Z">
            <w:r w:rsidRPr="007C437A" w:rsidDel="00BA3828">
              <w:rPr>
                <w:noProof/>
                <w:rPrChange w:id="478"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79" w:author="Arthur Parmentier" w:date="2020-06-07T15:27:00Z">
                  <w:rPr>
                    <w:rFonts w:eastAsiaTheme="minorEastAsia" w:cstheme="minorBidi"/>
                    <w:b w:val="0"/>
                    <w:bCs w:val="0"/>
                    <w:noProof/>
                    <w:lang w:val="fr-FR"/>
                  </w:rPr>
                </w:rPrChange>
              </w:rPr>
              <w:tab/>
            </w:r>
            <w:r w:rsidRPr="007C437A" w:rsidDel="00BA3828">
              <w:rPr>
                <w:noProof/>
                <w:rPrChange w:id="480" w:author="Arthur Parmentier" w:date="2020-06-07T15:27:00Z">
                  <w:rPr>
                    <w:rStyle w:val="Lienhypertexte"/>
                    <w:b w:val="0"/>
                    <w:bCs w:val="0"/>
                    <w:noProof/>
                  </w:rPr>
                </w:rPrChange>
              </w:rPr>
              <w:delText>The big picture: general description of the system</w:delText>
            </w:r>
            <w:r w:rsidRPr="007C437A" w:rsidDel="00BA3828">
              <w:rPr>
                <w:b w:val="0"/>
                <w:bCs w:val="0"/>
                <w:noProof/>
                <w:webHidden/>
                <w:rPrChange w:id="481" w:author="Arthur Parmentier" w:date="2020-06-07T15:27:00Z">
                  <w:rPr>
                    <w:b w:val="0"/>
                    <w:bCs w:val="0"/>
                    <w:noProof/>
                    <w:webHidden/>
                  </w:rPr>
                </w:rPrChange>
              </w:rPr>
              <w:tab/>
              <w:delText>8</w:delText>
            </w:r>
          </w:del>
        </w:p>
        <w:p w:rsidR="00DC3FF9" w:rsidRPr="007C437A" w:rsidDel="00BA3828" w:rsidRDefault="00DC3FF9" w:rsidP="00E6654A">
          <w:pPr>
            <w:pStyle w:val="TM2"/>
            <w:rPr>
              <w:del w:id="482" w:author="Arthur Parmentier" w:date="2020-05-14T13:28:00Z"/>
              <w:rFonts w:eastAsiaTheme="minorEastAsia" w:cstheme="minorBidi"/>
              <w:noProof/>
              <w:rPrChange w:id="483" w:author="Arthur Parmentier" w:date="2020-06-07T15:27:00Z">
                <w:rPr>
                  <w:del w:id="484" w:author="Arthur Parmentier" w:date="2020-05-14T13:28:00Z"/>
                  <w:rFonts w:eastAsiaTheme="minorEastAsia" w:cstheme="minorBidi"/>
                  <w:noProof/>
                  <w:lang w:val="fr-FR"/>
                </w:rPr>
              </w:rPrChange>
            </w:rPr>
          </w:pPr>
          <w:del w:id="485" w:author="Arthur Parmentier" w:date="2020-05-14T13:28:00Z">
            <w:r w:rsidRPr="007C437A" w:rsidDel="00BA3828">
              <w:rPr>
                <w:noProof/>
                <w:rPrChange w:id="486"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87" w:author="Arthur Parmentier" w:date="2020-06-07T15:27:00Z">
                  <w:rPr>
                    <w:rFonts w:eastAsiaTheme="minorEastAsia" w:cstheme="minorBidi"/>
                    <w:b w:val="0"/>
                    <w:bCs w:val="0"/>
                    <w:noProof/>
                    <w:lang w:val="fr-FR"/>
                  </w:rPr>
                </w:rPrChange>
              </w:rPr>
              <w:tab/>
            </w:r>
            <w:r w:rsidRPr="007C437A" w:rsidDel="00BA3828">
              <w:rPr>
                <w:noProof/>
                <w:rPrChange w:id="488" w:author="Arthur Parmentier" w:date="2020-06-07T15:27:00Z">
                  <w:rPr>
                    <w:rStyle w:val="Lienhypertexte"/>
                    <w:b w:val="0"/>
                    <w:bCs w:val="0"/>
                    <w:noProof/>
                  </w:rPr>
                </w:rPrChange>
              </w:rPr>
              <w:delText>Part 1: Posenet &amp; gloves feature building</w:delText>
            </w:r>
            <w:r w:rsidRPr="007C437A" w:rsidDel="00BA3828">
              <w:rPr>
                <w:b w:val="0"/>
                <w:bCs w:val="0"/>
                <w:noProof/>
                <w:webHidden/>
                <w:rPrChange w:id="489" w:author="Arthur Parmentier" w:date="2020-06-07T15:27:00Z">
                  <w:rPr>
                    <w:b w:val="0"/>
                    <w:bCs w:val="0"/>
                    <w:noProof/>
                    <w:webHidden/>
                  </w:rPr>
                </w:rPrChange>
              </w:rPr>
              <w:tab/>
              <w:delText>8</w:delText>
            </w:r>
          </w:del>
        </w:p>
        <w:p w:rsidR="00DC3FF9" w:rsidRPr="007C437A" w:rsidDel="00BA3828" w:rsidRDefault="00DC3FF9" w:rsidP="00E6654A">
          <w:pPr>
            <w:pStyle w:val="TM2"/>
            <w:rPr>
              <w:del w:id="490" w:author="Arthur Parmentier" w:date="2020-05-14T13:28:00Z"/>
              <w:rFonts w:eastAsiaTheme="minorEastAsia" w:cstheme="minorBidi"/>
              <w:noProof/>
              <w:rPrChange w:id="491" w:author="Arthur Parmentier" w:date="2020-06-07T15:27:00Z">
                <w:rPr>
                  <w:del w:id="492" w:author="Arthur Parmentier" w:date="2020-05-14T13:28:00Z"/>
                  <w:rFonts w:eastAsiaTheme="minorEastAsia" w:cstheme="minorBidi"/>
                  <w:noProof/>
                  <w:lang w:val="fr-FR"/>
                </w:rPr>
              </w:rPrChange>
            </w:rPr>
          </w:pPr>
          <w:del w:id="493" w:author="Arthur Parmentier" w:date="2020-05-14T13:28:00Z">
            <w:r w:rsidRPr="007C437A" w:rsidDel="00BA3828">
              <w:rPr>
                <w:noProof/>
                <w:rPrChange w:id="49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95" w:author="Arthur Parmentier" w:date="2020-06-07T15:27:00Z">
                  <w:rPr>
                    <w:rFonts w:eastAsiaTheme="minorEastAsia" w:cstheme="minorBidi"/>
                    <w:b w:val="0"/>
                    <w:bCs w:val="0"/>
                    <w:noProof/>
                    <w:lang w:val="fr-FR"/>
                  </w:rPr>
                </w:rPrChange>
              </w:rPr>
              <w:tab/>
            </w:r>
            <w:r w:rsidRPr="007C437A" w:rsidDel="00BA3828">
              <w:rPr>
                <w:noProof/>
                <w:rPrChange w:id="496" w:author="Arthur Parmentier" w:date="2020-06-07T15:27:00Z">
                  <w:rPr>
                    <w:rStyle w:val="Lienhypertexte"/>
                    <w:b w:val="0"/>
                    <w:bCs w:val="0"/>
                    <w:noProof/>
                  </w:rPr>
                </w:rPrChange>
              </w:rPr>
              <w:delText>Part 2: Training &amp; data management</w:delText>
            </w:r>
            <w:r w:rsidRPr="007C437A" w:rsidDel="00BA3828">
              <w:rPr>
                <w:b w:val="0"/>
                <w:bCs w:val="0"/>
                <w:noProof/>
                <w:webHidden/>
                <w:rPrChange w:id="497" w:author="Arthur Parmentier" w:date="2020-06-07T15:27:00Z">
                  <w:rPr>
                    <w:b w:val="0"/>
                    <w:bCs w:val="0"/>
                    <w:noProof/>
                    <w:webHidden/>
                  </w:rPr>
                </w:rPrChange>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noProof/>
                <w:rPrChange w:id="502"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noProof/>
                <w:rPrChange w:id="504" w:author="Arthur Parmentier" w:date="2020-06-07T15:27:00Z">
                  <w:rPr>
                    <w:rStyle w:val="Lienhypertexte"/>
                    <w:b w:val="0"/>
                    <w:bCs w:val="0"/>
                    <w:noProof/>
                  </w:rPr>
                </w:rPrChange>
              </w:rPr>
              <w:delText>Part 3: Classification</w:delText>
            </w:r>
            <w:r w:rsidRPr="007C437A" w:rsidDel="00BA3828">
              <w:rPr>
                <w:b w:val="0"/>
                <w:bCs w:val="0"/>
                <w:noProof/>
                <w:webHidden/>
                <w:rPrChange w:id="505" w:author="Arthur Parmentier" w:date="2020-06-07T15:27:00Z">
                  <w:rPr>
                    <w:b w:val="0"/>
                    <w:bCs w:val="0"/>
                    <w:noProof/>
                    <w:webHidden/>
                  </w:rPr>
                </w:rPrChange>
              </w:rPr>
              <w:tab/>
              <w:delText>8</w:delText>
            </w:r>
          </w:del>
        </w:p>
        <w:p w:rsidR="00DC3FF9" w:rsidRPr="007C437A" w:rsidDel="00BA3828" w:rsidRDefault="00DC3FF9" w:rsidP="00E6654A">
          <w:pPr>
            <w:pStyle w:val="TM2"/>
            <w:rPr>
              <w:del w:id="506" w:author="Arthur Parmentier" w:date="2020-05-14T13:28:00Z"/>
              <w:rFonts w:eastAsiaTheme="minorEastAsia" w:cstheme="minorBidi"/>
              <w:noProof/>
              <w:rPrChange w:id="507" w:author="Arthur Parmentier" w:date="2020-06-07T15:27:00Z">
                <w:rPr>
                  <w:del w:id="508" w:author="Arthur Parmentier" w:date="2020-05-14T13:28:00Z"/>
                  <w:rFonts w:eastAsiaTheme="minorEastAsia" w:cstheme="minorBidi"/>
                  <w:noProof/>
                  <w:lang w:val="fr-FR"/>
                </w:rPr>
              </w:rPrChange>
            </w:rPr>
          </w:pPr>
          <w:del w:id="509" w:author="Arthur Parmentier" w:date="2020-05-14T13:28:00Z">
            <w:r w:rsidRPr="007C437A" w:rsidDel="00BA3828">
              <w:rPr>
                <w:noProof/>
                <w:rPrChange w:id="510"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511" w:author="Arthur Parmentier" w:date="2020-06-07T15:27:00Z">
                  <w:rPr>
                    <w:rFonts w:eastAsiaTheme="minorEastAsia" w:cstheme="minorBidi"/>
                    <w:b w:val="0"/>
                    <w:bCs w:val="0"/>
                    <w:noProof/>
                    <w:lang w:val="fr-FR"/>
                  </w:rPr>
                </w:rPrChange>
              </w:rPr>
              <w:tab/>
            </w:r>
            <w:r w:rsidRPr="007C437A" w:rsidDel="00BA3828">
              <w:rPr>
                <w:noProof/>
                <w:rPrChange w:id="512" w:author="Arthur Parmentier" w:date="2020-06-07T15:27:00Z">
                  <w:rPr>
                    <w:rStyle w:val="Lienhypertexte"/>
                    <w:b w:val="0"/>
                    <w:bCs w:val="0"/>
                    <w:noProof/>
                  </w:rPr>
                </w:rPrChange>
              </w:rPr>
              <w:delText>Part 4: Grammar parsing</w:delText>
            </w:r>
            <w:r w:rsidRPr="007C437A" w:rsidDel="00BA3828">
              <w:rPr>
                <w:b w:val="0"/>
                <w:bCs w:val="0"/>
                <w:noProof/>
                <w:webHidden/>
                <w:rPrChange w:id="513" w:author="Arthur Parmentier" w:date="2020-06-07T15:27:00Z">
                  <w:rPr>
                    <w:b w:val="0"/>
                    <w:bCs w:val="0"/>
                    <w:noProof/>
                    <w:webHidden/>
                  </w:rPr>
                </w:rPrChange>
              </w:rPr>
              <w:tab/>
              <w:delText>8</w:delText>
            </w:r>
          </w:del>
        </w:p>
        <w:p w:rsidR="00DC3FF9" w:rsidRPr="007C437A" w:rsidDel="00BA3828" w:rsidRDefault="00DC3FF9" w:rsidP="00E6654A">
          <w:pPr>
            <w:pStyle w:val="TM2"/>
            <w:rPr>
              <w:del w:id="514" w:author="Arthur Parmentier" w:date="2020-05-14T13:28:00Z"/>
              <w:rFonts w:eastAsiaTheme="minorEastAsia" w:cstheme="minorBidi"/>
              <w:noProof/>
              <w:rPrChange w:id="515" w:author="Arthur Parmentier" w:date="2020-06-07T15:27:00Z">
                <w:rPr>
                  <w:del w:id="516" w:author="Arthur Parmentier" w:date="2020-05-14T13:28:00Z"/>
                  <w:rFonts w:eastAsiaTheme="minorEastAsia" w:cstheme="minorBidi"/>
                  <w:noProof/>
                  <w:lang w:val="fr-FR"/>
                </w:rPr>
              </w:rPrChange>
            </w:rPr>
          </w:pPr>
          <w:del w:id="517" w:author="Arthur Parmentier" w:date="2020-05-14T13:28:00Z">
            <w:r w:rsidRPr="007C437A" w:rsidDel="00BA3828">
              <w:rPr>
                <w:noProof/>
                <w:rPrChange w:id="518"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519" w:author="Arthur Parmentier" w:date="2020-06-07T15:27:00Z">
                  <w:rPr>
                    <w:rFonts w:eastAsiaTheme="minorEastAsia" w:cstheme="minorBidi"/>
                    <w:b w:val="0"/>
                    <w:bCs w:val="0"/>
                    <w:noProof/>
                    <w:lang w:val="fr-FR"/>
                  </w:rPr>
                </w:rPrChange>
              </w:rPr>
              <w:tab/>
            </w:r>
            <w:r w:rsidRPr="007C437A" w:rsidDel="00BA3828">
              <w:rPr>
                <w:noProof/>
                <w:rPrChange w:id="520" w:author="Arthur Parmentier" w:date="2020-06-07T15:27:00Z">
                  <w:rPr>
                    <w:rStyle w:val="Lienhypertexte"/>
                    <w:b w:val="0"/>
                    <w:bCs w:val="0"/>
                    <w:noProof/>
                  </w:rPr>
                </w:rPrChange>
              </w:rPr>
              <w:delText>Part 5: Orchestra simulation</w:delText>
            </w:r>
            <w:r w:rsidRPr="007C437A" w:rsidDel="00BA3828">
              <w:rPr>
                <w:b w:val="0"/>
                <w:bCs w:val="0"/>
                <w:noProof/>
                <w:webHidden/>
                <w:rPrChange w:id="521" w:author="Arthur Parmentier" w:date="2020-06-07T15:27:00Z">
                  <w:rPr>
                    <w:b w:val="0"/>
                    <w:bCs w:val="0"/>
                    <w:noProof/>
                    <w:webHidden/>
                  </w:rPr>
                </w:rPrChange>
              </w:rPr>
              <w:tab/>
              <w:delText>8</w:delText>
            </w:r>
          </w:del>
        </w:p>
        <w:p w:rsidR="00DC3FF9" w:rsidRPr="007C437A" w:rsidDel="00BA3828" w:rsidRDefault="00DC3FF9" w:rsidP="00E6654A">
          <w:pPr>
            <w:pStyle w:val="TM2"/>
            <w:rPr>
              <w:del w:id="522" w:author="Arthur Parmentier" w:date="2020-05-14T13:28:00Z"/>
              <w:rFonts w:eastAsiaTheme="minorEastAsia" w:cstheme="minorBidi"/>
              <w:noProof/>
              <w:rPrChange w:id="523" w:author="Arthur Parmentier" w:date="2020-06-07T15:27:00Z">
                <w:rPr>
                  <w:del w:id="524" w:author="Arthur Parmentier" w:date="2020-05-14T13:28:00Z"/>
                  <w:rFonts w:eastAsiaTheme="minorEastAsia" w:cstheme="minorBidi"/>
                  <w:noProof/>
                  <w:lang w:val="fr-FR"/>
                </w:rPr>
              </w:rPrChange>
            </w:rPr>
          </w:pPr>
          <w:del w:id="525" w:author="Arthur Parmentier" w:date="2020-05-14T13:28:00Z">
            <w:r w:rsidRPr="007C437A" w:rsidDel="00BA3828">
              <w:rPr>
                <w:noProof/>
                <w:rPrChange w:id="526"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27" w:author="Arthur Parmentier" w:date="2020-06-07T15:27:00Z">
                  <w:rPr>
                    <w:rFonts w:eastAsiaTheme="minorEastAsia" w:cstheme="minorBidi"/>
                    <w:b w:val="0"/>
                    <w:bCs w:val="0"/>
                    <w:noProof/>
                    <w:lang w:val="fr-FR"/>
                  </w:rPr>
                </w:rPrChange>
              </w:rPr>
              <w:tab/>
            </w:r>
            <w:r w:rsidRPr="007C437A" w:rsidDel="00BA3828">
              <w:rPr>
                <w:noProof/>
                <w:rPrChange w:id="528" w:author="Arthur Parmentier" w:date="2020-06-07T15:27:00Z">
                  <w:rPr>
                    <w:rStyle w:val="Lienhypertexte"/>
                    <w:b w:val="0"/>
                    <w:bCs w:val="0"/>
                    <w:noProof/>
                  </w:rPr>
                </w:rPrChange>
              </w:rPr>
              <w:delText>Part 6: Learning mechanism (?)</w:delText>
            </w:r>
            <w:r w:rsidRPr="007C437A" w:rsidDel="00BA3828">
              <w:rPr>
                <w:b w:val="0"/>
                <w:bCs w:val="0"/>
                <w:noProof/>
                <w:webHidden/>
                <w:rPrChange w:id="529" w:author="Arthur Parmentier" w:date="2020-06-07T15:27:00Z">
                  <w:rPr>
                    <w:b w:val="0"/>
                    <w:bCs w:val="0"/>
                    <w:noProof/>
                    <w:webHidden/>
                  </w:rPr>
                </w:rPrChange>
              </w:rPr>
              <w:tab/>
              <w:delText>8</w:delText>
            </w:r>
          </w:del>
        </w:p>
        <w:p w:rsidR="00DC3FF9" w:rsidRPr="007C437A" w:rsidDel="00BA3828" w:rsidRDefault="00DC3FF9" w:rsidP="00E6654A">
          <w:pPr>
            <w:pStyle w:val="TM1"/>
            <w:rPr>
              <w:del w:id="530" w:author="Arthur Parmentier" w:date="2020-05-14T13:28:00Z"/>
              <w:rFonts w:eastAsiaTheme="minorEastAsia" w:cstheme="minorBidi"/>
              <w:noProof/>
              <w:sz w:val="22"/>
              <w:szCs w:val="22"/>
              <w:rPrChange w:id="531" w:author="Arthur Parmentier" w:date="2020-06-07T15:27:00Z">
                <w:rPr>
                  <w:del w:id="532" w:author="Arthur Parmentier" w:date="2020-05-14T13:28:00Z"/>
                  <w:rFonts w:eastAsiaTheme="minorEastAsia" w:cstheme="minorBidi"/>
                  <w:noProof/>
                  <w:sz w:val="22"/>
                  <w:szCs w:val="22"/>
                  <w:lang w:val="fr-FR"/>
                </w:rPr>
              </w:rPrChange>
            </w:rPr>
          </w:pPr>
          <w:del w:id="533" w:author="Arthur Parmentier" w:date="2020-05-14T13:28:00Z">
            <w:r w:rsidRPr="007C437A" w:rsidDel="00BA3828">
              <w:rPr>
                <w:noProof/>
                <w:rPrChange w:id="534"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35" w:author="Arthur Parmentier" w:date="2020-06-07T15:27:00Z">
                  <w:rPr>
                    <w:rFonts w:eastAsiaTheme="minorEastAsia" w:cstheme="minorBidi"/>
                    <w:b w:val="0"/>
                    <w:bCs w:val="0"/>
                    <w:i w:val="0"/>
                    <w:iCs w:val="0"/>
                    <w:noProof/>
                    <w:lang w:val="fr-FR"/>
                  </w:rPr>
                </w:rPrChange>
              </w:rPr>
              <w:tab/>
            </w:r>
            <w:r w:rsidRPr="007C437A" w:rsidDel="00BA3828">
              <w:rPr>
                <w:noProof/>
                <w:rPrChange w:id="536" w:author="Arthur Parmentier" w:date="2020-06-07T15:27:00Z">
                  <w:rPr>
                    <w:rStyle w:val="Lienhypertexte"/>
                    <w:b w:val="0"/>
                    <w:bCs w:val="0"/>
                    <w:i w:val="0"/>
                    <w:iCs w:val="0"/>
                    <w:noProof/>
                  </w:rPr>
                </w:rPrChange>
              </w:rPr>
              <w:delText>Potential &amp; future of the tool</w:delText>
            </w:r>
            <w:r w:rsidRPr="007C437A" w:rsidDel="00BA3828">
              <w:rPr>
                <w:b w:val="0"/>
                <w:bCs w:val="0"/>
                <w:i w:val="0"/>
                <w:iCs w:val="0"/>
                <w:noProof/>
                <w:webHidden/>
                <w:rPrChange w:id="537" w:author="Arthur Parmentier" w:date="2020-06-07T15:27:00Z">
                  <w:rPr>
                    <w:b w:val="0"/>
                    <w:bCs w:val="0"/>
                    <w:i w:val="0"/>
                    <w:iCs w:val="0"/>
                    <w:noProof/>
                    <w:webHidden/>
                  </w:rPr>
                </w:rPrChange>
              </w:rPr>
              <w:tab/>
              <w:delText>8</w:delText>
            </w:r>
          </w:del>
        </w:p>
        <w:p w:rsidR="00DC3FF9" w:rsidRPr="007C437A" w:rsidDel="00BA3828" w:rsidRDefault="00DC3FF9" w:rsidP="00E6654A">
          <w:pPr>
            <w:pStyle w:val="TM2"/>
            <w:rPr>
              <w:del w:id="538" w:author="Arthur Parmentier" w:date="2020-05-14T13:28:00Z"/>
              <w:rFonts w:eastAsiaTheme="minorEastAsia" w:cstheme="minorBidi"/>
              <w:noProof/>
              <w:rPrChange w:id="539" w:author="Arthur Parmentier" w:date="2020-06-07T15:27:00Z">
                <w:rPr>
                  <w:del w:id="540" w:author="Arthur Parmentier" w:date="2020-05-14T13:28:00Z"/>
                  <w:rFonts w:eastAsiaTheme="minorEastAsia" w:cstheme="minorBidi"/>
                  <w:noProof/>
                  <w:lang w:val="fr-FR"/>
                </w:rPr>
              </w:rPrChange>
            </w:rPr>
          </w:pPr>
          <w:del w:id="541" w:author="Arthur Parmentier" w:date="2020-05-14T13:28:00Z">
            <w:r w:rsidRPr="007C437A" w:rsidDel="00BA3828">
              <w:rPr>
                <w:noProof/>
                <w:rPrChange w:id="54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43" w:author="Arthur Parmentier" w:date="2020-06-07T15:27:00Z">
                  <w:rPr>
                    <w:rFonts w:eastAsiaTheme="minorEastAsia" w:cstheme="minorBidi"/>
                    <w:b w:val="0"/>
                    <w:bCs w:val="0"/>
                    <w:noProof/>
                    <w:lang w:val="fr-FR"/>
                  </w:rPr>
                </w:rPrChange>
              </w:rPr>
              <w:tab/>
            </w:r>
            <w:r w:rsidRPr="007C437A" w:rsidDel="00BA3828">
              <w:rPr>
                <w:noProof/>
                <w:rPrChange w:id="544" w:author="Arthur Parmentier" w:date="2020-06-07T15:27:00Z">
                  <w:rPr>
                    <w:rStyle w:val="Lienhypertexte"/>
                    <w:b w:val="0"/>
                    <w:bCs w:val="0"/>
                    <w:noProof/>
                  </w:rPr>
                </w:rPrChange>
              </w:rPr>
              <w:delText>Topic A: what could be improved and how</w:delText>
            </w:r>
            <w:r w:rsidRPr="007C437A" w:rsidDel="00BA3828">
              <w:rPr>
                <w:b w:val="0"/>
                <w:bCs w:val="0"/>
                <w:noProof/>
                <w:webHidden/>
                <w:rPrChange w:id="545" w:author="Arthur Parmentier" w:date="2020-06-07T15:27:00Z">
                  <w:rPr>
                    <w:b w:val="0"/>
                    <w:bCs w:val="0"/>
                    <w:noProof/>
                    <w:webHidden/>
                  </w:rPr>
                </w:rPrChange>
              </w:rPr>
              <w:tab/>
              <w:delText>8</w:delText>
            </w:r>
          </w:del>
        </w:p>
        <w:p w:rsidR="00DC3FF9" w:rsidRPr="007C437A" w:rsidDel="00BA3828" w:rsidRDefault="00DC3FF9" w:rsidP="00E6654A">
          <w:pPr>
            <w:pStyle w:val="TM2"/>
            <w:rPr>
              <w:del w:id="546" w:author="Arthur Parmentier" w:date="2020-05-14T13:28:00Z"/>
              <w:rFonts w:eastAsiaTheme="minorEastAsia" w:cstheme="minorBidi"/>
              <w:noProof/>
              <w:rPrChange w:id="547" w:author="Arthur Parmentier" w:date="2020-06-07T15:27:00Z">
                <w:rPr>
                  <w:del w:id="548" w:author="Arthur Parmentier" w:date="2020-05-14T13:28:00Z"/>
                  <w:rFonts w:eastAsiaTheme="minorEastAsia" w:cstheme="minorBidi"/>
                  <w:noProof/>
                  <w:lang w:val="fr-FR"/>
                </w:rPr>
              </w:rPrChange>
            </w:rPr>
          </w:pPr>
          <w:del w:id="549" w:author="Arthur Parmentier" w:date="2020-05-14T13:28:00Z">
            <w:r w:rsidRPr="007C437A" w:rsidDel="00BA3828">
              <w:rPr>
                <w:noProof/>
                <w:rPrChange w:id="55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51" w:author="Arthur Parmentier" w:date="2020-06-07T15:27:00Z">
                  <w:rPr>
                    <w:rFonts w:eastAsiaTheme="minorEastAsia" w:cstheme="minorBidi"/>
                    <w:b w:val="0"/>
                    <w:bCs w:val="0"/>
                    <w:noProof/>
                    <w:lang w:val="fr-FR"/>
                  </w:rPr>
                </w:rPrChange>
              </w:rPr>
              <w:tab/>
            </w:r>
            <w:r w:rsidRPr="007C437A" w:rsidDel="00BA3828">
              <w:rPr>
                <w:noProof/>
                <w:rPrChange w:id="552" w:author="Arthur Parmentier" w:date="2020-06-07T15:27:00Z">
                  <w:rPr>
                    <w:rStyle w:val="Lienhypertexte"/>
                    <w:b w:val="0"/>
                    <w:bCs w:val="0"/>
                    <w:noProof/>
                  </w:rPr>
                </w:rPrChange>
              </w:rPr>
              <w:delText>Topic B: …</w:delText>
            </w:r>
            <w:r w:rsidRPr="007C437A" w:rsidDel="00BA3828">
              <w:rPr>
                <w:b w:val="0"/>
                <w:bCs w:val="0"/>
                <w:noProof/>
                <w:webHidden/>
                <w:rPrChange w:id="553" w:author="Arthur Parmentier" w:date="2020-06-07T15:27:00Z">
                  <w:rPr>
                    <w:b w:val="0"/>
                    <w:bCs w:val="0"/>
                    <w:noProof/>
                    <w:webHidden/>
                  </w:rPr>
                </w:rPrChange>
              </w:rPr>
              <w:tab/>
              <w:delText>8</w:delText>
            </w:r>
          </w:del>
        </w:p>
        <w:p w:rsidR="00DC3FF9" w:rsidRPr="007C437A" w:rsidDel="00BA3828" w:rsidRDefault="00DC3FF9" w:rsidP="00E6654A">
          <w:pPr>
            <w:pStyle w:val="TM2"/>
            <w:rPr>
              <w:del w:id="554" w:author="Arthur Parmentier" w:date="2020-05-14T13:28:00Z"/>
              <w:rFonts w:eastAsiaTheme="minorEastAsia" w:cstheme="minorBidi"/>
              <w:noProof/>
              <w:rPrChange w:id="555" w:author="Arthur Parmentier" w:date="2020-06-07T15:27:00Z">
                <w:rPr>
                  <w:del w:id="556" w:author="Arthur Parmentier" w:date="2020-05-14T13:28:00Z"/>
                  <w:rFonts w:eastAsiaTheme="minorEastAsia" w:cstheme="minorBidi"/>
                  <w:noProof/>
                  <w:lang w:val="fr-FR"/>
                </w:rPr>
              </w:rPrChange>
            </w:rPr>
          </w:pPr>
          <w:del w:id="557" w:author="Arthur Parmentier" w:date="2020-05-14T13:28:00Z">
            <w:r w:rsidRPr="007C437A" w:rsidDel="00BA3828">
              <w:rPr>
                <w:noProof/>
                <w:rPrChange w:id="558"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59" w:author="Arthur Parmentier" w:date="2020-06-07T15:27:00Z">
                  <w:rPr>
                    <w:rFonts w:eastAsiaTheme="minorEastAsia" w:cstheme="minorBidi"/>
                    <w:b w:val="0"/>
                    <w:bCs w:val="0"/>
                    <w:noProof/>
                    <w:lang w:val="fr-FR"/>
                  </w:rPr>
                </w:rPrChange>
              </w:rPr>
              <w:tab/>
            </w:r>
            <w:r w:rsidRPr="007C437A" w:rsidDel="00BA3828">
              <w:rPr>
                <w:noProof/>
                <w:rPrChange w:id="560" w:author="Arthur Parmentier" w:date="2020-06-07T15:27:00Z">
                  <w:rPr>
                    <w:rStyle w:val="Lienhypertexte"/>
                    <w:b w:val="0"/>
                    <w:bCs w:val="0"/>
                    <w:noProof/>
                  </w:rPr>
                </w:rPrChange>
              </w:rPr>
              <w:delText>The future</w:delText>
            </w:r>
            <w:r w:rsidRPr="007C437A" w:rsidDel="00BA3828">
              <w:rPr>
                <w:b w:val="0"/>
                <w:bCs w:val="0"/>
                <w:noProof/>
                <w:webHidden/>
                <w:rPrChange w:id="561" w:author="Arthur Parmentier" w:date="2020-06-07T15:27:00Z">
                  <w:rPr>
                    <w:b w:val="0"/>
                    <w:bCs w:val="0"/>
                    <w:noProof/>
                    <w:webHidden/>
                  </w:rPr>
                </w:rPrChange>
              </w:rPr>
              <w:tab/>
              <w:delText>8</w:delText>
            </w:r>
          </w:del>
        </w:p>
        <w:p w:rsidR="00DC3FF9" w:rsidRPr="007C437A" w:rsidDel="00BA3828" w:rsidRDefault="00DC3FF9" w:rsidP="00E6654A">
          <w:pPr>
            <w:pStyle w:val="TM1"/>
            <w:rPr>
              <w:del w:id="562" w:author="Arthur Parmentier" w:date="2020-05-14T13:28:00Z"/>
              <w:rFonts w:eastAsiaTheme="minorEastAsia" w:cstheme="minorBidi"/>
              <w:noProof/>
              <w:sz w:val="22"/>
              <w:szCs w:val="22"/>
              <w:rPrChange w:id="563" w:author="Arthur Parmentier" w:date="2020-06-07T15:27:00Z">
                <w:rPr>
                  <w:del w:id="564" w:author="Arthur Parmentier" w:date="2020-05-14T13:28:00Z"/>
                  <w:rFonts w:eastAsiaTheme="minorEastAsia" w:cstheme="minorBidi"/>
                  <w:noProof/>
                  <w:sz w:val="22"/>
                  <w:szCs w:val="22"/>
                  <w:lang w:val="fr-FR"/>
                </w:rPr>
              </w:rPrChange>
            </w:rPr>
          </w:pPr>
          <w:del w:id="565" w:author="Arthur Parmentier" w:date="2020-05-14T13:28:00Z">
            <w:r w:rsidRPr="007C437A" w:rsidDel="00BA3828">
              <w:rPr>
                <w:noProof/>
                <w:rPrChange w:id="566"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67" w:author="Arthur Parmentier" w:date="2020-06-07T15:27:00Z">
                  <w:rPr>
                    <w:rFonts w:eastAsiaTheme="minorEastAsia" w:cstheme="minorBidi"/>
                    <w:b w:val="0"/>
                    <w:bCs w:val="0"/>
                    <w:i w:val="0"/>
                    <w:iCs w:val="0"/>
                    <w:noProof/>
                    <w:lang w:val="fr-FR"/>
                  </w:rPr>
                </w:rPrChange>
              </w:rPr>
              <w:tab/>
            </w:r>
            <w:r w:rsidRPr="007C437A" w:rsidDel="00BA3828">
              <w:rPr>
                <w:noProof/>
                <w:rPrChange w:id="568" w:author="Arthur Parmentier" w:date="2020-06-07T15:27:00Z">
                  <w:rPr>
                    <w:rStyle w:val="Lienhypertexte"/>
                    <w:b w:val="0"/>
                    <w:bCs w:val="0"/>
                    <w:i w:val="0"/>
                    <w:iCs w:val="0"/>
                    <w:noProof/>
                  </w:rPr>
                </w:rPrChange>
              </w:rPr>
              <w:delText>Conclusion</w:delText>
            </w:r>
            <w:r w:rsidRPr="007C437A" w:rsidDel="00BA3828">
              <w:rPr>
                <w:b w:val="0"/>
                <w:bCs w:val="0"/>
                <w:i w:val="0"/>
                <w:iCs w:val="0"/>
                <w:noProof/>
                <w:webHidden/>
                <w:rPrChange w:id="569" w:author="Arthur Parmentier" w:date="2020-06-07T15:27:00Z">
                  <w:rPr>
                    <w:b w:val="0"/>
                    <w:bCs w:val="0"/>
                    <w:i w:val="0"/>
                    <w:iCs w:val="0"/>
                    <w:noProof/>
                    <w:webHidden/>
                  </w:rPr>
                </w:rPrChange>
              </w:rPr>
              <w:tab/>
              <w:delText>8</w:delText>
            </w:r>
          </w:del>
        </w:p>
        <w:p w:rsidR="00924FE7" w:rsidRPr="007C437A" w:rsidRDefault="00924FE7" w:rsidP="00E6654A">
          <w:r w:rsidRPr="007C437A">
            <w:rPr>
              <w:rPrChange w:id="570" w:author="Arthur Parmentier" w:date="2020-06-07T15:27:00Z">
                <w:rPr/>
              </w:rPrChange>
            </w:rPr>
            <w:fldChar w:fldCharType="end"/>
          </w:r>
        </w:p>
      </w:sdtContent>
    </w:sdt>
    <w:p w:rsidR="00C225D0" w:rsidRDefault="00C225D0">
      <w:pPr>
        <w:rPr>
          <w:ins w:id="571" w:author="Arthur Parmentier" w:date="2020-06-07T19:22:00Z"/>
        </w:rPr>
      </w:pPr>
      <w:ins w:id="572" w:author="Arthur Parmentier" w:date="2020-06-07T19:22:00Z">
        <w:r>
          <w:lastRenderedPageBreak/>
          <w:br w:type="page"/>
        </w:r>
      </w:ins>
    </w:p>
    <w:p w:rsidR="001261FF" w:rsidRPr="007C437A" w:rsidDel="00B46F48" w:rsidRDefault="001261FF" w:rsidP="00E6654A">
      <w:pPr>
        <w:rPr>
          <w:del w:id="573" w:author="Arthur Parmentier" w:date="2020-06-07T19:22:00Z"/>
        </w:rPr>
      </w:pPr>
    </w:p>
    <w:p w:rsidR="00AC57DD" w:rsidRPr="007C437A" w:rsidRDefault="00BD621B" w:rsidP="00E6654A">
      <w:pPr>
        <w:pStyle w:val="Titre1"/>
      </w:pPr>
      <w:bookmarkStart w:id="574" w:name="_Toc40025928"/>
      <w:bookmarkStart w:id="575" w:name="_Toc39912163"/>
      <w:bookmarkStart w:id="576" w:name="_Toc42449799"/>
      <w:r w:rsidRPr="007C437A">
        <w:t>A brief history of Soundpainting</w:t>
      </w:r>
      <w:bookmarkEnd w:id="574"/>
      <w:bookmarkEnd w:id="576"/>
    </w:p>
    <w:p w:rsidR="00F20CBC" w:rsidRPr="007C437A" w:rsidRDefault="006840DA" w:rsidP="006D5BBB">
      <w:pPr>
        <w:pStyle w:val="Titre2"/>
        <w:pPrChange w:id="577" w:author="Arthur Parmentier" w:date="2020-06-07T21:11:00Z">
          <w:pPr>
            <w:pStyle w:val="Titre2"/>
          </w:pPr>
        </w:pPrChange>
      </w:pPr>
      <w:bookmarkStart w:id="578" w:name="_Toc40025929"/>
      <w:bookmarkStart w:id="579" w:name="_Toc42449800"/>
      <w:r w:rsidRPr="007C437A">
        <w:t>Back in Woodstock 1974</w:t>
      </w:r>
      <w:r w:rsidR="009F19C2" w:rsidRPr="007C437A">
        <w:t>: emergence in emergency</w:t>
      </w:r>
      <w:bookmarkEnd w:id="578"/>
      <w:bookmarkEnd w:id="579"/>
    </w:p>
    <w:p w:rsidR="000027F3" w:rsidRPr="007C437A" w:rsidDel="00765D65" w:rsidRDefault="000027F3" w:rsidP="00E6654A">
      <w:pPr>
        <w:rPr>
          <w:del w:id="580" w:author="Arthur Parmentier" w:date="2020-06-06T14:57:00Z"/>
        </w:rPr>
      </w:pPr>
      <w:del w:id="581"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82" w:author="Arthur Parmentier" w:date="2020-06-06T14:49:00Z"/>
          <w:rStyle w:val="Lienhypertexte"/>
          <w:u w:val="none"/>
        </w:rPr>
      </w:pPr>
      <w:del w:id="583" w:author="Arthur Parmentier" w:date="2020-06-06T14:57:00Z">
        <w:r w:rsidRPr="007C437A" w:rsidDel="00765D65">
          <w:rPr>
            <w:rPrChange w:id="584"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85"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86" w:author="Arthur Parmentier" w:date="2020-06-07T15:27:00Z">
              <w:rPr>
                <w:rStyle w:val="Lienhypertexte"/>
              </w:rPr>
            </w:rPrChange>
          </w:rPr>
          <w:fldChar w:fldCharType="end"/>
        </w:r>
      </w:del>
      <w:ins w:id="587" w:author="Arthur Parmentier" w:date="2020-06-06T14:41:00Z">
        <w:r w:rsidR="00682B61" w:rsidRPr="007C437A">
          <w:rPr>
            <w:rStyle w:val="Lienhypertexte"/>
            <w:u w:val="none"/>
          </w:rPr>
          <w:t xml:space="preserve">The </w:t>
        </w:r>
      </w:ins>
      <w:ins w:id="588" w:author="Arthur Parmentier" w:date="2020-06-06T14:42:00Z">
        <w:r w:rsidR="00682B61" w:rsidRPr="007C437A">
          <w:rPr>
            <w:rStyle w:val="Lienhypertexte"/>
            <w:u w:val="none"/>
          </w:rPr>
          <w:t>emergence of SP is well documented by its creator Walter Thompson</w:t>
        </w:r>
      </w:ins>
      <w:ins w:id="589" w:author="Arthur Parmentier" w:date="2020-06-06T14:48:00Z">
        <w:r w:rsidR="00682B61" w:rsidRPr="007C437A">
          <w:rPr>
            <w:rStyle w:val="Lienhypertexte"/>
            <w:u w:val="none"/>
          </w:rPr>
          <w:t xml:space="preserve"> in the first SP workbook “Soundpainting, The Art of Live Com</w:t>
        </w:r>
      </w:ins>
      <w:ins w:id="590" w:author="Arthur Parmentier" w:date="2020-06-06T14:49:00Z">
        <w:r w:rsidR="00682B61" w:rsidRPr="007C437A">
          <w:rPr>
            <w:rStyle w:val="Lienhypertexte"/>
            <w:u w:val="none"/>
          </w:rPr>
          <w:t>position” (Walter Thompson, 2006):</w:t>
        </w:r>
      </w:ins>
    </w:p>
    <w:p w:rsidR="00682B61" w:rsidRPr="007C437A" w:rsidRDefault="00682B61">
      <w:pPr>
        <w:pStyle w:val="Citation"/>
        <w:rPr>
          <w:ins w:id="591" w:author="Arthur Parmentier" w:date="2020-06-06T14:53:00Z"/>
          <w:rPrChange w:id="592" w:author="Arthur Parmentier" w:date="2020-06-07T15:27:00Z">
            <w:rPr>
              <w:ins w:id="593" w:author="Arthur Parmentier" w:date="2020-06-06T14:53:00Z"/>
              <w:lang w:val="fr-FR"/>
            </w:rPr>
          </w:rPrChange>
        </w:rPr>
        <w:pPrChange w:id="594" w:author="Arthur Parmentier" w:date="2020-06-06T14:53:00Z">
          <w:pPr>
            <w:spacing w:before="100" w:beforeAutospacing="1" w:after="100" w:afterAutospacing="1" w:line="240" w:lineRule="auto"/>
          </w:pPr>
        </w:pPrChange>
      </w:pPr>
      <w:ins w:id="595" w:author="Arthur Parmentier" w:date="2020-06-06T14:53:00Z">
        <w:r w:rsidRPr="007C437A">
          <w:rPr>
            <w:rPrChange w:id="596"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97" w:author="Arthur Parmentier" w:date="2020-06-06T14:53:00Z"/>
          <w:rPrChange w:id="598" w:author="Arthur Parmentier" w:date="2020-06-07T15:27:00Z">
            <w:rPr>
              <w:ins w:id="599" w:author="Arthur Parmentier" w:date="2020-06-06T14:53:00Z"/>
              <w:lang w:val="fr-FR"/>
            </w:rPr>
          </w:rPrChange>
        </w:rPr>
        <w:pPrChange w:id="600" w:author="Arthur Parmentier" w:date="2020-06-06T14:53:00Z">
          <w:pPr>
            <w:spacing w:after="0" w:line="240" w:lineRule="auto"/>
          </w:pPr>
        </w:pPrChange>
      </w:pPr>
      <w:ins w:id="601" w:author="Arthur Parmentier" w:date="2020-06-06T14:53:00Z">
        <w:r w:rsidRPr="007C437A">
          <w:rPr>
            <w:rPrChange w:id="602"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603" w:author="Arthur Parmentier" w:date="2020-06-06T14:53:00Z"/>
          <w:rPrChange w:id="604" w:author="Arthur Parmentier" w:date="2020-06-07T15:27:00Z">
            <w:rPr>
              <w:ins w:id="605" w:author="Arthur Parmentier" w:date="2020-06-06T14:53:00Z"/>
              <w:lang w:val="fr-FR"/>
            </w:rPr>
          </w:rPrChange>
        </w:rPr>
        <w:pPrChange w:id="606" w:author="Arthur Parmentier" w:date="2020-06-06T14:53:00Z">
          <w:pPr>
            <w:spacing w:before="100" w:beforeAutospacing="1" w:after="100" w:afterAutospacing="1" w:line="240" w:lineRule="auto"/>
          </w:pPr>
        </w:pPrChange>
      </w:pPr>
      <w:ins w:id="607" w:author="Arthur Parmentier" w:date="2020-06-06T14:53:00Z">
        <w:r w:rsidRPr="007C437A">
          <w:rPr>
            <w:rPrChange w:id="608"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609" w:author="Arthur Parmentier" w:date="2020-06-06T14:53:00Z"/>
          <w:rPrChange w:id="610" w:author="Arthur Parmentier" w:date="2020-06-07T15:27:00Z">
            <w:rPr>
              <w:ins w:id="611" w:author="Arthur Parmentier" w:date="2020-06-06T14:53:00Z"/>
              <w:lang w:val="fr-FR"/>
            </w:rPr>
          </w:rPrChange>
        </w:rPr>
      </w:pPr>
      <w:ins w:id="612" w:author="Arthur Parmentier" w:date="2020-06-06T14:53:00Z">
        <w:r w:rsidRPr="007C437A">
          <w:rPr>
            <w:rPrChange w:id="613"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614"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615" w:author="Arthur Parmentier" w:date="2020-06-06T15:08:00Z"/>
          <w:rPrChange w:id="616" w:author="Arthur Parmentier" w:date="2020-06-07T15:27:00Z">
            <w:rPr>
              <w:ins w:id="617" w:author="Arthur Parmentier" w:date="2020-06-06T15:08:00Z"/>
              <w:lang w:val="fr-FR"/>
            </w:rPr>
          </w:rPrChange>
        </w:rPr>
      </w:pPr>
      <w:ins w:id="618" w:author="Arthur Parmentier" w:date="2020-06-06T14:58:00Z">
        <w:r w:rsidRPr="007C437A">
          <w:rPr>
            <w:rPrChange w:id="619" w:author="Arthur Parmentier" w:date="2020-06-07T15:27:00Z">
              <w:rPr>
                <w:lang w:val="fr-FR"/>
              </w:rPr>
            </w:rPrChange>
          </w:rPr>
          <w:t xml:space="preserve">One important remark is that </w:t>
        </w:r>
      </w:ins>
      <w:ins w:id="620" w:author="Arthur Parmentier" w:date="2020-06-06T14:56:00Z">
        <w:r w:rsidRPr="007C437A">
          <w:rPr>
            <w:rPrChange w:id="621" w:author="Arthur Parmentier" w:date="2020-06-07T15:27:00Z">
              <w:rPr>
                <w:lang w:val="fr-FR"/>
              </w:rPr>
            </w:rPrChange>
          </w:rPr>
          <w:t>SP has emerged in emergency.</w:t>
        </w:r>
      </w:ins>
      <w:ins w:id="622" w:author="Arthur Parmentier" w:date="2020-06-06T15:03:00Z">
        <w:r w:rsidR="002827FA" w:rsidRPr="007C437A">
          <w:rPr>
            <w:rPrChange w:id="623" w:author="Arthur Parmentier" w:date="2020-06-07T15:27:00Z">
              <w:rPr>
                <w:lang w:val="fr-FR"/>
              </w:rPr>
            </w:rPrChange>
          </w:rPr>
          <w:t xml:space="preserve"> At the opposite of oral and written languages that we know ha</w:t>
        </w:r>
      </w:ins>
      <w:ins w:id="624" w:author="Arthur Parmentier" w:date="2020-06-06T15:04:00Z">
        <w:r w:rsidR="002827FA" w:rsidRPr="007C437A">
          <w:rPr>
            <w:rPrChange w:id="625" w:author="Arthur Parmentier" w:date="2020-06-07T15:27:00Z">
              <w:rPr>
                <w:lang w:val="fr-FR"/>
              </w:rPr>
            </w:rPrChange>
          </w:rPr>
          <w:t xml:space="preserve">ve emerged and </w:t>
        </w:r>
      </w:ins>
      <w:ins w:id="626" w:author="Arthur Parmentier" w:date="2020-06-07T15:27:00Z">
        <w:r w:rsidR="00F14388" w:rsidRPr="007C437A">
          <w:t>developed</w:t>
        </w:r>
      </w:ins>
      <w:ins w:id="627" w:author="Arthur Parmentier" w:date="2020-06-06T15:04:00Z">
        <w:r w:rsidR="002827FA" w:rsidRPr="007C437A">
          <w:rPr>
            <w:rPrChange w:id="628" w:author="Arthur Parmentier" w:date="2020-06-07T15:27:00Z">
              <w:rPr>
                <w:lang w:val="fr-FR"/>
              </w:rPr>
            </w:rPrChange>
          </w:rPr>
          <w:t xml:space="preserve"> in </w:t>
        </w:r>
      </w:ins>
      <w:ins w:id="629" w:author="Arthur Parmentier" w:date="2020-06-07T15:27:00Z">
        <w:r w:rsidR="00F14388" w:rsidRPr="007C437A">
          <w:t>thousands</w:t>
        </w:r>
      </w:ins>
      <w:ins w:id="630" w:author="Arthur Parmentier" w:date="2020-06-06T15:04:00Z">
        <w:r w:rsidR="002827FA" w:rsidRPr="007C437A">
          <w:rPr>
            <w:rPrChange w:id="631" w:author="Arthur Parmentier" w:date="2020-06-07T15:27:00Z">
              <w:rPr>
                <w:lang w:val="fr-FR"/>
              </w:rPr>
            </w:rPrChange>
          </w:rPr>
          <w:t xml:space="preserve"> of years, </w:t>
        </w:r>
      </w:ins>
      <w:ins w:id="632" w:author="Arthur Parmentier" w:date="2020-06-06T15:00:00Z">
        <w:r w:rsidRPr="007C437A">
          <w:rPr>
            <w:rPrChange w:id="633" w:author="Arthur Parmentier" w:date="2020-06-07T15:27:00Z">
              <w:rPr>
                <w:lang w:val="fr-FR"/>
              </w:rPr>
            </w:rPrChange>
          </w:rPr>
          <w:t xml:space="preserve">Thompson had to construct signs </w:t>
        </w:r>
      </w:ins>
      <w:ins w:id="634" w:author="Arthur Parmentier" w:date="2020-06-06T15:04:00Z">
        <w:r w:rsidR="002827FA" w:rsidRPr="007C437A">
          <w:rPr>
            <w:rPrChange w:id="635" w:author="Arthur Parmentier" w:date="2020-06-07T15:27:00Z">
              <w:rPr>
                <w:lang w:val="fr-FR"/>
              </w:rPr>
            </w:rPrChange>
          </w:rPr>
          <w:t xml:space="preserve">and a syntax </w:t>
        </w:r>
      </w:ins>
      <w:ins w:id="636" w:author="Arthur Parmentier" w:date="2020-06-06T15:00:00Z">
        <w:r w:rsidRPr="007C437A">
          <w:rPr>
            <w:rPrChange w:id="637" w:author="Arthur Parmentier" w:date="2020-06-07T15:27:00Z">
              <w:rPr>
                <w:lang w:val="fr-FR"/>
              </w:rPr>
            </w:rPrChange>
          </w:rPr>
          <w:t>that he thought the orchestra would understand</w:t>
        </w:r>
      </w:ins>
      <w:ins w:id="638" w:author="Arthur Parmentier" w:date="2020-06-06T15:07:00Z">
        <w:r w:rsidR="00DF2693" w:rsidRPr="007C437A">
          <w:rPr>
            <w:rPrChange w:id="639" w:author="Arthur Parmentier" w:date="2020-06-07T15:27:00Z">
              <w:rPr>
                <w:lang w:val="fr-FR"/>
              </w:rPr>
            </w:rPrChange>
          </w:rPr>
          <w:t xml:space="preserve"> </w:t>
        </w:r>
      </w:ins>
      <w:ins w:id="640" w:author="Arthur Parmentier" w:date="2020-06-06T15:03:00Z">
        <w:r w:rsidR="0090325B" w:rsidRPr="007C437A">
          <w:rPr>
            <w:rPrChange w:id="641" w:author="Arthur Parmentier" w:date="2020-06-07T15:27:00Z">
              <w:rPr>
                <w:lang w:val="fr-FR"/>
              </w:rPr>
            </w:rPrChange>
          </w:rPr>
          <w:t>on the fly</w:t>
        </w:r>
      </w:ins>
      <w:ins w:id="642" w:author="Arthur Parmentier" w:date="2020-06-06T15:07:00Z">
        <w:r w:rsidR="00DF2693" w:rsidRPr="007C437A">
          <w:rPr>
            <w:rPrChange w:id="643" w:author="Arthur Parmentier" w:date="2020-06-07T15:27:00Z">
              <w:rPr>
                <w:lang w:val="fr-FR"/>
              </w:rPr>
            </w:rPrChange>
          </w:rPr>
          <w:t xml:space="preserve"> without being able to d</w:t>
        </w:r>
      </w:ins>
      <w:ins w:id="644" w:author="Arthur Parmentier" w:date="2020-06-06T15:08:00Z">
        <w:r w:rsidR="00DF2693" w:rsidRPr="007C437A">
          <w:rPr>
            <w:rPrChange w:id="645" w:author="Arthur Parmentier" w:date="2020-06-07T15:27:00Z">
              <w:rPr>
                <w:lang w:val="fr-FR"/>
              </w:rPr>
            </w:rPrChange>
          </w:rPr>
          <w:t xml:space="preserve">iscuss prior conventions. </w:t>
        </w:r>
      </w:ins>
    </w:p>
    <w:p w:rsidR="00765D65" w:rsidRDefault="00DF2693">
      <w:pPr>
        <w:rPr>
          <w:ins w:id="646" w:author="Arthur Parmentier" w:date="2020-06-07T19:15:00Z"/>
        </w:rPr>
      </w:pPr>
      <w:ins w:id="647" w:author="Arthur Parmentier" w:date="2020-06-06T15:08:00Z">
        <w:r w:rsidRPr="007C437A">
          <w:rPr>
            <w:rPrChange w:id="648" w:author="Arthur Parmentier" w:date="2020-06-07T15:27:00Z">
              <w:rPr>
                <w:lang w:val="fr-FR"/>
              </w:rPr>
            </w:rPrChange>
          </w:rPr>
          <w:t xml:space="preserve">Even though later, signs were discussed and learned </w:t>
        </w:r>
      </w:ins>
      <w:ins w:id="649" w:author="Arthur Parmentier" w:date="2020-06-06T15:09:00Z">
        <w:r w:rsidRPr="007C437A">
          <w:rPr>
            <w:rPrChange w:id="650" w:author="Arthur Parmentier" w:date="2020-06-07T15:27:00Z">
              <w:rPr>
                <w:lang w:val="fr-FR"/>
              </w:rPr>
            </w:rPrChange>
          </w:rPr>
          <w:t xml:space="preserve">with </w:t>
        </w:r>
      </w:ins>
      <w:ins w:id="651" w:author="Arthur Parmentier" w:date="2020-06-06T15:08:00Z">
        <w:r w:rsidRPr="007C437A">
          <w:rPr>
            <w:rPrChange w:id="652" w:author="Arthur Parmentier" w:date="2020-06-07T15:27:00Z">
              <w:rPr>
                <w:lang w:val="fr-FR"/>
              </w:rPr>
            </w:rPrChange>
          </w:rPr>
          <w:t>convention</w:t>
        </w:r>
      </w:ins>
      <w:ins w:id="653" w:author="Arthur Parmentier" w:date="2020-06-06T15:09:00Z">
        <w:r w:rsidRPr="007C437A">
          <w:rPr>
            <w:rPrChange w:id="654" w:author="Arthur Parmentier" w:date="2020-06-07T15:27:00Z">
              <w:rPr>
                <w:lang w:val="fr-FR"/>
              </w:rPr>
            </w:rPrChange>
          </w:rPr>
          <w:t>s</w:t>
        </w:r>
      </w:ins>
      <w:ins w:id="655" w:author="Arthur Parmentier" w:date="2020-06-06T15:08:00Z">
        <w:r w:rsidRPr="007C437A">
          <w:rPr>
            <w:rPrChange w:id="656" w:author="Arthur Parmentier" w:date="2020-06-07T15:27:00Z">
              <w:rPr>
                <w:lang w:val="fr-FR"/>
              </w:rPr>
            </w:rPrChange>
          </w:rPr>
          <w:t xml:space="preserve">, </w:t>
        </w:r>
      </w:ins>
      <w:ins w:id="657" w:author="Arthur Parmentier" w:date="2020-06-06T15:13:00Z">
        <w:r w:rsidR="00784AD2" w:rsidRPr="007C437A">
          <w:rPr>
            <w:rPrChange w:id="658" w:author="Arthur Parmentier" w:date="2020-06-07T15:27:00Z">
              <w:rPr>
                <w:lang w:val="fr-FR"/>
              </w:rPr>
            </w:rPrChange>
          </w:rPr>
          <w:t xml:space="preserve">the fact that signs </w:t>
        </w:r>
      </w:ins>
      <w:ins w:id="659" w:author="Arthur Parmentier" w:date="2020-06-06T15:14:00Z">
        <w:r w:rsidR="00784AD2" w:rsidRPr="007C437A">
          <w:rPr>
            <w:rPrChange w:id="660" w:author="Arthur Parmentier" w:date="2020-06-07T15:27:00Z">
              <w:rPr>
                <w:lang w:val="fr-FR"/>
              </w:rPr>
            </w:rPrChange>
          </w:rPr>
          <w:t xml:space="preserve">must be learned and understood </w:t>
        </w:r>
      </w:ins>
      <w:ins w:id="661" w:author="Arthur Parmentier" w:date="2020-06-06T15:18:00Z">
        <w:r w:rsidR="00784AD2" w:rsidRPr="007C437A">
          <w:rPr>
            <w:rPrChange w:id="662" w:author="Arthur Parmentier" w:date="2020-06-07T15:27:00Z">
              <w:rPr>
                <w:lang w:val="fr-FR"/>
              </w:rPr>
            </w:rPrChange>
          </w:rPr>
          <w:t>quickly had important consequences that will discuss later.</w:t>
        </w:r>
      </w:ins>
    </w:p>
    <w:p w:rsidR="00951A39" w:rsidRPr="007C437A" w:rsidRDefault="00951A39">
      <w:ins w:id="663" w:author="Arthur Parmentier" w:date="2020-06-07T19:20:00Z">
        <w:r>
          <w:t>What Thompson describes is what turned out to be the</w:t>
        </w:r>
      </w:ins>
      <w:ins w:id="664" w:author="Arthur Parmentier" w:date="2020-06-07T19:16:00Z">
        <w:r>
          <w:t xml:space="preserve"> most common configuration</w:t>
        </w:r>
      </w:ins>
      <w:ins w:id="665" w:author="Arthur Parmentier" w:date="2020-06-07T19:20:00Z">
        <w:r>
          <w:t xml:space="preserve"> of</w:t>
        </w:r>
      </w:ins>
      <w:ins w:id="666" w:author="Arthur Parmentier" w:date="2020-06-07T19:16:00Z">
        <w:r>
          <w:t xml:space="preserve"> </w:t>
        </w:r>
      </w:ins>
      <w:ins w:id="667" w:author="Arthur Parmentier" w:date="2020-06-07T19:21:00Z">
        <w:r w:rsidR="00F127C5">
          <w:t>SP:</w:t>
        </w:r>
        <w:r>
          <w:t xml:space="preserve"> </w:t>
        </w:r>
      </w:ins>
      <w:ins w:id="668" w:author="Arthur Parmentier" w:date="2020-06-07T19:16:00Z">
        <w:r>
          <w:t>a single composer</w:t>
        </w:r>
      </w:ins>
      <w:ins w:id="669" w:author="Arthur Parmentier" w:date="2020-06-07T19:21:00Z">
        <w:r>
          <w:t xml:space="preserve"> (sometimes a few)</w:t>
        </w:r>
      </w:ins>
      <w:ins w:id="670" w:author="Arthur Parmentier" w:date="2020-06-07T19:16:00Z">
        <w:r>
          <w:t xml:space="preserve"> that faces an orchestra of performers. The soundp</w:t>
        </w:r>
      </w:ins>
      <w:ins w:id="671" w:author="Arthur Parmentier" w:date="2020-06-07T19:17:00Z">
        <w:r>
          <w:t xml:space="preserve">ainter creates requests to the performers using the sign language in real-time, during the performance. </w:t>
        </w:r>
      </w:ins>
      <w:ins w:id="672" w:author="Arthur Parmentier" w:date="2020-06-07T19:18:00Z">
        <w:r>
          <w:t xml:space="preserve">At the exception of two signs, the performers do not sign to the composer but rather propose </w:t>
        </w:r>
      </w:ins>
      <w:ins w:id="673" w:author="Arthur Parmentier" w:date="2020-06-07T19:19:00Z">
        <w:r>
          <w:t>material that he will shape and compose with.</w:t>
        </w:r>
      </w:ins>
    </w:p>
    <w:p w:rsidR="00915AFD" w:rsidRPr="007C437A" w:rsidRDefault="00A938B2" w:rsidP="006D5BBB">
      <w:pPr>
        <w:pStyle w:val="Titre2"/>
        <w:pPrChange w:id="674" w:author="Arthur Parmentier" w:date="2020-06-07T21:11:00Z">
          <w:pPr>
            <w:pStyle w:val="Titre2"/>
          </w:pPr>
        </w:pPrChange>
      </w:pPr>
      <w:bookmarkStart w:id="675" w:name="_Toc40025930"/>
      <w:bookmarkStart w:id="676" w:name="_Toc42449801"/>
      <w:ins w:id="677" w:author="Arthur Parmentier" w:date="2020-05-14T14:10:00Z">
        <w:r w:rsidRPr="007C437A">
          <w:t>Developments</w:t>
        </w:r>
      </w:ins>
      <w:bookmarkEnd w:id="676"/>
      <w:del w:id="678" w:author="Arthur Parmentier" w:date="2020-05-14T14:10:00Z">
        <w:r w:rsidR="00915AFD" w:rsidRPr="007C437A" w:rsidDel="00A938B2">
          <w:delText>A new</w:delText>
        </w:r>
      </w:del>
      <w:del w:id="679" w:author="Arthur Parmentier" w:date="2020-05-14T14:09:00Z">
        <w:r w:rsidR="00915AFD" w:rsidRPr="007C437A" w:rsidDel="00706FFA">
          <w:delText xml:space="preserve"> form</w:delText>
        </w:r>
      </w:del>
      <w:del w:id="680" w:author="Arthur Parmentier" w:date="2020-05-14T14:10:00Z">
        <w:r w:rsidR="00915AFD" w:rsidRPr="007C437A" w:rsidDel="00A938B2">
          <w:delText xml:space="preserve"> of c</w:delText>
        </w:r>
      </w:del>
      <w:del w:id="681" w:author="Arthur Parmentier" w:date="2020-05-14T14:11:00Z">
        <w:r w:rsidR="00915AFD" w:rsidRPr="007C437A" w:rsidDel="00A938B2">
          <w:delText>omposition</w:delText>
        </w:r>
      </w:del>
      <w:bookmarkEnd w:id="675"/>
    </w:p>
    <w:p w:rsidR="00486FDC" w:rsidRPr="007C437A" w:rsidDel="00A938B2" w:rsidRDefault="00486FDC">
      <w:pPr>
        <w:pStyle w:val="Titre3"/>
        <w:rPr>
          <w:del w:id="682" w:author="Arthur Parmentier" w:date="2020-05-14T14:10:00Z"/>
        </w:rPr>
      </w:pPr>
      <w:bookmarkStart w:id="683" w:name="_Toc40025931"/>
      <w:del w:id="684" w:author="Arthur Parmentier" w:date="2020-05-14T14:10:00Z">
        <w:r w:rsidRPr="007C437A" w:rsidDel="00A938B2">
          <w:delText>Sign language: from cultural concepts to performance</w:delText>
        </w:r>
        <w:bookmarkStart w:id="685" w:name="_Toc40363654"/>
        <w:bookmarkStart w:id="686" w:name="_Toc40363717"/>
        <w:bookmarkStart w:id="687" w:name="_Toc40431426"/>
        <w:bookmarkStart w:id="688" w:name="_Toc41067154"/>
        <w:bookmarkStart w:id="689" w:name="_Toc42258969"/>
        <w:bookmarkStart w:id="690" w:name="_Toc42259046"/>
        <w:bookmarkStart w:id="691" w:name="_Toc42449720"/>
        <w:bookmarkStart w:id="692" w:name="_Toc42449802"/>
        <w:bookmarkEnd w:id="683"/>
        <w:bookmarkEnd w:id="685"/>
        <w:bookmarkEnd w:id="686"/>
        <w:bookmarkEnd w:id="687"/>
        <w:bookmarkEnd w:id="688"/>
        <w:bookmarkEnd w:id="689"/>
        <w:bookmarkEnd w:id="690"/>
        <w:bookmarkEnd w:id="691"/>
        <w:bookmarkEnd w:id="692"/>
      </w:del>
    </w:p>
    <w:p w:rsidR="00486FDC" w:rsidRPr="007C437A" w:rsidDel="00A938B2" w:rsidRDefault="00486FDC" w:rsidP="00E6654A">
      <w:pPr>
        <w:rPr>
          <w:del w:id="693" w:author="Arthur Parmentier" w:date="2020-05-14T14:10:00Z"/>
        </w:rPr>
      </w:pPr>
      <w:del w:id="694"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95" w:name="_Toc40363655"/>
        <w:bookmarkStart w:id="696" w:name="_Toc40363718"/>
        <w:bookmarkStart w:id="697" w:name="_Toc40431427"/>
        <w:bookmarkStart w:id="698" w:name="_Toc41067155"/>
        <w:bookmarkStart w:id="699" w:name="_Toc42258970"/>
        <w:bookmarkStart w:id="700" w:name="_Toc42259047"/>
        <w:bookmarkStart w:id="701" w:name="_Toc42449721"/>
        <w:bookmarkStart w:id="702" w:name="_Toc42449803"/>
        <w:bookmarkEnd w:id="695"/>
        <w:bookmarkEnd w:id="696"/>
        <w:bookmarkEnd w:id="697"/>
        <w:bookmarkEnd w:id="698"/>
        <w:bookmarkEnd w:id="699"/>
        <w:bookmarkEnd w:id="700"/>
        <w:bookmarkEnd w:id="701"/>
        <w:bookmarkEnd w:id="702"/>
      </w:del>
    </w:p>
    <w:p w:rsidR="00665CB4" w:rsidRPr="007C437A" w:rsidDel="00A938B2" w:rsidRDefault="00665CB4" w:rsidP="00E6654A">
      <w:pPr>
        <w:rPr>
          <w:del w:id="703" w:author="Arthur Parmentier" w:date="2020-05-14T14:10:00Z"/>
        </w:rPr>
      </w:pPr>
      <w:del w:id="704" w:author="Arthur Parmentier" w:date="2020-05-14T14:10:00Z">
        <w:r w:rsidRPr="007C437A" w:rsidDel="00A938B2">
          <w:delText xml:space="preserve">Develop cultural aspects examples. </w:delText>
        </w:r>
        <w:bookmarkStart w:id="705" w:name="_Toc40363656"/>
        <w:bookmarkStart w:id="706" w:name="_Toc40363719"/>
        <w:bookmarkStart w:id="707" w:name="_Toc40431428"/>
        <w:bookmarkStart w:id="708" w:name="_Toc41067156"/>
        <w:bookmarkStart w:id="709" w:name="_Toc42258971"/>
        <w:bookmarkStart w:id="710" w:name="_Toc42259048"/>
        <w:bookmarkStart w:id="711" w:name="_Toc42449722"/>
        <w:bookmarkStart w:id="712" w:name="_Toc42449804"/>
        <w:bookmarkEnd w:id="705"/>
        <w:bookmarkEnd w:id="706"/>
        <w:bookmarkEnd w:id="707"/>
        <w:bookmarkEnd w:id="708"/>
        <w:bookmarkEnd w:id="709"/>
        <w:bookmarkEnd w:id="710"/>
        <w:bookmarkEnd w:id="711"/>
        <w:bookmarkEnd w:id="712"/>
      </w:del>
    </w:p>
    <w:p w:rsidR="00486FDC" w:rsidRPr="007C437A" w:rsidDel="00A938B2" w:rsidRDefault="00486FDC" w:rsidP="00E6654A">
      <w:pPr>
        <w:rPr>
          <w:del w:id="713" w:author="Arthur Parmentier" w:date="2020-05-14T14:10:00Z"/>
        </w:rPr>
      </w:pPr>
      <w:del w:id="714" w:author="Arthur Parmentier" w:date="2020-05-14T14:10:00Z">
        <w:r w:rsidRPr="007C437A" w:rsidDel="00A938B2">
          <w:delText xml:space="preserve">Q: Is it only a mere translation of old concepts into a more efficient sign/gestural </w:delText>
        </w:r>
      </w:del>
      <w:del w:id="715" w:author="Arthur Parmentier" w:date="2020-05-13T09:25:00Z">
        <w:r w:rsidRPr="007C437A" w:rsidDel="00990A90">
          <w:delText>langage</w:delText>
        </w:r>
      </w:del>
      <w:del w:id="716" w:author="Arthur Parmentier" w:date="2020-05-14T14:10:00Z">
        <w:r w:rsidRPr="007C437A" w:rsidDel="00A938B2">
          <w:delText>? A: no. It also has emergent properties (think of shapeline).</w:delText>
        </w:r>
        <w:bookmarkStart w:id="717" w:name="_Toc40363657"/>
        <w:bookmarkStart w:id="718" w:name="_Toc40363720"/>
        <w:bookmarkStart w:id="719" w:name="_Toc40431429"/>
        <w:bookmarkStart w:id="720" w:name="_Toc41067157"/>
        <w:bookmarkStart w:id="721" w:name="_Toc42258972"/>
        <w:bookmarkStart w:id="722" w:name="_Toc42259049"/>
        <w:bookmarkStart w:id="723" w:name="_Toc42449723"/>
        <w:bookmarkStart w:id="724" w:name="_Toc42449805"/>
        <w:bookmarkEnd w:id="717"/>
        <w:bookmarkEnd w:id="718"/>
        <w:bookmarkEnd w:id="719"/>
        <w:bookmarkEnd w:id="720"/>
        <w:bookmarkEnd w:id="721"/>
        <w:bookmarkEnd w:id="722"/>
        <w:bookmarkEnd w:id="723"/>
        <w:bookmarkEnd w:id="724"/>
      </w:del>
    </w:p>
    <w:p w:rsidR="00486FDC" w:rsidRPr="007C437A" w:rsidRDefault="00915AFD">
      <w:pPr>
        <w:pStyle w:val="Titre3"/>
      </w:pPr>
      <w:bookmarkStart w:id="725" w:name="_Toc40025932"/>
      <w:bookmarkStart w:id="726" w:name="_Toc42449806"/>
      <w:r w:rsidRPr="007C437A">
        <w:t>A m</w:t>
      </w:r>
      <w:r w:rsidR="003706BA" w:rsidRPr="007C437A">
        <w:t>ultidisciplinary language</w:t>
      </w:r>
      <w:bookmarkEnd w:id="725"/>
      <w:bookmarkEnd w:id="726"/>
    </w:p>
    <w:p w:rsidR="007F1E08" w:rsidRDefault="001875CF" w:rsidP="00E6654A">
      <w:pPr>
        <w:rPr>
          <w:ins w:id="727" w:author="Arthur Parmentier" w:date="2020-06-07T18:47:00Z"/>
        </w:rPr>
      </w:pPr>
      <w:ins w:id="728" w:author="Arthur Parmentier" w:date="2020-06-06T15:41:00Z">
        <w:r w:rsidRPr="007C437A">
          <w:t xml:space="preserve">One of the most important development of SP </w:t>
        </w:r>
      </w:ins>
      <w:ins w:id="729" w:author="Arthur Parmentier" w:date="2020-06-06T15:47:00Z">
        <w:r w:rsidR="00AC50C0" w:rsidRPr="007C437A">
          <w:t xml:space="preserve">in the 90’s and later </w:t>
        </w:r>
      </w:ins>
      <w:ins w:id="730" w:author="Arthur Parmentier" w:date="2020-06-06T15:41:00Z">
        <w:r w:rsidRPr="007C437A">
          <w:t xml:space="preserve">is </w:t>
        </w:r>
      </w:ins>
      <w:ins w:id="731" w:author="Arthur Parmentier" w:date="2020-06-06T15:42:00Z">
        <w:r w:rsidRPr="007C437A">
          <w:t xml:space="preserve">its use with several disciplines: </w:t>
        </w:r>
      </w:ins>
      <w:ins w:id="732" w:author="Arthur Parmentier" w:date="2020-06-06T15:43:00Z">
        <w:r w:rsidRPr="007C437A">
          <w:t xml:space="preserve">music, dance, acting, </w:t>
        </w:r>
      </w:ins>
      <w:ins w:id="733" w:author="Arthur Parmentier" w:date="2020-06-06T15:44:00Z">
        <w:r w:rsidR="00BA026A" w:rsidRPr="007C437A">
          <w:t xml:space="preserve">all visual arts, sculpture… </w:t>
        </w:r>
      </w:ins>
      <w:ins w:id="734" w:author="Arthur Parmentier" w:date="2020-06-06T15:45:00Z">
        <w:r w:rsidR="00BA026A" w:rsidRPr="007C437A">
          <w:t xml:space="preserve">Recently, SP was </w:t>
        </w:r>
      </w:ins>
      <w:ins w:id="735" w:author="Arthur Parmentier" w:date="2020-06-07T19:23:00Z">
        <w:r w:rsidR="00582372">
          <w:t xml:space="preserve">even </w:t>
        </w:r>
      </w:ins>
      <w:ins w:id="736" w:author="Arthur Parmentier" w:date="2020-06-06T15:45:00Z">
        <w:r w:rsidR="00BA026A" w:rsidRPr="007C437A">
          <w:t>used to control a swarm of drones</w:t>
        </w:r>
        <w:r w:rsidR="00BA026A" w:rsidRPr="007C437A">
          <w:rPr>
            <w:rStyle w:val="Appelnotedebasdep"/>
          </w:rPr>
          <w:footnoteReference w:id="1"/>
        </w:r>
      </w:ins>
      <w:ins w:id="743" w:author="Arthur Parmentier" w:date="2020-06-07T19:24:00Z">
        <w:r w:rsidR="00D15826">
          <w:t xml:space="preserve">, showing the </w:t>
        </w:r>
      </w:ins>
      <w:ins w:id="744" w:author="Arthur Parmentier" w:date="2020-06-07T19:25:00Z">
        <w:r w:rsidR="00D15826">
          <w:t>diversity of instruments and disciplines it can be meaningful to.</w:t>
        </w:r>
      </w:ins>
    </w:p>
    <w:p w:rsidR="00E06654" w:rsidRDefault="00E06654" w:rsidP="00E06654">
      <w:pPr>
        <w:rPr>
          <w:ins w:id="745" w:author="Arthur Parmentier" w:date="2020-06-07T18:49:00Z"/>
        </w:rPr>
      </w:pPr>
      <w:ins w:id="746" w:author="Arthur Parmentier" w:date="2020-06-07T18:47:00Z">
        <w:r>
          <w:t xml:space="preserve">Walter explains </w:t>
        </w:r>
      </w:ins>
      <w:ins w:id="747" w:author="Arthur Parmentier" w:date="2020-06-07T18:49:00Z">
        <w:r>
          <w:t xml:space="preserve">that “Performers first learning Soundpainting won’t relate it to any specific discipline because of its multidisciplinary applications. </w:t>
        </w:r>
      </w:ins>
      <w:ins w:id="748" w:author="Arthur Parmentier" w:date="2020-06-07T18:50:00Z">
        <w:r>
          <w:t>[He]</w:t>
        </w:r>
      </w:ins>
      <w:ins w:id="749"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50" w:author="Arthur Parmentier" w:date="2020-06-07T18:50:00Z">
        <w:r w:rsidR="008E2F19">
          <w:t>”</w:t>
        </w:r>
      </w:ins>
    </w:p>
    <w:p w:rsidR="00E06654" w:rsidRDefault="008E2F19" w:rsidP="00E06654">
      <w:pPr>
        <w:rPr>
          <w:ins w:id="751" w:author="Arthur Parmentier" w:date="2020-06-07T18:51:00Z"/>
        </w:rPr>
      </w:pPr>
      <w:ins w:id="752" w:author="Arthur Parmentier" w:date="2020-06-07T18:50:00Z">
        <w:r>
          <w:t>To the question “</w:t>
        </w:r>
      </w:ins>
      <w:ins w:id="753" w:author="Arthur Parmentier" w:date="2020-06-07T18:49:00Z">
        <w:r w:rsidR="00E06654">
          <w:t>Are all your gestures intended to be interpretable by both musicians and dancers?</w:t>
        </w:r>
      </w:ins>
      <w:ins w:id="754" w:author="Arthur Parmentier" w:date="2020-06-07T18:50:00Z">
        <w:r>
          <w:t>”, he answers: “</w:t>
        </w:r>
      </w:ins>
      <w:ins w:id="755"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56" w:author="Arthur Parmentier" w:date="2020-06-07T18:50:00Z">
        <w:r>
          <w:t>”</w:t>
        </w:r>
        <w:r w:rsidR="000953B3">
          <w:rPr>
            <w:rStyle w:val="Appelnotedebasdep"/>
          </w:rPr>
          <w:footnoteReference w:id="2"/>
        </w:r>
      </w:ins>
    </w:p>
    <w:p w:rsidR="00736EF4" w:rsidRPr="007C437A" w:rsidRDefault="008538C8" w:rsidP="00E06654">
      <w:pPr>
        <w:rPr>
          <w:ins w:id="759" w:author="Arthur Parmentier" w:date="2020-06-06T15:19:00Z"/>
        </w:rPr>
      </w:pPr>
      <w:ins w:id="760" w:author="Arthur Parmentier" w:date="2020-06-07T18:51:00Z">
        <w:r>
          <w:t xml:space="preserve">The </w:t>
        </w:r>
      </w:ins>
      <w:ins w:id="761" w:author="Arthur Parmentier" w:date="2020-06-07T19:25:00Z">
        <w:r w:rsidR="00352C06">
          <w:t xml:space="preserve">multi-disciplinary component of SP is now at the core of its </w:t>
        </w:r>
      </w:ins>
      <w:ins w:id="762"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63" w:author="Arthur Parmentier" w:date="2020-06-06T15:47:00Z"/>
        </w:rPr>
      </w:pPr>
      <w:del w:id="764" w:author="Arthur Parmentier" w:date="2020-06-06T15:47:00Z">
        <w:r w:rsidRPr="007C437A" w:rsidDel="00AC50C0">
          <w:delText>SP not limited to music performance. Signs started to be created by W himself from 90+ for multidisciplinary performance.</w:delText>
        </w:r>
        <w:bookmarkStart w:id="765" w:name="_Toc42449725"/>
        <w:bookmarkStart w:id="766" w:name="_Toc42449807"/>
        <w:bookmarkEnd w:id="765"/>
        <w:bookmarkEnd w:id="766"/>
      </w:del>
    </w:p>
    <w:p w:rsidR="00C75BE3" w:rsidRDefault="00C75BE3">
      <w:pPr>
        <w:pStyle w:val="Titre3"/>
        <w:rPr>
          <w:ins w:id="767" w:author="Arthur Parmentier" w:date="2020-06-07T18:02:00Z"/>
        </w:rPr>
      </w:pPr>
      <w:bookmarkStart w:id="768" w:name="_Toc40025933"/>
      <w:bookmarkStart w:id="769" w:name="_Toc42449808"/>
      <w:r w:rsidRPr="007C437A">
        <w:t xml:space="preserve">Fertility in Europe, </w:t>
      </w:r>
      <w:r w:rsidR="00ED2072" w:rsidRPr="007C437A">
        <w:t xml:space="preserve">worldwide </w:t>
      </w:r>
      <w:r w:rsidRPr="007C437A">
        <w:t>spread</w:t>
      </w:r>
      <w:r w:rsidR="00ED2072" w:rsidRPr="007C437A">
        <w:t xml:space="preserve"> in </w:t>
      </w:r>
      <w:del w:id="770" w:author="Arthur Parmentier" w:date="2020-06-07T17:56:00Z">
        <w:r w:rsidR="00ED2072" w:rsidRPr="007C437A" w:rsidDel="00252940">
          <w:delText xml:space="preserve">modern </w:delText>
        </w:r>
      </w:del>
      <w:ins w:id="771" w:author="Arthur Parmentier" w:date="2020-06-07T17:56:00Z">
        <w:r w:rsidR="00252940">
          <w:t>Western</w:t>
        </w:r>
        <w:r w:rsidR="00252940" w:rsidRPr="007C437A">
          <w:t xml:space="preserve"> </w:t>
        </w:r>
      </w:ins>
      <w:r w:rsidR="00ED2072" w:rsidRPr="007C437A">
        <w:t>societ</w:t>
      </w:r>
      <w:ins w:id="772" w:author="Arthur Parmentier" w:date="2020-06-07T19:27:00Z">
        <w:r w:rsidR="004E5194">
          <w:t>ies</w:t>
        </w:r>
      </w:ins>
      <w:del w:id="773" w:author="Arthur Parmentier" w:date="2020-06-07T17:57:00Z">
        <w:r w:rsidR="00ED2072" w:rsidRPr="007C437A" w:rsidDel="00252940">
          <w:delText>i</w:delText>
        </w:r>
      </w:del>
      <w:del w:id="774" w:author="Arthur Parmentier" w:date="2020-06-07T17:56:00Z">
        <w:r w:rsidR="00ED2072" w:rsidRPr="007C437A" w:rsidDel="00252940">
          <w:delText>es</w:delText>
        </w:r>
      </w:del>
      <w:bookmarkEnd w:id="768"/>
      <w:ins w:id="775" w:author="Arthur Parmentier" w:date="2020-06-06T15:57:00Z">
        <w:r w:rsidR="00FA052A" w:rsidRPr="007C437A">
          <w:t>, the constr</w:t>
        </w:r>
      </w:ins>
      <w:ins w:id="776" w:author="Arthur Parmentier" w:date="2020-06-06T15:58:00Z">
        <w:r w:rsidR="00FA052A" w:rsidRPr="007C437A">
          <w:t xml:space="preserve">uction of a community and the beginning of the </w:t>
        </w:r>
      </w:ins>
      <w:ins w:id="777" w:author="Arthur Parmentier" w:date="2020-06-06T15:59:00Z">
        <w:r w:rsidR="00FA052A" w:rsidRPr="007C437A">
          <w:t>normalization of SP</w:t>
        </w:r>
      </w:ins>
      <w:bookmarkEnd w:id="769"/>
    </w:p>
    <w:p w:rsidR="00514370" w:rsidRPr="00514370" w:rsidRDefault="00514370">
      <w:pPr>
        <w:pStyle w:val="Titre4"/>
        <w:rPr>
          <w:rPrChange w:id="778" w:author="Arthur Parmentier" w:date="2020-06-07T18:02:00Z">
            <w:rPr/>
          </w:rPrChange>
        </w:rPr>
        <w:pPrChange w:id="779" w:author="Arthur Parmentier" w:date="2020-06-07T18:02:00Z">
          <w:pPr>
            <w:pStyle w:val="Titre3"/>
          </w:pPr>
        </w:pPrChange>
      </w:pPr>
      <w:ins w:id="780" w:author="Arthur Parmentier" w:date="2020-06-07T18:02:00Z">
        <w:r>
          <w:t>An important spread and growth in Western soci</w:t>
        </w:r>
      </w:ins>
      <w:ins w:id="781"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82" w:author="Arthur Parmentier" w:date="2020-06-07T19:28:00Z">
        <w:r w:rsidR="00AE7556">
          <w:t xml:space="preserve">the growth of </w:t>
        </w:r>
      </w:ins>
      <w:r w:rsidRPr="007C437A">
        <w:t xml:space="preserve">Soundpainting in France, which </w:t>
      </w:r>
      <w:ins w:id="783" w:author="Arthur Parmentier" w:date="2020-06-07T19:28:00Z">
        <w:r w:rsidR="00AA760B">
          <w:t>is now</w:t>
        </w:r>
      </w:ins>
      <w:del w:id="784" w:author="Arthur Parmentier" w:date="2020-06-07T19:28:00Z">
        <w:r w:rsidRPr="007C437A" w:rsidDel="00AA760B">
          <w:delText>now has</w:delText>
        </w:r>
      </w:del>
      <w:r w:rsidRPr="007C437A">
        <w:t xml:space="preserve"> probably </w:t>
      </w:r>
      <w:ins w:id="785" w:author="Arthur Parmentier" w:date="2020-06-07T19:28:00Z">
        <w:r w:rsidR="00AA760B">
          <w:t>its</w:t>
        </w:r>
      </w:ins>
      <w:del w:id="786" w:author="Arthur Parmentier" w:date="2020-06-07T19:28:00Z">
        <w:r w:rsidRPr="007C437A" w:rsidDel="00AA760B">
          <w:delText>the</w:delText>
        </w:r>
      </w:del>
      <w:r w:rsidRPr="007C437A">
        <w:t xml:space="preserve"> largest </w:t>
      </w:r>
      <w:del w:id="787" w:author="Arthur Parmentier" w:date="2020-06-07T19:28:00Z">
        <w:r w:rsidRPr="007C437A" w:rsidDel="00AA760B">
          <w:delText xml:space="preserve">SP </w:delText>
        </w:r>
      </w:del>
      <w:r w:rsidRPr="007C437A">
        <w:t>community over the world.</w:t>
      </w:r>
    </w:p>
    <w:p w:rsidR="00252940" w:rsidRDefault="009A2092" w:rsidP="00E6654A">
      <w:pPr>
        <w:rPr>
          <w:ins w:id="788" w:author="Arthur Parmentier" w:date="2020-06-07T18:03:00Z"/>
        </w:rPr>
      </w:pPr>
      <w:del w:id="789" w:author="Arthur Parmentier" w:date="2020-06-07T19:28:00Z">
        <w:r w:rsidRPr="007C437A" w:rsidDel="007B6B04">
          <w:delText xml:space="preserve">Today, </w:delText>
        </w:r>
      </w:del>
      <w:r w:rsidRPr="007C437A">
        <w:t xml:space="preserve">Soundpainting is </w:t>
      </w:r>
      <w:ins w:id="790" w:author="Arthur Parmentier" w:date="2020-06-07T19:28:00Z">
        <w:r w:rsidR="007B6B04">
          <w:t xml:space="preserve">now </w:t>
        </w:r>
      </w:ins>
      <w:r w:rsidRPr="007C437A">
        <w:t>used for on</w:t>
      </w:r>
      <w:ins w:id="791" w:author="Arthur Parmentier" w:date="2020-06-06T15:49:00Z">
        <w:r w:rsidR="00F479B2" w:rsidRPr="007C437A">
          <w:t xml:space="preserve"> </w:t>
        </w:r>
      </w:ins>
      <w:del w:id="792" w:author="Arthur Parmentier" w:date="2020-06-06T15:50:00Z">
        <w:r w:rsidRPr="007C437A" w:rsidDel="00F479B2">
          <w:delText xml:space="preserve"> </w:delText>
        </w:r>
      </w:del>
      <w:r w:rsidRPr="007C437A">
        <w:t xml:space="preserve">every </w:t>
      </w:r>
      <w:ins w:id="793" w:author="Arthur Parmentier" w:date="2020-06-06T15:50:00Z">
        <w:r w:rsidR="00F479B2" w:rsidRPr="007C437A">
          <w:t xml:space="preserve">populated </w:t>
        </w:r>
      </w:ins>
      <w:r w:rsidRPr="007C437A">
        <w:t>continent</w:t>
      </w:r>
      <w:ins w:id="794" w:author="Arthur Parmentier" w:date="2020-06-06T15:59:00Z">
        <w:r w:rsidR="00FA052A" w:rsidRPr="007C437A">
          <w:t xml:space="preserve">, especially in </w:t>
        </w:r>
      </w:ins>
      <w:ins w:id="795" w:author="Arthur Parmentier" w:date="2020-06-07T17:48:00Z">
        <w:r w:rsidR="00053756">
          <w:t>the Western world</w:t>
        </w:r>
      </w:ins>
      <w:ins w:id="796" w:author="Arthur Parmentier" w:date="2020-06-06T15:59:00Z">
        <w:r w:rsidR="00FA052A" w:rsidRPr="007C437A">
          <w:t>.</w:t>
        </w:r>
        <w:r w:rsidR="00FA052A" w:rsidRPr="007C437A">
          <w:rPr>
            <w:rStyle w:val="Appelnotedebasdep"/>
          </w:rPr>
          <w:footnoteReference w:id="3"/>
        </w:r>
      </w:ins>
      <w:ins w:id="812" w:author="Arthur Parmentier" w:date="2020-06-07T17:57:00Z">
        <w:r w:rsidR="00252940">
          <w:br/>
          <w:t>A</w:t>
        </w:r>
      </w:ins>
      <w:ins w:id="813" w:author="Arthur Parmentier" w:date="2020-06-07T17:58:00Z">
        <w:r w:rsidR="00252940">
          <w:t xml:space="preserve"> community is born around Walter Thompson</w:t>
        </w:r>
      </w:ins>
      <w:ins w:id="814" w:author="Arthur Parmentier" w:date="2020-06-07T18:00:00Z">
        <w:r w:rsidR="00F9296B">
          <w:t xml:space="preserve"> as we</w:t>
        </w:r>
      </w:ins>
      <w:ins w:id="815" w:author="Arthur Parmentier" w:date="2020-06-07T18:01:00Z">
        <w:r w:rsidR="00F9296B">
          <w:t>ll as several SP orchestras on top of the Walter Thompson</w:t>
        </w:r>
      </w:ins>
      <w:ins w:id="816" w:author="Arthur Parmentier" w:date="2020-06-07T18:02:00Z">
        <w:r w:rsidR="00F9296B">
          <w:t xml:space="preserve"> Orchestra which he started soundpainting with.</w:t>
        </w:r>
      </w:ins>
      <w:del w:id="817" w:author="Arthur Parmentier" w:date="2020-06-06T15:59:00Z">
        <w:r w:rsidRPr="007C437A" w:rsidDel="00FA052A">
          <w:delText xml:space="preserve"> and</w:delText>
        </w:r>
      </w:del>
    </w:p>
    <w:p w:rsidR="00514370" w:rsidRDefault="00514370">
      <w:pPr>
        <w:pStyle w:val="Titre4"/>
        <w:rPr>
          <w:ins w:id="818" w:author="Arthur Parmentier" w:date="2020-06-07T17:57:00Z"/>
        </w:rPr>
        <w:pPrChange w:id="819" w:author="Arthur Parmentier" w:date="2020-06-07T18:03:00Z">
          <w:pPr/>
        </w:pPrChange>
      </w:pPr>
      <w:ins w:id="820" w:author="Arthur Parmentier" w:date="2020-06-07T18:03:00Z">
        <w:r>
          <w:t xml:space="preserve">A living and expanding language </w:t>
        </w:r>
      </w:ins>
    </w:p>
    <w:p w:rsidR="009A2092" w:rsidRPr="007C437A" w:rsidDel="00FA052A" w:rsidRDefault="009A2092" w:rsidP="00E6654A">
      <w:pPr>
        <w:rPr>
          <w:del w:id="821" w:author="Arthur Parmentier" w:date="2020-06-06T15:55:00Z"/>
        </w:rPr>
      </w:pPr>
      <w:del w:id="822" w:author="Arthur Parmentier" w:date="2020-06-06T15:59:00Z">
        <w:r w:rsidRPr="007C437A" w:rsidDel="00FA052A">
          <w:delText xml:space="preserve"> s</w:delText>
        </w:r>
      </w:del>
      <w:ins w:id="823" w:author="Arthur Parmentier" w:date="2020-06-06T15:59:00Z">
        <w:r w:rsidR="00FA052A" w:rsidRPr="007C437A">
          <w:t>S</w:t>
        </w:r>
      </w:ins>
      <w:r w:rsidRPr="007C437A">
        <w:t xml:space="preserve">everal artists created </w:t>
      </w:r>
      <w:ins w:id="824" w:author="Arthur Parmentier" w:date="2020-06-07T19:47:00Z">
        <w:r w:rsidR="00FC5FD3">
          <w:t>new sign</w:t>
        </w:r>
      </w:ins>
      <w:ins w:id="825" w:author="Arthur Parmentier" w:date="2020-06-07T19:50:00Z">
        <w:r w:rsidR="00531407">
          <w:t>s</w:t>
        </w:r>
      </w:ins>
      <w:del w:id="826" w:author="Arthur Parmentier" w:date="2020-06-07T19:47:00Z">
        <w:r w:rsidRPr="007C437A" w:rsidDel="00FC5FD3">
          <w:delText>their own signs</w:delText>
        </w:r>
      </w:del>
      <w:r w:rsidRPr="007C437A">
        <w:t xml:space="preserve"> for the</w:t>
      </w:r>
      <w:ins w:id="827" w:author="Arthur Parmentier" w:date="2020-06-07T19:47:00Z">
        <w:r w:rsidR="00FC5FD3">
          <w:t>ir own</w:t>
        </w:r>
      </w:ins>
      <w:r w:rsidRPr="007C437A">
        <w:t xml:space="preserve"> needs</w:t>
      </w:r>
      <w:ins w:id="828" w:author="Arthur Parmentier" w:date="2020-06-06T15:51:00Z">
        <w:r w:rsidR="00912BCC" w:rsidRPr="007C437A">
          <w:t xml:space="preserve"> </w:t>
        </w:r>
      </w:ins>
      <w:ins w:id="829" w:author="Arthur Parmentier" w:date="2020-06-07T19:47:00Z">
        <w:r w:rsidR="00FC5FD3">
          <w:t>with</w:t>
        </w:r>
      </w:ins>
      <w:ins w:id="830" w:author="Arthur Parmentier" w:date="2020-06-06T15:51:00Z">
        <w:r w:rsidR="00912BCC" w:rsidRPr="007C437A">
          <w:t xml:space="preserve"> their</w:t>
        </w:r>
      </w:ins>
      <w:del w:id="831" w:author="Arthur Parmentier" w:date="2020-06-06T15:51:00Z">
        <w:r w:rsidRPr="007C437A" w:rsidDel="00912BCC">
          <w:delText xml:space="preserve"> of their own</w:delText>
        </w:r>
      </w:del>
      <w:r w:rsidRPr="007C437A">
        <w:t xml:space="preserve"> </w:t>
      </w:r>
      <w:ins w:id="832" w:author="Arthur Parmentier" w:date="2020-06-07T19:47:00Z">
        <w:r w:rsidR="00FC5FD3">
          <w:t xml:space="preserve">particular </w:t>
        </w:r>
      </w:ins>
      <w:r w:rsidRPr="007C437A">
        <w:t>group</w:t>
      </w:r>
      <w:ins w:id="833" w:author="Arthur Parmentier" w:date="2020-06-06T15:51:00Z">
        <w:r w:rsidR="00912BCC" w:rsidRPr="007C437A">
          <w:t>s</w:t>
        </w:r>
      </w:ins>
      <w:r w:rsidRPr="007C437A">
        <w:t xml:space="preserve"> </w:t>
      </w:r>
      <w:ins w:id="834" w:author="Arthur Parmentier" w:date="2020-06-06T15:52:00Z">
        <w:r w:rsidR="00912BCC" w:rsidRPr="007C437A">
          <w:t>and</w:t>
        </w:r>
      </w:ins>
      <w:del w:id="835" w:author="Arthur Parmentier" w:date="2020-06-06T15:52:00Z">
        <w:r w:rsidRPr="007C437A" w:rsidDel="00912BCC">
          <w:delText>or</w:delText>
        </w:r>
      </w:del>
      <w:r w:rsidRPr="007C437A">
        <w:t xml:space="preserve"> </w:t>
      </w:r>
      <w:ins w:id="836" w:author="Arthur Parmentier" w:date="2020-06-06T15:52:00Z">
        <w:r w:rsidR="00912BCC" w:rsidRPr="007C437A">
          <w:t xml:space="preserve">performance </w:t>
        </w:r>
      </w:ins>
      <w:r w:rsidRPr="007C437A">
        <w:t>configuration</w:t>
      </w:r>
      <w:ins w:id="837" w:author="Arthur Parmentier" w:date="2020-06-06T15:52:00Z">
        <w:r w:rsidR="00912BCC" w:rsidRPr="007C437A">
          <w:t>s</w:t>
        </w:r>
      </w:ins>
      <w:ins w:id="838" w:author="Arthur Parmentier" w:date="2020-06-07T19:50:00Z">
        <w:r w:rsidR="00FE2852">
          <w:t>: the language has evolved with the contribution of new soundpai</w:t>
        </w:r>
      </w:ins>
      <w:ins w:id="839" w:author="Arthur Parmentier" w:date="2020-06-07T19:51:00Z">
        <w:r w:rsidR="00FE2852">
          <w:t>nters, creating now more than 1500 signs</w:t>
        </w:r>
      </w:ins>
      <w:r w:rsidRPr="007C437A">
        <w:t>.</w:t>
      </w:r>
      <w:ins w:id="840" w:author="Arthur Parmentier" w:date="2020-06-07T19:51:00Z">
        <w:r w:rsidR="00FE2852">
          <w:br/>
        </w:r>
      </w:ins>
      <w:ins w:id="841" w:author="Arthur Parmentier" w:date="2020-06-06T15:52:00Z">
        <w:r w:rsidR="00B74CBB" w:rsidRPr="007C437A">
          <w:t>T</w:t>
        </w:r>
      </w:ins>
      <w:ins w:id="842" w:author="Arthur Parmentier" w:date="2020-06-06T15:53:00Z">
        <w:r w:rsidR="00B74CBB" w:rsidRPr="007C437A">
          <w:t xml:space="preserve">hompson </w:t>
        </w:r>
      </w:ins>
      <w:ins w:id="843" w:author="Arthur Parmentier" w:date="2020-06-06T15:54:00Z">
        <w:r w:rsidR="00FA052A" w:rsidRPr="007C437A">
          <w:t>is still the main figure of SP and gave himself a special role in keeping the language normalized and un</w:t>
        </w:r>
      </w:ins>
      <w:ins w:id="844" w:author="Arthur Parmentier" w:date="2020-06-06T15:55:00Z">
        <w:r w:rsidR="00FA052A" w:rsidRPr="007C437A">
          <w:t xml:space="preserve">iversal. He leads </w:t>
        </w:r>
      </w:ins>
    </w:p>
    <w:p w:rsidR="006C4B1C" w:rsidRPr="007C437A" w:rsidDel="00FA052A" w:rsidRDefault="006C4B1C" w:rsidP="00E6654A">
      <w:pPr>
        <w:rPr>
          <w:del w:id="845" w:author="Arthur Parmentier" w:date="2020-06-06T15:55:00Z"/>
        </w:rPr>
      </w:pPr>
      <w:del w:id="846" w:author="Arthur Parmentier" w:date="2020-06-06T15:55:00Z">
        <w:r w:rsidRPr="007C437A" w:rsidDel="00FA052A">
          <w:delText xml:space="preserve">Important point: W wants to make sure that the language stays normalized and universal. </w:delText>
        </w:r>
      </w:del>
      <w:ins w:id="847" w:author="Arthur Parmentier" w:date="2020-06-06T15:55:00Z">
        <w:r w:rsidR="00FA052A" w:rsidRPr="007C437A">
          <w:t>t</w:t>
        </w:r>
      </w:ins>
      <w:del w:id="848" w:author="Arthur Parmentier" w:date="2020-06-06T15:55:00Z">
        <w:r w:rsidRPr="007C437A" w:rsidDel="00FA052A">
          <w:delText>T</w:delText>
        </w:r>
      </w:del>
      <w:r w:rsidRPr="007C437A">
        <w:t>hink tanks,</w:t>
      </w:r>
      <w:ins w:id="849" w:author="Arthur Parmentier" w:date="2020-06-06T15:55:00Z">
        <w:r w:rsidR="00FA052A" w:rsidRPr="007C437A">
          <w:t xml:space="preserve"> community groups and discussions,</w:t>
        </w:r>
      </w:ins>
      <w:r w:rsidRPr="007C437A">
        <w:t xml:space="preserve"> </w:t>
      </w:r>
      <w:ins w:id="850" w:author="Arthur Parmentier" w:date="2020-06-06T15:55:00Z">
        <w:r w:rsidR="00FA052A" w:rsidRPr="007C437A">
          <w:t>the constr</w:t>
        </w:r>
      </w:ins>
      <w:ins w:id="851" w:author="Arthur Parmentier" w:date="2020-06-06T15:56:00Z">
        <w:r w:rsidR="00FA052A" w:rsidRPr="007C437A">
          <w:t xml:space="preserve">uction of </w:t>
        </w:r>
      </w:ins>
      <w:r w:rsidRPr="007C437A">
        <w:t>glossar</w:t>
      </w:r>
      <w:ins w:id="852" w:author="Arthur Parmentier" w:date="2020-06-06T15:55:00Z">
        <w:r w:rsidR="00FA052A" w:rsidRPr="007C437A">
          <w:t>ies</w:t>
        </w:r>
      </w:ins>
      <w:del w:id="853" w:author="Arthur Parmentier" w:date="2020-06-06T15:55:00Z">
        <w:r w:rsidRPr="007C437A" w:rsidDel="00FA052A">
          <w:delText>y</w:delText>
        </w:r>
      </w:del>
      <w:ins w:id="854" w:author="Arthur Parmentier" w:date="2020-06-06T15:55:00Z">
        <w:r w:rsidR="00FA052A" w:rsidRPr="007C437A">
          <w:t xml:space="preserve"> and </w:t>
        </w:r>
      </w:ins>
      <w:del w:id="855" w:author="Arthur Parmentier" w:date="2020-06-06T15:55:00Z">
        <w:r w:rsidRPr="007C437A" w:rsidDel="00FA052A">
          <w:delText>/</w:delText>
        </w:r>
      </w:del>
      <w:r w:rsidRPr="007C437A">
        <w:t>dictionar</w:t>
      </w:r>
      <w:ins w:id="856" w:author="Arthur Parmentier" w:date="2020-06-06T15:55:00Z">
        <w:r w:rsidR="00FA052A" w:rsidRPr="007C437A">
          <w:t>ies</w:t>
        </w:r>
      </w:ins>
      <w:del w:id="857" w:author="Arthur Parmentier" w:date="2020-06-06T15:55:00Z">
        <w:r w:rsidRPr="007C437A" w:rsidDel="00FA052A">
          <w:delText>y of signs, community relations…</w:delText>
        </w:r>
      </w:del>
    </w:p>
    <w:p w:rsidR="009A2092" w:rsidRPr="007C437A" w:rsidRDefault="00FA052A" w:rsidP="00E6654A">
      <w:pPr>
        <w:rPr>
          <w:ins w:id="858" w:author="Arthur Parmentier" w:date="2020-06-06T15:56:00Z"/>
        </w:rPr>
      </w:pPr>
      <w:ins w:id="859" w:author="Arthur Parmentier" w:date="2020-06-06T15:55:00Z">
        <w:r w:rsidRPr="007C437A">
          <w:t xml:space="preserve"> </w:t>
        </w:r>
      </w:ins>
      <w:ins w:id="860" w:author="Arthur Parmentier" w:date="2020-06-06T15:56:00Z">
        <w:r w:rsidRPr="007C437A">
          <w:t>where the signs</w:t>
        </w:r>
      </w:ins>
      <w:ins w:id="861" w:author="Arthur Parmentier" w:date="2020-06-06T16:29:00Z">
        <w:r w:rsidR="008030DF" w:rsidRPr="007C437A">
          <w:t>, their meanings</w:t>
        </w:r>
      </w:ins>
      <w:ins w:id="862" w:author="Arthur Parmentier" w:date="2020-06-06T15:56:00Z">
        <w:r w:rsidRPr="007C437A">
          <w:t xml:space="preserve"> and uses are discussed.</w:t>
        </w:r>
      </w:ins>
    </w:p>
    <w:p w:rsidR="00FA052A" w:rsidRPr="007C437A" w:rsidRDefault="00B3767E" w:rsidP="00E6654A">
      <w:ins w:id="863" w:author="Arthur Parmentier" w:date="2020-06-06T16:09:00Z">
        <w:r w:rsidRPr="007C437A">
          <w:t>T</w:t>
        </w:r>
      </w:ins>
      <w:ins w:id="864" w:author="Arthur Parmentier" w:date="2020-06-06T16:10:00Z">
        <w:r w:rsidRPr="007C437A">
          <w:t xml:space="preserve">wo conflictual views of on </w:t>
        </w:r>
      </w:ins>
      <w:ins w:id="865" w:author="Arthur Parmentier" w:date="2020-06-06T16:15:00Z">
        <w:r w:rsidRPr="007C437A">
          <w:t>SP</w:t>
        </w:r>
      </w:ins>
      <w:ins w:id="866" w:author="Arthur Parmentier" w:date="2020-06-06T16:10:00Z">
        <w:r w:rsidRPr="007C437A">
          <w:t xml:space="preserve"> are observed: </w:t>
        </w:r>
      </w:ins>
      <w:ins w:id="867" w:author="Arthur Parmentier" w:date="2020-06-06T16:13:00Z">
        <w:r w:rsidRPr="007C437A">
          <w:br/>
          <w:t>On one hand</w:t>
        </w:r>
      </w:ins>
      <w:ins w:id="868" w:author="Arthur Parmentier" w:date="2020-06-06T16:10:00Z">
        <w:r w:rsidRPr="007C437A">
          <w:t xml:space="preserve"> </w:t>
        </w:r>
      </w:ins>
      <w:ins w:id="869" w:author="Arthur Parmentier" w:date="2020-06-06T16:11:00Z">
        <w:r w:rsidRPr="007C437A">
          <w:t xml:space="preserve">the idea of SP as a language in constant evolution, whose rules and definitions are changing over time as people </w:t>
        </w:r>
      </w:ins>
      <w:ins w:id="870" w:author="Arthur Parmentier" w:date="2020-06-06T16:12:00Z">
        <w:r w:rsidRPr="007C437A">
          <w:t xml:space="preserve">transform </w:t>
        </w:r>
      </w:ins>
      <w:ins w:id="871" w:author="Arthur Parmentier" w:date="2020-06-06T16:11:00Z">
        <w:r w:rsidRPr="007C437A">
          <w:t xml:space="preserve">it for </w:t>
        </w:r>
      </w:ins>
      <w:ins w:id="872" w:author="Arthur Parmentier" w:date="2020-06-06T16:12:00Z">
        <w:r w:rsidRPr="007C437A">
          <w:t xml:space="preserve">their own use; an element of culture that </w:t>
        </w:r>
      </w:ins>
      <w:ins w:id="873" w:author="Arthur Parmentier" w:date="2020-06-06T16:13:00Z">
        <w:r w:rsidRPr="007C437A">
          <w:t>can fundamentally not be owned and controlled.</w:t>
        </w:r>
      </w:ins>
      <w:ins w:id="874" w:author="Arthur Parmentier" w:date="2020-06-06T16:14:00Z">
        <w:r w:rsidRPr="007C437A">
          <w:t xml:space="preserve"> This representation is close to the one of other languages whose diversit</w:t>
        </w:r>
      </w:ins>
      <w:ins w:id="875" w:author="Arthur Parmentier" w:date="2020-06-06T16:15:00Z">
        <w:r w:rsidRPr="007C437A">
          <w:t>ies and divergent evolutions are well-known throughout history.</w:t>
        </w:r>
      </w:ins>
      <w:ins w:id="876" w:author="Arthur Parmentier" w:date="2020-06-06T16:13:00Z">
        <w:r w:rsidRPr="007C437A">
          <w:br/>
          <w:t>On the other hand</w:t>
        </w:r>
      </w:ins>
      <w:ins w:id="877" w:author="Arthur Parmentier" w:date="2020-06-06T16:15:00Z">
        <w:r w:rsidRPr="007C437A">
          <w:t xml:space="preserve">, </w:t>
        </w:r>
        <w:r w:rsidR="0053613D" w:rsidRPr="007C437A">
          <w:t>SP is considered as a creation</w:t>
        </w:r>
      </w:ins>
      <w:ins w:id="878" w:author="Arthur Parmentier" w:date="2020-06-06T16:16:00Z">
        <w:r w:rsidR="0053613D" w:rsidRPr="007C437A">
          <w:t xml:space="preserve"> (moreover, with a living creator)</w:t>
        </w:r>
      </w:ins>
      <w:ins w:id="879" w:author="Arthur Parmentier" w:date="2020-06-06T16:17:00Z">
        <w:r w:rsidR="0053613D" w:rsidRPr="007C437A">
          <w:t xml:space="preserve"> </w:t>
        </w:r>
      </w:ins>
      <w:ins w:id="880" w:author="Arthur Parmentier" w:date="2020-06-06T16:20:00Z">
        <w:r w:rsidR="0053613D" w:rsidRPr="007C437A">
          <w:t>that cannot legitimately be transformed by anyone under the same name and whose transformations must be discussed</w:t>
        </w:r>
      </w:ins>
      <w:ins w:id="881" w:author="Arthur Parmentier" w:date="2020-06-06T16:21:00Z">
        <w:r w:rsidR="0053613D" w:rsidRPr="007C437A">
          <w:t xml:space="preserve"> and eventually approved by its creator and the members of the community.</w:t>
        </w:r>
      </w:ins>
    </w:p>
    <w:p w:rsidR="009A2092" w:rsidRPr="007C437A" w:rsidRDefault="00B43E85" w:rsidP="00E6654A">
      <w:pPr>
        <w:rPr>
          <w:ins w:id="882" w:author="Arthur Parmentier" w:date="2020-06-07T15:20:00Z"/>
        </w:rPr>
      </w:pPr>
      <w:ins w:id="883" w:author="Arthur Parmentier" w:date="2020-06-06T16:23:00Z">
        <w:r w:rsidRPr="007C437A">
          <w:lastRenderedPageBreak/>
          <w:t>Th</w:t>
        </w:r>
      </w:ins>
      <w:ins w:id="884" w:author="Arthur Parmentier" w:date="2020-06-06T16:24:00Z">
        <w:r w:rsidRPr="007C437A">
          <w:t xml:space="preserve">is conflict is also found in several societies between institutions that claim to have an authority on </w:t>
        </w:r>
      </w:ins>
      <w:ins w:id="885" w:author="Arthur Parmentier" w:date="2020-06-06T16:25:00Z">
        <w:r w:rsidRPr="007C437A">
          <w:t xml:space="preserve">both the syntactic rules of a language and its dictionary and </w:t>
        </w:r>
      </w:ins>
      <w:ins w:id="886" w:author="Arthur Parmentier" w:date="2020-06-06T16:26:00Z">
        <w:r w:rsidRPr="007C437A">
          <w:t xml:space="preserve">speakers who are constantly transforming the language </w:t>
        </w:r>
      </w:ins>
      <w:ins w:id="887" w:author="Arthur Parmentier" w:date="2020-06-06T16:28:00Z">
        <w:r w:rsidR="00651357" w:rsidRPr="007C437A">
          <w:t>irrespectively of the</w:t>
        </w:r>
      </w:ins>
      <w:ins w:id="888" w:author="Arthur Parmentier" w:date="2020-06-06T16:26:00Z">
        <w:r w:rsidRPr="007C437A">
          <w:t xml:space="preserve"> approv</w:t>
        </w:r>
      </w:ins>
      <w:ins w:id="889" w:author="Arthur Parmentier" w:date="2020-06-06T16:28:00Z">
        <w:r w:rsidR="00651357" w:rsidRPr="007C437A">
          <w:t>al</w:t>
        </w:r>
      </w:ins>
      <w:ins w:id="890" w:author="Arthur Parmentier" w:date="2020-06-06T16:26:00Z">
        <w:r w:rsidRPr="007C437A">
          <w:t xml:space="preserve"> </w:t>
        </w:r>
      </w:ins>
      <w:ins w:id="891" w:author="Arthur Parmentier" w:date="2020-06-06T16:29:00Z">
        <w:r w:rsidR="00651357" w:rsidRPr="007C437A">
          <w:t>or control of</w:t>
        </w:r>
      </w:ins>
      <w:ins w:id="892" w:author="Arthur Parmentier" w:date="2020-06-06T16:26:00Z">
        <w:r w:rsidRPr="007C437A">
          <w:t xml:space="preserve"> these institution</w:t>
        </w:r>
      </w:ins>
      <w:ins w:id="893" w:author="Arthur Parmentier" w:date="2020-06-06T16:29:00Z">
        <w:r w:rsidR="00651357" w:rsidRPr="007C437A">
          <w:t>s.</w:t>
        </w:r>
      </w:ins>
    </w:p>
    <w:p w:rsidR="00F65D6B" w:rsidRPr="007C437A" w:rsidRDefault="00F65D6B" w:rsidP="00E6654A">
      <w:pPr>
        <w:rPr>
          <w:ins w:id="894" w:author="Arthur Parmentier" w:date="2020-06-06T16:29:00Z"/>
        </w:rPr>
      </w:pPr>
      <w:ins w:id="895" w:author="Arthur Parmentier" w:date="2020-06-07T15:20:00Z">
        <w:r w:rsidRPr="007C437A">
          <w:t>In his WB2, Thompson writes: “In order to address the needs of growth and to keep the language from spreading into hundre</w:t>
        </w:r>
      </w:ins>
      <w:ins w:id="896"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97" w:author="Arthur Parmentier" w:date="2020-06-07T18:54:00Z"/>
        </w:rPr>
      </w:pPr>
      <w:ins w:id="898" w:author="Arthur Parmentier" w:date="2020-06-06T16:30:00Z">
        <w:r w:rsidRPr="007C437A">
          <w:t>The</w:t>
        </w:r>
      </w:ins>
      <w:ins w:id="899" w:author="Arthur Parmentier" w:date="2020-06-06T16:34:00Z">
        <w:r w:rsidRPr="007C437A">
          <w:t xml:space="preserve"> need for normalization and the</w:t>
        </w:r>
      </w:ins>
      <w:ins w:id="900" w:author="Arthur Parmentier" w:date="2020-06-06T16:30:00Z">
        <w:r w:rsidRPr="007C437A">
          <w:t xml:space="preserve"> concern that a language might drift and be so split apart that t</w:t>
        </w:r>
      </w:ins>
      <w:ins w:id="901" w:author="Arthur Parmentier" w:date="2020-06-06T16:31:00Z">
        <w:r w:rsidRPr="007C437A">
          <w:t xml:space="preserve">wo speakers would have trouble understanding each other </w:t>
        </w:r>
      </w:ins>
      <w:ins w:id="902" w:author="Arthur Parmentier" w:date="2020-06-06T16:34:00Z">
        <w:r w:rsidRPr="007C437A">
          <w:t>are</w:t>
        </w:r>
      </w:ins>
      <w:ins w:id="903" w:author="Arthur Parmentier" w:date="2020-06-06T16:31:00Z">
        <w:r w:rsidRPr="007C437A">
          <w:t xml:space="preserve"> also found </w:t>
        </w:r>
      </w:ins>
      <w:ins w:id="904" w:author="Arthur Parmentier" w:date="2020-06-06T16:35:00Z">
        <w:r w:rsidRPr="007C437A">
          <w:t xml:space="preserve">with </w:t>
        </w:r>
      </w:ins>
      <w:ins w:id="905" w:author="Arthur Parmentier" w:date="2020-06-06T16:34:00Z">
        <w:r w:rsidRPr="007C437A">
          <w:t>other sign languages</w:t>
        </w:r>
      </w:ins>
      <w:ins w:id="906" w:author="Arthur Parmentier" w:date="2020-06-06T16:35:00Z">
        <w:r w:rsidR="00A025BD" w:rsidRPr="007C437A">
          <w:t>. For instance in France, where SP</w:t>
        </w:r>
      </w:ins>
      <w:ins w:id="907" w:author="Arthur Parmentier" w:date="2020-06-06T16:36:00Z">
        <w:r w:rsidR="00A025BD" w:rsidRPr="007C437A">
          <w:t xml:space="preserve"> has grown rapidly, we can find a lot of divergent views </w:t>
        </w:r>
      </w:ins>
      <w:ins w:id="908" w:author="Arthur Parmentier" w:date="2020-06-06T16:38:00Z">
        <w:r w:rsidR="00057697" w:rsidRPr="007C437A">
          <w:t>on</w:t>
        </w:r>
      </w:ins>
      <w:ins w:id="909" w:author="Arthur Parmentier" w:date="2020-06-06T16:36:00Z">
        <w:r w:rsidR="00A025BD" w:rsidRPr="007C437A">
          <w:t xml:space="preserve"> the French Sign Language which alth</w:t>
        </w:r>
      </w:ins>
      <w:ins w:id="910" w:author="Arthur Parmentier" w:date="2020-06-06T16:37:00Z">
        <w:r w:rsidR="00A025BD" w:rsidRPr="007C437A">
          <w:t>ough being much older, has a number of speakers relatively low</w:t>
        </w:r>
      </w:ins>
      <w:ins w:id="911" w:author="Arthur Parmentier" w:date="2020-06-06T16:38:00Z">
        <w:r w:rsidR="00A025BD" w:rsidRPr="007C437A">
          <w:t xml:space="preserve"> who only recently in history started forming a visible community and has</w:t>
        </w:r>
      </w:ins>
      <w:ins w:id="912" w:author="Arthur Parmentier" w:date="2020-06-06T16:37:00Z">
        <w:r w:rsidR="00A025BD" w:rsidRPr="007C437A">
          <w:t xml:space="preserve"> very little literature that describes its grammatical rules and structure.</w:t>
        </w:r>
      </w:ins>
      <w:ins w:id="913" w:author="Arthur Parmentier" w:date="2020-06-06T16:32:00Z">
        <w:r w:rsidRPr="007C437A">
          <w:rPr>
            <w:rStyle w:val="Appelnotedebasdep"/>
          </w:rPr>
          <w:footnoteReference w:id="4"/>
        </w:r>
      </w:ins>
      <w:ins w:id="921" w:author="Arthur Parmentier" w:date="2020-06-06T16:59:00Z">
        <w:r w:rsidR="003724FD" w:rsidRPr="007C437A">
          <w:br/>
        </w:r>
      </w:ins>
      <w:ins w:id="922"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26"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27" w:author="Arthur Parmentier" w:date="2020-06-06T17:02:00Z">
        <w:r w:rsidR="003724FD" w:rsidRPr="007C437A">
          <w:t xml:space="preserve"> But if mistakes are interesting of the side of the performer, is it any different on the side of the soundpainter?</w:t>
        </w:r>
      </w:ins>
      <w:ins w:id="928" w:author="Arthur Parmentier" w:date="2020-06-07T15:23:00Z">
        <w:r w:rsidR="00773982" w:rsidRPr="007C437A">
          <w:t xml:space="preserve"> We will see that </w:t>
        </w:r>
      </w:ins>
      <w:ins w:id="929" w:author="Arthur Parmentier" w:date="2020-06-07T15:24:00Z">
        <w:r w:rsidR="00773982" w:rsidRPr="007C437A">
          <w:t xml:space="preserve">the definition of a </w:t>
        </w:r>
      </w:ins>
      <w:ins w:id="930" w:author="Arthur Parmentier" w:date="2020-06-07T15:23:00Z">
        <w:r w:rsidR="00773982" w:rsidRPr="007C437A">
          <w:t xml:space="preserve">“mistake” </w:t>
        </w:r>
      </w:ins>
      <w:ins w:id="931" w:author="Arthur Parmentier" w:date="2020-06-07T15:24:00Z">
        <w:r w:rsidR="00773982" w:rsidRPr="007C437A">
          <w:t xml:space="preserve">is </w:t>
        </w:r>
      </w:ins>
      <w:ins w:id="932" w:author="Arthur Parmentier" w:date="2020-06-07T15:25:00Z">
        <w:r w:rsidR="00B2140E" w:rsidRPr="007C437A">
          <w:t>conventional,</w:t>
        </w:r>
      </w:ins>
      <w:ins w:id="933" w:author="Arthur Parmentier" w:date="2020-06-07T15:24:00Z">
        <w:r w:rsidR="00773982" w:rsidRPr="007C437A">
          <w:t xml:space="preserve"> and we will discuss the role of conventions as meta-structures of SP in a next sec</w:t>
        </w:r>
      </w:ins>
      <w:ins w:id="934" w:author="Arthur Parmentier" w:date="2020-06-07T15:25:00Z">
        <w:r w:rsidR="00773982" w:rsidRPr="007C437A">
          <w:t>tion.</w:t>
        </w:r>
        <w:r w:rsidR="00B2140E" w:rsidRPr="007C437A">
          <w:t xml:space="preserve"> However at this point, it is important to </w:t>
        </w:r>
      </w:ins>
      <w:ins w:id="935" w:author="Arthur Parmentier" w:date="2020-06-07T17:46:00Z">
        <w:r w:rsidR="009C1516">
          <w:t>point out</w:t>
        </w:r>
      </w:ins>
      <w:ins w:id="936" w:author="Arthur Parmentier" w:date="2020-06-07T15:25:00Z">
        <w:r w:rsidR="00B2140E" w:rsidRPr="007C437A">
          <w:t xml:space="preserve"> that languages evolve from mistakes and that a different judgement is </w:t>
        </w:r>
      </w:ins>
      <w:ins w:id="937" w:author="Arthur Parmentier" w:date="2020-06-07T15:26:00Z">
        <w:r w:rsidR="00C5542B" w:rsidRPr="007C437A">
          <w:t>applied</w:t>
        </w:r>
      </w:ins>
      <w:ins w:id="938" w:author="Arthur Parmentier" w:date="2020-06-07T15:25:00Z">
        <w:r w:rsidR="00B2140E" w:rsidRPr="007C437A">
          <w:t xml:space="preserve"> in SP depending on whether the mistake is on the side of the</w:t>
        </w:r>
      </w:ins>
      <w:ins w:id="939" w:author="Arthur Parmentier" w:date="2020-06-07T15:26:00Z">
        <w:r w:rsidR="00B2140E" w:rsidRPr="007C437A">
          <w:t xml:space="preserve"> soundpainter or the performer (as interpreter).</w:t>
        </w:r>
      </w:ins>
    </w:p>
    <w:p w:rsidR="008538C8" w:rsidRPr="007C437A" w:rsidRDefault="008538C8" w:rsidP="00E6654A">
      <w:pPr>
        <w:rPr>
          <w:ins w:id="940" w:author="Arthur Parmentier" w:date="2020-06-06T17:02:00Z"/>
        </w:rPr>
      </w:pPr>
      <w:ins w:id="941"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45" w:author="Arthur Parmentier" w:date="2020-06-07T18:56:00Z">
        <w:r>
          <w:t xml:space="preserve">One may question whether SP is indeed universal and unique. We will </w:t>
        </w:r>
      </w:ins>
      <w:ins w:id="946" w:author="Arthur Parmentier" w:date="2020-06-07T18:57:00Z">
        <w:r>
          <w:t>see</w:t>
        </w:r>
        <w:r w:rsidR="00EC6EF9">
          <w:t xml:space="preserve"> in a nex</w:t>
        </w:r>
      </w:ins>
      <w:ins w:id="947" w:author="Arthur Parmentier" w:date="2020-06-07T18:58:00Z">
        <w:r w:rsidR="00EC6EF9">
          <w:t>t section</w:t>
        </w:r>
      </w:ins>
      <w:ins w:id="948" w:author="Arthur Parmentier" w:date="2020-06-07T18:57:00Z">
        <w:r>
          <w:t xml:space="preserve"> that they are other sign languages in history that have multiple similarities with SP.</w:t>
        </w:r>
      </w:ins>
    </w:p>
    <w:p w:rsidR="003724FD" w:rsidRDefault="007150A7" w:rsidP="007150A7">
      <w:pPr>
        <w:pStyle w:val="Titre3"/>
        <w:rPr>
          <w:ins w:id="949" w:author="Arthur Parmentier" w:date="2020-06-07T18:06:00Z"/>
        </w:rPr>
      </w:pPr>
      <w:bookmarkStart w:id="950" w:name="_Toc42449809"/>
      <w:ins w:id="951" w:author="Arthur Parmentier" w:date="2020-06-07T18:06:00Z">
        <w:r>
          <w:t>The revisited orchestra</w:t>
        </w:r>
        <w:bookmarkEnd w:id="950"/>
      </w:ins>
    </w:p>
    <w:p w:rsidR="00BC086B" w:rsidRDefault="007150A7" w:rsidP="007150A7">
      <w:pPr>
        <w:rPr>
          <w:ins w:id="952" w:author="Arthur Parmentier" w:date="2020-06-07T18:06:00Z"/>
        </w:rPr>
      </w:pPr>
      <w:ins w:id="953" w:author="Arthur Parmentier" w:date="2020-06-07T18:08:00Z">
        <w:r>
          <w:t xml:space="preserve">While </w:t>
        </w:r>
      </w:ins>
      <w:ins w:id="954" w:author="Arthur Parmentier" w:date="2020-06-07T18:09:00Z">
        <w:r>
          <w:t>SP has developed around</w:t>
        </w:r>
        <w:r w:rsidR="0098222C">
          <w:t xml:space="preserve"> </w:t>
        </w:r>
      </w:ins>
      <w:ins w:id="955" w:author="Arthur Parmentier" w:date="2020-06-07T18:10:00Z">
        <w:r w:rsidR="0098222C">
          <w:t xml:space="preserve">a prototypical configuration involving a composer and an orchestra of performers, </w:t>
        </w:r>
      </w:ins>
      <w:ins w:id="956"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89" w:author="Arthur Parmentier" w:date="2020-06-07T18:11:00Z">
        <w:r w:rsidR="0098222C">
          <w:t xml:space="preserve">the language </w:t>
        </w:r>
      </w:ins>
      <w:ins w:id="990" w:author="Arthur Parmentier" w:date="2020-06-07T18:06:00Z">
        <w:r>
          <w:t xml:space="preserve">not only for a frontal performance linking a composer and performers but as a communication and synthesis language </w:t>
        </w:r>
      </w:ins>
      <w:ins w:id="991" w:author="Arthur Parmentier" w:date="2020-06-07T18:11:00Z">
        <w:r w:rsidR="0098222C" w:rsidRPr="0098222C">
          <w:rPr>
            <w:color w:val="0000FF"/>
            <w:rPrChange w:id="992" w:author="Arthur Parmentier" w:date="2020-06-07T18:11:00Z">
              <w:rPr>
                <w:color w:val="0000FF"/>
                <w:u w:val="single"/>
              </w:rPr>
            </w:rPrChange>
          </w:rPr>
          <w:t>between the performers themselves</w:t>
        </w:r>
      </w:ins>
      <w:ins w:id="993" w:author="Arthur Parmentier" w:date="2020-06-07T18:15:00Z">
        <w:r w:rsidR="00E80BBA">
          <w:t xml:space="preserve"> and as a </w:t>
        </w:r>
      </w:ins>
      <w:ins w:id="994" w:author="Arthur Parmentier" w:date="2020-06-07T18:16:00Z">
        <w:r w:rsidR="00E80BBA">
          <w:t>interacting language with the public.</w:t>
        </w:r>
      </w:ins>
      <w:ins w:id="995" w:author="Arthur Parmentier" w:date="2020-06-07T18:39:00Z">
        <w:r w:rsidR="004844B0">
          <w:br/>
        </w:r>
      </w:ins>
      <w:ins w:id="996" w:author="Arthur Parmentier" w:date="2020-06-07T18:40:00Z">
        <w:r w:rsidR="004844B0">
          <w:t xml:space="preserve">Thompson himself speaks about the </w:t>
        </w:r>
      </w:ins>
      <w:ins w:id="997" w:author="Arthur Parmentier" w:date="2020-06-07T18:41:00Z">
        <w:r w:rsidR="004844B0">
          <w:t xml:space="preserve">creation of </w:t>
        </w:r>
      </w:ins>
      <w:ins w:id="998" w:author="Arthur Parmentier" w:date="2020-06-07T18:40:00Z">
        <w:r w:rsidR="004844B0">
          <w:t>“one</w:t>
        </w:r>
      </w:ins>
      <w:ins w:id="999" w:author="Arthur Parmentier" w:date="2020-06-07T18:41:00Z">
        <w:r w:rsidR="004844B0">
          <w:t xml:space="preserve"> handed signs” in SP as</w:t>
        </w:r>
        <w:r w:rsidR="00076BC8">
          <w:t xml:space="preserve"> the transformation of the </w:t>
        </w:r>
        <w:r w:rsidR="00076BC8">
          <w:lastRenderedPageBreak/>
          <w:t>language in response to his n</w:t>
        </w:r>
      </w:ins>
      <w:ins w:id="1000" w:author="Arthur Parmentier" w:date="2020-06-07T18:42:00Z">
        <w:r w:rsidR="00076BC8">
          <w:t xml:space="preserve">eed </w:t>
        </w:r>
      </w:ins>
      <w:ins w:id="1001" w:author="Arthur Parmentier" w:date="2020-06-07T18:43:00Z">
        <w:r w:rsidR="00420D72">
          <w:t>soundpaint</w:t>
        </w:r>
      </w:ins>
      <w:ins w:id="1002" w:author="Arthur Parmentier" w:date="2020-06-07T18:42:00Z">
        <w:r w:rsidR="00076BC8">
          <w:t xml:space="preserve"> while performing, so that he could continue to play while communicate with other performers </w:t>
        </w:r>
      </w:ins>
      <w:ins w:id="1003" w:author="Arthur Parmentier" w:date="2020-06-07T18:43:00Z">
        <w:r w:rsidR="00076BC8">
          <w:t>using SP signs.</w:t>
        </w:r>
      </w:ins>
      <w:ins w:id="1004" w:author="Arthur Parmentier" w:date="2020-06-07T18:39:00Z">
        <w:r w:rsidR="004844B0">
          <w:br/>
        </w:r>
        <w:r w:rsidR="00AA60AB">
          <w:t xml:space="preserve">In </w:t>
        </w:r>
      </w:ins>
      <w:ins w:id="1005" w:author="Arthur Parmentier" w:date="2020-06-07T18:46:00Z">
        <w:r w:rsidR="00F935A9">
          <w:t>each</w:t>
        </w:r>
      </w:ins>
      <w:ins w:id="1006" w:author="Arthur Parmentier" w:date="2020-06-07T18:39:00Z">
        <w:r w:rsidR="00AA60AB">
          <w:t xml:space="preserve"> case</w:t>
        </w:r>
      </w:ins>
      <w:ins w:id="1007" w:author="Arthur Parmentier" w:date="2020-06-07T18:46:00Z">
        <w:r w:rsidR="00F935A9">
          <w:t>,</w:t>
        </w:r>
      </w:ins>
      <w:ins w:id="1008" w:author="Arthur Parmentier" w:date="2020-06-07T18:39:00Z">
        <w:r w:rsidR="00AA60AB">
          <w:t xml:space="preserve"> t</w:t>
        </w:r>
      </w:ins>
      <w:ins w:id="1009" w:author="Arthur Parmentier" w:date="2020-06-07T18:16:00Z">
        <w:r w:rsidR="00BC086B">
          <w:t>he traditional frontiers between the</w:t>
        </w:r>
      </w:ins>
      <w:ins w:id="1010" w:author="Arthur Parmentier" w:date="2020-06-07T18:17:00Z">
        <w:r w:rsidR="00BC086B">
          <w:t xml:space="preserve"> soundpainter as a composer and the performers as the orchestra </w:t>
        </w:r>
      </w:ins>
      <w:ins w:id="1011" w:author="Arthur Parmentier" w:date="2020-06-07T18:39:00Z">
        <w:r w:rsidR="00AA60AB">
          <w:t>are</w:t>
        </w:r>
      </w:ins>
      <w:ins w:id="1012" w:author="Arthur Parmentier" w:date="2020-06-07T18:17:00Z">
        <w:r w:rsidR="00BC086B">
          <w:t xml:space="preserve"> blurry and sometimes irrelevant to describe I what I will conceptualize in fu</w:t>
        </w:r>
      </w:ins>
      <w:ins w:id="1013" w:author="Arthur Parmentier" w:date="2020-06-07T18:18:00Z">
        <w:r w:rsidR="00BC086B">
          <w:t>rther sections as different configurations of SP.</w:t>
        </w:r>
      </w:ins>
    </w:p>
    <w:p w:rsidR="00654D43" w:rsidRDefault="00654D43">
      <w:pPr>
        <w:rPr>
          <w:ins w:id="1014" w:author="Arthur Parmentier" w:date="2020-06-07T19:59:00Z"/>
        </w:rPr>
      </w:pPr>
      <w:ins w:id="1015" w:author="Arthur Parmentier" w:date="2020-06-07T19:59:00Z">
        <w:r>
          <w:br w:type="page"/>
        </w:r>
      </w:ins>
    </w:p>
    <w:p w:rsidR="007150A7" w:rsidRPr="007150A7" w:rsidDel="00654D43" w:rsidRDefault="007150A7">
      <w:pPr>
        <w:rPr>
          <w:del w:id="1016" w:author="Arthur Parmentier" w:date="2020-06-07T19:59:00Z"/>
        </w:rPr>
      </w:pPr>
    </w:p>
    <w:p w:rsidR="00A7011E" w:rsidRPr="007C437A" w:rsidDel="00654D43" w:rsidRDefault="00A7011E" w:rsidP="00E6654A">
      <w:pPr>
        <w:rPr>
          <w:del w:id="1017" w:author="Arthur Parmentier" w:date="2020-06-07T19:59:00Z"/>
        </w:rPr>
      </w:pPr>
      <w:del w:id="1018"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19" w:author="Arthur Parmentier" w:date="2020-06-07T19:54:00Z"/>
        </w:rPr>
      </w:pPr>
    </w:p>
    <w:p w:rsidR="00A938B2" w:rsidRPr="007C437A" w:rsidRDefault="001D5E7F" w:rsidP="00E6654A">
      <w:del w:id="1020"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21"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22" w:author="Arthur Parmentier" w:date="2020-06-07T19:54:00Z"/>
        </w:rPr>
      </w:pPr>
      <w:bookmarkStart w:id="1023" w:name="_Toc40025943"/>
      <w:bookmarkStart w:id="1024" w:name="_Toc40025934"/>
      <w:bookmarkStart w:id="1025" w:name="_Toc42449810"/>
      <w:r w:rsidRPr="007C437A">
        <w:t>Historical and theoretical context</w:t>
      </w:r>
      <w:bookmarkEnd w:id="1023"/>
      <w:bookmarkEnd w:id="1025"/>
    </w:p>
    <w:p w:rsidR="00EF7368" w:rsidRDefault="00EF7368" w:rsidP="00EF7368">
      <w:pPr>
        <w:rPr>
          <w:ins w:id="1026" w:author="Arthur Parmentier" w:date="2020-06-07T19:58:00Z"/>
        </w:rPr>
      </w:pPr>
      <w:ins w:id="1027" w:author="Arthur Parmentier" w:date="2020-06-07T19:55:00Z">
        <w:r>
          <w:t>To better understand the adoption of SP in the West</w:t>
        </w:r>
      </w:ins>
      <w:ins w:id="1028" w:author="Arthur Parmentier" w:date="2020-06-07T19:56:00Z">
        <w:r>
          <w:t xml:space="preserve">ern culture and the conceptual systems that it is based on, we will discuss some </w:t>
        </w:r>
      </w:ins>
      <w:ins w:id="1029" w:author="Arthur Parmentier" w:date="2020-06-07T19:57:00Z">
        <w:r>
          <w:t>historical and theoretical elements of context that relates to the notion of sign language, real time composition and the use of sig</w:t>
        </w:r>
      </w:ins>
      <w:ins w:id="1030" w:author="Arthur Parmentier" w:date="2020-06-07T19:58:00Z">
        <w:r>
          <w:t>ns for conducting in music and arts.</w:t>
        </w:r>
      </w:ins>
    </w:p>
    <w:p w:rsidR="00E71A4E" w:rsidRPr="00EF7368" w:rsidDel="006D5BBB" w:rsidRDefault="00E71A4E" w:rsidP="00EF7368">
      <w:pPr>
        <w:rPr>
          <w:del w:id="1031" w:author="Arthur Parmentier" w:date="2020-06-07T21:11:00Z"/>
          <w:rPrChange w:id="1032" w:author="Arthur Parmentier" w:date="2020-06-07T19:54:00Z">
            <w:rPr>
              <w:del w:id="1033" w:author="Arthur Parmentier" w:date="2020-06-07T21:11:00Z"/>
            </w:rPr>
          </w:rPrChange>
        </w:rPr>
        <w:pPrChange w:id="1034" w:author="Arthur Parmentier" w:date="2020-06-07T19:54:00Z">
          <w:pPr>
            <w:pStyle w:val="Titre1"/>
          </w:pPr>
        </w:pPrChange>
      </w:pPr>
      <w:ins w:id="1035" w:author="Arthur Parmentier" w:date="2020-06-07T19:58:00Z">
        <w:r>
          <w:t>These notions will also bring important theoretical concepts that I will use to analyze some mechanisms of SP</w:t>
        </w:r>
      </w:ins>
      <w:ins w:id="1036" w:author="Arthur Parmentier" w:date="2020-06-07T19:59:00Z">
        <w:r w:rsidR="008155A6">
          <w:t xml:space="preserve"> in </w:t>
        </w:r>
        <w:r w:rsidR="002376CA">
          <w:t>linguistic terms.</w:t>
        </w:r>
      </w:ins>
    </w:p>
    <w:p w:rsidR="006D5BBB" w:rsidRDefault="006D5BBB" w:rsidP="006D5BBB">
      <w:pPr>
        <w:rPr>
          <w:ins w:id="1037" w:author="Arthur Parmentier" w:date="2020-06-07T21:11:00Z"/>
        </w:rPr>
        <w:pPrChange w:id="1038" w:author="Arthur Parmentier" w:date="2020-06-07T21:11:00Z">
          <w:pPr>
            <w:pStyle w:val="Titre2"/>
          </w:pPr>
        </w:pPrChange>
      </w:pPr>
      <w:bookmarkStart w:id="1039" w:name="_Toc40025944"/>
      <w:bookmarkStart w:id="1040" w:name="_Toc42449811"/>
      <w:bookmarkEnd w:id="1039"/>
    </w:p>
    <w:p w:rsidR="006D5BBB" w:rsidRDefault="006D5BBB" w:rsidP="006D5BBB">
      <w:pPr>
        <w:pStyle w:val="Titre2"/>
        <w:numPr>
          <w:ilvl w:val="1"/>
          <w:numId w:val="42"/>
        </w:numPr>
        <w:rPr>
          <w:ins w:id="1041" w:author="Arthur Parmentier" w:date="2020-06-07T21:11:00Z"/>
        </w:rPr>
      </w:pPr>
      <w:ins w:id="1042" w:author="Arthur Parmentier" w:date="2020-06-07T21:11:00Z">
        <w:r>
          <w:t>Signs and l</w:t>
        </w:r>
        <w:r w:rsidRPr="007C437A">
          <w:t>inguistics</w:t>
        </w:r>
      </w:ins>
    </w:p>
    <w:p w:rsidR="006D5BBB" w:rsidRDefault="006D5BBB" w:rsidP="006D5BBB">
      <w:pPr>
        <w:rPr>
          <w:ins w:id="1043" w:author="Arthur Parmentier" w:date="2020-06-07T21:12:00Z"/>
        </w:rPr>
      </w:pPr>
      <w:ins w:id="1044" w:author="Arthur Parmentier" w:date="2020-06-07T21:11:00Z">
        <w:r>
          <w:t xml:space="preserve">First, I would like to review </w:t>
        </w:r>
      </w:ins>
      <w:ins w:id="1045" w:author="Arthur Parmentier" w:date="2020-06-07T21:12:00Z">
        <w:r>
          <w:t>the notion of sign language in linguistics that will allow us to better understand SP as a language.</w:t>
        </w:r>
      </w:ins>
    </w:p>
    <w:p w:rsidR="006D5BBB" w:rsidRDefault="006D5BBB" w:rsidP="006D5BBB">
      <w:pPr>
        <w:pStyle w:val="Titre3"/>
        <w:rPr>
          <w:ins w:id="1046" w:author="Arthur Parmentier" w:date="2020-06-07T21:35:00Z"/>
        </w:rPr>
      </w:pPr>
      <w:ins w:id="1047" w:author="Arthur Parmentier" w:date="2020-06-07T21:12:00Z">
        <w:r>
          <w:t>Theories of signs</w:t>
        </w:r>
      </w:ins>
    </w:p>
    <w:p w:rsidR="00967518" w:rsidRPr="00967518" w:rsidRDefault="00967518" w:rsidP="00967518">
      <w:pPr>
        <w:rPr>
          <w:ins w:id="1048" w:author="Arthur Parmentier" w:date="2020-06-07T21:12:00Z"/>
          <w:rPrChange w:id="1049" w:author="Arthur Parmentier" w:date="2020-06-07T21:35:00Z">
            <w:rPr>
              <w:ins w:id="1050" w:author="Arthur Parmentier" w:date="2020-06-07T21:12:00Z"/>
            </w:rPr>
          </w:rPrChange>
        </w:rPr>
        <w:pPrChange w:id="1051" w:author="Arthur Parmentier" w:date="2020-06-07T21:35:00Z">
          <w:pPr>
            <w:pStyle w:val="Titre3"/>
          </w:pPr>
        </w:pPrChange>
      </w:pPr>
      <w:ins w:id="1052" w:author="Arthur Parmentier" w:date="2020-06-07T21:35:00Z">
        <w:r>
          <w:t xml:space="preserve">The most basic definition of a sign is that </w:t>
        </w:r>
      </w:ins>
      <w:ins w:id="1053" w:author="Arthur Parmentier" w:date="2020-06-07T21:36:00Z">
        <w:r>
          <w:t xml:space="preserve">it is something that stands for something else. The discipline that deal with this notion is called semiotics, and linguistics </w:t>
        </w:r>
      </w:ins>
      <w:ins w:id="1054" w:author="Arthur Parmentier" w:date="2020-06-07T21:37:00Z">
        <w:r>
          <w:t>is</w:t>
        </w:r>
      </w:ins>
      <w:ins w:id="1055" w:author="Arthur Parmentier" w:date="2020-06-07T21:36:00Z">
        <w:r>
          <w:t xml:space="preserve"> bas</w:t>
        </w:r>
      </w:ins>
      <w:ins w:id="1056" w:author="Arthur Parmentier" w:date="2020-06-07T21:37:00Z">
        <w:r>
          <w:t>ically a sub-discipline of semiotics as our language itself is a system of signs.</w:t>
        </w:r>
        <w:r>
          <w:rPr>
            <w:rStyle w:val="Appelnotedebasdep"/>
          </w:rPr>
          <w:footnoteReference w:id="8"/>
        </w:r>
        <w:r w:rsidR="00613706">
          <w:t xml:space="preserve"> </w:t>
        </w:r>
      </w:ins>
      <w:ins w:id="1061" w:author="Arthur Parmentier" w:date="2020-06-07T21:38:00Z">
        <w:r w:rsidR="00613706">
          <w:t>I would like to introduce a few theories on signs that will help us understanding the processes of SP.</w:t>
        </w:r>
      </w:ins>
    </w:p>
    <w:p w:rsidR="004A28AB" w:rsidRDefault="004A28AB" w:rsidP="004A28AB">
      <w:pPr>
        <w:pStyle w:val="Titre4"/>
        <w:rPr>
          <w:ins w:id="1062" w:author="Arthur Parmentier" w:date="2020-06-07T21:13:00Z"/>
        </w:rPr>
      </w:pPr>
      <w:ins w:id="1063" w:author="Arthur Parmentier" w:date="2020-06-07T21:13:00Z">
        <w:r w:rsidRPr="004A28AB">
          <w:rPr>
            <w:rPrChange w:id="1064" w:author="Arthur Parmentier" w:date="2020-06-07T21:13:00Z">
              <w:rPr/>
            </w:rPrChange>
          </w:rPr>
          <w:t xml:space="preserve">De Saussure </w:t>
        </w:r>
      </w:ins>
      <w:ins w:id="1065" w:author="Arthur Parmentier" w:date="2020-06-07T21:16:00Z">
        <w:r w:rsidR="00AD4404">
          <w:t>signified and signifier</w:t>
        </w:r>
      </w:ins>
    </w:p>
    <w:p w:rsidR="004A28AB" w:rsidRDefault="004A28AB" w:rsidP="004A28AB">
      <w:pPr>
        <w:rPr>
          <w:ins w:id="1066" w:author="Arthur Parmentier" w:date="2020-06-07T21:14:00Z"/>
        </w:rPr>
      </w:pPr>
      <w:ins w:id="1067"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72" w:author="Arthur Parmentier" w:date="2020-06-07T21:15:00Z"/>
        </w:rPr>
      </w:pPr>
      <w:ins w:id="1073" w:author="Arthur Parmentier" w:date="2020-06-07T21:14:00Z">
        <w:r>
          <w:t xml:space="preserve">The main </w:t>
        </w:r>
      </w:ins>
      <w:ins w:id="1074" w:author="Arthur Parmentier" w:date="2020-06-07T21:15:00Z">
        <w:r>
          <w:t>idea brought by De Saussure is that a sign is made of two components</w:t>
        </w:r>
      </w:ins>
      <w:ins w:id="1075" w:author="Arthur Parmentier" w:date="2020-06-07T21:39:00Z">
        <w:r w:rsidR="00FB3C33">
          <w:t xml:space="preserve"> (the so-called “egg model”)</w:t>
        </w:r>
      </w:ins>
      <w:ins w:id="1076" w:author="Arthur Parmentier" w:date="2020-06-07T21:15:00Z">
        <w:r>
          <w:t>:</w:t>
        </w:r>
      </w:ins>
    </w:p>
    <w:p w:rsidR="00AD4404" w:rsidRDefault="00AD4404" w:rsidP="00AD4404">
      <w:pPr>
        <w:pStyle w:val="Paragraphedeliste"/>
        <w:numPr>
          <w:ilvl w:val="0"/>
          <w:numId w:val="43"/>
        </w:numPr>
        <w:rPr>
          <w:ins w:id="1077" w:author="Arthur Parmentier" w:date="2020-06-07T21:15:00Z"/>
        </w:rPr>
      </w:pPr>
      <w:ins w:id="1078" w:author="Arthur Parmentier" w:date="2020-06-07T21:15:00Z">
        <w:r>
          <w:t>A signified, which is the concept or meaning part of the sign</w:t>
        </w:r>
      </w:ins>
      <w:ins w:id="1079" w:author="Arthur Parmentier" w:date="2020-06-07T21:18:00Z">
        <w:r w:rsidR="005E0152">
          <w:t xml:space="preserve"> (the sign’s “content”)</w:t>
        </w:r>
      </w:ins>
    </w:p>
    <w:p w:rsidR="00AD4404" w:rsidRDefault="00AD4404" w:rsidP="00AD4404">
      <w:pPr>
        <w:pStyle w:val="Paragraphedeliste"/>
        <w:numPr>
          <w:ilvl w:val="0"/>
          <w:numId w:val="43"/>
        </w:numPr>
        <w:rPr>
          <w:ins w:id="1080" w:author="Arthur Parmentier" w:date="2020-06-07T21:17:00Z"/>
        </w:rPr>
      </w:pPr>
      <w:ins w:id="1081" w:author="Arthur Parmentier" w:date="2020-06-07T21:16:00Z">
        <w:r>
          <w:t>A signifier that represents the signified</w:t>
        </w:r>
      </w:ins>
      <w:ins w:id="1082" w:author="Arthur Parmentier" w:date="2020-06-07T21:18:00Z">
        <w:r w:rsidR="005E0152">
          <w:t xml:space="preserve"> (the sign’s “body”)</w:t>
        </w:r>
      </w:ins>
    </w:p>
    <w:p w:rsidR="005E0152" w:rsidRDefault="005E0152" w:rsidP="005E0152">
      <w:pPr>
        <w:rPr>
          <w:ins w:id="1083" w:author="Arthur Parmentier" w:date="2020-06-07T21:20:00Z"/>
        </w:rPr>
      </w:pPr>
      <w:ins w:id="1084" w:author="Arthur Parmentier" w:date="2020-06-07T21:17:00Z">
        <w:r>
          <w:t xml:space="preserve">Moreover, </w:t>
        </w:r>
      </w:ins>
      <w:ins w:id="1085" w:author="Arthur Parmentier" w:date="2020-06-07T21:22:00Z">
        <w:r w:rsidR="005F301D">
          <w:t xml:space="preserve">he claims that </w:t>
        </w:r>
      </w:ins>
      <w:ins w:id="1086" w:author="Arthur Parmentier" w:date="2020-06-07T21:17:00Z">
        <w:r>
          <w:t xml:space="preserve">the relation between the signifier and </w:t>
        </w:r>
      </w:ins>
      <w:ins w:id="1087" w:author="Arthur Parmentier" w:date="2020-06-07T21:19:00Z">
        <w:r w:rsidR="005F301D">
          <w:t>signified is conventional and arbitrary (it could be something else).</w:t>
        </w:r>
      </w:ins>
    </w:p>
    <w:p w:rsidR="005F301D" w:rsidRDefault="005F301D" w:rsidP="005F301D">
      <w:pPr>
        <w:pStyle w:val="Titre4"/>
        <w:rPr>
          <w:ins w:id="1088" w:author="Arthur Parmentier" w:date="2020-06-07T21:16:00Z"/>
        </w:rPr>
        <w:pPrChange w:id="1089" w:author="Arthur Parmentier" w:date="2020-06-07T21:20:00Z">
          <w:pPr>
            <w:pStyle w:val="Paragraphedeliste"/>
            <w:numPr>
              <w:numId w:val="43"/>
            </w:numPr>
            <w:ind w:hanging="360"/>
          </w:pPr>
        </w:pPrChange>
      </w:pPr>
      <w:ins w:id="1090" w:author="Arthur Parmentier" w:date="2020-06-07T21:20:00Z">
        <w:r w:rsidRPr="005F301D">
          <w:lastRenderedPageBreak/>
          <w:t>Charles</w:t>
        </w:r>
      </w:ins>
      <w:ins w:id="1091" w:author="Arthur Parmentier" w:date="2020-06-07T21:21:00Z">
        <w:r>
          <w:t xml:space="preserve"> </w:t>
        </w:r>
      </w:ins>
      <w:ins w:id="1092" w:author="Arthur Parmentier" w:date="2020-06-07T21:20:00Z">
        <w:r w:rsidRPr="005F301D">
          <w:t>Sanders</w:t>
        </w:r>
      </w:ins>
      <w:ins w:id="1093" w:author="Arthur Parmentier" w:date="2020-06-07T21:21:00Z">
        <w:r>
          <w:t xml:space="preserve"> </w:t>
        </w:r>
      </w:ins>
      <w:ins w:id="1094" w:author="Arthur Parmentier" w:date="2020-06-07T21:20:00Z">
        <w:r w:rsidRPr="005F301D">
          <w:t>Peirce</w:t>
        </w:r>
      </w:ins>
    </w:p>
    <w:p w:rsidR="00AD4404" w:rsidRDefault="005F301D" w:rsidP="00AD4404">
      <w:pPr>
        <w:rPr>
          <w:ins w:id="1095" w:author="Arthur Parmentier" w:date="2020-06-07T21:34:00Z"/>
        </w:rPr>
      </w:pPr>
      <w:ins w:id="1096" w:author="Arthur Parmentier" w:date="2020-06-07T21:27:00Z">
        <w:r>
          <w:t xml:space="preserve">Charles Sanders Peirce </w:t>
        </w:r>
      </w:ins>
      <w:ins w:id="1097" w:author="Arthur Parmentier" w:date="2020-06-07T21:31:00Z">
        <w:r w:rsidR="00967518">
          <w:t xml:space="preserve">proposed in 1903 a more complex </w:t>
        </w:r>
      </w:ins>
      <w:ins w:id="1098" w:author="Arthur Parmentier" w:date="2020-06-07T21:32:00Z">
        <w:r w:rsidR="00967518">
          <w:t>classification of theory of signs</w:t>
        </w:r>
      </w:ins>
      <w:ins w:id="1099" w:author="Arthur Parmentier" w:date="2020-06-07T21:33:00Z">
        <w:r w:rsidR="00967518">
          <w:t xml:space="preserve"> in triadic ele</w:t>
        </w:r>
      </w:ins>
      <w:ins w:id="1100" w:author="Arthur Parmentier" w:date="2020-06-07T21:34:00Z">
        <w:r w:rsidR="00967518">
          <w:t>ments.</w:t>
        </w:r>
      </w:ins>
      <w:ins w:id="1101" w:author="Arthur Parmentier" w:date="2020-06-07T21:33:00Z">
        <w:r w:rsidR="00967518">
          <w:rPr>
            <w:rStyle w:val="Appelnotedebasdep"/>
          </w:rPr>
          <w:footnoteReference w:id="10"/>
        </w:r>
      </w:ins>
      <w:ins w:id="1104"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105" w:author="Arthur Parmentier" w:date="2020-06-07T21:34:00Z"/>
        </w:rPr>
      </w:pPr>
      <w:ins w:id="1106" w:author="Arthur Parmentier" w:date="2020-06-07T21:34:00Z">
        <w:r>
          <w:t>Symbols</w:t>
        </w:r>
      </w:ins>
      <w:ins w:id="1107" w:author="Arthur Parmentier" w:date="2020-06-07T21:40:00Z">
        <w:r w:rsidR="00B83B38">
          <w:t xml:space="preserve">: </w:t>
        </w:r>
      </w:ins>
      <w:ins w:id="1108" w:author="Arthur Parmentier" w:date="2020-06-07T21:41:00Z">
        <w:r w:rsidR="00B83B38">
          <w:t>arbitrary</w:t>
        </w:r>
      </w:ins>
      <w:ins w:id="1109" w:author="Arthur Parmentier" w:date="2020-06-07T21:40:00Z">
        <w:r w:rsidR="00B83B38">
          <w:t xml:space="preserve"> signs that </w:t>
        </w:r>
      </w:ins>
      <w:ins w:id="1110" w:author="Arthur Parmentier" w:date="2020-06-07T21:44:00Z">
        <w:r w:rsidR="00B83B38">
          <w:t>must</w:t>
        </w:r>
      </w:ins>
      <w:ins w:id="1111" w:author="Arthur Parmentier" w:date="2020-06-07T21:40:00Z">
        <w:r w:rsidR="00B83B38">
          <w:t xml:space="preserve"> be learned</w:t>
        </w:r>
      </w:ins>
    </w:p>
    <w:p w:rsidR="00967518" w:rsidRDefault="00967518" w:rsidP="00967518">
      <w:pPr>
        <w:pStyle w:val="Paragraphedeliste"/>
        <w:numPr>
          <w:ilvl w:val="0"/>
          <w:numId w:val="43"/>
        </w:numPr>
        <w:rPr>
          <w:ins w:id="1112" w:author="Arthur Parmentier" w:date="2020-06-07T21:34:00Z"/>
        </w:rPr>
      </w:pPr>
      <w:ins w:id="1113" w:author="Arthur Parmentier" w:date="2020-06-07T21:34:00Z">
        <w:r>
          <w:t>Icons</w:t>
        </w:r>
      </w:ins>
      <w:ins w:id="1114" w:author="Arthur Parmentier" w:date="2020-06-07T21:41:00Z">
        <w:r w:rsidR="00B83B38">
          <w:t xml:space="preserve">: </w:t>
        </w:r>
      </w:ins>
      <w:ins w:id="1115" w:author="Arthur Parmentier" w:date="2020-06-07T21:42:00Z">
        <w:r w:rsidR="00B83B38">
          <w:t xml:space="preserve">signs </w:t>
        </w:r>
      </w:ins>
      <w:ins w:id="1116"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17" w:author="Arthur Parmentier" w:date="2020-06-07T21:44:00Z"/>
        </w:rPr>
      </w:pPr>
      <w:ins w:id="1118" w:author="Arthur Parmentier" w:date="2020-06-07T21:34:00Z">
        <w:r>
          <w:t>Indices (or index)</w:t>
        </w:r>
      </w:ins>
      <w:ins w:id="1119" w:author="Arthur Parmentier" w:date="2020-06-07T21:43:00Z">
        <w:r w:rsidR="00B83B38">
          <w:t xml:space="preserve">: signs that are caused by the thing they </w:t>
        </w:r>
      </w:ins>
      <w:ins w:id="1120" w:author="Arthur Parmentier" w:date="2020-06-07T21:44:00Z">
        <w:r w:rsidR="00B83B38">
          <w:t>stand for or bear close connection between body and content</w:t>
        </w:r>
      </w:ins>
    </w:p>
    <w:p w:rsidR="00B83B38" w:rsidRPr="00B83B38" w:rsidRDefault="00B83B38" w:rsidP="00B83B38">
      <w:pPr>
        <w:rPr>
          <w:ins w:id="1121" w:author="Arthur Parmentier" w:date="2020-06-07T21:11:00Z"/>
          <w:rPrChange w:id="1122" w:author="Arthur Parmentier" w:date="2020-06-07T21:44:00Z">
            <w:rPr>
              <w:ins w:id="1123" w:author="Arthur Parmentier" w:date="2020-06-07T21:11:00Z"/>
            </w:rPr>
          </w:rPrChange>
        </w:rPr>
        <w:pPrChange w:id="1124" w:author="Arthur Parmentier" w:date="2020-06-07T21:44:00Z">
          <w:pPr>
            <w:pStyle w:val="Titre2"/>
            <w:numPr>
              <w:numId w:val="42"/>
            </w:numPr>
          </w:pPr>
        </w:pPrChange>
      </w:pPr>
      <w:ins w:id="1125" w:author="Arthur Parmentier" w:date="2020-06-07T21:44:00Z">
        <w:r w:rsidRPr="00B83B38">
          <w:rPr>
            <w:rPrChange w:id="1126" w:author="Arthur Parmentier" w:date="2020-06-07T21:44:00Z">
              <w:rPr/>
            </w:rPrChange>
          </w:rPr>
          <w:t>For Peirce, t</w:t>
        </w:r>
        <w:r w:rsidRPr="00B83B38">
          <w:rPr>
            <w:rPrChange w:id="1127" w:author="Arthur Parmentier" w:date="2020-06-07T21:44:00Z">
              <w:rPr>
                <w:lang w:val="fr-FR"/>
              </w:rPr>
            </w:rPrChange>
          </w:rPr>
          <w:t xml:space="preserve">he most </w:t>
        </w:r>
      </w:ins>
      <w:ins w:id="1128" w:author="Arthur Parmentier" w:date="2020-06-07T21:45:00Z">
        <w:r w:rsidRPr="00B83B38">
          <w:rPr>
            <w:rPrChange w:id="1129" w:author="Arthur Parmentier" w:date="2020-06-07T21:44:00Z">
              <w:rPr/>
            </w:rPrChange>
          </w:rPr>
          <w:t>v</w:t>
        </w:r>
        <w:r>
          <w:t>ersatile</w:t>
        </w:r>
      </w:ins>
      <w:ins w:id="1130" w:author="Arthur Parmentier" w:date="2020-06-07T21:44:00Z">
        <w:r>
          <w:t xml:space="preserve"> signs are symbols because they can express more ab</w:t>
        </w:r>
      </w:ins>
      <w:ins w:id="1131" w:author="Arthur Parmentier" w:date="2020-06-07T21:45:00Z">
        <w:r>
          <w:t>stract and complex concepts.</w:t>
        </w:r>
      </w:ins>
    </w:p>
    <w:p w:rsidR="006D5BBB" w:rsidRPr="007C437A" w:rsidRDefault="006D5BBB" w:rsidP="006D5BBB">
      <w:pPr>
        <w:pStyle w:val="Titre3"/>
        <w:numPr>
          <w:ilvl w:val="0"/>
          <w:numId w:val="0"/>
        </w:numPr>
        <w:ind w:left="1440"/>
        <w:rPr>
          <w:ins w:id="1132" w:author="Arthur Parmentier" w:date="2020-06-07T21:11:00Z"/>
        </w:rPr>
      </w:pPr>
      <w:bookmarkStart w:id="1133" w:name="_Toc42449822"/>
      <w:ins w:id="1134" w:author="Arthur Parmentier" w:date="2020-06-07T21:11:00Z">
        <w:r w:rsidRPr="00B83B38">
          <w:rPr>
            <w:rPrChange w:id="1135" w:author="Arthur Parmentier" w:date="2020-06-07T21:44:00Z">
              <w:rPr/>
            </w:rPrChange>
          </w:rPr>
          <w:t xml:space="preserve">Rousseau, Wittgenstein.. </w:t>
        </w:r>
        <w:r w:rsidRPr="007C437A">
          <w:t>theory of signs: De Saussure (sign theory)</w:t>
        </w:r>
        <w:bookmarkEnd w:id="1133"/>
      </w:ins>
    </w:p>
    <w:p w:rsidR="006D5BBB" w:rsidRPr="00B15AD8" w:rsidRDefault="006D5BBB" w:rsidP="006D5BBB">
      <w:pPr>
        <w:rPr>
          <w:ins w:id="1136" w:author="Arthur Parmentier" w:date="2020-06-07T21:11:00Z"/>
        </w:rPr>
      </w:pPr>
      <w:ins w:id="1137" w:author="Arthur Parmentier" w:date="2020-06-07T21:11:00Z">
        <w:r w:rsidRPr="00B15AD8">
          <w:t>Emetteur/recepteur;;.</w:t>
        </w:r>
      </w:ins>
    </w:p>
    <w:p w:rsidR="00A36CE1" w:rsidRDefault="00A36CE1" w:rsidP="006D5BBB">
      <w:pPr>
        <w:pStyle w:val="Titre3"/>
        <w:rPr>
          <w:ins w:id="1138" w:author="Arthur Parmentier" w:date="2020-06-08T00:54:00Z"/>
        </w:rPr>
      </w:pPr>
      <w:ins w:id="1139" w:author="Arthur Parmentier" w:date="2020-06-08T00:54:00Z">
        <w:r>
          <w:t>Some elements of syntax</w:t>
        </w:r>
      </w:ins>
    </w:p>
    <w:p w:rsidR="00A36CE1" w:rsidRDefault="00A36CE1" w:rsidP="00A36CE1">
      <w:pPr>
        <w:rPr>
          <w:ins w:id="1140" w:author="Arthur Parmentier" w:date="2020-06-08T01:23:00Z"/>
        </w:rPr>
      </w:pPr>
      <w:ins w:id="1141" w:author="Arthur Parmentier" w:date="2020-06-08T00:55:00Z">
        <w:r>
          <w:t>In the next parts of this report, we are going to use some elements of syntax that I would like to introduce prior to the discussion on SP grammar.</w:t>
        </w:r>
      </w:ins>
    </w:p>
    <w:p w:rsidR="002E242D" w:rsidRDefault="002E242D" w:rsidP="002E242D">
      <w:pPr>
        <w:pStyle w:val="Titre4"/>
        <w:rPr>
          <w:ins w:id="1142" w:author="Arthur Parmentier" w:date="2020-06-08T00:56:00Z"/>
        </w:rPr>
        <w:pPrChange w:id="1143" w:author="Arthur Parmentier" w:date="2020-06-08T01:23:00Z">
          <w:pPr/>
        </w:pPrChange>
      </w:pPr>
      <w:ins w:id="1144" w:author="Arthur Parmentier" w:date="2020-06-08T01:23:00Z">
        <w:r>
          <w:t>Hierarchical structures</w:t>
        </w:r>
      </w:ins>
    </w:p>
    <w:p w:rsidR="00347D33" w:rsidRDefault="00347D33" w:rsidP="00A36CE1">
      <w:pPr>
        <w:rPr>
          <w:ins w:id="1145" w:author="Arthur Parmentier" w:date="2020-06-08T01:02:00Z"/>
        </w:rPr>
      </w:pPr>
      <w:ins w:id="1146" w:author="Arthur Parmentier" w:date="2020-06-08T00:56:00Z">
        <w:r>
          <w:t>It is common in Western languages</w:t>
        </w:r>
      </w:ins>
      <w:ins w:id="1147" w:author="Arthur Parmentier" w:date="2020-06-08T00:57:00Z">
        <w:r>
          <w:rPr>
            <w:rStyle w:val="Appelnotedebasdep"/>
          </w:rPr>
          <w:footnoteReference w:id="11"/>
        </w:r>
        <w:r>
          <w:t xml:space="preserve"> to find hierarchical elements and structu</w:t>
        </w:r>
      </w:ins>
      <w:ins w:id="1151" w:author="Arthur Parmentier" w:date="2020-06-08T00:58:00Z">
        <w:r>
          <w:t>res of syntax. For instance, most basic elements of syntax are called “words”; in our case, they correspond to single signs. These elements can be asse</w:t>
        </w:r>
      </w:ins>
      <w:ins w:id="1152" w:author="Arthur Parmentier" w:date="2020-06-08T00:59:00Z">
        <w:r>
          <w:t>mbled to form phrases. Each p</w:t>
        </w:r>
      </w:ins>
      <w:ins w:id="1153" w:author="Arthur Parmentier" w:date="2020-06-08T01:00:00Z">
        <w:r>
          <w:t xml:space="preserve">hrase performs a single function in </w:t>
        </w:r>
      </w:ins>
      <w:ins w:id="1154" w:author="Arthur Parmentier" w:date="2020-06-08T01:01:00Z">
        <w:r>
          <w:t>a clause, which is the most basic unit of meaning in the larger sentence.</w:t>
        </w:r>
      </w:ins>
    </w:p>
    <w:p w:rsidR="00347D33" w:rsidRDefault="00347D33" w:rsidP="00A36CE1">
      <w:pPr>
        <w:rPr>
          <w:ins w:id="1155" w:author="Arthur Parmentier" w:date="2020-06-08T01:02:00Z"/>
        </w:rPr>
      </w:pPr>
      <w:ins w:id="1156" w:author="Arthur Parmentier" w:date="2020-06-08T01:02:00Z">
        <w:r>
          <w:t>For instance, let’s consider the following sentence</w:t>
        </w:r>
      </w:ins>
      <w:ins w:id="1157" w:author="Arthur Parmentier" w:date="2020-06-08T01:12:00Z">
        <w:r w:rsidR="00DA4812">
          <w:t>s in English and SP</w:t>
        </w:r>
      </w:ins>
      <w:ins w:id="1158" w:author="Arthur Parmentier" w:date="2020-06-08T01:02:00Z">
        <w:r>
          <w:t>:</w:t>
        </w:r>
      </w:ins>
    </w:p>
    <w:p w:rsidR="00347D33" w:rsidRDefault="00DA4812" w:rsidP="00A36CE1">
      <w:pPr>
        <w:rPr>
          <w:ins w:id="1159" w:author="Arthur Parmentier" w:date="2020-06-08T01:07:00Z"/>
        </w:rPr>
      </w:pPr>
      <w:ins w:id="1160" w:author="Arthur Parmentier" w:date="2020-06-08T01:12:00Z">
        <w:r>
          <w:t>“</w:t>
        </w:r>
        <w:r w:rsidRPr="00DA4812">
          <w:t>M</w:t>
        </w:r>
      </w:ins>
      <w:ins w:id="1161" w:author="Arthur Parmentier" w:date="2020-06-08T01:15:00Z">
        <w:r>
          <w:t>y</w:t>
        </w:r>
      </w:ins>
      <w:ins w:id="1162" w:author="Arthur Parmentier" w:date="2020-06-08T01:12:00Z">
        <w:r w:rsidRPr="00DA4812">
          <w:t xml:space="preserve"> brother</w:t>
        </w:r>
      </w:ins>
      <w:ins w:id="1163" w:author="Arthur Parmentier" w:date="2020-06-08T01:18:00Z">
        <w:r w:rsidR="00370364">
          <w:t>,</w:t>
        </w:r>
      </w:ins>
      <w:ins w:id="1164" w:author="Arthur Parmentier" w:date="2020-06-08T01:12:00Z">
        <w:r w:rsidRPr="00DA4812">
          <w:t xml:space="preserve"> drives</w:t>
        </w:r>
      </w:ins>
      <w:ins w:id="1165" w:author="Arthur Parmentier" w:date="2020-06-08T01:16:00Z">
        <w:r>
          <w:t>;</w:t>
        </w:r>
      </w:ins>
      <w:ins w:id="1166" w:author="Arthur Parmentier" w:date="2020-06-08T01:12:00Z">
        <w:r w:rsidRPr="00DA4812">
          <w:t xml:space="preserve"> but he doesn’t drive</w:t>
        </w:r>
      </w:ins>
      <w:ins w:id="1167" w:author="Arthur Parmentier" w:date="2020-06-08T01:17:00Z">
        <w:r>
          <w:t>,</w:t>
        </w:r>
      </w:ins>
      <w:ins w:id="1168" w:author="Arthur Parmentier" w:date="2020-06-08T01:12:00Z">
        <w:r w:rsidRPr="00DA4812">
          <w:t xml:space="preserve"> very well</w:t>
        </w:r>
        <w:r>
          <w:t>.”</w:t>
        </w:r>
        <w:r>
          <w:br/>
        </w:r>
      </w:ins>
      <w:ins w:id="1169" w:author="Arthur Parmentier" w:date="2020-06-08T01:02:00Z">
        <w:r w:rsidR="00347D33">
          <w:t>“Percussions Actor 1</w:t>
        </w:r>
      </w:ins>
      <w:ins w:id="1170" w:author="Arthur Parmentier" w:date="2020-06-08T01:15:00Z">
        <w:r>
          <w:t>,</w:t>
        </w:r>
      </w:ins>
      <w:ins w:id="1171" w:author="Arthur Parmentier" w:date="2020-06-08T01:03:00Z">
        <w:r w:rsidR="00347D33">
          <w:t xml:space="preserve"> long tone</w:t>
        </w:r>
      </w:ins>
      <w:ins w:id="1172" w:author="Arthur Parmentier" w:date="2020-06-08T01:15:00Z">
        <w:r>
          <w:t xml:space="preserve">, </w:t>
        </w:r>
      </w:ins>
      <w:ins w:id="1173" w:author="Arthur Parmentier" w:date="2020-06-08T01:03:00Z">
        <w:r w:rsidR="00347D33">
          <w:t>slowly enter</w:t>
        </w:r>
      </w:ins>
      <w:ins w:id="1174" w:author="Arthur Parmentier" w:date="2020-06-08T01:13:00Z">
        <w:r>
          <w:t>;</w:t>
        </w:r>
      </w:ins>
      <w:ins w:id="1175" w:author="Arthur Parmentier" w:date="2020-06-08T01:03:00Z">
        <w:r w:rsidR="00347D33">
          <w:t>.</w:t>
        </w:r>
      </w:ins>
      <w:ins w:id="1176" w:author="Arthur Parmentier" w:date="2020-06-08T01:07:00Z">
        <w:r>
          <w:t>”</w:t>
        </w:r>
      </w:ins>
    </w:p>
    <w:p w:rsidR="00DA4812" w:rsidRDefault="00DA4812" w:rsidP="00A36CE1">
      <w:pPr>
        <w:rPr>
          <w:ins w:id="1177" w:author="Arthur Parmentier" w:date="2020-06-08T01:23:00Z"/>
        </w:rPr>
      </w:pPr>
      <w:ins w:id="1178" w:author="Arthur Parmentier" w:date="2020-06-08T01:07:00Z">
        <w:r>
          <w:t xml:space="preserve">I have separated each </w:t>
        </w:r>
      </w:ins>
      <w:ins w:id="1179" w:author="Arthur Parmentier" w:date="2020-06-08T01:14:00Z">
        <w:r>
          <w:t>word</w:t>
        </w:r>
      </w:ins>
      <w:ins w:id="1180" w:author="Arthur Parmentier" w:date="2020-06-08T01:15:00Z">
        <w:r>
          <w:t>/</w:t>
        </w:r>
      </w:ins>
      <w:ins w:id="1181" w:author="Arthur Parmentier" w:date="2020-06-08T01:07:00Z">
        <w:r>
          <w:t xml:space="preserve">sign by </w:t>
        </w:r>
      </w:ins>
      <w:ins w:id="1182" w:author="Arthur Parmentier" w:date="2020-06-08T01:15:00Z">
        <w:r>
          <w:t>a space</w:t>
        </w:r>
      </w:ins>
      <w:ins w:id="1183" w:author="Arthur Parmentier" w:date="2020-06-08T01:07:00Z">
        <w:r>
          <w:t xml:space="preserve">, </w:t>
        </w:r>
      </w:ins>
      <w:ins w:id="1184" w:author="Arthur Parmentier" w:date="2020-06-08T01:18:00Z">
        <w:r w:rsidR="00370364">
          <w:t>a few</w:t>
        </w:r>
      </w:ins>
      <w:ins w:id="1185" w:author="Arthur Parmentier" w:date="2020-06-08T01:07:00Z">
        <w:r>
          <w:t xml:space="preserve"> phrase</w:t>
        </w:r>
      </w:ins>
      <w:ins w:id="1186" w:author="Arthur Parmentier" w:date="2020-06-08T01:18:00Z">
        <w:r w:rsidR="00370364">
          <w:t>s</w:t>
        </w:r>
      </w:ins>
      <w:ins w:id="1187" w:author="Arthur Parmentier" w:date="2020-06-08T01:07:00Z">
        <w:r>
          <w:t xml:space="preserve"> by a </w:t>
        </w:r>
      </w:ins>
      <w:ins w:id="1188" w:author="Arthur Parmentier" w:date="2020-06-08T01:15:00Z">
        <w:r>
          <w:t>comma</w:t>
        </w:r>
      </w:ins>
      <w:ins w:id="1189" w:author="Arthur Parmentier" w:date="2020-06-08T01:18:00Z">
        <w:r w:rsidR="00370364">
          <w:rPr>
            <w:rStyle w:val="Appelnotedebasdep"/>
          </w:rPr>
          <w:footnoteReference w:id="12"/>
        </w:r>
      </w:ins>
      <w:ins w:id="1195" w:author="Arthur Parmentier" w:date="2020-06-08T01:13:00Z">
        <w:r>
          <w:t xml:space="preserve">, each </w:t>
        </w:r>
      </w:ins>
      <w:ins w:id="1196" w:author="Arthur Parmentier" w:date="2020-06-08T01:08:00Z">
        <w:r>
          <w:t>clause</w:t>
        </w:r>
      </w:ins>
      <w:ins w:id="1197" w:author="Arthur Parmentier" w:date="2020-06-08T01:13:00Z">
        <w:r>
          <w:t xml:space="preserve"> by </w:t>
        </w:r>
      </w:ins>
      <w:ins w:id="1198" w:author="Arthur Parmentier" w:date="2020-06-08T01:14:00Z">
        <w:r>
          <w:t>a semicolon</w:t>
        </w:r>
      </w:ins>
      <w:ins w:id="1199" w:author="Arthur Parmentier" w:date="2020-06-08T01:08:00Z">
        <w:r>
          <w:t xml:space="preserve">, </w:t>
        </w:r>
      </w:ins>
      <w:ins w:id="1200" w:author="Arthur Parmentier" w:date="2020-06-08T01:14:00Z">
        <w:r>
          <w:t>and n</w:t>
        </w:r>
      </w:ins>
      <w:ins w:id="1201" w:author="Arthur Parmentier" w:date="2020-06-08T01:08:00Z">
        <w:r>
          <w:t>o</w:t>
        </w:r>
      </w:ins>
      <w:ins w:id="1202" w:author="Arthur Parmentier" w:date="2020-06-08T01:14:00Z">
        <w:r>
          <w:t>ted the end of</w:t>
        </w:r>
      </w:ins>
      <w:ins w:id="1203" w:author="Arthur Parmentier" w:date="2020-06-08T01:08:00Z">
        <w:r>
          <w:t xml:space="preserve"> the sentence</w:t>
        </w:r>
      </w:ins>
      <w:ins w:id="1204" w:author="Arthur Parmentier" w:date="2020-06-08T01:09:00Z">
        <w:r>
          <w:t xml:space="preserve"> by a final point.</w:t>
        </w:r>
      </w:ins>
    </w:p>
    <w:p w:rsidR="002E242D" w:rsidRDefault="002E242D" w:rsidP="002E242D">
      <w:pPr>
        <w:pStyle w:val="Titre4"/>
        <w:rPr>
          <w:ins w:id="1205" w:author="Arthur Parmentier" w:date="2020-06-08T01:23:00Z"/>
        </w:rPr>
      </w:pPr>
      <w:ins w:id="1206" w:author="Arthur Parmentier" w:date="2020-06-08T01:23:00Z">
        <w:r>
          <w:lastRenderedPageBreak/>
          <w:t>Functions</w:t>
        </w:r>
      </w:ins>
    </w:p>
    <w:p w:rsidR="002E242D" w:rsidRPr="002E242D" w:rsidRDefault="002E242D" w:rsidP="002E242D">
      <w:pPr>
        <w:rPr>
          <w:ins w:id="1207" w:author="Arthur Parmentier" w:date="2020-06-08T00:54:00Z"/>
          <w:rPrChange w:id="1208" w:author="Arthur Parmentier" w:date="2020-06-08T01:23:00Z">
            <w:rPr>
              <w:ins w:id="1209" w:author="Arthur Parmentier" w:date="2020-06-08T00:54:00Z"/>
            </w:rPr>
          </w:rPrChange>
        </w:rPr>
        <w:pPrChange w:id="1210" w:author="Arthur Parmentier" w:date="2020-06-08T01:23:00Z">
          <w:pPr>
            <w:pStyle w:val="Titre3"/>
          </w:pPr>
        </w:pPrChange>
      </w:pPr>
      <w:ins w:id="1211" w:author="Arthur Parmentier" w:date="2020-06-08T01:23:00Z">
        <w:r>
          <w:t>Ea</w:t>
        </w:r>
      </w:ins>
      <w:ins w:id="1212" w:author="Arthur Parmentier" w:date="2020-06-08T01:24:00Z">
        <w:r>
          <w:t>ch element of</w:t>
        </w:r>
      </w:ins>
      <w:ins w:id="1213" w:author="Arthur Parmentier" w:date="2020-06-08T01:25:00Z">
        <w:r>
          <w:t xml:space="preserve"> the syntax performs several functions at different levels, for instance at the clause level or at the phrase level. Examples of these functions in </w:t>
        </w:r>
      </w:ins>
      <w:ins w:id="1214" w:author="Arthur Parmentier" w:date="2020-06-08T01:27:00Z">
        <w:r>
          <w:t>English</w:t>
        </w:r>
      </w:ins>
      <w:ins w:id="1215" w:author="Arthur Parmentier" w:date="2020-06-08T01:25:00Z">
        <w:r>
          <w:t xml:space="preserve"> are “</w:t>
        </w:r>
      </w:ins>
      <w:ins w:id="1216" w:author="Arthur Parmentier" w:date="2020-06-08T01:26:00Z">
        <w:r>
          <w:t xml:space="preserve">verb”, “noun phrase”, “noun”, “object </w:t>
        </w:r>
      </w:ins>
      <w:ins w:id="1217" w:author="Arthur Parmentier" w:date="2020-06-08T01:27:00Z">
        <w:r>
          <w:t>predicative” …</w:t>
        </w:r>
      </w:ins>
    </w:p>
    <w:p w:rsidR="006D5BBB" w:rsidRDefault="00E85B26" w:rsidP="006D5BBB">
      <w:pPr>
        <w:pStyle w:val="Titre3"/>
        <w:rPr>
          <w:ins w:id="1218" w:author="Arthur Parmentier" w:date="2020-06-08T01:36:00Z"/>
        </w:rPr>
      </w:pPr>
      <w:ins w:id="1219" w:author="Arthur Parmentier" w:date="2020-06-08T01:33:00Z">
        <w:r>
          <w:t>Context-free</w:t>
        </w:r>
      </w:ins>
      <w:ins w:id="1220" w:author="Arthur Parmentier" w:date="2020-06-08T02:17:00Z">
        <w:r w:rsidR="00300A77">
          <w:t>,</w:t>
        </w:r>
      </w:ins>
      <w:ins w:id="1221" w:author="Arthur Parmentier" w:date="2020-06-08T01:33:00Z">
        <w:r>
          <w:t xml:space="preserve"> context-sensitive</w:t>
        </w:r>
      </w:ins>
      <w:ins w:id="1222" w:author="Arthur Parmentier" w:date="2020-06-07T21:11:00Z">
        <w:r w:rsidR="006D5BBB" w:rsidRPr="007C437A">
          <w:t xml:space="preserve"> </w:t>
        </w:r>
      </w:ins>
      <w:ins w:id="1223" w:author="Arthur Parmentier" w:date="2020-06-08T02:17:00Z">
        <w:r w:rsidR="00300A77">
          <w:t>and regular languages</w:t>
        </w:r>
      </w:ins>
    </w:p>
    <w:p w:rsidR="00E85B26" w:rsidRDefault="006F64B1" w:rsidP="00DE0C52">
      <w:pPr>
        <w:rPr>
          <w:ins w:id="1224" w:author="Arthur Parmentier" w:date="2020-06-08T01:35:00Z"/>
        </w:rPr>
        <w:pPrChange w:id="1225" w:author="Arthur Parmentier" w:date="2020-06-08T01:40:00Z">
          <w:pPr>
            <w:pStyle w:val="Titre4"/>
          </w:pPr>
        </w:pPrChange>
      </w:pPr>
      <w:ins w:id="1226" w:author="Arthur Parmentier" w:date="2020-06-08T01:37:00Z">
        <w:r>
          <w:t xml:space="preserve">In order to introduce the </w:t>
        </w:r>
        <w:r w:rsidR="00067022">
          <w:t xml:space="preserve">parsing mechanisms of my recognition tool, I would like to </w:t>
        </w:r>
      </w:ins>
      <w:ins w:id="1227"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28" w:author="Arthur Parmentier" w:date="2020-06-08T01:40:00Z"/>
        </w:rPr>
      </w:pPr>
      <w:ins w:id="1229" w:author="Arthur Parmentier" w:date="2020-06-08T01:35:00Z">
        <w:r>
          <w:t>Context sensitive grammars</w:t>
        </w:r>
      </w:ins>
    </w:p>
    <w:p w:rsidR="00DE0C52" w:rsidRPr="00DE0C52" w:rsidRDefault="00DE0C52" w:rsidP="00DE0C52">
      <w:pPr>
        <w:rPr>
          <w:ins w:id="1230" w:author="Arthur Parmentier" w:date="2020-06-08T01:35:00Z"/>
          <w:rPrChange w:id="1231" w:author="Arthur Parmentier" w:date="2020-06-08T01:40:00Z">
            <w:rPr>
              <w:ins w:id="1232" w:author="Arthur Parmentier" w:date="2020-06-08T01:35:00Z"/>
            </w:rPr>
          </w:rPrChange>
        </w:rPr>
        <w:pPrChange w:id="1233" w:author="Arthur Parmentier" w:date="2020-06-08T01:40:00Z">
          <w:pPr>
            <w:pStyle w:val="Titre4"/>
          </w:pPr>
        </w:pPrChange>
      </w:pPr>
      <w:ins w:id="1234" w:author="Arthur Parmentier" w:date="2020-06-08T01:40:00Z">
        <w:r w:rsidRPr="00DE0C52">
          <w:rPr>
            <w:rPrChange w:id="1235" w:author="Arthur Parmentier" w:date="2020-06-08T01:40:00Z">
              <w:rPr/>
            </w:rPrChange>
          </w:rPr>
          <w:t xml:space="preserve">Context sensitive grammars describe </w:t>
        </w:r>
        <w:r w:rsidRPr="00DE0C52">
          <w:rPr>
            <w:rPrChange w:id="1236" w:author="Arthur Parmentier" w:date="2020-06-08T01:40:00Z">
              <w:rPr>
                <w:lang w:val="fr-FR"/>
              </w:rPr>
            </w:rPrChange>
          </w:rPr>
          <w:t>th</w:t>
        </w:r>
        <w:r>
          <w:t xml:space="preserve">e grammars of oral and written languages we are familiar with, such as </w:t>
        </w:r>
      </w:ins>
      <w:ins w:id="1237" w:author="Arthur Parmentier" w:date="2020-06-08T01:41:00Z">
        <w:r>
          <w:t>English.</w:t>
        </w:r>
      </w:ins>
      <w:ins w:id="1238" w:author="Arthur Parmentier" w:date="2020-06-08T01:42:00Z">
        <w:r w:rsidR="00A71935">
          <w:t xml:space="preserve"> As its name suggest, it means that to </w:t>
        </w:r>
      </w:ins>
      <w:ins w:id="1239" w:author="Arthur Parmentier" w:date="2020-06-08T01:47:00Z">
        <w:r w:rsidR="008054B5">
          <w:t>find</w:t>
        </w:r>
      </w:ins>
      <w:ins w:id="1240" w:author="Arthur Parmentier" w:date="2020-06-08T01:42:00Z">
        <w:r w:rsidR="00A71935">
          <w:t xml:space="preserve"> the function of an element in the sentence, it </w:t>
        </w:r>
      </w:ins>
      <w:ins w:id="1241" w:author="Arthur Parmentier" w:date="2020-06-08T01:44:00Z">
        <w:r w:rsidR="00A71935">
          <w:t xml:space="preserve">may be </w:t>
        </w:r>
      </w:ins>
      <w:ins w:id="1242" w:author="Arthur Parmentier" w:date="2020-06-08T01:43:00Z">
        <w:r w:rsidR="00A71935">
          <w:t>necessary to know about the context, i.e. the other elements that surrounds it.</w:t>
        </w:r>
      </w:ins>
    </w:p>
    <w:p w:rsidR="00E85B26" w:rsidRDefault="00C22AA0" w:rsidP="00E85B26">
      <w:pPr>
        <w:rPr>
          <w:ins w:id="1243" w:author="Arthur Parmentier" w:date="2020-06-08T01:40:00Z"/>
        </w:rPr>
      </w:pPr>
      <w:ins w:id="1244" w:author="Arthur Parmentier" w:date="2020-06-08T01:44:00Z">
        <w:r>
          <w:t>One important theorem is t</w:t>
        </w:r>
      </w:ins>
      <w:ins w:id="1245" w:author="Arthur Parmentier" w:date="2020-06-08T01:45:00Z">
        <w:r>
          <w:t xml:space="preserve">hat all </w:t>
        </w:r>
      </w:ins>
      <w:ins w:id="1246" w:author="Arthur Parmentier" w:date="2020-06-08T01:35:00Z">
        <w:r w:rsidR="00E85B26">
          <w:t>context-sensitive grammar</w:t>
        </w:r>
      </w:ins>
      <w:ins w:id="1247" w:author="Arthur Parmentier" w:date="2020-06-08T01:45:00Z">
        <w:r>
          <w:t>s</w:t>
        </w:r>
      </w:ins>
      <w:ins w:id="1248" w:author="Arthur Parmentier" w:date="2020-06-08T01:35:00Z">
        <w:r w:rsidR="00E85B26">
          <w:t xml:space="preserve"> </w:t>
        </w:r>
      </w:ins>
      <w:ins w:id="1249" w:author="Arthur Parmentier" w:date="2020-06-08T01:45:00Z">
        <w:r>
          <w:t>are described by a</w:t>
        </w:r>
      </w:ins>
      <w:ins w:id="1250" w:author="Arthur Parmentier" w:date="2020-06-08T01:35:00Z">
        <w:r w:rsidR="00E85B26">
          <w:t xml:space="preserve"> linear bounded automaton (LBA)</w:t>
        </w:r>
      </w:ins>
      <w:ins w:id="1251" w:author="Arthur Parmentier" w:date="2020-06-08T01:45:00Z">
        <w:r w:rsidR="00942F80">
          <w:t xml:space="preserve"> that could for instance be implemented on a computer.</w:t>
        </w:r>
      </w:ins>
      <w:ins w:id="1252" w:author="Arthur Parmentier" w:date="2020-06-08T01:36:00Z">
        <w:r w:rsidR="00E85B26">
          <w:rPr>
            <w:rStyle w:val="Appelnotedebasdep"/>
          </w:rPr>
          <w:footnoteReference w:id="13"/>
        </w:r>
      </w:ins>
    </w:p>
    <w:p w:rsidR="00DE0C52" w:rsidRDefault="008054B5" w:rsidP="00DE0C52">
      <w:pPr>
        <w:pStyle w:val="Titre4"/>
        <w:rPr>
          <w:ins w:id="1255" w:author="Arthur Parmentier" w:date="2020-06-08T01:45:00Z"/>
        </w:rPr>
      </w:pPr>
      <w:ins w:id="1256" w:author="Arthur Parmentier" w:date="2020-06-08T01:45:00Z">
        <w:r>
          <w:t>Context-free grammars</w:t>
        </w:r>
      </w:ins>
    </w:p>
    <w:p w:rsidR="008054B5" w:rsidRDefault="008054B5" w:rsidP="008054B5">
      <w:pPr>
        <w:rPr>
          <w:ins w:id="1257" w:author="Arthur Parmentier" w:date="2020-06-08T01:47:00Z"/>
        </w:rPr>
      </w:pPr>
      <w:ins w:id="1258" w:author="Arthur Parmentier" w:date="2020-06-08T01:45:00Z">
        <w:r>
          <w:t>At the opposite of context</w:t>
        </w:r>
      </w:ins>
      <w:ins w:id="1259" w:author="Arthur Parmentier" w:date="2020-06-08T01:46:00Z">
        <w:r>
          <w:t>-sensitive grammars, context-free grammars describe languages in which it is not necessary to know about the context to find the function of an</w:t>
        </w:r>
      </w:ins>
      <w:ins w:id="1260" w:author="Arthur Parmentier" w:date="2020-06-08T01:47:00Z">
        <w:r>
          <w:t xml:space="preserve"> element. Context-free grammars are therefore a subset of context-sensitive grammars.</w:t>
        </w:r>
      </w:ins>
    </w:p>
    <w:p w:rsidR="001958BE" w:rsidRDefault="001958BE" w:rsidP="008054B5">
      <w:pPr>
        <w:rPr>
          <w:ins w:id="1261" w:author="Arthur Parmentier" w:date="2020-06-08T01:48:00Z"/>
        </w:rPr>
      </w:pPr>
      <w:ins w:id="1262" w:author="Arthur Parmentier" w:date="2020-06-08T01:47:00Z">
        <w:r>
          <w:t xml:space="preserve">For instance, consider </w:t>
        </w:r>
      </w:ins>
      <w:ins w:id="1263" w:author="Arthur Parmentier" w:date="2020-06-08T02:00:00Z">
        <w:r w:rsidR="00E314FF">
          <w:t xml:space="preserve">the </w:t>
        </w:r>
      </w:ins>
      <w:ins w:id="1264" w:author="Arthur Parmentier" w:date="2020-06-08T01:48:00Z">
        <w:r>
          <w:t>grammar</w:t>
        </w:r>
      </w:ins>
      <w:ins w:id="1265" w:author="Arthur Parmentier" w:date="2020-06-08T01:55:00Z">
        <w:r>
          <w:t xml:space="preserve"> made of the following production rules</w:t>
        </w:r>
      </w:ins>
      <w:ins w:id="1266" w:author="Arthur Parmentier" w:date="2020-06-08T01:48:00Z">
        <w:r>
          <w:t>:</w:t>
        </w:r>
      </w:ins>
    </w:p>
    <w:p w:rsidR="001958BE" w:rsidRDefault="00352DF5" w:rsidP="008054B5">
      <w:pPr>
        <w:rPr>
          <w:ins w:id="1267" w:author="Arthur Parmentier" w:date="2020-06-08T01:51:00Z"/>
          <w:rFonts w:ascii="Cambria" w:hAnsi="Cambria" w:cs="Cambria"/>
        </w:rPr>
      </w:pPr>
      <w:ins w:id="1268" w:author="Arthur Parmentier" w:date="2020-06-08T02:03:00Z">
        <w:r>
          <w:rPr>
            <w:rFonts w:cs="Cambria Math"/>
          </w:rPr>
          <w:t>S</w:t>
        </w:r>
      </w:ins>
      <w:ins w:id="1269" w:author="Arthur Parmentier" w:date="2020-06-08T01:50:00Z">
        <w:r w:rsidR="001958BE" w:rsidRPr="001958BE">
          <w:rPr>
            <w:rFonts w:cs="Cambria Math"/>
            <w:rPrChange w:id="1270" w:author="Arthur Parmentier" w:date="2020-06-08T01:50:00Z">
              <w:rPr>
                <w:rFonts w:ascii="Cambria Math" w:hAnsi="Cambria Math" w:cs="Cambria Math"/>
              </w:rPr>
            </w:rPrChange>
          </w:rPr>
          <w:t xml:space="preserve"> -&gt; </w:t>
        </w:r>
      </w:ins>
      <w:ins w:id="1271" w:author="Arthur Parmentier" w:date="2020-06-08T02:06:00Z">
        <w:r>
          <w:rPr>
            <w:rFonts w:cs="Cambria Math"/>
          </w:rPr>
          <w:t>WHO WHAT HOW WHEN</w:t>
        </w:r>
      </w:ins>
      <w:ins w:id="1272" w:author="Arthur Parmentier" w:date="2020-06-08T01:48:00Z">
        <w:r w:rsidR="001958BE">
          <w:br/>
        </w:r>
      </w:ins>
      <w:ins w:id="1273" w:author="Arthur Parmentier" w:date="2020-06-08T02:06:00Z">
        <w:r>
          <w:t>WHO</w:t>
        </w:r>
      </w:ins>
      <w:ins w:id="1274" w:author="Arthur Parmentier" w:date="2020-06-08T01:48:00Z">
        <w:r w:rsidR="001958BE">
          <w:t xml:space="preserve"> -&gt; </w:t>
        </w:r>
      </w:ins>
      <w:ins w:id="1275" w:author="Arthur Parmentier" w:date="2020-06-08T02:06:00Z">
        <w:r>
          <w:t>who</w:t>
        </w:r>
      </w:ins>
      <w:ins w:id="1276" w:author="Arthur Parmentier" w:date="2020-06-08T01:48:00Z">
        <w:r w:rsidR="001958BE">
          <w:br/>
        </w:r>
      </w:ins>
      <w:ins w:id="1277" w:author="Arthur Parmentier" w:date="2020-06-08T02:06:00Z">
        <w:r>
          <w:t>WHAT</w:t>
        </w:r>
      </w:ins>
      <w:ins w:id="1278" w:author="Arthur Parmentier" w:date="2020-06-08T01:48:00Z">
        <w:r w:rsidR="001958BE">
          <w:t xml:space="preserve"> -&gt; </w:t>
        </w:r>
      </w:ins>
      <w:ins w:id="1279" w:author="Arthur Parmentier" w:date="2020-06-08T02:06:00Z">
        <w:r>
          <w:t>what</w:t>
        </w:r>
      </w:ins>
      <w:ins w:id="1280" w:author="Arthur Parmentier" w:date="2020-06-08T01:50:00Z">
        <w:r w:rsidR="001958BE">
          <w:br/>
        </w:r>
      </w:ins>
      <w:ins w:id="1281" w:author="Arthur Parmentier" w:date="2020-06-08T02:06:00Z">
        <w:r>
          <w:t>HOW</w:t>
        </w:r>
      </w:ins>
      <w:ins w:id="1282" w:author="Arthur Parmentier" w:date="2020-06-08T01:50:00Z">
        <w:r w:rsidR="001958BE">
          <w:t xml:space="preserve"> -&gt; </w:t>
        </w:r>
      </w:ins>
      <w:ins w:id="1283" w:author="Arthur Parmentier" w:date="2020-06-08T02:07:00Z">
        <w:r>
          <w:t xml:space="preserve">how | </w:t>
        </w:r>
        <w:r w:rsidRPr="00352DF5">
          <w:rPr>
            <w:rFonts w:ascii="Cambria" w:hAnsi="Cambria" w:cs="Cambria"/>
          </w:rPr>
          <w:t>ε</w:t>
        </w:r>
      </w:ins>
      <w:ins w:id="1284" w:author="Arthur Parmentier" w:date="2020-06-08T01:50:00Z">
        <w:r w:rsidR="001958BE">
          <w:br/>
        </w:r>
      </w:ins>
      <w:ins w:id="1285" w:author="Arthur Parmentier" w:date="2020-06-08T02:07:00Z">
        <w:r>
          <w:t>WHEN</w:t>
        </w:r>
      </w:ins>
      <w:ins w:id="1286" w:author="Arthur Parmentier" w:date="2020-06-08T01:50:00Z">
        <w:r w:rsidR="001958BE">
          <w:t>-&gt;</w:t>
        </w:r>
      </w:ins>
      <w:ins w:id="1287" w:author="Arthur Parmentier" w:date="2020-06-08T01:51:00Z">
        <w:r w:rsidR="001958BE">
          <w:t xml:space="preserve"> </w:t>
        </w:r>
      </w:ins>
      <w:ins w:id="1288" w:author="Arthur Parmentier" w:date="2020-06-08T02:07:00Z">
        <w:r>
          <w:rPr>
            <w:rFonts w:cs="Cambria Math"/>
          </w:rPr>
          <w:t>when</w:t>
        </w:r>
      </w:ins>
    </w:p>
    <w:p w:rsidR="00F93519" w:rsidRDefault="001958BE" w:rsidP="008054B5">
      <w:pPr>
        <w:rPr>
          <w:ins w:id="1289" w:author="Arthur Parmentier" w:date="2020-06-08T02:15:00Z"/>
          <w:rFonts w:cs="Cambria"/>
        </w:rPr>
      </w:pPr>
      <w:ins w:id="1290" w:author="Arthur Parmentier" w:date="2020-06-08T01:53:00Z">
        <w:r>
          <w:t xml:space="preserve">where </w:t>
        </w:r>
      </w:ins>
      <w:ins w:id="1291" w:author="Arthur Parmentier" w:date="2020-06-08T02:10:00Z">
        <w:r w:rsidR="0098315D">
          <w:t>“</w:t>
        </w:r>
      </w:ins>
      <w:ins w:id="1292" w:author="Arthur Parmentier" w:date="2020-06-08T02:09:00Z">
        <w:r w:rsidR="00352DF5">
          <w:t>WHO</w:t>
        </w:r>
      </w:ins>
      <w:ins w:id="1293" w:author="Arthur Parmentier" w:date="2020-06-08T02:10:00Z">
        <w:r w:rsidR="0098315D">
          <w:t>”</w:t>
        </w:r>
      </w:ins>
      <w:ins w:id="1294" w:author="Arthur Parmentier" w:date="2020-06-08T02:09:00Z">
        <w:r w:rsidR="00352DF5">
          <w:t xml:space="preserve">, </w:t>
        </w:r>
      </w:ins>
      <w:ins w:id="1295" w:author="Arthur Parmentier" w:date="2020-06-08T02:10:00Z">
        <w:r w:rsidR="0098315D">
          <w:t>“</w:t>
        </w:r>
      </w:ins>
      <w:ins w:id="1296" w:author="Arthur Parmentier" w:date="2020-06-08T02:09:00Z">
        <w:r w:rsidR="00352DF5">
          <w:t>WHAT</w:t>
        </w:r>
      </w:ins>
      <w:ins w:id="1297" w:author="Arthur Parmentier" w:date="2020-06-08T02:10:00Z">
        <w:r w:rsidR="0098315D">
          <w:t>”</w:t>
        </w:r>
      </w:ins>
      <w:ins w:id="1298" w:author="Arthur Parmentier" w:date="2020-06-08T02:09:00Z">
        <w:r w:rsidR="00352DF5">
          <w:t xml:space="preserve">, </w:t>
        </w:r>
      </w:ins>
      <w:ins w:id="1299" w:author="Arthur Parmentier" w:date="2020-06-08T02:10:00Z">
        <w:r w:rsidR="0098315D">
          <w:t>“</w:t>
        </w:r>
      </w:ins>
      <w:ins w:id="1300" w:author="Arthur Parmentier" w:date="2020-06-08T02:09:00Z">
        <w:r w:rsidR="00352DF5">
          <w:t>HOW</w:t>
        </w:r>
      </w:ins>
      <w:ins w:id="1301" w:author="Arthur Parmentier" w:date="2020-06-08T02:10:00Z">
        <w:r w:rsidR="0098315D">
          <w:t>”</w:t>
        </w:r>
      </w:ins>
      <w:ins w:id="1302" w:author="Arthur Parmentier" w:date="2020-06-08T02:09:00Z">
        <w:r w:rsidR="00352DF5">
          <w:t xml:space="preserve">, </w:t>
        </w:r>
      </w:ins>
      <w:ins w:id="1303" w:author="Arthur Parmentier" w:date="2020-06-08T02:10:00Z">
        <w:r w:rsidR="0098315D">
          <w:t>“</w:t>
        </w:r>
      </w:ins>
      <w:ins w:id="1304" w:author="Arthur Parmentier" w:date="2020-06-08T02:09:00Z">
        <w:r w:rsidR="00352DF5">
          <w:t>WHEN</w:t>
        </w:r>
      </w:ins>
      <w:ins w:id="1305" w:author="Arthur Parmentier" w:date="2020-06-08T02:10:00Z">
        <w:r w:rsidR="0098315D">
          <w:t>”</w:t>
        </w:r>
      </w:ins>
      <w:ins w:id="1306" w:author="Arthur Parmentier" w:date="2020-06-08T02:09:00Z">
        <w:r w:rsidR="00352DF5">
          <w:t xml:space="preserve"> </w:t>
        </w:r>
      </w:ins>
      <w:ins w:id="1307" w:author="Arthur Parmentier" w:date="2020-06-08T02:10:00Z">
        <w:r w:rsidR="0098315D">
          <w:t>are non-terminal symbols (representing abstract structures in the grammar), “who”, “what”, “how”</w:t>
        </w:r>
      </w:ins>
      <w:ins w:id="1308" w:author="Arthur Parmentier" w:date="2020-06-08T02:11:00Z">
        <w:r w:rsidR="0098315D">
          <w:t>, “when” are terminal symbols representing words or signs in the sentence,</w:t>
        </w:r>
      </w:ins>
      <w:ins w:id="1309" w:author="Arthur Parmentier" w:date="2020-06-08T02:10:00Z">
        <w:r w:rsidR="0098315D">
          <w:t xml:space="preserve"> </w:t>
        </w:r>
      </w:ins>
      <w:ins w:id="1310" w:author="Arthur Parmentier" w:date="2020-06-08T02:07:00Z">
        <w:r w:rsidR="00352DF5">
          <w:t xml:space="preserve">S is the start symbol </w:t>
        </w:r>
      </w:ins>
      <w:ins w:id="1311" w:author="Arthur Parmentier" w:date="2020-06-08T02:08:00Z">
        <w:r w:rsidR="00352DF5">
          <w:t>(sentence symbol)</w:t>
        </w:r>
      </w:ins>
      <w:ins w:id="1312" w:author="Arthur Parmentier" w:date="2020-06-08T02:14:00Z">
        <w:r w:rsidR="00B122FD">
          <w:t>,</w:t>
        </w:r>
      </w:ins>
      <w:ins w:id="1313" w:author="Arthur Parmentier" w:date="2020-06-08T01:53:00Z">
        <w:r>
          <w:rPr>
            <w:rFonts w:cs="Cambria Math"/>
          </w:rPr>
          <w:t xml:space="preserve"> </w:t>
        </w:r>
      </w:ins>
      <w:ins w:id="1314" w:author="Arthur Parmentier" w:date="2020-06-08T02:08:00Z">
        <w:r w:rsidR="00352DF5" w:rsidRPr="00352DF5">
          <w:rPr>
            <w:rFonts w:ascii="Cambria" w:hAnsi="Cambria" w:cs="Cambria"/>
          </w:rPr>
          <w:t>ε</w:t>
        </w:r>
      </w:ins>
      <w:ins w:id="1315" w:author="Arthur Parmentier" w:date="2020-06-08T01:53:00Z">
        <w:r>
          <w:rPr>
            <w:rFonts w:cs="Cambria"/>
          </w:rPr>
          <w:t xml:space="preserve"> </w:t>
        </w:r>
      </w:ins>
      <w:ins w:id="1316" w:author="Arthur Parmentier" w:date="2020-06-08T02:08:00Z">
        <w:r w:rsidR="00352DF5">
          <w:rPr>
            <w:rFonts w:cs="Cambria"/>
          </w:rPr>
          <w:t>the empty string symbol</w:t>
        </w:r>
      </w:ins>
      <w:ins w:id="131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18" w:author="Arthur Parmentier" w:date="2020-06-08T01:55:00Z">
        <w:r>
          <w:rPr>
            <w:rFonts w:cs="Cambria"/>
          </w:rPr>
          <w:t>.</w:t>
        </w:r>
      </w:ins>
      <w:ins w:id="1319" w:author="Arthur Parmentier" w:date="2020-06-08T01:53:00Z">
        <w:r>
          <w:rPr>
            <w:rFonts w:cs="Cambria"/>
          </w:rPr>
          <w:t xml:space="preserve"> </w:t>
        </w:r>
      </w:ins>
      <w:ins w:id="1320" w:author="Arthur Parmentier" w:date="2020-06-08T02:14:00Z">
        <w:r w:rsidR="005A4010">
          <w:rPr>
            <w:rFonts w:cs="Cambria"/>
          </w:rPr>
          <w:br/>
        </w:r>
      </w:ins>
      <w:ins w:id="1321" w:author="Arthur Parmentier" w:date="2020-06-08T01:56:00Z">
        <w:r>
          <w:rPr>
            <w:rFonts w:cs="Cambria"/>
          </w:rPr>
          <w:t xml:space="preserve">This grammar would only produce </w:t>
        </w:r>
      </w:ins>
      <w:ins w:id="1322" w:author="Arthur Parmentier" w:date="2020-06-08T02:11:00Z">
        <w:r w:rsidR="0098315D">
          <w:rPr>
            <w:rFonts w:cs="Cambria"/>
          </w:rPr>
          <w:t>two different</w:t>
        </w:r>
      </w:ins>
      <w:ins w:id="1323" w:author="Arthur Parmentier" w:date="2020-06-08T01:56:00Z">
        <w:r>
          <w:rPr>
            <w:rFonts w:cs="Cambria"/>
          </w:rPr>
          <w:t xml:space="preserve"> sentence</w:t>
        </w:r>
      </w:ins>
      <w:ins w:id="1324" w:author="Arthur Parmentier" w:date="2020-06-08T02:11:00Z">
        <w:r w:rsidR="0098315D">
          <w:rPr>
            <w:rFonts w:cs="Cambria"/>
          </w:rPr>
          <w:t>s</w:t>
        </w:r>
      </w:ins>
      <w:ins w:id="1325" w:author="Arthur Parmentier" w:date="2020-06-08T01:56:00Z">
        <w:r>
          <w:rPr>
            <w:rFonts w:cs="Cambria"/>
          </w:rPr>
          <w:t xml:space="preserve">: </w:t>
        </w:r>
      </w:ins>
    </w:p>
    <w:p w:rsidR="00F93519" w:rsidRDefault="001958BE" w:rsidP="008054B5">
      <w:pPr>
        <w:pStyle w:val="Paragraphedeliste"/>
        <w:numPr>
          <w:ilvl w:val="0"/>
          <w:numId w:val="43"/>
        </w:numPr>
        <w:rPr>
          <w:ins w:id="1326" w:author="Arthur Parmentier" w:date="2020-06-08T02:15:00Z"/>
          <w:rFonts w:cs="Cambria"/>
        </w:rPr>
      </w:pPr>
      <w:ins w:id="1327" w:author="Arthur Parmentier" w:date="2020-06-08T01:56:00Z">
        <w:r w:rsidRPr="00F93519">
          <w:rPr>
            <w:rFonts w:cs="Cambria"/>
            <w:rPrChange w:id="1328" w:author="Arthur Parmentier" w:date="2020-06-08T02:15:00Z">
              <w:rPr/>
            </w:rPrChange>
          </w:rPr>
          <w:t>“</w:t>
        </w:r>
      </w:ins>
      <w:ins w:id="1329" w:author="Arthur Parmentier" w:date="2020-06-08T02:11:00Z">
        <w:r w:rsidR="0098315D" w:rsidRPr="00F93519">
          <w:rPr>
            <w:rFonts w:cs="Cambria"/>
            <w:rPrChange w:id="1330" w:author="Arthur Parmentier" w:date="2020-06-08T02:15:00Z">
              <w:rPr/>
            </w:rPrChange>
          </w:rPr>
          <w:t>w</w:t>
        </w:r>
      </w:ins>
      <w:ins w:id="1331" w:author="Arthur Parmentier" w:date="2020-06-08T01:56:00Z">
        <w:r w:rsidRPr="00F93519">
          <w:rPr>
            <w:rFonts w:cs="Cambria"/>
            <w:rPrChange w:id="1332" w:author="Arthur Parmentier" w:date="2020-06-08T02:15:00Z">
              <w:rPr/>
            </w:rPrChange>
          </w:rPr>
          <w:t xml:space="preserve">ho </w:t>
        </w:r>
      </w:ins>
      <w:ins w:id="1333" w:author="Arthur Parmentier" w:date="2020-06-08T02:11:00Z">
        <w:r w:rsidR="0098315D" w:rsidRPr="00F93519">
          <w:rPr>
            <w:rFonts w:cs="Cambria"/>
            <w:rPrChange w:id="1334" w:author="Arthur Parmentier" w:date="2020-06-08T02:15:00Z">
              <w:rPr/>
            </w:rPrChange>
          </w:rPr>
          <w:t>w</w:t>
        </w:r>
      </w:ins>
      <w:ins w:id="1335" w:author="Arthur Parmentier" w:date="2020-06-08T01:56:00Z">
        <w:r w:rsidRPr="00F93519">
          <w:rPr>
            <w:rFonts w:cs="Cambria"/>
            <w:rPrChange w:id="1336" w:author="Arthur Parmentier" w:date="2020-06-08T02:15:00Z">
              <w:rPr/>
            </w:rPrChange>
          </w:rPr>
          <w:t xml:space="preserve">hat </w:t>
        </w:r>
      </w:ins>
      <w:ins w:id="1337" w:author="Arthur Parmentier" w:date="2020-06-08T02:11:00Z">
        <w:r w:rsidR="0098315D" w:rsidRPr="00F93519">
          <w:rPr>
            <w:rFonts w:cs="Cambria"/>
            <w:rPrChange w:id="1338" w:author="Arthur Parmentier" w:date="2020-06-08T02:15:00Z">
              <w:rPr/>
            </w:rPrChange>
          </w:rPr>
          <w:t>h</w:t>
        </w:r>
      </w:ins>
      <w:ins w:id="1339" w:author="Arthur Parmentier" w:date="2020-06-08T01:56:00Z">
        <w:r w:rsidRPr="00F93519">
          <w:rPr>
            <w:rFonts w:cs="Cambria"/>
            <w:rPrChange w:id="1340" w:author="Arthur Parmentier" w:date="2020-06-08T02:15:00Z">
              <w:rPr/>
            </w:rPrChange>
          </w:rPr>
          <w:t xml:space="preserve">ow </w:t>
        </w:r>
      </w:ins>
      <w:ins w:id="1341" w:author="Arthur Parmentier" w:date="2020-06-08T02:11:00Z">
        <w:r w:rsidR="0098315D" w:rsidRPr="00F93519">
          <w:rPr>
            <w:rFonts w:cs="Cambria"/>
            <w:rPrChange w:id="1342" w:author="Arthur Parmentier" w:date="2020-06-08T02:15:00Z">
              <w:rPr/>
            </w:rPrChange>
          </w:rPr>
          <w:t>w</w:t>
        </w:r>
      </w:ins>
      <w:ins w:id="1343" w:author="Arthur Parmentier" w:date="2020-06-08T01:56:00Z">
        <w:r w:rsidRPr="00F93519">
          <w:rPr>
            <w:rFonts w:cs="Cambria"/>
            <w:rPrChange w:id="1344" w:author="Arthur Parmentier" w:date="2020-06-08T02:15:00Z">
              <w:rPr/>
            </w:rPrChange>
          </w:rPr>
          <w:t>hen”</w:t>
        </w:r>
      </w:ins>
    </w:p>
    <w:p w:rsidR="00F93519" w:rsidRDefault="0098315D" w:rsidP="008054B5">
      <w:pPr>
        <w:pStyle w:val="Paragraphedeliste"/>
        <w:numPr>
          <w:ilvl w:val="0"/>
          <w:numId w:val="43"/>
        </w:numPr>
        <w:rPr>
          <w:ins w:id="1345" w:author="Arthur Parmentier" w:date="2020-06-08T02:15:00Z"/>
          <w:rFonts w:cs="Cambria"/>
        </w:rPr>
      </w:pPr>
      <w:ins w:id="1346" w:author="Arthur Parmentier" w:date="2020-06-08T02:11:00Z">
        <w:r w:rsidRPr="00F93519">
          <w:rPr>
            <w:rFonts w:cs="Cambria"/>
            <w:rPrChange w:id="1347" w:author="Arthur Parmentier" w:date="2020-06-08T02:15:00Z">
              <w:rPr/>
            </w:rPrChange>
          </w:rPr>
          <w:t>“who what when”</w:t>
        </w:r>
      </w:ins>
    </w:p>
    <w:p w:rsidR="001958BE" w:rsidRPr="00F93519" w:rsidRDefault="001958BE" w:rsidP="00F93519">
      <w:pPr>
        <w:rPr>
          <w:ins w:id="1348" w:author="Arthur Parmentier" w:date="2020-06-08T01:57:00Z"/>
          <w:rFonts w:cs="Cambria"/>
          <w:rPrChange w:id="1349" w:author="Arthur Parmentier" w:date="2020-06-08T02:15:00Z">
            <w:rPr>
              <w:ins w:id="1350" w:author="Arthur Parmentier" w:date="2020-06-08T01:57:00Z"/>
            </w:rPr>
          </w:rPrChange>
        </w:rPr>
        <w:pPrChange w:id="1351" w:author="Arthur Parmentier" w:date="2020-06-08T02:15:00Z">
          <w:pPr/>
        </w:pPrChange>
      </w:pPr>
      <w:ins w:id="1352" w:author="Arthur Parmentier" w:date="2020-06-08T01:56:00Z">
        <w:r w:rsidRPr="00F93519">
          <w:rPr>
            <w:rFonts w:cs="Cambria"/>
            <w:rPrChange w:id="1353" w:author="Arthur Parmentier" w:date="2020-06-08T02:15:00Z">
              <w:rPr/>
            </w:rPrChange>
          </w:rPr>
          <w:lastRenderedPageBreak/>
          <w:t>Because the production rules on the left side only contain one element, it is pos</w:t>
        </w:r>
      </w:ins>
      <w:ins w:id="1354" w:author="Arthur Parmentier" w:date="2020-06-08T01:57:00Z">
        <w:r w:rsidRPr="00F93519">
          <w:rPr>
            <w:rFonts w:cs="Cambria"/>
            <w:rPrChange w:id="1355" w:author="Arthur Parmentier" w:date="2020-06-08T02:15:00Z">
              <w:rPr/>
            </w:rPrChange>
          </w:rPr>
          <w:t>sible to find the function of each element in the sentence without the context. This grammar is therefore a context-free grammar.</w:t>
        </w:r>
      </w:ins>
      <w:ins w:id="1356" w:author="Arthur Parmentier" w:date="2020-06-08T02:12:00Z">
        <w:r w:rsidR="0098315D">
          <w:rPr>
            <w:rStyle w:val="Appelnotedebasdep"/>
            <w:rFonts w:cs="Cambria"/>
          </w:rPr>
          <w:footnoteReference w:id="14"/>
        </w:r>
      </w:ins>
    </w:p>
    <w:p w:rsidR="004A5894" w:rsidRDefault="004A5894" w:rsidP="008054B5">
      <w:pPr>
        <w:rPr>
          <w:ins w:id="1363" w:author="Arthur Parmentier" w:date="2020-06-08T02:01:00Z"/>
          <w:rStyle w:val="uiqtextrenderedqtext"/>
        </w:rPr>
      </w:pPr>
      <w:ins w:id="1364" w:author="Arthur Parmentier" w:date="2020-06-08T01:57:00Z">
        <w:r>
          <w:rPr>
            <w:rFonts w:cs="Cambria"/>
          </w:rPr>
          <w:t xml:space="preserve">One important theorem is that </w:t>
        </w:r>
      </w:ins>
      <w:ins w:id="1365" w:author="Arthur Parmentier" w:date="2020-06-08T02:23:00Z">
        <w:r w:rsidR="00941E46">
          <w:rPr>
            <w:rFonts w:cs="Cambria"/>
          </w:rPr>
          <w:t xml:space="preserve">all </w:t>
        </w:r>
      </w:ins>
      <w:ins w:id="1366" w:author="Arthur Parmentier" w:date="2020-06-08T01:57:00Z">
        <w:r>
          <w:rPr>
            <w:rFonts w:cs="Cambria"/>
          </w:rPr>
          <w:t>context-free grammars</w:t>
        </w:r>
      </w:ins>
      <w:ins w:id="1367" w:author="Arthur Parmentier" w:date="2020-06-08T01:58:00Z">
        <w:r>
          <w:rPr>
            <w:rFonts w:cs="Cambria"/>
          </w:rPr>
          <w:t xml:space="preserve"> </w:t>
        </w:r>
      </w:ins>
      <w:ins w:id="136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369" w:author="Arthur Parmentier" w:date="2020-06-08T02:16:00Z"/>
        </w:rPr>
      </w:pPr>
      <w:ins w:id="1370" w:author="Arthur Parmentier" w:date="2020-06-08T02:01:00Z">
        <w:r>
          <w:t>Regular</w:t>
        </w:r>
      </w:ins>
      <w:ins w:id="1371" w:author="Arthur Parmentier" w:date="2020-06-08T02:16:00Z">
        <w:r w:rsidR="000D2632">
          <w:t xml:space="preserve"> grammar</w:t>
        </w:r>
        <w:r w:rsidR="00300A77">
          <w:t>s</w:t>
        </w:r>
      </w:ins>
    </w:p>
    <w:p w:rsidR="00300A77" w:rsidRDefault="00E56164" w:rsidP="00300A77">
      <w:pPr>
        <w:rPr>
          <w:ins w:id="1372" w:author="Arthur Parmentier" w:date="2020-06-08T02:21:00Z"/>
        </w:rPr>
      </w:pPr>
      <w:ins w:id="1373" w:author="Arthur Parmentier" w:date="2020-06-08T02:17:00Z">
        <w:r>
          <w:t>A regular grammar is a specific sub-set of context-free grammars</w:t>
        </w:r>
      </w:ins>
      <w:ins w:id="1374" w:author="Arthur Parmentier" w:date="2020-06-08T02:20:00Z">
        <w:r w:rsidR="00FB2671">
          <w:t xml:space="preserve"> that form the so</w:t>
        </w:r>
      </w:ins>
      <w:ins w:id="1375" w:author="Arthur Parmentier" w:date="2020-06-08T02:21:00Z">
        <w:r w:rsidR="00FB2671">
          <w:t>-called “regular expressions”.</w:t>
        </w:r>
        <w:r w:rsidR="00FB2671">
          <w:rPr>
            <w:rStyle w:val="Appelnotedebasdep"/>
          </w:rPr>
          <w:footnoteReference w:id="15"/>
        </w:r>
      </w:ins>
    </w:p>
    <w:p w:rsidR="00941E46" w:rsidRDefault="00941E46" w:rsidP="00300A77">
      <w:pPr>
        <w:rPr>
          <w:ins w:id="1379" w:author="Arthur Parmentier" w:date="2020-06-08T02:22:00Z"/>
        </w:rPr>
      </w:pPr>
      <w:ins w:id="1380" w:author="Arthur Parmentier" w:date="2020-06-08T02:22:00Z">
        <w:r>
          <w:t>A grammar such as the one presented in the previous part is a regular grammar.</w:t>
        </w:r>
      </w:ins>
    </w:p>
    <w:p w:rsidR="00941E46" w:rsidRPr="00300A77" w:rsidRDefault="00941E46" w:rsidP="00300A77">
      <w:pPr>
        <w:rPr>
          <w:ins w:id="1381" w:author="Arthur Parmentier" w:date="2020-06-07T21:11:00Z"/>
          <w:rPrChange w:id="1382" w:author="Arthur Parmentier" w:date="2020-06-08T02:16:00Z">
            <w:rPr>
              <w:ins w:id="1383" w:author="Arthur Parmentier" w:date="2020-06-07T21:11:00Z"/>
            </w:rPr>
          </w:rPrChange>
        </w:rPr>
        <w:pPrChange w:id="1384" w:author="Arthur Parmentier" w:date="2020-06-08T02:16:00Z">
          <w:pPr>
            <w:pStyle w:val="Titre3"/>
          </w:pPr>
        </w:pPrChange>
      </w:pPr>
      <w:ins w:id="1385" w:author="Arthur Parmentier" w:date="2020-06-08T02:22:00Z">
        <w:r>
          <w:t xml:space="preserve">One important theorem is </w:t>
        </w:r>
        <w:r>
          <w:t xml:space="preserve">all </w:t>
        </w:r>
        <w:r>
          <w:t>regular</w:t>
        </w:r>
        <w:r>
          <w:t xml:space="preserve"> grammars </w:t>
        </w:r>
      </w:ins>
      <w:ins w:id="1386" w:author="Arthur Parmentier" w:date="2020-06-08T02:23:00Z">
        <w:r>
          <w:t>can be</w:t>
        </w:r>
      </w:ins>
      <w:ins w:id="1387" w:author="Arthur Parmentier" w:date="2020-06-08T02:22:00Z">
        <w:r>
          <w:t xml:space="preserve"> described</w:t>
        </w:r>
      </w:ins>
      <w:ins w:id="1388" w:author="Arthur Parmentier" w:date="2020-06-08T02:24:00Z">
        <w:r>
          <w:t xml:space="preserve"> by a </w:t>
        </w:r>
        <w:r w:rsidR="007C3219">
          <w:t>(</w:t>
        </w:r>
        <w:r>
          <w:t>deterministic</w:t>
        </w:r>
      </w:ins>
      <w:ins w:id="1389" w:author="Arthur Parmentier" w:date="2020-06-08T02:25:00Z">
        <w:r w:rsidR="007C3219">
          <w:t>)</w:t>
        </w:r>
      </w:ins>
      <w:ins w:id="1390" w:author="Arthur Parmentier" w:date="2020-06-08T02:24:00Z">
        <w:r>
          <w:t xml:space="preserve"> f</w:t>
        </w:r>
        <w:r w:rsidRPr="00941E46">
          <w:t xml:space="preserve">inite </w:t>
        </w:r>
        <w:r>
          <w:t>s</w:t>
        </w:r>
        <w:r w:rsidRPr="00941E46">
          <w:t xml:space="preserve">tate </w:t>
        </w:r>
        <w:r>
          <w:t>a</w:t>
        </w:r>
        <w:r w:rsidRPr="00941E46">
          <w:t>utomat</w:t>
        </w:r>
        <w:r w:rsidR="009F582B">
          <w:t>on</w:t>
        </w:r>
      </w:ins>
      <w:ins w:id="1391" w:author="Arthur Parmentier" w:date="2020-06-08T02:25:00Z">
        <w:r w:rsidR="00021EF8">
          <w:t>, also called a finite state machine (FSM).</w:t>
        </w:r>
      </w:ins>
    </w:p>
    <w:p w:rsidR="00A62779" w:rsidRDefault="00A62779" w:rsidP="006D5BBB">
      <w:pPr>
        <w:pStyle w:val="Titre3"/>
        <w:rPr>
          <w:ins w:id="1392" w:author="Arthur Parmentier" w:date="2020-06-08T02:26:00Z"/>
        </w:rPr>
      </w:pPr>
      <w:ins w:id="1393" w:author="Arthur Parmentier" w:date="2020-06-08T02:25:00Z">
        <w:r>
          <w:t>Parsing</w:t>
        </w:r>
      </w:ins>
    </w:p>
    <w:p w:rsidR="00A62779" w:rsidRPr="00A62779" w:rsidRDefault="00A62779" w:rsidP="00A62779">
      <w:pPr>
        <w:rPr>
          <w:ins w:id="1394" w:author="Arthur Parmentier" w:date="2020-06-08T02:25:00Z"/>
          <w:rPrChange w:id="1395" w:author="Arthur Parmentier" w:date="2020-06-08T02:26:00Z">
            <w:rPr>
              <w:ins w:id="1396" w:author="Arthur Parmentier" w:date="2020-06-08T02:25:00Z"/>
            </w:rPr>
          </w:rPrChange>
        </w:rPr>
        <w:pPrChange w:id="1397" w:author="Arthur Parmentier" w:date="2020-06-08T02:26:00Z">
          <w:pPr>
            <w:pStyle w:val="Titre3"/>
          </w:pPr>
        </w:pPrChange>
      </w:pPr>
      <w:ins w:id="1398" w:author="Arthur Parmentier" w:date="2020-06-08T02:26:00Z">
        <w:r>
          <w:t xml:space="preserve">Parsing, also called syntactic analysis, is the process </w:t>
        </w:r>
      </w:ins>
      <w:ins w:id="1399" w:author="Arthur Parmentier" w:date="2020-06-08T02:27:00Z">
        <w:r>
          <w:t xml:space="preserve">of analyzing string of symbols (or sentences) that are described by </w:t>
        </w:r>
      </w:ins>
      <w:ins w:id="1400" w:author="Arthur Parmentier" w:date="2020-06-08T02:28:00Z">
        <w:r>
          <w:t>a grammar</w:t>
        </w:r>
      </w:ins>
      <w:ins w:id="1401" w:author="Arthur Parmentier" w:date="2020-06-08T02:29:00Z">
        <w:r>
          <w:t>.</w:t>
        </w:r>
      </w:ins>
      <w:ins w:id="1402" w:author="Arthur Parmentier" w:date="2020-06-08T02:30:00Z">
        <w:r w:rsidR="00ED0E0D">
          <w:t xml:space="preserve"> It can be performed by different types of automata, depending on the type of grammar that is considered.</w:t>
        </w:r>
      </w:ins>
      <w:bookmarkStart w:id="1403" w:name="_GoBack"/>
      <w:bookmarkEnd w:id="1403"/>
    </w:p>
    <w:p w:rsidR="006D5BBB" w:rsidRPr="007C437A" w:rsidRDefault="006D5BBB" w:rsidP="006D5BBB">
      <w:pPr>
        <w:pStyle w:val="Titre3"/>
        <w:rPr>
          <w:ins w:id="1404" w:author="Arthur Parmentier" w:date="2020-06-07T21:11:00Z"/>
        </w:rPr>
      </w:pPr>
      <w:ins w:id="1405" w:author="Arthur Parmentier" w:date="2020-06-07T21:11:00Z">
        <w:r w:rsidRPr="007C437A">
          <w:t>… link with generative music?</w:t>
        </w:r>
      </w:ins>
    </w:p>
    <w:p w:rsidR="006D5BBB" w:rsidRPr="007C437A" w:rsidRDefault="006D5BBB" w:rsidP="006D5BBB">
      <w:pPr>
        <w:rPr>
          <w:ins w:id="1406" w:author="Arthur Parmentier" w:date="2020-06-07T21:11:00Z"/>
        </w:rPr>
      </w:pPr>
      <w:ins w:id="1407" w:author="Arthur Parmentier" w:date="2020-06-07T21:11:00Z">
        <w:r w:rsidRPr="007C437A">
          <w:t>Check relevancy: Chomsky, hierarchical models, markov models, study of music within linguistic models.</w:t>
        </w:r>
      </w:ins>
    </w:p>
    <w:p w:rsidR="00960BA6" w:rsidRDefault="006D5BBB" w:rsidP="006D5BBB">
      <w:pPr>
        <w:pStyle w:val="Titre2"/>
        <w:rPr>
          <w:ins w:id="1408" w:author="Arthur Parmentier" w:date="2020-06-07T21:10:00Z"/>
        </w:rPr>
        <w:pPrChange w:id="1409" w:author="Arthur Parmentier" w:date="2020-06-07T21:11:00Z">
          <w:pPr>
            <w:pStyle w:val="Titre2"/>
          </w:pPr>
        </w:pPrChange>
      </w:pPr>
      <w:ins w:id="1410" w:author="Arthur Parmentier" w:date="2020-06-07T21:11:00Z">
        <w:r>
          <w:t>Gestural</w:t>
        </w:r>
      </w:ins>
      <w:ins w:id="1411" w:author="Arthur Parmentier" w:date="2020-06-07T21:10:00Z">
        <w:r>
          <w:t xml:space="preserve"> s</w:t>
        </w:r>
      </w:ins>
      <w:ins w:id="1412" w:author="Arthur Parmentier" w:date="2020-05-13T09:25:00Z">
        <w:r w:rsidR="00EE3C9F" w:rsidRPr="007C437A">
          <w:t>igns</w:t>
        </w:r>
      </w:ins>
      <w:del w:id="1413" w:author="Arthur Parmentier" w:date="2020-05-13T09:25:00Z">
        <w:r w:rsidR="00960BA6" w:rsidRPr="007C437A" w:rsidDel="00EE3C9F">
          <w:delText>Gestures and signs</w:delText>
        </w:r>
      </w:del>
      <w:r w:rsidR="00960BA6" w:rsidRPr="007C437A">
        <w:t xml:space="preserve"> for communication: a long history</w:t>
      </w:r>
      <w:bookmarkEnd w:id="1040"/>
    </w:p>
    <w:p w:rsidR="006D5BBB" w:rsidRPr="006D5BBB" w:rsidRDefault="006D5BBB" w:rsidP="006D5BBB">
      <w:pPr>
        <w:rPr>
          <w:rPrChange w:id="1414" w:author="Arthur Parmentier" w:date="2020-06-07T21:10:00Z">
            <w:rPr/>
          </w:rPrChange>
        </w:rPr>
        <w:pPrChange w:id="1415" w:author="Arthur Parmentier" w:date="2020-06-07T21:10:00Z">
          <w:pPr>
            <w:pStyle w:val="Titre2"/>
          </w:pPr>
        </w:pPrChange>
      </w:pPr>
      <w:ins w:id="1416" w:author="Arthur Parmentier" w:date="2020-06-07T21:10:00Z">
        <w:r>
          <w:t>First, we will have a short overview of the roles</w:t>
        </w:r>
      </w:ins>
    </w:p>
    <w:p w:rsidR="00960BA6" w:rsidRPr="007C437A" w:rsidDel="006D5BBB" w:rsidRDefault="00960BA6" w:rsidP="00E6654A">
      <w:pPr>
        <w:rPr>
          <w:del w:id="1417" w:author="Arthur Parmentier" w:date="2020-06-07T21:10:00Z"/>
        </w:rPr>
      </w:pPr>
      <w:del w:id="1418" w:author="Arthur Parmentier" w:date="2020-06-07T21:10:00Z">
        <w:r w:rsidRPr="007C437A" w:rsidDel="006D5BBB">
          <w:delText>Chronological view</w:delText>
        </w:r>
        <w:r w:rsidR="006E6EE1" w:rsidRPr="007C437A" w:rsidDel="006D5BBB">
          <w:delText xml:space="preserve"> (?)</w:delText>
        </w:r>
      </w:del>
    </w:p>
    <w:p w:rsidR="00960BA6" w:rsidRPr="007C437A" w:rsidRDefault="00960BA6">
      <w:pPr>
        <w:pStyle w:val="Titre3"/>
      </w:pPr>
      <w:bookmarkStart w:id="1419" w:name="_Toc42449812"/>
      <w:r w:rsidRPr="007C437A">
        <w:t>A very long time ago…</w:t>
      </w:r>
      <w:bookmarkEnd w:id="1419"/>
    </w:p>
    <w:p w:rsidR="00960BA6" w:rsidRPr="007C437A" w:rsidRDefault="00960BA6">
      <w:pPr>
        <w:pStyle w:val="Titre3"/>
        <w:rPr>
          <w:ins w:id="1420" w:author="Arthur Parmentier" w:date="2020-06-05T13:55:00Z"/>
        </w:rPr>
      </w:pPr>
      <w:bookmarkStart w:id="1421" w:name="_Toc42449813"/>
      <w:r w:rsidRPr="007C437A">
        <w:t>Middle ages: neumes</w:t>
      </w:r>
      <w:bookmarkEnd w:id="1421"/>
    </w:p>
    <w:p w:rsidR="0054171C" w:rsidRPr="007C437A" w:rsidRDefault="0054171C">
      <w:pPr>
        <w:rPr>
          <w:rPrChange w:id="1422" w:author="Arthur Parmentier" w:date="2020-06-07T15:27:00Z">
            <w:rPr/>
          </w:rPrChange>
        </w:rPr>
        <w:pPrChange w:id="1423" w:author="Arthur Parmentier" w:date="2020-06-05T13:55:00Z">
          <w:pPr>
            <w:pStyle w:val="Titre3"/>
          </w:pPr>
        </w:pPrChange>
      </w:pPr>
      <w:ins w:id="1424" w:author="Arthur Parmentier" w:date="2020-06-05T13:55:00Z">
        <w:r w:rsidRPr="007C437A">
          <w:rPr>
            <w:rPrChange w:id="1425" w:author="Arthur Parmentier" w:date="2020-06-07T15:27:00Z">
              <w:rPr/>
            </w:rPrChange>
          </w:rPr>
          <w:t>Main Guido d’arezzo</w:t>
        </w:r>
      </w:ins>
    </w:p>
    <w:p w:rsidR="00960BA6" w:rsidRPr="007C437A" w:rsidDel="00A01FAD" w:rsidRDefault="00960BA6">
      <w:pPr>
        <w:pStyle w:val="Titre3"/>
        <w:rPr>
          <w:del w:id="1426" w:author="Arthur Parmentier" w:date="2020-05-14T14:23:00Z"/>
        </w:rPr>
      </w:pPr>
      <w:del w:id="1427" w:author="Arthur Parmentier" w:date="2020-05-14T14:23:00Z">
        <w:r w:rsidRPr="007C437A" w:rsidDel="00A01FAD">
          <w:delText>Rousseau, Wittgenstein.. theory of signs</w:delText>
        </w:r>
        <w:bookmarkStart w:id="1428" w:name="_Toc40363664"/>
        <w:bookmarkStart w:id="1429" w:name="_Toc40363727"/>
        <w:bookmarkStart w:id="1430" w:name="_Toc40431436"/>
        <w:bookmarkStart w:id="1431" w:name="_Toc41067164"/>
        <w:bookmarkStart w:id="1432" w:name="_Toc42258979"/>
        <w:bookmarkStart w:id="1433" w:name="_Toc42259056"/>
        <w:bookmarkStart w:id="1434" w:name="_Toc42449732"/>
        <w:bookmarkStart w:id="1435" w:name="_Toc42449814"/>
        <w:bookmarkEnd w:id="1428"/>
        <w:bookmarkEnd w:id="1429"/>
        <w:bookmarkEnd w:id="1430"/>
        <w:bookmarkEnd w:id="1431"/>
        <w:bookmarkEnd w:id="1432"/>
        <w:bookmarkEnd w:id="1433"/>
        <w:bookmarkEnd w:id="1434"/>
        <w:bookmarkEnd w:id="1435"/>
      </w:del>
    </w:p>
    <w:p w:rsidR="00960BA6" w:rsidRPr="007C437A" w:rsidRDefault="00960BA6" w:rsidP="00414962">
      <w:pPr>
        <w:pStyle w:val="Titre3"/>
        <w:rPr>
          <w:ins w:id="1436" w:author="Arthur Parmentier" w:date="2020-05-14T14:18:00Z"/>
        </w:rPr>
      </w:pPr>
      <w:bookmarkStart w:id="1437" w:name="_Toc42449815"/>
      <w:r w:rsidRPr="007C437A">
        <w:t>Creation of modern sign languages for deafs (?)</w:t>
      </w:r>
      <w:bookmarkEnd w:id="1437"/>
    </w:p>
    <w:p w:rsidR="008F1E52" w:rsidRPr="007C437A" w:rsidRDefault="008F1E52">
      <w:pPr>
        <w:rPr>
          <w:rPrChange w:id="1438" w:author="Arthur Parmentier" w:date="2020-06-07T15:27:00Z">
            <w:rPr/>
          </w:rPrChange>
        </w:rPr>
        <w:pPrChange w:id="1439" w:author="Arthur Parmentier" w:date="2020-05-14T14:18:00Z">
          <w:pPr>
            <w:pStyle w:val="Titre3"/>
          </w:pPr>
        </w:pPrChange>
      </w:pPr>
      <w:ins w:id="1440" w:author="Arthur Parmentier" w:date="2020-05-14T14:18:00Z">
        <w:r w:rsidRPr="007C437A">
          <w:rPr>
            <w:rPrChange w:id="1441" w:author="Arthur Parmentier" w:date="2020-06-07T15:27:00Z">
              <w:rPr/>
            </w:rPrChange>
          </w:rPr>
          <w:t>Lien avec Chant-signes IVT</w:t>
        </w:r>
      </w:ins>
    </w:p>
    <w:p w:rsidR="00960BA6" w:rsidRPr="007C437A" w:rsidDel="00EF2E96" w:rsidRDefault="00960BA6">
      <w:pPr>
        <w:pStyle w:val="Titre3"/>
        <w:rPr>
          <w:del w:id="1442" w:author="Arthur Parmentier" w:date="2020-05-14T14:21:00Z"/>
        </w:rPr>
      </w:pPr>
      <w:del w:id="1443" w:author="Arthur Parmentier" w:date="2020-05-14T14:21:00Z">
        <w:r w:rsidRPr="007C437A" w:rsidDel="00EF2E96">
          <w:lastRenderedPageBreak/>
          <w:delText>Attempts or cases in arts before SP</w:delText>
        </w:r>
        <w:bookmarkStart w:id="1444" w:name="_Toc40363666"/>
        <w:bookmarkStart w:id="1445" w:name="_Toc40363729"/>
        <w:bookmarkStart w:id="1446" w:name="_Toc40431438"/>
        <w:bookmarkStart w:id="1447" w:name="_Toc41067166"/>
        <w:bookmarkStart w:id="1448" w:name="_Toc42258981"/>
        <w:bookmarkStart w:id="1449" w:name="_Toc42259058"/>
        <w:bookmarkStart w:id="1450" w:name="_Toc42449734"/>
        <w:bookmarkStart w:id="1451" w:name="_Toc42449816"/>
        <w:bookmarkEnd w:id="1444"/>
        <w:bookmarkEnd w:id="1445"/>
        <w:bookmarkEnd w:id="1446"/>
        <w:bookmarkEnd w:id="1447"/>
        <w:bookmarkEnd w:id="1448"/>
        <w:bookmarkEnd w:id="1449"/>
        <w:bookmarkEnd w:id="1450"/>
        <w:bookmarkEnd w:id="1451"/>
      </w:del>
    </w:p>
    <w:p w:rsidR="00960BA6" w:rsidRPr="007C437A" w:rsidRDefault="00960BA6">
      <w:pPr>
        <w:pStyle w:val="Titre3"/>
      </w:pPr>
      <w:bookmarkStart w:id="1452" w:name="_Toc42449817"/>
      <w:r w:rsidRPr="007C437A">
        <w:t>Conduction &amp; other contemporary forms of artistic sign languages</w:t>
      </w:r>
      <w:bookmarkEnd w:id="1452"/>
    </w:p>
    <w:p w:rsidR="00960BA6" w:rsidRPr="007C437A" w:rsidRDefault="00960BA6" w:rsidP="006D5BBB">
      <w:pPr>
        <w:pStyle w:val="Titre2"/>
        <w:pPrChange w:id="1453" w:author="Arthur Parmentier" w:date="2020-06-07T21:11:00Z">
          <w:pPr>
            <w:pStyle w:val="Titre2"/>
          </w:pPr>
        </w:pPrChange>
      </w:pPr>
      <w:bookmarkStart w:id="1454" w:name="_Toc42449818"/>
      <w:r w:rsidRPr="007C437A">
        <w:t>Real-time composition/improvisation/generative music in the XXth century</w:t>
      </w:r>
      <w:bookmarkEnd w:id="1454"/>
    </w:p>
    <w:p w:rsidR="00725D84" w:rsidRPr="008C7E78" w:rsidRDefault="00725D84" w:rsidP="00E6654A">
      <w:pPr>
        <w:rPr>
          <w:ins w:id="1455" w:author="Arthur Parmentier" w:date="2020-05-14T14:22:00Z"/>
          <w:lang w:val="fr-FR"/>
          <w:rPrChange w:id="1456" w:author="Arthur Parmentier" w:date="2020-06-07T18:31:00Z">
            <w:rPr>
              <w:ins w:id="1457" w:author="Arthur Parmentier" w:date="2020-05-14T14:22:00Z"/>
            </w:rPr>
          </w:rPrChange>
        </w:rPr>
      </w:pPr>
      <w:r w:rsidRPr="007C437A">
        <w:t xml:space="preserve">How to structure this part? </w:t>
      </w:r>
      <w:r w:rsidRPr="008C7E78">
        <w:rPr>
          <w:lang w:val="fr-FR"/>
          <w:rPrChange w:id="1458" w:author="Arthur Parmentier" w:date="2020-06-07T18:31:00Z">
            <w:rPr/>
          </w:rPrChange>
        </w:rPr>
        <w:t>By example? Topic?</w:t>
      </w:r>
    </w:p>
    <w:p w:rsidR="00D81005" w:rsidRPr="008C7E78" w:rsidRDefault="00D81005" w:rsidP="00E6654A">
      <w:pPr>
        <w:rPr>
          <w:ins w:id="1459" w:author="Arthur Parmentier" w:date="2020-06-05T14:00:00Z"/>
          <w:lang w:val="fr-FR"/>
          <w:rPrChange w:id="1460" w:author="Arthur Parmentier" w:date="2020-06-07T18:31:00Z">
            <w:rPr>
              <w:ins w:id="1461" w:author="Arthur Parmentier" w:date="2020-06-05T14:00:00Z"/>
            </w:rPr>
          </w:rPrChange>
        </w:rPr>
      </w:pPr>
      <w:ins w:id="1462" w:author="Arthur Parmentier" w:date="2020-05-14T14:22:00Z">
        <w:r w:rsidRPr="008C7E78">
          <w:rPr>
            <w:lang w:val="fr-FR"/>
            <w:rPrChange w:id="1463" w:author="Arthur Parmentier" w:date="2020-06-07T18:31:00Z">
              <w:rPr/>
            </w:rPrChange>
          </w:rPr>
          <w:t xml:space="preserve">Musique stochastique </w:t>
        </w:r>
      </w:ins>
      <w:ins w:id="1464" w:author="Arthur Parmentier" w:date="2020-06-05T14:00:00Z">
        <w:r w:rsidR="003D5749" w:rsidRPr="008C7E78">
          <w:rPr>
            <w:lang w:val="fr-FR"/>
            <w:rPrChange w:id="1465" w:author="Arthur Parmentier" w:date="2020-06-07T18:31:00Z">
              <w:rPr/>
            </w:rPrChange>
          </w:rPr>
          <w:t>Xenakis</w:t>
        </w:r>
      </w:ins>
    </w:p>
    <w:p w:rsidR="003D5749" w:rsidRPr="008C7E78" w:rsidRDefault="003D5749" w:rsidP="00E6654A">
      <w:pPr>
        <w:rPr>
          <w:ins w:id="1466" w:author="Arthur Parmentier" w:date="2020-06-05T14:00:00Z"/>
          <w:lang w:val="fr-FR"/>
          <w:rPrChange w:id="1467" w:author="Arthur Parmentier" w:date="2020-06-07T18:31:00Z">
            <w:rPr>
              <w:ins w:id="1468" w:author="Arthur Parmentier" w:date="2020-06-05T14:00:00Z"/>
            </w:rPr>
          </w:rPrChange>
        </w:rPr>
      </w:pPr>
      <w:ins w:id="1469" w:author="Arthur Parmentier" w:date="2020-06-05T14:00:00Z">
        <w:r w:rsidRPr="008C7E78">
          <w:rPr>
            <w:lang w:val="fr-FR"/>
            <w:rPrChange w:id="1470"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471" w:author="Arthur Parmentier" w:date="2020-06-05T14:01:00Z"/>
          <w:lang w:val="fr-FR"/>
          <w:rPrChange w:id="1472" w:author="Arthur Parmentier" w:date="2020-06-07T18:31:00Z">
            <w:rPr>
              <w:ins w:id="1473" w:author="Arthur Parmentier" w:date="2020-06-05T14:01:00Z"/>
            </w:rPr>
          </w:rPrChange>
        </w:rPr>
      </w:pPr>
      <w:ins w:id="1474" w:author="Arthur Parmentier" w:date="2020-06-05T14:00:00Z">
        <w:r w:rsidRPr="008C7E78">
          <w:rPr>
            <w:lang w:val="fr-FR"/>
            <w:rPrChange w:id="1475" w:author="Arthur Parmentier" w:date="2020-06-07T18:31:00Z">
              <w:rPr/>
            </w:rPrChange>
          </w:rPr>
          <w:t>Musique électronique, concrete…</w:t>
        </w:r>
      </w:ins>
      <w:ins w:id="1476" w:author="Arthur Parmentier" w:date="2020-06-05T14:01:00Z">
        <w:r w:rsidR="00FD1DF3" w:rsidRPr="008C7E78">
          <w:rPr>
            <w:lang w:val="fr-FR"/>
            <w:rPrChange w:id="1477" w:author="Arthur Parmentier" w:date="2020-06-07T18:31:00Z">
              <w:rPr/>
            </w:rPrChange>
          </w:rPr>
          <w:t xml:space="preserve"> </w:t>
        </w:r>
      </w:ins>
    </w:p>
    <w:p w:rsidR="00FD1DF3" w:rsidRPr="008C7E78" w:rsidRDefault="00FD1DF3" w:rsidP="00E6654A">
      <w:pPr>
        <w:rPr>
          <w:ins w:id="1478" w:author="Arthur Parmentier" w:date="2020-06-05T14:01:00Z"/>
          <w:lang w:val="fr-FR"/>
          <w:rPrChange w:id="1479" w:author="Arthur Parmentier" w:date="2020-06-07T18:31:00Z">
            <w:rPr>
              <w:ins w:id="1480" w:author="Arthur Parmentier" w:date="2020-06-05T14:01:00Z"/>
            </w:rPr>
          </w:rPrChange>
        </w:rPr>
      </w:pPr>
      <w:ins w:id="1481" w:author="Arthur Parmentier" w:date="2020-06-05T14:01:00Z">
        <w:r w:rsidRPr="008C7E78">
          <w:rPr>
            <w:lang w:val="fr-FR"/>
            <w:rPrChange w:id="1482" w:author="Arthur Parmentier" w:date="2020-06-07T18:31:00Z">
              <w:rPr/>
            </w:rPrChange>
          </w:rPr>
          <w:t>Mvt avant garde -&gt; contemporain</w:t>
        </w:r>
      </w:ins>
    </w:p>
    <w:p w:rsidR="00252D92" w:rsidRPr="007C437A" w:rsidRDefault="00252D92" w:rsidP="00E6654A">
      <w:ins w:id="1483" w:author="Arthur Parmentier" w:date="2020-06-05T14:01:00Z">
        <w:r w:rsidRPr="007C437A">
          <w:t>Connection Walter &amp; free jazz..</w:t>
        </w:r>
      </w:ins>
    </w:p>
    <w:p w:rsidR="00960BA6" w:rsidRPr="007C437A" w:rsidRDefault="00960BA6">
      <w:pPr>
        <w:pStyle w:val="Titre3"/>
      </w:pPr>
      <w:bookmarkStart w:id="1484" w:name="_Toc42449819"/>
      <w:r w:rsidRPr="007C437A">
        <w:t>Cage &amp; co</w:t>
      </w:r>
      <w:bookmarkEnd w:id="1484"/>
    </w:p>
    <w:p w:rsidR="00960BA6" w:rsidRPr="007C437A" w:rsidRDefault="001642FC">
      <w:pPr>
        <w:pStyle w:val="Titre3"/>
      </w:pPr>
      <w:bookmarkStart w:id="1485" w:name="_Toc42449820"/>
      <w:r w:rsidRPr="007C437A">
        <w:t>Algorithmic music</w:t>
      </w:r>
      <w:bookmarkEnd w:id="1485"/>
    </w:p>
    <w:p w:rsidR="000B4E52" w:rsidRPr="007C437A" w:rsidDel="006D5BBB" w:rsidRDefault="000B4E52" w:rsidP="00E6654A">
      <w:pPr>
        <w:pStyle w:val="Titre2"/>
        <w:rPr>
          <w:del w:id="1486" w:author="Arthur Parmentier" w:date="2020-06-07T21:11:00Z"/>
        </w:rPr>
      </w:pPr>
      <w:bookmarkStart w:id="1487" w:name="_Toc42449821"/>
      <w:del w:id="1488" w:author="Arthur Parmentier" w:date="2020-06-07T21:11:00Z">
        <w:r w:rsidRPr="007C437A" w:rsidDel="006D5BBB">
          <w:delText>Linguistics</w:delText>
        </w:r>
        <w:bookmarkEnd w:id="1487"/>
      </w:del>
    </w:p>
    <w:p w:rsidR="000B4E52" w:rsidRPr="007C437A" w:rsidDel="006D5BBB" w:rsidRDefault="000B4E52">
      <w:pPr>
        <w:pStyle w:val="Titre3"/>
        <w:rPr>
          <w:del w:id="1489" w:author="Arthur Parmentier" w:date="2020-06-07T21:11:00Z"/>
        </w:rPr>
      </w:pPr>
      <w:bookmarkStart w:id="1490" w:name="_Toc42449823"/>
      <w:del w:id="1491" w:author="Arthur Parmentier" w:date="2020-06-07T21:11:00Z">
        <w:r w:rsidRPr="007C437A" w:rsidDel="006D5BBB">
          <w:delText>Regular languages</w:delText>
        </w:r>
        <w:bookmarkEnd w:id="1490"/>
      </w:del>
    </w:p>
    <w:p w:rsidR="000B4E52" w:rsidRPr="007C437A" w:rsidDel="006D5BBB" w:rsidRDefault="000B4E52">
      <w:pPr>
        <w:pStyle w:val="Titre3"/>
        <w:rPr>
          <w:del w:id="1492" w:author="Arthur Parmentier" w:date="2020-06-07T21:11:00Z"/>
        </w:rPr>
      </w:pPr>
      <w:bookmarkStart w:id="1493" w:name="_Toc42449824"/>
      <w:del w:id="1494" w:author="Arthur Parmentier" w:date="2020-06-07T21:11:00Z">
        <w:r w:rsidRPr="007C437A" w:rsidDel="006D5BBB">
          <w:delText>… link with generative music?</w:delText>
        </w:r>
        <w:bookmarkEnd w:id="1493"/>
      </w:del>
    </w:p>
    <w:p w:rsidR="000B4E52" w:rsidRPr="007C437A" w:rsidDel="006D5BBB" w:rsidRDefault="000B4E52" w:rsidP="00E6654A">
      <w:pPr>
        <w:rPr>
          <w:del w:id="1495" w:author="Arthur Parmentier" w:date="2020-06-07T21:11:00Z"/>
        </w:rPr>
      </w:pPr>
      <w:del w:id="1496" w:author="Arthur Parmentier" w:date="2020-06-07T21:11:00Z">
        <w:r w:rsidRPr="007C437A" w:rsidDel="006D5BBB">
          <w:delText>Check relevancy: Chomsky, hierarchical models, markov models, study of music within linguistic models.</w:delText>
        </w:r>
      </w:del>
    </w:p>
    <w:p w:rsidR="00BE04C2" w:rsidRPr="007C437A" w:rsidRDefault="00960BA6" w:rsidP="00E6654A">
      <w:pPr>
        <w:pStyle w:val="Titre1"/>
      </w:pPr>
      <w:del w:id="1497" w:author="Arthur Parmentier" w:date="2020-06-07T21:11:00Z">
        <w:r w:rsidRPr="007C437A" w:rsidDel="006D5BBB">
          <w:delText xml:space="preserve"> </w:delText>
        </w:r>
      </w:del>
      <w:bookmarkStart w:id="1498" w:name="_Toc42449825"/>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24"/>
      <w:r w:rsidR="00086E5D" w:rsidRPr="007C437A">
        <w:t xml:space="preserve"> (a </w:t>
      </w:r>
      <w:r w:rsidR="003739E8" w:rsidRPr="007C437A">
        <w:t xml:space="preserve">theoretical </w:t>
      </w:r>
      <w:r w:rsidR="00086E5D" w:rsidRPr="007C437A">
        <w:t>model of SP)</w:t>
      </w:r>
      <w:bookmarkEnd w:id="1498"/>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499" w:author="Arthur Parmentier" w:date="2020-05-14T13:29:00Z">
        <w:r w:rsidR="00BA3828" w:rsidRPr="007C437A">
          <w:t xml:space="preserve"> as a sign language, </w:t>
        </w:r>
      </w:ins>
      <w:del w:id="1500"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rsidP="006D5BBB">
      <w:pPr>
        <w:pStyle w:val="Titre2"/>
        <w:pPrChange w:id="1501" w:author="Arthur Parmentier" w:date="2020-06-07T21:11:00Z">
          <w:pPr>
            <w:pStyle w:val="Titre2"/>
          </w:pPr>
        </w:pPrChange>
      </w:pPr>
      <w:bookmarkStart w:id="1502" w:name="_Toc42449826"/>
      <w:r w:rsidRPr="007C437A">
        <w:t xml:space="preserve">Preliminary </w:t>
      </w:r>
      <w:r w:rsidR="00E44A97" w:rsidRPr="007C437A">
        <w:t>remarks</w:t>
      </w:r>
      <w:bookmarkEnd w:id="1502"/>
    </w:p>
    <w:p w:rsidR="00E44A97" w:rsidRPr="007C437A" w:rsidRDefault="00E44A97">
      <w:pPr>
        <w:pStyle w:val="Titre3"/>
      </w:pPr>
      <w:bookmarkStart w:id="1503" w:name="_Toc42449827"/>
      <w:r w:rsidRPr="007C437A">
        <w:t>Context and scope of my personal observations</w:t>
      </w:r>
      <w:bookmarkEnd w:id="1503"/>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lastRenderedPageBreak/>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504" w:name="_Toc42449828"/>
      <w:r w:rsidRPr="007C437A">
        <w:t>The categorical and prototypical perception of concepts</w:t>
      </w:r>
      <w:bookmarkEnd w:id="1504"/>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505" w:author="Arthur Parmentier" w:date="2020-05-13T09:28:00Z">
        <w:r w:rsidR="00B7596F" w:rsidRPr="007C437A">
          <w:t xml:space="preserve">t… by constructing </w:t>
        </w:r>
      </w:ins>
      <w:ins w:id="1506" w:author="Arthur Parmentier" w:date="2020-05-13T09:29:00Z">
        <w:r w:rsidR="00B7596F" w:rsidRPr="007C437A">
          <w:t>discrete categories out of a continuous set of elements.</w:t>
        </w:r>
      </w:ins>
      <w:del w:id="1507" w:author="Arthur Parmentier" w:date="2020-05-13T09:28:00Z">
        <w:r w:rsidR="004D468F" w:rsidRPr="007C437A" w:rsidDel="00B7596F">
          <w:delText>t…</w:delText>
        </w:r>
      </w:del>
    </w:p>
    <w:p w:rsidR="00DF3BEC" w:rsidRPr="007C437A" w:rsidRDefault="00061E60" w:rsidP="00061E60">
      <w:r w:rsidRPr="007C437A">
        <w:t>We</w:t>
      </w:r>
      <w:ins w:id="1508" w:author="Arthur Parmentier" w:date="2020-05-13T09:29:00Z">
        <w:r w:rsidR="00FE7602" w:rsidRPr="007C437A">
          <w:t xml:space="preserve"> also</w:t>
        </w:r>
      </w:ins>
      <w:r w:rsidRPr="007C437A">
        <w:t xml:space="preserve"> </w:t>
      </w:r>
      <w:del w:id="1509" w:author="Arthur Parmentier" w:date="2020-05-13T09:29:00Z">
        <w:r w:rsidR="00F572C3" w:rsidRPr="007C437A" w:rsidDel="00FE7602">
          <w:delText xml:space="preserve">also </w:delText>
        </w:r>
      </w:del>
      <w:r w:rsidRPr="007C437A">
        <w:t>know from</w:t>
      </w:r>
      <w:del w:id="1510"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16"/>
      </w:r>
      <w:r w:rsidRPr="007C437A">
        <w:t xml:space="preserve"> that a </w:t>
      </w:r>
      <w:ins w:id="1516" w:author="Arthur Parmentier" w:date="2020-05-13T09:36:00Z">
        <w:r w:rsidR="00FB0C2C" w:rsidRPr="007C437A">
          <w:t xml:space="preserve">single </w:t>
        </w:r>
      </w:ins>
      <w:r w:rsidRPr="007C437A">
        <w:t xml:space="preserve">concept </w:t>
      </w:r>
      <w:del w:id="1517" w:author="Arthur Parmentier" w:date="2020-05-13T09:36:00Z">
        <w:r w:rsidRPr="007C437A" w:rsidDel="00CE30A8">
          <w:delText xml:space="preserve">corresponds </w:delText>
        </w:r>
      </w:del>
      <w:ins w:id="1518" w:author="Arthur Parmentier" w:date="2020-05-13T09:36:00Z">
        <w:r w:rsidR="00CE30A8" w:rsidRPr="007C437A">
          <w:t>can be modeled as</w:t>
        </w:r>
      </w:ins>
      <w:del w:id="1519"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520" w:author="Arthur Parmentier" w:date="2020-05-12T19:02:00Z">
        <w:r w:rsidR="00341F58" w:rsidRPr="007C437A">
          <w:t>,</w:t>
        </w:r>
      </w:ins>
      <w:del w:id="1521" w:author="Arthur Parmentier" w:date="2020-05-12T19:02:00Z">
        <w:r w:rsidR="00DB185F" w:rsidRPr="007C437A" w:rsidDel="00341F58">
          <w:delText xml:space="preserve"> for</w:delText>
        </w:r>
      </w:del>
      <w:r w:rsidR="00DB185F" w:rsidRPr="007C437A">
        <w:t xml:space="preserve"> </w:t>
      </w:r>
      <w:ins w:id="1522" w:author="Arthur Parmentier" w:date="2020-05-12T19:02:00Z">
        <w:r w:rsidR="00341F58" w:rsidRPr="007C437A">
          <w:t>replaced by the</w:t>
        </w:r>
      </w:ins>
      <w:del w:id="1523" w:author="Arthur Parmentier" w:date="2020-05-12T19:02:00Z">
        <w:r w:rsidR="006A5C81" w:rsidRPr="007C437A" w:rsidDel="00341F58">
          <w:delText>the</w:delText>
        </w:r>
      </w:del>
      <w:r w:rsidR="006A5C81" w:rsidRPr="007C437A">
        <w:t xml:space="preserve"> continuous</w:t>
      </w:r>
      <w:r w:rsidR="00DB185F" w:rsidRPr="007C437A">
        <w:t xml:space="preserve"> notion</w:t>
      </w:r>
      <w:ins w:id="1524" w:author="Arthur Parmentier" w:date="2020-05-12T19:05:00Z">
        <w:r w:rsidR="008E17B4" w:rsidRPr="007C437A">
          <w:t>s of graded membership (</w:t>
        </w:r>
      </w:ins>
      <w:del w:id="1525" w:author="Arthur Parmentier" w:date="2020-05-12T19:05:00Z">
        <w:r w:rsidR="00DB185F" w:rsidRPr="007C437A" w:rsidDel="008E17B4">
          <w:delText xml:space="preserve"> of </w:delText>
        </w:r>
      </w:del>
      <w:r w:rsidR="00DB185F" w:rsidRPr="007C437A">
        <w:t>similarity to the prototyp</w:t>
      </w:r>
      <w:ins w:id="1526" w:author="Arthur Parmentier" w:date="2020-05-12T19:05:00Z">
        <w:r w:rsidR="00157F8B" w:rsidRPr="007C437A">
          <w:t>e)</w:t>
        </w:r>
      </w:ins>
      <w:del w:id="1527" w:author="Arthur Parmentier" w:date="2020-05-12T19:05:00Z">
        <w:r w:rsidR="0084003C" w:rsidRPr="007C437A" w:rsidDel="008E17B4">
          <w:delText>e</w:delText>
        </w:r>
      </w:del>
      <w:ins w:id="1528" w:author="Arthur Parmentier" w:date="2020-05-12T19:02:00Z">
        <w:r w:rsidR="00341F58" w:rsidRPr="007C437A">
          <w:t xml:space="preserve"> and the fuzzy edges</w:t>
        </w:r>
      </w:ins>
      <w:ins w:id="1529" w:author="Arthur Parmentier" w:date="2020-05-12T19:05:00Z">
        <w:r w:rsidR="008E17B4" w:rsidRPr="007C437A">
          <w:t xml:space="preserve"> of concepts</w:t>
        </w:r>
      </w:ins>
      <w:r w:rsidR="00DF3BEC" w:rsidRPr="007C437A">
        <w:t>.</w:t>
      </w:r>
      <w:ins w:id="1530" w:author="Arthur Parmentier" w:date="2020-05-12T19:07:00Z">
        <w:r w:rsidR="00AD6FFE" w:rsidRPr="007C437A">
          <w:rPr>
            <w:rStyle w:val="Appelnotedebasdep"/>
          </w:rPr>
          <w:footnoteReference w:id="17"/>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18"/>
      </w:r>
      <w:r w:rsidR="006B3B0D" w:rsidRPr="007C437A">
        <w:t>.</w:t>
      </w:r>
    </w:p>
    <w:p w:rsidR="00725EA3" w:rsidRPr="007C437A" w:rsidRDefault="00725EA3" w:rsidP="00061E60">
      <w:pPr>
        <w:rPr>
          <w:ins w:id="1539" w:author="Arthur Parmentier" w:date="2020-05-14T13:32:00Z"/>
          <w:i/>
          <w:iCs/>
        </w:rPr>
      </w:pPr>
      <w:r w:rsidRPr="007C437A">
        <w:rPr>
          <w:i/>
          <w:iCs/>
          <w:rPrChange w:id="1540" w:author="Arthur Parmentier" w:date="2020-06-07T15:27:00Z">
            <w:rPr/>
          </w:rPrChange>
        </w:rPr>
        <w:t>Let’s take the examples of birds… (does it needs an illustration?)</w:t>
      </w:r>
    </w:p>
    <w:p w:rsidR="00D621DF" w:rsidRPr="007C437A" w:rsidRDefault="00D621DF" w:rsidP="006D5BBB">
      <w:pPr>
        <w:pStyle w:val="Titre2"/>
        <w:numPr>
          <w:ilvl w:val="1"/>
          <w:numId w:val="22"/>
        </w:numPr>
        <w:rPr>
          <w:ins w:id="1541" w:author="Arthur Parmentier" w:date="2020-05-14T13:32:00Z"/>
        </w:rPr>
        <w:pPrChange w:id="1542" w:author="Arthur Parmentier" w:date="2020-06-07T21:11:00Z">
          <w:pPr>
            <w:pStyle w:val="Titre2"/>
            <w:numPr>
              <w:numId w:val="22"/>
            </w:numPr>
          </w:pPr>
        </w:pPrChange>
      </w:pPr>
      <w:bookmarkStart w:id="1543" w:name="_Toc42449829"/>
      <w:ins w:id="1544" w:author="Arthur Parmentier" w:date="2020-05-14T13:32:00Z">
        <w:r w:rsidRPr="007C437A">
          <w:t xml:space="preserve">Mechanism 1: transformations (projections?) of concepts </w:t>
        </w:r>
      </w:ins>
      <w:ins w:id="1545" w:author="Arthur Parmentier" w:date="2020-05-14T13:38:00Z">
        <w:r w:rsidR="00515E70" w:rsidRPr="007C437A">
          <w:t>into signs</w:t>
        </w:r>
      </w:ins>
      <w:ins w:id="1546" w:author="Arthur Parmentier" w:date="2020-06-05T16:48:00Z">
        <w:r w:rsidR="008F5BD3" w:rsidRPr="007C437A">
          <w:t xml:space="preserve"> (morphemes)</w:t>
        </w:r>
      </w:ins>
      <w:ins w:id="1547" w:author="Arthur Parmentier" w:date="2020-05-14T13:38:00Z">
        <w:r w:rsidR="00515E70" w:rsidRPr="007C437A">
          <w:t xml:space="preserve"> on</w:t>
        </w:r>
      </w:ins>
      <w:ins w:id="1548" w:author="Arthur Parmentier" w:date="2020-05-14T13:32:00Z">
        <w:r w:rsidRPr="007C437A">
          <w:t xml:space="preserve"> the physical space of the body</w:t>
        </w:r>
        <w:bookmarkEnd w:id="1543"/>
      </w:ins>
    </w:p>
    <w:p w:rsidR="00D621DF" w:rsidRPr="007C437A" w:rsidRDefault="00D621DF" w:rsidP="00D621DF">
      <w:pPr>
        <w:rPr>
          <w:ins w:id="1549" w:author="Arthur Parmentier" w:date="2020-05-14T13:32:00Z"/>
        </w:rPr>
      </w:pPr>
      <w:ins w:id="1550"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551" w:author="Arthur Parmentier" w:date="2020-05-14T13:32:00Z"/>
        </w:rPr>
      </w:pPr>
      <w:ins w:id="1552"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553" w:author="Arthur Parmentier" w:date="2020-05-14T13:32:00Z"/>
        </w:rPr>
      </w:pPr>
      <w:bookmarkStart w:id="1554" w:name="_Toc42449830"/>
      <w:ins w:id="1555" w:author="Arthur Parmentier" w:date="2020-05-14T13:32:00Z">
        <w:r w:rsidRPr="007C437A">
          <w:t>Input space</w:t>
        </w:r>
        <w:bookmarkEnd w:id="1554"/>
      </w:ins>
    </w:p>
    <w:p w:rsidR="00D621DF" w:rsidRPr="007C437A" w:rsidRDefault="00D621DF" w:rsidP="00D621DF">
      <w:pPr>
        <w:rPr>
          <w:ins w:id="1556" w:author="Arthur Parmentier" w:date="2020-05-14T13:32:00Z"/>
        </w:rPr>
      </w:pPr>
      <w:ins w:id="1557"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558" w:author="Arthur Parmentier" w:date="2020-05-14T13:32:00Z"/>
        </w:rPr>
      </w:pPr>
      <w:ins w:id="1559" w:author="Arthur Parmentier" w:date="2020-05-14T13:32:00Z">
        <w:r w:rsidRPr="007C437A">
          <w:t>Concepts from artistic disciplines</w:t>
        </w:r>
      </w:ins>
    </w:p>
    <w:p w:rsidR="00D621DF" w:rsidRPr="007C437A" w:rsidRDefault="00D621DF" w:rsidP="00D621DF">
      <w:pPr>
        <w:rPr>
          <w:ins w:id="1560" w:author="Arthur Parmentier" w:date="2020-06-06T17:12:00Z"/>
        </w:rPr>
      </w:pPr>
      <w:ins w:id="1561" w:author="Arthur Parmentier" w:date="2020-05-14T13:32:00Z">
        <w:r w:rsidRPr="007C437A">
          <w:t>Long Tone, minimalism…</w:t>
        </w:r>
      </w:ins>
    </w:p>
    <w:p w:rsidR="00237DE8" w:rsidRPr="007C437A" w:rsidRDefault="00237DE8" w:rsidP="00237DE8">
      <w:pPr>
        <w:pStyle w:val="NormalWeb"/>
        <w:rPr>
          <w:ins w:id="1562" w:author="Arthur Parmentier" w:date="2020-06-06T17:12:00Z"/>
          <w:lang w:val="en-US"/>
          <w:rPrChange w:id="1563" w:author="Arthur Parmentier" w:date="2020-06-07T15:27:00Z">
            <w:rPr>
              <w:ins w:id="1564" w:author="Arthur Parmentier" w:date="2020-06-06T17:12:00Z"/>
            </w:rPr>
          </w:rPrChange>
        </w:rPr>
      </w:pPr>
      <w:ins w:id="1565" w:author="Arthur Parmentier" w:date="2020-06-06T17:12:00Z">
        <w:r w:rsidRPr="007C437A">
          <w:rPr>
            <w:lang w:val="en-US"/>
            <w:rPrChange w:id="1566" w:author="Arthur Parmentier" w:date="2020-06-07T15:27:00Z">
              <w:rPr/>
            </w:rPrChange>
          </w:rPr>
          <w:lastRenderedPageBreak/>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567" w:author="Arthur Parmentier" w:date="2020-06-06T17:12:00Z"/>
          <w:lang w:val="en-US"/>
          <w:rPrChange w:id="1568" w:author="Arthur Parmentier" w:date="2020-06-07T15:27:00Z">
            <w:rPr>
              <w:ins w:id="1569" w:author="Arthur Parmentier" w:date="2020-06-06T17:12:00Z"/>
            </w:rPr>
          </w:rPrChange>
        </w:rPr>
      </w:pPr>
      <w:ins w:id="1570" w:author="Arthur Parmentier" w:date="2020-06-06T17:12:00Z">
        <w:r w:rsidRPr="007C437A">
          <w:rPr>
            <w:lang w:val="en-US"/>
            <w:rPrChange w:id="1571"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572" w:author="Arthur Parmentier" w:date="2020-05-14T13:32:00Z"/>
        </w:rPr>
      </w:pPr>
    </w:p>
    <w:p w:rsidR="00D621DF" w:rsidRPr="007C437A" w:rsidRDefault="00D621DF" w:rsidP="00D621DF">
      <w:pPr>
        <w:pStyle w:val="Titre4"/>
        <w:rPr>
          <w:ins w:id="1573" w:author="Arthur Parmentier" w:date="2020-05-14T13:32:00Z"/>
        </w:rPr>
      </w:pPr>
      <w:ins w:id="1574" w:author="Arthur Parmentier" w:date="2020-05-14T13:32:00Z">
        <w:r w:rsidRPr="007C437A">
          <w:t>Concepts from oral languages</w:t>
        </w:r>
      </w:ins>
    </w:p>
    <w:p w:rsidR="00D621DF" w:rsidRPr="007C437A" w:rsidRDefault="00D621DF" w:rsidP="00D621DF">
      <w:pPr>
        <w:rPr>
          <w:ins w:id="1575" w:author="Arthur Parmentier" w:date="2020-05-14T13:32:00Z"/>
        </w:rPr>
      </w:pPr>
      <w:ins w:id="1576" w:author="Arthur Parmentier" w:date="2020-05-14T13:32:00Z">
        <w:r w:rsidRPr="007C437A">
          <w:t>Logical elements</w:t>
        </w:r>
      </w:ins>
    </w:p>
    <w:p w:rsidR="00D621DF" w:rsidRPr="007C437A" w:rsidRDefault="00D621DF" w:rsidP="00D621DF">
      <w:pPr>
        <w:pStyle w:val="Titre4"/>
        <w:rPr>
          <w:ins w:id="1577" w:author="Arthur Parmentier" w:date="2020-05-14T13:32:00Z"/>
        </w:rPr>
      </w:pPr>
      <w:ins w:id="1578" w:author="Arthur Parmentier" w:date="2020-05-14T13:32:00Z">
        <w:r w:rsidRPr="007C437A">
          <w:t>“High/low” cultural representations of quiet/loud (volume), slow/fast (tempo), pitch…</w:t>
        </w:r>
      </w:ins>
    </w:p>
    <w:p w:rsidR="00D621DF" w:rsidRPr="007C437A" w:rsidRDefault="00D621DF" w:rsidP="00D621DF">
      <w:pPr>
        <w:rPr>
          <w:ins w:id="1579" w:author="Arthur Parmentier" w:date="2020-06-06T17:10:00Z"/>
        </w:rPr>
      </w:pPr>
      <w:ins w:id="1580"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581" w:author="Arthur Parmentier" w:date="2020-06-06T17:10:00Z"/>
          <w:lang w:val="en-US"/>
          <w:rPrChange w:id="1582" w:author="Arthur Parmentier" w:date="2020-06-07T15:27:00Z">
            <w:rPr>
              <w:ins w:id="1583" w:author="Arthur Parmentier" w:date="2020-06-06T17:10:00Z"/>
            </w:rPr>
          </w:rPrChange>
        </w:rPr>
      </w:pPr>
      <w:ins w:id="1584" w:author="Arthur Parmentier" w:date="2020-06-06T17:10:00Z">
        <w:r w:rsidRPr="007C437A">
          <w:rPr>
            <w:lang w:val="en-US"/>
            <w:rPrChange w:id="1585"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586" w:author="Arthur Parmentier" w:date="2020-06-06T17:10:00Z"/>
          <w:lang w:val="en-US"/>
          <w:rPrChange w:id="1587" w:author="Arthur Parmentier" w:date="2020-06-07T15:27:00Z">
            <w:rPr>
              <w:ins w:id="1588" w:author="Arthur Parmentier" w:date="2020-06-06T17:10:00Z"/>
            </w:rPr>
          </w:rPrChange>
        </w:rPr>
      </w:pPr>
      <w:ins w:id="1589" w:author="Arthur Parmentier" w:date="2020-06-06T17:10:00Z">
        <w:r w:rsidRPr="007C437A">
          <w:rPr>
            <w:lang w:val="en-US"/>
            <w:rPrChange w:id="1590"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591" w:author="Arthur Parmentier" w:date="2020-06-06T17:10:00Z"/>
          <w:lang w:val="en-US"/>
          <w:rPrChange w:id="1592" w:author="Arthur Parmentier" w:date="2020-06-07T15:27:00Z">
            <w:rPr>
              <w:ins w:id="1593" w:author="Arthur Parmentier" w:date="2020-06-06T17:10:00Z"/>
            </w:rPr>
          </w:rPrChange>
        </w:rPr>
      </w:pPr>
      <w:ins w:id="1594" w:author="Arthur Parmentier" w:date="2020-06-06T17:10:00Z">
        <w:r w:rsidRPr="007C437A">
          <w:rPr>
            <w:lang w:val="en-US"/>
            <w:rPrChange w:id="1595" w:author="Arthur Parmentier" w:date="2020-06-07T15:27:00Z">
              <w:rPr/>
            </w:rPrChange>
          </w:rPr>
          <w:t>5. Multidisciplinary Issues</w:t>
        </w:r>
      </w:ins>
    </w:p>
    <w:p w:rsidR="00237DE8" w:rsidRPr="007C437A" w:rsidRDefault="00237DE8" w:rsidP="00237DE8">
      <w:pPr>
        <w:pStyle w:val="NormalWeb"/>
        <w:rPr>
          <w:ins w:id="1596" w:author="Arthur Parmentier" w:date="2020-06-06T17:10:00Z"/>
          <w:lang w:val="en-US"/>
          <w:rPrChange w:id="1597" w:author="Arthur Parmentier" w:date="2020-06-07T15:27:00Z">
            <w:rPr>
              <w:ins w:id="1598" w:author="Arthur Parmentier" w:date="2020-06-06T17:10:00Z"/>
            </w:rPr>
          </w:rPrChange>
        </w:rPr>
      </w:pPr>
      <w:ins w:id="1599" w:author="Arthur Parmentier" w:date="2020-06-06T17:10:00Z">
        <w:r w:rsidRPr="007C437A">
          <w:rPr>
            <w:lang w:val="en-US"/>
            <w:rPrChange w:id="1600"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601" w:author="Arthur Parmentier" w:date="2020-06-06T17:10:00Z"/>
          <w:lang w:val="en-US"/>
          <w:rPrChange w:id="1602" w:author="Arthur Parmentier" w:date="2020-06-07T15:27:00Z">
            <w:rPr>
              <w:ins w:id="1603" w:author="Arthur Parmentier" w:date="2020-06-06T17:10:00Z"/>
            </w:rPr>
          </w:rPrChange>
        </w:rPr>
      </w:pPr>
      <w:ins w:id="1604" w:author="Arthur Parmentier" w:date="2020-06-06T17:10:00Z">
        <w:r w:rsidRPr="007C437A">
          <w:rPr>
            <w:lang w:val="en-US"/>
            <w:rPrChange w:id="1605"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606" w:author="Arthur Parmentier" w:date="2020-05-14T13:32:00Z"/>
        </w:rPr>
      </w:pPr>
    </w:p>
    <w:p w:rsidR="00D621DF" w:rsidRPr="007C437A" w:rsidRDefault="00D621DF" w:rsidP="00D621DF">
      <w:pPr>
        <w:pStyle w:val="Titre4"/>
        <w:rPr>
          <w:ins w:id="1607" w:author="Arthur Parmentier" w:date="2020-05-14T13:32:00Z"/>
        </w:rPr>
      </w:pPr>
      <w:ins w:id="1608" w:author="Arthur Parmentier" w:date="2020-05-14T13:32:00Z">
        <w:r w:rsidRPr="007C437A">
          <w:t>…</w:t>
        </w:r>
      </w:ins>
    </w:p>
    <w:p w:rsidR="00D621DF" w:rsidRPr="007C437A" w:rsidRDefault="00D621DF">
      <w:pPr>
        <w:pStyle w:val="Titre3"/>
        <w:rPr>
          <w:ins w:id="1609" w:author="Arthur Parmentier" w:date="2020-05-14T13:39:00Z"/>
        </w:rPr>
      </w:pPr>
      <w:bookmarkStart w:id="1610" w:name="_Toc42449831"/>
      <w:ins w:id="1611" w:author="Arthur Parmentier" w:date="2020-05-14T13:32:00Z">
        <w:r w:rsidRPr="007C437A">
          <w:t>Transformations and output spaces</w:t>
        </w:r>
      </w:ins>
      <w:bookmarkEnd w:id="1610"/>
    </w:p>
    <w:p w:rsidR="00D0639C" w:rsidRPr="007C437A" w:rsidRDefault="00D0639C">
      <w:pPr>
        <w:rPr>
          <w:ins w:id="1612" w:author="Arthur Parmentier" w:date="2020-05-14T13:32:00Z"/>
          <w:rPrChange w:id="1613" w:author="Arthur Parmentier" w:date="2020-06-07T15:27:00Z">
            <w:rPr>
              <w:ins w:id="1614" w:author="Arthur Parmentier" w:date="2020-05-14T13:32:00Z"/>
            </w:rPr>
          </w:rPrChange>
        </w:rPr>
        <w:pPrChange w:id="1615" w:author="Arthur Parmentier" w:date="2020-05-14T13:39:00Z">
          <w:pPr>
            <w:pStyle w:val="Titre3"/>
          </w:pPr>
        </w:pPrChange>
      </w:pPr>
      <w:ins w:id="1616" w:author="Arthur Parmentier" w:date="2020-05-14T13:39:00Z">
        <w:r w:rsidRPr="007C437A">
          <w:rPr>
            <w:rPrChange w:id="1617" w:author="Arthur Parmentier" w:date="2020-06-07T15:27:00Z">
              <w:rPr/>
            </w:rPrChange>
          </w:rPr>
          <w:t>Sign = (symbol, icon, indice).</w:t>
        </w:r>
      </w:ins>
    </w:p>
    <w:p w:rsidR="00D621DF" w:rsidRPr="007C437A" w:rsidRDefault="00D621DF" w:rsidP="00D621DF">
      <w:pPr>
        <w:pStyle w:val="Titre4"/>
        <w:rPr>
          <w:ins w:id="1618" w:author="Arthur Parmentier" w:date="2020-05-14T13:32:00Z"/>
        </w:rPr>
      </w:pPr>
      <w:ins w:id="1619" w:author="Arthur Parmentier" w:date="2020-05-14T13:32:00Z">
        <w:r w:rsidRPr="007C437A">
          <w:t>Creation of a s</w:t>
        </w:r>
      </w:ins>
      <w:ins w:id="1620" w:author="Arthur Parmentier" w:date="2020-05-14T13:39:00Z">
        <w:r w:rsidR="00D0639C" w:rsidRPr="007C437A">
          <w:t>ymbol</w:t>
        </w:r>
      </w:ins>
    </w:p>
    <w:p w:rsidR="00D621DF" w:rsidRPr="007C437A" w:rsidRDefault="00D621DF" w:rsidP="00D621DF">
      <w:pPr>
        <w:rPr>
          <w:ins w:id="1621" w:author="Arthur Parmentier" w:date="2020-05-14T13:32:00Z"/>
        </w:rPr>
      </w:pPr>
      <w:ins w:id="1622" w:author="Arthur Parmentier" w:date="2020-05-14T13:32:00Z">
        <w:r w:rsidRPr="007C437A">
          <w:t>… Describe here more about the process of creating a sign (examples, general rules…)</w:t>
        </w:r>
      </w:ins>
    </w:p>
    <w:p w:rsidR="00D621DF" w:rsidRPr="007C437A" w:rsidRDefault="00D621DF">
      <w:pPr>
        <w:pStyle w:val="Titre4"/>
        <w:rPr>
          <w:ins w:id="1623" w:author="Arthur Parmentier" w:date="2020-06-06T17:06:00Z"/>
        </w:rPr>
      </w:pPr>
      <w:ins w:id="1624" w:author="Arthur Parmentier" w:date="2020-05-14T13:32:00Z">
        <w:r w:rsidRPr="007C437A">
          <w:lastRenderedPageBreak/>
          <w:t xml:space="preserve">Creation of a </w:t>
        </w:r>
      </w:ins>
      <w:ins w:id="1625" w:author="Arthur Parmentier" w:date="2020-05-14T13:39:00Z">
        <w:r w:rsidR="00D0639C" w:rsidRPr="007C437A">
          <w:t>icon</w:t>
        </w:r>
      </w:ins>
    </w:p>
    <w:p w:rsidR="003C785D" w:rsidRPr="007C437A" w:rsidRDefault="003C785D">
      <w:pPr>
        <w:rPr>
          <w:ins w:id="1626" w:author="Arthur Parmentier" w:date="2020-05-14T13:32:00Z"/>
        </w:rPr>
      </w:pPr>
      <w:ins w:id="1627"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19"/>
        </w:r>
      </w:ins>
    </w:p>
    <w:p w:rsidR="00D621DF" w:rsidRPr="007C437A" w:rsidRDefault="00D621DF">
      <w:pPr>
        <w:pStyle w:val="Titre4"/>
        <w:rPr>
          <w:ins w:id="1630" w:author="Arthur Parmentier" w:date="2020-05-14T13:32:00Z"/>
          <w:rPrChange w:id="1631" w:author="Arthur Parmentier" w:date="2020-06-07T15:27:00Z">
            <w:rPr>
              <w:ins w:id="1632" w:author="Arthur Parmentier" w:date="2020-05-14T13:32:00Z"/>
            </w:rPr>
          </w:rPrChange>
        </w:rPr>
        <w:pPrChange w:id="1633" w:author="Arthur Parmentier" w:date="2020-05-14T13:40:00Z">
          <w:pPr/>
        </w:pPrChange>
      </w:pPr>
      <w:ins w:id="1634" w:author="Arthur Parmentier" w:date="2020-05-14T13:32:00Z">
        <w:r w:rsidRPr="007C437A">
          <w:rPr>
            <w:rPrChange w:id="1635" w:author="Arthur Parmentier" w:date="2020-06-07T15:27:00Z">
              <w:rPr/>
            </w:rPrChange>
          </w:rPr>
          <w:t>Creation of a</w:t>
        </w:r>
      </w:ins>
      <w:ins w:id="1636" w:author="Arthur Parmentier" w:date="2020-05-14T13:39:00Z">
        <w:r w:rsidR="00D0639C" w:rsidRPr="007C437A">
          <w:rPr>
            <w:rPrChange w:id="1637" w:author="Arthur Parmentier" w:date="2020-06-07T15:27:00Z">
              <w:rPr/>
            </w:rPrChange>
          </w:rPr>
          <w:t xml:space="preserve">n </w:t>
        </w:r>
      </w:ins>
      <w:ins w:id="1638" w:author="Arthur Parmentier" w:date="2020-05-14T13:40:00Z">
        <w:r w:rsidR="00D0639C" w:rsidRPr="007C437A">
          <w:rPr>
            <w:rPrChange w:id="1639" w:author="Arthur Parmentier" w:date="2020-06-07T15:27:00Z">
              <w:rPr/>
            </w:rPrChange>
          </w:rPr>
          <w:t>indices</w:t>
        </w:r>
      </w:ins>
    </w:p>
    <w:p w:rsidR="00D621DF" w:rsidRPr="007C437A" w:rsidDel="00D0639C" w:rsidRDefault="003E1EE3" w:rsidP="006D5BBB">
      <w:pPr>
        <w:pStyle w:val="Titre2"/>
        <w:rPr>
          <w:del w:id="1640" w:author="Arthur Parmentier" w:date="2020-05-14T13:40:00Z"/>
          <w:i/>
          <w:iCs/>
          <w:rPrChange w:id="1641" w:author="Arthur Parmentier" w:date="2020-06-07T15:27:00Z">
            <w:rPr>
              <w:del w:id="1642" w:author="Arthur Parmentier" w:date="2020-05-14T13:40:00Z"/>
            </w:rPr>
          </w:rPrChange>
        </w:rPr>
        <w:pPrChange w:id="1643" w:author="Arthur Parmentier" w:date="2020-06-07T21:11:00Z">
          <w:pPr/>
        </w:pPrChange>
      </w:pPr>
      <w:bookmarkStart w:id="1644" w:name="_Toc40356075"/>
      <w:bookmarkStart w:id="1645" w:name="_Toc42449832"/>
      <w:bookmarkEnd w:id="1644"/>
      <w:ins w:id="1646" w:author="Arthur Parmentier" w:date="2020-05-14T13:40:00Z">
        <w:r w:rsidRPr="007C437A">
          <w:t>Mechanism 2:</w:t>
        </w:r>
        <w:bookmarkEnd w:id="1645"/>
        <w:r w:rsidRPr="007C437A">
          <w:t xml:space="preserve"> </w:t>
        </w:r>
      </w:ins>
    </w:p>
    <w:p w:rsidR="007B1805" w:rsidRPr="007C437A" w:rsidRDefault="007B1805" w:rsidP="006D5BBB">
      <w:pPr>
        <w:pStyle w:val="Titre2"/>
        <w:pPrChange w:id="1647" w:author="Arthur Parmentier" w:date="2020-06-07T21:11:00Z">
          <w:pPr>
            <w:pStyle w:val="Titre2"/>
          </w:pPr>
        </w:pPrChange>
      </w:pPr>
      <w:bookmarkStart w:id="1648" w:name="_Toc42449833"/>
      <w:r w:rsidRPr="007C437A">
        <w:t xml:space="preserve">Sign </w:t>
      </w:r>
      <w:ins w:id="1649" w:author="Arthur Parmentier" w:date="2020-05-13T10:35:00Z">
        <w:r w:rsidR="003D29B8" w:rsidRPr="007C437A">
          <w:t>“</w:t>
        </w:r>
      </w:ins>
      <w:r w:rsidRPr="007C437A">
        <w:t>overloading</w:t>
      </w:r>
      <w:ins w:id="1650" w:author="Arthur Parmentier" w:date="2020-05-13T10:35:00Z">
        <w:r w:rsidR="003D29B8" w:rsidRPr="007C437A">
          <w:t>”</w:t>
        </w:r>
      </w:ins>
      <w:bookmarkEnd w:id="1648"/>
    </w:p>
    <w:p w:rsidR="005A6DBA" w:rsidRPr="007C437A" w:rsidRDefault="005A6DBA">
      <w:pPr>
        <w:pStyle w:val="Titre3"/>
        <w:rPr>
          <w:ins w:id="1651" w:author="Arthur Parmentier" w:date="2020-05-13T10:10:00Z"/>
          <w:rPrChange w:id="1652" w:author="Arthur Parmentier" w:date="2020-06-07T15:27:00Z">
            <w:rPr>
              <w:ins w:id="1653" w:author="Arthur Parmentier" w:date="2020-05-13T10:10:00Z"/>
            </w:rPr>
          </w:rPrChange>
        </w:rPr>
        <w:pPrChange w:id="1654" w:author="Arthur Parmentier" w:date="2020-05-14T14:00:00Z">
          <w:pPr/>
        </w:pPrChange>
      </w:pPr>
      <w:bookmarkStart w:id="1655" w:name="_Toc42449834"/>
      <w:ins w:id="1656" w:author="Arthur Parmentier" w:date="2020-05-13T10:10:00Z">
        <w:r w:rsidRPr="007C437A">
          <w:rPr>
            <w:rPrChange w:id="1657" w:author="Arthur Parmentier" w:date="2020-06-07T15:27:00Z">
              <w:rPr/>
            </w:rPrChange>
          </w:rPr>
          <w:t>Motivation</w:t>
        </w:r>
        <w:bookmarkEnd w:id="1655"/>
      </w:ins>
    </w:p>
    <w:p w:rsidR="0053230A" w:rsidRPr="007C437A" w:rsidRDefault="001B082B" w:rsidP="001B082B">
      <w:pPr>
        <w:rPr>
          <w:ins w:id="1658" w:author="Arthur Parmentier" w:date="2020-05-13T09:52:00Z"/>
        </w:rPr>
      </w:pPr>
      <w:r w:rsidRPr="007C437A">
        <w:t xml:space="preserve">We have seen from the evolution of SP that </w:t>
      </w:r>
      <w:ins w:id="1659" w:author="Arthur Parmentier" w:date="2020-05-13T09:50:00Z">
        <w:r w:rsidR="0053230A" w:rsidRPr="007C437A">
          <w:t xml:space="preserve">a single sign </w:t>
        </w:r>
      </w:ins>
      <w:ins w:id="1660" w:author="Arthur Parmentier" w:date="2020-05-13T09:51:00Z">
        <w:r w:rsidR="0053230A" w:rsidRPr="007C437A">
          <w:t>can be use to signify a content</w:t>
        </w:r>
      </w:ins>
      <w:ins w:id="1661" w:author="Arthur Parmentier" w:date="2020-05-13T11:16:00Z">
        <w:r w:rsidR="00B45CE3" w:rsidRPr="007C437A">
          <w:rPr>
            <w:rStyle w:val="Appelnotedebasdep"/>
          </w:rPr>
          <w:footnoteReference w:id="20"/>
        </w:r>
      </w:ins>
      <w:ins w:id="1665" w:author="Arthur Parmentier" w:date="2020-05-13T09:52:00Z">
        <w:r w:rsidR="0053230A" w:rsidRPr="007C437A">
          <w:t xml:space="preserve"> not only for different instruments of the same discipline</w:t>
        </w:r>
      </w:ins>
      <w:ins w:id="1666" w:author="Arthur Parmentier" w:date="2020-05-13T10:07:00Z">
        <w:r w:rsidR="00434325" w:rsidRPr="007C437A">
          <w:t xml:space="preserve"> (1)</w:t>
        </w:r>
      </w:ins>
      <w:ins w:id="1667" w:author="Arthur Parmentier" w:date="2020-05-13T09:52:00Z">
        <w:r w:rsidR="0053230A" w:rsidRPr="007C437A">
          <w:t xml:space="preserve"> but also across discipline</w:t>
        </w:r>
      </w:ins>
      <w:ins w:id="1668" w:author="Arthur Parmentier" w:date="2020-05-13T10:07:00Z">
        <w:r w:rsidR="00434325" w:rsidRPr="007C437A">
          <w:t xml:space="preserve"> (2).</w:t>
        </w:r>
      </w:ins>
      <w:ins w:id="1669" w:author="Arthur Parmentier" w:date="2020-05-13T10:35:00Z">
        <w:r w:rsidR="003D29B8" w:rsidRPr="007C437A">
          <w:t xml:space="preserve"> This what I call the “overloading” of a sign.</w:t>
        </w:r>
        <w:r w:rsidR="003D29B8" w:rsidRPr="007C437A">
          <w:rPr>
            <w:rStyle w:val="Appelnotedebasdep"/>
          </w:rPr>
          <w:footnoteReference w:id="21"/>
        </w:r>
      </w:ins>
      <w:del w:id="1674"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675" w:author="Arthur Parmentier" w:date="2020-05-13T09:49:00Z">
        <w:r w:rsidRPr="007C437A" w:rsidDel="0053230A">
          <w:delText xml:space="preserve"> encapsulate several concepts from different disciplines</w:delText>
        </w:r>
      </w:del>
      <w:del w:id="1676" w:author="Arthur Parmentier" w:date="2020-05-13T09:52:00Z">
        <w:r w:rsidRPr="007C437A" w:rsidDel="0053230A">
          <w:delText xml:space="preserve">; </w:delText>
        </w:r>
      </w:del>
    </w:p>
    <w:p w:rsidR="00B45CE3" w:rsidRPr="007C437A" w:rsidRDefault="00434325" w:rsidP="001B082B">
      <w:pPr>
        <w:rPr>
          <w:ins w:id="1677" w:author="Arthur Parmentier" w:date="2020-05-13T09:52:00Z"/>
        </w:rPr>
      </w:pPr>
      <w:ins w:id="1678" w:author="Arthur Parmentier" w:date="2020-05-13T10:08:00Z">
        <w:r w:rsidRPr="007C437A">
          <w:t xml:space="preserve">We will try to identify whether the operability of a sign </w:t>
        </w:r>
      </w:ins>
      <w:ins w:id="1679" w:author="Arthur Parmentier" w:date="2020-05-13T10:09:00Z">
        <w:r w:rsidRPr="007C437A">
          <w:t xml:space="preserve">in (1) and (2) </w:t>
        </w:r>
      </w:ins>
      <w:ins w:id="1680" w:author="Arthur Parmentier" w:date="2020-05-13T10:08:00Z">
        <w:r w:rsidRPr="007C437A">
          <w:t>involves mechanisms of different nature</w:t>
        </w:r>
      </w:ins>
      <w:ins w:id="1681" w:author="Arthur Parmentier" w:date="2020-05-13T10:09:00Z">
        <w:r w:rsidRPr="007C437A">
          <w:t>.</w:t>
        </w:r>
      </w:ins>
    </w:p>
    <w:p w:rsidR="0053230A" w:rsidRPr="007C437A" w:rsidRDefault="005A6DBA">
      <w:pPr>
        <w:pStyle w:val="Titre3"/>
        <w:rPr>
          <w:ins w:id="1682" w:author="Arthur Parmentier" w:date="2020-05-13T09:52:00Z"/>
          <w:rPrChange w:id="1683" w:author="Arthur Parmentier" w:date="2020-06-07T15:27:00Z">
            <w:rPr>
              <w:ins w:id="1684" w:author="Arthur Parmentier" w:date="2020-05-13T09:52:00Z"/>
            </w:rPr>
          </w:rPrChange>
        </w:rPr>
        <w:pPrChange w:id="1685" w:author="Arthur Parmentier" w:date="2020-05-14T14:00:00Z">
          <w:pPr/>
        </w:pPrChange>
      </w:pPr>
      <w:bookmarkStart w:id="1686" w:name="_Toc42449835"/>
      <w:ins w:id="1687" w:author="Arthur Parmentier" w:date="2020-05-13T10:11:00Z">
        <w:r w:rsidRPr="007C437A">
          <w:rPr>
            <w:rPrChange w:id="1688" w:author="Arthur Parmentier" w:date="2020-06-07T15:27:00Z">
              <w:rPr/>
            </w:rPrChange>
          </w:rPr>
          <w:t>Differentiation of signified across disciplines</w:t>
        </w:r>
      </w:ins>
      <w:bookmarkEnd w:id="1686"/>
    </w:p>
    <w:p w:rsidR="002F5B0B" w:rsidRPr="007C437A" w:rsidRDefault="002F5B0B" w:rsidP="001B082B">
      <w:pPr>
        <w:rPr>
          <w:ins w:id="1689" w:author="Arthur Parmentier" w:date="2020-05-13T10:30:00Z"/>
        </w:rPr>
      </w:pPr>
      <w:ins w:id="1690" w:author="Arthur Parmentier" w:date="2020-05-13T10:12:00Z">
        <w:r w:rsidRPr="007C437A">
          <w:t>We very commonly observe signs made of one sign</w:t>
        </w:r>
      </w:ins>
      <w:ins w:id="1691" w:author="Arthur Parmentier" w:date="2020-05-13T10:13:00Z">
        <w:r w:rsidRPr="007C437A">
          <w:t xml:space="preserve">ifier and several signified </w:t>
        </w:r>
        <w:r w:rsidR="00AE58D1" w:rsidRPr="007C437A">
          <w:t>in oral languages and our everyday life.</w:t>
        </w:r>
      </w:ins>
      <w:ins w:id="1692" w:author="Arthur Parmentier" w:date="2020-05-13T10:14:00Z">
        <w:r w:rsidR="00AE58D1" w:rsidRPr="007C437A">
          <w:t xml:space="preserve"> The signified is understood by an operation of “disambiguation” </w:t>
        </w:r>
      </w:ins>
      <w:ins w:id="1693" w:author="Arthur Parmentier" w:date="2020-05-13T10:15:00Z">
        <w:r w:rsidR="00AE58D1" w:rsidRPr="007C437A">
          <w:t>that depends on the context of the communication.</w:t>
        </w:r>
      </w:ins>
      <w:ins w:id="1694" w:author="Arthur Parmentier" w:date="2020-05-13T10:16:00Z">
        <w:r w:rsidR="00AE58D1" w:rsidRPr="007C437A">
          <w:t xml:space="preserve"> In this section, we will see that a </w:t>
        </w:r>
      </w:ins>
      <w:ins w:id="1695" w:author="Arthur Parmentier" w:date="2020-05-14T11:09:00Z">
        <w:r w:rsidR="001F6197" w:rsidRPr="007C437A">
          <w:t xml:space="preserve">multi-disciplinary </w:t>
        </w:r>
      </w:ins>
      <w:ins w:id="1696" w:author="Arthur Parmentier" w:date="2020-05-13T10:16:00Z">
        <w:r w:rsidR="00AE58D1" w:rsidRPr="007C437A">
          <w:t>sign in SP can indeed have several si</w:t>
        </w:r>
      </w:ins>
      <w:ins w:id="1697" w:author="Arthur Parmentier" w:date="2020-05-13T10:17:00Z">
        <w:r w:rsidR="00AE58D1" w:rsidRPr="007C437A">
          <w:t>gnified</w:t>
        </w:r>
      </w:ins>
      <w:ins w:id="1698" w:author="Arthur Parmentier" w:date="2020-05-13T10:18:00Z">
        <w:r w:rsidR="00AE58D1" w:rsidRPr="007C437A">
          <w:t xml:space="preserve"> </w:t>
        </w:r>
      </w:ins>
      <w:ins w:id="1699" w:author="Arthur Parmentier" w:date="2020-05-14T10:58:00Z">
        <w:r w:rsidR="00A46D19" w:rsidRPr="007C437A">
          <w:t xml:space="preserve">that allow </w:t>
        </w:r>
      </w:ins>
      <w:ins w:id="1700" w:author="Arthur Parmentier" w:date="2020-05-14T11:09:00Z">
        <w:r w:rsidR="001F6197" w:rsidRPr="007C437A">
          <w:t>it</w:t>
        </w:r>
      </w:ins>
      <w:ins w:id="1701" w:author="Arthur Parmentier" w:date="2020-05-14T10:58:00Z">
        <w:r w:rsidR="00A46D19" w:rsidRPr="007C437A">
          <w:t xml:space="preserve"> to operate </w:t>
        </w:r>
      </w:ins>
      <w:ins w:id="1702" w:author="Arthur Parmentier" w:date="2020-05-14T10:59:00Z">
        <w:r w:rsidR="00A46D19" w:rsidRPr="007C437A">
          <w:t>in several disciplines</w:t>
        </w:r>
      </w:ins>
      <w:ins w:id="1703" w:author="Arthur Parmentier" w:date="2020-05-13T10:18:00Z">
        <w:r w:rsidR="00AE58D1" w:rsidRPr="007C437A">
          <w:t>.</w:t>
        </w:r>
      </w:ins>
      <w:ins w:id="1704" w:author="Arthur Parmentier" w:date="2020-05-13T10:19:00Z">
        <w:r w:rsidR="00AE58D1" w:rsidRPr="007C437A">
          <w:rPr>
            <w:rStyle w:val="Appelnotedebasdep"/>
          </w:rPr>
          <w:footnoteReference w:id="22"/>
        </w:r>
      </w:ins>
      <w:ins w:id="1709" w:author="Arthur Parmentier" w:date="2020-05-13T10:18:00Z">
        <w:r w:rsidR="00AE58D1" w:rsidRPr="007C437A">
          <w:t xml:space="preserve"> </w:t>
        </w:r>
      </w:ins>
      <w:ins w:id="1710" w:author="Arthur Parmentier" w:date="2020-05-13T10:20:00Z">
        <w:r w:rsidR="00803E2B" w:rsidRPr="007C437A">
          <w:t xml:space="preserve">Moreover, </w:t>
        </w:r>
      </w:ins>
      <w:ins w:id="1711" w:author="Arthur Parmentier" w:date="2020-05-13T10:21:00Z">
        <w:r w:rsidR="00803E2B" w:rsidRPr="007C437A">
          <w:t xml:space="preserve">we </w:t>
        </w:r>
      </w:ins>
      <w:ins w:id="1712" w:author="Arthur Parmentier" w:date="2020-05-13T10:22:00Z">
        <w:r w:rsidR="00803E2B" w:rsidRPr="007C437A">
          <w:t xml:space="preserve">will discuss the </w:t>
        </w:r>
      </w:ins>
      <w:ins w:id="1713" w:author="Arthur Parmentier" w:date="2020-05-13T10:23:00Z">
        <w:r w:rsidR="00803E2B" w:rsidRPr="007C437A">
          <w:t xml:space="preserve">model of a </w:t>
        </w:r>
      </w:ins>
      <w:ins w:id="1714" w:author="Arthur Parmentier" w:date="2020-05-13T10:22:00Z">
        <w:r w:rsidR="00803E2B" w:rsidRPr="007C437A">
          <w:t xml:space="preserve">bijection between </w:t>
        </w:r>
      </w:ins>
      <w:ins w:id="1715" w:author="Arthur Parmentier" w:date="2020-05-14T11:13:00Z">
        <w:r w:rsidR="004F6E10" w:rsidRPr="007C437A">
          <w:t>signified concepts and disciplines.</w:t>
        </w:r>
      </w:ins>
      <w:ins w:id="1716" w:author="Arthur Parmentier" w:date="2020-05-14T11:11:00Z">
        <w:r w:rsidR="004F6E10" w:rsidRPr="007C437A">
          <w:t xml:space="preserve">, </w:t>
        </w:r>
      </w:ins>
      <w:ins w:id="1717" w:author="Arthur Parmentier" w:date="2020-05-14T11:13:00Z">
        <w:r w:rsidR="004F6E10" w:rsidRPr="007C437A">
          <w:t>Finally, we will discuss the construction process of these multi-disciplinary sign to show that the</w:t>
        </w:r>
      </w:ins>
      <w:ins w:id="1718" w:author="Arthur Parmentier" w:date="2020-05-14T11:14:00Z">
        <w:r w:rsidR="004F6E10" w:rsidRPr="007C437A">
          <w:t xml:space="preserve">ir signified are </w:t>
        </w:r>
      </w:ins>
      <w:ins w:id="1719" w:author="Arthur Parmentier" w:date="2020-05-14T11:37:00Z">
        <w:r w:rsidR="00BF5AB9" w:rsidRPr="007C437A">
          <w:t>linked by analogies.</w:t>
        </w:r>
      </w:ins>
      <w:ins w:id="1720" w:author="Arthur Parmentier" w:date="2020-05-14T11:12:00Z">
        <w:r w:rsidR="004F6E10" w:rsidRPr="007C437A">
          <w:t xml:space="preserve"> </w:t>
        </w:r>
      </w:ins>
    </w:p>
    <w:p w:rsidR="00F150E6" w:rsidRPr="007C437A" w:rsidRDefault="00F150E6">
      <w:pPr>
        <w:pStyle w:val="Titre4"/>
        <w:rPr>
          <w:ins w:id="1721" w:author="Arthur Parmentier" w:date="2020-05-13T10:41:00Z"/>
          <w:rPrChange w:id="1722" w:author="Arthur Parmentier" w:date="2020-06-07T15:27:00Z">
            <w:rPr>
              <w:ins w:id="1723" w:author="Arthur Parmentier" w:date="2020-05-13T10:41:00Z"/>
            </w:rPr>
          </w:rPrChange>
        </w:rPr>
        <w:pPrChange w:id="1724" w:author="Arthur Parmentier" w:date="2020-05-13T10:41:00Z">
          <w:pPr/>
        </w:pPrChange>
      </w:pPr>
      <w:ins w:id="1725" w:author="Arthur Parmentier" w:date="2020-05-13T10:41:00Z">
        <w:r w:rsidRPr="007C437A">
          <w:rPr>
            <w:rPrChange w:id="1726" w:author="Arthur Parmentier" w:date="2020-06-07T15:27:00Z">
              <w:rPr/>
            </w:rPrChange>
          </w:rPr>
          <w:t>Existence of several signified concepts</w:t>
        </w:r>
      </w:ins>
    </w:p>
    <w:p w:rsidR="005868B3" w:rsidRPr="007C437A" w:rsidRDefault="00FD47FA" w:rsidP="005868B3">
      <w:pPr>
        <w:rPr>
          <w:ins w:id="1727" w:author="Arthur Parmentier" w:date="2020-05-13T10:30:00Z"/>
        </w:rPr>
      </w:pPr>
      <w:ins w:id="1728" w:author="Arthur Parmentier" w:date="2020-05-13T10:37:00Z">
        <w:r w:rsidRPr="007C437A">
          <w:t xml:space="preserve">To demonstrate the existence of several concepts (the signified) </w:t>
        </w:r>
      </w:ins>
      <w:ins w:id="1729" w:author="Arthur Parmentier" w:date="2020-05-13T10:38:00Z">
        <w:r w:rsidRPr="007C437A">
          <w:t>under a multi-disciplinary sign in SP, l</w:t>
        </w:r>
      </w:ins>
      <w:ins w:id="1730" w:author="Arthur Parmentier" w:date="2020-05-13T10:30:00Z">
        <w:r w:rsidR="005868B3" w:rsidRPr="007C437A">
          <w:t>et’s take the</w:t>
        </w:r>
      </w:ins>
      <w:ins w:id="1731" w:author="Arthur Parmentier" w:date="2020-05-13T10:38:00Z">
        <w:r w:rsidRPr="007C437A">
          <w:t xml:space="preserve"> common</w:t>
        </w:r>
      </w:ins>
      <w:ins w:id="1732"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733" w:author="Arthur Parmentier" w:date="2020-05-13T10:30:00Z"/>
        </w:rPr>
      </w:pPr>
      <w:ins w:id="1734"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735" w:author="Arthur Parmentier" w:date="2020-05-13T10:30:00Z"/>
        </w:rPr>
      </w:pPr>
      <w:ins w:id="1736"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737" w:author="Arthur Parmentier" w:date="2020-05-13T10:30:00Z"/>
        </w:rPr>
      </w:pPr>
      <w:ins w:id="1738"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739" w:author="Arthur Parmentier" w:date="2020-05-13T10:30:00Z"/>
        </w:rPr>
      </w:pPr>
      <w:ins w:id="1740"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741" w:author="Arthur Parmentier" w:date="2020-05-13T10:30:00Z"/>
        </w:rPr>
      </w:pPr>
      <w:ins w:id="1742" w:author="Arthur Parmentier" w:date="2020-05-13T10:30:00Z">
        <w:r w:rsidRPr="007C437A">
          <w:t>…</w:t>
        </w:r>
      </w:ins>
    </w:p>
    <w:p w:rsidR="005868B3" w:rsidRPr="007C437A" w:rsidRDefault="005868B3" w:rsidP="005868B3">
      <w:pPr>
        <w:rPr>
          <w:ins w:id="1743" w:author="Arthur Parmentier" w:date="2020-05-13T10:30:00Z"/>
        </w:rPr>
      </w:pPr>
      <w:ins w:id="1744" w:author="Arthur Parmentier" w:date="2020-05-13T10:30:00Z">
        <w:r w:rsidRPr="007C437A">
          <w:t>They also often illustrate those descriptions with a prototypical example.</w:t>
        </w:r>
      </w:ins>
    </w:p>
    <w:p w:rsidR="005868B3" w:rsidRPr="007C437A" w:rsidRDefault="005868B3" w:rsidP="005868B3">
      <w:pPr>
        <w:rPr>
          <w:ins w:id="1745" w:author="Arthur Parmentier" w:date="2020-05-13T10:30:00Z"/>
        </w:rPr>
      </w:pPr>
      <w:ins w:id="1746"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747" w:author="Arthur Parmentier" w:date="2020-05-13T10:39:00Z">
        <w:r w:rsidR="003E3E64" w:rsidRPr="007C437A">
          <w:t>signified of the sign</w:t>
        </w:r>
      </w:ins>
      <w:ins w:id="1748" w:author="Arthur Parmentier" w:date="2020-05-13T10:30:00Z">
        <w:r w:rsidRPr="007C437A">
          <w:t xml:space="preserve"> “LT” is a voluntary construction</w:t>
        </w:r>
        <w:r w:rsidRPr="007C437A">
          <w:rPr>
            <w:rStyle w:val="Appelnotedebasdep"/>
          </w:rPr>
          <w:footnoteReference w:id="23"/>
        </w:r>
        <w:r w:rsidRPr="007C437A">
          <w:t>.</w:t>
        </w:r>
      </w:ins>
    </w:p>
    <w:p w:rsidR="005868B3" w:rsidRPr="007C437A" w:rsidRDefault="005868B3" w:rsidP="005868B3">
      <w:pPr>
        <w:rPr>
          <w:ins w:id="1754" w:author="Arthur Parmentier" w:date="2020-05-13T17:10:00Z"/>
        </w:rPr>
      </w:pPr>
      <w:ins w:id="1755"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756" w:author="Arthur Parmentier" w:date="2020-05-13T10:43:00Z"/>
        </w:rPr>
      </w:pPr>
      <w:ins w:id="1757" w:author="Arthur Parmentier" w:date="2020-05-13T10:42:00Z">
        <w:r w:rsidRPr="007C437A">
          <w:t xml:space="preserve">Bijection, surjection or injection between </w:t>
        </w:r>
      </w:ins>
      <w:ins w:id="1758" w:author="Arthur Parmentier" w:date="2020-05-13T10:43:00Z">
        <w:r w:rsidRPr="007C437A">
          <w:t>signified and disciplines?</w:t>
        </w:r>
      </w:ins>
    </w:p>
    <w:p w:rsidR="00603CFA" w:rsidRPr="007C437A" w:rsidRDefault="00F150E6" w:rsidP="00581F4F">
      <w:pPr>
        <w:rPr>
          <w:ins w:id="1759" w:author="Arthur Parmentier" w:date="2020-05-13T11:01:00Z"/>
        </w:rPr>
      </w:pPr>
      <w:ins w:id="1760" w:author="Arthur Parmentier" w:date="2020-05-13T10:43:00Z">
        <w:r w:rsidRPr="007C437A">
          <w:t xml:space="preserve">Although we have shown the existence of several signified </w:t>
        </w:r>
      </w:ins>
      <w:ins w:id="1761" w:author="Arthur Parmentier" w:date="2020-05-13T17:40:00Z">
        <w:r w:rsidR="00693047" w:rsidRPr="007C437A">
          <w:t xml:space="preserve">(several concepts) </w:t>
        </w:r>
      </w:ins>
      <w:ins w:id="1762" w:author="Arthur Parmentier" w:date="2020-05-13T10:43:00Z">
        <w:r w:rsidRPr="007C437A">
          <w:t xml:space="preserve">and their </w:t>
        </w:r>
      </w:ins>
      <w:ins w:id="1763" w:author="Arthur Parmentier" w:date="2020-05-13T10:44:00Z">
        <w:r w:rsidRPr="007C437A">
          <w:t>relationship</w:t>
        </w:r>
      </w:ins>
      <w:ins w:id="1764" w:author="Arthur Parmentier" w:date="2020-05-13T10:43:00Z">
        <w:r w:rsidRPr="007C437A">
          <w:t xml:space="preserve"> with</w:t>
        </w:r>
      </w:ins>
      <w:ins w:id="1765" w:author="Arthur Parmentier" w:date="2020-05-13T10:44:00Z">
        <w:r w:rsidRPr="007C437A">
          <w:t xml:space="preserve"> discipline</w:t>
        </w:r>
      </w:ins>
      <w:ins w:id="1766" w:author="Arthur Parmentier" w:date="2020-05-13T17:40:00Z">
        <w:r w:rsidR="00C209FE" w:rsidRPr="007C437A">
          <w:t>s</w:t>
        </w:r>
      </w:ins>
      <w:ins w:id="1767" w:author="Arthur Parmentier" w:date="2020-05-13T10:44:00Z">
        <w:r w:rsidRPr="007C437A">
          <w:t>, one can wonder whether</w:t>
        </w:r>
      </w:ins>
      <w:ins w:id="1768" w:author="Arthur Parmentier" w:date="2020-05-13T10:58:00Z">
        <w:r w:rsidR="00581F4F" w:rsidRPr="007C437A">
          <w:t xml:space="preserve"> their relationship is a bijection</w:t>
        </w:r>
      </w:ins>
      <w:ins w:id="1769" w:author="Arthur Parmentier" w:date="2020-05-13T11:11:00Z">
        <w:r w:rsidR="00C36A2F" w:rsidRPr="007C437A">
          <w:t xml:space="preserve"> (to a unique discipline corresponds a unique signified)</w:t>
        </w:r>
      </w:ins>
      <w:ins w:id="1770" w:author="Arthur Parmentier" w:date="2020-05-13T10:58:00Z">
        <w:r w:rsidR="00581F4F" w:rsidRPr="007C437A">
          <w:t>, su</w:t>
        </w:r>
      </w:ins>
      <w:ins w:id="1771" w:author="Arthur Parmentier" w:date="2020-05-13T10:59:00Z">
        <w:r w:rsidR="00581F4F" w:rsidRPr="007C437A">
          <w:t>r</w:t>
        </w:r>
      </w:ins>
      <w:ins w:id="1772" w:author="Arthur Parmentier" w:date="2020-05-13T10:58:00Z">
        <w:r w:rsidR="00581F4F" w:rsidRPr="007C437A">
          <w:t>jection</w:t>
        </w:r>
      </w:ins>
      <w:ins w:id="1773" w:author="Arthur Parmentier" w:date="2020-05-13T11:11:00Z">
        <w:r w:rsidR="00C36A2F" w:rsidRPr="007C437A">
          <w:t xml:space="preserve"> (each discipline has one or more signified)</w:t>
        </w:r>
      </w:ins>
      <w:ins w:id="1774" w:author="Arthur Parmentier" w:date="2020-05-13T10:58:00Z">
        <w:r w:rsidR="00581F4F" w:rsidRPr="007C437A">
          <w:t xml:space="preserve"> or injection</w:t>
        </w:r>
      </w:ins>
      <w:ins w:id="1775" w:author="Arthur Parmentier" w:date="2020-05-13T11:12:00Z">
        <w:r w:rsidR="00C36A2F" w:rsidRPr="007C437A">
          <w:t xml:space="preserve"> (each discipline </w:t>
        </w:r>
        <w:r w:rsidR="00862E4D" w:rsidRPr="007C437A">
          <w:t>has either a unique signified, either no signified)</w:t>
        </w:r>
      </w:ins>
      <w:ins w:id="1776" w:author="Arthur Parmentier" w:date="2020-05-13T10:58:00Z">
        <w:r w:rsidR="00581F4F" w:rsidRPr="007C437A">
          <w:t>.</w:t>
        </w:r>
      </w:ins>
    </w:p>
    <w:p w:rsidR="00581F4F" w:rsidRPr="007C437A" w:rsidRDefault="0083672F">
      <w:pPr>
        <w:rPr>
          <w:ins w:id="1777" w:author="Arthur Parmentier" w:date="2020-05-13T10:49:00Z"/>
        </w:rPr>
        <w:pPrChange w:id="1778" w:author="Arthur Parmentier" w:date="2020-05-13T10:58:00Z">
          <w:pPr>
            <w:pStyle w:val="Paragraphedeliste"/>
            <w:numPr>
              <w:numId w:val="19"/>
            </w:numPr>
            <w:ind w:hanging="360"/>
          </w:pPr>
        </w:pPrChange>
      </w:pPr>
      <w:ins w:id="1779" w:author="Arthur Parmentier" w:date="2020-05-13T11:03:00Z">
        <w:r w:rsidRPr="007C437A">
          <w:t xml:space="preserve">First, we can remark that </w:t>
        </w:r>
      </w:ins>
      <w:ins w:id="1780" w:author="Arthur Parmentier" w:date="2020-05-13T11:04:00Z">
        <w:r w:rsidRPr="007C437A">
          <w:t>there is a bijection in the case of the so called “multi-disciplinary signs” whose properties is exactly that each discipline has its own</w:t>
        </w:r>
      </w:ins>
      <w:ins w:id="1781" w:author="Arthur Parmentier" w:date="2020-05-13T11:05:00Z">
        <w:r w:rsidRPr="007C437A">
          <w:t xml:space="preserve"> unique</w:t>
        </w:r>
      </w:ins>
      <w:ins w:id="1782" w:author="Arthur Parmentier" w:date="2020-05-13T11:04:00Z">
        <w:r w:rsidRPr="007C437A">
          <w:t xml:space="preserve"> interpretation (signified) of the sign.</w:t>
        </w:r>
      </w:ins>
    </w:p>
    <w:p w:rsidR="00603CFA" w:rsidRPr="007C437A" w:rsidRDefault="0083672F" w:rsidP="00603CFA">
      <w:pPr>
        <w:rPr>
          <w:ins w:id="1783" w:author="Arthur Parmentier" w:date="2020-05-13T11:08:00Z"/>
        </w:rPr>
      </w:pPr>
      <w:ins w:id="1784" w:author="Arthur Parmentier" w:date="2020-05-13T11:05:00Z">
        <w:r w:rsidRPr="007C437A">
          <w:t xml:space="preserve">Then, we can also </w:t>
        </w:r>
      </w:ins>
      <w:ins w:id="1785" w:author="Arthur Parmentier" w:date="2020-05-13T11:19:00Z">
        <w:r w:rsidR="002067E2" w:rsidRPr="007C437A">
          <w:t xml:space="preserve">observe that </w:t>
        </w:r>
      </w:ins>
      <w:ins w:id="1786" w:author="Arthur Parmentier" w:date="2020-05-13T11:05:00Z">
        <w:r w:rsidRPr="007C437A">
          <w:t xml:space="preserve">some signs </w:t>
        </w:r>
      </w:ins>
      <w:ins w:id="1787" w:author="Arthur Parmentier" w:date="2020-05-13T11:06:00Z">
        <w:r w:rsidRPr="007C437A">
          <w:t>are very specific to a discipline</w:t>
        </w:r>
      </w:ins>
      <w:ins w:id="1788" w:author="Arthur Parmentier" w:date="2020-05-13T11:07:00Z">
        <w:r w:rsidRPr="007C437A">
          <w:t xml:space="preserve"> (</w:t>
        </w:r>
      </w:ins>
      <w:ins w:id="1789" w:author="Arthur Parmentier" w:date="2020-05-13T11:08:00Z">
        <w:r w:rsidRPr="007C437A">
          <w:t>sometimes by construction)</w:t>
        </w:r>
      </w:ins>
      <w:ins w:id="1790" w:author="Arthur Parmentier" w:date="2020-05-13T11:06:00Z">
        <w:r w:rsidRPr="007C437A">
          <w:t>, such that other discipline cannot interpret them.</w:t>
        </w:r>
      </w:ins>
      <w:ins w:id="1791" w:author="Arthur Parmentier" w:date="2020-05-13T11:08:00Z">
        <w:r w:rsidR="00C36A2F" w:rsidRPr="007C437A">
          <w:t xml:space="preserve"> It is </w:t>
        </w:r>
      </w:ins>
      <w:ins w:id="1792" w:author="Arthur Parmentier" w:date="2020-05-13T11:12:00Z">
        <w:r w:rsidR="00365C58" w:rsidRPr="007C437A">
          <w:t>enough</w:t>
        </w:r>
      </w:ins>
      <w:ins w:id="1793"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1794" w:author="Arthur Parmentier" w:date="2020-05-13T10:54:00Z"/>
        </w:rPr>
      </w:pPr>
      <w:ins w:id="1795" w:author="Arthur Parmentier" w:date="2020-05-13T11:08:00Z">
        <w:r w:rsidRPr="007C437A">
          <w:t>Finally</w:t>
        </w:r>
      </w:ins>
      <w:ins w:id="1796" w:author="Arthur Parmentier" w:date="2020-05-13T11:09:00Z">
        <w:r w:rsidRPr="007C437A">
          <w:t xml:space="preserve">, </w:t>
        </w:r>
      </w:ins>
      <w:ins w:id="1797" w:author="Arthur Parmentier" w:date="2020-05-13T11:31:00Z">
        <w:r w:rsidR="00D5164C" w:rsidRPr="007C437A">
          <w:t>on the question of injectivity, m</w:t>
        </w:r>
      </w:ins>
      <w:ins w:id="1798" w:author="Arthur Parmentier" w:date="2020-05-13T11:22:00Z">
        <w:r w:rsidR="00D5164C" w:rsidRPr="007C437A">
          <w:t xml:space="preserve">y hypothesis is that unlike oral languages, SP </w:t>
        </w:r>
      </w:ins>
      <w:ins w:id="1799" w:author="Arthur Parmentier" w:date="2020-05-13T11:25:00Z">
        <w:r w:rsidR="00D5164C" w:rsidRPr="007C437A">
          <w:t>can be modeled as a regular langua</w:t>
        </w:r>
      </w:ins>
      <w:ins w:id="1800" w:author="Arthur Parmentier" w:date="2020-05-13T11:26:00Z">
        <w:r w:rsidR="00D5164C" w:rsidRPr="007C437A">
          <w:t xml:space="preserve">ge, hence a </w:t>
        </w:r>
      </w:ins>
      <w:ins w:id="1801" w:author="Arthur Parmentier" w:date="2020-05-13T11:27:00Z">
        <w:r w:rsidR="00D5164C" w:rsidRPr="007C437A">
          <w:t>context-free language, such that the context (signs prior</w:t>
        </w:r>
      </w:ins>
      <w:ins w:id="1802" w:author="Arthur Parmentier" w:date="2020-05-13T11:28:00Z">
        <w:r w:rsidR="00D5164C" w:rsidRPr="007C437A">
          <w:t xml:space="preserve"> to the last executed sign) does not influence the meaning of</w:t>
        </w:r>
      </w:ins>
      <w:ins w:id="1803" w:author="Arthur Parmentier" w:date="2020-05-13T11:29:00Z">
        <w:r w:rsidR="00D5164C" w:rsidRPr="007C437A">
          <w:t xml:space="preserve"> the considered sign. We will see </w:t>
        </w:r>
      </w:ins>
      <w:ins w:id="1804" w:author="Arthur Parmentier" w:date="2020-05-13T11:30:00Z">
        <w:r w:rsidR="00D5164C" w:rsidRPr="007C437A">
          <w:t xml:space="preserve">in a future section </w:t>
        </w:r>
      </w:ins>
      <w:ins w:id="1805" w:author="Arthur Parmentier" w:date="2020-05-13T11:29:00Z">
        <w:r w:rsidR="00D5164C" w:rsidRPr="007C437A">
          <w:t xml:space="preserve">how this approach is successful in modeling </w:t>
        </w:r>
      </w:ins>
      <w:ins w:id="1806" w:author="Arthur Parmentier" w:date="2020-05-13T11:30:00Z">
        <w:r w:rsidR="00D5164C" w:rsidRPr="007C437A">
          <w:t xml:space="preserve">the very basics of SP, while it is unclear whether all SP modes, </w:t>
        </w:r>
      </w:ins>
      <w:ins w:id="1807" w:author="Arthur Parmentier" w:date="2020-05-13T11:31:00Z">
        <w:r w:rsidR="00D5164C" w:rsidRPr="007C437A">
          <w:t xml:space="preserve">rules and signs could indeed </w:t>
        </w:r>
      </w:ins>
      <w:ins w:id="1808" w:author="Arthur Parmentier" w:date="2020-05-13T11:59:00Z">
        <w:r w:rsidR="000C29FF" w:rsidRPr="007C437A">
          <w:t>be represented by</w:t>
        </w:r>
      </w:ins>
      <w:ins w:id="1809" w:author="Arthur Parmentier" w:date="2020-05-13T11:31:00Z">
        <w:r w:rsidR="00D5164C" w:rsidRPr="007C437A">
          <w:t xml:space="preserve"> a regular language.</w:t>
        </w:r>
      </w:ins>
      <w:ins w:id="1810" w:author="Arthur Parmentier" w:date="2020-05-13T12:00:00Z">
        <w:r w:rsidR="009230DE" w:rsidRPr="007C437A">
          <w:t xml:space="preserve"> In my hypothesis, there is indeed an injection</w:t>
        </w:r>
      </w:ins>
      <w:ins w:id="1811" w:author="Arthur Parmentier" w:date="2020-05-13T12:01:00Z">
        <w:r w:rsidR="009230DE" w:rsidRPr="007C437A">
          <w:t xml:space="preserve"> between signified and disciplines, but </w:t>
        </w:r>
      </w:ins>
      <w:ins w:id="1812" w:author="Arthur Parmentier" w:date="2020-05-13T11:32:00Z">
        <w:r w:rsidR="00D5164C" w:rsidRPr="007C437A">
          <w:t xml:space="preserve">I leave to experts in the domain the prospection of </w:t>
        </w:r>
      </w:ins>
      <w:ins w:id="1813" w:author="Arthur Parmentier" w:date="2020-05-13T12:01:00Z">
        <w:r w:rsidR="00B41CA4" w:rsidRPr="007C437A">
          <w:t xml:space="preserve">counter examples, such as </w:t>
        </w:r>
      </w:ins>
      <w:ins w:id="1814" w:author="Arthur Parmentier" w:date="2020-05-13T11:32:00Z">
        <w:r w:rsidR="00D5164C" w:rsidRPr="007C437A">
          <w:t xml:space="preserve">context-sensitive examples that </w:t>
        </w:r>
        <w:r w:rsidR="002463AB" w:rsidRPr="007C437A">
          <w:t xml:space="preserve">would demonstrate that a single sign can indeed have </w:t>
        </w:r>
      </w:ins>
      <w:ins w:id="1815" w:author="Arthur Parmentier" w:date="2020-05-13T11:33:00Z">
        <w:r w:rsidR="002463AB" w:rsidRPr="007C437A">
          <w:t>several signified for one discipline, that can be differentiated by the context instead.</w:t>
        </w:r>
      </w:ins>
    </w:p>
    <w:p w:rsidR="00EE2DD4" w:rsidRPr="007C437A" w:rsidRDefault="00543457">
      <w:pPr>
        <w:pStyle w:val="Titre3"/>
        <w:rPr>
          <w:ins w:id="1816" w:author="Arthur Parmentier" w:date="2020-05-13T12:05:00Z"/>
          <w:rPrChange w:id="1817" w:author="Arthur Parmentier" w:date="2020-06-07T15:27:00Z">
            <w:rPr>
              <w:ins w:id="1818" w:author="Arthur Parmentier" w:date="2020-05-13T12:05:00Z"/>
            </w:rPr>
          </w:rPrChange>
        </w:rPr>
        <w:pPrChange w:id="1819" w:author="Arthur Parmentier" w:date="2020-05-14T14:00:00Z">
          <w:pPr>
            <w:pStyle w:val="Titre4"/>
          </w:pPr>
        </w:pPrChange>
      </w:pPr>
      <w:bookmarkStart w:id="1820" w:name="_Toc42449836"/>
      <w:ins w:id="1821" w:author="Arthur Parmentier" w:date="2020-05-13T12:05:00Z">
        <w:r w:rsidRPr="007C437A">
          <w:rPr>
            <w:rPrChange w:id="1822" w:author="Arthur Parmentier" w:date="2020-06-07T15:27:00Z">
              <w:rPr/>
            </w:rPrChange>
          </w:rPr>
          <w:lastRenderedPageBreak/>
          <w:t>The difference between discipline</w:t>
        </w:r>
      </w:ins>
      <w:ins w:id="1823" w:author="Arthur Parmentier" w:date="2020-05-14T14:45:00Z">
        <w:r w:rsidR="00AE0A35" w:rsidRPr="007C437A">
          <w:rPr>
            <w:rPrChange w:id="1824" w:author="Arthur Parmentier" w:date="2020-06-07T15:27:00Z">
              <w:rPr/>
            </w:rPrChange>
          </w:rPr>
          <w:t xml:space="preserve"> (</w:t>
        </w:r>
      </w:ins>
      <w:ins w:id="1825" w:author="Arthur Parmentier" w:date="2020-05-14T14:46:00Z">
        <w:r w:rsidR="00AE0A35" w:rsidRPr="007C437A">
          <w:rPr>
            <w:rPrChange w:id="1826" w:author="Arthur Parmentier" w:date="2020-06-07T15:27:00Z">
              <w:rPr/>
            </w:rPrChange>
          </w:rPr>
          <w:t>music, theater..)</w:t>
        </w:r>
      </w:ins>
      <w:ins w:id="1827" w:author="Arthur Parmentier" w:date="2020-05-13T12:05:00Z">
        <w:r w:rsidRPr="007C437A">
          <w:rPr>
            <w:rPrChange w:id="1828" w:author="Arthur Parmentier" w:date="2020-06-07T15:27:00Z">
              <w:rPr/>
            </w:rPrChange>
          </w:rPr>
          <w:t xml:space="preserve"> and technical apparatus</w:t>
        </w:r>
      </w:ins>
      <w:ins w:id="1829" w:author="Arthur Parmentier" w:date="2020-05-13T17:18:00Z">
        <w:r w:rsidR="00D7385F" w:rsidRPr="007C437A">
          <w:rPr>
            <w:rPrChange w:id="1830" w:author="Arthur Parmentier" w:date="2020-06-07T15:27:00Z">
              <w:rPr/>
            </w:rPrChange>
          </w:rPr>
          <w:t xml:space="preserve">, or “why we </w:t>
        </w:r>
      </w:ins>
      <w:ins w:id="1831" w:author="Arthur Parmentier" w:date="2020-05-13T17:19:00Z">
        <w:r w:rsidR="00D7385F" w:rsidRPr="007C437A">
          <w:rPr>
            <w:rPrChange w:id="1832" w:author="Arthur Parmentier" w:date="2020-06-07T15:27:00Z">
              <w:rPr/>
            </w:rPrChange>
          </w:rPr>
          <w:t>sometimes need to specify how to play a long tone, and sometimes not”</w:t>
        </w:r>
      </w:ins>
      <w:bookmarkEnd w:id="1820"/>
    </w:p>
    <w:p w:rsidR="00167DAB" w:rsidRPr="007C437A" w:rsidRDefault="00543457" w:rsidP="00E34725">
      <w:pPr>
        <w:rPr>
          <w:ins w:id="1833" w:author="Arthur Parmentier" w:date="2020-05-13T18:36:00Z"/>
        </w:rPr>
      </w:pPr>
      <w:ins w:id="1834" w:author="Arthur Parmentier" w:date="2020-05-13T12:05:00Z">
        <w:r w:rsidRPr="007C437A">
          <w:t xml:space="preserve">In the “Motivation” part, </w:t>
        </w:r>
      </w:ins>
      <w:ins w:id="1835" w:author="Arthur Parmentier" w:date="2020-05-13T12:06:00Z">
        <w:r w:rsidRPr="007C437A">
          <w:t xml:space="preserve">I </w:t>
        </w:r>
      </w:ins>
      <w:ins w:id="1836" w:author="Arthur Parmentier" w:date="2020-05-13T14:22:00Z">
        <w:r w:rsidR="007E0A0A" w:rsidRPr="007C437A">
          <w:t>differentiated</w:t>
        </w:r>
      </w:ins>
      <w:ins w:id="1837" w:author="Arthur Parmentier" w:date="2020-05-13T12:06:00Z">
        <w:r w:rsidRPr="007C437A">
          <w:t xml:space="preserve"> the notion of “discipline” and “instrument”, that we could </w:t>
        </w:r>
      </w:ins>
      <w:ins w:id="1838" w:author="Arthur Parmentier" w:date="2020-05-13T17:14:00Z">
        <w:r w:rsidR="00454612" w:rsidRPr="007C437A">
          <w:t>also call a</w:t>
        </w:r>
      </w:ins>
      <w:ins w:id="1839" w:author="Arthur Parmentier" w:date="2020-05-13T12:06:00Z">
        <w:r w:rsidRPr="007C437A">
          <w:t xml:space="preserve"> “technical appa</w:t>
        </w:r>
      </w:ins>
      <w:ins w:id="1840" w:author="Arthur Parmentier" w:date="2020-05-13T12:07:00Z">
        <w:r w:rsidRPr="007C437A">
          <w:t>ratus”.</w:t>
        </w:r>
      </w:ins>
      <w:ins w:id="1841" w:author="Arthur Parmentier" w:date="2020-05-13T14:28:00Z">
        <w:r w:rsidR="00596602" w:rsidRPr="007C437A">
          <w:t xml:space="preserve"> In</w:t>
        </w:r>
      </w:ins>
      <w:ins w:id="1842" w:author="Arthur Parmentier" w:date="2020-05-13T14:29:00Z">
        <w:r w:rsidR="00596602" w:rsidRPr="007C437A">
          <w:t>deed, one</w:t>
        </w:r>
      </w:ins>
      <w:ins w:id="1843" w:author="Arthur Parmentier" w:date="2020-05-13T14:30:00Z">
        <w:r w:rsidR="00596602" w:rsidRPr="007C437A">
          <w:t xml:space="preserve"> could </w:t>
        </w:r>
      </w:ins>
      <w:ins w:id="1844" w:author="Arthur Parmentier" w:date="2020-05-13T18:36:00Z">
        <w:r w:rsidR="00E34725" w:rsidRPr="007C437A">
          <w:t xml:space="preserve">wonder why </w:t>
        </w:r>
      </w:ins>
      <w:ins w:id="1845"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1846" w:author="Arthur Parmentier" w:date="2020-05-13T18:36:00Z"/>
        </w:rPr>
      </w:pPr>
      <w:ins w:id="1847" w:author="Arthur Parmentier" w:date="2020-05-14T11:39:00Z">
        <w:r w:rsidRPr="007C437A">
          <w:t>In this part, I wil try to show you that the operability of a sign across disciplines is constructed</w:t>
        </w:r>
      </w:ins>
      <w:ins w:id="1848" w:author="Arthur Parmentier" w:date="2020-05-14T11:42:00Z">
        <w:r w:rsidRPr="007C437A">
          <w:t xml:space="preserve"> “by SP”</w:t>
        </w:r>
      </w:ins>
      <w:ins w:id="1849" w:author="Arthur Parmentier" w:date="2020-05-14T11:39:00Z">
        <w:r w:rsidRPr="007C437A">
          <w:t xml:space="preserve"> with </w:t>
        </w:r>
      </w:ins>
      <w:ins w:id="1850" w:author="Arthur Parmentier" w:date="2020-05-14T11:40:00Z">
        <w:r w:rsidRPr="007C437A">
          <w:t xml:space="preserve">learned (cultural) relations of analogy between signified whereas the operability of a sign across instruments of the same discipline </w:t>
        </w:r>
      </w:ins>
      <w:ins w:id="1851" w:author="Arthur Parmentier" w:date="2020-05-14T11:41:00Z">
        <w:r w:rsidRPr="007C437A">
          <w:t xml:space="preserve">is in general </w:t>
        </w:r>
      </w:ins>
      <w:ins w:id="1852" w:author="Arthur Parmentier" w:date="2020-05-14T11:42:00Z">
        <w:r w:rsidR="00A708EC" w:rsidRPr="007C437A">
          <w:t>a construction external to SP</w:t>
        </w:r>
      </w:ins>
      <w:ins w:id="1853" w:author="Arthur Parmentier" w:date="2020-05-14T11:43:00Z">
        <w:r w:rsidR="00A708EC" w:rsidRPr="007C437A">
          <w:t xml:space="preserve"> that i</w:t>
        </w:r>
      </w:ins>
      <w:ins w:id="1854" w:author="Arthur Parmentier" w:date="2020-05-14T11:44:00Z">
        <w:r w:rsidR="00A708EC" w:rsidRPr="007C437A">
          <w:t>n</w:t>
        </w:r>
      </w:ins>
      <w:ins w:id="1855" w:author="Arthur Parmentier" w:date="2020-05-14T11:45:00Z">
        <w:r w:rsidR="00A708EC" w:rsidRPr="007C437A">
          <w:t xml:space="preserve">volves </w:t>
        </w:r>
      </w:ins>
      <w:ins w:id="1856" w:author="Arthur Parmentier" w:date="2020-05-14T11:46:00Z">
        <w:r w:rsidR="00A708EC" w:rsidRPr="007C437A">
          <w:t>the human perceptual scheme.</w:t>
        </w:r>
      </w:ins>
    </w:p>
    <w:p w:rsidR="005868B3" w:rsidRPr="007C437A" w:rsidRDefault="005868B3" w:rsidP="005868B3">
      <w:pPr>
        <w:rPr>
          <w:ins w:id="1857" w:author="Arthur Parmentier" w:date="2020-05-14T11:38:00Z"/>
        </w:rPr>
      </w:pPr>
    </w:p>
    <w:p w:rsidR="00F00F6E" w:rsidRPr="007C437A" w:rsidRDefault="00F00F6E" w:rsidP="005868B3">
      <w:pPr>
        <w:rPr>
          <w:ins w:id="1858" w:author="Arthur Parmentier" w:date="2020-05-13T10:31:00Z"/>
        </w:rPr>
      </w:pPr>
    </w:p>
    <w:p w:rsidR="005868B3" w:rsidRPr="008C7E78" w:rsidRDefault="005868B3" w:rsidP="005868B3">
      <w:pPr>
        <w:rPr>
          <w:ins w:id="1859" w:author="Arthur Parmentier" w:date="2020-05-13T10:31:00Z"/>
          <w:lang w:val="fr-FR"/>
          <w:rPrChange w:id="1860" w:author="Arthur Parmentier" w:date="2020-06-07T18:31:00Z">
            <w:rPr>
              <w:ins w:id="1861" w:author="Arthur Parmentier" w:date="2020-05-13T10:31:00Z"/>
            </w:rPr>
          </w:rPrChange>
        </w:rPr>
      </w:pPr>
      <w:ins w:id="1862" w:author="Arthur Parmentier" w:date="2020-05-13T10:31:00Z">
        <w:r w:rsidRPr="008C7E78">
          <w:rPr>
            <w:lang w:val="fr-FR"/>
            <w:rPrChange w:id="1863"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1864" w:author="Arthur Parmentier" w:date="2020-05-13T10:30:00Z"/>
          <w:lang w:val="fr-FR"/>
          <w:rPrChange w:id="1865" w:author="Arthur Parmentier" w:date="2020-06-07T18:31:00Z">
            <w:rPr>
              <w:ins w:id="1866" w:author="Arthur Parmentier" w:date="2020-05-13T10:30:00Z"/>
            </w:rPr>
          </w:rPrChange>
        </w:rPr>
      </w:pPr>
    </w:p>
    <w:p w:rsidR="005868B3" w:rsidRPr="008C7E78" w:rsidRDefault="005868B3" w:rsidP="001B082B">
      <w:pPr>
        <w:rPr>
          <w:ins w:id="1867" w:author="Arthur Parmentier" w:date="2020-05-13T10:15:00Z"/>
          <w:lang w:val="fr-FR"/>
          <w:rPrChange w:id="1868" w:author="Arthur Parmentier" w:date="2020-06-07T18:31:00Z">
            <w:rPr>
              <w:ins w:id="1869" w:author="Arthur Parmentier" w:date="2020-05-13T10:15:00Z"/>
            </w:rPr>
          </w:rPrChange>
        </w:rPr>
      </w:pPr>
    </w:p>
    <w:p w:rsidR="00AE58D1" w:rsidRPr="007C437A" w:rsidRDefault="00743436">
      <w:pPr>
        <w:pStyle w:val="Titre3"/>
        <w:rPr>
          <w:ins w:id="1870" w:author="Arthur Parmentier" w:date="2020-05-13T10:11:00Z"/>
          <w:rPrChange w:id="1871" w:author="Arthur Parmentier" w:date="2020-06-07T15:27:00Z">
            <w:rPr>
              <w:ins w:id="1872" w:author="Arthur Parmentier" w:date="2020-05-13T10:11:00Z"/>
            </w:rPr>
          </w:rPrChange>
        </w:rPr>
        <w:pPrChange w:id="1873" w:author="Arthur Parmentier" w:date="2020-05-14T14:00:00Z">
          <w:pPr/>
        </w:pPrChange>
      </w:pPr>
      <w:bookmarkStart w:id="1874" w:name="_Toc42449837"/>
      <w:ins w:id="1875" w:author="Arthur Parmentier" w:date="2020-05-13T10:29:00Z">
        <w:r w:rsidRPr="007C437A">
          <w:rPr>
            <w:rPrChange w:id="1876" w:author="Arthur Parmentier" w:date="2020-06-07T15:27:00Z">
              <w:rPr/>
            </w:rPrChange>
          </w:rPr>
          <w:t>Speculative theory of differen</w:t>
        </w:r>
      </w:ins>
      <w:ins w:id="1877" w:author="Arthur Parmentier" w:date="2020-05-13T10:30:00Z">
        <w:r w:rsidRPr="007C437A">
          <w:rPr>
            <w:rPrChange w:id="1878" w:author="Arthur Parmentier" w:date="2020-06-07T15:27:00Z">
              <w:rPr/>
            </w:rPrChange>
          </w:rPr>
          <w:t>tiation of signified across instruments (technical apparatus) of the same discipline</w:t>
        </w:r>
      </w:ins>
      <w:bookmarkEnd w:id="1874"/>
    </w:p>
    <w:p w:rsidR="001A0623" w:rsidRPr="007C437A" w:rsidDel="005868B3" w:rsidRDefault="001B082B" w:rsidP="001B082B">
      <w:pPr>
        <w:rPr>
          <w:del w:id="1879" w:author="Arthur Parmentier" w:date="2020-05-13T10:30:00Z"/>
        </w:rPr>
      </w:pPr>
      <w:del w:id="1880"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1881" w:author="Arthur Parmentier" w:date="2020-05-12T18:25:00Z">
        <w:r w:rsidR="001A0623" w:rsidRPr="007C437A" w:rsidDel="009B2D7C">
          <w:delText>at the core</w:delText>
        </w:r>
      </w:del>
      <w:del w:id="1882" w:author="Arthur Parmentier" w:date="2020-05-13T10:30:00Z">
        <w:r w:rsidR="001A0623" w:rsidRPr="007C437A" w:rsidDel="005868B3">
          <w:delText xml:space="preserve"> of the </w:delText>
        </w:r>
      </w:del>
      <w:del w:id="1883" w:author="Arthur Parmentier" w:date="2020-05-12T18:25:00Z">
        <w:r w:rsidR="001A0623" w:rsidRPr="007C437A" w:rsidDel="007D075F">
          <w:delText>set</w:delText>
        </w:r>
      </w:del>
      <w:del w:id="1884" w:author="Arthur Parmentier" w:date="2020-05-13T10:30:00Z">
        <w:r w:rsidR="001A0623" w:rsidRPr="007C437A" w:rsidDel="005868B3">
          <w:delText xml:space="preserve"> of multidisciplinary signs.</w:delText>
        </w:r>
      </w:del>
    </w:p>
    <w:p w:rsidR="001A0623" w:rsidRPr="007C437A" w:rsidDel="005868B3" w:rsidRDefault="001A0623" w:rsidP="001B082B">
      <w:pPr>
        <w:rPr>
          <w:del w:id="1885" w:author="Arthur Parmentier" w:date="2020-05-13T10:30:00Z"/>
        </w:rPr>
      </w:pPr>
      <w:del w:id="1886"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1887" w:author="Arthur Parmentier" w:date="2020-05-12T18:13:00Z"/>
        </w:rPr>
      </w:pPr>
      <w:del w:id="1888" w:author="Arthur Parmentier" w:date="2020-05-13T10:30:00Z">
        <w:r w:rsidRPr="007C437A" w:rsidDel="005868B3">
          <w:delText xml:space="preserve">For a musician, the LT </w:delText>
        </w:r>
      </w:del>
      <w:del w:id="1889" w:author="Arthur Parmentier" w:date="2020-05-12T18:22:00Z">
        <w:r w:rsidRPr="007C437A" w:rsidDel="00AD0ADB">
          <w:delText xml:space="preserve">has </w:delText>
        </w:r>
      </w:del>
      <w:del w:id="1890" w:author="Arthur Parmentier" w:date="2020-05-13T10:30:00Z">
        <w:r w:rsidRPr="007C437A" w:rsidDel="005868B3">
          <w:delText xml:space="preserve">a specific prototype, whose characteristic traits are “constant volume”, “constant pitch” (among others). But is the </w:delText>
        </w:r>
      </w:del>
      <w:del w:id="1891" w:author="Arthur Parmentier" w:date="2020-05-12T18:23:00Z">
        <w:r w:rsidRPr="007C437A" w:rsidDel="009B2D7C">
          <w:delText>prototype</w:delText>
        </w:r>
      </w:del>
      <w:del w:id="1892"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1893" w:author="Arthur Parmentier" w:date="2020-05-12T18:13:00Z">
        <w:r w:rsidRPr="007C437A" w:rsidDel="00697BA8">
          <w:delText>:</w:delText>
        </w:r>
      </w:del>
    </w:p>
    <w:p w:rsidR="001A0623" w:rsidRPr="007C437A" w:rsidDel="00697BA8" w:rsidRDefault="005C09F0">
      <w:pPr>
        <w:rPr>
          <w:del w:id="1894" w:author="Arthur Parmentier" w:date="2020-05-12T18:13:00Z"/>
        </w:rPr>
        <w:pPrChange w:id="1895" w:author="Arthur Parmentier" w:date="2020-05-12T18:13:00Z">
          <w:pPr>
            <w:pStyle w:val="Paragraphedeliste"/>
            <w:numPr>
              <w:numId w:val="17"/>
            </w:numPr>
            <w:ind w:hanging="360"/>
          </w:pPr>
        </w:pPrChange>
      </w:pPr>
      <w:del w:id="1896"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1897" w:author="Arthur Parmentier" w:date="2020-05-13T10:30:00Z"/>
        </w:rPr>
        <w:pPrChange w:id="1898" w:author="Arthur Parmentier" w:date="2020-05-12T18:13:00Z">
          <w:pPr>
            <w:pStyle w:val="Paragraphedeliste"/>
            <w:numPr>
              <w:numId w:val="17"/>
            </w:numPr>
            <w:ind w:hanging="360"/>
          </w:pPr>
        </w:pPrChange>
      </w:pPr>
      <w:del w:id="1899"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4"/>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1902" w:author="Arthur Parmentier" w:date="2020-05-12T18:14:00Z"/>
        </w:rPr>
      </w:pPr>
      <w:del w:id="1903"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1904" w:author="Arthur Parmentier" w:date="2020-05-13T10:30:00Z"/>
        </w:rPr>
      </w:pPr>
      <w:del w:id="1905"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1906" w:author="Arthur Parmentier" w:date="2020-05-13T10:30:00Z"/>
          <w:moveFrom w:id="1907" w:author="Arthur Parmentier" w:date="2020-05-12T18:21:00Z"/>
        </w:rPr>
      </w:pPr>
      <w:moveFromRangeStart w:id="1908" w:author="Arthur Parmentier" w:date="2020-05-12T18:21:00Z" w:name="move40200108"/>
      <w:moveFrom w:id="1909" w:author="Arthur Parmentier" w:date="2020-05-12T18:21:00Z">
        <w:del w:id="1910" w:author="Arthur Parmentier" w:date="2020-05-13T10:30:00Z">
          <w:r w:rsidRPr="007C437A" w:rsidDel="005868B3">
            <w:delText>“A fast roll” for percussions</w:delText>
          </w:r>
        </w:del>
      </w:moveFrom>
    </w:p>
    <w:moveFromRangeEnd w:id="1908"/>
    <w:p w:rsidR="002C1E78" w:rsidRPr="007C437A" w:rsidDel="002C1E78" w:rsidRDefault="004714EE" w:rsidP="002C1E78">
      <w:pPr>
        <w:pStyle w:val="Paragraphedeliste"/>
        <w:numPr>
          <w:ilvl w:val="0"/>
          <w:numId w:val="17"/>
        </w:numPr>
        <w:rPr>
          <w:del w:id="1911" w:author="Arthur Parmentier" w:date="2020-05-12T18:21:00Z"/>
          <w:moveTo w:id="1912" w:author="Arthur Parmentier" w:date="2020-05-12T18:21:00Z"/>
        </w:rPr>
      </w:pPr>
      <w:del w:id="1913" w:author="Arthur Parmentier" w:date="2020-05-13T10:30:00Z">
        <w:r w:rsidRPr="007C437A" w:rsidDel="005868B3">
          <w:delText>“A freeze on the first syllable of a word” for actors</w:delText>
        </w:r>
      </w:del>
      <w:moveToRangeStart w:id="1914" w:author="Arthur Parmentier" w:date="2020-05-12T18:21:00Z" w:name="move40200108"/>
      <w:moveTo w:id="1915" w:author="Arthur Parmentier" w:date="2020-05-12T18:21:00Z">
        <w:del w:id="1916" w:author="Arthur Parmentier" w:date="2020-05-13T10:30:00Z">
          <w:r w:rsidR="002C1E78" w:rsidRPr="007C437A" w:rsidDel="005868B3">
            <w:delText>“A fast roll” for percussions</w:delText>
          </w:r>
        </w:del>
      </w:moveTo>
    </w:p>
    <w:moveToRangeEnd w:id="1914"/>
    <w:p w:rsidR="00697BA8" w:rsidRPr="007C437A" w:rsidDel="005868B3" w:rsidRDefault="00697BA8" w:rsidP="002459E7">
      <w:pPr>
        <w:pStyle w:val="Paragraphedeliste"/>
        <w:numPr>
          <w:ilvl w:val="0"/>
          <w:numId w:val="17"/>
        </w:numPr>
        <w:rPr>
          <w:del w:id="1917" w:author="Arthur Parmentier" w:date="2020-05-13T10:30:00Z"/>
        </w:rPr>
      </w:pPr>
    </w:p>
    <w:p w:rsidR="00697BA8" w:rsidRPr="007C437A" w:rsidDel="005868B3" w:rsidRDefault="004714EE">
      <w:pPr>
        <w:rPr>
          <w:del w:id="1918" w:author="Arthur Parmentier" w:date="2020-05-13T10:30:00Z"/>
        </w:rPr>
        <w:pPrChange w:id="1919" w:author="Arthur Parmentier" w:date="2020-05-12T18:15:00Z">
          <w:pPr>
            <w:pStyle w:val="Paragraphedeliste"/>
            <w:numPr>
              <w:numId w:val="17"/>
            </w:numPr>
            <w:ind w:hanging="360"/>
          </w:pPr>
        </w:pPrChange>
      </w:pPr>
      <w:del w:id="1920" w:author="Arthur Parmentier" w:date="2020-05-13T10:30:00Z">
        <w:r w:rsidRPr="007C437A" w:rsidDel="005868B3">
          <w:delText>…</w:delText>
        </w:r>
      </w:del>
    </w:p>
    <w:p w:rsidR="004E4397" w:rsidRPr="007C437A" w:rsidDel="005868B3" w:rsidRDefault="00B44442" w:rsidP="004E4397">
      <w:pPr>
        <w:rPr>
          <w:del w:id="1921" w:author="Arthur Parmentier" w:date="2020-05-13T10:30:00Z"/>
          <w:moveTo w:id="1922" w:author="Arthur Parmentier" w:date="2020-05-12T18:35:00Z"/>
        </w:rPr>
      </w:pPr>
      <w:del w:id="1923"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1924" w:author="Arthur Parmentier" w:date="2020-05-12T18:35:00Z" w:name="move40200963"/>
      <w:moveTo w:id="1925" w:author="Arthur Parmentier" w:date="2020-05-12T18:35:00Z">
        <w:del w:id="1926"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1924"/>
    <w:p w:rsidR="002459E7" w:rsidRPr="007C437A" w:rsidRDefault="002459E7" w:rsidP="004714EE">
      <w:pPr>
        <w:rPr>
          <w:ins w:id="1927" w:author="Arthur Parmentier" w:date="2020-05-12T18:38:00Z"/>
        </w:rPr>
      </w:pPr>
    </w:p>
    <w:p w:rsidR="002459E7" w:rsidRPr="007C437A" w:rsidRDefault="002459E7" w:rsidP="004714EE">
      <w:pPr>
        <w:rPr>
          <w:ins w:id="1928" w:author="Arthur Parmentier" w:date="2020-05-12T18:38:00Z"/>
        </w:rPr>
      </w:pPr>
    </w:p>
    <w:p w:rsidR="004714EE" w:rsidRPr="007C437A" w:rsidDel="005868B3" w:rsidRDefault="00277A13">
      <w:pPr>
        <w:rPr>
          <w:del w:id="1929" w:author="Arthur Parmentier" w:date="2020-05-13T10:30:00Z"/>
        </w:rPr>
      </w:pPr>
      <w:r w:rsidRPr="007C437A">
        <w:br/>
      </w:r>
      <w:del w:id="1930" w:author="Arthur Parmentier" w:date="2020-05-12T18:34:00Z">
        <w:r w:rsidRPr="007C437A" w:rsidDel="004E4397">
          <w:delText>My conclusion is</w:delText>
        </w:r>
      </w:del>
      <w:del w:id="1931" w:author="Arthur Parmentier" w:date="2020-05-13T10:30:00Z">
        <w:r w:rsidRPr="007C437A" w:rsidDel="005868B3">
          <w:delText xml:space="preserve"> that:</w:delText>
        </w:r>
      </w:del>
    </w:p>
    <w:p w:rsidR="00277A13" w:rsidRPr="007C437A" w:rsidDel="005868B3" w:rsidRDefault="0051191F">
      <w:pPr>
        <w:rPr>
          <w:del w:id="1932" w:author="Arthur Parmentier" w:date="2020-05-13T10:30:00Z"/>
        </w:rPr>
        <w:pPrChange w:id="1933" w:author="Arthur Parmentier" w:date="2020-05-13T10:30:00Z">
          <w:pPr>
            <w:pStyle w:val="Paragraphedeliste"/>
            <w:numPr>
              <w:numId w:val="18"/>
            </w:numPr>
            <w:ind w:hanging="360"/>
          </w:pPr>
        </w:pPrChange>
      </w:pPr>
      <w:del w:id="1934" w:author="Arthur Parmentier" w:date="2020-05-12T18:26:00Z">
        <w:r w:rsidRPr="007C437A" w:rsidDel="009D7F8E">
          <w:delText>T</w:delText>
        </w:r>
      </w:del>
      <w:del w:id="1935" w:author="Arthur Parmentier" w:date="2020-05-12T18:35:00Z">
        <w:r w:rsidRPr="007C437A" w:rsidDel="004E4397">
          <w:delText>he</w:delText>
        </w:r>
      </w:del>
      <w:del w:id="1936" w:author="Arthur Parmentier" w:date="2020-05-13T10:30:00Z">
        <w:r w:rsidRPr="007C437A" w:rsidDel="005868B3">
          <w:delText xml:space="preserve"> sign</w:delText>
        </w:r>
      </w:del>
      <w:del w:id="1937" w:author="Arthur Parmentier" w:date="2020-05-12T18:34:00Z">
        <w:r w:rsidRPr="007C437A" w:rsidDel="004E4397">
          <w:delText xml:space="preserve"> </w:delText>
        </w:r>
        <w:r w:rsidR="00277A13" w:rsidRPr="007C437A" w:rsidDel="004E4397">
          <w:delText>LT</w:delText>
        </w:r>
      </w:del>
      <w:del w:id="1938"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1939" w:author="Arthur Parmentier" w:date="2020-05-13T10:30:00Z"/>
        </w:rPr>
        <w:pPrChange w:id="1940" w:author="Arthur Parmentier" w:date="2020-05-13T10:30:00Z">
          <w:pPr>
            <w:pStyle w:val="Paragraphedeliste"/>
            <w:numPr>
              <w:numId w:val="18"/>
            </w:numPr>
            <w:ind w:hanging="360"/>
          </w:pPr>
        </w:pPrChange>
      </w:pPr>
      <w:del w:id="1941" w:author="Arthur Parmentier" w:date="2020-05-13T10:30:00Z">
        <w:r w:rsidRPr="007C437A" w:rsidDel="005868B3">
          <w:delText>Each discipline or technical apparatus may have its own concept of a LT</w:delText>
        </w:r>
      </w:del>
    </w:p>
    <w:p w:rsidR="00277A13" w:rsidRPr="007C437A" w:rsidDel="005868B3" w:rsidRDefault="00277A13">
      <w:pPr>
        <w:rPr>
          <w:del w:id="1942" w:author="Arthur Parmentier" w:date="2020-05-13T10:30:00Z"/>
        </w:rPr>
        <w:pPrChange w:id="1943" w:author="Arthur Parmentier" w:date="2020-05-13T10:30:00Z">
          <w:pPr>
            <w:pStyle w:val="Paragraphedeliste"/>
            <w:numPr>
              <w:numId w:val="18"/>
            </w:numPr>
            <w:ind w:hanging="360"/>
          </w:pPr>
        </w:pPrChange>
      </w:pPr>
      <w:del w:id="1944"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1945" w:author="Arthur Parmentier" w:date="2020-05-12T18:28:00Z">
        <w:r w:rsidRPr="007C437A" w:rsidDel="00BF3C70">
          <w:delText>must be</w:delText>
        </w:r>
      </w:del>
      <w:del w:id="1946" w:author="Arthur Parmentier" w:date="2020-05-13T10:30:00Z">
        <w:r w:rsidRPr="007C437A" w:rsidDel="005868B3">
          <w:delText xml:space="preserve"> </w:delText>
        </w:r>
      </w:del>
      <w:del w:id="1947" w:author="Arthur Parmentier" w:date="2020-05-12T18:30:00Z">
        <w:r w:rsidRPr="007C437A" w:rsidDel="00042A1D">
          <w:delText xml:space="preserve">constructed </w:delText>
        </w:r>
      </w:del>
      <w:del w:id="1948" w:author="Arthur Parmentier" w:date="2020-05-13T10:30:00Z">
        <w:r w:rsidRPr="007C437A" w:rsidDel="005868B3">
          <w:delText xml:space="preserve">in relation with the concepts </w:delText>
        </w:r>
      </w:del>
      <w:del w:id="1949" w:author="Arthur Parmentier" w:date="2020-05-12T18:28:00Z">
        <w:r w:rsidRPr="007C437A" w:rsidDel="003126BD">
          <w:delText xml:space="preserve">representing a </w:delText>
        </w:r>
      </w:del>
      <w:del w:id="1950"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1951" w:author="Arthur Parmentier" w:date="2020-05-13T10:30:00Z"/>
        </w:rPr>
      </w:pPr>
      <w:del w:id="1952"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5"/>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1955" w:author="Arthur Parmentier" w:date="2020-05-13T10:30:00Z"/>
          <w:moveFrom w:id="1956" w:author="Arthur Parmentier" w:date="2020-05-12T18:35:00Z"/>
        </w:rPr>
      </w:pPr>
      <w:moveFromRangeStart w:id="1957" w:author="Arthur Parmentier" w:date="2020-05-12T18:35:00Z" w:name="move40200963"/>
      <w:moveFrom w:id="1958" w:author="Arthur Parmentier" w:date="2020-05-12T18:35:00Z">
        <w:del w:id="1959"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1957"/>
    <w:p w:rsidR="001B082B" w:rsidRPr="007C437A" w:rsidDel="005868B3" w:rsidRDefault="001B082B">
      <w:pPr>
        <w:rPr>
          <w:del w:id="1960" w:author="Arthur Parmentier" w:date="2020-05-13T10:30:00Z"/>
        </w:rPr>
      </w:pPr>
    </w:p>
    <w:p w:rsidR="001D7225" w:rsidRPr="007C437A" w:rsidDel="005868B3" w:rsidRDefault="001D7225">
      <w:pPr>
        <w:rPr>
          <w:del w:id="1961" w:author="Arthur Parmentier" w:date="2020-05-13T10:30:00Z"/>
        </w:rPr>
      </w:pPr>
      <w:del w:id="1962"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1963" w:author="Arthur Parmentier" w:date="2020-06-07T15:27:00Z">
            <w:rPr/>
          </w:rPrChange>
        </w:rPr>
        <w:pPrChange w:id="1964" w:author="Arthur Parmentier" w:date="2020-05-13T10:30:00Z">
          <w:pPr>
            <w:pStyle w:val="Titre2"/>
          </w:pPr>
        </w:pPrChange>
      </w:pPr>
      <w:r w:rsidRPr="007C437A">
        <w:rPr>
          <w:rPrChange w:id="1965" w:author="Arthur Parmentier" w:date="2020-06-07T15:27:00Z">
            <w:rPr/>
          </w:rPrChange>
        </w:rPr>
        <w:t>Wrap-up: w</w:t>
      </w:r>
      <w:r w:rsidR="00B53663" w:rsidRPr="007C437A">
        <w:rPr>
          <w:rPrChange w:id="1966"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26"/>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1968" w:name="_Toc42449838"/>
      <w:r w:rsidRPr="007C437A">
        <w:t>Sign overloading</w:t>
      </w:r>
      <w:bookmarkEnd w:id="1968"/>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27"/>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1970"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1971"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1972"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rsidP="006D5BBB">
      <w:pPr>
        <w:pStyle w:val="Titre2"/>
        <w:pPrChange w:id="1973" w:author="Arthur Parmentier" w:date="2020-06-07T21:11:00Z">
          <w:pPr>
            <w:pStyle w:val="Titre2"/>
          </w:pPr>
        </w:pPrChange>
      </w:pPr>
      <w:bookmarkStart w:id="1974" w:name="_Toc42449839"/>
      <w:r w:rsidRPr="007C437A">
        <w:t>Personal observations during SP practice</w:t>
      </w:r>
      <w:bookmarkEnd w:id="1974"/>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8"/>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9"/>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1979" w:author="Arthur Parmentier" w:date="2020-05-14T13:31:00Z"/>
        </w:rPr>
      </w:pPr>
      <w:bookmarkStart w:id="1980" w:name="_Toc40025935"/>
      <w:del w:id="1981"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1980"/>
      </w:del>
    </w:p>
    <w:p w:rsidR="00616215" w:rsidRPr="007C437A" w:rsidDel="007776CB" w:rsidRDefault="00616215" w:rsidP="00E6654A">
      <w:pPr>
        <w:rPr>
          <w:del w:id="1982" w:author="Arthur Parmentier" w:date="2020-05-14T13:31:00Z"/>
        </w:rPr>
      </w:pPr>
      <w:del w:id="1983"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1984" w:author="Arthur Parmentier" w:date="2020-05-14T13:31:00Z"/>
        </w:rPr>
      </w:pPr>
      <w:del w:id="1985"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1986" w:author="Arthur Parmentier" w:date="2020-05-14T13:31:00Z"/>
        </w:rPr>
      </w:pPr>
      <w:del w:id="1987" w:author="Arthur Parmentier" w:date="2020-05-14T13:31:00Z">
        <w:r w:rsidRPr="007C437A" w:rsidDel="007776CB">
          <w:delText>Input space</w:delText>
        </w:r>
      </w:del>
    </w:p>
    <w:p w:rsidR="00DE1B67" w:rsidRPr="007C437A" w:rsidDel="007776CB" w:rsidRDefault="00AD2F7B" w:rsidP="00E6654A">
      <w:pPr>
        <w:rPr>
          <w:del w:id="1988" w:author="Arthur Parmentier" w:date="2020-05-14T13:31:00Z"/>
        </w:rPr>
      </w:pPr>
      <w:del w:id="198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1990" w:author="Arthur Parmentier" w:date="2020-05-14T13:31:00Z"/>
        </w:rPr>
      </w:pPr>
      <w:del w:id="1991" w:author="Arthur Parmentier" w:date="2020-05-14T13:31:00Z">
        <w:r w:rsidRPr="007C437A" w:rsidDel="007776CB">
          <w:delText>Concepts from artistic disciplines</w:delText>
        </w:r>
      </w:del>
    </w:p>
    <w:p w:rsidR="005A3CBF" w:rsidRPr="007C437A" w:rsidDel="007776CB" w:rsidRDefault="005A3CBF" w:rsidP="00E6654A">
      <w:pPr>
        <w:rPr>
          <w:del w:id="1992" w:author="Arthur Parmentier" w:date="2020-05-14T13:31:00Z"/>
        </w:rPr>
      </w:pPr>
      <w:del w:id="1993" w:author="Arthur Parmentier" w:date="2020-05-14T13:31:00Z">
        <w:r w:rsidRPr="007C437A" w:rsidDel="007776CB">
          <w:delText>Long Tone, minimalism…</w:delText>
        </w:r>
      </w:del>
    </w:p>
    <w:p w:rsidR="0049358D" w:rsidRPr="007C437A" w:rsidDel="007776CB" w:rsidRDefault="005A3CBF" w:rsidP="00E6654A">
      <w:pPr>
        <w:pStyle w:val="Titre4"/>
        <w:rPr>
          <w:del w:id="1994" w:author="Arthur Parmentier" w:date="2020-05-14T13:31:00Z"/>
        </w:rPr>
      </w:pPr>
      <w:del w:id="1995"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1996" w:author="Arthur Parmentier" w:date="2020-05-14T13:31:00Z"/>
        </w:rPr>
      </w:pPr>
      <w:del w:id="1997"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1998" w:author="Arthur Parmentier" w:date="2020-05-14T13:31:00Z"/>
        </w:rPr>
      </w:pPr>
      <w:del w:id="1999"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000" w:author="Arthur Parmentier" w:date="2020-05-14T13:31:00Z"/>
        </w:rPr>
      </w:pPr>
      <w:del w:id="2001"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002" w:author="Arthur Parmentier" w:date="2020-05-14T13:31:00Z"/>
        </w:rPr>
      </w:pPr>
      <w:del w:id="2003" w:author="Arthur Parmentier" w:date="2020-05-14T13:31:00Z">
        <w:r w:rsidRPr="007C437A" w:rsidDel="007776CB">
          <w:delText>…</w:delText>
        </w:r>
      </w:del>
    </w:p>
    <w:p w:rsidR="008833B3" w:rsidRPr="007C437A" w:rsidDel="007776CB" w:rsidRDefault="008833B3" w:rsidP="00061E60">
      <w:pPr>
        <w:pStyle w:val="Titre3"/>
        <w:rPr>
          <w:del w:id="2004" w:author="Arthur Parmentier" w:date="2020-05-14T13:31:00Z"/>
        </w:rPr>
      </w:pPr>
      <w:del w:id="2005"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006" w:author="Arthur Parmentier" w:date="2020-05-14T13:31:00Z"/>
        </w:rPr>
      </w:pPr>
      <w:del w:id="2007" w:author="Arthur Parmentier" w:date="2020-05-14T13:31:00Z">
        <w:r w:rsidRPr="007C437A" w:rsidDel="007776CB">
          <w:delText>Creation of a sign</w:delText>
        </w:r>
      </w:del>
    </w:p>
    <w:p w:rsidR="008833B3" w:rsidRPr="007C437A" w:rsidDel="007776CB" w:rsidRDefault="008833B3" w:rsidP="00E6654A">
      <w:pPr>
        <w:rPr>
          <w:del w:id="2008" w:author="Arthur Parmentier" w:date="2020-05-14T13:31:00Z"/>
        </w:rPr>
      </w:pPr>
      <w:del w:id="2009"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010" w:author="Arthur Parmentier" w:date="2020-05-14T13:31:00Z"/>
        </w:rPr>
      </w:pPr>
      <w:del w:id="2011" w:author="Arthur Parmentier" w:date="2020-05-14T13:31:00Z">
        <w:r w:rsidRPr="007C437A" w:rsidDel="007776CB">
          <w:delText>Creation of a potentiometer</w:delText>
        </w:r>
      </w:del>
    </w:p>
    <w:p w:rsidR="002A0CF5" w:rsidRPr="007C437A" w:rsidDel="007776CB" w:rsidRDefault="002A0CF5" w:rsidP="00E6654A">
      <w:pPr>
        <w:rPr>
          <w:del w:id="2012" w:author="Arthur Parmentier" w:date="2020-05-14T13:31:00Z"/>
        </w:rPr>
      </w:pPr>
      <w:del w:id="2013" w:author="Arthur Parmentier" w:date="2020-05-14T13:31:00Z">
        <w:r w:rsidRPr="007C437A" w:rsidDel="007776CB">
          <w:delText>Volume, tempo…</w:delText>
        </w:r>
      </w:del>
    </w:p>
    <w:p w:rsidR="00B5754F" w:rsidRPr="007C437A" w:rsidDel="007776CB" w:rsidRDefault="00B5754F" w:rsidP="00E6654A">
      <w:pPr>
        <w:pStyle w:val="Titre4"/>
        <w:rPr>
          <w:del w:id="2014" w:author="Arthur Parmentier" w:date="2020-05-14T13:31:00Z"/>
        </w:rPr>
      </w:pPr>
      <w:del w:id="2015" w:author="Arthur Parmentier" w:date="2020-05-14T13:31:00Z">
        <w:r w:rsidRPr="007C437A" w:rsidDel="007776CB">
          <w:delText>Creation of a “pointer” (as identifier)</w:delText>
        </w:r>
      </w:del>
    </w:p>
    <w:p w:rsidR="007A5BBA" w:rsidRPr="007C437A" w:rsidDel="007776CB" w:rsidRDefault="007A5BBA" w:rsidP="00E6654A">
      <w:pPr>
        <w:rPr>
          <w:del w:id="2016" w:author="Arthur Parmentier" w:date="2020-05-14T13:31:00Z"/>
        </w:rPr>
      </w:pPr>
      <w:del w:id="2017" w:author="Arthur Parmentier" w:date="2020-05-14T13:31:00Z">
        <w:r w:rsidRPr="007C437A" w:rsidDel="007776CB">
          <w:delText>PTP, scanning</w:delText>
        </w:r>
      </w:del>
    </w:p>
    <w:p w:rsidR="000E4DCD" w:rsidRPr="007C437A" w:rsidDel="007776CB" w:rsidRDefault="000E4DCD" w:rsidP="00E6654A">
      <w:pPr>
        <w:pStyle w:val="Titre4"/>
        <w:rPr>
          <w:del w:id="2018" w:author="Arthur Parmentier" w:date="2020-05-14T13:31:00Z"/>
        </w:rPr>
      </w:pPr>
      <w:del w:id="2019"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020"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rsidP="006D5BBB">
      <w:pPr>
        <w:pStyle w:val="Titre2"/>
        <w:rPr>
          <w:ins w:id="2021" w:author="Arthur Parmentier" w:date="2020-06-05T16:28:00Z"/>
        </w:rPr>
        <w:pPrChange w:id="2022" w:author="Arthur Parmentier" w:date="2020-06-07T21:11:00Z">
          <w:pPr>
            <w:pStyle w:val="Titre2"/>
          </w:pPr>
        </w:pPrChange>
      </w:pPr>
      <w:bookmarkStart w:id="2023" w:name="_Toc40025938"/>
      <w:bookmarkStart w:id="2024" w:name="_Toc42449840"/>
      <w:ins w:id="2025" w:author="Arthur Parmentier" w:date="2020-06-06T20:39:00Z">
        <w:r w:rsidRPr="007C437A">
          <w:t>High level structures in the language: the SP grammar</w:t>
        </w:r>
      </w:ins>
      <w:bookmarkEnd w:id="2024"/>
      <w:del w:id="2026" w:author="Arthur Parmentier" w:date="2020-06-06T20:39:00Z">
        <w:r w:rsidR="00BE04C2" w:rsidRPr="007C437A" w:rsidDel="005E6896">
          <w:delText>Structur</w:delText>
        </w:r>
      </w:del>
      <w:del w:id="2027" w:author="Arthur Parmentier" w:date="2020-06-06T20:38:00Z">
        <w:r w:rsidR="00C16C06" w:rsidRPr="007C437A" w:rsidDel="00397A02">
          <w:delText>al</w:delText>
        </w:r>
      </w:del>
      <w:del w:id="2028" w:author="Arthur Parmentier" w:date="2020-06-06T20:39:00Z">
        <w:r w:rsidR="00C16C06" w:rsidRPr="007C437A" w:rsidDel="005E6896">
          <w:delText xml:space="preserve"> concepts</w:delText>
        </w:r>
      </w:del>
      <w:del w:id="2029" w:author="Arthur Parmentier" w:date="2020-06-06T20:38:00Z">
        <w:r w:rsidR="00C16C06" w:rsidRPr="007C437A" w:rsidDel="00397A02">
          <w:delText xml:space="preserve"> (the grammar</w:delText>
        </w:r>
        <w:r w:rsidR="00915B3A" w:rsidRPr="007C437A" w:rsidDel="00397A02">
          <w:delText xml:space="preserve"> of the language</w:delText>
        </w:r>
      </w:del>
      <w:del w:id="2030" w:author="Arthur Parmentier" w:date="2020-06-05T16:27:00Z">
        <w:r w:rsidR="00FC7B7A" w:rsidRPr="007C437A" w:rsidDel="00E814B3">
          <w:delText>, that results in its language</w:delText>
        </w:r>
        <w:r w:rsidR="00C16C06" w:rsidRPr="007C437A" w:rsidDel="00E814B3">
          <w:delText>)</w:delText>
        </w:r>
      </w:del>
      <w:bookmarkEnd w:id="2023"/>
    </w:p>
    <w:p w:rsidR="00E814B3" w:rsidRPr="007C437A" w:rsidRDefault="00E814B3" w:rsidP="00E814B3">
      <w:pPr>
        <w:rPr>
          <w:ins w:id="2031" w:author="Arthur Parmentier" w:date="2020-06-05T16:28:00Z"/>
        </w:rPr>
      </w:pPr>
      <w:ins w:id="2032" w:author="Arthur Parmentier" w:date="2020-06-05T16:28:00Z">
        <w:r w:rsidRPr="007C437A">
          <w:t xml:space="preserve">Like </w:t>
        </w:r>
      </w:ins>
      <w:ins w:id="2033" w:author="Arthur Parmentier" w:date="2020-06-05T16:29:00Z">
        <w:r w:rsidRPr="007C437A">
          <w:t>other languages</w:t>
        </w:r>
      </w:ins>
      <w:ins w:id="2034" w:author="Arthur Parmentier" w:date="2020-06-06T18:49:00Z">
        <w:r w:rsidR="00C76B94" w:rsidRPr="007C437A">
          <w:t xml:space="preserve">, </w:t>
        </w:r>
      </w:ins>
      <w:ins w:id="2035" w:author="Arthur Parmentier" w:date="2020-06-05T16:29:00Z">
        <w:r w:rsidRPr="007C437A">
          <w:t xml:space="preserve">SP has evolved </w:t>
        </w:r>
      </w:ins>
      <w:ins w:id="2036" w:author="Arthur Parmentier" w:date="2020-06-06T18:50:00Z">
        <w:r w:rsidR="00C76B94" w:rsidRPr="007C437A">
          <w:t>with</w:t>
        </w:r>
      </w:ins>
      <w:ins w:id="2037" w:author="Arthur Parmentier" w:date="2020-06-05T16:29:00Z">
        <w:r w:rsidRPr="007C437A">
          <w:t xml:space="preserve"> complex structures</w:t>
        </w:r>
      </w:ins>
      <w:ins w:id="2038" w:author="Arthur Parmentier" w:date="2020-06-05T16:30:00Z">
        <w:r w:rsidRPr="007C437A">
          <w:t xml:space="preserve"> and rules that allow to form sentences, i.e. </w:t>
        </w:r>
      </w:ins>
      <w:ins w:id="2039" w:author="Arthur Parmentier" w:date="2020-06-06T18:50:00Z">
        <w:r w:rsidR="00E30346" w:rsidRPr="007C437A">
          <w:t xml:space="preserve">to form </w:t>
        </w:r>
      </w:ins>
      <w:ins w:id="2040" w:author="Arthur Parmentier" w:date="2020-06-05T16:30:00Z">
        <w:r w:rsidRPr="007C437A">
          <w:t>meaning at a higher level that the signs themselves. Those structures are what define the grammar</w:t>
        </w:r>
      </w:ins>
      <w:ins w:id="2041" w:author="Arthur Parmentier" w:date="2020-06-05T16:31:00Z">
        <w:r w:rsidRPr="007C437A">
          <w:t xml:space="preserve"> of SP</w:t>
        </w:r>
      </w:ins>
      <w:ins w:id="2042" w:author="Arthur Parmentier" w:date="2020-06-06T18:50:00Z">
        <w:r w:rsidR="00C928AB" w:rsidRPr="007C437A">
          <w:t>, which</w:t>
        </w:r>
      </w:ins>
      <w:ins w:id="2043" w:author="Arthur Parmentier" w:date="2020-06-05T16:31:00Z">
        <w:r w:rsidRPr="007C437A">
          <w:t xml:space="preserve"> allow</w:t>
        </w:r>
      </w:ins>
      <w:ins w:id="2044" w:author="Arthur Parmentier" w:date="2020-06-06T18:51:00Z">
        <w:r w:rsidR="0045073A" w:rsidRPr="007C437A">
          <w:t xml:space="preserve"> soundpainters</w:t>
        </w:r>
      </w:ins>
      <w:ins w:id="2045" w:author="Arthur Parmentier" w:date="2020-06-05T16:31:00Z">
        <w:r w:rsidRPr="007C437A">
          <w:t xml:space="preserve"> to communicate by creating temporal sequences of </w:t>
        </w:r>
      </w:ins>
      <w:ins w:id="2046" w:author="Arthur Parmentier" w:date="2020-06-05T16:35:00Z">
        <w:r w:rsidRPr="007C437A">
          <w:t>signs or</w:t>
        </w:r>
      </w:ins>
      <w:ins w:id="2047" w:author="Arthur Parmentier" w:date="2020-06-05T16:34:00Z">
        <w:r w:rsidRPr="007C437A">
          <w:t xml:space="preserve"> combining several signs together.</w:t>
        </w:r>
      </w:ins>
    </w:p>
    <w:p w:rsidR="00E814B3" w:rsidRPr="007C437A" w:rsidRDefault="00E814B3" w:rsidP="00E814B3">
      <w:pPr>
        <w:rPr>
          <w:ins w:id="2048" w:author="Arthur Parmentier" w:date="2020-06-05T16:35:00Z"/>
        </w:rPr>
      </w:pPr>
      <w:ins w:id="2049" w:author="Arthur Parmentier" w:date="2020-06-05T16:35:00Z">
        <w:r w:rsidRPr="007C437A">
          <w:t>At the linguistic level, grammar can be split in two parts: morphology and syntax.</w:t>
        </w:r>
      </w:ins>
    </w:p>
    <w:p w:rsidR="00E814B3" w:rsidRPr="007C437A" w:rsidRDefault="00E814B3">
      <w:pPr>
        <w:pStyle w:val="Titre3"/>
        <w:rPr>
          <w:ins w:id="2050" w:author="Arthur Parmentier" w:date="2020-06-05T16:36:00Z"/>
          <w:rPrChange w:id="2051" w:author="Arthur Parmentier" w:date="2020-06-07T15:27:00Z">
            <w:rPr>
              <w:ins w:id="2052" w:author="Arthur Parmentier" w:date="2020-06-05T16:36:00Z"/>
            </w:rPr>
          </w:rPrChange>
        </w:rPr>
        <w:pPrChange w:id="2053" w:author="Arthur Parmentier" w:date="2020-06-06T20:39:00Z">
          <w:pPr>
            <w:pStyle w:val="Titre4"/>
          </w:pPr>
        </w:pPrChange>
      </w:pPr>
      <w:bookmarkStart w:id="2054" w:name="_Toc42449841"/>
      <w:ins w:id="2055" w:author="Arthur Parmentier" w:date="2020-06-05T16:36:00Z">
        <w:r w:rsidRPr="007C437A">
          <w:rPr>
            <w:rPrChange w:id="2056" w:author="Arthur Parmentier" w:date="2020-06-07T15:27:00Z">
              <w:rPr/>
            </w:rPrChange>
          </w:rPr>
          <w:t xml:space="preserve">Morphology </w:t>
        </w:r>
      </w:ins>
      <w:ins w:id="2057" w:author="Arthur Parmentier" w:date="2020-06-05T16:39:00Z">
        <w:r w:rsidR="00501832" w:rsidRPr="007C437A">
          <w:rPr>
            <w:rPrChange w:id="2058" w:author="Arthur Parmentier" w:date="2020-06-07T15:27:00Z">
              <w:rPr/>
            </w:rPrChange>
          </w:rPr>
          <w:t>in</w:t>
        </w:r>
      </w:ins>
      <w:ins w:id="2059" w:author="Arthur Parmentier" w:date="2020-06-05T16:36:00Z">
        <w:r w:rsidRPr="007C437A">
          <w:rPr>
            <w:rPrChange w:id="2060" w:author="Arthur Parmentier" w:date="2020-06-07T15:27:00Z">
              <w:rPr/>
            </w:rPrChange>
          </w:rPr>
          <w:t xml:space="preserve"> SP</w:t>
        </w:r>
        <w:bookmarkEnd w:id="2054"/>
      </w:ins>
    </w:p>
    <w:p w:rsidR="00E814B3" w:rsidRPr="007C437A" w:rsidRDefault="00501832" w:rsidP="00E814B3">
      <w:pPr>
        <w:rPr>
          <w:ins w:id="2061" w:author="Arthur Parmentier" w:date="2020-06-05T16:39:00Z"/>
        </w:rPr>
      </w:pPr>
      <w:ins w:id="2062" w:author="Arthur Parmentier" w:date="2020-06-05T16:38:00Z">
        <w:r w:rsidRPr="007C437A">
          <w:t>As defined in written and oral languages, m</w:t>
        </w:r>
      </w:ins>
      <w:ins w:id="2063" w:author="Arthur Parmentier" w:date="2020-06-05T16:37:00Z">
        <w:r w:rsidR="00E814B3" w:rsidRPr="007C437A">
          <w:t xml:space="preserve">orphology has to do with the </w:t>
        </w:r>
        <w:r w:rsidR="00E814B3" w:rsidRPr="007C437A">
          <w:rPr>
            <w:rStyle w:val="lev"/>
            <w:b w:val="0"/>
            <w:bCs w:val="0"/>
            <w:rPrChange w:id="2064" w:author="Arthur Parmentier" w:date="2020-06-07T15:27:00Z">
              <w:rPr>
                <w:rStyle w:val="lev"/>
              </w:rPr>
            </w:rPrChange>
          </w:rPr>
          <w:t>internal</w:t>
        </w:r>
        <w:r w:rsidR="00E814B3" w:rsidRPr="007C437A">
          <w:t xml:space="preserve"> economy of words. </w:t>
        </w:r>
      </w:ins>
      <w:ins w:id="2065" w:author="Arthur Parmentier" w:date="2020-06-05T16:38:00Z">
        <w:r w:rsidRPr="007C437A">
          <w:t>In English, a</w:t>
        </w:r>
      </w:ins>
      <w:ins w:id="2066"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067" w:author="Arthur Parmentier" w:date="2020-06-05T16:38:00Z">
        <w:r w:rsidRPr="007C437A">
          <w:t>.</w:t>
        </w:r>
      </w:ins>
    </w:p>
    <w:p w:rsidR="00C30769" w:rsidRPr="007C437A" w:rsidRDefault="00501832" w:rsidP="00E814B3">
      <w:pPr>
        <w:rPr>
          <w:ins w:id="2068" w:author="Arthur Parmentier" w:date="2020-06-06T18:57:00Z"/>
        </w:rPr>
      </w:pPr>
      <w:ins w:id="2069" w:author="Arthur Parmentier" w:date="2020-06-05T16:39:00Z">
        <w:r w:rsidRPr="007C437A">
          <w:t xml:space="preserve">In </w:t>
        </w:r>
      </w:ins>
      <w:ins w:id="2070" w:author="Arthur Parmentier" w:date="2020-06-05T16:40:00Z">
        <w:r w:rsidRPr="007C437A">
          <w:t>sign languages in general, there are a variety of morphological</w:t>
        </w:r>
      </w:ins>
      <w:ins w:id="2071" w:author="Arthur Parmentier" w:date="2020-06-05T16:42:00Z">
        <w:r w:rsidRPr="007C437A">
          <w:t xml:space="preserve"> systems and rules</w:t>
        </w:r>
      </w:ins>
      <w:ins w:id="2072" w:author="Arthur Parmentier" w:date="2020-06-05T16:54:00Z">
        <w:r w:rsidR="007C61CD" w:rsidRPr="007C437A">
          <w:rPr>
            <w:rStyle w:val="Appelnotedebasdep"/>
          </w:rPr>
          <w:footnoteReference w:id="30"/>
        </w:r>
      </w:ins>
      <w:ins w:id="2078" w:author="Arthur Parmentier" w:date="2020-06-06T18:52:00Z">
        <w:r w:rsidR="00476F68" w:rsidRPr="007C437A">
          <w:t xml:space="preserve"> that </w:t>
        </w:r>
      </w:ins>
      <w:ins w:id="2079" w:author="Arthur Parmentier" w:date="2020-06-06T18:55:00Z">
        <w:r w:rsidR="00F701F6" w:rsidRPr="007C437A">
          <w:t>assemble basic signs (the equivalent or morphemes) in more complex</w:t>
        </w:r>
      </w:ins>
      <w:ins w:id="2080" w:author="Arthur Parmentier" w:date="2020-06-06T18:56:00Z">
        <w:r w:rsidR="00F701F6" w:rsidRPr="007C437A">
          <w:t xml:space="preserve"> ones (the equivalent of the words)</w:t>
        </w:r>
      </w:ins>
      <w:ins w:id="2081" w:author="Arthur Parmentier" w:date="2020-06-05T16:42:00Z">
        <w:r w:rsidRPr="007C437A">
          <w:t xml:space="preserve">. </w:t>
        </w:r>
      </w:ins>
      <w:ins w:id="2082" w:author="Arthur Parmentier" w:date="2020-06-05T16:43:00Z">
        <w:r w:rsidRPr="007C437A">
          <w:t xml:space="preserve">Consider for instance the sign for “falling” in </w:t>
        </w:r>
      </w:ins>
      <w:ins w:id="2083" w:author="Arthur Parmentier" w:date="2020-06-05T16:44:00Z">
        <w:r w:rsidRPr="007C437A">
          <w:t>French sign language</w:t>
        </w:r>
        <w:r w:rsidRPr="007C437A">
          <w:rPr>
            <w:rStyle w:val="Appelnotedebasdep"/>
          </w:rPr>
          <w:footnoteReference w:id="31"/>
        </w:r>
        <w:r w:rsidRPr="007C437A">
          <w:t>:</w:t>
        </w:r>
        <w:r w:rsidR="00585D0B" w:rsidRPr="007C437A">
          <w:t xml:space="preserve"> starting </w:t>
        </w:r>
      </w:ins>
      <w:ins w:id="2087" w:author="Arthur Parmentier" w:date="2020-06-05T16:45:00Z">
        <w:r w:rsidR="00585D0B" w:rsidRPr="007C437A">
          <w:t xml:space="preserve">from the icon of a person with one hand and the icon of the ground with the other hand, the movement of both hands represents the </w:t>
        </w:r>
      </w:ins>
      <w:ins w:id="2088" w:author="Arthur Parmentier" w:date="2020-06-05T16:46:00Z">
        <w:r w:rsidR="00585D0B" w:rsidRPr="007C437A">
          <w:t xml:space="preserve">movement that a person would have when falling on the ground. We can interpret this sign as a morphological construction </w:t>
        </w:r>
      </w:ins>
      <w:ins w:id="2089" w:author="Arthur Parmentier" w:date="2020-06-05T16:50:00Z">
        <w:r w:rsidR="007C61CD" w:rsidRPr="007C437A">
          <w:t>from the morphemes “</w:t>
        </w:r>
      </w:ins>
      <w:ins w:id="2090" w:author="Arthur Parmentier" w:date="2020-06-05T16:51:00Z">
        <w:r w:rsidR="007C61CD" w:rsidRPr="007C437A">
          <w:t>agent</w:t>
        </w:r>
      </w:ins>
      <w:ins w:id="2091" w:author="Arthur Parmentier" w:date="2020-06-05T16:50:00Z">
        <w:r w:rsidR="007C61CD" w:rsidRPr="007C437A">
          <w:t>”</w:t>
        </w:r>
      </w:ins>
      <w:ins w:id="2092" w:author="Arthur Parmentier" w:date="2020-06-05T16:51:00Z">
        <w:r w:rsidR="007C61CD" w:rsidRPr="007C437A">
          <w:t xml:space="preserve"> (person)</w:t>
        </w:r>
      </w:ins>
      <w:ins w:id="2093" w:author="Arthur Parmentier" w:date="2020-06-05T16:50:00Z">
        <w:r w:rsidR="007C61CD" w:rsidRPr="007C437A">
          <w:t xml:space="preserve"> and “ground”.</w:t>
        </w:r>
      </w:ins>
      <w:ins w:id="2094" w:author="Arthur Parmentier" w:date="2020-06-05T16:51:00Z">
        <w:r w:rsidR="007C61CD" w:rsidRPr="007C437A">
          <w:t xml:space="preserve"> Because of the relatively young age of several sign language, there morpho</w:t>
        </w:r>
      </w:ins>
      <w:ins w:id="2095" w:author="Arthur Parmentier" w:date="2020-06-05T16:52:00Z">
        <w:r w:rsidR="007C61CD" w:rsidRPr="007C437A">
          <w:t>logy is not always clear</w:t>
        </w:r>
      </w:ins>
      <w:ins w:id="2096" w:author="Arthur Parmentier" w:date="2020-06-05T16:53:00Z">
        <w:r w:rsidR="007C61CD" w:rsidRPr="007C437A">
          <w:t xml:space="preserve"> and shared among all speakers of the language.</w:t>
        </w:r>
        <w:r w:rsidR="007C61CD" w:rsidRPr="007C437A">
          <w:rPr>
            <w:rStyle w:val="Appelnotedebasdep"/>
          </w:rPr>
          <w:footnoteReference w:id="32"/>
        </w:r>
      </w:ins>
    </w:p>
    <w:p w:rsidR="007D784E" w:rsidRPr="007C437A" w:rsidRDefault="00C30769" w:rsidP="00E814B3">
      <w:pPr>
        <w:rPr>
          <w:ins w:id="2103" w:author="Arthur Parmentier" w:date="2020-06-05T17:03:00Z"/>
        </w:rPr>
      </w:pPr>
      <w:ins w:id="2104" w:author="Arthur Parmentier" w:date="2020-06-06T18:57:00Z">
        <w:r w:rsidRPr="007C437A">
          <w:t>I</w:t>
        </w:r>
      </w:ins>
      <w:ins w:id="2105" w:author="Arthur Parmentier" w:date="2020-06-05T16:55:00Z">
        <w:r w:rsidR="007D784E" w:rsidRPr="007C437A">
          <w:t xml:space="preserve">n SP, </w:t>
        </w:r>
      </w:ins>
      <w:ins w:id="2106" w:author="Arthur Parmentier" w:date="2020-06-06T18:57:00Z">
        <w:r w:rsidRPr="007C437A">
          <w:t>we can also observe</w:t>
        </w:r>
      </w:ins>
      <w:ins w:id="2107" w:author="Arthur Parmentier" w:date="2020-06-05T16:55:00Z">
        <w:r w:rsidR="007D784E" w:rsidRPr="007C437A">
          <w:t xml:space="preserve"> several morphological constructions that </w:t>
        </w:r>
      </w:ins>
      <w:ins w:id="2108" w:author="Arthur Parmentier" w:date="2020-06-06T18:58:00Z">
        <w:r w:rsidRPr="007C437A">
          <w:t>historically explain particular formations of new signs</w:t>
        </w:r>
      </w:ins>
      <w:ins w:id="2109" w:author="Arthur Parmentier" w:date="2020-06-05T16:56:00Z">
        <w:r w:rsidR="007D784E" w:rsidRPr="007C437A">
          <w:t xml:space="preserve">. </w:t>
        </w:r>
      </w:ins>
      <w:ins w:id="2110" w:author="Arthur Parmentier" w:date="2020-06-05T17:00:00Z">
        <w:r w:rsidR="00B6139A" w:rsidRPr="007C437A">
          <w:t>A controverted example in the SP community is the “chan</w:t>
        </w:r>
      </w:ins>
      <w:ins w:id="2111" w:author="Arthur Parmentier" w:date="2020-06-05T17:01:00Z">
        <w:r w:rsidR="00B6139A" w:rsidRPr="007C437A">
          <w:t xml:space="preserve">ge now” sign that </w:t>
        </w:r>
      </w:ins>
      <w:ins w:id="2112" w:author="Arthur Parmentier" w:date="2020-06-05T17:02:00Z">
        <w:r w:rsidR="00B6139A" w:rsidRPr="007C437A">
          <w:t>is</w:t>
        </w:r>
      </w:ins>
      <w:ins w:id="2113" w:author="Arthur Parmentier" w:date="2020-06-05T17:01:00Z">
        <w:r w:rsidR="00B6139A" w:rsidRPr="007C437A">
          <w:t xml:space="preserve"> a morphological construction from the </w:t>
        </w:r>
      </w:ins>
      <w:ins w:id="2114" w:author="Arthur Parmentier" w:date="2020-06-06T19:00:00Z">
        <w:r w:rsidR="00B44471" w:rsidRPr="007C437A">
          <w:t>morpheme</w:t>
        </w:r>
      </w:ins>
      <w:ins w:id="2115" w:author="Arthur Parmentier" w:date="2020-06-05T17:01:00Z">
        <w:r w:rsidR="00B6139A" w:rsidRPr="007C437A">
          <w:t xml:space="preserve"> “</w:t>
        </w:r>
      </w:ins>
      <w:ins w:id="2116" w:author="Arthur Parmentier" w:date="2020-06-05T17:02:00Z">
        <w:r w:rsidR="00B6139A" w:rsidRPr="007C437A">
          <w:t>change” and the</w:t>
        </w:r>
      </w:ins>
      <w:ins w:id="2117" w:author="Arthur Parmentier" w:date="2020-06-06T19:00:00Z">
        <w:r w:rsidR="00B44471" w:rsidRPr="007C437A">
          <w:t xml:space="preserve"> morpheme</w:t>
        </w:r>
      </w:ins>
      <w:ins w:id="2118" w:author="Arthur Parmentier" w:date="2020-06-05T17:02:00Z">
        <w:r w:rsidR="00B6139A" w:rsidRPr="007C437A">
          <w:t xml:space="preserve"> “hit”, borrowing the hand pose from the first and the movement of the hand from the latter one, creating a </w:t>
        </w:r>
      </w:ins>
      <w:ins w:id="2119" w:author="Arthur Parmentier" w:date="2020-06-05T17:03:00Z">
        <w:r w:rsidR="00B6139A" w:rsidRPr="007C437A">
          <w:t xml:space="preserve">new sign </w:t>
        </w:r>
      </w:ins>
      <w:ins w:id="2120" w:author="Arthur Parmentier" w:date="2020-06-06T19:00:00Z">
        <w:r w:rsidR="00B44471" w:rsidRPr="007C437A">
          <w:t>that could be named</w:t>
        </w:r>
      </w:ins>
      <w:ins w:id="2121" w:author="Arthur Parmentier" w:date="2020-06-05T17:03:00Z">
        <w:r w:rsidR="00B6139A" w:rsidRPr="007C437A">
          <w:t xml:space="preserve"> “change now” (or “change hit”).</w:t>
        </w:r>
      </w:ins>
      <w:ins w:id="2122"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123"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124" w:author="Arthur Parmentier" w:date="2020-06-05T16:36:00Z"/>
          <w:rPrChange w:id="2125" w:author="Arthur Parmentier" w:date="2020-06-07T15:27:00Z">
            <w:rPr>
              <w:ins w:id="2126" w:author="Arthur Parmentier" w:date="2020-06-05T16:36:00Z"/>
            </w:rPr>
          </w:rPrChange>
        </w:rPr>
        <w:pPrChange w:id="2127" w:author="Arthur Parmentier" w:date="2020-06-05T16:36:00Z">
          <w:pPr>
            <w:pStyle w:val="Titre4"/>
          </w:pPr>
        </w:pPrChange>
      </w:pPr>
      <w:ins w:id="2128" w:author="Arthur Parmentier" w:date="2020-06-05T17:03:00Z">
        <w:r w:rsidRPr="007C437A">
          <w:rPr>
            <w:rPrChange w:id="2129" w:author="Arthur Parmentier" w:date="2020-06-07T15:27:00Z">
              <w:rPr/>
            </w:rPrChange>
          </w:rPr>
          <w:t>These examples are raised</w:t>
        </w:r>
      </w:ins>
      <w:ins w:id="2130" w:author="Arthur Parmentier" w:date="2020-06-06T19:03:00Z">
        <w:r w:rsidR="00201997" w:rsidRPr="007C437A">
          <w:rPr>
            <w:rPrChange w:id="2131" w:author="Arthur Parmentier" w:date="2020-06-07T15:27:00Z">
              <w:rPr/>
            </w:rPrChange>
          </w:rPr>
          <w:t xml:space="preserve"> in this report</w:t>
        </w:r>
      </w:ins>
      <w:ins w:id="2132" w:author="Arthur Parmentier" w:date="2020-06-05T17:03:00Z">
        <w:r w:rsidRPr="007C437A">
          <w:rPr>
            <w:rPrChange w:id="2133" w:author="Arthur Parmentier" w:date="2020-06-07T15:27:00Z">
              <w:rPr/>
            </w:rPrChange>
          </w:rPr>
          <w:t xml:space="preserve"> </w:t>
        </w:r>
      </w:ins>
      <w:ins w:id="2134" w:author="Arthur Parmentier" w:date="2020-06-05T17:04:00Z">
        <w:r w:rsidRPr="007C437A">
          <w:rPr>
            <w:rPrChange w:id="2135"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136" w:author="Arthur Parmentier" w:date="2020-06-05T18:58:00Z"/>
          <w:rPrChange w:id="2137" w:author="Arthur Parmentier" w:date="2020-06-07T15:27:00Z">
            <w:rPr>
              <w:ins w:id="2138" w:author="Arthur Parmentier" w:date="2020-06-05T18:58:00Z"/>
            </w:rPr>
          </w:rPrChange>
        </w:rPr>
        <w:pPrChange w:id="2139" w:author="Arthur Parmentier" w:date="2020-06-06T20:39:00Z">
          <w:pPr>
            <w:pStyle w:val="Titre4"/>
          </w:pPr>
        </w:pPrChange>
      </w:pPr>
      <w:bookmarkStart w:id="2140" w:name="_Toc42449842"/>
      <w:ins w:id="2141" w:author="Arthur Parmentier" w:date="2020-06-05T16:36:00Z">
        <w:r w:rsidRPr="007C437A">
          <w:rPr>
            <w:rPrChange w:id="2142" w:author="Arthur Parmentier" w:date="2020-06-07T15:27:00Z">
              <w:rPr/>
            </w:rPrChange>
          </w:rPr>
          <w:t xml:space="preserve">Syntax </w:t>
        </w:r>
      </w:ins>
      <w:ins w:id="2143" w:author="Arthur Parmentier" w:date="2020-06-05T16:39:00Z">
        <w:r w:rsidR="00501832" w:rsidRPr="007C437A">
          <w:rPr>
            <w:rPrChange w:id="2144" w:author="Arthur Parmentier" w:date="2020-06-07T15:27:00Z">
              <w:rPr/>
            </w:rPrChange>
          </w:rPr>
          <w:t>in</w:t>
        </w:r>
      </w:ins>
      <w:ins w:id="2145" w:author="Arthur Parmentier" w:date="2020-06-05T16:36:00Z">
        <w:r w:rsidRPr="007C437A">
          <w:rPr>
            <w:rPrChange w:id="2146" w:author="Arthur Parmentier" w:date="2020-06-07T15:27:00Z">
              <w:rPr/>
            </w:rPrChange>
          </w:rPr>
          <w:t xml:space="preserve"> SP</w:t>
        </w:r>
      </w:ins>
      <w:bookmarkEnd w:id="2140"/>
    </w:p>
    <w:p w:rsidR="00EB42AE" w:rsidRPr="007C437A" w:rsidRDefault="00EB42AE">
      <w:pPr>
        <w:pStyle w:val="Titre4"/>
        <w:rPr>
          <w:ins w:id="2147" w:author="Arthur Parmentier" w:date="2020-06-05T16:35:00Z"/>
          <w:rPrChange w:id="2148" w:author="Arthur Parmentier" w:date="2020-06-07T15:27:00Z">
            <w:rPr>
              <w:ins w:id="2149" w:author="Arthur Parmentier" w:date="2020-06-05T16:35:00Z"/>
            </w:rPr>
          </w:rPrChange>
        </w:rPr>
        <w:pPrChange w:id="2150" w:author="Arthur Parmentier" w:date="2020-06-06T20:39:00Z">
          <w:pPr/>
        </w:pPrChange>
      </w:pPr>
      <w:ins w:id="2151" w:author="Arthur Parmentier" w:date="2020-06-05T18:58:00Z">
        <w:r w:rsidRPr="007C437A">
          <w:rPr>
            <w:rPrChange w:id="2152" w:author="Arthur Parmentier" w:date="2020-06-07T15:27:00Z">
              <w:rPr/>
            </w:rPrChange>
          </w:rPr>
          <w:t>The way SP syntax is usually</w:t>
        </w:r>
      </w:ins>
      <w:ins w:id="2153" w:author="Arthur Parmentier" w:date="2020-06-06T19:03:00Z">
        <w:r w:rsidR="007D41A1" w:rsidRPr="007C437A">
          <w:rPr>
            <w:rPrChange w:id="2154" w:author="Arthur Parmentier" w:date="2020-06-07T15:27:00Z">
              <w:rPr/>
            </w:rPrChange>
          </w:rPr>
          <w:t xml:space="preserve"> (historically?)</w:t>
        </w:r>
      </w:ins>
      <w:ins w:id="2155" w:author="Arthur Parmentier" w:date="2020-06-05T18:58:00Z">
        <w:r w:rsidRPr="007C437A">
          <w:rPr>
            <w:rPrChange w:id="2156" w:author="Arthur Parmentier" w:date="2020-06-07T15:27:00Z">
              <w:rPr/>
            </w:rPrChange>
          </w:rPr>
          <w:t xml:space="preserve"> presented</w:t>
        </w:r>
      </w:ins>
    </w:p>
    <w:p w:rsidR="00E814B3" w:rsidRPr="007C437A" w:rsidRDefault="00B40A17" w:rsidP="00E814B3">
      <w:pPr>
        <w:rPr>
          <w:ins w:id="2157" w:author="Arthur Parmentier" w:date="2020-06-05T17:09:00Z"/>
        </w:rPr>
      </w:pPr>
      <w:ins w:id="2158" w:author="Arthur Parmentier" w:date="2020-06-06T19:04:00Z">
        <w:r w:rsidRPr="007C437A">
          <w:t>In addition</w:t>
        </w:r>
      </w:ins>
      <w:ins w:id="2159" w:author="Arthur Parmentier" w:date="2020-06-05T17:07:00Z">
        <w:r w:rsidR="00F941D4" w:rsidRPr="007C437A">
          <w:t xml:space="preserve"> to morphology, syntax is </w:t>
        </w:r>
      </w:ins>
      <w:ins w:id="2160" w:author="Arthur Parmentier" w:date="2020-06-06T19:04:00Z">
        <w:r w:rsidR="00F2032B" w:rsidRPr="007C437A">
          <w:t>the second</w:t>
        </w:r>
      </w:ins>
      <w:ins w:id="2161"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162" w:author="Arthur Parmentier" w:date="2020-06-05T16:28:00Z"/>
        </w:rPr>
      </w:pPr>
      <w:ins w:id="2163" w:author="Arthur Parmentier" w:date="2020-06-05T17:09:00Z">
        <w:r w:rsidRPr="007C437A">
          <w:t>Historically, syntax in SP started to be discu</w:t>
        </w:r>
      </w:ins>
      <w:ins w:id="2164" w:author="Arthur Parmentier" w:date="2020-06-05T17:10:00Z">
        <w:r w:rsidRPr="007C437A">
          <w:t>ssed in the 90’s, long after its basic rules were already internalized and used by Walter himself and the other few soundpainters that had learned the langu</w:t>
        </w:r>
      </w:ins>
      <w:ins w:id="2165" w:author="Arthur Parmentier" w:date="2020-06-05T17:11:00Z">
        <w:r w:rsidRPr="007C437A">
          <w:t>age</w:t>
        </w:r>
      </w:ins>
      <w:ins w:id="2166"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33"/>
        </w:r>
      </w:ins>
    </w:p>
    <w:p w:rsidR="00FE0C03" w:rsidRPr="007C437A" w:rsidRDefault="00FE0C03" w:rsidP="00FE0C03">
      <w:pPr>
        <w:rPr>
          <w:ins w:id="2169" w:author="Arthur Parmentier" w:date="2020-06-05T17:15:00Z"/>
        </w:rPr>
      </w:pPr>
      <w:ins w:id="2170" w:author="Arthur Parmentier" w:date="2020-06-05T17:12:00Z">
        <w:r w:rsidRPr="007C437A">
          <w:t>In his SP workbook</w:t>
        </w:r>
      </w:ins>
      <w:ins w:id="2171" w:author="Arthur Parmentier" w:date="2020-06-05T17:13:00Z">
        <w:r w:rsidRPr="007C437A">
          <w:t xml:space="preserve"> 2</w:t>
        </w:r>
      </w:ins>
      <w:ins w:id="2172" w:author="Arthur Parmentier" w:date="2020-06-05T17:14:00Z">
        <w:r w:rsidRPr="007C437A">
          <w:t xml:space="preserve"> as well as on his website</w:t>
        </w:r>
        <w:r w:rsidRPr="007C437A">
          <w:rPr>
            <w:rStyle w:val="Appelnotedebasdep"/>
          </w:rPr>
          <w:footnoteReference w:id="34"/>
        </w:r>
      </w:ins>
      <w:ins w:id="2175" w:author="Arthur Parmentier" w:date="2020-06-05T17:12:00Z">
        <w:r w:rsidRPr="007C437A">
          <w:t>, Walter</w:t>
        </w:r>
      </w:ins>
      <w:ins w:id="2176" w:author="Arthur Parmentier" w:date="2020-06-05T17:13:00Z">
        <w:r w:rsidRPr="007C437A">
          <w:t xml:space="preserve"> presents the “structure of SP” in the following terms:</w:t>
        </w:r>
      </w:ins>
      <w:ins w:id="2177" w:author="Arthur Parmentier" w:date="2020-06-05T17:15:00Z">
        <w:r w:rsidRPr="007C437A">
          <w:t xml:space="preserve"> </w:t>
        </w:r>
      </w:ins>
    </w:p>
    <w:p w:rsidR="00FE0C03" w:rsidRPr="007C437A" w:rsidRDefault="00FE0C03">
      <w:pPr>
        <w:pStyle w:val="Citation"/>
        <w:rPr>
          <w:ins w:id="2178" w:author="Arthur Parmentier" w:date="2020-06-05T17:15:00Z"/>
          <w:rPrChange w:id="2179" w:author="Arthur Parmentier" w:date="2020-06-07T15:27:00Z">
            <w:rPr>
              <w:ins w:id="2180" w:author="Arthur Parmentier" w:date="2020-06-05T17:15:00Z"/>
            </w:rPr>
          </w:rPrChange>
        </w:rPr>
        <w:pPrChange w:id="2181" w:author="Arthur Parmentier" w:date="2020-06-05T17:15:00Z">
          <w:pPr/>
        </w:pPrChange>
      </w:pPr>
      <w:ins w:id="2182" w:author="Arthur Parmentier" w:date="2020-06-05T17:15:00Z">
        <w:r w:rsidRPr="007C437A">
          <w:rPr>
            <w:rPrChange w:id="2183"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184" w:author="Arthur Parmentier" w:date="2020-06-05T17:15:00Z"/>
          <w:rPrChange w:id="2185" w:author="Arthur Parmentier" w:date="2020-06-07T15:27:00Z">
            <w:rPr>
              <w:ins w:id="2186" w:author="Arthur Parmentier" w:date="2020-06-05T17:15:00Z"/>
            </w:rPr>
          </w:rPrChange>
        </w:rPr>
        <w:pPrChange w:id="2187" w:author="Arthur Parmentier" w:date="2020-06-05T17:15:00Z">
          <w:pPr/>
        </w:pPrChange>
      </w:pPr>
      <w:ins w:id="2188" w:author="Arthur Parmentier" w:date="2020-06-05T17:15:00Z">
        <w:r w:rsidRPr="007C437A">
          <w:rPr>
            <w:rPrChange w:id="2189"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190" w:author="Arthur Parmentier" w:date="2020-06-05T17:15:00Z"/>
          <w:rPrChange w:id="2191" w:author="Arthur Parmentier" w:date="2020-06-07T15:27:00Z">
            <w:rPr>
              <w:ins w:id="2192" w:author="Arthur Parmentier" w:date="2020-06-05T17:15:00Z"/>
            </w:rPr>
          </w:rPrChange>
        </w:rPr>
        <w:pPrChange w:id="2193" w:author="Arthur Parmentier" w:date="2020-06-05T17:15:00Z">
          <w:pPr/>
        </w:pPrChange>
      </w:pPr>
      <w:ins w:id="2194" w:author="Arthur Parmentier" w:date="2020-06-05T17:15:00Z">
        <w:r w:rsidRPr="007C437A">
          <w:rPr>
            <w:rPrChange w:id="2195"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196" w:author="Arthur Parmentier" w:date="2020-06-05T17:15:00Z"/>
          <w:rPrChange w:id="2197" w:author="Arthur Parmentier" w:date="2020-06-07T15:27:00Z">
            <w:rPr>
              <w:ins w:id="2198" w:author="Arthur Parmentier" w:date="2020-06-05T17:15:00Z"/>
            </w:rPr>
          </w:rPrChange>
        </w:rPr>
        <w:pPrChange w:id="2199" w:author="Arthur Parmentier" w:date="2020-06-05T17:15:00Z">
          <w:pPr/>
        </w:pPrChange>
      </w:pPr>
      <w:ins w:id="2200" w:author="Arthur Parmentier" w:date="2020-06-05T17:15:00Z">
        <w:r w:rsidRPr="007C437A">
          <w:rPr>
            <w:rPrChange w:id="2201"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202" w:author="Arthur Parmentier" w:date="2020-06-05T17:15:00Z"/>
          <w:rPrChange w:id="2203" w:author="Arthur Parmentier" w:date="2020-06-07T15:27:00Z">
            <w:rPr>
              <w:ins w:id="2204" w:author="Arthur Parmentier" w:date="2020-06-05T17:15:00Z"/>
            </w:rPr>
          </w:rPrChange>
        </w:rPr>
        <w:pPrChange w:id="2205" w:author="Arthur Parmentier" w:date="2020-06-05T17:15:00Z">
          <w:pPr/>
        </w:pPrChange>
      </w:pPr>
      <w:ins w:id="2206" w:author="Arthur Parmentier" w:date="2020-06-05T17:15:00Z">
        <w:r w:rsidRPr="007C437A">
          <w:rPr>
            <w:rPrChange w:id="2207"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208" w:author="Arthur Parmentier" w:date="2020-06-05T17:15:00Z"/>
          <w:rPrChange w:id="2209" w:author="Arthur Parmentier" w:date="2020-06-07T15:27:00Z">
            <w:rPr>
              <w:ins w:id="2210" w:author="Arthur Parmentier" w:date="2020-06-05T17:15:00Z"/>
            </w:rPr>
          </w:rPrChange>
        </w:rPr>
        <w:pPrChange w:id="2211" w:author="Arthur Parmentier" w:date="2020-06-05T17:15:00Z">
          <w:pPr/>
        </w:pPrChange>
      </w:pPr>
      <w:ins w:id="2212" w:author="Arthur Parmentier" w:date="2020-06-05T17:15:00Z">
        <w:r w:rsidRPr="007C437A">
          <w:rPr>
            <w:rPrChange w:id="2213"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214" w:author="Arthur Parmentier" w:date="2020-06-05T17:15:00Z"/>
          <w:rPrChange w:id="2215" w:author="Arthur Parmentier" w:date="2020-06-07T15:27:00Z">
            <w:rPr>
              <w:ins w:id="2216" w:author="Arthur Parmentier" w:date="2020-06-05T17:15:00Z"/>
            </w:rPr>
          </w:rPrChange>
        </w:rPr>
        <w:pPrChange w:id="2217" w:author="Arthur Parmentier" w:date="2020-06-05T17:15:00Z">
          <w:pPr/>
        </w:pPrChange>
      </w:pPr>
      <w:ins w:id="2218" w:author="Arthur Parmentier" w:date="2020-06-05T17:15:00Z">
        <w:r w:rsidRPr="007C437A">
          <w:rPr>
            <w:rPrChange w:id="2219"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220" w:author="Arthur Parmentier" w:date="2020-06-05T17:15:00Z"/>
          <w:rPrChange w:id="2221" w:author="Arthur Parmentier" w:date="2020-06-07T15:27:00Z">
            <w:rPr>
              <w:ins w:id="2222" w:author="Arthur Parmentier" w:date="2020-06-05T17:15:00Z"/>
            </w:rPr>
          </w:rPrChange>
        </w:rPr>
        <w:pPrChange w:id="2223" w:author="Arthur Parmentier" w:date="2020-06-05T17:15:00Z">
          <w:pPr/>
        </w:pPrChange>
      </w:pPr>
      <w:ins w:id="2224" w:author="Arthur Parmentier" w:date="2020-06-05T17:15:00Z">
        <w:r w:rsidRPr="007C437A">
          <w:rPr>
            <w:rPrChange w:id="2225"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226" w:author="Arthur Parmentier" w:date="2020-06-05T17:13:00Z"/>
          <w:rPrChange w:id="2227" w:author="Arthur Parmentier" w:date="2020-06-07T15:27:00Z">
            <w:rPr>
              <w:ins w:id="2228" w:author="Arthur Parmentier" w:date="2020-06-05T17:13:00Z"/>
            </w:rPr>
          </w:rPrChange>
        </w:rPr>
        <w:pPrChange w:id="2229" w:author="Arthur Parmentier" w:date="2020-06-05T17:15:00Z">
          <w:pPr/>
        </w:pPrChange>
      </w:pPr>
      <w:ins w:id="2230" w:author="Arthur Parmentier" w:date="2020-06-05T17:15:00Z">
        <w:r w:rsidRPr="007C437A">
          <w:rPr>
            <w:rPrChange w:id="2231" w:author="Arthur Parmentier" w:date="2020-06-07T15:27:00Z">
              <w:rPr>
                <w:i/>
                <w:iCs/>
              </w:rPr>
            </w:rPrChange>
          </w:rPr>
          <w:t>6 – Palettes are in the Sculpting category and are primarily Content gestures identifying composed and/or rehearsed material”</w:t>
        </w:r>
      </w:ins>
    </w:p>
    <w:p w:rsidR="00EB115B" w:rsidRDefault="00EB115B" w:rsidP="00EB115B">
      <w:pPr>
        <w:pStyle w:val="Titre4"/>
        <w:rPr>
          <w:ins w:id="2232" w:author="Arthur Parmentier" w:date="2020-06-07T23:59:00Z"/>
        </w:rPr>
        <w:pPrChange w:id="2233" w:author="Arthur Parmentier" w:date="2020-06-07T23:59:00Z">
          <w:pPr/>
        </w:pPrChange>
      </w:pPr>
      <w:ins w:id="2234" w:author="Arthur Parmentier" w:date="2020-06-07T23:59:00Z">
        <w:r>
          <w:t xml:space="preserve">Initial remarks on </w:t>
        </w:r>
      </w:ins>
      <w:ins w:id="2235" w:author="Arthur Parmentier" w:date="2020-06-08T00:00:00Z">
        <w:r>
          <w:t>the “structure of SP” presented by Thompson</w:t>
        </w:r>
      </w:ins>
    </w:p>
    <w:p w:rsidR="00E814B3" w:rsidRPr="007C437A" w:rsidRDefault="00BF0C35" w:rsidP="00E814B3">
      <w:pPr>
        <w:rPr>
          <w:ins w:id="2236" w:author="Arthur Parmentier" w:date="2020-06-05T17:23:00Z"/>
        </w:rPr>
      </w:pPr>
      <w:ins w:id="2237" w:author="Arthur Parmentier" w:date="2020-06-05T17:20:00Z">
        <w:r w:rsidRPr="007C437A">
          <w:t xml:space="preserve">We can see that </w:t>
        </w:r>
      </w:ins>
      <w:ins w:id="2238" w:author="Arthur Parmentier" w:date="2020-06-06T19:05:00Z">
        <w:r w:rsidR="0069782B" w:rsidRPr="007C437A">
          <w:t>by the term “structure”, Thompson refers to</w:t>
        </w:r>
      </w:ins>
      <w:ins w:id="2239" w:author="Arthur Parmentier" w:date="2020-06-08T00:00:00Z">
        <w:r w:rsidR="00CD6D2E">
          <w:t xml:space="preserve"> two elements:</w:t>
        </w:r>
      </w:ins>
      <w:ins w:id="2240" w:author="Arthur Parmentier" w:date="2020-06-05T17:20:00Z">
        <w:r w:rsidRPr="007C437A">
          <w:t xml:space="preserve"> the synta</w:t>
        </w:r>
      </w:ins>
      <w:ins w:id="2241" w:author="Arthur Parmentier" w:date="2020-06-07T22:27:00Z">
        <w:r w:rsidR="00424342">
          <w:t>ctic structure</w:t>
        </w:r>
      </w:ins>
      <w:ins w:id="2242" w:author="Arthur Parmentier" w:date="2020-06-08T00:00:00Z">
        <w:r w:rsidR="00CD6D2E">
          <w:t>s</w:t>
        </w:r>
      </w:ins>
      <w:ins w:id="2243" w:author="Arthur Parmentier" w:date="2020-06-07T22:45:00Z">
        <w:r w:rsidR="004F7994">
          <w:t xml:space="preserve"> and functions</w:t>
        </w:r>
      </w:ins>
      <w:ins w:id="2244" w:author="Arthur Parmentier" w:date="2020-06-05T17:20:00Z">
        <w:r w:rsidRPr="007C437A">
          <w:t xml:space="preserve"> of SP (and perhaps the term “structure” could be refined in that sense; we have seen previously that there</w:t>
        </w:r>
      </w:ins>
      <w:ins w:id="2245" w:author="Arthur Parmentier" w:date="2020-06-05T17:21:00Z">
        <w:r w:rsidRPr="007C437A">
          <w:t xml:space="preserve"> are other important structures in SP</w:t>
        </w:r>
      </w:ins>
      <w:ins w:id="2246" w:author="Arthur Parmentier" w:date="2020-06-07T22:27:00Z">
        <w:r w:rsidR="00424342">
          <w:t xml:space="preserve"> such as morphological structures</w:t>
        </w:r>
      </w:ins>
      <w:ins w:id="2247" w:author="Arthur Parmentier" w:date="2020-06-05T17:21:00Z">
        <w:r w:rsidRPr="007C437A">
          <w:t>). It is also in those terms that SP is presented during the workshops that I have experienced.</w:t>
        </w:r>
      </w:ins>
      <w:ins w:id="2248"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249" w:author="Arthur Parmentier" w:date="2020-06-05T17:27:00Z"/>
        </w:rPr>
      </w:pPr>
      <w:ins w:id="2250" w:author="Arthur Parmentier" w:date="2020-06-05T17:25:00Z">
        <w:r w:rsidRPr="007C437A">
          <w:t xml:space="preserve">Walter describes a hierarchy of categories: the two </w:t>
        </w:r>
      </w:ins>
      <w:ins w:id="2251" w:author="Arthur Parmentier" w:date="2020-06-05T17:26:00Z">
        <w:r w:rsidRPr="007C437A">
          <w:t xml:space="preserve">initial categories “sculpting gestures” and “function signals” are </w:t>
        </w:r>
      </w:ins>
      <w:ins w:id="2252" w:author="Arthur Parmentier" w:date="2020-06-07T22:27:00Z">
        <w:r w:rsidR="005F4770">
          <w:t>“</w:t>
        </w:r>
      </w:ins>
      <w:ins w:id="2253" w:author="Arthur Parmentier" w:date="2020-06-05T17:26:00Z">
        <w:r w:rsidRPr="007C437A">
          <w:t>broken</w:t>
        </w:r>
      </w:ins>
      <w:ins w:id="2254" w:author="Arthur Parmentier" w:date="2020-06-07T22:27:00Z">
        <w:r w:rsidR="005F4770">
          <w:t xml:space="preserve"> down”</w:t>
        </w:r>
      </w:ins>
      <w:ins w:id="2255"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256" w:author="Arthur Parmentier" w:date="2020-06-05T17:34:00Z"/>
        </w:rPr>
      </w:pPr>
      <w:ins w:id="2257" w:author="Arthur Parmentier" w:date="2020-06-05T17:27:00Z">
        <w:r w:rsidRPr="007C437A">
          <w:t>The ordering at which the signs are sequenced in time is at the level of the sub-categories (Who, What, How, When – the ordering when using</w:t>
        </w:r>
      </w:ins>
      <w:ins w:id="2258" w:author="Arthur Parmentier" w:date="2020-06-05T17:28:00Z">
        <w:r w:rsidRPr="007C437A">
          <w:t xml:space="preserve"> Modes or Palettes is not mentioned) but is independent of the meta-categories “Sculpting gestures” and “function signals”. </w:t>
        </w:r>
      </w:ins>
      <w:ins w:id="2259" w:author="Arthur Parmentier" w:date="2020-06-05T17:35:00Z">
        <w:r w:rsidR="00573D3D" w:rsidRPr="007C437A">
          <w:t>Consequently</w:t>
        </w:r>
      </w:ins>
      <w:ins w:id="2260" w:author="Arthur Parmentier" w:date="2020-06-05T17:29:00Z">
        <w:r w:rsidRPr="007C437A">
          <w:t xml:space="preserve">, </w:t>
        </w:r>
      </w:ins>
      <w:ins w:id="2261" w:author="Arthur Parmentier" w:date="2020-06-07T22:28:00Z">
        <w:r w:rsidR="00BC41ED">
          <w:t xml:space="preserve">the “Who, What, How, When” corresponds to the syntactic structure while </w:t>
        </w:r>
      </w:ins>
      <w:ins w:id="2262" w:author="Arthur Parmentier" w:date="2020-06-05T17:29:00Z">
        <w:r w:rsidRPr="007C437A">
          <w:t xml:space="preserve">these meta-categories are not syntax </w:t>
        </w:r>
      </w:ins>
      <w:ins w:id="2263" w:author="Arthur Parmentier" w:date="2020-06-05T17:30:00Z">
        <w:r w:rsidR="00573D3D" w:rsidRPr="007C437A">
          <w:t>categorizes</w:t>
        </w:r>
      </w:ins>
      <w:ins w:id="2264" w:author="Arthur Parmentier" w:date="2020-06-05T17:29:00Z">
        <w:r w:rsidR="00573D3D" w:rsidRPr="007C437A">
          <w:t xml:space="preserve"> but </w:t>
        </w:r>
      </w:ins>
      <w:ins w:id="2265" w:author="Arthur Parmentier" w:date="2020-06-05T17:34:00Z">
        <w:r w:rsidR="00573D3D" w:rsidRPr="007C437A">
          <w:t xml:space="preserve">my interpretation is that they </w:t>
        </w:r>
      </w:ins>
      <w:ins w:id="2266" w:author="Arthur Parmentier" w:date="2020-06-05T17:29:00Z">
        <w:r w:rsidR="00573D3D" w:rsidRPr="007C437A">
          <w:t xml:space="preserve">rather </w:t>
        </w:r>
      </w:ins>
      <w:ins w:id="2267" w:author="Arthur Parmentier" w:date="2020-06-05T17:34:00Z">
        <w:r w:rsidR="00573D3D" w:rsidRPr="007C437A">
          <w:t>represent</w:t>
        </w:r>
      </w:ins>
      <w:ins w:id="2268" w:author="Arthur Parmentier" w:date="2020-06-05T17:30:00Z">
        <w:r w:rsidR="00573D3D" w:rsidRPr="007C437A">
          <w:t xml:space="preserve"> Walter’s interpretation of their </w:t>
        </w:r>
      </w:ins>
      <w:ins w:id="2269" w:author="Arthur Parmentier" w:date="2020-06-06T19:09:00Z">
        <w:r w:rsidR="005D20E2" w:rsidRPr="007C437A">
          <w:t>role</w:t>
        </w:r>
      </w:ins>
      <w:ins w:id="2270" w:author="Arthur Parmentier" w:date="2020-06-05T17:30:00Z">
        <w:r w:rsidR="00573D3D" w:rsidRPr="007C437A">
          <w:t xml:space="preserve"> in the sentence</w:t>
        </w:r>
      </w:ins>
      <w:ins w:id="2271" w:author="Arthur Parmentier" w:date="2020-06-06T19:10:00Z">
        <w:r w:rsidR="005D20E2" w:rsidRPr="007C437A">
          <w:t>, from the point of view of the composer rather than the linguist</w:t>
        </w:r>
      </w:ins>
      <w:ins w:id="2272" w:author="Arthur Parmentier" w:date="2020-06-05T17:30:00Z">
        <w:r w:rsidR="00573D3D" w:rsidRPr="007C437A">
          <w:t>.</w:t>
        </w:r>
      </w:ins>
    </w:p>
    <w:p w:rsidR="005C7C74" w:rsidRDefault="00573D3D" w:rsidP="00ED0716">
      <w:pPr>
        <w:pStyle w:val="Paragraphedeliste"/>
        <w:numPr>
          <w:ilvl w:val="0"/>
          <w:numId w:val="11"/>
        </w:numPr>
        <w:rPr>
          <w:ins w:id="2273" w:author="Arthur Parmentier" w:date="2020-06-07T22:47:00Z"/>
        </w:rPr>
        <w:pPrChange w:id="2274" w:author="Arthur Parmentier" w:date="2020-06-07T22:49:00Z">
          <w:pPr>
            <w:pStyle w:val="Paragraphedeliste"/>
            <w:numPr>
              <w:numId w:val="11"/>
            </w:numPr>
            <w:ind w:hanging="360"/>
          </w:pPr>
        </w:pPrChange>
      </w:pPr>
      <w:ins w:id="2275" w:author="Arthur Parmentier" w:date="2020-06-05T17:35:00Z">
        <w:r w:rsidRPr="007C437A">
          <w:t>There are some ambiguities with the “Pa</w:t>
        </w:r>
      </w:ins>
      <w:ins w:id="2276" w:author="Arthur Parmentier" w:date="2020-06-05T17:36:00Z">
        <w:r w:rsidRPr="007C437A">
          <w:t>lettes”</w:t>
        </w:r>
      </w:ins>
      <w:ins w:id="2277" w:author="Arthur Parmentier" w:date="2020-06-07T22:48:00Z">
        <w:r w:rsidR="005C7C74">
          <w:t xml:space="preserve"> and “Modes”</w:t>
        </w:r>
      </w:ins>
      <w:ins w:id="2278" w:author="Arthur Parmentier" w:date="2020-06-05T17:36:00Z">
        <w:r w:rsidRPr="007C437A">
          <w:t xml:space="preserve"> categor</w:t>
        </w:r>
      </w:ins>
      <w:ins w:id="2279" w:author="Arthur Parmentier" w:date="2020-06-07T22:48:00Z">
        <w:r w:rsidR="005C7C74">
          <w:t>ies</w:t>
        </w:r>
      </w:ins>
      <w:ins w:id="2280" w:author="Arthur Parmentier" w:date="2020-06-05T17:36:00Z">
        <w:r w:rsidRPr="007C437A">
          <w:t xml:space="preserve">, that </w:t>
        </w:r>
      </w:ins>
      <w:ins w:id="2281" w:author="Arthur Parmentier" w:date="2020-06-07T22:49:00Z">
        <w:r w:rsidR="005C7C74">
          <w:t xml:space="preserve">are </w:t>
        </w:r>
      </w:ins>
      <w:ins w:id="2282" w:author="Arthur Parmentier" w:date="2020-06-05T17:36:00Z">
        <w:r w:rsidRPr="007C437A">
          <w:t>said to also contain signs o</w:t>
        </w:r>
      </w:ins>
      <w:ins w:id="2283" w:author="Arthur Parmentier" w:date="2020-06-05T17:37:00Z">
        <w:r w:rsidRPr="007C437A">
          <w:t xml:space="preserve">f </w:t>
        </w:r>
      </w:ins>
      <w:ins w:id="2284" w:author="Arthur Parmentier" w:date="2020-06-05T17:36:00Z">
        <w:r w:rsidRPr="007C437A">
          <w:t>the category “Content”, although this division is at the same level.</w:t>
        </w:r>
      </w:ins>
      <w:ins w:id="2285" w:author="Arthur Parmentier" w:date="2020-06-05T17:37:00Z">
        <w:r w:rsidRPr="007C437A">
          <w:t xml:space="preserve"> </w:t>
        </w:r>
      </w:ins>
    </w:p>
    <w:p w:rsidR="005C7C74" w:rsidRDefault="00ED0716" w:rsidP="00E814B3">
      <w:pPr>
        <w:pStyle w:val="Paragraphedeliste"/>
        <w:numPr>
          <w:ilvl w:val="0"/>
          <w:numId w:val="11"/>
        </w:numPr>
        <w:rPr>
          <w:ins w:id="2286" w:author="Arthur Parmentier" w:date="2020-06-07T22:49:00Z"/>
        </w:rPr>
      </w:pPr>
      <w:ins w:id="2287" w:author="Arthur Parmentier" w:date="2020-06-07T22:49:00Z">
        <w:r>
          <w:t>On one hand, t</w:t>
        </w:r>
      </w:ins>
      <w:ins w:id="2288" w:author="Arthur Parmentier" w:date="2020-06-05T17:46:00Z">
        <w:r w:rsidR="005441BE" w:rsidRPr="007C437A">
          <w:t xml:space="preserve">he “Who, What, How, When” categories can be seen as the </w:t>
        </w:r>
      </w:ins>
      <w:ins w:id="2289" w:author="Arthur Parmentier" w:date="2020-06-05T17:47:00Z">
        <w:r w:rsidR="005441BE" w:rsidRPr="007C437A">
          <w:t>analogies</w:t>
        </w:r>
      </w:ins>
      <w:ins w:id="2290" w:author="Arthur Parmentier" w:date="2020-06-05T17:46:00Z">
        <w:r w:rsidR="005441BE" w:rsidRPr="007C437A">
          <w:t xml:space="preserve"> of </w:t>
        </w:r>
      </w:ins>
      <w:ins w:id="2291" w:author="Arthur Parmentier" w:date="2020-06-07T22:42:00Z">
        <w:r w:rsidR="0080218A">
          <w:t>subject, verb</w:t>
        </w:r>
      </w:ins>
      <w:ins w:id="2292" w:author="Arthur Parmentier" w:date="2020-06-07T22:43:00Z">
        <w:r w:rsidR="00523A85">
          <w:t>, direct object</w:t>
        </w:r>
      </w:ins>
      <w:ins w:id="2293" w:author="Arthur Parmentier" w:date="2020-06-07T22:42:00Z">
        <w:r w:rsidR="0080218A">
          <w:t xml:space="preserve"> </w:t>
        </w:r>
      </w:ins>
      <w:ins w:id="2294" w:author="Arthur Parmentier" w:date="2020-06-05T17:47:00Z">
        <w:r w:rsidR="005441BE" w:rsidRPr="007C437A">
          <w:t xml:space="preserve">and other </w:t>
        </w:r>
      </w:ins>
      <w:ins w:id="2295" w:author="Arthur Parmentier" w:date="2020-06-05T19:22:00Z">
        <w:r w:rsidR="000E299B" w:rsidRPr="007C437A">
          <w:t>syntactic</w:t>
        </w:r>
      </w:ins>
      <w:ins w:id="2296" w:author="Arthur Parmentier" w:date="2020-06-05T17:47:00Z">
        <w:r w:rsidR="005441BE" w:rsidRPr="007C437A">
          <w:t xml:space="preserve"> </w:t>
        </w:r>
      </w:ins>
      <w:ins w:id="2297" w:author="Arthur Parmentier" w:date="2020-06-07T22:42:00Z">
        <w:r w:rsidR="0080218A">
          <w:t>functions</w:t>
        </w:r>
      </w:ins>
      <w:ins w:id="2298" w:author="Arthur Parmentier" w:date="2020-06-05T17:47:00Z">
        <w:r w:rsidR="005441BE" w:rsidRPr="007C437A">
          <w:t xml:space="preserve"> in written or oral languages we are familiar with.</w:t>
        </w:r>
      </w:ins>
      <w:ins w:id="2299"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300" w:author="Arthur Parmentier" w:date="2020-06-07T22:47:00Z"/>
        </w:rPr>
      </w:pPr>
      <w:ins w:id="2301" w:author="Arthur Parmentier" w:date="2020-06-07T22:49:00Z">
        <w:r>
          <w:t xml:space="preserve">On the other hand, </w:t>
        </w:r>
      </w:ins>
      <w:ins w:id="2302" w:author="Arthur Parmentier" w:date="2020-06-07T22:51:00Z">
        <w:r>
          <w:t xml:space="preserve">the “Identifiers, Content, Modifier, Go gestures”, </w:t>
        </w:r>
      </w:ins>
      <w:ins w:id="2303" w:author="Arthur Parmentier" w:date="2020-06-07T22:52:00Z">
        <w:r w:rsidR="005D0DE2">
          <w:t>etc.</w:t>
        </w:r>
      </w:ins>
      <w:ins w:id="2304" w:author="Arthur Parmentier" w:date="2020-06-07T22:51:00Z">
        <w:r>
          <w:t xml:space="preserve"> seem to correspond to </w:t>
        </w:r>
      </w:ins>
      <w:ins w:id="2305" w:author="Arthur Parmentier" w:date="2020-06-07T22:53:00Z">
        <w:r w:rsidR="00D47C89">
          <w:t>syntactic</w:t>
        </w:r>
      </w:ins>
      <w:ins w:id="2306" w:author="Arthur Parmentier" w:date="2020-06-07T22:52:00Z">
        <w:r>
          <w:t xml:space="preserve"> labels</w:t>
        </w:r>
      </w:ins>
      <w:ins w:id="2307" w:author="Arthur Parmentier" w:date="2020-06-07T22:53:00Z">
        <w:r w:rsidR="00D47C89">
          <w:t xml:space="preserve"> (</w:t>
        </w:r>
      </w:ins>
      <w:ins w:id="2308" w:author="Arthur Parmentier" w:date="2020-06-07T22:54:00Z">
        <w:r w:rsidR="00D47C89">
          <w:t>also called syntactic tags)</w:t>
        </w:r>
      </w:ins>
      <w:ins w:id="2309" w:author="Arthur Parmentier" w:date="2020-06-07T22:52:00Z">
        <w:r>
          <w:t xml:space="preserve"> of the signs in SP.</w:t>
        </w:r>
      </w:ins>
    </w:p>
    <w:p w:rsidR="00BF0C35" w:rsidRPr="007C437A" w:rsidRDefault="00CC430C" w:rsidP="00E814B3">
      <w:pPr>
        <w:pStyle w:val="Paragraphedeliste"/>
        <w:numPr>
          <w:ilvl w:val="0"/>
          <w:numId w:val="11"/>
        </w:numPr>
        <w:rPr>
          <w:ins w:id="2310" w:author="Arthur Parmentier" w:date="2020-06-05T18:02:00Z"/>
        </w:rPr>
        <w:pPrChange w:id="2311" w:author="Arthur Parmentier" w:date="2020-06-07T22:47:00Z">
          <w:pPr/>
        </w:pPrChange>
      </w:pPr>
      <w:ins w:id="2312" w:author="Arthur Parmentier" w:date="2020-06-05T18:02:00Z">
        <w:r w:rsidRPr="007C437A">
          <w:t xml:space="preserve">It is in these </w:t>
        </w:r>
      </w:ins>
      <w:ins w:id="2313" w:author="Arthur Parmentier" w:date="2020-06-07T22:43:00Z">
        <w:r w:rsidR="00523A85">
          <w:t>functional categories</w:t>
        </w:r>
      </w:ins>
      <w:ins w:id="2314" w:author="Arthur Parmentier" w:date="2020-06-05T18:02:00Z">
        <w:r w:rsidRPr="007C437A">
          <w:t xml:space="preserve"> that </w:t>
        </w:r>
      </w:ins>
      <w:ins w:id="2315" w:author="Arthur Parmentier" w:date="2020-06-07T22:43:00Z">
        <w:r w:rsidR="00523A85">
          <w:t>signs</w:t>
        </w:r>
      </w:ins>
      <w:ins w:id="2316" w:author="Arthur Parmentier" w:date="2020-06-05T18:02:00Z">
        <w:r w:rsidRPr="007C437A">
          <w:t xml:space="preserve"> are also </w:t>
        </w:r>
      </w:ins>
      <w:ins w:id="2317" w:author="Arthur Parmentier" w:date="2020-06-07T22:43:00Z">
        <w:r w:rsidR="00523A85">
          <w:t>descr</w:t>
        </w:r>
      </w:ins>
      <w:ins w:id="2318" w:author="Arthur Parmentier" w:date="2020-06-07T22:44:00Z">
        <w:r w:rsidR="00523A85">
          <w:t>ibed</w:t>
        </w:r>
      </w:ins>
      <w:ins w:id="2319" w:author="Arthur Parmentier" w:date="2020-06-05T18:02:00Z">
        <w:r w:rsidRPr="007C437A">
          <w:t xml:space="preserve"> in Walter’s SP workbooks</w:t>
        </w:r>
      </w:ins>
      <w:ins w:id="2320" w:author="Arthur Parmentier" w:date="2020-06-06T19:11:00Z">
        <w:r w:rsidR="00DD6F1F" w:rsidRPr="007C437A">
          <w:t xml:space="preserve"> 1 and 2</w:t>
        </w:r>
      </w:ins>
      <w:ins w:id="2321" w:author="Arthur Parmentier" w:date="2020-06-05T18:02:00Z">
        <w:r w:rsidRPr="007C437A">
          <w:t>.</w:t>
        </w:r>
      </w:ins>
    </w:p>
    <w:p w:rsidR="00CC430C" w:rsidRPr="007C437A" w:rsidRDefault="00CC430C" w:rsidP="00E814B3">
      <w:pPr>
        <w:rPr>
          <w:ins w:id="2322" w:author="Arthur Parmentier" w:date="2020-06-05T17:23:00Z"/>
        </w:rPr>
      </w:pPr>
      <w:ins w:id="2323" w:author="Arthur Parmentier" w:date="2020-06-05T18:04:00Z">
        <w:r w:rsidRPr="007C437A">
          <w:rPr>
            <w:noProof/>
            <w:rPrChange w:id="2324"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325" w:author="Arthur Parmentier" w:date="2020-06-05T17:23:00Z"/>
        </w:rPr>
      </w:pPr>
      <w:ins w:id="2326" w:author="Arthur Parmentier" w:date="2020-06-05T18:07:00Z">
        <w:r w:rsidRPr="007C437A">
          <w:rPr>
            <w:noProof/>
            <w:rPrChange w:id="2327"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328"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329"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330"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331"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332" w:author="Arthur Parmentier" w:date="2020-06-05T18:14:00Z"/>
        </w:rPr>
      </w:pPr>
      <w:ins w:id="2333" w:author="Arthur Parmentier" w:date="2020-06-05T18:12:00Z">
        <w:r w:rsidRPr="007C437A">
          <w:t>Although</w:t>
        </w:r>
      </w:ins>
      <w:ins w:id="2334" w:author="Arthur Parmentier" w:date="2020-06-05T18:09:00Z">
        <w:r w:rsidR="00CC430C" w:rsidRPr="007C437A">
          <w:t xml:space="preserve"> in the WB1, the signs are only classified by “syntax”</w:t>
        </w:r>
      </w:ins>
      <w:ins w:id="2335" w:author="Arthur Parmentier" w:date="2020-06-05T18:10:00Z">
        <w:r w:rsidR="00CC430C" w:rsidRPr="007C437A">
          <w:t xml:space="preserve"> (Who, What, How, When)</w:t>
        </w:r>
      </w:ins>
      <w:ins w:id="2336" w:author="Arthur Parmentier" w:date="2020-06-05T18:09:00Z">
        <w:r w:rsidR="00CC430C" w:rsidRPr="007C437A">
          <w:t xml:space="preserve"> and “category” (function signals </w:t>
        </w:r>
      </w:ins>
      <w:ins w:id="2337" w:author="Arthur Parmentier" w:date="2020-06-05T18:10:00Z">
        <w:r w:rsidR="00CC430C" w:rsidRPr="007C437A">
          <w:t>or sculpting gestures), in WB2</w:t>
        </w:r>
      </w:ins>
      <w:ins w:id="2338" w:author="Arthur Parmentier" w:date="2020-06-05T18:11:00Z">
        <w:r w:rsidR="00CC430C" w:rsidRPr="007C437A">
          <w:t xml:space="preserve"> the “subcategories”</w:t>
        </w:r>
      </w:ins>
      <w:ins w:id="2339" w:author="Arthur Parmentier" w:date="2020-06-07T22:55:00Z">
        <w:r w:rsidR="00C1087F">
          <w:t xml:space="preserve"> (</w:t>
        </w:r>
        <w:r w:rsidR="00C1087F" w:rsidRPr="007C437A">
          <w:t>Identifier, Content, Modifier, Go gesture</w:t>
        </w:r>
        <w:r w:rsidR="00C1087F">
          <w:t>)</w:t>
        </w:r>
      </w:ins>
      <w:ins w:id="2340" w:author="Arthur Parmentier" w:date="2020-06-05T18:11:00Z">
        <w:r w:rsidR="00CC430C" w:rsidRPr="007C437A">
          <w:t xml:space="preserve"> are introduced.</w:t>
        </w:r>
      </w:ins>
      <w:ins w:id="2341" w:author="Arthur Parmentier" w:date="2020-06-05T18:12:00Z">
        <w:r w:rsidRPr="007C437A">
          <w:t xml:space="preserve"> </w:t>
        </w:r>
      </w:ins>
      <w:ins w:id="2342" w:author="Arthur Parmentier" w:date="2020-06-07T22:54:00Z">
        <w:r w:rsidR="00C1087F">
          <w:br/>
        </w:r>
      </w:ins>
      <w:ins w:id="2343" w:author="Arthur Parmentier" w:date="2020-06-05T18:12:00Z">
        <w:r w:rsidRPr="007C437A">
          <w:t xml:space="preserve">From the reading of the “structure of Soundpainting” and our initial remarks, we could conclude that there is an exact </w:t>
        </w:r>
      </w:ins>
      <w:ins w:id="2344" w:author="Arthur Parmentier" w:date="2020-06-05T18:13:00Z">
        <w:r w:rsidRPr="007C437A">
          <w:t>mapping between the synta</w:t>
        </w:r>
      </w:ins>
      <w:ins w:id="2345" w:author="Arthur Parmentier" w:date="2020-06-07T22:54:00Z">
        <w:r w:rsidR="00C1087F">
          <w:t xml:space="preserve">ctic functions </w:t>
        </w:r>
      </w:ins>
      <w:ins w:id="2346" w:author="Arthur Parmentier" w:date="2020-06-05T18:13:00Z">
        <w:r w:rsidRPr="007C437A">
          <w:t xml:space="preserve">Who, What, How, When and the </w:t>
        </w:r>
      </w:ins>
      <w:ins w:id="2347" w:author="Arthur Parmentier" w:date="2020-06-07T22:55:00Z">
        <w:r w:rsidR="00C1087F">
          <w:t xml:space="preserve">syntactic labels </w:t>
        </w:r>
      </w:ins>
      <w:ins w:id="2348" w:author="Arthur Parmentier" w:date="2020-06-05T18:13:00Z">
        <w:r w:rsidRPr="007C437A">
          <w:t xml:space="preserve">“Identifier, Content, Modifier, Go gesture”. However, we observer examples </w:t>
        </w:r>
      </w:ins>
      <w:ins w:id="2349" w:author="Arthur Parmentier" w:date="2020-06-05T18:14:00Z">
        <w:r w:rsidRPr="007C437A">
          <w:t xml:space="preserve">in the WB2 that contradicts this </w:t>
        </w:r>
      </w:ins>
      <w:ins w:id="2350" w:author="Arthur Parmentier" w:date="2020-06-06T19:13:00Z">
        <w:r w:rsidR="00257B38" w:rsidRPr="007C437A">
          <w:t>hypothesis</w:t>
        </w:r>
      </w:ins>
      <w:ins w:id="2351" w:author="Arthur Parmentier" w:date="2020-06-05T18:14:00Z">
        <w:r w:rsidRPr="007C437A">
          <w:t>.</w:t>
        </w:r>
      </w:ins>
    </w:p>
    <w:p w:rsidR="00C04C33" w:rsidRPr="007C437A" w:rsidRDefault="00C04C33" w:rsidP="00E814B3">
      <w:pPr>
        <w:rPr>
          <w:ins w:id="2352" w:author="Arthur Parmentier" w:date="2020-06-05T18:08:00Z"/>
        </w:rPr>
      </w:pPr>
      <w:ins w:id="2353" w:author="Arthur Parmentier" w:date="2020-06-05T18:15:00Z">
        <w:r w:rsidRPr="007C437A">
          <w:rPr>
            <w:noProof/>
            <w:rPrChange w:id="2354"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355"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356"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357"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358" w:author="Arthur Parmentier" w:date="2020-06-05T18:19:00Z"/>
        </w:rPr>
      </w:pPr>
      <w:ins w:id="2359" w:author="Arthur Parmentier" w:date="2020-06-05T18:16:00Z">
        <w:r w:rsidRPr="007C437A">
          <w:t xml:space="preserve">In those examples, additional </w:t>
        </w:r>
      </w:ins>
      <w:ins w:id="2360" w:author="Arthur Parmentier" w:date="2020-06-07T22:55:00Z">
        <w:r w:rsidR="00CC2C90">
          <w:t>“</w:t>
        </w:r>
      </w:ins>
      <w:ins w:id="2361" w:author="Arthur Parmentier" w:date="2020-06-05T18:16:00Z">
        <w:r w:rsidRPr="007C437A">
          <w:t>syntax</w:t>
        </w:r>
      </w:ins>
      <w:ins w:id="2362" w:author="Arthur Parmentier" w:date="2020-06-07T22:55:00Z">
        <w:r w:rsidR="00CC2C90">
          <w:t>”</w:t>
        </w:r>
      </w:ins>
      <w:ins w:id="2363" w:author="Arthur Parmentier" w:date="2020-06-05T18:16:00Z">
        <w:r w:rsidRPr="007C437A">
          <w:t xml:space="preserve"> categories are mentioned in parenthesis and we observe signs of the </w:t>
        </w:r>
      </w:ins>
      <w:ins w:id="2364" w:author="Arthur Parmentier" w:date="2020-06-07T22:56:00Z">
        <w:r w:rsidR="00CC2C90">
          <w:t>label</w:t>
        </w:r>
      </w:ins>
      <w:ins w:id="2365" w:author="Arthur Parmentier" w:date="2020-06-05T18:17:00Z">
        <w:r w:rsidRPr="007C437A">
          <w:t xml:space="preserve"> “Content” that are classified as part of the “How” </w:t>
        </w:r>
      </w:ins>
      <w:ins w:id="2366" w:author="Arthur Parmentier" w:date="2020-06-07T22:56:00Z">
        <w:r w:rsidR="00CC2C90">
          <w:t>syntactic function</w:t>
        </w:r>
      </w:ins>
      <w:ins w:id="2367" w:author="Arthur Parmentier" w:date="2020-06-05T18:17:00Z">
        <w:r w:rsidRPr="007C437A">
          <w:t xml:space="preserve">, or “Modifiers” that </w:t>
        </w:r>
      </w:ins>
      <w:ins w:id="2368" w:author="Arthur Parmentier" w:date="2020-06-07T22:56:00Z">
        <w:r w:rsidR="00CC2C90">
          <w:t>classified as</w:t>
        </w:r>
      </w:ins>
      <w:ins w:id="2369" w:author="Arthur Parmentier" w:date="2020-06-05T18:17:00Z">
        <w:r w:rsidRPr="007C437A">
          <w:t xml:space="preserve"> “What” </w:t>
        </w:r>
      </w:ins>
      <w:ins w:id="2370" w:author="Arthur Parmentier" w:date="2020-06-07T22:56:00Z">
        <w:r w:rsidR="00CC2C90">
          <w:t>or</w:t>
        </w:r>
      </w:ins>
      <w:ins w:id="2371" w:author="Arthur Parmentier" w:date="2020-06-05T18:17:00Z">
        <w:r w:rsidRPr="007C437A">
          <w:t xml:space="preserve"> “</w:t>
        </w:r>
      </w:ins>
      <w:ins w:id="2372" w:author="Arthur Parmentier" w:date="2020-06-05T18:18:00Z">
        <w:r w:rsidRPr="007C437A">
          <w:t xml:space="preserve">Who”. Similarly, other signs are indicated as sharing the </w:t>
        </w:r>
      </w:ins>
      <w:ins w:id="2373" w:author="Arthur Parmentier" w:date="2020-06-07T22:57:00Z">
        <w:r w:rsidR="00CC2C90">
          <w:t>functions</w:t>
        </w:r>
      </w:ins>
      <w:ins w:id="2374" w:author="Arthur Parmentier" w:date="2020-06-05T18:18:00Z">
        <w:r w:rsidRPr="007C437A">
          <w:t xml:space="preserve"> What and How, What and Who… and</w:t>
        </w:r>
      </w:ins>
      <w:ins w:id="2375" w:author="Arthur Parmentier" w:date="2020-06-05T18:19:00Z">
        <w:r w:rsidRPr="007C437A">
          <w:t xml:space="preserve"> some Modifiers are </w:t>
        </w:r>
      </w:ins>
      <w:ins w:id="2376" w:author="Arthur Parmentier" w:date="2020-06-07T22:57:00Z">
        <w:r w:rsidR="00CC2C90">
          <w:t>classified as</w:t>
        </w:r>
      </w:ins>
      <w:ins w:id="2377" w:author="Arthur Parmentier" w:date="2020-06-05T18:19:00Z">
        <w:r w:rsidRPr="007C437A">
          <w:t xml:space="preserve"> “When”.</w:t>
        </w:r>
      </w:ins>
      <w:ins w:id="2378" w:author="Arthur Parmentier" w:date="2020-06-08T00:02:00Z">
        <w:r w:rsidR="00CD6D2E">
          <w:t xml:space="preserve"> A pri</w:t>
        </w:r>
      </w:ins>
      <w:ins w:id="2379" w:author="Arthur Parmentier" w:date="2020-06-08T00:03:00Z">
        <w:r w:rsidR="00CD6D2E">
          <w:t>ori, these could be interpreted as inconsistencies in Thompson’s analysis of the SP grammar.</w:t>
        </w:r>
      </w:ins>
    </w:p>
    <w:p w:rsidR="00752860" w:rsidRPr="007C437A" w:rsidRDefault="00CD6D2E" w:rsidP="00E814B3">
      <w:pPr>
        <w:rPr>
          <w:ins w:id="2380" w:author="Arthur Parmentier" w:date="2020-06-05T18:22:00Z"/>
        </w:rPr>
      </w:pPr>
      <w:ins w:id="2381" w:author="Arthur Parmentier" w:date="2020-06-08T00:04:00Z">
        <w:r>
          <w:t xml:space="preserve">My interpretation of his analysis of the SP grammar is the </w:t>
        </w:r>
        <w:r w:rsidR="00857472">
          <w:t>following</w:t>
        </w:r>
      </w:ins>
      <w:ins w:id="2382" w:author="Arthur Parmentier" w:date="2020-06-05T18:22:00Z">
        <w:r w:rsidR="00752860" w:rsidRPr="007C437A">
          <w:t>:</w:t>
        </w:r>
      </w:ins>
    </w:p>
    <w:p w:rsidR="00857472" w:rsidRDefault="00752860" w:rsidP="00752860">
      <w:pPr>
        <w:pStyle w:val="Paragraphedeliste"/>
        <w:numPr>
          <w:ilvl w:val="0"/>
          <w:numId w:val="11"/>
        </w:numPr>
        <w:rPr>
          <w:ins w:id="2383" w:author="Arthur Parmentier" w:date="2020-06-08T00:10:00Z"/>
        </w:rPr>
      </w:pPr>
      <w:ins w:id="2384" w:author="Arthur Parmentier" w:date="2020-06-05T18:22:00Z">
        <w:r w:rsidRPr="007C437A">
          <w:lastRenderedPageBreak/>
          <w:t>First, I think that</w:t>
        </w:r>
      </w:ins>
      <w:ins w:id="2385" w:author="Arthur Parmentier" w:date="2020-06-05T18:19:00Z">
        <w:r w:rsidR="00C04C33" w:rsidRPr="007C437A">
          <w:t xml:space="preserve"> there </w:t>
        </w:r>
      </w:ins>
      <w:ins w:id="2386" w:author="Arthur Parmentier" w:date="2020-06-05T18:20:00Z">
        <w:r w:rsidR="00C04C33" w:rsidRPr="007C437A">
          <w:t xml:space="preserve">is a confusion between the </w:t>
        </w:r>
      </w:ins>
      <w:ins w:id="2387" w:author="Arthur Parmentier" w:date="2020-06-08T00:05:00Z">
        <w:r w:rsidR="00857472">
          <w:t xml:space="preserve">notions of </w:t>
        </w:r>
      </w:ins>
      <w:ins w:id="2388" w:author="Arthur Parmentier" w:date="2020-06-08T00:34:00Z">
        <w:r w:rsidR="006B356D">
          <w:t>lexical categor</w:t>
        </w:r>
      </w:ins>
      <w:ins w:id="2389" w:author="Arthur Parmentier" w:date="2020-06-08T00:35:00Z">
        <w:r w:rsidR="006B356D">
          <w:t>ie</w:t>
        </w:r>
      </w:ins>
      <w:ins w:id="2390" w:author="Arthur Parmentier" w:date="2020-06-08T00:05:00Z">
        <w:r w:rsidR="00857472">
          <w:t xml:space="preserve">s, </w:t>
        </w:r>
      </w:ins>
      <w:ins w:id="2391" w:author="Arthur Parmentier" w:date="2020-06-08T00:35:00Z">
        <w:r w:rsidR="00E71AB6">
          <w:t xml:space="preserve">syntactic </w:t>
        </w:r>
      </w:ins>
      <w:ins w:id="2392" w:author="Arthur Parmentier" w:date="2020-06-07T22:24:00Z">
        <w:r w:rsidR="00EF5C44">
          <w:t>structure</w:t>
        </w:r>
      </w:ins>
      <w:ins w:id="2393" w:author="Arthur Parmentier" w:date="2020-06-08T00:05:00Z">
        <w:r w:rsidR="00857472">
          <w:t>s and functions in his a</w:t>
        </w:r>
      </w:ins>
      <w:ins w:id="2394" w:author="Arthur Parmentier" w:date="2020-06-08T00:06:00Z">
        <w:r w:rsidR="00857472">
          <w:t xml:space="preserve">nalysis. It is suggested in his definition of the SP structure that </w:t>
        </w:r>
      </w:ins>
      <w:ins w:id="2395" w:author="Arthur Parmentier" w:date="2020-06-08T00:07:00Z">
        <w:r w:rsidR="00857472">
          <w:t xml:space="preserve">to each </w:t>
        </w:r>
      </w:ins>
      <w:ins w:id="2396" w:author="Arthur Parmentier" w:date="2020-06-08T00:34:00Z">
        <w:r w:rsidR="006B356D">
          <w:t>lexical category</w:t>
        </w:r>
      </w:ins>
      <w:ins w:id="2397" w:author="Arthur Parmentier" w:date="2020-06-08T00:07:00Z">
        <w:r w:rsidR="00857472">
          <w:t xml:space="preserve"> (Identifier, Content, Modifier, Go gesture…) corresponds a single grammatical </w:t>
        </w:r>
      </w:ins>
      <w:ins w:id="2398" w:author="Arthur Parmentier" w:date="2020-06-08T00:08:00Z">
        <w:r w:rsidR="00857472">
          <w:t>function (Who, What, How, When)</w:t>
        </w:r>
      </w:ins>
      <w:ins w:id="2399" w:author="Arthur Parmentier" w:date="2020-06-08T00:09:00Z">
        <w:r w:rsidR="00857472">
          <w:t xml:space="preserve">, while in his WB 2, he shows </w:t>
        </w:r>
      </w:ins>
      <w:ins w:id="2400" w:author="Arthur Parmentier" w:date="2020-06-08T00:35:00Z">
        <w:r w:rsidR="004D5BD4">
          <w:t>it</w:t>
        </w:r>
      </w:ins>
      <w:ins w:id="2401" w:author="Arthur Parmentier" w:date="2020-06-08T00:09:00Z">
        <w:r w:rsidR="00857472">
          <w:t xml:space="preserve"> can correspond</w:t>
        </w:r>
      </w:ins>
      <w:ins w:id="2402" w:author="Arthur Parmentier" w:date="2020-06-08T00:35:00Z">
        <w:r w:rsidR="009D140B">
          <w:t xml:space="preserve"> to</w:t>
        </w:r>
      </w:ins>
      <w:ins w:id="2403" w:author="Arthur Parmentier" w:date="2020-06-08T00:09:00Z">
        <w:r w:rsidR="00857472">
          <w:t xml:space="preserve"> several functions. He does however not detail how a </w:t>
        </w:r>
      </w:ins>
      <w:ins w:id="2404" w:author="Arthur Parmentier" w:date="2020-06-08T00:36:00Z">
        <w:r w:rsidR="00B41BD3">
          <w:t>lexical category</w:t>
        </w:r>
      </w:ins>
      <w:ins w:id="2405" w:author="Arthur Parmentier" w:date="2020-06-08T00:09:00Z">
        <w:r w:rsidR="00857472">
          <w:t xml:space="preserve"> performs a specific function, or </w:t>
        </w:r>
      </w:ins>
      <w:ins w:id="2406"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407" w:author="Arthur Parmentier" w:date="2020-06-08T00:12:00Z"/>
        </w:rPr>
      </w:pPr>
      <w:ins w:id="2408" w:author="Arthur Parmentier" w:date="2020-06-08T00:11:00Z">
        <w:r>
          <w:t xml:space="preserve">Then, I think that additional confusion is brought by the naming of his categories for the </w:t>
        </w:r>
      </w:ins>
      <w:ins w:id="2409" w:author="Arthur Parmentier" w:date="2020-06-08T00:12:00Z">
        <w:r>
          <w:t xml:space="preserve">signs: </w:t>
        </w:r>
      </w:ins>
      <w:ins w:id="2410" w:author="Arthur Parmentier" w:date="2020-06-08T00:11:00Z">
        <w:r>
          <w:t xml:space="preserve">“category”, “subcategory”, “syntax”. </w:t>
        </w:r>
      </w:ins>
      <w:ins w:id="2411" w:author="Arthur Parmentier" w:date="2020-06-08T00:12:00Z">
        <w:r>
          <w:t>I think he misses two important things:</w:t>
        </w:r>
      </w:ins>
    </w:p>
    <w:p w:rsidR="00857472" w:rsidRDefault="00BE0944" w:rsidP="00857472">
      <w:pPr>
        <w:pStyle w:val="Paragraphedeliste"/>
        <w:numPr>
          <w:ilvl w:val="1"/>
          <w:numId w:val="11"/>
        </w:numPr>
        <w:rPr>
          <w:ins w:id="2412" w:author="Arthur Parmentier" w:date="2020-06-08T00:13:00Z"/>
        </w:rPr>
      </w:pPr>
      <w:ins w:id="2413" w:author="Arthur Parmentier" w:date="2020-06-08T00:38:00Z">
        <w:r>
          <w:t>What is named “syntax” correspond to the typical syntactic functions that the sign</w:t>
        </w:r>
      </w:ins>
      <w:ins w:id="2414" w:author="Arthur Parmentier" w:date="2020-06-08T00:39:00Z">
        <w:r>
          <w:t xml:space="preserve"> can perform in the clause.</w:t>
        </w:r>
        <w:r w:rsidR="000F22A7">
          <w:t xml:space="preserve"> However, it is different from the syntactic categories themselves</w:t>
        </w:r>
      </w:ins>
      <w:ins w:id="2415" w:author="Arthur Parmentier" w:date="2020-06-08T00:41:00Z">
        <w:r w:rsidR="000F22A7">
          <w:t xml:space="preserve"> (I suggest to name them “Identifier phrase”, “Content phrase”…)</w:t>
        </w:r>
      </w:ins>
      <w:ins w:id="2416" w:author="Arthur Parmentier" w:date="2020-06-08T00:39:00Z">
        <w:r w:rsidR="000F22A7">
          <w:t xml:space="preserve">, among which the lexical category is relevant </w:t>
        </w:r>
      </w:ins>
      <w:ins w:id="2417" w:author="Arthur Parmentier" w:date="2020-06-08T00:40:00Z">
        <w:r w:rsidR="000F22A7">
          <w:t>for a single sign (Identifier, Co</w:t>
        </w:r>
      </w:ins>
      <w:ins w:id="2418" w:author="Arthur Parmentier" w:date="2020-06-08T00:41:00Z">
        <w:r w:rsidR="000F22A7">
          <w:t>ntent…)</w:t>
        </w:r>
        <w:r w:rsidR="0030454A">
          <w:t>.</w:t>
        </w:r>
      </w:ins>
    </w:p>
    <w:p w:rsidR="00C9469B" w:rsidRDefault="00857472" w:rsidP="00C9469B">
      <w:pPr>
        <w:pStyle w:val="Paragraphedeliste"/>
        <w:numPr>
          <w:ilvl w:val="1"/>
          <w:numId w:val="11"/>
        </w:numPr>
        <w:rPr>
          <w:ins w:id="2419" w:author="Arthur Parmentier" w:date="2020-06-08T00:17:00Z"/>
        </w:rPr>
      </w:pPr>
      <w:ins w:id="2420" w:author="Arthur Parmentier" w:date="2020-06-08T00:13:00Z">
        <w:r>
          <w:t xml:space="preserve">That </w:t>
        </w:r>
      </w:ins>
      <w:ins w:id="2421" w:author="Arthur Parmentier" w:date="2020-06-08T00:14:00Z">
        <w:r>
          <w:t xml:space="preserve">the “categories” (at the opposite of the “subcategories” and “syntax”) </w:t>
        </w:r>
      </w:ins>
      <w:ins w:id="2422" w:author="Arthur Parmentier" w:date="2020-06-08T00:15:00Z">
        <w:r w:rsidR="00A8465E">
          <w:t xml:space="preserve">may be relevant in artistic terms, in order to think the roles of the signs in the artistic creation (sculpting, function…) but may not be relevant </w:t>
        </w:r>
      </w:ins>
      <w:ins w:id="2423" w:author="Arthur Parmentier" w:date="2020-06-08T00:16:00Z">
        <w:r w:rsidR="00A8465E">
          <w:t>at the syntax level</w:t>
        </w:r>
      </w:ins>
      <w:ins w:id="2424" w:author="Arthur Parmentier" w:date="2020-06-08T00:15:00Z">
        <w:r w:rsidR="00A8465E">
          <w:t>.</w:t>
        </w:r>
      </w:ins>
    </w:p>
    <w:p w:rsidR="00C04C33" w:rsidRPr="007C437A" w:rsidRDefault="00C9469B" w:rsidP="00C9469B">
      <w:pPr>
        <w:ind w:left="720"/>
        <w:rPr>
          <w:ins w:id="2425" w:author="Arthur Parmentier" w:date="2020-06-05T18:23:00Z"/>
        </w:rPr>
        <w:pPrChange w:id="2426" w:author="Arthur Parmentier" w:date="2020-06-08T00:18:00Z">
          <w:pPr>
            <w:pStyle w:val="Paragraphedeliste"/>
            <w:numPr>
              <w:numId w:val="11"/>
            </w:numPr>
            <w:ind w:hanging="360"/>
          </w:pPr>
        </w:pPrChange>
      </w:pPr>
      <w:ins w:id="2427" w:author="Arthur Parmentier" w:date="2020-06-08T00:17:00Z">
        <w:r>
          <w:t>If instead, he would rename those categories as “artistic category”, “</w:t>
        </w:r>
      </w:ins>
      <w:ins w:id="2428" w:author="Arthur Parmentier" w:date="2020-06-08T00:34:00Z">
        <w:r w:rsidR="006B356D">
          <w:t>lexical category</w:t>
        </w:r>
      </w:ins>
      <w:ins w:id="2429" w:author="Arthur Parmentier" w:date="2020-06-08T00:17:00Z">
        <w:r>
          <w:t xml:space="preserve">” and “syntactic function”, parts of the </w:t>
        </w:r>
      </w:ins>
      <w:ins w:id="2430" w:author="Arthur Parmentier" w:date="2020-06-08T00:18:00Z">
        <w:r>
          <w:t>ambiguity would be removed.</w:t>
        </w:r>
      </w:ins>
    </w:p>
    <w:p w:rsidR="00DD5382" w:rsidRDefault="00C9469B" w:rsidP="00752860">
      <w:pPr>
        <w:pStyle w:val="Paragraphedeliste"/>
        <w:numPr>
          <w:ilvl w:val="0"/>
          <w:numId w:val="11"/>
        </w:numPr>
        <w:rPr>
          <w:ins w:id="2431" w:author="Arthur Parmentier" w:date="2020-06-08T00:43:00Z"/>
        </w:rPr>
      </w:pPr>
      <w:ins w:id="2432" w:author="Arthur Parmentier" w:date="2020-06-08T00:21:00Z">
        <w:r>
          <w:t xml:space="preserve">Moreover, </w:t>
        </w:r>
      </w:ins>
      <w:ins w:id="2433" w:author="Arthur Parmentier" w:date="2020-06-05T18:24:00Z">
        <w:r w:rsidR="00752860" w:rsidRPr="007C437A">
          <w:t>I think that this hierarchy of categories has been designed to explain further complexity in the syntax itself, without studying it</w:t>
        </w:r>
      </w:ins>
      <w:ins w:id="2434" w:author="Arthur Parmentier" w:date="2020-06-08T00:42:00Z">
        <w:r w:rsidR="00F82F29">
          <w:t>s</w:t>
        </w:r>
        <w:r w:rsidR="00486495">
          <w:t xml:space="preserve"> deeper</w:t>
        </w:r>
      </w:ins>
      <w:ins w:id="2435" w:author="Arthur Parmentier" w:date="2020-06-05T18:24:00Z">
        <w:r w:rsidR="00752860" w:rsidRPr="007C437A">
          <w:t xml:space="preserve"> mechanisms </w:t>
        </w:r>
      </w:ins>
      <w:ins w:id="2436" w:author="Arthur Parmentier" w:date="2020-06-05T18:25:00Z">
        <w:r w:rsidR="00752860" w:rsidRPr="007C437A">
          <w:t>to derive the relevant synta</w:t>
        </w:r>
      </w:ins>
      <w:ins w:id="2437" w:author="Arthur Parmentier" w:date="2020-06-08T00:43:00Z">
        <w:r w:rsidR="00BB0B55">
          <w:t>ctic</w:t>
        </w:r>
      </w:ins>
      <w:ins w:id="2438" w:author="Arthur Parmentier" w:date="2020-06-05T18:25:00Z">
        <w:r w:rsidR="00752860" w:rsidRPr="007C437A">
          <w:t xml:space="preserve"> categories in SP.</w:t>
        </w:r>
      </w:ins>
      <w:ins w:id="2439" w:author="Arthur Parmentier" w:date="2020-06-05T18:26:00Z">
        <w:r w:rsidR="00C87BEA" w:rsidRPr="007C437A">
          <w:t xml:space="preserve"> In other words, </w:t>
        </w:r>
      </w:ins>
      <w:ins w:id="2440" w:author="Arthur Parmentier" w:date="2020-06-08T00:23:00Z">
        <w:r w:rsidR="00480CA1">
          <w:t>by suggesting the existence of “alternative syntax” categories,</w:t>
        </w:r>
      </w:ins>
      <w:ins w:id="2441" w:author="Arthur Parmentier" w:date="2020-06-08T00:22:00Z">
        <w:r w:rsidR="00480CA1">
          <w:t xml:space="preserve"> Thompson is leaving implicit that</w:t>
        </w:r>
      </w:ins>
      <w:ins w:id="2442" w:author="Arthur Parmentier" w:date="2020-06-08T00:43:00Z">
        <w:r w:rsidR="00DD5382">
          <w:t>:</w:t>
        </w:r>
      </w:ins>
    </w:p>
    <w:p w:rsidR="00DD5382" w:rsidRDefault="00C87BEA" w:rsidP="00DD5382">
      <w:pPr>
        <w:pStyle w:val="Paragraphedeliste"/>
        <w:numPr>
          <w:ilvl w:val="1"/>
          <w:numId w:val="11"/>
        </w:numPr>
        <w:rPr>
          <w:ins w:id="2443" w:author="Arthur Parmentier" w:date="2020-06-08T00:43:00Z"/>
        </w:rPr>
      </w:pPr>
      <w:ins w:id="2444" w:author="Arthur Parmentier" w:date="2020-06-05T18:26:00Z">
        <w:r w:rsidRPr="007C437A">
          <w:t xml:space="preserve"> </w:t>
        </w:r>
      </w:ins>
      <w:ins w:id="2445" w:author="Arthur Parmentier" w:date="2020-06-08T00:51:00Z">
        <w:r w:rsidR="00326B6E">
          <w:t>T</w:t>
        </w:r>
      </w:ins>
      <w:ins w:id="2446" w:author="Arthur Parmentier" w:date="2020-06-05T18:26:00Z">
        <w:r w:rsidRPr="007C437A">
          <w:t xml:space="preserve">he syntax of </w:t>
        </w:r>
      </w:ins>
      <w:ins w:id="2447" w:author="Arthur Parmentier" w:date="2020-06-08T00:44:00Z">
        <w:r w:rsidR="00DD5382">
          <w:t>SP has</w:t>
        </w:r>
      </w:ins>
      <w:ins w:id="2448" w:author="Arthur Parmentier" w:date="2020-06-08T00:45:00Z">
        <w:r w:rsidR="00DD5382">
          <w:t xml:space="preserve"> several</w:t>
        </w:r>
      </w:ins>
      <w:ins w:id="2449" w:author="Arthur Parmentier" w:date="2020-06-08T00:44:00Z">
        <w:r w:rsidR="00DD5382">
          <w:t xml:space="preserve"> </w:t>
        </w:r>
      </w:ins>
      <w:ins w:id="2450"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451" w:author="Arthur Parmentier" w:date="2020-06-08T00:47:00Z"/>
        </w:rPr>
      </w:pPr>
      <w:ins w:id="2452" w:author="Arthur Parmentier" w:date="2020-06-08T00:46:00Z">
        <w:r>
          <w:t>There are additional lexical categories such as adpositions that allow to construct phrases from single signs, while changing their funct</w:t>
        </w:r>
      </w:ins>
      <w:ins w:id="2453" w:author="Arthur Parmentier" w:date="2020-06-08T00:47:00Z">
        <w:r>
          <w:t>ion</w:t>
        </w:r>
      </w:ins>
    </w:p>
    <w:p w:rsidR="00DD5382" w:rsidRDefault="00DD5382" w:rsidP="00DD5382">
      <w:pPr>
        <w:pStyle w:val="Paragraphedeliste"/>
        <w:rPr>
          <w:ins w:id="2454" w:author="Arthur Parmentier" w:date="2020-06-08T00:43:00Z"/>
        </w:rPr>
        <w:pPrChange w:id="2455" w:author="Arthur Parmentier" w:date="2020-06-08T00:47:00Z">
          <w:pPr>
            <w:pStyle w:val="Paragraphedeliste"/>
            <w:numPr>
              <w:ilvl w:val="1"/>
              <w:numId w:val="11"/>
            </w:numPr>
            <w:ind w:left="1440" w:hanging="360"/>
          </w:pPr>
        </w:pPrChange>
      </w:pPr>
      <w:ins w:id="2456" w:author="Arthur Parmentier" w:date="2020-06-08T00:47:00Z">
        <w:r>
          <w:t xml:space="preserve">As a simple example, let’s simply mention at this point that the </w:t>
        </w:r>
      </w:ins>
      <w:ins w:id="2457" w:author="Arthur Parmentier" w:date="2020-06-08T00:50:00Z">
        <w:r w:rsidR="00393C40">
          <w:t xml:space="preserve">common </w:t>
        </w:r>
      </w:ins>
      <w:ins w:id="2458" w:author="Arthur Parmentier" w:date="2020-06-08T00:47:00Z">
        <w:r>
          <w:t>clause “minimalism group</w:t>
        </w:r>
      </w:ins>
      <w:ins w:id="2459" w:author="Arthur Parmentier" w:date="2020-06-08T00:48:00Z">
        <w:r>
          <w:t xml:space="preserve">, off” is not explained in Thompson’s description, nor “Whole group, </w:t>
        </w:r>
      </w:ins>
      <w:ins w:id="2460" w:author="Arthur Parmentier" w:date="2020-06-08T00:49:00Z">
        <w:r>
          <w:t>long tone with movement, play” or “Whole group, movement with long tone, play” (and it</w:t>
        </w:r>
      </w:ins>
      <w:ins w:id="2461" w:author="Arthur Parmentier" w:date="2020-06-08T00:50:00Z">
        <w:r>
          <w:t xml:space="preserve"> is unclear at this stage too which one of the latter is correct).</w:t>
        </w:r>
      </w:ins>
    </w:p>
    <w:p w:rsidR="00752860" w:rsidRPr="007C437A" w:rsidRDefault="00480CA1" w:rsidP="00DD5382">
      <w:pPr>
        <w:ind w:left="720"/>
        <w:rPr>
          <w:ins w:id="2462" w:author="Arthur Parmentier" w:date="2020-06-05T18:25:00Z"/>
        </w:rPr>
        <w:pPrChange w:id="2463" w:author="Arthur Parmentier" w:date="2020-06-08T00:43:00Z">
          <w:pPr>
            <w:pStyle w:val="Paragraphedeliste"/>
            <w:numPr>
              <w:numId w:val="11"/>
            </w:numPr>
            <w:ind w:hanging="360"/>
          </w:pPr>
        </w:pPrChange>
      </w:pPr>
      <w:ins w:id="2464" w:author="Arthur Parmentier" w:date="2020-06-08T00:24:00Z">
        <w:r>
          <w:t>A deeper linguistic analysis</w:t>
        </w:r>
      </w:ins>
      <w:ins w:id="2465" w:author="Arthur Parmentier" w:date="2020-06-05T18:27:00Z">
        <w:r w:rsidR="00C87BEA" w:rsidRPr="007C437A">
          <w:t xml:space="preserve"> would</w:t>
        </w:r>
      </w:ins>
      <w:ins w:id="2466" w:author="Arthur Parmentier" w:date="2020-06-08T00:24:00Z">
        <w:r>
          <w:t xml:space="preserve"> probably</w:t>
        </w:r>
      </w:ins>
      <w:ins w:id="2467" w:author="Arthur Parmentier" w:date="2020-06-05T18:27:00Z">
        <w:r w:rsidR="00C87BEA" w:rsidRPr="007C437A">
          <w:t xml:space="preserve"> lead to</w:t>
        </w:r>
      </w:ins>
      <w:ins w:id="2468" w:author="Arthur Parmentier" w:date="2020-06-08T00:24:00Z">
        <w:r>
          <w:t xml:space="preserve"> more</w:t>
        </w:r>
      </w:ins>
      <w:ins w:id="2469" w:author="Arthur Parmentier" w:date="2020-06-05T18:27:00Z">
        <w:r w:rsidR="00C87BEA" w:rsidRPr="007C437A">
          <w:t xml:space="preserve"> relevant categories to think </w:t>
        </w:r>
      </w:ins>
      <w:ins w:id="2470" w:author="Arthur Parmentier" w:date="2020-06-05T18:28:00Z">
        <w:r w:rsidR="00C87BEA" w:rsidRPr="007C437A">
          <w:t>signs</w:t>
        </w:r>
      </w:ins>
      <w:ins w:id="2471" w:author="Arthur Parmentier" w:date="2020-06-08T00:50:00Z">
        <w:r w:rsidR="00F7044D">
          <w:t xml:space="preserve"> with,</w:t>
        </w:r>
      </w:ins>
      <w:ins w:id="2472" w:author="Arthur Parmentier" w:date="2020-06-05T18:28:00Z">
        <w:r w:rsidR="00C87BEA" w:rsidRPr="007C437A">
          <w:t xml:space="preserve"> in terms of their position in the </w:t>
        </w:r>
      </w:ins>
      <w:ins w:id="2473" w:author="Arthur Parmentier" w:date="2020-06-08T00:51:00Z">
        <w:r w:rsidR="00F7044D">
          <w:t>clause</w:t>
        </w:r>
      </w:ins>
      <w:ins w:id="2474" w:author="Arthur Parmentier" w:date="2020-06-08T00:20:00Z">
        <w:r w:rsidR="00C9469B">
          <w:t xml:space="preserve">, their function, but also their use in more complex </w:t>
        </w:r>
      </w:ins>
      <w:ins w:id="2475" w:author="Arthur Parmentier" w:date="2020-06-08T00:51:00Z">
        <w:r w:rsidR="00944734">
          <w:t xml:space="preserve">syntactic </w:t>
        </w:r>
      </w:ins>
      <w:ins w:id="2476" w:author="Arthur Parmentier" w:date="2020-06-08T00:20:00Z">
        <w:r w:rsidR="00C9469B">
          <w:t>structures</w:t>
        </w:r>
      </w:ins>
      <w:ins w:id="2477" w:author="Arthur Parmentier" w:date="2020-06-08T00:51:00Z">
        <w:r w:rsidR="00944734">
          <w:t>.</w:t>
        </w:r>
      </w:ins>
    </w:p>
    <w:p w:rsidR="00752860" w:rsidRPr="007C437A" w:rsidRDefault="00C87BEA" w:rsidP="00752860">
      <w:pPr>
        <w:pStyle w:val="Paragraphedeliste"/>
        <w:numPr>
          <w:ilvl w:val="0"/>
          <w:numId w:val="11"/>
        </w:numPr>
        <w:rPr>
          <w:ins w:id="2478" w:author="Arthur Parmentier" w:date="2020-06-06T18:04:00Z"/>
        </w:rPr>
      </w:pPr>
      <w:ins w:id="2479" w:author="Arthur Parmentier" w:date="2020-06-05T18:29:00Z">
        <w:r w:rsidRPr="007C437A">
          <w:t xml:space="preserve">Finally, I think that </w:t>
        </w:r>
      </w:ins>
      <w:ins w:id="2480" w:author="Arthur Parmentier" w:date="2020-06-08T00:25:00Z">
        <w:r w:rsidR="00D15FB4">
          <w:t xml:space="preserve">his </w:t>
        </w:r>
      </w:ins>
      <w:ins w:id="2481" w:author="Arthur Parmentier" w:date="2020-06-05T18:29:00Z">
        <w:r w:rsidRPr="007C437A">
          <w:t xml:space="preserve">description suffers from the </w:t>
        </w:r>
      </w:ins>
      <w:ins w:id="2482" w:author="Arthur Parmentier" w:date="2020-06-08T00:25:00Z">
        <w:r w:rsidR="00D15FB4">
          <w:t>velocity</w:t>
        </w:r>
      </w:ins>
      <w:ins w:id="2483" w:author="Arthur Parmentier" w:date="2020-06-05T18:29:00Z">
        <w:r w:rsidRPr="007C437A">
          <w:t xml:space="preserve"> at which the language has evolved from</w:t>
        </w:r>
      </w:ins>
      <w:ins w:id="2484" w:author="Arthur Parmentier" w:date="2020-06-08T00:25:00Z">
        <w:r w:rsidR="00EE0694">
          <w:t xml:space="preserve"> its most</w:t>
        </w:r>
      </w:ins>
      <w:ins w:id="2485" w:author="Arthur Parmentier" w:date="2020-06-05T18:29:00Z">
        <w:r w:rsidRPr="007C437A">
          <w:t xml:space="preserve"> basic elements to complex uses and rul</w:t>
        </w:r>
      </w:ins>
      <w:ins w:id="2486" w:author="Arthur Parmentier" w:date="2020-06-05T18:30:00Z">
        <w:r w:rsidRPr="007C437A">
          <w:t>es</w:t>
        </w:r>
      </w:ins>
      <w:ins w:id="2487" w:author="Arthur Parmentier" w:date="2020-06-08T00:30:00Z">
        <w:r w:rsidR="00AB5E12">
          <w:t>, leading to describe its structure both in artistic and linguis</w:t>
        </w:r>
      </w:ins>
      <w:ins w:id="2488" w:author="Arthur Parmentier" w:date="2020-06-08T00:31:00Z">
        <w:r w:rsidR="00AB5E12">
          <w:t>tic terms and principles</w:t>
        </w:r>
      </w:ins>
      <w:ins w:id="2489" w:author="Arthur Parmentier" w:date="2020-06-05T18:30:00Z">
        <w:r w:rsidRPr="007C437A">
          <w:t>. This description might have been proposed at a time at which it made sense to think in those</w:t>
        </w:r>
      </w:ins>
      <w:ins w:id="2490" w:author="Arthur Parmentier" w:date="2020-06-08T00:26:00Z">
        <w:r w:rsidR="00EE0694">
          <w:t xml:space="preserve"> simple</w:t>
        </w:r>
      </w:ins>
      <w:ins w:id="2491" w:author="Arthur Parmentier" w:date="2020-06-05T18:30:00Z">
        <w:r w:rsidRPr="007C437A">
          <w:t xml:space="preserve"> terms, while </w:t>
        </w:r>
      </w:ins>
      <w:ins w:id="2492" w:author="Arthur Parmentier" w:date="2020-06-08T00:26:00Z">
        <w:r w:rsidR="00EE0694">
          <w:t xml:space="preserve">it was sufficient to introduce only superficial elements of syntax </w:t>
        </w:r>
      </w:ins>
      <w:ins w:id="2493" w:author="Arthur Parmentier" w:date="2020-06-08T00:27:00Z">
        <w:r w:rsidR="00EE0694">
          <w:t>as the performers would internalize in practice many of the implicit complexity of the language.</w:t>
        </w:r>
      </w:ins>
    </w:p>
    <w:p w:rsidR="00C51F09" w:rsidRPr="007C437A" w:rsidRDefault="00C51F09">
      <w:pPr>
        <w:rPr>
          <w:ins w:id="2494" w:author="Arthur Parmentier" w:date="2020-06-05T18:31:00Z"/>
        </w:rPr>
        <w:pPrChange w:id="2495" w:author="Arthur Parmentier" w:date="2020-06-06T18:04:00Z">
          <w:pPr>
            <w:pStyle w:val="Paragraphedeliste"/>
            <w:numPr>
              <w:numId w:val="11"/>
            </w:numPr>
            <w:ind w:hanging="360"/>
          </w:pPr>
        </w:pPrChange>
      </w:pPr>
      <w:ins w:id="2496" w:author="Arthur Parmentier" w:date="2020-06-06T18:04:00Z">
        <w:r w:rsidRPr="007C437A">
          <w:lastRenderedPageBreak/>
          <w:t xml:space="preserve">The description of </w:t>
        </w:r>
      </w:ins>
      <w:ins w:id="2497" w:author="Arthur Parmentier" w:date="2020-06-06T18:05:00Z">
        <w:r w:rsidRPr="007C437A">
          <w:t>the</w:t>
        </w:r>
      </w:ins>
      <w:ins w:id="2498" w:author="Arthur Parmentier" w:date="2020-06-06T18:04:00Z">
        <w:r w:rsidRPr="007C437A">
          <w:t xml:space="preserve"> whole syntax </w:t>
        </w:r>
      </w:ins>
      <w:ins w:id="2499" w:author="Arthur Parmentier" w:date="2020-06-06T18:05:00Z">
        <w:r w:rsidRPr="007C437A">
          <w:t xml:space="preserve">of SP </w:t>
        </w:r>
      </w:ins>
      <w:ins w:id="2500" w:author="Arthur Parmentier" w:date="2020-06-06T18:04:00Z">
        <w:r w:rsidRPr="007C437A">
          <w:t>would be the subject of a whole book and</w:t>
        </w:r>
      </w:ins>
      <w:ins w:id="2501" w:author="Arthur Parmentier" w:date="2020-06-08T00:51:00Z">
        <w:r w:rsidR="005539BB">
          <w:t xml:space="preserve"> out</w:t>
        </w:r>
      </w:ins>
      <w:ins w:id="2502" w:author="Arthur Parmentier" w:date="2020-06-08T00:52:00Z">
        <w:r w:rsidR="005539BB">
          <w:t xml:space="preserve"> of my field of expertise</w:t>
        </w:r>
      </w:ins>
      <w:ins w:id="2503" w:author="Arthur Parmentier" w:date="2020-06-06T18:04:00Z">
        <w:r w:rsidRPr="007C437A">
          <w:t xml:space="preserve">. </w:t>
        </w:r>
      </w:ins>
      <w:ins w:id="2504" w:author="Arthur Parmentier" w:date="2020-06-08T00:52:00Z">
        <w:r w:rsidR="0083330E">
          <w:br/>
        </w:r>
      </w:ins>
      <w:ins w:id="2505" w:author="Arthur Parmentier" w:date="2020-06-06T18:04:00Z">
        <w:r w:rsidRPr="007C437A">
          <w:t xml:space="preserve">However, I will </w:t>
        </w:r>
      </w:ins>
      <w:ins w:id="2506" w:author="Arthur Parmentier" w:date="2020-06-08T00:53:00Z">
        <w:r w:rsidR="0083330E">
          <w:t>underline</w:t>
        </w:r>
      </w:ins>
      <w:ins w:id="2507" w:author="Arthur Parmentier" w:date="2020-06-06T18:04:00Z">
        <w:r w:rsidRPr="007C437A">
          <w:t xml:space="preserve"> some of its basic elements </w:t>
        </w:r>
      </w:ins>
      <w:ins w:id="2508" w:author="Arthur Parmentier" w:date="2020-06-08T00:52:00Z">
        <w:r w:rsidR="0083330E">
          <w:t xml:space="preserve">that will be relevant to my technical proposition of a recognition tool and </w:t>
        </w:r>
      </w:ins>
      <w:ins w:id="2509" w:author="Arthur Parmentier" w:date="2020-06-08T00:53:00Z">
        <w:r w:rsidR="0083330E">
          <w:t>propose a view on its mechanisms at several levels.</w:t>
        </w:r>
      </w:ins>
    </w:p>
    <w:p w:rsidR="00EB42AE" w:rsidRPr="007C437A" w:rsidRDefault="00EB42AE">
      <w:pPr>
        <w:pStyle w:val="Titre4"/>
        <w:rPr>
          <w:ins w:id="2510" w:author="Arthur Parmentier" w:date="2020-06-05T19:00:00Z"/>
          <w:rPrChange w:id="2511" w:author="Arthur Parmentier" w:date="2020-06-07T15:27:00Z">
            <w:rPr>
              <w:ins w:id="2512" w:author="Arthur Parmentier" w:date="2020-06-05T19:00:00Z"/>
            </w:rPr>
          </w:rPrChange>
        </w:rPr>
        <w:pPrChange w:id="2513" w:author="Arthur Parmentier" w:date="2020-06-06T20:39:00Z">
          <w:pPr>
            <w:pStyle w:val="Titre5"/>
          </w:pPr>
        </w:pPrChange>
      </w:pPr>
      <w:ins w:id="2514" w:author="Arthur Parmentier" w:date="2020-06-05T19:00:00Z">
        <w:r w:rsidRPr="007C437A">
          <w:rPr>
            <w:rPrChange w:id="2515" w:author="Arthur Parmentier" w:date="2020-06-07T15:27:00Z">
              <w:rPr/>
            </w:rPrChange>
          </w:rPr>
          <w:t xml:space="preserve">A closer look </w:t>
        </w:r>
      </w:ins>
      <w:ins w:id="2516" w:author="Arthur Parmentier" w:date="2020-06-05T19:20:00Z">
        <w:r w:rsidR="000E299B" w:rsidRPr="007C437A">
          <w:rPr>
            <w:rPrChange w:id="2517" w:author="Arthur Parmentier" w:date="2020-06-07T15:27:00Z">
              <w:rPr/>
            </w:rPrChange>
          </w:rPr>
          <w:t>at</w:t>
        </w:r>
      </w:ins>
      <w:ins w:id="2518" w:author="Arthur Parmentier" w:date="2020-06-05T19:00:00Z">
        <w:r w:rsidRPr="007C437A">
          <w:rPr>
            <w:rPrChange w:id="2519" w:author="Arthur Parmentier" w:date="2020-06-07T15:27:00Z">
              <w:rPr/>
            </w:rPrChange>
          </w:rPr>
          <w:t xml:space="preserve"> SP syntax</w:t>
        </w:r>
      </w:ins>
    </w:p>
    <w:p w:rsidR="00DC1017" w:rsidRPr="007C437A" w:rsidRDefault="00EB42AE" w:rsidP="00EB42AE">
      <w:pPr>
        <w:rPr>
          <w:ins w:id="2520" w:author="Arthur Parmentier" w:date="2020-06-05T19:20:00Z"/>
        </w:rPr>
      </w:pPr>
      <w:ins w:id="2521" w:author="Arthur Parmentier" w:date="2020-06-05T19:01:00Z">
        <w:r w:rsidRPr="007C437A">
          <w:t xml:space="preserve">In this part, I will </w:t>
        </w:r>
      </w:ins>
      <w:ins w:id="2522" w:author="Arthur Parmentier" w:date="2020-06-05T19:02:00Z">
        <w:r w:rsidRPr="007C437A">
          <w:t>step back from the historical description of the SP syntax to cover its structure in its contemporary form</w:t>
        </w:r>
      </w:ins>
      <w:ins w:id="2523" w:author="Arthur Parmentier" w:date="2020-06-05T19:03:00Z">
        <w:r w:rsidRPr="007C437A">
          <w:t>s and</w:t>
        </w:r>
      </w:ins>
      <w:ins w:id="2524" w:author="Arthur Parmentier" w:date="2020-06-05T21:03:00Z">
        <w:r w:rsidR="007E76C0" w:rsidRPr="007C437A">
          <w:t xml:space="preserve"> try</w:t>
        </w:r>
      </w:ins>
      <w:ins w:id="2525" w:author="Arthur Parmentier" w:date="2020-06-06T12:46:00Z">
        <w:r w:rsidR="00551BBF" w:rsidRPr="007C437A">
          <w:t xml:space="preserve"> to</w:t>
        </w:r>
      </w:ins>
      <w:ins w:id="2526" w:author="Arthur Parmentier" w:date="2020-06-05T19:03:00Z">
        <w:r w:rsidRPr="007C437A">
          <w:t xml:space="preserve"> provide a wider view</w:t>
        </w:r>
      </w:ins>
      <w:ins w:id="2527" w:author="Arthur Parmentier" w:date="2020-06-05T19:30:00Z">
        <w:r w:rsidR="00706ADC" w:rsidRPr="007C437A">
          <w:t xml:space="preserve"> of its components</w:t>
        </w:r>
      </w:ins>
      <w:ins w:id="2528" w:author="Arthur Parmentier" w:date="2020-06-06T20:40:00Z">
        <w:r w:rsidR="005E6896" w:rsidRPr="007C437A">
          <w:t xml:space="preserve"> </w:t>
        </w:r>
        <w:r w:rsidR="006A6B19" w:rsidRPr="007C437A">
          <w:t>including my own observations and</w:t>
        </w:r>
      </w:ins>
      <w:ins w:id="2529" w:author="Arthur Parmentier" w:date="2020-06-06T20:41:00Z">
        <w:r w:rsidR="006A6B19" w:rsidRPr="007C437A">
          <w:t xml:space="preserve"> interpretations.</w:t>
        </w:r>
      </w:ins>
    </w:p>
    <w:p w:rsidR="000E299B" w:rsidRPr="007C437A" w:rsidRDefault="000E299B">
      <w:pPr>
        <w:pStyle w:val="Titre5"/>
        <w:rPr>
          <w:ins w:id="2530" w:author="Arthur Parmentier" w:date="2020-06-05T20:54:00Z"/>
          <w:rPrChange w:id="2531" w:author="Arthur Parmentier" w:date="2020-06-07T15:27:00Z">
            <w:rPr>
              <w:ins w:id="2532" w:author="Arthur Parmentier" w:date="2020-06-05T20:54:00Z"/>
            </w:rPr>
          </w:rPrChange>
        </w:rPr>
        <w:pPrChange w:id="2533" w:author="Arthur Parmentier" w:date="2020-06-06T20:39:00Z">
          <w:pPr>
            <w:pStyle w:val="Titre6"/>
          </w:pPr>
        </w:pPrChange>
      </w:pPr>
      <w:ins w:id="2534" w:author="Arthur Parmentier" w:date="2020-06-05T19:20:00Z">
        <w:r w:rsidRPr="007C437A">
          <w:rPr>
            <w:rPrChange w:id="2535" w:author="Arthur Parmentier" w:date="2020-06-07T15:27:00Z">
              <w:rPr>
                <w:b w:val="0"/>
              </w:rPr>
            </w:rPrChange>
          </w:rPr>
          <w:t>The big picture</w:t>
        </w:r>
      </w:ins>
    </w:p>
    <w:p w:rsidR="001C2AA6" w:rsidRPr="007C437A" w:rsidRDefault="007E76C0">
      <w:pPr>
        <w:keepNext/>
        <w:rPr>
          <w:ins w:id="2536" w:author="Arthur Parmentier" w:date="2020-06-05T21:05:00Z"/>
        </w:rPr>
        <w:pPrChange w:id="2537" w:author="Arthur Parmentier" w:date="2020-06-05T21:05:00Z">
          <w:pPr/>
        </w:pPrChange>
      </w:pPr>
      <w:ins w:id="2538" w:author="Arthur Parmentier" w:date="2020-06-05T20:54:00Z">
        <w:r w:rsidRPr="007C437A">
          <w:rPr>
            <w:noProof/>
            <w:rPrChange w:id="2539"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540" w:author="Arthur Parmentier" w:date="2020-06-05T21:09:00Z"/>
        </w:rPr>
      </w:pPr>
      <w:bookmarkStart w:id="2541" w:name="_Ref42283886"/>
      <w:bookmarkStart w:id="2542" w:name="_Ref42283881"/>
      <w:ins w:id="2543" w:author="Arthur Parmentier" w:date="2020-06-05T21:05:00Z">
        <w:r w:rsidRPr="007C437A">
          <w:t xml:space="preserve">Figure </w:t>
        </w:r>
        <w:r w:rsidRPr="007C437A">
          <w:rPr>
            <w:rPrChange w:id="2544" w:author="Arthur Parmentier" w:date="2020-06-07T15:27:00Z">
              <w:rPr/>
            </w:rPrChange>
          </w:rPr>
          <w:fldChar w:fldCharType="begin"/>
        </w:r>
        <w:r w:rsidRPr="007C437A">
          <w:instrText xml:space="preserve"> SEQ Figure \* ARABIC </w:instrText>
        </w:r>
      </w:ins>
      <w:r w:rsidRPr="007C437A">
        <w:rPr>
          <w:rPrChange w:id="2545" w:author="Arthur Parmentier" w:date="2020-06-07T15:27:00Z">
            <w:rPr/>
          </w:rPrChange>
        </w:rPr>
        <w:fldChar w:fldCharType="separate"/>
      </w:r>
      <w:ins w:id="2546" w:author="Arthur Parmentier" w:date="2020-06-05T21:05:00Z">
        <w:r w:rsidRPr="007C437A">
          <w:rPr>
            <w:rPrChange w:id="2547" w:author="Arthur Parmentier" w:date="2020-06-07T15:27:00Z">
              <w:rPr>
                <w:noProof/>
              </w:rPr>
            </w:rPrChange>
          </w:rPr>
          <w:t>1</w:t>
        </w:r>
        <w:r w:rsidRPr="007C437A">
          <w:rPr>
            <w:rPrChange w:id="2548" w:author="Arthur Parmentier" w:date="2020-06-07T15:27:00Z">
              <w:rPr/>
            </w:rPrChange>
          </w:rPr>
          <w:fldChar w:fldCharType="end"/>
        </w:r>
        <w:bookmarkEnd w:id="2541"/>
        <w:r w:rsidRPr="007C437A">
          <w:t xml:space="preserve"> Representations of the modes, their "enter"-"escape" dynamic with respect to the "Default mode" and the </w:t>
        </w:r>
      </w:ins>
      <w:ins w:id="2549" w:author="Arthur Parmentier" w:date="2020-06-05T21:06:00Z">
        <w:r w:rsidR="00B964BD" w:rsidRPr="007C437A">
          <w:t>correlation of</w:t>
        </w:r>
      </w:ins>
      <w:ins w:id="2550" w:author="Arthur Parmentier" w:date="2020-06-05T21:05:00Z">
        <w:r w:rsidRPr="007C437A">
          <w:t xml:space="preserve"> the ambiguity bet</w:t>
        </w:r>
      </w:ins>
      <w:ins w:id="2551" w:author="Arthur Parmentier" w:date="2020-06-05T21:06:00Z">
        <w:r w:rsidR="003E12E8" w:rsidRPr="007C437A">
          <w:t>ween</w:t>
        </w:r>
      </w:ins>
      <w:ins w:id="2552" w:author="Arthur Parmentier" w:date="2020-06-05T21:05:00Z">
        <w:r w:rsidRPr="007C437A">
          <w:t xml:space="preserve"> two modes and their respective sig</w:t>
        </w:r>
      </w:ins>
      <w:ins w:id="2553" w:author="Arthur Parmentier" w:date="2020-06-06T12:20:00Z">
        <w:r w:rsidR="00A440D0" w:rsidRPr="007C437A">
          <w:t xml:space="preserve">n/gestures </w:t>
        </w:r>
      </w:ins>
      <w:ins w:id="2554" w:author="Arthur Parmentier" w:date="2020-06-05T21:05:00Z">
        <w:r w:rsidRPr="007C437A">
          <w:t>corpus</w:t>
        </w:r>
      </w:ins>
      <w:bookmarkEnd w:id="2542"/>
      <w:ins w:id="2555" w:author="Arthur Parmentier" w:date="2020-06-06T12:20:00Z">
        <w:r w:rsidR="00A440D0" w:rsidRPr="007C437A">
          <w:t xml:space="preserve">: the “enter” and “escape” signs are used to disambiguate the interpretation of </w:t>
        </w:r>
      </w:ins>
      <w:ins w:id="2556" w:author="Arthur Parmentier" w:date="2020-06-06T12:21:00Z">
        <w:r w:rsidR="00A440D0" w:rsidRPr="007C437A">
          <w:t>gestures or sign common to two or more modes for the performer. In the non-ambiguous cases, we see that the “escape” signs disappear (</w:t>
        </w:r>
      </w:ins>
      <w:ins w:id="2557" w:author="Arthur Parmentier" w:date="2020-06-06T12:22:00Z">
        <w:r w:rsidR="00A440D0" w:rsidRPr="007C437A">
          <w:t>or is simply a “step outside the box”).</w:t>
        </w:r>
      </w:ins>
      <w:ins w:id="2558" w:author="Arthur Parmentier" w:date="2020-06-06T19:14:00Z">
        <w:r w:rsidR="00BD746C" w:rsidRPr="007C437A">
          <w:br/>
        </w:r>
        <w:r w:rsidR="00BD746C" w:rsidRPr="007C437A">
          <w:br/>
        </w:r>
      </w:ins>
      <w:ins w:id="2559" w:author="Arthur Parmentier" w:date="2020-06-06T12:22:00Z">
        <w:r w:rsidR="00A440D0" w:rsidRPr="007C437A">
          <w:t xml:space="preserve"> </w:t>
        </w:r>
        <w:r w:rsidR="00A440D0" w:rsidRPr="007C437A">
          <w:rPr>
            <w:vertAlign w:val="superscript"/>
          </w:rPr>
          <w:t>1</w:t>
        </w:r>
        <w:r w:rsidR="00A440D0" w:rsidRPr="007C437A">
          <w:t xml:space="preserve">Launch mode </w:t>
        </w:r>
      </w:ins>
      <w:ins w:id="2560" w:author="Arthur Parmentier" w:date="2020-06-06T12:23:00Z">
        <w:r w:rsidR="00A440D0" w:rsidRPr="007C437A">
          <w:t xml:space="preserve">is ambiguous because some signs must be interpreted as in shapeline (Identifiers for instance). However, </w:t>
        </w:r>
      </w:ins>
      <w:ins w:id="2561" w:author="Arthur Parmentier" w:date="2020-06-06T12:24:00Z">
        <w:r w:rsidR="00A440D0" w:rsidRPr="007C437A">
          <w:t>it is not ambiguous for contents and modifiers, which can simply be performed immediately when the soundpainter “steps into the box”.</w:t>
        </w:r>
      </w:ins>
      <w:ins w:id="2562" w:author="Arthur Parmentier" w:date="2020-06-06T12:25:00Z">
        <w:r w:rsidR="00A440D0" w:rsidRPr="007C437A">
          <w:t xml:space="preserve"> For that reason, </w:t>
        </w:r>
      </w:ins>
      <w:ins w:id="2563" w:author="Arthur Parmentier" w:date="2020-06-06T12:46:00Z">
        <w:r w:rsidR="0071562A" w:rsidRPr="007C437A">
          <w:t>their</w:t>
        </w:r>
      </w:ins>
      <w:ins w:id="2564" w:author="Arthur Parmentier" w:date="2020-06-06T12:25:00Z">
        <w:r w:rsidR="00A440D0" w:rsidRPr="007C437A">
          <w:t xml:space="preserve"> enter and exit signs are not always performed when there is no ambiguity. It is also possible that </w:t>
        </w:r>
      </w:ins>
      <w:ins w:id="2565" w:author="Arthur Parmentier" w:date="2020-06-06T12:26:00Z">
        <w:r w:rsidR="00A440D0" w:rsidRPr="007C437A">
          <w:t>one particular mode is used by convention</w:t>
        </w:r>
      </w:ins>
      <w:ins w:id="2566" w:author="Arthur Parmentier" w:date="2020-06-06T12:46:00Z">
        <w:r w:rsidR="00FB620E" w:rsidRPr="007C437A">
          <w:t xml:space="preserve"> </w:t>
        </w:r>
      </w:ins>
      <w:ins w:id="2567" w:author="Arthur Parmentier" w:date="2020-06-06T12:47:00Z">
        <w:r w:rsidR="004D7731" w:rsidRPr="007C437A">
          <w:t xml:space="preserve">(by default) </w:t>
        </w:r>
      </w:ins>
      <w:ins w:id="2568" w:author="Arthur Parmentier" w:date="2020-06-06T12:46:00Z">
        <w:r w:rsidR="00FB620E" w:rsidRPr="007C437A">
          <w:t xml:space="preserve">instead of the </w:t>
        </w:r>
      </w:ins>
      <w:ins w:id="2569" w:author="Arthur Parmentier" w:date="2020-06-06T12:47:00Z">
        <w:r w:rsidR="005C65F5" w:rsidRPr="007C437A">
          <w:t>“</w:t>
        </w:r>
      </w:ins>
      <w:ins w:id="2570" w:author="Arthur Parmentier" w:date="2020-06-06T12:46:00Z">
        <w:r w:rsidR="00FB620E" w:rsidRPr="007C437A">
          <w:t>default mode</w:t>
        </w:r>
      </w:ins>
      <w:ins w:id="2571" w:author="Arthur Parmentier" w:date="2020-06-06T12:47:00Z">
        <w:r w:rsidR="005C65F5" w:rsidRPr="007C437A">
          <w:t>”</w:t>
        </w:r>
      </w:ins>
      <w:ins w:id="2572" w:author="Arthur Parmentier" w:date="2020-06-06T12:20:00Z">
        <w:r w:rsidR="00A440D0" w:rsidRPr="007C437A">
          <w:t xml:space="preserve"> </w:t>
        </w:r>
      </w:ins>
      <w:ins w:id="2573" w:author="Arthur Parmentier" w:date="2020-06-06T12:26:00Z">
        <w:r w:rsidR="00A440D0" w:rsidRPr="007C437A">
          <w:t xml:space="preserve">(for instance, it is often the case that dancer </w:t>
        </w:r>
      </w:ins>
      <w:ins w:id="2574" w:author="Arthur Parmentier" w:date="2020-06-06T12:46:00Z">
        <w:r w:rsidR="0071562A" w:rsidRPr="007C437A">
          <w:t>interprets</w:t>
        </w:r>
      </w:ins>
      <w:ins w:id="2575" w:author="Arthur Parmentier" w:date="2020-06-06T12:26:00Z">
        <w:r w:rsidR="00A440D0" w:rsidRPr="007C437A">
          <w:t xml:space="preserve"> signs and gestures in launch mode during p</w:t>
        </w:r>
      </w:ins>
      <w:ins w:id="2576" w:author="Arthur Parmentier" w:date="2020-06-06T12:27:00Z">
        <w:r w:rsidR="00A440D0" w:rsidRPr="007C437A">
          <w:t>erformance by default), in which case the enter and escape sign may not be used either.</w:t>
        </w:r>
      </w:ins>
    </w:p>
    <w:p w:rsidR="0077353F" w:rsidRPr="007C437A" w:rsidRDefault="00122D9C" w:rsidP="00122D9C">
      <w:pPr>
        <w:rPr>
          <w:ins w:id="2577" w:author="Arthur Parmentier" w:date="2020-06-06T19:24:00Z"/>
        </w:rPr>
      </w:pPr>
      <w:ins w:id="2578" w:author="Arthur Parmentier" w:date="2020-06-05T21:09:00Z">
        <w:r w:rsidRPr="007C437A">
          <w:lastRenderedPageBreak/>
          <w:t>Let’s start with the big picture.</w:t>
        </w:r>
      </w:ins>
      <w:ins w:id="2579" w:author="Arthur Parmentier" w:date="2020-06-05T21:26:00Z">
        <w:r w:rsidR="00274337" w:rsidRPr="007C437A">
          <w:br/>
        </w:r>
      </w:ins>
      <w:ins w:id="2580" w:author="Arthur Parmentier" w:date="2020-06-05T21:16:00Z">
        <w:r w:rsidRPr="007C437A">
          <w:t xml:space="preserve">Imagine a language that has an alphabet (a set of signs) and several </w:t>
        </w:r>
      </w:ins>
      <w:ins w:id="2581" w:author="Arthur Parmentier" w:date="2020-06-05T21:18:00Z">
        <w:r w:rsidRPr="007C437A">
          <w:t>syntaxes</w:t>
        </w:r>
      </w:ins>
      <w:ins w:id="2582" w:author="Arthur Parmentier" w:date="2020-06-05T21:16:00Z">
        <w:r w:rsidRPr="007C437A">
          <w:t xml:space="preserve"> that </w:t>
        </w:r>
      </w:ins>
      <w:ins w:id="2583" w:author="Arthur Parmentier" w:date="2020-06-05T21:17:00Z">
        <w:r w:rsidRPr="007C437A">
          <w:t xml:space="preserve">all speakers know and can use whenever they think that one is more appropriate than </w:t>
        </w:r>
      </w:ins>
      <w:ins w:id="2584" w:author="Arthur Parmentier" w:date="2020-06-05T21:18:00Z">
        <w:r w:rsidRPr="007C437A">
          <w:t xml:space="preserve">the </w:t>
        </w:r>
      </w:ins>
      <w:ins w:id="2585" w:author="Arthur Parmentier" w:date="2020-06-05T21:17:00Z">
        <w:r w:rsidRPr="007C437A">
          <w:t xml:space="preserve">others. Let’s call these </w:t>
        </w:r>
      </w:ins>
      <w:ins w:id="2586" w:author="Arthur Parmentier" w:date="2020-06-05T21:18:00Z">
        <w:r w:rsidRPr="007C437A">
          <w:t>syntaxes</w:t>
        </w:r>
      </w:ins>
      <w:ins w:id="2587" w:author="Arthur Parmentier" w:date="2020-06-05T21:17:00Z">
        <w:r w:rsidRPr="007C437A">
          <w:t xml:space="preserve"> “modes”.</w:t>
        </w:r>
      </w:ins>
      <w:ins w:id="2588" w:author="Arthur Parmentier" w:date="2020-06-05T21:19:00Z">
        <w:r w:rsidRPr="007C437A">
          <w:t xml:space="preserve"> SP is such a language. </w:t>
        </w:r>
        <w:r w:rsidR="004C1058" w:rsidRPr="007C437A">
          <w:t xml:space="preserve">We have seen that SP has an alphabet and how it is created. </w:t>
        </w:r>
      </w:ins>
      <w:ins w:id="2589" w:author="Arthur Parmentier" w:date="2020-06-05T21:20:00Z">
        <w:r w:rsidR="004C1058" w:rsidRPr="007C437A">
          <w:t xml:space="preserve">We have also seen that modes are said by Walter Thompson to “embody </w:t>
        </w:r>
      </w:ins>
      <w:ins w:id="2590" w:author="Arthur Parmentier" w:date="2020-06-05T21:21:00Z">
        <w:r w:rsidR="004C1058" w:rsidRPr="007C437A">
          <w:t xml:space="preserve">specific performance parameters”, even though </w:t>
        </w:r>
      </w:ins>
      <w:ins w:id="2591" w:author="Arthur Parmentier" w:date="2020-06-06T19:15:00Z">
        <w:r w:rsidR="003C4D17" w:rsidRPr="007C437A">
          <w:t>they are at this point</w:t>
        </w:r>
      </w:ins>
      <w:ins w:id="2592" w:author="Arthur Parmentier" w:date="2020-06-05T21:21:00Z">
        <w:r w:rsidR="004C1058" w:rsidRPr="007C437A">
          <w:t xml:space="preserve"> probably not usual Content gestures. </w:t>
        </w:r>
      </w:ins>
      <w:ins w:id="2593" w:author="Arthur Parmentier" w:date="2020-06-06T19:15:00Z">
        <w:r w:rsidR="00163AE7" w:rsidRPr="007C437A">
          <w:br/>
        </w:r>
      </w:ins>
      <w:ins w:id="2594" w:author="Arthur Parmentier" w:date="2020-06-05T21:22:00Z">
        <w:r w:rsidR="004C1058" w:rsidRPr="007C437A">
          <w:t xml:space="preserve">My proposition is to understand modes as several </w:t>
        </w:r>
      </w:ins>
      <w:ins w:id="2595" w:author="Arthur Parmentier" w:date="2020-06-06T13:06:00Z">
        <w:r w:rsidR="00DD01C7" w:rsidRPr="007C437A">
          <w:t>syntactic</w:t>
        </w:r>
      </w:ins>
      <w:ins w:id="2596" w:author="Arthur Parmentier" w:date="2020-06-05T21:23:00Z">
        <w:r w:rsidR="004C1058" w:rsidRPr="007C437A">
          <w:t xml:space="preserve"> and semantic</w:t>
        </w:r>
        <w:r w:rsidR="004C1058" w:rsidRPr="007C437A">
          <w:rPr>
            <w:rStyle w:val="Appelnotedebasdep"/>
          </w:rPr>
          <w:footnoteReference w:id="35"/>
        </w:r>
      </w:ins>
      <w:ins w:id="2605" w:author="Arthur Parmentier" w:date="2020-06-05T21:22:00Z">
        <w:r w:rsidR="004C1058" w:rsidRPr="007C437A">
          <w:t xml:space="preserve"> modules that the soundpainter can use during the performan</w:t>
        </w:r>
      </w:ins>
      <w:ins w:id="2606" w:author="Arthur Parmentier" w:date="2020-06-05T21:23:00Z">
        <w:r w:rsidR="004C1058" w:rsidRPr="007C437A">
          <w:t>ce</w:t>
        </w:r>
      </w:ins>
      <w:ins w:id="2607" w:author="Arthur Parmentier" w:date="2020-06-05T21:25:00Z">
        <w:r w:rsidR="002E7599" w:rsidRPr="007C437A">
          <w:t>, i.</w:t>
        </w:r>
      </w:ins>
      <w:ins w:id="2608" w:author="Arthur Parmentier" w:date="2020-06-05T21:26:00Z">
        <w:r w:rsidR="002E7599" w:rsidRPr="007C437A">
          <w:t xml:space="preserve">e. the specific performance parameters that Walter Thompson speaks about are their </w:t>
        </w:r>
      </w:ins>
      <w:ins w:id="2609" w:author="Arthur Parmentier" w:date="2020-06-06T13:06:00Z">
        <w:r w:rsidR="00DD01C7" w:rsidRPr="007C437A">
          <w:t>syntactic</w:t>
        </w:r>
      </w:ins>
      <w:ins w:id="2610" w:author="Arthur Parmentier" w:date="2020-06-05T21:26:00Z">
        <w:r w:rsidR="002E7599" w:rsidRPr="007C437A">
          <w:t xml:space="preserve"> (and semantic) </w:t>
        </w:r>
        <w:r w:rsidR="00274337" w:rsidRPr="007C437A">
          <w:t>components</w:t>
        </w:r>
        <w:r w:rsidR="002E7599" w:rsidRPr="007C437A">
          <w:t>.</w:t>
        </w:r>
      </w:ins>
      <w:ins w:id="2611" w:author="Arthur Parmentier" w:date="2020-06-05T21:27:00Z">
        <w:r w:rsidR="00274337" w:rsidRPr="007C437A">
          <w:br/>
          <w:t>One may say that such two different modules, because they have different syntaxes,</w:t>
        </w:r>
      </w:ins>
      <w:ins w:id="2612" w:author="Arthur Parmentier" w:date="2020-06-05T21:28:00Z">
        <w:r w:rsidR="00274337" w:rsidRPr="007C437A">
          <w:t xml:space="preserve"> are </w:t>
        </w:r>
      </w:ins>
      <w:ins w:id="2613" w:author="Arthur Parmentier" w:date="2020-06-06T19:16:00Z">
        <w:r w:rsidR="00C66F72" w:rsidRPr="007C437A">
          <w:t xml:space="preserve">therefore </w:t>
        </w:r>
      </w:ins>
      <w:ins w:id="2614" w:author="Arthur Parmentier" w:date="2020-06-05T21:28:00Z">
        <w:r w:rsidR="00274337" w:rsidRPr="007C437A">
          <w:t xml:space="preserve">two different languages </w:t>
        </w:r>
      </w:ins>
      <w:ins w:id="2615" w:author="Arthur Parmentier" w:date="2020-06-06T19:17:00Z">
        <w:r w:rsidR="00BB7AB5" w:rsidRPr="007C437A">
          <w:t>and wonder how they could</w:t>
        </w:r>
        <w:r w:rsidR="00983480" w:rsidRPr="007C437A">
          <w:t xml:space="preserve"> form</w:t>
        </w:r>
      </w:ins>
      <w:ins w:id="2616" w:author="Arthur Parmentier" w:date="2020-06-05T21:28:00Z">
        <w:r w:rsidR="00274337" w:rsidRPr="007C437A">
          <w:t xml:space="preserve"> a single language that we call SP. </w:t>
        </w:r>
      </w:ins>
      <w:ins w:id="2617" w:author="Arthur Parmentier" w:date="2020-06-06T19:17:00Z">
        <w:r w:rsidR="00A70873" w:rsidRPr="007C437A">
          <w:t>T</w:t>
        </w:r>
      </w:ins>
      <w:ins w:id="2618" w:author="Arthur Parmentier" w:date="2020-06-05T21:29:00Z">
        <w:r w:rsidR="00274337" w:rsidRPr="007C437A">
          <w:t xml:space="preserve">o understand how they </w:t>
        </w:r>
      </w:ins>
      <w:ins w:id="2619" w:author="Arthur Parmentier" w:date="2020-06-06T19:18:00Z">
        <w:r w:rsidR="006B144E" w:rsidRPr="007C437A">
          <w:t>relate to</w:t>
        </w:r>
      </w:ins>
      <w:ins w:id="2620" w:author="Arthur Parmentier" w:date="2020-06-05T21:29:00Z">
        <w:r w:rsidR="00274337" w:rsidRPr="007C437A">
          <w:t xml:space="preserve"> each other and labeled under “SP”, let’s take a look at the </w:t>
        </w:r>
      </w:ins>
      <w:ins w:id="2621" w:author="Arthur Parmentier" w:date="2020-06-06T19:17:00Z">
        <w:r w:rsidR="0015677B" w:rsidRPr="007C437A">
          <w:t xml:space="preserve">alphabetical level (their set of possible </w:t>
        </w:r>
      </w:ins>
      <w:ins w:id="2622" w:author="Arthur Parmentier" w:date="2020-06-06T19:18:00Z">
        <w:r w:rsidR="0015677B" w:rsidRPr="007C437A">
          <w:t xml:space="preserve">signs) </w:t>
        </w:r>
      </w:ins>
      <w:ins w:id="2623" w:author="Arthur Parmentier" w:date="2020-06-05T21:29:00Z">
        <w:r w:rsidR="00687A5C" w:rsidRPr="007C437A">
          <w:t>to understand their common features.</w:t>
        </w:r>
      </w:ins>
    </w:p>
    <w:p w:rsidR="00B437A4" w:rsidRPr="007C437A" w:rsidRDefault="00B437A4">
      <w:pPr>
        <w:pStyle w:val="Titre5"/>
        <w:rPr>
          <w:ins w:id="2624" w:author="Arthur Parmentier" w:date="2020-06-06T19:18:00Z"/>
          <w:rPrChange w:id="2625" w:author="Arthur Parmentier" w:date="2020-06-07T15:27:00Z">
            <w:rPr>
              <w:ins w:id="2626" w:author="Arthur Parmentier" w:date="2020-06-06T19:18:00Z"/>
            </w:rPr>
          </w:rPrChange>
        </w:rPr>
        <w:pPrChange w:id="2627" w:author="Arthur Parmentier" w:date="2020-06-06T20:39:00Z">
          <w:pPr/>
        </w:pPrChange>
      </w:pPr>
      <w:ins w:id="2628" w:author="Arthur Parmentier" w:date="2020-06-06T19:24:00Z">
        <w:r w:rsidRPr="007C437A">
          <w:rPr>
            <w:rPrChange w:id="2629" w:author="Arthur Parmentier" w:date="2020-06-07T15:27:00Z">
              <w:rPr/>
            </w:rPrChange>
          </w:rPr>
          <w:t>A shared alphabet for several syntaxes</w:t>
        </w:r>
      </w:ins>
    </w:p>
    <w:p w:rsidR="00122D9C" w:rsidRPr="007C437A" w:rsidRDefault="00122D9C" w:rsidP="00122D9C">
      <w:pPr>
        <w:rPr>
          <w:ins w:id="2630" w:author="Arthur Parmentier" w:date="2020-06-06T19:24:00Z"/>
        </w:rPr>
      </w:pPr>
      <w:ins w:id="2631" w:author="Arthur Parmentier" w:date="2020-06-05T21:09:00Z">
        <w:r w:rsidRPr="007C437A">
          <w:t xml:space="preserve">Imagine </w:t>
        </w:r>
      </w:ins>
      <w:ins w:id="2632" w:author="Arthur Parmentier" w:date="2020-06-05T21:10:00Z">
        <w:r w:rsidRPr="007C437A">
          <w:t>the dictionary of SP and visualize the abstract space of all signs in SP (bottom of</w:t>
        </w:r>
      </w:ins>
      <w:ins w:id="2633" w:author="Arthur Parmentier" w:date="2020-06-05T21:11:00Z">
        <w:r w:rsidRPr="007C437A">
          <w:t xml:space="preserve"> </w:t>
        </w:r>
        <w:r w:rsidRPr="007C437A">
          <w:rPr>
            <w:rPrChange w:id="2634" w:author="Arthur Parmentier" w:date="2020-06-07T15:27:00Z">
              <w:rPr/>
            </w:rPrChange>
          </w:rPr>
          <w:fldChar w:fldCharType="begin"/>
        </w:r>
        <w:r w:rsidRPr="007C437A">
          <w:instrText xml:space="preserve"> REF _Ref42283886 \h </w:instrText>
        </w:r>
      </w:ins>
      <w:r w:rsidRPr="007C437A">
        <w:rPr>
          <w:rPrChange w:id="2635" w:author="Arthur Parmentier" w:date="2020-06-07T15:27:00Z">
            <w:rPr/>
          </w:rPrChange>
        </w:rPr>
      </w:r>
      <w:r w:rsidRPr="007C437A">
        <w:rPr>
          <w:rPrChange w:id="2636" w:author="Arthur Parmentier" w:date="2020-06-07T15:27:00Z">
            <w:rPr/>
          </w:rPrChange>
        </w:rPr>
        <w:fldChar w:fldCharType="separate"/>
      </w:r>
      <w:ins w:id="2637" w:author="Arthur Parmentier" w:date="2020-06-05T21:11:00Z">
        <w:r w:rsidRPr="007C437A">
          <w:t xml:space="preserve">Figure </w:t>
        </w:r>
        <w:r w:rsidRPr="007C437A">
          <w:rPr>
            <w:rPrChange w:id="2638" w:author="Arthur Parmentier" w:date="2020-06-07T15:27:00Z">
              <w:rPr>
                <w:noProof/>
              </w:rPr>
            </w:rPrChange>
          </w:rPr>
          <w:t>1</w:t>
        </w:r>
        <w:r w:rsidRPr="007C437A">
          <w:rPr>
            <w:rPrChange w:id="2639" w:author="Arthur Parmentier" w:date="2020-06-07T15:27:00Z">
              <w:rPr/>
            </w:rPrChange>
          </w:rPr>
          <w:fldChar w:fldCharType="end"/>
        </w:r>
        <w:r w:rsidRPr="007C437A">
          <w:t xml:space="preserve">). </w:t>
        </w:r>
      </w:ins>
      <w:ins w:id="2640" w:author="Arthur Parmentier" w:date="2020-06-05T21:15:00Z">
        <w:r w:rsidRPr="007C437A">
          <w:br/>
        </w:r>
      </w:ins>
      <w:ins w:id="2641" w:author="Arthur Parmentier" w:date="2020-06-05T21:11:00Z">
        <w:r w:rsidRPr="007C437A">
          <w:t xml:space="preserve">Among those signs, some are used in specific modes only. For instance, the sign “scan” </w:t>
        </w:r>
      </w:ins>
      <w:ins w:id="2642" w:author="Arthur Parmentier" w:date="2020-06-05T21:12:00Z">
        <w:r w:rsidRPr="007C437A">
          <w:t xml:space="preserve">is significant only for the mode that </w:t>
        </w:r>
      </w:ins>
      <w:ins w:id="2643" w:author="Arthur Parmentier" w:date="2020-06-06T19:19:00Z">
        <w:r w:rsidR="001D75D5" w:rsidRPr="007C437A">
          <w:t>has</w:t>
        </w:r>
      </w:ins>
      <w:ins w:id="2644" w:author="Arthur Parmentier" w:date="2020-06-05T21:12:00Z">
        <w:r w:rsidRPr="007C437A">
          <w:t xml:space="preserve"> its name, as it allows the soundpainter to enter the scan mode from </w:t>
        </w:r>
      </w:ins>
      <w:ins w:id="2645" w:author="Arthur Parmentier" w:date="2020-06-05T21:13:00Z">
        <w:r w:rsidRPr="007C437A">
          <w:t xml:space="preserve">the “Who, What, How, When”-like </w:t>
        </w:r>
      </w:ins>
      <w:ins w:id="2646" w:author="Arthur Parmentier" w:date="2020-06-05T21:14:00Z">
        <w:r w:rsidRPr="007C437A">
          <w:t xml:space="preserve">syntactic </w:t>
        </w:r>
      </w:ins>
      <w:ins w:id="2647" w:author="Arthur Parmentier" w:date="2020-06-05T21:13:00Z">
        <w:r w:rsidRPr="007C437A">
          <w:t>structure, that we will call the “</w:t>
        </w:r>
      </w:ins>
      <w:ins w:id="2648" w:author="Arthur Parmentier" w:date="2020-06-05T21:14:00Z">
        <w:r w:rsidRPr="007C437A">
          <w:t>d</w:t>
        </w:r>
      </w:ins>
      <w:ins w:id="2649" w:author="Arthur Parmentier" w:date="2020-06-05T21:13:00Z">
        <w:r w:rsidRPr="007C437A">
          <w:t>efault mode” of SP</w:t>
        </w:r>
      </w:ins>
      <w:ins w:id="2650" w:author="Arthur Parmentier" w:date="2020-06-06T19:21:00Z">
        <w:r w:rsidR="00B001BB" w:rsidRPr="007C437A">
          <w:t xml:space="preserve"> (t</w:t>
        </w:r>
      </w:ins>
      <w:ins w:id="2651" w:author="Arthur Parmentier" w:date="2020-06-06T19:19:00Z">
        <w:r w:rsidR="002869D0" w:rsidRPr="007C437A">
          <w:t xml:space="preserve">he main reason for choosing this name (default) is that it </w:t>
        </w:r>
      </w:ins>
      <w:ins w:id="2652" w:author="Arthur Parmentier" w:date="2020-06-06T19:20:00Z">
        <w:r w:rsidR="002869D0" w:rsidRPr="007C437A">
          <w:t>is the syntactic module that soundpainters use by convention and which allows to connect all modes together</w:t>
        </w:r>
      </w:ins>
      <w:ins w:id="2653" w:author="Arthur Parmentier" w:date="2020-06-06T19:21:00Z">
        <w:r w:rsidR="00B001BB" w:rsidRPr="007C437A">
          <w:t>)</w:t>
        </w:r>
      </w:ins>
      <w:ins w:id="2654" w:author="Arthur Parmentier" w:date="2020-06-06T19:20:00Z">
        <w:r w:rsidR="002869D0" w:rsidRPr="007C437A">
          <w:t>.</w:t>
        </w:r>
      </w:ins>
      <w:ins w:id="2655" w:author="Arthur Parmentier" w:date="2020-06-05T21:13:00Z">
        <w:r w:rsidRPr="007C437A">
          <w:t xml:space="preserve"> </w:t>
        </w:r>
      </w:ins>
      <w:ins w:id="2656" w:author="Arthur Parmentier" w:date="2020-06-05T21:14:00Z">
        <w:r w:rsidRPr="007C437A">
          <w:t>Outside the scan mode an</w:t>
        </w:r>
      </w:ins>
      <w:ins w:id="2657" w:author="Arthur Parmentier" w:date="2020-06-05T21:15:00Z">
        <w:r w:rsidRPr="007C437A">
          <w:t xml:space="preserve">d its variations, the </w:t>
        </w:r>
      </w:ins>
      <w:ins w:id="2658" w:author="Arthur Parmentier" w:date="2020-06-06T19:21:00Z">
        <w:r w:rsidR="00AF1433" w:rsidRPr="007C437A">
          <w:t xml:space="preserve">sign </w:t>
        </w:r>
      </w:ins>
      <w:ins w:id="2659" w:author="Arthur Parmentier" w:date="2020-06-05T21:15:00Z">
        <w:r w:rsidRPr="007C437A">
          <w:t xml:space="preserve">“scan” is practically not meaningful </w:t>
        </w:r>
      </w:ins>
      <w:ins w:id="2660" w:author="Arthur Parmentier" w:date="2020-06-06T19:21:00Z">
        <w:r w:rsidR="00AF1433" w:rsidRPr="007C437A">
          <w:t>n</w:t>
        </w:r>
      </w:ins>
      <w:ins w:id="2661" w:author="Arthur Parmentier" w:date="2020-06-05T21:15:00Z">
        <w:r w:rsidRPr="007C437A">
          <w:t>or used.</w:t>
        </w:r>
      </w:ins>
      <w:ins w:id="2662" w:author="Arthur Parmentier" w:date="2020-06-05T21:36:00Z">
        <w:r w:rsidR="006C6E21" w:rsidRPr="007C437A">
          <w:t xml:space="preserve"> Therefore, when the soundpainter uses that sign, it is clear for the performer which mode the soundpainter uses.</w:t>
        </w:r>
      </w:ins>
      <w:ins w:id="2663" w:author="Arthur Parmentier" w:date="2020-06-05T21:15:00Z">
        <w:r w:rsidRPr="007C437A">
          <w:br/>
          <w:t xml:space="preserve">However, some </w:t>
        </w:r>
      </w:ins>
      <w:ins w:id="2664" w:author="Arthur Parmentier" w:date="2020-06-05T21:32:00Z">
        <w:r w:rsidR="00907944" w:rsidRPr="007C437A">
          <w:t xml:space="preserve">signs </w:t>
        </w:r>
      </w:ins>
      <w:ins w:id="2665" w:author="Arthur Parmentier" w:date="2020-06-06T12:19:00Z">
        <w:r w:rsidR="0072567A" w:rsidRPr="007C437A">
          <w:t>are significant and can be interpreted differently</w:t>
        </w:r>
      </w:ins>
      <w:ins w:id="2666" w:author="Arthur Parmentier" w:date="2020-06-05T21:33:00Z">
        <w:r w:rsidR="00907944" w:rsidRPr="007C437A">
          <w:t xml:space="preserve"> </w:t>
        </w:r>
      </w:ins>
      <w:ins w:id="2667" w:author="Arthur Parmentier" w:date="2020-06-05T21:34:00Z">
        <w:r w:rsidR="006C6E21" w:rsidRPr="007C437A">
          <w:t xml:space="preserve">in </w:t>
        </w:r>
      </w:ins>
      <w:ins w:id="2668" w:author="Arthur Parmentier" w:date="2020-06-05T21:35:00Z">
        <w:r w:rsidR="006C6E21" w:rsidRPr="007C437A">
          <w:t xml:space="preserve">several modes, which is represented in </w:t>
        </w:r>
        <w:r w:rsidR="006C6E21" w:rsidRPr="007C437A">
          <w:rPr>
            <w:rPrChange w:id="2669" w:author="Arthur Parmentier" w:date="2020-06-07T15:27:00Z">
              <w:rPr/>
            </w:rPrChange>
          </w:rPr>
          <w:fldChar w:fldCharType="begin"/>
        </w:r>
        <w:r w:rsidR="006C6E21" w:rsidRPr="007C437A">
          <w:instrText xml:space="preserve"> REF _Ref42283886 \h </w:instrText>
        </w:r>
      </w:ins>
      <w:r w:rsidR="006C6E21" w:rsidRPr="007C437A">
        <w:rPr>
          <w:rPrChange w:id="2670" w:author="Arthur Parmentier" w:date="2020-06-07T15:27:00Z">
            <w:rPr/>
          </w:rPrChange>
        </w:rPr>
      </w:r>
      <w:ins w:id="2671" w:author="Arthur Parmentier" w:date="2020-06-05T21:35:00Z">
        <w:r w:rsidR="006C6E21" w:rsidRPr="007C437A">
          <w:rPr>
            <w:rPrChange w:id="2672" w:author="Arthur Parmentier" w:date="2020-06-07T15:27:00Z">
              <w:rPr/>
            </w:rPrChange>
          </w:rPr>
          <w:fldChar w:fldCharType="separate"/>
        </w:r>
        <w:r w:rsidR="006C6E21" w:rsidRPr="007C437A">
          <w:t xml:space="preserve">Figure </w:t>
        </w:r>
        <w:r w:rsidR="006C6E21" w:rsidRPr="007C437A">
          <w:rPr>
            <w:rPrChange w:id="2673" w:author="Arthur Parmentier" w:date="2020-06-07T15:27:00Z">
              <w:rPr>
                <w:noProof/>
              </w:rPr>
            </w:rPrChange>
          </w:rPr>
          <w:t>1</w:t>
        </w:r>
        <w:r w:rsidR="006C6E21" w:rsidRPr="007C437A">
          <w:rPr>
            <w:rPrChange w:id="2674" w:author="Arthur Parmentier" w:date="2020-06-07T15:27:00Z">
              <w:rPr/>
            </w:rPrChange>
          </w:rPr>
          <w:fldChar w:fldCharType="end"/>
        </w:r>
        <w:r w:rsidR="006C6E21" w:rsidRPr="007C437A">
          <w:t xml:space="preserve"> by the overlapping of two </w:t>
        </w:r>
      </w:ins>
      <w:ins w:id="2675" w:author="Arthur Parmentier" w:date="2020-06-06T12:19:00Z">
        <w:r w:rsidR="0072567A" w:rsidRPr="007C437A">
          <w:t>sets (ellipses)</w:t>
        </w:r>
      </w:ins>
      <w:ins w:id="2676" w:author="Arthur Parmentier" w:date="2020-06-05T21:35:00Z">
        <w:r w:rsidR="006C6E21" w:rsidRPr="007C437A">
          <w:t xml:space="preserve"> at the </w:t>
        </w:r>
      </w:ins>
      <w:ins w:id="2677" w:author="Arthur Parmentier" w:date="2020-06-06T19:22:00Z">
        <w:r w:rsidR="00E02161" w:rsidRPr="007C437A">
          <w:t>gestures</w:t>
        </w:r>
      </w:ins>
      <w:ins w:id="2678" w:author="Arthur Parmentier" w:date="2020-06-05T21:35:00Z">
        <w:r w:rsidR="006C6E21" w:rsidRPr="007C437A">
          <w:t xml:space="preserve"> level. </w:t>
        </w:r>
      </w:ins>
      <w:ins w:id="2679" w:author="Arthur Parmentier" w:date="2020-06-06T19:22:00Z">
        <w:r w:rsidR="001C10F6" w:rsidRPr="007C437A">
          <w:t>When using those signs</w:t>
        </w:r>
      </w:ins>
      <w:ins w:id="2680" w:author="Arthur Parmentier" w:date="2020-06-05T21:35:00Z">
        <w:r w:rsidR="006C6E21" w:rsidRPr="007C437A">
          <w:t xml:space="preserve">, </w:t>
        </w:r>
      </w:ins>
      <w:ins w:id="2681" w:author="Arthur Parmentier" w:date="2020-06-05T21:36:00Z">
        <w:r w:rsidR="006C6E21" w:rsidRPr="007C437A">
          <w:t xml:space="preserve">it is no longer </w:t>
        </w:r>
      </w:ins>
      <w:ins w:id="2682" w:author="Arthur Parmentier" w:date="2020-06-06T19:22:00Z">
        <w:r w:rsidR="001C10F6" w:rsidRPr="007C437A">
          <w:t>obvious</w:t>
        </w:r>
      </w:ins>
      <w:ins w:id="2683" w:author="Arthur Parmentier" w:date="2020-06-05T21:36:00Z">
        <w:r w:rsidR="006C6E21" w:rsidRPr="007C437A">
          <w:t xml:space="preserve"> what mode the soundpainter uses</w:t>
        </w:r>
      </w:ins>
      <w:ins w:id="2684" w:author="Arthur Parmentier" w:date="2020-06-06T19:22:00Z">
        <w:r w:rsidR="001C10F6" w:rsidRPr="007C437A">
          <w:t xml:space="preserve"> and how they shou</w:t>
        </w:r>
      </w:ins>
      <w:ins w:id="2685" w:author="Arthur Parmentier" w:date="2020-06-06T19:23:00Z">
        <w:r w:rsidR="001C10F6" w:rsidRPr="007C437A">
          <w:t>ld be interpreted:</w:t>
        </w:r>
      </w:ins>
      <w:ins w:id="2686" w:author="Arthur Parmentier" w:date="2020-06-06T10:34:00Z">
        <w:r w:rsidR="00EE3EF9" w:rsidRPr="007C437A">
          <w:t xml:space="preserve"> the mode is ambiguous</w:t>
        </w:r>
      </w:ins>
      <w:ins w:id="2687" w:author="Arthur Parmentier" w:date="2020-06-05T21:37:00Z">
        <w:r w:rsidR="006C6E21" w:rsidRPr="007C437A">
          <w:t xml:space="preserve">, so there </w:t>
        </w:r>
      </w:ins>
      <w:ins w:id="2688" w:author="Arthur Parmentier" w:date="2020-06-05T21:39:00Z">
        <w:r w:rsidR="00A451DF" w:rsidRPr="007C437A">
          <w:t>must</w:t>
        </w:r>
      </w:ins>
      <w:ins w:id="2689" w:author="Arthur Parmentier" w:date="2020-06-05T21:37:00Z">
        <w:r w:rsidR="006C6E21" w:rsidRPr="007C437A">
          <w:t xml:space="preserve"> be a way for the soundpainter to let the performers know what mode he is using. This is the role of what I call the “enter” and “es</w:t>
        </w:r>
      </w:ins>
      <w:ins w:id="2690" w:author="Arthur Parmentier" w:date="2020-06-05T21:38:00Z">
        <w:r w:rsidR="006C6E21" w:rsidRPr="007C437A">
          <w:t>cape”</w:t>
        </w:r>
        <w:r w:rsidR="006C6E21" w:rsidRPr="007C437A">
          <w:rPr>
            <w:rStyle w:val="Appelnotedebasdep"/>
          </w:rPr>
          <w:footnoteReference w:id="36"/>
        </w:r>
        <w:r w:rsidR="006C6E21" w:rsidRPr="007C437A">
          <w:t xml:space="preserve"> signs</w:t>
        </w:r>
      </w:ins>
      <w:ins w:id="2698" w:author="Arthur Parmentier" w:date="2020-06-06T12:28:00Z">
        <w:r w:rsidR="00595AA3" w:rsidRPr="007C437A">
          <w:t xml:space="preserve"> for each mode</w:t>
        </w:r>
      </w:ins>
      <w:ins w:id="2699" w:author="Arthur Parmentier" w:date="2020-06-06T10:44:00Z">
        <w:r w:rsidR="003A5421" w:rsidRPr="007C437A">
          <w:t>.</w:t>
        </w:r>
      </w:ins>
    </w:p>
    <w:p w:rsidR="00B437A4" w:rsidRPr="007C437A" w:rsidRDefault="00B437A4">
      <w:pPr>
        <w:pStyle w:val="Titre5"/>
        <w:rPr>
          <w:ins w:id="2700" w:author="Arthur Parmentier" w:date="2020-06-05T21:39:00Z"/>
          <w:rPrChange w:id="2701" w:author="Arthur Parmentier" w:date="2020-06-07T15:27:00Z">
            <w:rPr>
              <w:ins w:id="2702" w:author="Arthur Parmentier" w:date="2020-06-05T21:39:00Z"/>
            </w:rPr>
          </w:rPrChange>
        </w:rPr>
        <w:pPrChange w:id="2703" w:author="Arthur Parmentier" w:date="2020-06-06T20:39:00Z">
          <w:pPr/>
        </w:pPrChange>
      </w:pPr>
      <w:ins w:id="2704" w:author="Arthur Parmentier" w:date="2020-06-06T19:24:00Z">
        <w:r w:rsidRPr="007C437A">
          <w:rPr>
            <w:rPrChange w:id="2705" w:author="Arthur Parmentier" w:date="2020-06-07T15:27:00Z">
              <w:rPr/>
            </w:rPrChange>
          </w:rPr>
          <w:t>The ambiguit</w:t>
        </w:r>
      </w:ins>
      <w:ins w:id="2706" w:author="Arthur Parmentier" w:date="2020-06-06T19:25:00Z">
        <w:r w:rsidRPr="007C437A">
          <w:rPr>
            <w:rPrChange w:id="2707" w:author="Arthur Parmentier" w:date="2020-06-07T15:27:00Z">
              <w:rPr/>
            </w:rPrChange>
          </w:rPr>
          <w:t>ies</w:t>
        </w:r>
      </w:ins>
      <w:ins w:id="2708" w:author="Arthur Parmentier" w:date="2020-06-06T19:24:00Z">
        <w:r w:rsidRPr="007C437A">
          <w:rPr>
            <w:rPrChange w:id="2709" w:author="Arthur Parmentier" w:date="2020-06-07T15:27:00Z">
              <w:rPr/>
            </w:rPrChange>
          </w:rPr>
          <w:t xml:space="preserve"> between modes </w:t>
        </w:r>
      </w:ins>
      <w:ins w:id="2710" w:author="Arthur Parmentier" w:date="2020-06-06T19:25:00Z">
        <w:r w:rsidR="001303A0" w:rsidRPr="007C437A">
          <w:rPr>
            <w:rPrChange w:id="2711" w:author="Arthur Parmentier" w:date="2020-06-07T15:27:00Z">
              <w:rPr/>
            </w:rPrChange>
          </w:rPr>
          <w:t>resolved by the</w:t>
        </w:r>
      </w:ins>
      <w:ins w:id="2712" w:author="Arthur Parmentier" w:date="2020-06-06T19:24:00Z">
        <w:r w:rsidRPr="007C437A">
          <w:rPr>
            <w:rPrChange w:id="2713" w:author="Arthur Parmentier" w:date="2020-06-07T15:27:00Z">
              <w:rPr/>
            </w:rPrChange>
          </w:rPr>
          <w:t xml:space="preserve"> “enter” and “escape” signs</w:t>
        </w:r>
      </w:ins>
    </w:p>
    <w:p w:rsidR="0079757F" w:rsidRPr="007C437A" w:rsidRDefault="00A451DF">
      <w:pPr>
        <w:rPr>
          <w:ins w:id="2714" w:author="Arthur Parmentier" w:date="2020-06-06T12:51:00Z"/>
        </w:rPr>
      </w:pPr>
      <w:ins w:id="2715" w:author="Arthur Parmentier" w:date="2020-06-05T21:39:00Z">
        <w:r w:rsidRPr="007C437A">
          <w:t>The enter and escape signs allow the soundpainter to “navigate” between the different modes</w:t>
        </w:r>
        <w:r w:rsidR="00106056" w:rsidRPr="007C437A">
          <w:t xml:space="preserve">, by signing the enter sign </w:t>
        </w:r>
      </w:ins>
      <w:ins w:id="2716" w:author="Arthur Parmentier" w:date="2020-06-05T21:40:00Z">
        <w:r w:rsidR="00106056" w:rsidRPr="007C437A">
          <w:t>of</w:t>
        </w:r>
      </w:ins>
      <w:ins w:id="2717" w:author="Arthur Parmentier" w:date="2020-06-05T21:42:00Z">
        <w:r w:rsidR="00106056" w:rsidRPr="007C437A">
          <w:t xml:space="preserve"> one</w:t>
        </w:r>
      </w:ins>
      <w:ins w:id="2718" w:author="Arthur Parmentier" w:date="2020-06-05T21:40:00Z">
        <w:r w:rsidR="00106056" w:rsidRPr="007C437A">
          <w:t xml:space="preserve"> mode </w:t>
        </w:r>
      </w:ins>
      <w:ins w:id="2719" w:author="Arthur Parmentier" w:date="2020-06-05T21:42:00Z">
        <w:r w:rsidR="00106056" w:rsidRPr="007C437A">
          <w:t>to “enter</w:t>
        </w:r>
      </w:ins>
      <w:ins w:id="2720" w:author="Arthur Parmentier" w:date="2020-06-05T21:40:00Z">
        <w:r w:rsidR="00106056" w:rsidRPr="007C437A">
          <w:t xml:space="preserve"> it</w:t>
        </w:r>
      </w:ins>
      <w:ins w:id="2721" w:author="Arthur Parmentier" w:date="2020-06-05T21:42:00Z">
        <w:r w:rsidR="00106056" w:rsidRPr="007C437A">
          <w:t xml:space="preserve">” (i.e. use its </w:t>
        </w:r>
      </w:ins>
      <w:ins w:id="2722" w:author="Arthur Parmentier" w:date="2020-06-06T13:06:00Z">
        <w:r w:rsidR="00DD01C7" w:rsidRPr="007C437A">
          <w:t>syntactic</w:t>
        </w:r>
      </w:ins>
      <w:ins w:id="2723" w:author="Arthur Parmentier" w:date="2020-06-05T21:42:00Z">
        <w:r w:rsidR="00106056" w:rsidRPr="007C437A">
          <w:t xml:space="preserve"> and semantic structure)</w:t>
        </w:r>
      </w:ins>
      <w:ins w:id="2724" w:author="Arthur Parmentier" w:date="2020-06-05T21:40:00Z">
        <w:r w:rsidR="00106056" w:rsidRPr="007C437A">
          <w:t xml:space="preserve"> and signing its escape sign when escaping from that mode.</w:t>
        </w:r>
      </w:ins>
      <w:ins w:id="2725" w:author="Arthur Parmentier" w:date="2020-06-06T10:35:00Z">
        <w:r w:rsidR="00EE3EF9" w:rsidRPr="007C437A">
          <w:t xml:space="preserve"> </w:t>
        </w:r>
      </w:ins>
      <w:ins w:id="2726" w:author="Arthur Parmentier" w:date="2020-06-05T21:41:00Z">
        <w:r w:rsidR="00106056" w:rsidRPr="007C437A">
          <w:t xml:space="preserve"> </w:t>
        </w:r>
      </w:ins>
      <w:ins w:id="2727" w:author="Arthur Parmentier" w:date="2020-06-05T22:27:00Z">
        <w:r w:rsidR="00C514A9" w:rsidRPr="007C437A">
          <w:t>However, not all modes are in</w:t>
        </w:r>
      </w:ins>
      <w:ins w:id="2728" w:author="Arthur Parmentier" w:date="2020-06-05T22:28:00Z">
        <w:r w:rsidR="00C514A9" w:rsidRPr="007C437A">
          <w:t xml:space="preserve"> the graph are connected; in fact, there is a mode from which we can enter all other modes and that we return to by default when escaping a mode</w:t>
        </w:r>
      </w:ins>
      <w:ins w:id="2729" w:author="Arthur Parmentier" w:date="2020-06-05T22:29:00Z">
        <w:r w:rsidR="00C514A9" w:rsidRPr="007C437A">
          <w:t xml:space="preserve">. I call it the “default mode” (or the “core”, “central” mode of SP), from </w:t>
        </w:r>
      </w:ins>
      <w:ins w:id="2730" w:author="Arthur Parmentier" w:date="2020-06-05T22:30:00Z">
        <w:r w:rsidR="00C514A9" w:rsidRPr="007C437A">
          <w:lastRenderedPageBreak/>
          <w:t>which the other modes connect, just like modules in the system.</w:t>
        </w:r>
      </w:ins>
      <w:ins w:id="2731" w:author="Arthur Parmentier" w:date="2020-06-06T10:44:00Z">
        <w:r w:rsidR="003A5421" w:rsidRPr="007C437A">
          <w:t xml:space="preserve"> We can see that the “escape”</w:t>
        </w:r>
      </w:ins>
      <w:ins w:id="2732" w:author="Arthur Parmentier" w:date="2020-06-05T22:30:00Z">
        <w:r w:rsidR="00297C3F" w:rsidRPr="007C437A">
          <w:br/>
          <w:t>It would be interesting to discuss further the</w:t>
        </w:r>
      </w:ins>
      <w:ins w:id="2733" w:author="Arthur Parmentier" w:date="2020-06-06T10:30:00Z">
        <w:r w:rsidR="00CF01B3" w:rsidRPr="007C437A">
          <w:t xml:space="preserve"> motivations and</w:t>
        </w:r>
      </w:ins>
      <w:ins w:id="2734" w:author="Arthur Parmentier" w:date="2020-06-05T22:30:00Z">
        <w:r w:rsidR="00297C3F" w:rsidRPr="007C437A">
          <w:t xml:space="preserve"> consequences of this centrality of the default mode, and why it is not possible to direct</w:t>
        </w:r>
      </w:ins>
      <w:ins w:id="2735" w:author="Arthur Parmentier" w:date="2020-06-05T22:31:00Z">
        <w:r w:rsidR="00297C3F" w:rsidRPr="007C437A">
          <w:t>ly move on from one mode to the others</w:t>
        </w:r>
        <w:r w:rsidR="00DE44D3" w:rsidRPr="007C437A">
          <w:t xml:space="preserve"> by simply signing </w:t>
        </w:r>
      </w:ins>
      <w:ins w:id="2736" w:author="Arthur Parmentier" w:date="2020-06-05T22:32:00Z">
        <w:r w:rsidR="00DE44D3" w:rsidRPr="007C437A">
          <w:t>the dedicated “enter” signs for each mode.</w:t>
        </w:r>
      </w:ins>
      <w:ins w:id="2737" w:author="Arthur Parmentier" w:date="2020-06-06T10:30:00Z">
        <w:r w:rsidR="00CF01B3" w:rsidRPr="007C437A">
          <w:t xml:space="preserve"> If it was the case, I speculate that </w:t>
        </w:r>
      </w:ins>
      <w:ins w:id="2738" w:author="Arthur Parmentier" w:date="2020-06-05T22:32:00Z">
        <w:r w:rsidR="00DE44D3" w:rsidRPr="007C437A">
          <w:t xml:space="preserve">the common “tear up” sign would take the place of the enter sign for the default mode. </w:t>
        </w:r>
      </w:ins>
      <w:ins w:id="2739" w:author="Arthur Parmentier" w:date="2020-06-06T10:31:00Z">
        <w:r w:rsidR="00EE3EF9" w:rsidRPr="007C437A">
          <w:t>I leave that discuss</w:t>
        </w:r>
      </w:ins>
      <w:ins w:id="2740" w:author="Arthur Parmentier" w:date="2020-06-06T12:28:00Z">
        <w:r w:rsidR="0079757F" w:rsidRPr="007C437A">
          <w:t>ion</w:t>
        </w:r>
      </w:ins>
      <w:ins w:id="2741" w:author="Arthur Parmentier" w:date="2020-06-06T10:31:00Z">
        <w:r w:rsidR="00EE3EF9" w:rsidRPr="007C437A">
          <w:t xml:space="preserve"> to further research and debates in the </w:t>
        </w:r>
      </w:ins>
      <w:ins w:id="2742" w:author="Arthur Parmentier" w:date="2020-06-06T10:32:00Z">
        <w:r w:rsidR="00EE3EF9" w:rsidRPr="007C437A">
          <w:t>SP community.</w:t>
        </w:r>
      </w:ins>
    </w:p>
    <w:p w:rsidR="00B427B1" w:rsidRPr="007C437A" w:rsidRDefault="0016056E">
      <w:pPr>
        <w:pStyle w:val="Titre5"/>
        <w:rPr>
          <w:ins w:id="2743" w:author="Arthur Parmentier" w:date="2020-06-06T12:53:00Z"/>
          <w:rPrChange w:id="2744" w:author="Arthur Parmentier" w:date="2020-06-07T15:27:00Z">
            <w:rPr>
              <w:ins w:id="2745" w:author="Arthur Parmentier" w:date="2020-06-06T12:53:00Z"/>
            </w:rPr>
          </w:rPrChange>
        </w:rPr>
        <w:pPrChange w:id="2746" w:author="Arthur Parmentier" w:date="2020-06-06T20:39:00Z">
          <w:pPr>
            <w:pStyle w:val="Titre6"/>
          </w:pPr>
        </w:pPrChange>
      </w:pPr>
      <w:ins w:id="2747" w:author="Arthur Parmentier" w:date="2020-06-06T19:51:00Z">
        <w:r w:rsidRPr="007C437A">
          <w:rPr>
            <w:rPrChange w:id="2748" w:author="Arthur Parmentier" w:date="2020-06-07T15:27:00Z">
              <w:rPr>
                <w:b w:val="0"/>
              </w:rPr>
            </w:rPrChange>
          </w:rPr>
          <w:t>About syntactic</w:t>
        </w:r>
      </w:ins>
      <w:ins w:id="2749" w:author="Arthur Parmentier" w:date="2020-06-06T12:53:00Z">
        <w:r w:rsidR="00B427B1" w:rsidRPr="007C437A">
          <w:rPr>
            <w:rPrChange w:id="2750" w:author="Arthur Parmentier" w:date="2020-06-07T15:27:00Z">
              <w:rPr>
                <w:b w:val="0"/>
              </w:rPr>
            </w:rPrChange>
          </w:rPr>
          <w:t xml:space="preserve"> differences</w:t>
        </w:r>
      </w:ins>
      <w:ins w:id="2751" w:author="Arthur Parmentier" w:date="2020-06-06T19:51:00Z">
        <w:r w:rsidRPr="007C437A">
          <w:rPr>
            <w:rPrChange w:id="2752" w:author="Arthur Parmentier" w:date="2020-06-07T15:27:00Z">
              <w:rPr>
                <w:b w:val="0"/>
              </w:rPr>
            </w:rPrChange>
          </w:rPr>
          <w:t xml:space="preserve"> and semantic similarities</w:t>
        </w:r>
      </w:ins>
      <w:ins w:id="2753" w:author="Arthur Parmentier" w:date="2020-06-06T12:53:00Z">
        <w:r w:rsidR="00B427B1" w:rsidRPr="007C437A">
          <w:rPr>
            <w:rPrChange w:id="2754" w:author="Arthur Parmentier" w:date="2020-06-07T15:27:00Z">
              <w:rPr>
                <w:b w:val="0"/>
              </w:rPr>
            </w:rPrChange>
          </w:rPr>
          <w:t xml:space="preserve"> between modes</w:t>
        </w:r>
      </w:ins>
    </w:p>
    <w:p w:rsidR="00B427B1" w:rsidRPr="007C437A" w:rsidRDefault="00B427B1" w:rsidP="00B427B1">
      <w:pPr>
        <w:rPr>
          <w:ins w:id="2755" w:author="Arthur Parmentier" w:date="2020-06-06T19:26:00Z"/>
        </w:rPr>
      </w:pPr>
      <w:ins w:id="2756" w:author="Arthur Parmentier" w:date="2020-06-06T12:53:00Z">
        <w:r w:rsidRPr="007C437A">
          <w:t>Synta</w:t>
        </w:r>
      </w:ins>
      <w:ins w:id="2757" w:author="Arthur Parmentier" w:date="2020-06-06T13:06:00Z">
        <w:r w:rsidR="00DD01C7" w:rsidRPr="007C437A">
          <w:t>ct</w:t>
        </w:r>
      </w:ins>
      <w:ins w:id="2758" w:author="Arthur Parmentier" w:date="2020-06-06T12:53:00Z">
        <w:r w:rsidRPr="007C437A">
          <w:t xml:space="preserve">ic differences are the most obvious ones to observe between modes. </w:t>
        </w:r>
      </w:ins>
      <w:ins w:id="2759" w:author="Arthur Parmentier" w:date="2020-06-06T12:54:00Z">
        <w:r w:rsidRPr="007C437A">
          <w:t>Whereas some modes have a structured syntax that allow to form complex requests (such as the Who, What, How, When s</w:t>
        </w:r>
      </w:ins>
      <w:ins w:id="2760" w:author="Arthur Parmentier" w:date="2020-06-06T12:55:00Z">
        <w:r w:rsidRPr="007C437A">
          <w:t>yntax), some modes suc</w:t>
        </w:r>
      </w:ins>
      <w:ins w:id="2761" w:author="Arthur Parmentier" w:date="2020-06-06T12:56:00Z">
        <w:r w:rsidRPr="007C437A">
          <w:t>h as “shapeline” have no syntax</w:t>
        </w:r>
      </w:ins>
      <w:ins w:id="2762" w:author="Arthur Parmentier" w:date="2020-06-06T12:57:00Z">
        <w:r w:rsidRPr="007C437A">
          <w:t>: the performer must interpret freely</w:t>
        </w:r>
      </w:ins>
      <w:ins w:id="2763" w:author="Arthur Parmentier" w:date="2020-06-06T12:58:00Z">
        <w:r w:rsidR="00FC110A" w:rsidRPr="007C437A">
          <w:t>, or in “abstract ways”</w:t>
        </w:r>
      </w:ins>
      <w:ins w:id="2764" w:author="Arthur Parmentier" w:date="2020-06-06T12:57:00Z">
        <w:r w:rsidRPr="007C437A">
          <w:t xml:space="preserve"> the gestures and signs of the soundpainter</w:t>
        </w:r>
      </w:ins>
      <w:ins w:id="2765" w:author="Arthur Parmentier" w:date="2020-06-06T12:58:00Z">
        <w:r w:rsidR="00FC110A" w:rsidRPr="007C437A">
          <w:t xml:space="preserve">. Everything can be signed in that mode, even signs </w:t>
        </w:r>
      </w:ins>
      <w:ins w:id="2766" w:author="Arthur Parmentier" w:date="2020-06-06T12:59:00Z">
        <w:r w:rsidR="00FC110A" w:rsidRPr="007C437A">
          <w:t xml:space="preserve">that do not exist in the SP language (or dictionary). We also have modes with other </w:t>
        </w:r>
      </w:ins>
      <w:ins w:id="2767" w:author="Arthur Parmentier" w:date="2020-06-06T13:06:00Z">
        <w:r w:rsidR="00DD01C7" w:rsidRPr="007C437A">
          <w:t>syntactic</w:t>
        </w:r>
      </w:ins>
      <w:ins w:id="2768" w:author="Arthur Parmentier" w:date="2020-06-06T12:59:00Z">
        <w:r w:rsidR="00FC110A" w:rsidRPr="007C437A">
          <w:t xml:space="preserve"> structures</w:t>
        </w:r>
      </w:ins>
      <w:ins w:id="2769" w:author="Arthur Parmentier" w:date="2020-06-06T13:00:00Z">
        <w:r w:rsidR="00FC110A" w:rsidRPr="007C437A">
          <w:t xml:space="preserve"> that the default mode, for instance “Play can’t play”.</w:t>
        </w:r>
      </w:ins>
      <w:ins w:id="2770" w:author="Arthur Parmentier" w:date="2020-06-06T18:45:00Z">
        <w:r w:rsidR="00C76B94" w:rsidRPr="007C437A">
          <w:t xml:space="preserve"> In general</w:t>
        </w:r>
      </w:ins>
      <w:ins w:id="2771" w:author="Arthur Parmentier" w:date="2020-06-06T19:25:00Z">
        <w:r w:rsidR="005F3CFB" w:rsidRPr="007C437A">
          <w:t xml:space="preserve">, </w:t>
        </w:r>
      </w:ins>
      <w:ins w:id="2772"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773" w:author="Arthur Parmentier" w:date="2020-06-06T19:27:00Z"/>
        </w:rPr>
      </w:pPr>
      <w:ins w:id="2774" w:author="Arthur Parmentier" w:date="2020-06-06T19:26:00Z">
        <w:r w:rsidRPr="007C437A">
          <w:t>Those that allow to create structured and delayed requests, in which the signs are not interpreted immediately but only</w:t>
        </w:r>
      </w:ins>
      <w:ins w:id="2775"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776" w:author="Arthur Parmentier" w:date="2020-06-06T19:27:00Z"/>
        </w:rPr>
      </w:pPr>
      <w:ins w:id="2777" w:author="Arthur Parmentier" w:date="2020-06-06T19:27:00Z">
        <w:r w:rsidRPr="007C437A">
          <w:t>Those that request the performers to respond to the signs in real time</w:t>
        </w:r>
      </w:ins>
    </w:p>
    <w:p w:rsidR="003807C2" w:rsidRPr="007C437A" w:rsidRDefault="003807C2">
      <w:pPr>
        <w:rPr>
          <w:ins w:id="2778" w:author="Arthur Parmentier" w:date="2020-06-06T13:00:00Z"/>
        </w:rPr>
      </w:pPr>
      <w:ins w:id="2779" w:author="Arthur Parmentier" w:date="2020-06-06T19:28:00Z">
        <w:r w:rsidRPr="007C437A">
          <w:t xml:space="preserve">To mark this polarity between “structured request and delayed response” and “immediate response to single signs or gestures”, the </w:t>
        </w:r>
      </w:ins>
      <w:ins w:id="2780" w:author="Arthur Parmentier" w:date="2020-06-06T19:29:00Z">
        <w:r w:rsidRPr="007C437A">
          <w:t>“</w:t>
        </w:r>
      </w:ins>
      <w:ins w:id="2781" w:author="Arthur Parmentier" w:date="2020-06-06T19:28:00Z">
        <w:r w:rsidRPr="007C437A">
          <w:t>imaginary</w:t>
        </w:r>
      </w:ins>
      <w:ins w:id="2782" w:author="Arthur Parmentier" w:date="2020-06-06T19:29:00Z">
        <w:r w:rsidRPr="007C437A">
          <w:t xml:space="preserve"> box” is used. </w:t>
        </w:r>
      </w:ins>
      <w:ins w:id="2783" w:author="Arthur Parmentier" w:date="2020-06-06T19:30:00Z">
        <w:r w:rsidRPr="007C437A">
          <w:t xml:space="preserve">The imaginary box is usually introduced as an imaginary space in front of the soundpainter </w:t>
        </w:r>
      </w:ins>
      <w:ins w:id="2784" w:author="Arthur Parmentier" w:date="2020-06-06T19:31:00Z">
        <w:r w:rsidRPr="007C437A">
          <w:t xml:space="preserve">that the soundpainter enters when he wants his request to be </w:t>
        </w:r>
      </w:ins>
      <w:ins w:id="2785" w:author="Arthur Parmentier" w:date="2020-06-06T19:32:00Z">
        <w:r w:rsidRPr="007C437A">
          <w:t>executed by the performers</w:t>
        </w:r>
      </w:ins>
      <w:ins w:id="2786" w:author="Arthur Parmentier" w:date="2020-06-06T19:33:00Z">
        <w:r w:rsidRPr="007C437A">
          <w:t>, opposed to the neutral position where the soundpainter prepares the request. Howe</w:t>
        </w:r>
      </w:ins>
      <w:ins w:id="2787" w:author="Arthur Parmentier" w:date="2020-06-06T19:34:00Z">
        <w:r w:rsidRPr="007C437A">
          <w:t>ver, this description is only merely valid for the syntax of the default mode (Who, What, How, When -like)</w:t>
        </w:r>
      </w:ins>
      <w:ins w:id="2788" w:author="Arthur Parmentier" w:date="2020-06-06T19:36:00Z">
        <w:r w:rsidRPr="007C437A">
          <w:t>: t</w:t>
        </w:r>
      </w:ins>
      <w:ins w:id="2789" w:author="Arthur Parmentier" w:date="2020-06-06T19:34:00Z">
        <w:r w:rsidRPr="007C437A">
          <w:t>he imagina</w:t>
        </w:r>
      </w:ins>
      <w:ins w:id="2790" w:author="Arthur Parmentier" w:date="2020-06-06T19:35:00Z">
        <w:r w:rsidRPr="007C437A">
          <w:t xml:space="preserve">ry box is also used in other modes, including those in which there are no structured requests. </w:t>
        </w:r>
      </w:ins>
      <w:ins w:id="2791" w:author="Arthur Parmentier" w:date="2020-06-06T19:36:00Z">
        <w:r w:rsidRPr="007C437A">
          <w:t xml:space="preserve">In fact, the box is a </w:t>
        </w:r>
      </w:ins>
      <w:ins w:id="2792" w:author="Arthur Parmentier" w:date="2020-06-06T19:37:00Z">
        <w:r w:rsidRPr="007C437A">
          <w:t xml:space="preserve">sign universal to all SP modes, with a slightly different meaning than what Thompson presents: </w:t>
        </w:r>
      </w:ins>
      <w:ins w:id="2793" w:author="Arthur Parmentier" w:date="2020-06-06T19:38:00Z">
        <w:r w:rsidR="006B493F" w:rsidRPr="007C437A">
          <w:t>entering or not the box is the sign of whether the re</w:t>
        </w:r>
      </w:ins>
      <w:ins w:id="2794" w:author="Arthur Parmentier" w:date="2020-06-06T19:39:00Z">
        <w:r w:rsidR="006B493F" w:rsidRPr="007C437A">
          <w:t>quest is to be answered immediately by the performer or not; it is the indication</w:t>
        </w:r>
      </w:ins>
      <w:ins w:id="2795" w:author="Arthur Parmentier" w:date="2020-06-06T19:40:00Z">
        <w:r w:rsidR="00F35428" w:rsidRPr="007C437A">
          <w:t xml:space="preserve"> to the performers</w:t>
        </w:r>
      </w:ins>
      <w:ins w:id="2796" w:author="Arthur Parmentier" w:date="2020-06-06T19:39:00Z">
        <w:r w:rsidR="006B493F" w:rsidRPr="007C437A">
          <w:t xml:space="preserve"> of whether to expect a structure in the request </w:t>
        </w:r>
      </w:ins>
      <w:ins w:id="2797" w:author="Arthur Parmentier" w:date="2020-06-06T19:40:00Z">
        <w:r w:rsidR="006B493F" w:rsidRPr="007C437A">
          <w:t>or not.</w:t>
        </w:r>
        <w:r w:rsidR="0091268D" w:rsidRPr="007C437A">
          <w:t xml:space="preserve"> Therefore, in all modes that do not allow </w:t>
        </w:r>
      </w:ins>
      <w:ins w:id="2798" w:author="Arthur Parmentier" w:date="2020-06-06T19:41:00Z">
        <w:r w:rsidR="0091268D" w:rsidRPr="007C437A">
          <w:t>for building structured requests, the soundpainter uses his signs inside the box.</w:t>
        </w:r>
        <w:r w:rsidR="0091268D" w:rsidRPr="007C437A">
          <w:br/>
        </w:r>
      </w:ins>
      <w:ins w:id="2799" w:author="Arthur Parmentier" w:date="2020-06-06T19:42:00Z">
        <w:r w:rsidR="0091268D" w:rsidRPr="007C437A">
          <w:t>Stepping in or out this imaginary box can also act as an</w:t>
        </w:r>
      </w:ins>
      <w:ins w:id="2800" w:author="Arthur Parmentier" w:date="2020-06-06T19:43:00Z">
        <w:r w:rsidR="0091268D" w:rsidRPr="007C437A">
          <w:t xml:space="preserve"> enter/</w:t>
        </w:r>
      </w:ins>
      <w:ins w:id="2801" w:author="Arthur Parmentier" w:date="2020-06-06T19:42:00Z">
        <w:r w:rsidR="0091268D" w:rsidRPr="007C437A">
          <w:t>escape sign from</w:t>
        </w:r>
      </w:ins>
      <w:ins w:id="2802" w:author="Arthur Parmentier" w:date="2020-06-06T19:44:00Z">
        <w:r w:rsidR="00AE2B8F" w:rsidRPr="007C437A">
          <w:t xml:space="preserve"> the default mode to</w:t>
        </w:r>
      </w:ins>
      <w:ins w:id="2803" w:author="Arthur Parmentier" w:date="2020-06-06T19:42:00Z">
        <w:r w:rsidR="0091268D" w:rsidRPr="007C437A">
          <w:t xml:space="preserve"> all that only propose</w:t>
        </w:r>
      </w:ins>
      <w:ins w:id="2804" w:author="Arthur Parmentier" w:date="2020-06-06T19:43:00Z">
        <w:r w:rsidR="0091268D" w:rsidRPr="007C437A">
          <w:t xml:space="preserve"> non-structured requests</w:t>
        </w:r>
      </w:ins>
      <w:ins w:id="2805" w:author="Arthur Parmentier" w:date="2020-06-06T19:45:00Z">
        <w:r w:rsidR="00AE2B8F" w:rsidRPr="007C437A">
          <w:t xml:space="preserve"> and are unambiguous</w:t>
        </w:r>
      </w:ins>
      <w:ins w:id="2806" w:author="Arthur Parmentier" w:date="2020-06-06T19:46:00Z">
        <w:r w:rsidR="00AE2B8F" w:rsidRPr="007C437A">
          <w:t xml:space="preserve"> with respect to the default mode</w:t>
        </w:r>
      </w:ins>
      <w:ins w:id="2807" w:author="Arthur Parmentier" w:date="2020-06-06T19:44:00Z">
        <w:r w:rsidR="00AE2B8F" w:rsidRPr="007C437A">
          <w:t xml:space="preserve">. For instance, to exit the scan mode, it is </w:t>
        </w:r>
      </w:ins>
      <w:ins w:id="2808" w:author="Arthur Parmentier" w:date="2020-06-06T19:46:00Z">
        <w:r w:rsidR="00AE2B8F" w:rsidRPr="007C437A">
          <w:t>enough</w:t>
        </w:r>
      </w:ins>
      <w:ins w:id="2809" w:author="Arthur Parmentier" w:date="2020-06-06T19:45:00Z">
        <w:r w:rsidR="00AE2B8F" w:rsidRPr="007C437A">
          <w:t xml:space="preserve"> to step out of the box and use the default mode syntax again, without using an additional escape sign</w:t>
        </w:r>
      </w:ins>
      <w:ins w:id="2810" w:author="Arthur Parmentier" w:date="2020-06-06T19:46:00Z">
        <w:r w:rsidR="00AE2B8F" w:rsidRPr="007C437A">
          <w:t xml:space="preserve"> to signify </w:t>
        </w:r>
        <w:r w:rsidR="00C6459A" w:rsidRPr="007C437A">
          <w:t>the change in mode.</w:t>
        </w:r>
      </w:ins>
    </w:p>
    <w:p w:rsidR="00FC110A" w:rsidRPr="007C437A" w:rsidRDefault="00FC110A">
      <w:pPr>
        <w:rPr>
          <w:ins w:id="2811" w:author="Arthur Parmentier" w:date="2020-06-05T19:20:00Z"/>
          <w:rPrChange w:id="2812" w:author="Arthur Parmentier" w:date="2020-06-07T15:27:00Z">
            <w:rPr>
              <w:ins w:id="2813" w:author="Arthur Parmentier" w:date="2020-06-05T19:20:00Z"/>
            </w:rPr>
          </w:rPrChange>
        </w:rPr>
        <w:pPrChange w:id="2814" w:author="Arthur Parmentier" w:date="2020-06-06T12:53:00Z">
          <w:pPr>
            <w:pStyle w:val="Titre6"/>
          </w:pPr>
        </w:pPrChange>
      </w:pPr>
      <w:ins w:id="2815" w:author="Arthur Parmentier" w:date="2020-06-06T13:00:00Z">
        <w:r w:rsidRPr="007C437A">
          <w:rPr>
            <w:rPrChange w:id="2816" w:author="Arthur Parmentier" w:date="2020-06-07T15:27:00Z">
              <w:rPr>
                <w:b w:val="0"/>
              </w:rPr>
            </w:rPrChange>
          </w:rPr>
          <w:t xml:space="preserve">On the </w:t>
        </w:r>
      </w:ins>
      <w:ins w:id="2817" w:author="Arthur Parmentier" w:date="2020-06-06T19:47:00Z">
        <w:r w:rsidR="00F65BD6" w:rsidRPr="007C437A">
          <w:rPr>
            <w:rPrChange w:id="2818" w:author="Arthur Parmentier" w:date="2020-06-07T15:27:00Z">
              <w:rPr>
                <w:b w:val="0"/>
              </w:rPr>
            </w:rPrChange>
          </w:rPr>
          <w:t>semantic side</w:t>
        </w:r>
      </w:ins>
      <w:ins w:id="2819" w:author="Arthur Parmentier" w:date="2020-06-06T13:00:00Z">
        <w:r w:rsidRPr="007C437A">
          <w:rPr>
            <w:rPrChange w:id="2820" w:author="Arthur Parmentier" w:date="2020-06-07T15:27:00Z">
              <w:rPr>
                <w:b w:val="0"/>
              </w:rPr>
            </w:rPrChange>
          </w:rPr>
          <w:t xml:space="preserve">, </w:t>
        </w:r>
      </w:ins>
      <w:ins w:id="2821" w:author="Arthur Parmentier" w:date="2020-06-06T13:01:00Z">
        <w:r w:rsidRPr="007C437A">
          <w:rPr>
            <w:rPrChange w:id="2822" w:author="Arthur Parmentier" w:date="2020-06-07T15:27:00Z">
              <w:rPr>
                <w:b w:val="0"/>
              </w:rPr>
            </w:rPrChange>
          </w:rPr>
          <w:t xml:space="preserve">many signs are shared by several modes and have similar, if not equivalent meanings in all these modes. </w:t>
        </w:r>
      </w:ins>
      <w:ins w:id="2823" w:author="Arthur Parmentier" w:date="2020-06-06T13:02:00Z">
        <w:r w:rsidRPr="007C437A">
          <w:rPr>
            <w:rPrChange w:id="2824" w:author="Arthur Parmentier" w:date="2020-06-07T15:27:00Z">
              <w:rPr>
                <w:b w:val="0"/>
              </w:rPr>
            </w:rPrChange>
          </w:rPr>
          <w:t xml:space="preserve">In fact, the common semantic features of the different SP modes are what make them efficient and what allow their </w:t>
        </w:r>
      </w:ins>
      <w:ins w:id="2825" w:author="Arthur Parmentier" w:date="2020-06-06T13:03:00Z">
        <w:r w:rsidRPr="007C437A">
          <w:rPr>
            <w:rPrChange w:id="2826" w:author="Arthur Parmentier" w:date="2020-06-07T15:27:00Z">
              <w:rPr>
                <w:b w:val="0"/>
              </w:rPr>
            </w:rPrChange>
          </w:rPr>
          <w:t xml:space="preserve">quick </w:t>
        </w:r>
      </w:ins>
      <w:ins w:id="2827" w:author="Arthur Parmentier" w:date="2020-06-06T13:02:00Z">
        <w:r w:rsidRPr="007C437A">
          <w:rPr>
            <w:rPrChange w:id="2828" w:author="Arthur Parmentier" w:date="2020-06-07T15:27:00Z">
              <w:rPr>
                <w:b w:val="0"/>
              </w:rPr>
            </w:rPrChange>
          </w:rPr>
          <w:t xml:space="preserve">learning and memorization </w:t>
        </w:r>
      </w:ins>
      <w:ins w:id="2829" w:author="Arthur Parmentier" w:date="2020-06-06T13:03:00Z">
        <w:r w:rsidRPr="007C437A">
          <w:rPr>
            <w:rPrChange w:id="2830" w:author="Arthur Parmentier" w:date="2020-06-07T15:27:00Z">
              <w:rPr>
                <w:b w:val="0"/>
              </w:rPr>
            </w:rPrChange>
          </w:rPr>
          <w:t>by the performers. Indeed, if instead there were only signs proper to each mode and new signs had to be learned for each one, S</w:t>
        </w:r>
      </w:ins>
      <w:ins w:id="2831" w:author="Arthur Parmentier" w:date="2020-06-06T13:04:00Z">
        <w:r w:rsidRPr="007C437A">
          <w:rPr>
            <w:rPrChange w:id="2832"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5"/>
        <w:rPr>
          <w:ins w:id="2833" w:author="Arthur Parmentier" w:date="2020-06-07T22:34:00Z"/>
        </w:rPr>
      </w:pPr>
      <w:ins w:id="2834" w:author="Arthur Parmentier" w:date="2020-06-06T13:08:00Z">
        <w:r w:rsidRPr="007C437A">
          <w:rPr>
            <w:rPrChange w:id="2835" w:author="Arthur Parmentier" w:date="2020-06-07T15:27:00Z">
              <w:rPr/>
            </w:rPrChange>
          </w:rPr>
          <w:lastRenderedPageBreak/>
          <w:t>Remarks on the syntax of the “default” mode</w:t>
        </w:r>
      </w:ins>
    </w:p>
    <w:p w:rsidR="00EC06A7" w:rsidRPr="00EC06A7" w:rsidRDefault="00EC06A7" w:rsidP="00EC06A7">
      <w:pPr>
        <w:rPr>
          <w:ins w:id="2836" w:author="Arthur Parmentier" w:date="2020-06-06T12:48:00Z"/>
          <w:rPrChange w:id="2837" w:author="Arthur Parmentier" w:date="2020-06-07T22:34:00Z">
            <w:rPr>
              <w:ins w:id="2838" w:author="Arthur Parmentier" w:date="2020-06-06T12:48:00Z"/>
            </w:rPr>
          </w:rPrChange>
        </w:rPr>
        <w:pPrChange w:id="2839" w:author="Arthur Parmentier" w:date="2020-06-07T22:34:00Z">
          <w:pPr>
            <w:pStyle w:val="Titre6"/>
          </w:pPr>
        </w:pPrChange>
      </w:pPr>
      <w:ins w:id="2840" w:author="Arthur Parmentier" w:date="2020-06-07T22:34:00Z">
        <w:r>
          <w:t xml:space="preserve">Structures that performs functions. The structures are the assemblage of </w:t>
        </w:r>
      </w:ins>
      <w:ins w:id="2841" w:author="Arthur Parmentier" w:date="2020-06-07T22:40:00Z">
        <w:r w:rsidR="000431DD">
          <w:t xml:space="preserve">one or several </w:t>
        </w:r>
      </w:ins>
      <w:ins w:id="2842" w:author="Arthur Parmentier" w:date="2020-06-07T22:34:00Z">
        <w:r>
          <w:t>signs (phrases in linguistics), and the functions of SP are called W</w:t>
        </w:r>
      </w:ins>
      <w:ins w:id="2843" w:author="Arthur Parmentier" w:date="2020-06-07T22:35:00Z">
        <w:r>
          <w:t>ho, What, How, When.</w:t>
        </w:r>
      </w:ins>
      <w:ins w:id="2844" w:author="Arthur Parmentier" w:date="2020-06-07T22:41:00Z">
        <w:r w:rsidR="000431DD">
          <w:t xml:space="preserve"> The assemblage of the Who, What, How, When phrases is called a clause.</w:t>
        </w:r>
      </w:ins>
    </w:p>
    <w:p w:rsidR="006E03AC" w:rsidRPr="007C437A" w:rsidRDefault="00E60509" w:rsidP="00B427B1">
      <w:pPr>
        <w:rPr>
          <w:ins w:id="2845" w:author="Arthur Parmentier" w:date="2020-06-06T20:00:00Z"/>
        </w:rPr>
      </w:pPr>
      <w:ins w:id="2846" w:author="Arthur Parmentier" w:date="2020-06-06T14:04:00Z">
        <w:r w:rsidRPr="007C437A">
          <w:t xml:space="preserve">The “default mode” appears as a very </w:t>
        </w:r>
      </w:ins>
      <w:ins w:id="2847" w:author="Arthur Parmentier" w:date="2020-06-06T19:52:00Z">
        <w:r w:rsidR="00DA1511" w:rsidRPr="007C437A">
          <w:t>unique</w:t>
        </w:r>
      </w:ins>
      <w:ins w:id="2848" w:author="Arthur Parmentier" w:date="2020-06-06T14:04:00Z">
        <w:r w:rsidRPr="007C437A">
          <w:t xml:space="preserve"> element of the SP syntax because of its centrality in the </w:t>
        </w:r>
      </w:ins>
      <w:ins w:id="2849" w:author="Arthur Parmentier" w:date="2020-06-06T14:05:00Z">
        <w:r w:rsidRPr="007C437A">
          <w:t xml:space="preserve">network of modes </w:t>
        </w:r>
      </w:ins>
      <w:ins w:id="2850" w:author="Arthur Parmentier" w:date="2020-06-06T19:53:00Z">
        <w:r w:rsidR="006127A3" w:rsidRPr="007C437A">
          <w:t>(</w:t>
        </w:r>
        <w:r w:rsidR="006127A3" w:rsidRPr="007C437A">
          <w:rPr>
            <w:rPrChange w:id="2851" w:author="Arthur Parmentier" w:date="2020-06-07T15:27:00Z">
              <w:rPr/>
            </w:rPrChange>
          </w:rPr>
          <w:fldChar w:fldCharType="begin"/>
        </w:r>
        <w:r w:rsidR="006127A3" w:rsidRPr="007C437A">
          <w:instrText xml:space="preserve"> REF _Ref42283886 \h </w:instrText>
        </w:r>
      </w:ins>
      <w:r w:rsidR="006127A3" w:rsidRPr="007C437A">
        <w:rPr>
          <w:rPrChange w:id="2852" w:author="Arthur Parmentier" w:date="2020-06-07T15:27:00Z">
            <w:rPr/>
          </w:rPrChange>
        </w:rPr>
      </w:r>
      <w:ins w:id="2853" w:author="Arthur Parmentier" w:date="2020-06-06T19:53:00Z">
        <w:r w:rsidR="006127A3" w:rsidRPr="007C437A">
          <w:rPr>
            <w:rPrChange w:id="2854" w:author="Arthur Parmentier" w:date="2020-06-07T15:27:00Z">
              <w:rPr/>
            </w:rPrChange>
          </w:rPr>
          <w:fldChar w:fldCharType="separate"/>
        </w:r>
        <w:r w:rsidR="006127A3" w:rsidRPr="007C437A">
          <w:t xml:space="preserve">Figure </w:t>
        </w:r>
        <w:r w:rsidR="006127A3" w:rsidRPr="007C437A">
          <w:rPr>
            <w:rPrChange w:id="2855" w:author="Arthur Parmentier" w:date="2020-06-07T15:27:00Z">
              <w:rPr>
                <w:noProof/>
              </w:rPr>
            </w:rPrChange>
          </w:rPr>
          <w:t>1</w:t>
        </w:r>
        <w:r w:rsidR="006127A3" w:rsidRPr="007C437A">
          <w:rPr>
            <w:rPrChange w:id="2856" w:author="Arthur Parmentier" w:date="2020-06-07T15:27:00Z">
              <w:rPr/>
            </w:rPrChange>
          </w:rPr>
          <w:fldChar w:fldCharType="end"/>
        </w:r>
        <w:r w:rsidR="006127A3" w:rsidRPr="007C437A">
          <w:t xml:space="preserve">) </w:t>
        </w:r>
      </w:ins>
      <w:ins w:id="2857" w:author="Arthur Parmentier" w:date="2020-06-06T20:00:00Z">
        <w:r w:rsidR="006E03AC" w:rsidRPr="007C437A">
          <w:t xml:space="preserve">and </w:t>
        </w:r>
      </w:ins>
      <w:ins w:id="2858" w:author="Arthur Parmentier" w:date="2020-06-06T20:04:00Z">
        <w:r w:rsidR="006E03AC" w:rsidRPr="007C437A">
          <w:t xml:space="preserve">its use as the conventional syntax of SP, to the point that it is in those syntactic terms that </w:t>
        </w:r>
      </w:ins>
      <w:ins w:id="2859" w:author="Arthur Parmentier" w:date="2020-06-06T20:05:00Z">
        <w:r w:rsidR="006E03AC" w:rsidRPr="007C437A">
          <w:t>SP is presented, despite the number of syntaxes it covers.</w:t>
        </w:r>
      </w:ins>
    </w:p>
    <w:p w:rsidR="00C45B55" w:rsidRPr="007C437A" w:rsidRDefault="00E60509" w:rsidP="00B427B1">
      <w:pPr>
        <w:rPr>
          <w:ins w:id="2860" w:author="Arthur Parmentier" w:date="2020-06-06T20:07:00Z"/>
        </w:rPr>
      </w:pPr>
      <w:ins w:id="2861" w:author="Arthur Parmentier" w:date="2020-06-06T14:11:00Z">
        <w:r w:rsidRPr="007C437A">
          <w:t xml:space="preserve">In my observations, I found </w:t>
        </w:r>
      </w:ins>
      <w:ins w:id="2862" w:author="Arthur Parmentier" w:date="2020-06-06T19:59:00Z">
        <w:r w:rsidR="00314848" w:rsidRPr="007C437A">
          <w:t>that</w:t>
        </w:r>
      </w:ins>
      <w:ins w:id="2863" w:author="Arthur Parmentier" w:date="2020-06-06T14:11:00Z">
        <w:r w:rsidRPr="007C437A">
          <w:t xml:space="preserve"> the syntactic </w:t>
        </w:r>
      </w:ins>
      <w:ins w:id="2864" w:author="Arthur Parmentier" w:date="2020-06-06T19:59:00Z">
        <w:r w:rsidR="00314848" w:rsidRPr="007C437A">
          <w:t xml:space="preserve">and grammatical </w:t>
        </w:r>
      </w:ins>
      <w:ins w:id="2865" w:author="Arthur Parmentier" w:date="2020-06-06T20:06:00Z">
        <w:r w:rsidR="00C45B55" w:rsidRPr="007C437A">
          <w:t>rules</w:t>
        </w:r>
      </w:ins>
      <w:ins w:id="2866" w:author="Arthur Parmentier" w:date="2020-06-06T14:12:00Z">
        <w:r w:rsidRPr="007C437A">
          <w:t xml:space="preserve"> are made explicit by the soundpainter </w:t>
        </w:r>
      </w:ins>
      <w:ins w:id="2867" w:author="Arthur Parmentier" w:date="2020-06-06T20:06:00Z">
        <w:r w:rsidR="00C45B55" w:rsidRPr="007C437A">
          <w:t>(</w:t>
        </w:r>
      </w:ins>
      <w:ins w:id="2868" w:author="Arthur Parmentier" w:date="2020-06-06T14:12:00Z">
        <w:r w:rsidRPr="007C437A">
          <w:t>or teacher</w:t>
        </w:r>
      </w:ins>
      <w:ins w:id="2869" w:author="Arthur Parmentier" w:date="2020-06-06T20:06:00Z">
        <w:r w:rsidR="00C45B55" w:rsidRPr="007C437A">
          <w:t>) for each mode but the default mode</w:t>
        </w:r>
      </w:ins>
      <w:ins w:id="2870" w:author="Arthur Parmentier" w:date="2020-06-06T14:12:00Z">
        <w:r w:rsidRPr="007C437A">
          <w:t>.</w:t>
        </w:r>
      </w:ins>
      <w:ins w:id="2871"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2872" w:author="Arthur Parmentier" w:date="2020-06-06T20:08:00Z"/>
        </w:rPr>
      </w:pPr>
      <w:ins w:id="2873" w:author="Arthur Parmentier" w:date="2020-06-06T20:07:00Z">
        <w:r w:rsidRPr="007C437A">
          <w:t>The default mode syntax is the most compl</w:t>
        </w:r>
      </w:ins>
      <w:ins w:id="2874" w:author="Arthur Parmentier" w:date="2020-06-06T20:08:00Z">
        <w:r w:rsidRPr="007C437A">
          <w:t>ex one of all modes</w:t>
        </w:r>
      </w:ins>
    </w:p>
    <w:p w:rsidR="00C45B55" w:rsidRPr="007C437A" w:rsidRDefault="00C45B55">
      <w:pPr>
        <w:pStyle w:val="Paragraphedeliste"/>
        <w:numPr>
          <w:ilvl w:val="0"/>
          <w:numId w:val="11"/>
        </w:numPr>
        <w:rPr>
          <w:ins w:id="2875" w:author="Arthur Parmentier" w:date="2020-06-06T20:08:00Z"/>
        </w:rPr>
      </w:pPr>
      <w:ins w:id="2876" w:author="Arthur Parmentier" w:date="2020-06-06T20:08:00Z">
        <w:r w:rsidRPr="007C437A">
          <w:t>Part of its syntax is borrowed from languages that the performers are already familiar with</w:t>
        </w:r>
      </w:ins>
    </w:p>
    <w:p w:rsidR="00A5016A" w:rsidRPr="007C437A" w:rsidRDefault="00B46B57" w:rsidP="00A5016A">
      <w:pPr>
        <w:rPr>
          <w:ins w:id="2877" w:author="Arthur Parmentier" w:date="2020-06-06T20:34:00Z"/>
        </w:rPr>
      </w:pPr>
      <w:ins w:id="2878"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2879" w:author="Arthur Parmentier" w:date="2020-06-06T20:10:00Z">
        <w:r w:rsidR="007C5AC4" w:rsidRPr="007C437A">
          <w:t>t structure</w:t>
        </w:r>
      </w:ins>
      <w:ins w:id="2880" w:author="Arthur Parmentier" w:date="2020-06-06T20:09:00Z">
        <w:r w:rsidR="00C45B55" w:rsidRPr="007C437A">
          <w:t xml:space="preserve"> and are usually implicitly learned (i.e. they are not explicated by the teacher or soundpainter). </w:t>
        </w:r>
      </w:ins>
      <w:ins w:id="2881" w:author="Arthur Parmentier" w:date="2020-06-06T20:10:00Z">
        <w:r w:rsidR="00BC4BBB" w:rsidRPr="007C437A">
          <w:t xml:space="preserve">Examples of such elements are </w:t>
        </w:r>
      </w:ins>
      <w:ins w:id="2882" w:author="Arthur Parmentier" w:date="2020-06-06T20:09:00Z">
        <w:r w:rsidR="00C45B55" w:rsidRPr="007C437A">
          <w:t>with, within (and without), through, add, remove, go back to, move on to….</w:t>
        </w:r>
      </w:ins>
      <w:ins w:id="2883" w:author="Arthur Parmentier" w:date="2020-06-06T20:33:00Z">
        <w:r w:rsidR="00A5016A" w:rsidRPr="007C437A">
          <w:br/>
        </w:r>
      </w:ins>
      <w:ins w:id="2884"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2885" w:author="Arthur Parmentier" w:date="2020-06-06T17:14:00Z"/>
        </w:rPr>
      </w:pPr>
      <w:ins w:id="2886" w:author="Arthur Parmentier" w:date="2020-06-06T20:34:00Z">
        <w:r w:rsidRPr="007C437A">
          <w:t>In linguistic literature, we have observed several languages that do not possess these concepts.</w:t>
        </w:r>
        <w:r w:rsidRPr="007C437A">
          <w:rPr>
            <w:rStyle w:val="Appelnotedebasdep"/>
          </w:rPr>
          <w:footnoteReference w:id="37"/>
        </w:r>
        <w:r w:rsidRPr="007C437A">
          <w:t xml:space="preserve"> One could wonder how much presenting the syntax of the default SP mode to communities that are not familiar to Western languages would challenge the usual conceptions of the SP syntax. </w:t>
        </w:r>
      </w:ins>
      <w:ins w:id="2892" w:author="Arthur Parmentier" w:date="2020-06-06T17:52:00Z">
        <w:r w:rsidR="00A531CB" w:rsidRPr="007C437A">
          <w:t>The story of the e</w:t>
        </w:r>
      </w:ins>
      <w:ins w:id="2893" w:author="Arthur Parmentier" w:date="2020-06-06T18:06:00Z">
        <w:r w:rsidR="006A1B0D" w:rsidRPr="007C437A">
          <w:t>me</w:t>
        </w:r>
      </w:ins>
      <w:ins w:id="2894" w:author="Arthur Parmentier" w:date="2020-06-06T17:52:00Z">
        <w:r w:rsidR="00A531CB" w:rsidRPr="007C437A">
          <w:t xml:space="preserve">rgence of the Launch Mode is an </w:t>
        </w:r>
      </w:ins>
      <w:ins w:id="2895" w:author="Arthur Parmentier" w:date="2020-06-06T20:35:00Z">
        <w:r w:rsidRPr="007C437A">
          <w:t>answer to that question</w:t>
        </w:r>
      </w:ins>
      <w:ins w:id="2896" w:author="Arthur Parmentier" w:date="2020-06-06T17:53:00Z">
        <w:r w:rsidR="00A531CB" w:rsidRPr="007C437A">
          <w:t>:</w:t>
        </w:r>
      </w:ins>
    </w:p>
    <w:p w:rsidR="00237DE8" w:rsidRPr="007C437A" w:rsidRDefault="00237DE8">
      <w:pPr>
        <w:pStyle w:val="Citation"/>
        <w:rPr>
          <w:ins w:id="2897" w:author="Arthur Parmentier" w:date="2020-06-06T17:14:00Z"/>
          <w:rPrChange w:id="2898" w:author="Arthur Parmentier" w:date="2020-06-07T15:27:00Z">
            <w:rPr>
              <w:ins w:id="2899" w:author="Arthur Parmentier" w:date="2020-06-06T17:14:00Z"/>
            </w:rPr>
          </w:rPrChange>
        </w:rPr>
        <w:pPrChange w:id="2900" w:author="Arthur Parmentier" w:date="2020-06-06T17:53:00Z">
          <w:pPr>
            <w:pStyle w:val="NormalWeb"/>
          </w:pPr>
        </w:pPrChange>
      </w:pPr>
      <w:ins w:id="2901" w:author="Arthur Parmentier" w:date="2020-06-06T17:14:00Z">
        <w:r w:rsidRPr="007C437A">
          <w:rPr>
            <w:rPrChange w:id="2902"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2903" w:author="Arthur Parmentier" w:date="2020-06-06T17:14:00Z"/>
          <w:rPrChange w:id="2904" w:author="Arthur Parmentier" w:date="2020-06-07T15:27:00Z">
            <w:rPr>
              <w:ins w:id="2905" w:author="Arthur Parmentier" w:date="2020-06-06T17:14:00Z"/>
            </w:rPr>
          </w:rPrChange>
        </w:rPr>
        <w:pPrChange w:id="2906" w:author="Arthur Parmentier" w:date="2020-06-06T17:53:00Z">
          <w:pPr>
            <w:pStyle w:val="NormalWeb"/>
          </w:pPr>
        </w:pPrChange>
      </w:pPr>
      <w:ins w:id="2907" w:author="Arthur Parmentier" w:date="2020-06-06T17:14:00Z">
        <w:r w:rsidRPr="007C437A">
          <w:rPr>
            <w:rPrChange w:id="2908" w:author="Arthur Parmentier" w:date="2020-06-07T15:27:00Z">
              <w:rPr>
                <w:i/>
                <w:iCs/>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2909" w:author="Arthur Parmentier" w:date="2020-06-07T15:27:00Z">
              <w:rPr>
                <w:i/>
                <w:iCs/>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2910" w:author="Arthur Parmentier" w:date="2020-06-06T17:53:00Z"/>
        </w:rPr>
      </w:pPr>
      <w:ins w:id="2911"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2912" w:author="Arthur Parmentier" w:date="2020-06-06T17:53:00Z">
        <w:r w:rsidR="00D83AC5" w:rsidRPr="007C437A">
          <w:t>necessity. “</w:t>
        </w:r>
        <w:r w:rsidR="00A531CB" w:rsidRPr="007C437A">
          <w:rPr>
            <w:rStyle w:val="Appelnotedebasdep"/>
          </w:rPr>
          <w:footnoteReference w:id="38"/>
        </w:r>
      </w:ins>
    </w:p>
    <w:p w:rsidR="005B7F91" w:rsidRPr="007C437A" w:rsidRDefault="00D83AC5" w:rsidP="00D83AC5">
      <w:pPr>
        <w:rPr>
          <w:ins w:id="2915" w:author="Arthur Parmentier" w:date="2020-06-06T21:59:00Z"/>
        </w:rPr>
      </w:pPr>
      <w:ins w:id="2916" w:author="Arthur Parmentier" w:date="2020-06-06T17:53:00Z">
        <w:r w:rsidRPr="007C437A">
          <w:t>In this example, we can see that t</w:t>
        </w:r>
      </w:ins>
      <w:ins w:id="2917" w:author="Arthur Parmentier" w:date="2020-06-06T17:54:00Z">
        <w:r w:rsidRPr="007C437A">
          <w:t xml:space="preserve">he default mode does have a degree of complexity that involve </w:t>
        </w:r>
      </w:ins>
      <w:ins w:id="2918" w:author="Arthur Parmentier" w:date="2020-06-06T20:35:00Z">
        <w:r w:rsidR="00421D32" w:rsidRPr="007C437A">
          <w:t>prior</w:t>
        </w:r>
      </w:ins>
      <w:ins w:id="2919" w:author="Arthur Parmentier" w:date="2020-06-06T20:36:00Z">
        <w:r w:rsidR="00421D32" w:rsidRPr="007C437A">
          <w:t xml:space="preserve"> </w:t>
        </w:r>
      </w:ins>
      <w:ins w:id="2920" w:author="Arthur Parmentier" w:date="2020-06-06T17:54:00Z">
        <w:r w:rsidRPr="007C437A">
          <w:t xml:space="preserve">knowledge in </w:t>
        </w:r>
      </w:ins>
      <w:ins w:id="2921" w:author="Arthur Parmentier" w:date="2020-06-06T20:36:00Z">
        <w:r w:rsidR="00421D32" w:rsidRPr="007C437A">
          <w:t>grammatical rules</w:t>
        </w:r>
      </w:ins>
      <w:ins w:id="2922" w:author="Arthur Parmentier" w:date="2020-06-06T17:55:00Z">
        <w:r w:rsidRPr="007C437A">
          <w:t xml:space="preserve"> </w:t>
        </w:r>
      </w:ins>
      <w:ins w:id="2923" w:author="Arthur Parmentier" w:date="2020-06-06T20:36:00Z">
        <w:r w:rsidR="00421D32" w:rsidRPr="007C437A">
          <w:t>and</w:t>
        </w:r>
      </w:ins>
      <w:ins w:id="2924" w:author="Arthur Parmentier" w:date="2020-06-06T17:55:00Z">
        <w:r w:rsidRPr="007C437A">
          <w:t xml:space="preserve"> logic. </w:t>
        </w:r>
      </w:ins>
      <w:ins w:id="2925" w:author="Arthur Parmentier" w:date="2020-06-06T21:59:00Z">
        <w:r w:rsidR="007D30A4" w:rsidRPr="007C437A">
          <w:t>Of course, all mechanisms of language are not cultural and learned, but t</w:t>
        </w:r>
      </w:ins>
      <w:ins w:id="2926" w:author="Arthur Parmentier" w:date="2020-06-06T17:57:00Z">
        <w:r w:rsidRPr="007C437A">
          <w:t>h</w:t>
        </w:r>
      </w:ins>
      <w:ins w:id="2927" w:author="Arthur Parmentier" w:date="2020-06-06T20:36:00Z">
        <w:r w:rsidR="009D182D" w:rsidRPr="007C437A">
          <w:t>ese rules</w:t>
        </w:r>
      </w:ins>
      <w:ins w:id="2928" w:author="Arthur Parmentier" w:date="2020-06-06T17:55:00Z">
        <w:r w:rsidRPr="007C437A">
          <w:t xml:space="preserve"> were not </w:t>
        </w:r>
      </w:ins>
      <w:ins w:id="2929" w:author="Arthur Parmentier" w:date="2020-06-06T17:56:00Z">
        <w:r w:rsidRPr="007C437A">
          <w:t xml:space="preserve">internalized by the learning impaired and it might </w:t>
        </w:r>
      </w:ins>
      <w:ins w:id="2930" w:author="Arthur Parmentier" w:date="2020-06-06T20:35:00Z">
        <w:r w:rsidR="00EB6FB5" w:rsidRPr="007C437A">
          <w:t xml:space="preserve">as </w:t>
        </w:r>
      </w:ins>
      <w:ins w:id="2931" w:author="Arthur Parmentier" w:date="2020-06-06T17:56:00Z">
        <w:r w:rsidRPr="007C437A">
          <w:t>well be an issue for working with p</w:t>
        </w:r>
      </w:ins>
      <w:ins w:id="2932" w:author="Arthur Parmentier" w:date="2020-06-06T20:36:00Z">
        <w:r w:rsidR="009D182D" w:rsidRPr="007C437A">
          <w:t>eople</w:t>
        </w:r>
      </w:ins>
      <w:ins w:id="2933" w:author="Arthur Parmentier" w:date="2020-06-06T17:56:00Z">
        <w:r w:rsidRPr="007C437A">
          <w:t xml:space="preserve"> whose language or culture</w:t>
        </w:r>
      </w:ins>
      <w:ins w:id="2934" w:author="Arthur Parmentier" w:date="2020-06-06T17:57:00Z">
        <w:r w:rsidRPr="007C437A">
          <w:t xml:space="preserve"> does not yield them either.</w:t>
        </w:r>
      </w:ins>
    </w:p>
    <w:p w:rsidR="005A4AA8" w:rsidRPr="007C437A" w:rsidRDefault="005A4AA8" w:rsidP="00D83AC5">
      <w:pPr>
        <w:rPr>
          <w:ins w:id="2935" w:author="Arthur Parmentier" w:date="2020-06-06T21:58:00Z"/>
        </w:rPr>
      </w:pPr>
      <w:ins w:id="2936" w:author="Arthur Parmentier" w:date="2020-06-06T21:59:00Z">
        <w:r w:rsidRPr="007C437A">
          <w:t xml:space="preserve">I suggest </w:t>
        </w:r>
      </w:ins>
      <w:ins w:id="2937" w:author="Arthur Parmentier" w:date="2020-06-06T22:00:00Z">
        <w:r w:rsidRPr="007C437A">
          <w:t xml:space="preserve">for future research </w:t>
        </w:r>
      </w:ins>
      <w:ins w:id="2938" w:author="Arthur Parmentier" w:date="2020-06-06T21:59:00Z">
        <w:r w:rsidRPr="007C437A">
          <w:t xml:space="preserve">to push the analysis of the SP syntax </w:t>
        </w:r>
      </w:ins>
      <w:ins w:id="2939" w:author="Arthur Parmentier" w:date="2020-06-06T22:04:00Z">
        <w:r w:rsidRPr="007C437A">
          <w:t xml:space="preserve">and its formalization in linguistic terms. </w:t>
        </w:r>
      </w:ins>
      <w:ins w:id="2940" w:author="Arthur Parmentier" w:date="2020-06-06T22:05:00Z">
        <w:r w:rsidRPr="007C437A">
          <w:t>At the moment</w:t>
        </w:r>
      </w:ins>
      <w:ins w:id="2941" w:author="Arthur Parmentier" w:date="2020-06-06T22:06:00Z">
        <w:r w:rsidRPr="007C437A">
          <w:t xml:space="preserve"> I am writing </w:t>
        </w:r>
      </w:ins>
      <w:ins w:id="2942" w:author="Arthur Parmentier" w:date="2020-06-06T22:05:00Z">
        <w:r w:rsidRPr="007C437A">
          <w:t xml:space="preserve">this report, a dictionary is being built that </w:t>
        </w:r>
      </w:ins>
      <w:ins w:id="2943" w:author="Arthur Parmentier" w:date="2020-06-06T22:09:00Z">
        <w:r w:rsidR="003911EB" w:rsidRPr="007C437A">
          <w:t xml:space="preserve">already </w:t>
        </w:r>
      </w:ins>
      <w:ins w:id="2944" w:author="Arthur Parmentier" w:date="2020-06-06T22:05:00Z">
        <w:r w:rsidRPr="007C437A">
          <w:t>contain</w:t>
        </w:r>
      </w:ins>
      <w:ins w:id="2945" w:author="Arthur Parmentier" w:date="2020-06-06T22:06:00Z">
        <w:r w:rsidRPr="007C437A">
          <w:t>s</w:t>
        </w:r>
      </w:ins>
      <w:ins w:id="2946" w:author="Arthur Parmentier" w:date="2020-06-06T22:09:00Z">
        <w:r w:rsidR="003911EB" w:rsidRPr="007C437A">
          <w:t xml:space="preserve"> some</w:t>
        </w:r>
      </w:ins>
      <w:ins w:id="2947" w:author="Arthur Parmentier" w:date="2020-06-06T22:06:00Z">
        <w:r w:rsidRPr="007C437A">
          <w:t xml:space="preserve"> descriptions of signs in terms of syntax</w:t>
        </w:r>
      </w:ins>
      <w:ins w:id="2948" w:author="Arthur Parmentier" w:date="2020-06-06T22:09:00Z">
        <w:r w:rsidR="003911EB" w:rsidRPr="007C437A">
          <w:t>, such as the ones that have historically been formalized by Thompson</w:t>
        </w:r>
      </w:ins>
      <w:ins w:id="2949" w:author="Arthur Parmentier" w:date="2020-06-06T22:06:00Z">
        <w:r w:rsidRPr="007C437A">
          <w:t>. I believe that a linguistic approach</w:t>
        </w:r>
      </w:ins>
      <w:ins w:id="2950" w:author="Arthur Parmentier" w:date="2020-06-06T22:08:00Z">
        <w:r w:rsidRPr="007C437A">
          <w:t xml:space="preserve"> to SP</w:t>
        </w:r>
      </w:ins>
      <w:ins w:id="2951" w:author="Arthur Parmentier" w:date="2020-06-06T22:06:00Z">
        <w:r w:rsidRPr="007C437A">
          <w:t xml:space="preserve"> would</w:t>
        </w:r>
      </w:ins>
      <w:ins w:id="2952" w:author="Arthur Parmentier" w:date="2020-06-06T22:08:00Z">
        <w:r w:rsidRPr="007C437A">
          <w:t xml:space="preserve"> be very relevant and</w:t>
        </w:r>
      </w:ins>
      <w:ins w:id="2953" w:author="Arthur Parmentier" w:date="2020-06-06T22:06:00Z">
        <w:r w:rsidRPr="007C437A">
          <w:t xml:space="preserve"> add </w:t>
        </w:r>
      </w:ins>
      <w:ins w:id="2954" w:author="Arthur Parmentier" w:date="2020-06-06T22:09:00Z">
        <w:r w:rsidR="00111E92" w:rsidRPr="007C437A">
          <w:t xml:space="preserve">a lot of </w:t>
        </w:r>
      </w:ins>
      <w:ins w:id="2955" w:author="Arthur Parmentier" w:date="2020-06-06T22:06:00Z">
        <w:r w:rsidRPr="007C437A">
          <w:t>value to this collaborative work</w:t>
        </w:r>
      </w:ins>
      <w:ins w:id="2956" w:author="Arthur Parmentier" w:date="2020-06-06T22:09:00Z">
        <w:r w:rsidRPr="007C437A">
          <w:t>.</w:t>
        </w:r>
      </w:ins>
    </w:p>
    <w:p w:rsidR="009E3561" w:rsidRPr="007C437A" w:rsidRDefault="00EC0188">
      <w:pPr>
        <w:rPr>
          <w:ins w:id="2957" w:author="Arthur Parmentier" w:date="2020-06-05T18:18:00Z"/>
        </w:rPr>
      </w:pPr>
      <w:ins w:id="2958" w:author="Arthur Parmentier" w:date="2020-06-05T18:40:00Z">
        <w:r w:rsidRPr="007C437A">
          <w:br w:type="page"/>
        </w:r>
        <w:r w:rsidRPr="007C437A">
          <w:lastRenderedPageBreak/>
          <w:br/>
        </w:r>
      </w:ins>
    </w:p>
    <w:p w:rsidR="00C04C33" w:rsidRPr="007C437A" w:rsidRDefault="00C04C33" w:rsidP="00E814B3">
      <w:pPr>
        <w:rPr>
          <w:ins w:id="2959" w:author="Arthur Parmentier" w:date="2020-06-05T18:08:00Z"/>
        </w:rPr>
      </w:pPr>
    </w:p>
    <w:p w:rsidR="00CC430C" w:rsidRPr="007C437A" w:rsidDel="00CC430C" w:rsidRDefault="00CC430C">
      <w:pPr>
        <w:rPr>
          <w:del w:id="2960" w:author="Arthur Parmentier" w:date="2020-06-05T18:08:00Z"/>
          <w:rPrChange w:id="2961" w:author="Arthur Parmentier" w:date="2020-06-07T15:27:00Z">
            <w:rPr>
              <w:del w:id="2962" w:author="Arthur Parmentier" w:date="2020-06-05T18:08:00Z"/>
            </w:rPr>
          </w:rPrChange>
        </w:rPr>
        <w:pPrChange w:id="2963" w:author="Arthur Parmentier" w:date="2020-06-05T16:28:00Z">
          <w:pPr>
            <w:pStyle w:val="Titre2"/>
          </w:pPr>
        </w:pPrChange>
      </w:pPr>
    </w:p>
    <w:p w:rsidR="00B400C3" w:rsidRPr="007C437A" w:rsidDel="00CC430C" w:rsidRDefault="00B400C3" w:rsidP="00E6654A">
      <w:pPr>
        <w:rPr>
          <w:del w:id="2964" w:author="Arthur Parmentier" w:date="2020-06-05T18:08:00Z"/>
        </w:rPr>
      </w:pPr>
      <w:del w:id="2965"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2966" w:author="Arthur Parmentier" w:date="2020-06-05T18:08:00Z"/>
        </w:rPr>
      </w:pPr>
      <w:del w:id="2967"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2968" w:author="Arthur Parmentier" w:date="2020-06-05T18:08:00Z"/>
        </w:rPr>
      </w:pPr>
      <w:del w:id="2969"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2970" w:author="Arthur Parmentier" w:date="2020-06-06T18:07:00Z"/>
        </w:rPr>
      </w:pPr>
      <w:bookmarkStart w:id="2971" w:name="_Toc40025939"/>
      <w:del w:id="2972" w:author="Arthur Parmentier" w:date="2020-06-06T18:07:00Z">
        <w:r w:rsidRPr="007C437A" w:rsidDel="00486DE0">
          <w:delText>Identifiers</w:delText>
        </w:r>
        <w:bookmarkEnd w:id="2971"/>
      </w:del>
    </w:p>
    <w:p w:rsidR="00DE3F01" w:rsidRPr="007C437A" w:rsidDel="00486DE0" w:rsidRDefault="00DE3F01">
      <w:pPr>
        <w:pStyle w:val="Titre3"/>
        <w:rPr>
          <w:del w:id="2973" w:author="Arthur Parmentier" w:date="2020-06-06T18:07:00Z"/>
        </w:rPr>
      </w:pPr>
      <w:bookmarkStart w:id="2974" w:name="_Toc40025940"/>
      <w:del w:id="2975" w:author="Arthur Parmentier" w:date="2020-06-06T18:07:00Z">
        <w:r w:rsidRPr="007C437A" w:rsidDel="00486DE0">
          <w:delText>Content</w:delText>
        </w:r>
        <w:bookmarkEnd w:id="2974"/>
      </w:del>
    </w:p>
    <w:p w:rsidR="00BE04C2" w:rsidRPr="007C437A" w:rsidDel="00486DE0" w:rsidRDefault="00BE04C2">
      <w:pPr>
        <w:pStyle w:val="Titre3"/>
        <w:rPr>
          <w:del w:id="2976" w:author="Arthur Parmentier" w:date="2020-06-06T18:07:00Z"/>
        </w:rPr>
      </w:pPr>
      <w:bookmarkStart w:id="2977" w:name="_Toc40025941"/>
      <w:del w:id="2978" w:author="Arthur Parmentier" w:date="2020-06-06T18:07:00Z">
        <w:r w:rsidRPr="007C437A" w:rsidDel="00486DE0">
          <w:delText>Modifiers (content parameters)</w:delText>
        </w:r>
        <w:bookmarkEnd w:id="2977"/>
      </w:del>
    </w:p>
    <w:p w:rsidR="00C16C06" w:rsidRPr="007C437A" w:rsidDel="00486DE0" w:rsidRDefault="00C16C06">
      <w:pPr>
        <w:pStyle w:val="Titre3"/>
        <w:rPr>
          <w:del w:id="2979" w:author="Arthur Parmentier" w:date="2020-06-06T18:07:00Z"/>
        </w:rPr>
      </w:pPr>
      <w:bookmarkStart w:id="2980" w:name="_Toc40025942"/>
      <w:del w:id="2981" w:author="Arthur Parmentier" w:date="2020-06-06T18:07:00Z">
        <w:r w:rsidRPr="007C437A" w:rsidDel="00486DE0">
          <w:delText>Mode</w:delText>
        </w:r>
        <w:bookmarkEnd w:id="2980"/>
      </w:del>
    </w:p>
    <w:p w:rsidR="00BE04C2" w:rsidRPr="007C437A" w:rsidDel="006E2B59" w:rsidRDefault="00400535" w:rsidP="00E6654A">
      <w:pPr>
        <w:rPr>
          <w:del w:id="2982" w:author="Arthur Parmentier" w:date="2020-06-06T22:10:00Z"/>
        </w:rPr>
      </w:pPr>
      <w:del w:id="2983" w:author="Arthur Parmentier" w:date="2020-06-06T22:10:00Z">
        <w:r w:rsidRPr="007C437A" w:rsidDel="006E2B59">
          <w:delText>All these structural concepts (grammar) are not culturally dependent.</w:delText>
        </w:r>
      </w:del>
    </w:p>
    <w:p w:rsidR="00E7027A" w:rsidRPr="007C437A" w:rsidRDefault="00E7027A" w:rsidP="00E6654A"/>
    <w:p w:rsidR="00086E5D" w:rsidRPr="007C437A" w:rsidRDefault="00086E5D" w:rsidP="00E6654A"/>
    <w:p w:rsidR="00086E5D" w:rsidRPr="007C437A" w:rsidRDefault="00086E5D" w:rsidP="00E6654A"/>
    <w:p w:rsidR="00086E5D" w:rsidRPr="007C437A" w:rsidDel="006E2B59" w:rsidRDefault="00587BD5" w:rsidP="00E6654A">
      <w:pPr>
        <w:rPr>
          <w:moveFrom w:id="2984" w:author="Arthur Parmentier" w:date="2020-06-06T22:11:00Z"/>
        </w:rPr>
      </w:pPr>
      <w:moveFromRangeStart w:id="2985" w:author="Arthur Parmentier" w:date="2020-06-06T22:11:00Z" w:name="move42373884"/>
      <w:moveFrom w:id="2986"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2987" w:author="Arthur Parmentier" w:date="2020-06-06T22:11:00Z"/>
        </w:rPr>
      </w:pPr>
      <w:moveFrom w:id="2988"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2989" w:author="Arthur Parmentier" w:date="2020-06-06T22:11:00Z"/>
        </w:rPr>
      </w:pPr>
      <w:moveFrom w:id="2990"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2991" w:author="Arthur Parmentier" w:date="2020-06-06T22:11:00Z"/>
        </w:rPr>
      </w:pPr>
      <w:moveFrom w:id="2992"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2993" w:author="Arthur Parmentier" w:date="2020-06-06T22:11:00Z"/>
        </w:rPr>
      </w:pPr>
      <w:moveFrom w:id="2994"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2995" w:author="Arthur Parmentier" w:date="2020-06-06T22:11:00Z"/>
        </w:rPr>
      </w:pPr>
      <w:moveFrom w:id="2996"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6E2B59" w:rsidRDefault="00103759" w:rsidP="00E6654A">
      <w:pPr>
        <w:pStyle w:val="Paragraphedeliste"/>
        <w:numPr>
          <w:ilvl w:val="1"/>
          <w:numId w:val="8"/>
        </w:numPr>
        <w:rPr>
          <w:moveFrom w:id="2997" w:author="Arthur Parmentier" w:date="2020-06-06T22:11:00Z"/>
        </w:rPr>
      </w:pPr>
      <w:moveFrom w:id="2998" w:author="Arthur Parmentier" w:date="2020-06-06T22:11:00Z">
        <w:r w:rsidRPr="007C437A" w:rsidDel="006E2B59">
          <w:t>but rather a fluid, dynamic and varying grammar</w:t>
        </w:r>
      </w:moveFrom>
    </w:p>
    <w:moveFromRangeEnd w:id="2985"/>
    <w:p w:rsidR="00400535" w:rsidRPr="007C437A" w:rsidRDefault="00400535" w:rsidP="00E6654A"/>
    <w:p w:rsidR="0008325B" w:rsidRPr="007C437A" w:rsidDel="00687356" w:rsidRDefault="00400535">
      <w:pPr>
        <w:pStyle w:val="Titre1"/>
        <w:rPr>
          <w:del w:id="2999" w:author="Arthur Parmentier" w:date="2020-05-14T13:28:00Z"/>
        </w:rPr>
      </w:pPr>
      <w:del w:id="3000"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001" w:name="_Toc40355387"/>
        <w:bookmarkStart w:id="3002" w:name="_Toc40355924"/>
        <w:bookmarkStart w:id="3003" w:name="_Toc40356088"/>
        <w:bookmarkEnd w:id="3001"/>
        <w:bookmarkEnd w:id="3002"/>
        <w:bookmarkEnd w:id="3003"/>
      </w:del>
    </w:p>
    <w:p w:rsidR="00687356" w:rsidRPr="007C437A" w:rsidRDefault="00687356">
      <w:pPr>
        <w:rPr>
          <w:ins w:id="3004" w:author="Arthur Parmentier" w:date="2020-06-06T17:23:00Z"/>
          <w:rPrChange w:id="3005" w:author="Arthur Parmentier" w:date="2020-06-07T15:27:00Z">
            <w:rPr>
              <w:ins w:id="3006" w:author="Arthur Parmentier" w:date="2020-06-06T17:23:00Z"/>
            </w:rPr>
          </w:rPrChange>
        </w:rPr>
        <w:pPrChange w:id="3007" w:author="Arthur Parmentier" w:date="2020-06-06T17:23:00Z">
          <w:pPr>
            <w:pStyle w:val="Titre1"/>
          </w:pPr>
        </w:pPrChange>
      </w:pPr>
    </w:p>
    <w:p w:rsidR="003F27F2" w:rsidRPr="007C437A" w:rsidRDefault="00AC7276">
      <w:pPr>
        <w:pStyle w:val="Titre1"/>
        <w:rPr>
          <w:ins w:id="3008" w:author="Arthur Parmentier" w:date="2020-06-06T23:44:00Z"/>
        </w:rPr>
      </w:pPr>
      <w:bookmarkStart w:id="3009" w:name="_Toc42449843"/>
      <w:ins w:id="3010" w:author="Arthur Parmentier" w:date="2020-06-06T20:41:00Z">
        <w:r w:rsidRPr="007C437A">
          <w:t xml:space="preserve">Meta-structures of SP: </w:t>
        </w:r>
      </w:ins>
      <w:ins w:id="3011" w:author="Arthur Parmentier" w:date="2020-06-06T20:55:00Z">
        <w:r w:rsidR="00804910" w:rsidRPr="007C437A">
          <w:t xml:space="preserve">configurations, cultural </w:t>
        </w:r>
      </w:ins>
      <w:ins w:id="3012" w:author="Arthur Parmentier" w:date="2020-06-06T20:41:00Z">
        <w:r w:rsidRPr="007C437A">
          <w:t xml:space="preserve">context and </w:t>
        </w:r>
      </w:ins>
      <w:ins w:id="3013" w:author="Arthur Parmentier" w:date="2020-06-06T20:55:00Z">
        <w:r w:rsidR="00804910" w:rsidRPr="007C437A">
          <w:t>diffusion mechani</w:t>
        </w:r>
      </w:ins>
      <w:ins w:id="3014" w:author="Arthur Parmentier" w:date="2020-06-06T20:56:00Z">
        <w:r w:rsidR="00804910" w:rsidRPr="007C437A">
          <w:t>sms</w:t>
        </w:r>
      </w:ins>
      <w:bookmarkEnd w:id="3009"/>
    </w:p>
    <w:p w:rsidR="0057131A" w:rsidRPr="007C437A" w:rsidRDefault="0057131A" w:rsidP="0057131A">
      <w:pPr>
        <w:rPr>
          <w:ins w:id="3015" w:author="Arthur Parmentier" w:date="2020-06-06T23:44:00Z"/>
        </w:rPr>
      </w:pPr>
      <w:ins w:id="3016" w:author="Arthur Parmentier" w:date="2020-06-06T23:44:00Z">
        <w:r w:rsidRPr="007C437A">
          <w:t>In the previous sections of this report, I have discussed several mechanisms of SP, its linguistic and intrinsic structural features. But at this stage, it is important to point out that it cannot only be described in those terms and limited to those mechanisms.</w:t>
        </w:r>
      </w:ins>
    </w:p>
    <w:p w:rsidR="0057131A" w:rsidRPr="007C437A" w:rsidRDefault="0057131A" w:rsidP="0057131A">
      <w:pPr>
        <w:rPr>
          <w:ins w:id="3017" w:author="Arthur Parmentier" w:date="2020-06-07T00:28:00Z"/>
        </w:rPr>
      </w:pPr>
      <w:ins w:id="3018" w:author="Arthur Parmentier" w:date="2020-06-06T23:44:00Z">
        <w:r w:rsidRPr="007C437A">
          <w:t>In this section</w:t>
        </w:r>
      </w:ins>
      <w:ins w:id="3019" w:author="Arthur Parmentier" w:date="2020-06-06T23:45:00Z">
        <w:r w:rsidRPr="007C437A">
          <w:t>, I would like to give an overview of some extrinsic aspect of SP that play important roles in the way that it is used and understood by tho</w:t>
        </w:r>
      </w:ins>
      <w:ins w:id="3020" w:author="Arthur Parmentier" w:date="2020-06-06T23:46:00Z">
        <w:r w:rsidRPr="007C437A">
          <w:t>se who practice it.</w:t>
        </w:r>
      </w:ins>
    </w:p>
    <w:p w:rsidR="00E21AD2" w:rsidRPr="007C437A" w:rsidRDefault="00E21AD2">
      <w:pPr>
        <w:rPr>
          <w:ins w:id="3021" w:author="Arthur Parmentier" w:date="2020-06-06T23:41:00Z"/>
          <w:rPrChange w:id="3022" w:author="Arthur Parmentier" w:date="2020-06-07T15:27:00Z">
            <w:rPr>
              <w:ins w:id="3023" w:author="Arthur Parmentier" w:date="2020-06-06T23:41:00Z"/>
            </w:rPr>
          </w:rPrChange>
        </w:rPr>
        <w:pPrChange w:id="3024" w:author="Arthur Parmentier" w:date="2020-06-06T23:44:00Z">
          <w:pPr>
            <w:pStyle w:val="Titre1"/>
          </w:pPr>
        </w:pPrChange>
      </w:pPr>
      <w:ins w:id="3025" w:author="Arthur Parmentier" w:date="2020-06-07T00:28:00Z">
        <w:r w:rsidRPr="007C437A">
          <w:rPr>
            <w:rPrChange w:id="3026" w:author="Arthur Parmentier" w:date="2020-06-07T15:27:00Z">
              <w:rPr/>
            </w:rPrChange>
          </w:rPr>
          <w:t>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SP is not only a sign language but is allows conventionally recognized as an artistic practice as a whole: a context, configuration, esthetic, conventions… For instance, I heard several times things such as “This sounds like SP”, revealing the possible existence of an esthetic of SP in those statements. While I won’t enter the process of re-defining as precisely as possible SP, I would like to discuss in the following parts what I call the “meta-structures” of SP, which are all the structures and mechanisms above the description of SP as mere sign language.</w:t>
        </w:r>
      </w:ins>
    </w:p>
    <w:p w:rsidR="0057131A" w:rsidRPr="007C437A" w:rsidRDefault="0057131A" w:rsidP="006D5BBB">
      <w:pPr>
        <w:pStyle w:val="Titre2"/>
        <w:rPr>
          <w:ins w:id="3027" w:author="Arthur Parmentier" w:date="2020-06-06T23:46:00Z"/>
        </w:rPr>
        <w:pPrChange w:id="3028" w:author="Arthur Parmentier" w:date="2020-06-07T21:11:00Z">
          <w:pPr>
            <w:pStyle w:val="Titre2"/>
          </w:pPr>
        </w:pPrChange>
      </w:pPr>
      <w:bookmarkStart w:id="3029" w:name="_Toc42449844"/>
      <w:ins w:id="3030" w:author="Arthur Parmentier" w:date="2020-06-06T23:46:00Z">
        <w:r w:rsidRPr="007C437A">
          <w:t>The feedback from the performer</w:t>
        </w:r>
      </w:ins>
      <w:ins w:id="3031" w:author="Arthur Parmentier" w:date="2020-06-06T23:51:00Z">
        <w:r w:rsidR="00CC42BC" w:rsidRPr="007C437A">
          <w:t>s</w:t>
        </w:r>
      </w:ins>
      <w:bookmarkEnd w:id="3029"/>
    </w:p>
    <w:p w:rsidR="001A4879" w:rsidRPr="007C437A" w:rsidRDefault="0057131A" w:rsidP="0057131A">
      <w:pPr>
        <w:rPr>
          <w:ins w:id="3032" w:author="Arthur Parmentier" w:date="2020-06-07T10:17:00Z"/>
        </w:rPr>
      </w:pPr>
      <w:ins w:id="3033" w:author="Arthur Parmentier" w:date="2020-06-06T23:47:00Z">
        <w:r w:rsidRPr="007C437A">
          <w:t>We have seen that SP allow to form request</w:t>
        </w:r>
      </w:ins>
      <w:ins w:id="3034" w:author="Arthur Parmentier" w:date="2020-06-06T23:52:00Z">
        <w:r w:rsidR="00CC42BC" w:rsidRPr="007C437A">
          <w:t>s</w:t>
        </w:r>
      </w:ins>
      <w:ins w:id="3035" w:author="Arthur Parmentier" w:date="2020-06-06T23:47:00Z">
        <w:r w:rsidRPr="007C437A">
          <w:t xml:space="preserve"> </w:t>
        </w:r>
      </w:ins>
      <w:ins w:id="3036" w:author="Arthur Parmentier" w:date="2020-06-06T23:52:00Z">
        <w:r w:rsidR="00CC42BC" w:rsidRPr="007C437A">
          <w:t>from an emitter (the soundpainters) to receivers (the performers)</w:t>
        </w:r>
      </w:ins>
      <w:ins w:id="3037" w:author="Arthur Parmentier" w:date="2020-06-06T23:47:00Z">
        <w:r w:rsidRPr="007C437A">
          <w:t xml:space="preserve"> but did not </w:t>
        </w:r>
      </w:ins>
      <w:ins w:id="3038" w:author="Arthur Parmentier" w:date="2020-06-06T23:52:00Z">
        <w:r w:rsidR="00CC42BC" w:rsidRPr="007C437A">
          <w:t>discuss</w:t>
        </w:r>
      </w:ins>
      <w:ins w:id="3039" w:author="Arthur Parmentier" w:date="2020-06-06T23:47:00Z">
        <w:r w:rsidRPr="007C437A">
          <w:t xml:space="preserve"> the</w:t>
        </w:r>
      </w:ins>
      <w:ins w:id="3040" w:author="Arthur Parmentier" w:date="2020-06-06T23:52:00Z">
        <w:r w:rsidR="00CC42BC" w:rsidRPr="007C437A">
          <w:t>ir</w:t>
        </w:r>
      </w:ins>
      <w:ins w:id="3041" w:author="Arthur Parmentier" w:date="2020-06-06T23:47:00Z">
        <w:r w:rsidRPr="007C437A">
          <w:t xml:space="preserve"> “response</w:t>
        </w:r>
      </w:ins>
      <w:ins w:id="3042" w:author="Arthur Parmentier" w:date="2020-06-06T23:52:00Z">
        <w:r w:rsidR="00CC42BC" w:rsidRPr="007C437A">
          <w:t>” in the communication process</w:t>
        </w:r>
      </w:ins>
      <w:ins w:id="3043" w:author="Arthur Parmentier" w:date="2020-06-06T23:47:00Z">
        <w:r w:rsidRPr="007C437A">
          <w:t xml:space="preserve">. </w:t>
        </w:r>
      </w:ins>
      <w:ins w:id="3044" w:author="Arthur Parmentier" w:date="2020-06-07T00:10:00Z">
        <w:r w:rsidR="00DA23A3" w:rsidRPr="007C437A">
          <w:t xml:space="preserve">From the previous sections, </w:t>
        </w:r>
      </w:ins>
      <w:ins w:id="3045" w:author="Arthur Parmentier" w:date="2020-06-06T23:53:00Z">
        <w:r w:rsidR="00CC42BC" w:rsidRPr="007C437A">
          <w:t xml:space="preserve">we can define a sign language in SP </w:t>
        </w:r>
      </w:ins>
      <w:ins w:id="3046" w:author="Arthur Parmentier" w:date="2020-06-07T00:10:00Z">
        <w:r w:rsidR="003450CE" w:rsidRPr="007C437A">
          <w:t>by</w:t>
        </w:r>
      </w:ins>
      <w:ins w:id="3047" w:author="Arthur Parmentier" w:date="2020-06-06T23:53:00Z">
        <w:r w:rsidR="00CC42BC" w:rsidRPr="007C437A">
          <w:t xml:space="preserve"> the emitt</w:t>
        </w:r>
      </w:ins>
      <w:ins w:id="3048" w:author="Arthur Parmentier" w:date="2020-06-06T23:54:00Z">
        <w:r w:rsidR="00CC42BC" w:rsidRPr="007C437A">
          <w:t>ing</w:t>
        </w:r>
      </w:ins>
      <w:ins w:id="3049" w:author="Arthur Parmentier" w:date="2020-06-06T23:53:00Z">
        <w:r w:rsidR="00CC42BC" w:rsidRPr="007C437A">
          <w:t xml:space="preserve"> of a request from a soundpainter to a performer</w:t>
        </w:r>
      </w:ins>
      <w:ins w:id="3050" w:author="Arthur Parmentier" w:date="2020-06-07T00:11:00Z">
        <w:r w:rsidR="003450CE" w:rsidRPr="007C437A">
          <w:t>. However,</w:t>
        </w:r>
      </w:ins>
      <w:ins w:id="3051" w:author="Arthur Parmentier" w:date="2020-06-06T23:54:00Z">
        <w:r w:rsidR="00CC42BC" w:rsidRPr="007C437A">
          <w:t xml:space="preserve"> the artistic response</w:t>
        </w:r>
      </w:ins>
      <w:ins w:id="3052" w:author="Arthur Parmentier" w:date="2020-06-07T00:11:00Z">
        <w:r w:rsidR="003450CE" w:rsidRPr="007C437A">
          <w:t>s</w:t>
        </w:r>
      </w:ins>
      <w:ins w:id="3053" w:author="Arthur Parmentier" w:date="2020-06-06T23:54:00Z">
        <w:r w:rsidR="00CC42BC" w:rsidRPr="007C437A">
          <w:t xml:space="preserve"> of the performer</w:t>
        </w:r>
      </w:ins>
      <w:ins w:id="3054" w:author="Arthur Parmentier" w:date="2020-06-07T00:11:00Z">
        <w:r w:rsidR="003450CE" w:rsidRPr="007C437A">
          <w:t>s also</w:t>
        </w:r>
      </w:ins>
      <w:ins w:id="3055" w:author="Arthur Parmentier" w:date="2020-06-06T23:54:00Z">
        <w:r w:rsidR="00CC42BC" w:rsidRPr="007C437A">
          <w:t xml:space="preserve"> play a very important role for the communication</w:t>
        </w:r>
      </w:ins>
      <w:ins w:id="3056" w:author="Arthur Parmentier" w:date="2020-06-07T00:11:00Z">
        <w:r w:rsidR="003450CE" w:rsidRPr="007C437A">
          <w:t xml:space="preserve"> in SP, outside the sign language itself</w:t>
        </w:r>
      </w:ins>
      <w:ins w:id="3057" w:author="Arthur Parmentier" w:date="2020-06-06T23:54:00Z">
        <w:r w:rsidR="00CC42BC" w:rsidRPr="007C437A">
          <w:t>.</w:t>
        </w:r>
      </w:ins>
      <w:ins w:id="3058" w:author="Arthur Parmentier" w:date="2020-06-06T23:53:00Z">
        <w:r w:rsidR="00CC42BC" w:rsidRPr="007C437A">
          <w:br/>
        </w:r>
      </w:ins>
      <w:ins w:id="3059" w:author="Arthur Parmentier" w:date="2020-06-06T23:48:00Z">
        <w:r w:rsidRPr="007C437A">
          <w:t>In general, th</w:t>
        </w:r>
      </w:ins>
      <w:ins w:id="3060" w:author="Arthur Parmentier" w:date="2020-06-06T23:54:00Z">
        <w:r w:rsidR="00CC42BC" w:rsidRPr="007C437A">
          <w:t xml:space="preserve">e artistic </w:t>
        </w:r>
      </w:ins>
      <w:ins w:id="3061" w:author="Arthur Parmentier" w:date="2020-06-06T23:48:00Z">
        <w:r w:rsidRPr="007C437A">
          <w:t xml:space="preserve">responses </w:t>
        </w:r>
      </w:ins>
      <w:ins w:id="3062" w:author="Arthur Parmentier" w:date="2020-06-06T23:55:00Z">
        <w:r w:rsidR="00CC42BC" w:rsidRPr="007C437A">
          <w:t xml:space="preserve">from the performers </w:t>
        </w:r>
      </w:ins>
      <w:ins w:id="3063" w:author="Arthur Parmentier" w:date="2020-06-06T23:48:00Z">
        <w:r w:rsidRPr="007C437A">
          <w:t xml:space="preserve">can take many forms and are not SP signs themselves: they may </w:t>
        </w:r>
      </w:ins>
      <w:ins w:id="3064" w:author="Arthur Parmentier" w:date="2020-06-06T23:49:00Z">
        <w:r w:rsidRPr="007C437A">
          <w:t>be sounds, lights, movements, visuals, text</w:t>
        </w:r>
      </w:ins>
      <w:ins w:id="3065" w:author="Arthur Parmentier" w:date="2020-06-06T23:55:00Z">
        <w:r w:rsidR="00CC42BC" w:rsidRPr="007C437A">
          <w:t>…</w:t>
        </w:r>
      </w:ins>
      <w:ins w:id="3066" w:author="Arthur Parmentier" w:date="2020-06-06T23:49:00Z">
        <w:r w:rsidRPr="007C437A">
          <w:t xml:space="preserve"> among many others.</w:t>
        </w:r>
      </w:ins>
      <w:ins w:id="3067" w:author="Arthur Parmentier" w:date="2020-06-06T23:50:00Z">
        <w:r w:rsidR="00CC42BC" w:rsidRPr="007C437A">
          <w:t xml:space="preserve"> Although there are some </w:t>
        </w:r>
      </w:ins>
      <w:ins w:id="3068" w:author="Arthur Parmentier" w:date="2020-06-06T23:55:00Z">
        <w:r w:rsidR="00CC42BC" w:rsidRPr="007C437A">
          <w:t>configurations</w:t>
        </w:r>
      </w:ins>
      <w:ins w:id="3069" w:author="Arthur Parmentier" w:date="2020-06-06T23:50:00Z">
        <w:r w:rsidR="00CC42BC" w:rsidRPr="007C437A">
          <w:t xml:space="preserve"> in which it may not be the case, those who communicate using SP signs are usually able to perceive </w:t>
        </w:r>
      </w:ins>
      <w:ins w:id="3070" w:author="Arthur Parmentier" w:date="2020-06-06T23:51:00Z">
        <w:r w:rsidR="00CC42BC" w:rsidRPr="007C437A">
          <w:t xml:space="preserve">at least parts of the responses to their requests. </w:t>
        </w:r>
      </w:ins>
    </w:p>
    <w:p w:rsidR="001A4879" w:rsidRPr="007C437A" w:rsidRDefault="001A4879" w:rsidP="0057131A">
      <w:pPr>
        <w:rPr>
          <w:ins w:id="3071" w:author="Arthur Parmentier" w:date="2020-06-07T10:30:00Z"/>
        </w:rPr>
      </w:pPr>
      <w:ins w:id="3072" w:author="Arthur Parmentier" w:date="2020-06-07T10:20:00Z">
        <w:r w:rsidRPr="007C437A">
          <w:lastRenderedPageBreak/>
          <w:t>The interference between the sign language part of SP (the communication from the soundpaint</w:t>
        </w:r>
      </w:ins>
      <w:ins w:id="3073" w:author="Arthur Parmentier" w:date="2020-06-07T10:21:00Z">
        <w:r w:rsidRPr="007C437A">
          <w:t>er to the peformers) and the artistic production from the orchestra is a complex mechanism that is to the soundpainter and th</w:t>
        </w:r>
      </w:ins>
      <w:ins w:id="3074" w:author="Arthur Parmentier" w:date="2020-06-07T10:22:00Z">
        <w:r w:rsidRPr="007C437A">
          <w:t xml:space="preserve">e </w:t>
        </w:r>
      </w:ins>
      <w:ins w:id="3075" w:author="Arthur Parmentier" w:date="2020-06-07T10:29:00Z">
        <w:r w:rsidR="00733263" w:rsidRPr="007C437A">
          <w:t>performers</w:t>
        </w:r>
      </w:ins>
      <w:ins w:id="3076" w:author="Arthur Parmentier" w:date="2020-06-07T10:22:00Z">
        <w:r w:rsidRPr="007C437A">
          <w:t xml:space="preserve"> themselves.</w:t>
        </w:r>
      </w:ins>
      <w:ins w:id="3077" w:author="Arthur Parmentier" w:date="2020-06-07T10:29:00Z">
        <w:r w:rsidR="00733263" w:rsidRPr="007C437A">
          <w:t xml:space="preserve"> </w:t>
        </w:r>
      </w:ins>
    </w:p>
    <w:p w:rsidR="00733263" w:rsidRPr="007C437A" w:rsidRDefault="00733263" w:rsidP="0057131A">
      <w:pPr>
        <w:rPr>
          <w:ins w:id="3078" w:author="Arthur Parmentier" w:date="2020-06-07T10:18:00Z"/>
        </w:rPr>
      </w:pPr>
      <w:ins w:id="3079" w:author="Arthur Parmentier" w:date="2020-06-07T10:30:00Z">
        <w:r w:rsidRPr="007C437A">
          <w:t>Walter Thompson speaks about SP as a language for “real-time composition”</w:t>
        </w:r>
      </w:ins>
      <w:ins w:id="3080" w:author="Arthur Parmentier" w:date="2020-06-07T10:31:00Z">
        <w:r w:rsidRPr="007C437A">
          <w:t xml:space="preserve"> and about the soundpainter as a composer.</w:t>
        </w:r>
      </w:ins>
      <w:ins w:id="3081" w:author="Arthur Parmentier" w:date="2020-06-07T10:32:00Z">
        <w:r w:rsidRPr="007C437A">
          <w:t xml:space="preserve"> Although I will argue that this refers to a traditional use of SP in specific configurations</w:t>
        </w:r>
      </w:ins>
      <w:ins w:id="3082" w:author="Arthur Parmentier" w:date="2020-06-07T10:46:00Z">
        <w:r w:rsidR="006770A8" w:rsidRPr="007C437A">
          <w:t xml:space="preserve"> and that the</w:t>
        </w:r>
      </w:ins>
      <w:ins w:id="3083" w:author="Arthur Parmentier" w:date="2020-06-07T10:47:00Z">
        <w:r w:rsidR="006770A8" w:rsidRPr="007C437A">
          <w:t xml:space="preserve"> roles of performer and composer may be rather blurry in other </w:t>
        </w:r>
      </w:ins>
      <w:ins w:id="3084" w:author="Arthur Parmentier" w:date="2020-06-07T10:48:00Z">
        <w:r w:rsidR="006770A8" w:rsidRPr="007C437A">
          <w:t xml:space="preserve">configurations, there is a sense of composing </w:t>
        </w:r>
      </w:ins>
      <w:ins w:id="3085" w:author="Arthur Parmentier" w:date="2020-06-07T10:49:00Z">
        <w:r w:rsidR="006770A8" w:rsidRPr="007C437A">
          <w:t xml:space="preserve">and attention from the soundpainter </w:t>
        </w:r>
      </w:ins>
      <w:ins w:id="3086" w:author="Arthur Parmentier" w:date="2020-06-07T10:50:00Z">
        <w:r w:rsidR="006770A8" w:rsidRPr="007C437A">
          <w:t xml:space="preserve">to the artistic production </w:t>
        </w:r>
      </w:ins>
      <w:ins w:id="3087" w:author="Arthur Parmentier" w:date="2020-06-07T10:52:00Z">
        <w:r w:rsidR="006770A8" w:rsidRPr="007C437A">
          <w:t>that takes the place of a feedback and creates a two-ways communication.</w:t>
        </w:r>
      </w:ins>
    </w:p>
    <w:p w:rsidR="005E7680" w:rsidRPr="007C437A" w:rsidRDefault="007206F0" w:rsidP="0057131A">
      <w:pPr>
        <w:rPr>
          <w:ins w:id="3088" w:author="Arthur Parmentier" w:date="2020-06-07T00:12:00Z"/>
        </w:rPr>
      </w:pPr>
      <w:ins w:id="3089" w:author="Arthur Parmentier" w:date="2020-06-07T00:00:00Z">
        <w:r w:rsidRPr="007C437A">
          <w:t xml:space="preserve">One may object that the requests </w:t>
        </w:r>
      </w:ins>
      <w:ins w:id="3090" w:author="Arthur Parmentier" w:date="2020-06-07T00:01:00Z">
        <w:r w:rsidRPr="007C437A">
          <w:t xml:space="preserve">of </w:t>
        </w:r>
      </w:ins>
      <w:ins w:id="3091" w:author="Arthur Parmentier" w:date="2020-06-07T00:00:00Z">
        <w:r w:rsidRPr="007C437A">
          <w:t xml:space="preserve">the soundpainter could be prepared in advance </w:t>
        </w:r>
      </w:ins>
      <w:ins w:id="3092" w:author="Arthur Parmentier" w:date="2020-06-07T00:02:00Z">
        <w:r w:rsidRPr="007C437A">
          <w:t>an</w:t>
        </w:r>
      </w:ins>
      <w:ins w:id="3093" w:author="Arthur Parmentier" w:date="2020-06-07T00:04:00Z">
        <w:r w:rsidR="008754EA" w:rsidRPr="007C437A">
          <w:t>d</w:t>
        </w:r>
      </w:ins>
      <w:ins w:id="3094" w:author="Arthur Parmentier" w:date="2020-06-07T00:02:00Z">
        <w:r w:rsidRPr="007C437A">
          <w:t xml:space="preserve"> written down on some kind of score, </w:t>
        </w:r>
      </w:ins>
      <w:ins w:id="3095" w:author="Arthur Parmentier" w:date="2020-06-07T00:01:00Z">
        <w:r w:rsidRPr="007C437A">
          <w:t xml:space="preserve">so that the feedback from the performers would have no influence </w:t>
        </w:r>
      </w:ins>
      <w:ins w:id="3096" w:author="Arthur Parmentier" w:date="2020-06-07T00:02:00Z">
        <w:r w:rsidRPr="007C437A">
          <w:t>on its requests during the performance. It is however not the ca</w:t>
        </w:r>
      </w:ins>
      <w:ins w:id="3097" w:author="Arthur Parmentier" w:date="2020-06-07T00:03:00Z">
        <w:r w:rsidRPr="007C437A">
          <w:t xml:space="preserve">se in general and it is often reported and discussed how the requests from the soundpainter are in reaction to the proposals of the </w:t>
        </w:r>
        <w:r w:rsidR="008754EA" w:rsidRPr="007C437A">
          <w:t>performers.</w:t>
        </w:r>
      </w:ins>
      <w:ins w:id="3098" w:author="Arthur Parmentier" w:date="2020-06-07T00:12:00Z">
        <w:r w:rsidR="005E7680" w:rsidRPr="007C437A">
          <w:t xml:space="preserve"> </w:t>
        </w:r>
      </w:ins>
    </w:p>
    <w:p w:rsidR="00A51AA2" w:rsidRPr="007C437A" w:rsidRDefault="00635F2F" w:rsidP="006D5BBB">
      <w:pPr>
        <w:pStyle w:val="Titre2"/>
        <w:rPr>
          <w:ins w:id="3099" w:author="Arthur Parmentier" w:date="2020-06-07T12:23:00Z"/>
        </w:rPr>
        <w:pPrChange w:id="3100" w:author="Arthur Parmentier" w:date="2020-06-07T21:11:00Z">
          <w:pPr>
            <w:pStyle w:val="Titre2"/>
          </w:pPr>
        </w:pPrChange>
      </w:pPr>
      <w:bookmarkStart w:id="3101" w:name="_Toc42449845"/>
      <w:ins w:id="3102" w:author="Arthur Parmentier" w:date="2020-06-06T20:53:00Z">
        <w:r w:rsidRPr="007C437A">
          <w:t>Cultural contexts</w:t>
        </w:r>
      </w:ins>
      <w:ins w:id="3103" w:author="Arthur Parmentier" w:date="2020-06-06T20:54:00Z">
        <w:r w:rsidR="00A51AA2" w:rsidRPr="007C437A">
          <w:t xml:space="preserve">, </w:t>
        </w:r>
      </w:ins>
      <w:ins w:id="3104" w:author="Arthur Parmentier" w:date="2020-06-06T20:55:00Z">
        <w:r w:rsidR="00A51AA2" w:rsidRPr="007C437A">
          <w:t>t</w:t>
        </w:r>
      </w:ins>
      <w:ins w:id="3105" w:author="Arthur Parmentier" w:date="2020-06-06T20:54:00Z">
        <w:r w:rsidR="00A51AA2" w:rsidRPr="007C437A">
          <w:t>he group, the composer and what they do with SP</w:t>
        </w:r>
      </w:ins>
      <w:bookmarkEnd w:id="3101"/>
    </w:p>
    <w:p w:rsidR="00B51C3F" w:rsidRPr="007C437A" w:rsidRDefault="00770F9D" w:rsidP="00AB55B3">
      <w:pPr>
        <w:pStyle w:val="Titre3"/>
        <w:rPr>
          <w:ins w:id="3106" w:author="Arthur Parmentier" w:date="2020-06-07T14:40:00Z"/>
        </w:rPr>
      </w:pPr>
      <w:bookmarkStart w:id="3107" w:name="_Toc42449846"/>
      <w:ins w:id="3108" w:author="Arthur Parmentier" w:date="2020-06-07T14:58:00Z">
        <w:r w:rsidRPr="007C437A">
          <w:t>C</w:t>
        </w:r>
      </w:ins>
      <w:ins w:id="3109" w:author="Arthur Parmentier" w:date="2020-06-07T14:40:00Z">
        <w:r w:rsidR="00B51C3F" w:rsidRPr="007C437A">
          <w:t>ultural</w:t>
        </w:r>
      </w:ins>
      <w:ins w:id="3110" w:author="Arthur Parmentier" w:date="2020-06-07T14:58:00Z">
        <w:r w:rsidRPr="007C437A">
          <w:t xml:space="preserve"> and individual</w:t>
        </w:r>
      </w:ins>
      <w:ins w:id="3111" w:author="Arthur Parmentier" w:date="2020-06-07T14:40:00Z">
        <w:r w:rsidR="00B51C3F" w:rsidRPr="007C437A">
          <w:t xml:space="preserve"> aspects in the use of SP</w:t>
        </w:r>
      </w:ins>
      <w:ins w:id="3112" w:author="Arthur Parmentier" w:date="2020-06-07T14:59:00Z">
        <w:r w:rsidRPr="007C437A">
          <w:t>: style and esthetics</w:t>
        </w:r>
      </w:ins>
      <w:bookmarkEnd w:id="3107"/>
    </w:p>
    <w:p w:rsidR="004662C5" w:rsidRPr="007C437A" w:rsidRDefault="00B51C3F">
      <w:pPr>
        <w:rPr>
          <w:ins w:id="3113" w:author="Arthur Parmentier" w:date="2020-06-07T14:40:00Z"/>
          <w:rPrChange w:id="3114" w:author="Arthur Parmentier" w:date="2020-06-07T15:27:00Z">
            <w:rPr>
              <w:ins w:id="3115" w:author="Arthur Parmentier" w:date="2020-06-07T14:40:00Z"/>
            </w:rPr>
          </w:rPrChange>
        </w:rPr>
        <w:pPrChange w:id="3116" w:author="Arthur Parmentier" w:date="2020-06-07T14:58:00Z">
          <w:pPr>
            <w:pStyle w:val="Titre3"/>
          </w:pPr>
        </w:pPrChange>
      </w:pPr>
      <w:ins w:id="3117" w:author="Arthur Parmentier" w:date="2020-06-07T14:40:00Z">
        <w:r w:rsidRPr="007C437A">
          <w:rPr>
            <w:rPrChange w:id="3118" w:author="Arthur Parmentier" w:date="2020-06-07T15:27:00Z">
              <w:rPr/>
            </w:rPrChange>
          </w:rPr>
          <w:t>Walter Thompson writes in his</w:t>
        </w:r>
      </w:ins>
      <w:ins w:id="3119" w:author="Arthur Parmentier" w:date="2020-06-07T14:41:00Z">
        <w:r w:rsidRPr="007C437A">
          <w:rPr>
            <w:rPrChange w:id="3120" w:author="Arthur Parmentier" w:date="2020-06-07T15:27:00Z">
              <w:rPr/>
            </w:rPrChange>
          </w:rPr>
          <w:t xml:space="preserve"> WB2: “At this point in your studies you understand Soundpainting is not a style of music such as Classical, Jazz, Rock, Rap, Folk, etc. It i</w:t>
        </w:r>
      </w:ins>
      <w:ins w:id="3121" w:author="Arthur Parmentier" w:date="2020-06-07T14:42:00Z">
        <w:r w:rsidRPr="007C437A">
          <w:rPr>
            <w:rPrChange w:id="3122" w:author="Arthur Parmentier" w:date="2020-06-07T15:27:00Z">
              <w:rPr/>
            </w:rPrChange>
          </w:rPr>
          <w:t>s</w:t>
        </w:r>
      </w:ins>
      <w:ins w:id="3123" w:author="Arthur Parmentier" w:date="2020-06-07T14:41:00Z">
        <w:r w:rsidRPr="007C437A">
          <w:rPr>
            <w:rPrChange w:id="3124" w:author="Arthur Parmentier" w:date="2020-06-07T15:27:00Z">
              <w:rPr/>
            </w:rPrChange>
          </w:rPr>
          <w:t xml:space="preserve"> a sign language for composing in real time</w:t>
        </w:r>
      </w:ins>
      <w:ins w:id="3125" w:author="Arthur Parmentier" w:date="2020-06-07T14:42:00Z">
        <w:r w:rsidRPr="007C437A">
          <w:rPr>
            <w:rPrChange w:id="3126" w:author="Arthur Parmentier" w:date="2020-06-07T15:27:00Z">
              <w:rPr/>
            </w:rPrChange>
          </w:rPr>
          <w:t>”.</w:t>
        </w:r>
        <w:r w:rsidR="0080662F" w:rsidRPr="007C437A">
          <w:rPr>
            <w:rPrChange w:id="3127" w:author="Arthur Parmentier" w:date="2020-06-07T15:27:00Z">
              <w:rPr/>
            </w:rPrChange>
          </w:rPr>
          <w:t xml:space="preserve"> What is raised here is the fact that one can use Soundpainting for very different esthetic and stylistic results.</w:t>
        </w:r>
      </w:ins>
      <w:ins w:id="3128" w:author="Arthur Parmentier" w:date="2020-06-07T14:43:00Z">
        <w:r w:rsidR="002B27F4" w:rsidRPr="007C437A">
          <w:rPr>
            <w:rPrChange w:id="3129" w:author="Arthur Parmentier" w:date="2020-06-07T15:27:00Z">
              <w:rPr/>
            </w:rPrChange>
          </w:rPr>
          <w:t xml:space="preserve"> In fact, SP is used by artists with very different esthetics and styles</w:t>
        </w:r>
      </w:ins>
      <w:ins w:id="3130" w:author="Arthur Parmentier" w:date="2020-06-07T14:44:00Z">
        <w:r w:rsidR="002B27F4" w:rsidRPr="007C437A">
          <w:rPr>
            <w:rPrChange w:id="3131" w:author="Arthur Parmentier" w:date="2020-06-07T15:27:00Z">
              <w:rPr/>
            </w:rPrChange>
          </w:rPr>
          <w:t xml:space="preserve">. </w:t>
        </w:r>
      </w:ins>
      <w:ins w:id="3132" w:author="Arthur Parmentier" w:date="2020-06-07T14:46:00Z">
        <w:r w:rsidR="002B27F4" w:rsidRPr="007C437A">
          <w:rPr>
            <w:rPrChange w:id="3133" w:author="Arthur Parmentier" w:date="2020-06-07T15:27:00Z">
              <w:rPr/>
            </w:rPrChange>
          </w:rPr>
          <w:br/>
        </w:r>
      </w:ins>
      <w:ins w:id="3134" w:author="Arthur Parmentier" w:date="2020-06-07T15:18:00Z">
        <w:r w:rsidR="00530085" w:rsidRPr="007C437A">
          <w:rPr>
            <w:rPrChange w:id="3135" w:author="Arthur Parmentier" w:date="2020-06-07T15:27:00Z">
              <w:rPr/>
            </w:rPrChange>
          </w:rPr>
          <w:t>On one side,</w:t>
        </w:r>
      </w:ins>
      <w:ins w:id="3136" w:author="Arthur Parmentier" w:date="2020-06-07T14:44:00Z">
        <w:r w:rsidR="002B27F4" w:rsidRPr="007C437A">
          <w:rPr>
            <w:rPrChange w:id="3137" w:author="Arthur Parmentier" w:date="2020-06-07T15:27:00Z">
              <w:rPr/>
            </w:rPrChange>
          </w:rPr>
          <w:t xml:space="preserve"> SP is not equally used to produce all styles and esthetic</w:t>
        </w:r>
      </w:ins>
      <w:ins w:id="3138" w:author="Arthur Parmentier" w:date="2020-06-07T14:45:00Z">
        <w:r w:rsidR="002B27F4" w:rsidRPr="007C437A">
          <w:rPr>
            <w:rPrChange w:id="3139" w:author="Arthur Parmentier" w:date="2020-06-07T15:27:00Z">
              <w:rPr/>
            </w:rPrChange>
          </w:rPr>
          <w:t>s. SP is more efficient and performative at composing in certain styles that other</w:t>
        </w:r>
      </w:ins>
      <w:ins w:id="3140" w:author="Arthur Parmentier" w:date="2020-06-07T14:46:00Z">
        <w:r w:rsidR="002B27F4" w:rsidRPr="007C437A">
          <w:rPr>
            <w:rPrChange w:id="3141" w:author="Arthur Parmentier" w:date="2020-06-07T15:27:00Z">
              <w:rPr/>
            </w:rPrChange>
          </w:rPr>
          <w:t>s</w:t>
        </w:r>
      </w:ins>
      <w:ins w:id="3142" w:author="Arthur Parmentier" w:date="2020-06-07T14:47:00Z">
        <w:r w:rsidR="002B27F4" w:rsidRPr="007C437A">
          <w:rPr>
            <w:rPrChange w:id="3143" w:author="Arthur Parmentier" w:date="2020-06-07T15:27:00Z">
              <w:rPr/>
            </w:rPrChange>
          </w:rPr>
          <w:t xml:space="preserve">, which may explain why some artists are </w:t>
        </w:r>
        <w:r w:rsidR="00EE175E" w:rsidRPr="007C437A">
          <w:rPr>
            <w:rPrChange w:id="3144" w:author="Arthur Parmentier" w:date="2020-06-07T15:27:00Z">
              <w:rPr/>
            </w:rPrChange>
          </w:rPr>
          <w:t xml:space="preserve">more </w:t>
        </w:r>
        <w:r w:rsidR="002B27F4" w:rsidRPr="007C437A">
          <w:rPr>
            <w:rPrChange w:id="3145" w:author="Arthur Parmentier" w:date="2020-06-07T15:27:00Z">
              <w:rPr/>
            </w:rPrChange>
          </w:rPr>
          <w:t>interested in SP and some are less.</w:t>
        </w:r>
      </w:ins>
      <w:ins w:id="3146" w:author="Arthur Parmentier" w:date="2020-06-07T15:05:00Z">
        <w:r w:rsidR="0047451C" w:rsidRPr="007C437A">
          <w:rPr>
            <w:rPrChange w:id="3147" w:author="Arthur Parmentier" w:date="2020-06-07T15:27:00Z">
              <w:rPr/>
            </w:rPrChange>
          </w:rPr>
          <w:br/>
          <w:t xml:space="preserve">On the other side, </w:t>
        </w:r>
      </w:ins>
      <w:ins w:id="3148" w:author="Arthur Parmentier" w:date="2020-06-07T15:06:00Z">
        <w:r w:rsidR="0047451C" w:rsidRPr="007C437A">
          <w:rPr>
            <w:rPrChange w:id="3149" w:author="Arthur Parmentier" w:date="2020-06-07T15:27:00Z">
              <w:rPr/>
            </w:rPrChange>
          </w:rPr>
          <w:t>the production of a certain style or esthetic, the conventions and configurations in SP are all both particular (individual) and cultural elements,</w:t>
        </w:r>
      </w:ins>
      <w:ins w:id="3150" w:author="Arthur Parmentier" w:date="2020-06-07T15:07:00Z">
        <w:r w:rsidR="0047451C" w:rsidRPr="007C437A">
          <w:rPr>
            <w:rPrChange w:id="3151" w:author="Arthur Parmentier" w:date="2020-06-07T15:27:00Z">
              <w:rPr/>
            </w:rPrChange>
          </w:rPr>
          <w:t xml:space="preserve"> which explains their variety in the community.</w:t>
        </w:r>
      </w:ins>
    </w:p>
    <w:p w:rsidR="00AB55B3" w:rsidRPr="007C437A" w:rsidRDefault="00AB55B3">
      <w:pPr>
        <w:pStyle w:val="Titre3"/>
        <w:rPr>
          <w:ins w:id="3152" w:author="Arthur Parmentier" w:date="2020-06-07T11:00:00Z"/>
          <w:rPrChange w:id="3153" w:author="Arthur Parmentier" w:date="2020-06-07T15:27:00Z">
            <w:rPr>
              <w:ins w:id="3154" w:author="Arthur Parmentier" w:date="2020-06-07T11:00:00Z"/>
            </w:rPr>
          </w:rPrChange>
        </w:rPr>
        <w:pPrChange w:id="3155" w:author="Arthur Parmentier" w:date="2020-06-07T12:23:00Z">
          <w:pPr>
            <w:pStyle w:val="Titre2"/>
          </w:pPr>
        </w:pPrChange>
      </w:pPr>
      <w:bookmarkStart w:id="3156" w:name="_Toc42449847"/>
      <w:ins w:id="3157" w:author="Arthur Parmentier" w:date="2020-06-07T12:24:00Z">
        <w:r w:rsidRPr="007C437A">
          <w:rPr>
            <w:rPrChange w:id="3158" w:author="Arthur Parmentier" w:date="2020-06-07T15:27:00Z">
              <w:rPr/>
            </w:rPrChange>
          </w:rPr>
          <w:t>Conventions and default parameters as contextual elements of SP</w:t>
        </w:r>
      </w:ins>
      <w:bookmarkEnd w:id="3156"/>
    </w:p>
    <w:p w:rsidR="00CE0118" w:rsidRPr="007C437A" w:rsidRDefault="00CE0118">
      <w:pPr>
        <w:rPr>
          <w:ins w:id="3159" w:author="Arthur Parmentier" w:date="2020-06-07T10:59:00Z"/>
          <w:rPrChange w:id="3160" w:author="Arthur Parmentier" w:date="2020-06-07T15:27:00Z">
            <w:rPr>
              <w:ins w:id="3161" w:author="Arthur Parmentier" w:date="2020-06-07T10:59:00Z"/>
            </w:rPr>
          </w:rPrChange>
        </w:rPr>
        <w:pPrChange w:id="3162" w:author="Arthur Parmentier" w:date="2020-06-07T11:00:00Z">
          <w:pPr>
            <w:pStyle w:val="Titre2"/>
          </w:pPr>
        </w:pPrChange>
      </w:pPr>
      <w:ins w:id="3163" w:author="Arthur Parmentier" w:date="2020-06-07T11:00:00Z">
        <w:r w:rsidRPr="007C437A">
          <w:rPr>
            <w:rPrChange w:id="3164" w:author="Arthur Parmentier" w:date="2020-06-07T15:27:00Z">
              <w:rPr/>
            </w:rPrChange>
          </w:rPr>
          <w:t xml:space="preserve">In </w:t>
        </w:r>
      </w:ins>
      <w:ins w:id="3165" w:author="Arthur Parmentier" w:date="2020-06-07T11:01:00Z">
        <w:r w:rsidRPr="007C437A">
          <w:rPr>
            <w:rPrChange w:id="3166" w:author="Arthur Parmentier" w:date="2020-06-07T15:27:00Z">
              <w:rPr/>
            </w:rPrChange>
          </w:rPr>
          <w:t xml:space="preserve">the WB2 of SP, Thompson introduces the complex concept of layer in SP </w:t>
        </w:r>
      </w:ins>
      <w:ins w:id="3167" w:author="Arthur Parmentier" w:date="2020-06-07T11:02:00Z">
        <w:r w:rsidRPr="007C437A">
          <w:rPr>
            <w:rPrChange w:id="3168" w:author="Arthur Parmentier" w:date="2020-06-07T15:27:00Z">
              <w:rPr/>
            </w:rPrChange>
          </w:rPr>
          <w:t>with the following sentence:</w:t>
        </w:r>
      </w:ins>
      <w:ins w:id="3169" w:author="Arthur Parmentier" w:date="2020-06-07T11:01:00Z">
        <w:r w:rsidRPr="007C437A">
          <w:rPr>
            <w:rPrChange w:id="3170" w:author="Arthur Parmentier" w:date="2020-06-07T15:27:00Z">
              <w:rPr/>
            </w:rPrChange>
          </w:rPr>
          <w:t xml:space="preserve"> </w:t>
        </w:r>
      </w:ins>
    </w:p>
    <w:p w:rsidR="00CE0118" w:rsidRPr="007C437A" w:rsidRDefault="00CE0118" w:rsidP="00CE0118">
      <w:pPr>
        <w:rPr>
          <w:ins w:id="3171" w:author="Arthur Parmentier" w:date="2020-06-07T11:00:00Z"/>
        </w:rPr>
      </w:pPr>
      <w:ins w:id="3172" w:author="Arthur Parmentier" w:date="2020-06-07T10:59:00Z">
        <w:r w:rsidRPr="007C437A">
          <w:t>“There is a general rule in SP which states: Whenever any Content is being performed it is an error if the Soundpainter uses Scanning, Point to Point, or any of t</w:t>
        </w:r>
      </w:ins>
      <w:ins w:id="3173" w:author="Arthur Parmentier" w:date="2020-06-07T11:00:00Z">
        <w:r w:rsidRPr="007C437A">
          <w:t>he others Modes or Content gestures without first indicating what to for with the materiel being performed.”</w:t>
        </w:r>
      </w:ins>
    </w:p>
    <w:p w:rsidR="00CE0118" w:rsidRPr="007C437A" w:rsidRDefault="00CE0118" w:rsidP="00CE0118">
      <w:pPr>
        <w:rPr>
          <w:ins w:id="3174" w:author="Arthur Parmentier" w:date="2020-06-07T11:05:00Z"/>
        </w:rPr>
      </w:pPr>
      <w:ins w:id="3175" w:author="Arthur Parmentier" w:date="2020-06-07T11:02:00Z">
        <w:r w:rsidRPr="007C437A">
          <w:t xml:space="preserve">He then explains how the concept of </w:t>
        </w:r>
      </w:ins>
      <w:ins w:id="3176" w:author="Arthur Parmentier" w:date="2020-06-07T11:03:00Z">
        <w:r w:rsidRPr="007C437A">
          <w:t>l</w:t>
        </w:r>
      </w:ins>
      <w:ins w:id="3177" w:author="Arthur Parmentier" w:date="2020-06-07T11:02:00Z">
        <w:r w:rsidRPr="007C437A">
          <w:t>ayer solves this problem by requesting the performers to play those modes or gest</w:t>
        </w:r>
      </w:ins>
      <w:ins w:id="3178" w:author="Arthur Parmentier" w:date="2020-06-07T11:03:00Z">
        <w:r w:rsidRPr="007C437A">
          <w:t xml:space="preserve">ures “above” the layer of </w:t>
        </w:r>
      </w:ins>
      <w:ins w:id="3179" w:author="Arthur Parmentier" w:date="2020-06-07T11:04:00Z">
        <w:r w:rsidRPr="007C437A">
          <w:t>original</w:t>
        </w:r>
      </w:ins>
      <w:ins w:id="3180" w:author="Arthur Parmentier" w:date="2020-06-07T11:03:00Z">
        <w:r w:rsidRPr="007C437A">
          <w:t xml:space="preserve"> material and to return to it </w:t>
        </w:r>
      </w:ins>
      <w:ins w:id="3181" w:author="Arthur Parmentier" w:date="2020-06-07T11:04:00Z">
        <w:r w:rsidRPr="007C437A">
          <w:t>when the Scanning, Point to Point or other Content gestures do not require them to perform.</w:t>
        </w:r>
      </w:ins>
    </w:p>
    <w:p w:rsidR="00CE0118" w:rsidRPr="007C437A" w:rsidRDefault="00CE0118" w:rsidP="00CE0118">
      <w:pPr>
        <w:rPr>
          <w:ins w:id="3182" w:author="Arthur Parmentier" w:date="2020-06-07T11:09:00Z"/>
        </w:rPr>
      </w:pPr>
      <w:ins w:id="3183" w:author="Arthur Parmentier" w:date="2020-06-07T11:05:00Z">
        <w:r w:rsidRPr="007C437A">
          <w:lastRenderedPageBreak/>
          <w:t xml:space="preserve">I would like to point out </w:t>
        </w:r>
      </w:ins>
      <w:ins w:id="3184" w:author="Arthur Parmentier" w:date="2020-06-07T11:06:00Z">
        <w:r w:rsidRPr="007C437A">
          <w:t>that Thompson speak</w:t>
        </w:r>
        <w:r w:rsidR="002523A7" w:rsidRPr="007C437A">
          <w:t>s</w:t>
        </w:r>
        <w:r w:rsidRPr="007C437A">
          <w:t xml:space="preserve"> about this as a </w:t>
        </w:r>
      </w:ins>
      <w:ins w:id="3185" w:author="Arthur Parmentier" w:date="2020-06-07T11:07:00Z">
        <w:r w:rsidR="002523A7" w:rsidRPr="007C437A">
          <w:t>“</w:t>
        </w:r>
      </w:ins>
      <w:ins w:id="3186" w:author="Arthur Parmentier" w:date="2020-06-07T11:06:00Z">
        <w:r w:rsidRPr="007C437A">
          <w:t>general</w:t>
        </w:r>
      </w:ins>
      <w:ins w:id="3187" w:author="Arthur Parmentier" w:date="2020-06-07T11:07:00Z">
        <w:r w:rsidR="002523A7" w:rsidRPr="007C437A">
          <w:t>”</w:t>
        </w:r>
      </w:ins>
      <w:ins w:id="3188" w:author="Arthur Parmentier" w:date="2020-06-07T11:06:00Z">
        <w:r w:rsidRPr="007C437A">
          <w:t xml:space="preserve"> rule that if not followed, would result in an error from the soundpainter. </w:t>
        </w:r>
        <w:r w:rsidR="002523A7" w:rsidRPr="007C437A">
          <w:t xml:space="preserve">We have seen previously that </w:t>
        </w:r>
      </w:ins>
      <w:ins w:id="3189" w:author="Arthur Parmentier" w:date="2020-06-07T11:07:00Z">
        <w:r w:rsidR="002523A7" w:rsidRPr="007C437A">
          <w:t>in the “philosophy” of SP, the mistake has no place on the side of the performer but exists on the side o</w:t>
        </w:r>
      </w:ins>
      <w:ins w:id="3190" w:author="Arthur Parmentier" w:date="2020-06-07T11:08:00Z">
        <w:r w:rsidR="002523A7" w:rsidRPr="007C437A">
          <w:t>f the soundpainter, for instance in the case he would not follow the conventional syntax.</w:t>
        </w:r>
      </w:ins>
      <w:ins w:id="3191" w:author="Arthur Parmentier" w:date="2020-06-07T11:09:00Z">
        <w:r w:rsidR="002523A7" w:rsidRPr="007C437A">
          <w:t xml:space="preserve"> I would like to discuss some of these points:</w:t>
        </w:r>
      </w:ins>
    </w:p>
    <w:p w:rsidR="002523A7" w:rsidRPr="007C437A" w:rsidRDefault="002523A7" w:rsidP="002523A7">
      <w:pPr>
        <w:pStyle w:val="Paragraphedeliste"/>
        <w:numPr>
          <w:ilvl w:val="0"/>
          <w:numId w:val="11"/>
        </w:numPr>
        <w:rPr>
          <w:ins w:id="3192" w:author="Arthur Parmentier" w:date="2020-06-07T11:17:00Z"/>
        </w:rPr>
      </w:pPr>
      <w:ins w:id="3193" w:author="Arthur Parmentier" w:date="2020-06-07T11:09:00Z">
        <w:r w:rsidRPr="007C437A">
          <w:t xml:space="preserve">First, one may wonder why </w:t>
        </w:r>
      </w:ins>
      <w:ins w:id="3194" w:author="Arthur Parmentier" w:date="2020-06-07T11:10:00Z">
        <w:r w:rsidRPr="007C437A">
          <w:t>would mistake</w:t>
        </w:r>
      </w:ins>
      <w:ins w:id="3195" w:author="Arthur Parmentier" w:date="2020-06-07T11:11:00Z">
        <w:r w:rsidRPr="007C437A">
          <w:t>s</w:t>
        </w:r>
      </w:ins>
      <w:ins w:id="3196" w:author="Arthur Parmentier" w:date="2020-06-07T11:10:00Z">
        <w:r w:rsidRPr="007C437A">
          <w:t xml:space="preserve"> exist on the side of the soundpainter, even though he might not use the conventional syntax</w:t>
        </w:r>
      </w:ins>
      <w:ins w:id="3197" w:author="Arthur Parmentier" w:date="2020-06-07T11:11:00Z">
        <w:r w:rsidRPr="007C437A">
          <w:t xml:space="preserve"> and not being aware of it. Thompson justifies the inexistence of mistakes on the performer side by the interesting propositions and situations</w:t>
        </w:r>
      </w:ins>
      <w:ins w:id="3198" w:author="Arthur Parmentier" w:date="2020-06-07T11:12:00Z">
        <w:r w:rsidRPr="007C437A">
          <w:t xml:space="preserve"> it creates for the composition. </w:t>
        </w:r>
      </w:ins>
      <w:ins w:id="3199" w:author="Arthur Parmentier" w:date="2020-06-07T11:16:00Z">
        <w:r w:rsidR="00551D57" w:rsidRPr="007C437A">
          <w:br/>
        </w:r>
      </w:ins>
      <w:ins w:id="3200" w:author="Arthur Parmentier" w:date="2020-06-07T11:12:00Z">
        <w:r w:rsidRPr="007C437A">
          <w:t>I believe that mistakes on the side of the soundpainter could also result in interesting compositional propositions, ambiguities and unexpected behaviors</w:t>
        </w:r>
      </w:ins>
      <w:ins w:id="3201" w:author="Arthur Parmentier" w:date="2020-06-07T11:13:00Z">
        <w:r w:rsidRPr="007C437A">
          <w:t xml:space="preserve">. It is well known that languages develop some mistakes and that mistakes are most of the time the result of </w:t>
        </w:r>
      </w:ins>
      <w:ins w:id="3202" w:author="Arthur Parmentier" w:date="2020-06-07T11:14:00Z">
        <w:r w:rsidRPr="007C437A">
          <w:t>unconscious</w:t>
        </w:r>
      </w:ins>
      <w:ins w:id="3203" w:author="Arthur Parmentier" w:date="2020-06-07T11:13:00Z">
        <w:r w:rsidRPr="007C437A">
          <w:t xml:space="preserve"> </w:t>
        </w:r>
      </w:ins>
      <w:ins w:id="3204" w:author="Arthur Parmentier" w:date="2020-06-07T11:14:00Z">
        <w:r w:rsidRPr="007C437A">
          <w:t>analogies</w:t>
        </w:r>
        <w:r w:rsidRPr="007C437A">
          <w:rPr>
            <w:rStyle w:val="Appelnotedebasdep"/>
          </w:rPr>
          <w:footnoteReference w:id="39"/>
        </w:r>
      </w:ins>
      <w:ins w:id="3208" w:author="Arthur Parmentier" w:date="2020-06-07T11:13:00Z">
        <w:r w:rsidRPr="007C437A">
          <w:t xml:space="preserve"> </w:t>
        </w:r>
      </w:ins>
      <w:ins w:id="3209" w:author="Arthur Parmentier" w:date="2020-06-07T11:14:00Z">
        <w:r w:rsidRPr="007C437A">
          <w:t>(and other mechanisms)</w:t>
        </w:r>
        <w:r w:rsidR="00E44F6D" w:rsidRPr="007C437A">
          <w:t xml:space="preserve"> that reveal </w:t>
        </w:r>
      </w:ins>
      <w:ins w:id="3210" w:author="Arthur Parmentier" w:date="2020-06-07T11:15:00Z">
        <w:r w:rsidR="00E44F6D" w:rsidRPr="007C437A">
          <w:t xml:space="preserve">their role in the production of new forms of language. In fact, most of the language we use for our </w:t>
        </w:r>
      </w:ins>
      <w:ins w:id="3211" w:author="Arthur Parmentier" w:date="2020-06-07T11:16:00Z">
        <w:r w:rsidR="00551D57" w:rsidRPr="007C437A">
          <w:t>everyday life</w:t>
        </w:r>
      </w:ins>
      <w:ins w:id="3212" w:author="Arthur Parmentier" w:date="2020-06-07T11:15:00Z">
        <w:r w:rsidR="00E44F6D" w:rsidRPr="007C437A">
          <w:t xml:space="preserve"> comes </w:t>
        </w:r>
      </w:ins>
      <w:ins w:id="3213" w:author="Arthur Parmentier" w:date="2020-06-07T11:16:00Z">
        <w:r w:rsidR="00E44F6D" w:rsidRPr="007C437A">
          <w:t xml:space="preserve">from such mistakes and uncontrolled evolutions of </w:t>
        </w:r>
        <w:r w:rsidR="005C38AA" w:rsidRPr="007C437A">
          <w:t>the grammar.</w:t>
        </w:r>
      </w:ins>
    </w:p>
    <w:p w:rsidR="00551D57" w:rsidRPr="007C437A" w:rsidRDefault="00551D57" w:rsidP="002523A7">
      <w:pPr>
        <w:pStyle w:val="Paragraphedeliste"/>
        <w:numPr>
          <w:ilvl w:val="0"/>
          <w:numId w:val="11"/>
        </w:numPr>
        <w:rPr>
          <w:ins w:id="3214" w:author="Arthur Parmentier" w:date="2020-06-07T11:32:00Z"/>
        </w:rPr>
      </w:pPr>
      <w:ins w:id="3215" w:author="Arthur Parmentier" w:date="2020-06-07T11:17:00Z">
        <w:r w:rsidRPr="007C437A">
          <w:t>Then, I would like to point out one major inconsistency of the statement that will allow us to conceptualize better one piece of context in SP that is called</w:t>
        </w:r>
      </w:ins>
      <w:ins w:id="3216" w:author="Arthur Parmentier" w:date="2020-06-07T11:18:00Z">
        <w:r w:rsidRPr="007C437A">
          <w:t xml:space="preserve"> “default parameters”.</w:t>
        </w:r>
        <w:r w:rsidR="001E0BB1" w:rsidRPr="007C437A">
          <w:br/>
          <w:t xml:space="preserve">In his statement, Thompson points out the </w:t>
        </w:r>
      </w:ins>
      <w:ins w:id="3217" w:author="Arthur Parmentier" w:date="2020-06-07T11:19:00Z">
        <w:r w:rsidR="001E0BB1" w:rsidRPr="007C437A">
          <w:t>ambiguity</w:t>
        </w:r>
      </w:ins>
      <w:ins w:id="3218" w:author="Arthur Parmentier" w:date="2020-06-07T11:18:00Z">
        <w:r w:rsidR="001E0BB1" w:rsidRPr="007C437A">
          <w:t xml:space="preserve"> of being request a new content, for instan</w:t>
        </w:r>
      </w:ins>
      <w:ins w:id="3219" w:author="Arthur Parmentier" w:date="2020-06-07T11:19:00Z">
        <w:r w:rsidR="001E0BB1" w:rsidRPr="007C437A">
          <w:t xml:space="preserve">ce with Content gestures without first indicating what to do with the material being performed. However, in practice, this situation is observed in the compositions of Thompson himself. Take the </w:t>
        </w:r>
      </w:ins>
      <w:ins w:id="3220" w:author="Arthur Parmentier" w:date="2020-06-07T11:20:00Z">
        <w:r w:rsidR="001E0BB1" w:rsidRPr="007C437A">
          <w:t>following basic example: “whole group, long tone, play. Whole group, minimalism, play”. According to his statement, the second phrase is an error because the performers have not be</w:t>
        </w:r>
      </w:ins>
      <w:ins w:id="3221" w:author="Arthur Parmentier" w:date="2020-06-07T11:21:00Z">
        <w:r w:rsidR="001E0BB1" w:rsidRPr="007C437A">
          <w:t xml:space="preserve">en indicated what to do with the ongoing long tone. </w:t>
        </w:r>
      </w:ins>
      <w:ins w:id="3222" w:author="Arthur Parmentier" w:date="2020-06-07T11:30:00Z">
        <w:r w:rsidR="00D448A5" w:rsidRPr="007C437A">
          <w:br/>
          <w:t>However, i</w:t>
        </w:r>
      </w:ins>
      <w:ins w:id="3223" w:author="Arthur Parmentier" w:date="2020-06-07T11:21:00Z">
        <w:r w:rsidR="001E0BB1" w:rsidRPr="007C437A">
          <w:t>n practice, we learn by convention in SP that the long tone must be stopped at the moment that the minimalism is requested by the soundpainter</w:t>
        </w:r>
      </w:ins>
      <w:ins w:id="3224" w:author="Arthur Parmentier" w:date="2020-06-07T11:22:00Z">
        <w:r w:rsidR="001E0BB1" w:rsidRPr="007C437A">
          <w:t>. The fact that it must be stopped is a convention that has been formalized in SP as “default parameters”. If one decides to ask the perfo</w:t>
        </w:r>
      </w:ins>
      <w:ins w:id="3225" w:author="Arthur Parmentier" w:date="2020-06-07T11:23:00Z">
        <w:r w:rsidR="001E0BB1" w:rsidRPr="007C437A">
          <w:t xml:space="preserve">rmers to behave differently, the new parameters </w:t>
        </w:r>
      </w:ins>
      <w:ins w:id="3226" w:author="Arthur Parmentier" w:date="2020-06-07T11:29:00Z">
        <w:r w:rsidR="007843D1" w:rsidRPr="007C437A">
          <w:t>must</w:t>
        </w:r>
      </w:ins>
      <w:ins w:id="3227" w:author="Arthur Parmentier" w:date="2020-06-07T11:23:00Z">
        <w:r w:rsidR="001E0BB1" w:rsidRPr="007C437A">
          <w:t xml:space="preserve"> be </w:t>
        </w:r>
      </w:ins>
      <w:ins w:id="3228" w:author="Arthur Parmentier" w:date="2020-06-07T11:29:00Z">
        <w:r w:rsidR="007843D1" w:rsidRPr="007C437A">
          <w:t xml:space="preserve">conventionally </w:t>
        </w:r>
      </w:ins>
      <w:ins w:id="3229" w:author="Arthur Parmentier" w:date="2020-06-07T11:23:00Z">
        <w:r w:rsidR="001E0BB1" w:rsidRPr="007C437A">
          <w:t xml:space="preserve">defined prior to the performance </w:t>
        </w:r>
      </w:ins>
      <w:ins w:id="3230" w:author="Arthur Parmentier" w:date="2020-06-07T11:25:00Z">
        <w:r w:rsidR="001E0BB1" w:rsidRPr="007C437A">
          <w:t>and assigned to specific sign</w:t>
        </w:r>
      </w:ins>
      <w:ins w:id="3231" w:author="Arthur Parmentier" w:date="2020-06-07T11:29:00Z">
        <w:r w:rsidR="00E847B5" w:rsidRPr="007C437A">
          <w:t>s and indexes</w:t>
        </w:r>
      </w:ins>
      <w:ins w:id="3232" w:author="Arthur Parmentier" w:date="2020-06-07T11:25:00Z">
        <w:r w:rsidR="001E0BB1" w:rsidRPr="007C437A">
          <w:rPr>
            <w:rStyle w:val="Appelnotedebasdep"/>
          </w:rPr>
          <w:footnoteReference w:id="40"/>
        </w:r>
        <w:r w:rsidR="001E0BB1" w:rsidRPr="007C437A">
          <w:t>.</w:t>
        </w:r>
      </w:ins>
      <w:ins w:id="3239" w:author="Arthur Parmentier" w:date="2020-06-07T11:30:00Z">
        <w:r w:rsidR="00D448A5" w:rsidRPr="007C437A">
          <w:t xml:space="preserve"> I</w:t>
        </w:r>
      </w:ins>
      <w:ins w:id="3240" w:author="Arthur Parmentier" w:date="2020-06-07T11:31:00Z">
        <w:r w:rsidR="00D448A5" w:rsidRPr="007C437A">
          <w:t>n his statement, Thompson seems to forget that the situation he describes is very common but is</w:t>
        </w:r>
      </w:ins>
      <w:ins w:id="3241" w:author="Arthur Parmentier" w:date="2020-06-07T11:32:00Z">
        <w:r w:rsidR="00D448A5" w:rsidRPr="007C437A">
          <w:t xml:space="preserve"> in practice</w:t>
        </w:r>
      </w:ins>
      <w:ins w:id="3242" w:author="Arthur Parmentier" w:date="2020-06-07T11:31:00Z">
        <w:r w:rsidR="00D448A5" w:rsidRPr="007C437A">
          <w:t xml:space="preserve"> never judged as an e</w:t>
        </w:r>
      </w:ins>
      <w:ins w:id="3243" w:author="Arthur Parmentier" w:date="2020-06-07T11:32:00Z">
        <w:r w:rsidR="00D448A5" w:rsidRPr="007C437A">
          <w:t>rror, because of the conventions that are learned on how to interpret such ambiguous requests.</w:t>
        </w:r>
      </w:ins>
    </w:p>
    <w:p w:rsidR="00A87C2C" w:rsidRPr="007C437A" w:rsidRDefault="000B1D7E" w:rsidP="00A87C2C">
      <w:pPr>
        <w:pStyle w:val="Paragraphedeliste"/>
        <w:numPr>
          <w:ilvl w:val="0"/>
          <w:numId w:val="11"/>
        </w:numPr>
        <w:rPr>
          <w:ins w:id="3244" w:author="Arthur Parmentier" w:date="2020-06-07T12:25:00Z"/>
        </w:rPr>
      </w:pPr>
      <w:ins w:id="3245" w:author="Arthur Parmentier" w:date="2020-06-07T11:32:00Z">
        <w:r w:rsidRPr="007C437A">
          <w:t>Finally, I would like to propose an interpre</w:t>
        </w:r>
      </w:ins>
      <w:ins w:id="3246" w:author="Arthur Parmentier" w:date="2020-06-07T11:33:00Z">
        <w:r w:rsidRPr="007C437A">
          <w:t xml:space="preserve">tation of this statement as </w:t>
        </w:r>
      </w:ins>
      <w:ins w:id="3247" w:author="Arthur Parmentier" w:date="2020-06-07T11:56:00Z">
        <w:r w:rsidR="0005718B" w:rsidRPr="007C437A">
          <w:t>a mark</w:t>
        </w:r>
      </w:ins>
      <w:ins w:id="3248" w:author="Arthur Parmentier" w:date="2020-06-07T11:33:00Z">
        <w:r w:rsidRPr="007C437A">
          <w:t xml:space="preserve"> of his own conventions as a composer. This will allow us to discuss </w:t>
        </w:r>
      </w:ins>
      <w:ins w:id="3249" w:author="Arthur Parmentier" w:date="2020-06-07T11:34:00Z">
        <w:r w:rsidRPr="007C437A">
          <w:t>the role of the traditional composer in the structural rules of SP that are particular to the context of performance rather than the syntax of the sign language.</w:t>
        </w:r>
      </w:ins>
      <w:ins w:id="3250" w:author="Arthur Parmentier" w:date="2020-06-07T11:56:00Z">
        <w:r w:rsidR="00112C15" w:rsidRPr="007C437A">
          <w:br/>
          <w:t>It is</w:t>
        </w:r>
      </w:ins>
      <w:ins w:id="3251" w:author="Arthur Parmentier" w:date="2020-06-07T11:57:00Z">
        <w:r w:rsidR="00112C15" w:rsidRPr="007C437A">
          <w:t xml:space="preserve"> obvious that most of structures and conventions in SP follow closely the visions of Thompson on composition and what he would </w:t>
        </w:r>
      </w:ins>
      <w:ins w:id="3252" w:author="Arthur Parmentier" w:date="2020-06-07T11:58:00Z">
        <w:r w:rsidR="00112C15" w:rsidRPr="007C437A">
          <w:t>expect from the performers.</w:t>
        </w:r>
        <w:r w:rsidR="00116057" w:rsidRPr="007C437A">
          <w:t xml:space="preserve"> What he calls a </w:t>
        </w:r>
        <w:r w:rsidR="00116057" w:rsidRPr="007C437A">
          <w:lastRenderedPageBreak/>
          <w:t xml:space="preserve">“general rule” is instead in my interpretation </w:t>
        </w:r>
      </w:ins>
      <w:ins w:id="3253" w:author="Arthur Parmentier" w:date="2020-06-07T11:59:00Z">
        <w:r w:rsidR="00116057" w:rsidRPr="007C437A">
          <w:t>his own convention with the performers he works with.</w:t>
        </w:r>
      </w:ins>
      <w:ins w:id="3254" w:author="Arthur Parmentier" w:date="2020-06-07T12:00:00Z">
        <w:r w:rsidR="00116057" w:rsidRPr="007C437A">
          <w:t xml:space="preserve"> Indeed, a different composer could as well rule that by convention, scan, point to point and all content gestures are meant as layers other the ongoing m</w:t>
        </w:r>
      </w:ins>
      <w:ins w:id="3255" w:author="Arthur Parmentier" w:date="2020-06-07T12:01:00Z">
        <w:r w:rsidR="00116057" w:rsidRPr="007C437A">
          <w:t>aterial. We have seen in the previous point that there are such conventions that allow to interpret ambiguous requests; but it may be the case that Thompson or other soundpainters</w:t>
        </w:r>
      </w:ins>
      <w:ins w:id="3256" w:author="Arthur Parmentier" w:date="2020-06-07T12:02:00Z">
        <w:r w:rsidR="00116057" w:rsidRPr="007C437A">
          <w:t xml:space="preserve"> disagree on those conventions, while using the same syntax in general, hence the same language. In his compositions, Thompson </w:t>
        </w:r>
      </w:ins>
      <w:ins w:id="3257" w:author="Arthur Parmentier" w:date="2020-06-07T12:03:00Z">
        <w:r w:rsidR="00116057" w:rsidRPr="007C437A">
          <w:t xml:space="preserve">expects the performers not to consider </w:t>
        </w:r>
      </w:ins>
      <w:ins w:id="3258" w:author="Arthur Parmentier" w:date="2020-06-07T12:05:00Z">
        <w:r w:rsidR="00116057" w:rsidRPr="007C437A">
          <w:t>some</w:t>
        </w:r>
      </w:ins>
      <w:ins w:id="3259" w:author="Arthur Parmentier" w:date="2020-06-07T12:03:00Z">
        <w:r w:rsidR="00116057" w:rsidRPr="007C437A">
          <w:t xml:space="preserve"> ambiguous propositions from the soundpainter</w:t>
        </w:r>
      </w:ins>
      <w:ins w:id="3260" w:author="Arthur Parmentier" w:date="2020-06-07T12:04:00Z">
        <w:r w:rsidR="00116057" w:rsidRPr="007C437A">
          <w:t xml:space="preserve">, or to reject them as errors, while </w:t>
        </w:r>
      </w:ins>
      <w:ins w:id="3261" w:author="Arthur Parmentier" w:date="2020-06-07T12:05:00Z">
        <w:r w:rsidR="00116057" w:rsidRPr="007C437A">
          <w:t>he developed and formalize an important set of conventions from his own experience (</w:t>
        </w:r>
      </w:ins>
      <w:ins w:id="3262" w:author="Arthur Parmentier" w:date="2020-06-07T12:06:00Z">
        <w:r w:rsidR="00116057" w:rsidRPr="007C437A">
          <w:t xml:space="preserve">we can think of the conventions about the development rates, neutral positions, or simple conventions such as what defines a minimalism </w:t>
        </w:r>
      </w:ins>
      <w:ins w:id="3263" w:author="Arthur Parmentier" w:date="2020-06-07T12:07:00Z">
        <w:r w:rsidR="00116057" w:rsidRPr="007C437A">
          <w:t>or a pointillism).</w:t>
        </w:r>
        <w:r w:rsidR="00DE4E1C" w:rsidRPr="007C437A">
          <w:br/>
          <w:t>T</w:t>
        </w:r>
      </w:ins>
      <w:ins w:id="3264" w:author="Arthur Parmentier" w:date="2020-06-07T12:08:00Z">
        <w:r w:rsidR="00DE4E1C" w:rsidRPr="007C437A">
          <w:t>his example points out</w:t>
        </w:r>
      </w:ins>
      <w:ins w:id="3265" w:author="Arthur Parmentier" w:date="2020-06-07T12:09:00Z">
        <w:r w:rsidR="00DE4E1C" w:rsidRPr="007C437A">
          <w:t xml:space="preserve"> that the soundpainter plays an important role as a composer that proposes conventions and other sets of rules that are not explained from within the grammar of SP </w:t>
        </w:r>
      </w:ins>
      <w:ins w:id="3266" w:author="Arthur Parmentier" w:date="2020-06-07T12:10:00Z">
        <w:r w:rsidR="00DE4E1C" w:rsidRPr="007C437A">
          <w:t xml:space="preserve">but rather from the whole context around the performance. In the next section, we will discuss more in detail some aspects of the diffusion of SP for incorporating </w:t>
        </w:r>
      </w:ins>
      <w:ins w:id="3267" w:author="Arthur Parmentier" w:date="2020-06-07T12:11:00Z">
        <w:r w:rsidR="00DE4E1C" w:rsidRPr="007C437A">
          <w:t>conventions into the language.</w:t>
        </w:r>
      </w:ins>
      <w:ins w:id="3268" w:author="Arthur Parmentier" w:date="2020-06-07T11:34:00Z">
        <w:r w:rsidR="00A87C2C" w:rsidRPr="007C437A">
          <w:br/>
        </w:r>
      </w:ins>
    </w:p>
    <w:p w:rsidR="005E4B9F" w:rsidRPr="007C437A" w:rsidRDefault="005E4B9F" w:rsidP="005E4B9F">
      <w:pPr>
        <w:pStyle w:val="Titre3"/>
        <w:rPr>
          <w:ins w:id="3269" w:author="Arthur Parmentier" w:date="2020-06-07T12:26:00Z"/>
        </w:rPr>
      </w:pPr>
      <w:bookmarkStart w:id="3270" w:name="_Toc42449848"/>
      <w:ins w:id="3271" w:author="Arthur Parmentier" w:date="2020-06-07T12:26:00Z">
        <w:r w:rsidRPr="007C437A">
          <w:t>Configurations of SP as a formalization of context</w:t>
        </w:r>
        <w:bookmarkEnd w:id="3270"/>
      </w:ins>
    </w:p>
    <w:p w:rsidR="004662C5" w:rsidRPr="007C437A" w:rsidRDefault="005E4B9F" w:rsidP="004662C5">
      <w:pPr>
        <w:rPr>
          <w:ins w:id="3272" w:author="Arthur Parmentier" w:date="2020-06-07T14:55:00Z"/>
        </w:rPr>
      </w:pPr>
      <w:ins w:id="3273" w:author="Arthur Parmentier" w:date="2020-06-07T12:27:00Z">
        <w:r w:rsidRPr="007C437A">
          <w:t xml:space="preserve">In this part, I would like to show that contextual parameters and features can be </w:t>
        </w:r>
      </w:ins>
      <w:ins w:id="3274" w:author="Arthur Parmentier" w:date="2020-06-07T12:28:00Z">
        <w:r w:rsidRPr="007C437A">
          <w:t xml:space="preserve">formalized in the notion of configuration of SP. Moreover, I would like to point out the </w:t>
        </w:r>
      </w:ins>
      <w:ins w:id="3275" w:author="Arthur Parmentier" w:date="2020-06-07T12:31:00Z">
        <w:r w:rsidRPr="007C437A">
          <w:t xml:space="preserve">historical </w:t>
        </w:r>
      </w:ins>
      <w:ins w:id="3276" w:author="Arthur Parmentier" w:date="2020-06-07T12:28:00Z">
        <w:r w:rsidRPr="007C437A">
          <w:t xml:space="preserve">emergence of new configurations of SP in which </w:t>
        </w:r>
      </w:ins>
      <w:ins w:id="3277" w:author="Arthur Parmentier" w:date="2020-06-07T12:29:00Z">
        <w:r w:rsidRPr="007C437A">
          <w:t xml:space="preserve">major conventions of SP such as the </w:t>
        </w:r>
      </w:ins>
      <w:ins w:id="3278" w:author="Arthur Parmentier" w:date="2020-06-07T12:30:00Z">
        <w:r w:rsidRPr="007C437A">
          <w:t xml:space="preserve">traditional </w:t>
        </w:r>
      </w:ins>
      <w:ins w:id="3279" w:author="Arthur Parmentier" w:date="2020-06-07T12:29:00Z">
        <w:r w:rsidRPr="007C437A">
          <w:t xml:space="preserve">dichotomy between the composer and </w:t>
        </w:r>
      </w:ins>
      <w:ins w:id="3280" w:author="Arthur Parmentier" w:date="2020-06-07T12:30:00Z">
        <w:r w:rsidRPr="007C437A">
          <w:t xml:space="preserve">the </w:t>
        </w:r>
      </w:ins>
      <w:ins w:id="3281" w:author="Arthur Parmentier" w:date="2020-06-07T12:29:00Z">
        <w:r w:rsidRPr="007C437A">
          <w:t>performer</w:t>
        </w:r>
      </w:ins>
      <w:ins w:id="3282" w:author="Arthur Parmentier" w:date="2020-06-07T12:30:00Z">
        <w:r w:rsidRPr="007C437A">
          <w:t>s (or the orchestra)</w:t>
        </w:r>
      </w:ins>
      <w:ins w:id="3283" w:author="Arthur Parmentier" w:date="2020-06-07T12:31:00Z">
        <w:r w:rsidRPr="007C437A">
          <w:t xml:space="preserve"> disappear</w:t>
        </w:r>
        <w:r w:rsidR="00D54BF5" w:rsidRPr="007C437A">
          <w:t>, but also the predominance of some configurations as representative of SP.</w:t>
        </w:r>
      </w:ins>
    </w:p>
    <w:p w:rsidR="004662C5" w:rsidRDefault="004662C5" w:rsidP="004662C5">
      <w:pPr>
        <w:rPr>
          <w:ins w:id="3284" w:author="Arthur Parmentier" w:date="2020-06-07T18:32:00Z"/>
        </w:rPr>
      </w:pPr>
      <w:ins w:id="3285" w:author="Arthur Parmentier" w:date="2020-06-07T14:55:00Z">
        <w:r w:rsidRPr="007C437A">
          <w:t>There is a sign in SP called “configuration”</w:t>
        </w:r>
      </w:ins>
      <w:ins w:id="3286" w:author="Arthur Parmentier" w:date="2020-06-07T18:32:00Z">
        <w:r w:rsidR="008C7E78">
          <w:t>:</w:t>
        </w:r>
      </w:ins>
    </w:p>
    <w:p w:rsidR="008C7E78" w:rsidRDefault="008C7E78" w:rsidP="004662C5">
      <w:pPr>
        <w:rPr>
          <w:ins w:id="3287" w:author="Arthur Parmentier" w:date="2020-06-07T18:32:00Z"/>
        </w:rPr>
      </w:pPr>
      <w:ins w:id="3288" w:author="Arthur Parmentier" w:date="2020-06-07T18:32:00Z">
        <w:r>
          <w:t>“Players maintain the parameters of an assigned role, individually, or in a specified group or groups. A Configuration may comprise style and/or speci</w:t>
        </w:r>
      </w:ins>
      <w:ins w:id="3289" w:author="Arthur Parmentier" w:date="2020-06-07T18:33:00Z">
        <w:r>
          <w:t>fic role function for the performer. Configurations are usually assigned in rehearsal. A Configuration may have a style assignment such as a performers role commonly found in most</w:t>
        </w:r>
      </w:ins>
      <w:ins w:id="3290" w:author="Arthur Parmentier" w:date="2020-06-07T18:34:00Z">
        <w:r>
          <w:t xml:space="preserve"> traditional jazz ensembles.”</w:t>
        </w:r>
      </w:ins>
    </w:p>
    <w:p w:rsidR="008C7E78" w:rsidRDefault="008C7E78" w:rsidP="004662C5">
      <w:pPr>
        <w:rPr>
          <w:ins w:id="3291" w:author="Arthur Parmentier" w:date="2020-06-07T18:32:00Z"/>
        </w:rPr>
      </w:pPr>
    </w:p>
    <w:p w:rsidR="008C7E78" w:rsidRDefault="008C7E78" w:rsidP="004662C5">
      <w:pPr>
        <w:rPr>
          <w:ins w:id="3292" w:author="Arthur Parmentier" w:date="2020-06-07T18:32:00Z"/>
        </w:rPr>
      </w:pPr>
    </w:p>
    <w:p w:rsidR="008C7E78" w:rsidRPr="007C437A" w:rsidRDefault="008C7E78" w:rsidP="004662C5">
      <w:pPr>
        <w:rPr>
          <w:ins w:id="3293" w:author="Arthur Parmentier" w:date="2020-06-07T14:55:00Z"/>
        </w:rPr>
      </w:pPr>
    </w:p>
    <w:p w:rsidR="004662C5" w:rsidRPr="007C437A" w:rsidRDefault="004662C5" w:rsidP="004662C5">
      <w:pPr>
        <w:rPr>
          <w:ins w:id="3294" w:author="Arthur Parmentier" w:date="2020-06-07T14:55:00Z"/>
        </w:rPr>
      </w:pPr>
      <w:ins w:id="3295" w:author="Arthur Parmentier" w:date="2020-06-07T14:55:00Z">
        <w:r w:rsidRPr="007C437A">
          <w:t>“A Soundpainter is a real-time composer using the SP language to intiate specific performance parameters and then composes with the results offered by the players to create a live composition.” “[…] Ultimately, the Soundpainter is the composer, making choices in the moment as to the next direction to take his/her composition.”</w:t>
        </w:r>
      </w:ins>
    </w:p>
    <w:p w:rsidR="004662C5" w:rsidRPr="007C437A" w:rsidRDefault="004662C5">
      <w:pPr>
        <w:rPr>
          <w:ins w:id="3296" w:author="Arthur Parmentier" w:date="2020-06-06T20:54:00Z"/>
          <w:rPrChange w:id="3297" w:author="Arthur Parmentier" w:date="2020-06-07T15:27:00Z">
            <w:rPr>
              <w:ins w:id="3298" w:author="Arthur Parmentier" w:date="2020-06-06T20:54:00Z"/>
            </w:rPr>
          </w:rPrChange>
        </w:rPr>
        <w:pPrChange w:id="3299" w:author="Arthur Parmentier" w:date="2020-06-07T12:26:00Z">
          <w:pPr>
            <w:pStyle w:val="Titre2"/>
          </w:pPr>
        </w:pPrChange>
      </w:pPr>
      <w:ins w:id="3300" w:author="Arthur Parmentier" w:date="2020-06-07T14:55:00Z">
        <w:r w:rsidRPr="007C437A">
          <w:rPr>
            <w:rPrChange w:id="3301" w:author="Arthur Parmentier" w:date="2020-06-07T15:27:00Z">
              <w:rPr/>
            </w:rPrChange>
          </w:rPr>
          <w:t>Default parameters as chosen by the composer</w:t>
        </w:r>
      </w:ins>
    </w:p>
    <w:p w:rsidR="00635F2F" w:rsidRPr="007C437A" w:rsidRDefault="00804910" w:rsidP="006D5BBB">
      <w:pPr>
        <w:pStyle w:val="Titre2"/>
        <w:rPr>
          <w:ins w:id="3302" w:author="Arthur Parmentier" w:date="2020-06-06T20:53:00Z"/>
        </w:rPr>
        <w:pPrChange w:id="3303" w:author="Arthur Parmentier" w:date="2020-06-07T21:11:00Z">
          <w:pPr>
            <w:pStyle w:val="Titre2"/>
          </w:pPr>
        </w:pPrChange>
      </w:pPr>
      <w:bookmarkStart w:id="3304" w:name="_Toc42449849"/>
      <w:ins w:id="3305" w:author="Arthur Parmentier" w:date="2020-06-06T20:56:00Z">
        <w:r w:rsidRPr="007C437A">
          <w:lastRenderedPageBreak/>
          <w:t>The diffusion mechanisms of SP and their consequences</w:t>
        </w:r>
      </w:ins>
      <w:bookmarkEnd w:id="3304"/>
    </w:p>
    <w:p w:rsidR="00635F2F" w:rsidRPr="007C437A" w:rsidRDefault="00F622D8">
      <w:pPr>
        <w:rPr>
          <w:ins w:id="3306" w:author="Arthur Parmentier" w:date="2020-06-07T12:13:00Z"/>
        </w:rPr>
      </w:pPr>
      <w:ins w:id="3307" w:author="Arthur Parmentier" w:date="2020-06-07T12:11:00Z">
        <w:r w:rsidRPr="007C437A">
          <w:t>We have seen in the previous section that the composer plays an important role in defining the conventions</w:t>
        </w:r>
      </w:ins>
      <w:ins w:id="3308" w:author="Arthur Parmentier" w:date="2020-06-07T12:12:00Z">
        <w:r w:rsidRPr="007C437A">
          <w:t xml:space="preserve"> of the performance, but that these conventions are proper to specific configurations that ar</w:t>
        </w:r>
      </w:ins>
      <w:ins w:id="3309" w:author="Arthur Parmentier" w:date="2020-06-07T12:13:00Z">
        <w:r w:rsidRPr="007C437A">
          <w:t>e no longer unique in SP, as new configurations emerge that question the role of composer versus performer and blurry the frontiers and definitions of those concepts in SP.</w:t>
        </w:r>
      </w:ins>
      <w:ins w:id="3310" w:author="Arthur Parmentier" w:date="2020-06-07T12:15:00Z">
        <w:r w:rsidR="000618F2" w:rsidRPr="007C437A">
          <w:t xml:space="preserve"> Moreover, I have tried to push for a </w:t>
        </w:r>
      </w:ins>
      <w:ins w:id="3311" w:author="Arthur Parmentier" w:date="2020-06-07T12:16:00Z">
        <w:r w:rsidR="001E01C8" w:rsidRPr="007C437A">
          <w:t xml:space="preserve">conceptual </w:t>
        </w:r>
      </w:ins>
      <w:ins w:id="3312" w:author="Arthur Parmentier" w:date="2020-06-07T12:15:00Z">
        <w:r w:rsidR="000618F2" w:rsidRPr="007C437A">
          <w:t>separation between SP as a sign language and</w:t>
        </w:r>
      </w:ins>
      <w:ins w:id="3313" w:author="Arthur Parmentier" w:date="2020-06-07T12:16:00Z">
        <w:r w:rsidR="000618F2" w:rsidRPr="007C437A">
          <w:t xml:space="preserve"> the elements of context such as conventions and configurations that come with SP performances.</w:t>
        </w:r>
      </w:ins>
      <w:ins w:id="3314" w:author="Arthur Parmentier" w:date="2020-06-07T12:17:00Z">
        <w:r w:rsidR="00CF1C7A" w:rsidRPr="007C437A">
          <w:t xml:space="preserve"> In other words, this separation is analogical to the separation between language and culture that we are familiar with</w:t>
        </w:r>
        <w:r w:rsidR="00B967E3" w:rsidRPr="007C437A">
          <w:t xml:space="preserve">: the culture defines the </w:t>
        </w:r>
      </w:ins>
      <w:ins w:id="3315" w:author="Arthur Parmentier" w:date="2020-06-07T12:18:00Z">
        <w:r w:rsidR="00B967E3" w:rsidRPr="007C437A">
          <w:t xml:space="preserve">use, conventions and configurations of a language; the language itself </w:t>
        </w:r>
      </w:ins>
      <w:ins w:id="3316" w:author="Arthur Parmentier" w:date="2020-06-07T12:19:00Z">
        <w:r w:rsidR="00B967E3" w:rsidRPr="007C437A">
          <w:t>can be described in mere linguistic terms but cannot be understood without elements of culture, that are however not necessarily elements of language</w:t>
        </w:r>
      </w:ins>
      <w:ins w:id="3317" w:author="Arthur Parmentier" w:date="2020-06-07T12:20:00Z">
        <w:r w:rsidR="00883190" w:rsidRPr="007C437A">
          <w:t>. I believe that there is an implicit confusion between the contextual (cultural) elements of SP and the definition of SP as a mere sign language.</w:t>
        </w:r>
      </w:ins>
    </w:p>
    <w:p w:rsidR="002574B4" w:rsidRPr="007C437A" w:rsidRDefault="002574B4">
      <w:pPr>
        <w:rPr>
          <w:ins w:id="3318" w:author="Arthur Parmentier" w:date="2020-06-06T17:31:00Z"/>
          <w:rPrChange w:id="3319" w:author="Arthur Parmentier" w:date="2020-06-07T15:27:00Z">
            <w:rPr>
              <w:ins w:id="3320" w:author="Arthur Parmentier" w:date="2020-06-06T17:31:00Z"/>
            </w:rPr>
          </w:rPrChange>
        </w:rPr>
        <w:pPrChange w:id="3321" w:author="Arthur Parmentier" w:date="2020-06-06T20:52:00Z">
          <w:pPr>
            <w:pStyle w:val="Titre1"/>
          </w:pPr>
        </w:pPrChange>
      </w:pPr>
      <w:ins w:id="3322" w:author="Arthur Parmentier" w:date="2020-06-07T12:13:00Z">
        <w:r w:rsidRPr="007C437A">
          <w:rPr>
            <w:rPrChange w:id="3323" w:author="Arthur Parmentier" w:date="2020-06-07T15:27:00Z">
              <w:rPr/>
            </w:rPrChange>
          </w:rPr>
          <w:t>In this part</w:t>
        </w:r>
      </w:ins>
      <w:ins w:id="3324" w:author="Arthur Parmentier" w:date="2020-06-07T12:14:00Z">
        <w:r w:rsidRPr="007C437A">
          <w:rPr>
            <w:rPrChange w:id="3325" w:author="Arthur Parmentier" w:date="2020-06-07T15:27:00Z">
              <w:rPr/>
            </w:rPrChange>
          </w:rPr>
          <w:t xml:space="preserve">, I would like to show that the fact that we see and speak of those </w:t>
        </w:r>
      </w:ins>
      <w:ins w:id="3326" w:author="Arthur Parmentier" w:date="2020-06-07T12:21:00Z">
        <w:r w:rsidR="00D10DA5" w:rsidRPr="007C437A">
          <w:rPr>
            <w:rPrChange w:id="3327" w:author="Arthur Parmentier" w:date="2020-06-07T15:27:00Z">
              <w:rPr/>
            </w:rPrChange>
          </w:rPr>
          <w:t>contextual elements</w:t>
        </w:r>
      </w:ins>
      <w:ins w:id="3328" w:author="Arthur Parmentier" w:date="2020-06-07T12:14:00Z">
        <w:r w:rsidRPr="007C437A">
          <w:rPr>
            <w:rPrChange w:id="3329" w:author="Arthur Parmentier" w:date="2020-06-07T15:27:00Z">
              <w:rPr/>
            </w:rPrChange>
          </w:rPr>
          <w:t xml:space="preserve"> as part of SP is the result</w:t>
        </w:r>
      </w:ins>
      <w:ins w:id="3330" w:author="Arthur Parmentier" w:date="2020-06-07T12:15:00Z">
        <w:r w:rsidRPr="007C437A">
          <w:rPr>
            <w:rPrChange w:id="3331" w:author="Arthur Parmentier" w:date="2020-06-07T15:27:00Z">
              <w:rPr/>
            </w:rPrChange>
          </w:rPr>
          <w:t xml:space="preserve"> of the history of SP and its diffusion by Walter Thompson.</w:t>
        </w:r>
        <w:r w:rsidR="000618F2" w:rsidRPr="007C437A">
          <w:rPr>
            <w:rPrChange w:id="3332" w:author="Arthur Parmentier" w:date="2020-06-07T15:27:00Z">
              <w:rPr/>
            </w:rPrChange>
          </w:rPr>
          <w:t xml:space="preserve"> </w:t>
        </w:r>
      </w:ins>
    </w:p>
    <w:p w:rsidR="00224457" w:rsidRPr="007C437A" w:rsidRDefault="00224457" w:rsidP="00224457">
      <w:pPr>
        <w:pStyle w:val="NormalWeb"/>
        <w:rPr>
          <w:ins w:id="3333" w:author="Arthur Parmentier" w:date="2020-06-06T17:31:00Z"/>
          <w:lang w:val="en-US"/>
          <w:rPrChange w:id="3334" w:author="Arthur Parmentier" w:date="2020-06-07T15:27:00Z">
            <w:rPr>
              <w:ins w:id="3335" w:author="Arthur Parmentier" w:date="2020-06-06T17:31:00Z"/>
            </w:rPr>
          </w:rPrChange>
        </w:rPr>
      </w:pPr>
      <w:ins w:id="3336" w:author="Arthur Parmentier" w:date="2020-06-06T17:31:00Z">
        <w:r w:rsidRPr="007C437A">
          <w:rPr>
            <w:lang w:val="en-US"/>
            <w:rPrChange w:id="3337" w:author="Arthur Parmentier" w:date="2020-06-07T15:27:00Z">
              <w:rPr/>
            </w:rPrChange>
          </w:rPr>
          <w:t>f.You have previously used more than one Soundpainter in a performance.</w:t>
        </w:r>
      </w:ins>
    </w:p>
    <w:p w:rsidR="00224457" w:rsidRPr="007C437A" w:rsidRDefault="00224457" w:rsidP="00224457">
      <w:pPr>
        <w:pStyle w:val="NormalWeb"/>
        <w:rPr>
          <w:ins w:id="3338" w:author="Arthur Parmentier" w:date="2020-06-06T17:31:00Z"/>
          <w:lang w:val="en-US"/>
          <w:rPrChange w:id="3339" w:author="Arthur Parmentier" w:date="2020-06-07T15:27:00Z">
            <w:rPr>
              <w:ins w:id="3340" w:author="Arthur Parmentier" w:date="2020-06-06T17:31:00Z"/>
            </w:rPr>
          </w:rPrChange>
        </w:rPr>
      </w:pPr>
      <w:ins w:id="3341" w:author="Arthur Parmentier" w:date="2020-06-06T17:31:00Z">
        <w:r w:rsidRPr="007C437A">
          <w:rPr>
            <w:lang w:val="en-US"/>
            <w:rPrChange w:id="3342" w:author="Arthur Parmentier" w:date="2020-06-07T15:27:00Z">
              <w:rPr/>
            </w:rPrChange>
          </w:rPr>
          <w:t>I have incorporated as many as six Soundpainter’s at a time – it’s difficult because each Soundpainter has to be aware on what the others are doing. Normally, I will sign a second Soundpainter to come up and compose side-by-side with me for a few minutes.</w:t>
        </w:r>
      </w:ins>
    </w:p>
    <w:p w:rsidR="00224457" w:rsidRPr="007C437A" w:rsidRDefault="00224457" w:rsidP="00224457">
      <w:pPr>
        <w:pStyle w:val="NormalWeb"/>
        <w:rPr>
          <w:ins w:id="3343" w:author="Arthur Parmentier" w:date="2020-06-06T17:31:00Z"/>
          <w:lang w:val="en-US"/>
          <w:rPrChange w:id="3344" w:author="Arthur Parmentier" w:date="2020-06-07T15:27:00Z">
            <w:rPr>
              <w:ins w:id="3345" w:author="Arthur Parmentier" w:date="2020-06-06T17:31:00Z"/>
            </w:rPr>
          </w:rPrChange>
        </w:rPr>
      </w:pPr>
      <w:ins w:id="3346" w:author="Arthur Parmentier" w:date="2020-06-06T17:31:00Z">
        <w:r w:rsidRPr="007C437A">
          <w:rPr>
            <w:lang w:val="en-US"/>
            <w:rPrChange w:id="3347" w:author="Arthur Parmentier" w:date="2020-06-07T15:27:00Z">
              <w:rPr/>
            </w:rPrChange>
          </w:rPr>
          <w:t>I. When this occurs do you ever Soundpaint to one another (for example, you could sign to “Relate To” one another)?</w:t>
        </w:r>
      </w:ins>
    </w:p>
    <w:p w:rsidR="00224457" w:rsidRPr="007C437A" w:rsidRDefault="00224457" w:rsidP="00224457">
      <w:pPr>
        <w:pStyle w:val="NormalWeb"/>
        <w:rPr>
          <w:ins w:id="3348" w:author="Arthur Parmentier" w:date="2020-06-06T17:31:00Z"/>
          <w:lang w:val="en-US"/>
          <w:rPrChange w:id="3349" w:author="Arthur Parmentier" w:date="2020-06-07T15:27:00Z">
            <w:rPr>
              <w:ins w:id="3350" w:author="Arthur Parmentier" w:date="2020-06-06T17:31:00Z"/>
            </w:rPr>
          </w:rPrChange>
        </w:rPr>
      </w:pPr>
      <w:ins w:id="3351" w:author="Arthur Parmentier" w:date="2020-06-06T17:31:00Z">
        <w:r w:rsidRPr="007C437A">
          <w:rPr>
            <w:lang w:val="en-US"/>
            <w:rPrChange w:id="3352" w:author="Arthur Parmentier" w:date="2020-06-07T15:27:00Z">
              <w:rPr/>
            </w:rPrChange>
          </w:rPr>
          <w:t>Yes. There have been concerts where a second Soundpainter, who I have signed to come up and Soundpaint side-by-side with me, will turn from the group and begin Soundpainting me. The first time this happened was a surprise to me, I didn’t expect it though, I responded to the gestures as if I was a part of the orchestra. After the first time this happened there have been many occasions where a Soundpainter will be Soundpainted.</w:t>
        </w:r>
      </w:ins>
    </w:p>
    <w:p w:rsidR="00224457" w:rsidRPr="007C437A" w:rsidRDefault="00224457" w:rsidP="00224457">
      <w:pPr>
        <w:pStyle w:val="NormalWeb"/>
        <w:rPr>
          <w:ins w:id="3353" w:author="Arthur Parmentier" w:date="2020-06-06T17:31:00Z"/>
          <w:lang w:val="en-US"/>
          <w:rPrChange w:id="3354" w:author="Arthur Parmentier" w:date="2020-06-07T15:27:00Z">
            <w:rPr>
              <w:ins w:id="3355" w:author="Arthur Parmentier" w:date="2020-06-06T17:31:00Z"/>
            </w:rPr>
          </w:rPrChange>
        </w:rPr>
      </w:pPr>
      <w:ins w:id="3356" w:author="Arthur Parmentier" w:date="2020-06-06T17:31:00Z">
        <w:r w:rsidRPr="007C437A">
          <w:rPr>
            <w:lang w:val="en-US"/>
            <w:rPrChange w:id="3357" w:author="Arthur Parmentier" w:date="2020-06-07T15:27:00Z">
              <w:rPr/>
            </w:rPrChange>
          </w:rPr>
          <w:t>II. If you have two ensembles or groups led by one or more Soundpainter, such as a group of actors and a group of musicians, each with a Soundpainter, are they treated as separate entities or as different parts of a single group?</w:t>
        </w:r>
      </w:ins>
    </w:p>
    <w:p w:rsidR="00224457" w:rsidRPr="007C437A" w:rsidRDefault="00224457" w:rsidP="00224457">
      <w:pPr>
        <w:pStyle w:val="NormalWeb"/>
        <w:rPr>
          <w:ins w:id="3358" w:author="Arthur Parmentier" w:date="2020-06-06T17:31:00Z"/>
          <w:lang w:val="en-US"/>
          <w:rPrChange w:id="3359" w:author="Arthur Parmentier" w:date="2020-06-07T15:27:00Z">
            <w:rPr>
              <w:ins w:id="3360" w:author="Arthur Parmentier" w:date="2020-06-06T17:31:00Z"/>
            </w:rPr>
          </w:rPrChange>
        </w:rPr>
      </w:pPr>
      <w:ins w:id="3361" w:author="Arthur Parmentier" w:date="2020-06-06T17:31:00Z">
        <w:r w:rsidRPr="007C437A">
          <w:rPr>
            <w:lang w:val="en-US"/>
            <w:rPrChange w:id="3362" w:author="Arthur Parmentier" w:date="2020-06-07T15:27:00Z">
              <w:rPr/>
            </w:rPrChange>
          </w:rPr>
          <w:t>When composing with two Soundpainters simultaneously, there are many possible ways to work together. The most common being that the Soundpainters often spilt the groups (the two groups are decided in rehearsal or in the moment using the This Is gesture to identify who is in who’s group) and then compose the piece collectively. Each Soundpainter has the choice of relating to the other Soundpainter in any fashion they desire – supportive or contradictory. At times, the two Soundpainters may change groups during the performance or indicate specific phrases to each other to be signed to the group. There have also been times where the Soundpainters will turn and Soundpaint each other and there is a phrase called Who Soundpainter where the group will decide which Soundpainter to follow. The possibilities of how to work together are very broad but these are several ways two Soundpainters and two or more groups will composer collectively.</w:t>
        </w:r>
      </w:ins>
    </w:p>
    <w:p w:rsidR="00224457" w:rsidRPr="007C437A" w:rsidRDefault="00224457" w:rsidP="00224457">
      <w:pPr>
        <w:pStyle w:val="NormalWeb"/>
        <w:rPr>
          <w:ins w:id="3363" w:author="Arthur Parmentier" w:date="2020-06-06T17:31:00Z"/>
          <w:lang w:val="en-US"/>
          <w:rPrChange w:id="3364" w:author="Arthur Parmentier" w:date="2020-06-07T15:27:00Z">
            <w:rPr>
              <w:ins w:id="3365" w:author="Arthur Parmentier" w:date="2020-06-06T17:31:00Z"/>
            </w:rPr>
          </w:rPrChange>
        </w:rPr>
      </w:pPr>
      <w:ins w:id="3366" w:author="Arthur Parmentier" w:date="2020-06-06T17:31:00Z">
        <w:r w:rsidRPr="007C437A">
          <w:rPr>
            <w:lang w:val="en-US"/>
            <w:rPrChange w:id="3367" w:author="Arthur Parmentier" w:date="2020-06-07T15:27:00Z">
              <w:rPr/>
            </w:rPrChange>
          </w:rPr>
          <w:lastRenderedPageBreak/>
          <w:t>III. Do Soundpainters try to complement each other (in which case how do you interpret the word complement?)</w:t>
        </w:r>
      </w:ins>
    </w:p>
    <w:p w:rsidR="00224457" w:rsidRPr="007C437A" w:rsidRDefault="00224457" w:rsidP="00224457">
      <w:pPr>
        <w:pStyle w:val="NormalWeb"/>
        <w:rPr>
          <w:ins w:id="3368" w:author="Arthur Parmentier" w:date="2020-06-06T17:31:00Z"/>
          <w:lang w:val="en-US"/>
          <w:rPrChange w:id="3369" w:author="Arthur Parmentier" w:date="2020-06-07T15:27:00Z">
            <w:rPr>
              <w:ins w:id="3370" w:author="Arthur Parmentier" w:date="2020-06-06T17:31:00Z"/>
            </w:rPr>
          </w:rPrChange>
        </w:rPr>
      </w:pPr>
      <w:ins w:id="3371" w:author="Arthur Parmentier" w:date="2020-06-06T17:31:00Z">
        <w:r w:rsidRPr="007C437A">
          <w:rPr>
            <w:lang w:val="en-US"/>
            <w:rPrChange w:id="3372" w:author="Arthur Parmentier" w:date="2020-06-07T15:27:00Z">
              <w:rPr/>
            </w:rPrChange>
          </w:rPr>
          <w:t>Yes at time both Soundpainters will purposely complement each other’s directions. This can be signed live between the Soundpainter using gestures such as Relate To, With, Brush Work, Feel. This phrase indicates each Soundpainter to pay close attention to the direction of the other and sign complementary phrases to support and further the composition. It is very important that no matter how the relationship is realized, whether complementary in a supportive or contrary fashion, each Soundpainter is aware of what the other is doing and why they choose their individual direction.</w:t>
        </w:r>
      </w:ins>
    </w:p>
    <w:p w:rsidR="00224457" w:rsidRPr="007C437A" w:rsidRDefault="00224457" w:rsidP="00224457">
      <w:pPr>
        <w:pStyle w:val="NormalWeb"/>
        <w:rPr>
          <w:ins w:id="3373" w:author="Arthur Parmentier" w:date="2020-06-06T17:31:00Z"/>
          <w:lang w:val="en-US"/>
          <w:rPrChange w:id="3374" w:author="Arthur Parmentier" w:date="2020-06-07T15:27:00Z">
            <w:rPr>
              <w:ins w:id="3375" w:author="Arthur Parmentier" w:date="2020-06-06T17:31:00Z"/>
            </w:rPr>
          </w:rPrChange>
        </w:rPr>
      </w:pPr>
      <w:ins w:id="3376" w:author="Arthur Parmentier" w:date="2020-06-06T17:31:00Z">
        <w:r w:rsidRPr="007C437A">
          <w:rPr>
            <w:lang w:val="en-US"/>
            <w:rPrChange w:id="3377" w:author="Arthur Parmentier" w:date="2020-06-07T15:27:00Z">
              <w:rPr/>
            </w:rPrChange>
          </w:rPr>
          <w:t>There isn’t a standard rule stating that there can be more than one Soundpainter composing at the same time, nor that they must relate to each other and progress the piece in a specific way. Multiple possibilities are available to each Soundpainter and what is happening in the moment dictates how they will communicate between each other.</w:t>
        </w:r>
      </w:ins>
    </w:p>
    <w:p w:rsidR="00224457" w:rsidRPr="007C437A" w:rsidRDefault="00224457" w:rsidP="00224457">
      <w:pPr>
        <w:pStyle w:val="NormalWeb"/>
        <w:rPr>
          <w:ins w:id="3378" w:author="Arthur Parmentier" w:date="2020-06-06T17:31:00Z"/>
          <w:lang w:val="en-US"/>
          <w:rPrChange w:id="3379" w:author="Arthur Parmentier" w:date="2020-06-07T15:27:00Z">
            <w:rPr>
              <w:ins w:id="3380" w:author="Arthur Parmentier" w:date="2020-06-06T17:31:00Z"/>
            </w:rPr>
          </w:rPrChange>
        </w:rPr>
      </w:pPr>
      <w:ins w:id="3381" w:author="Arthur Parmentier" w:date="2020-06-06T17:31:00Z">
        <w:r w:rsidRPr="007C437A">
          <w:rPr>
            <w:lang w:val="en-US"/>
            <w:rPrChange w:id="3382" w:author="Arthur Parmentier" w:date="2020-06-07T15:27:00Z">
              <w:rPr/>
            </w:rPrChange>
          </w:rPr>
          <w:t>g.Have you ever gestured for a dancer/actor to Soundpaint within the ensemble?</w:t>
        </w:r>
      </w:ins>
    </w:p>
    <w:p w:rsidR="00224457" w:rsidRPr="007C437A" w:rsidRDefault="00224457" w:rsidP="00224457">
      <w:pPr>
        <w:pStyle w:val="NormalWeb"/>
        <w:rPr>
          <w:ins w:id="3383" w:author="Arthur Parmentier" w:date="2020-06-06T17:31:00Z"/>
          <w:lang w:val="en-US"/>
          <w:rPrChange w:id="3384" w:author="Arthur Parmentier" w:date="2020-06-07T15:27:00Z">
            <w:rPr>
              <w:ins w:id="3385" w:author="Arthur Parmentier" w:date="2020-06-06T17:31:00Z"/>
            </w:rPr>
          </w:rPrChange>
        </w:rPr>
      </w:pPr>
      <w:ins w:id="3386" w:author="Arthur Parmentier" w:date="2020-06-06T17:31:00Z">
        <w:r w:rsidRPr="007C437A">
          <w:rPr>
            <w:lang w:val="en-US"/>
            <w:rPrChange w:id="3387" w:author="Arthur Parmentier" w:date="2020-06-07T15:27:00Z">
              <w:rPr/>
            </w:rPrChange>
          </w:rPr>
          <w:t>Yes. There is a sign in Soundpainting specifically for this concept – anyone, at any time, may be signed by the Soundpainter to Soundpaint within the group – usually, but not by rule, signing just a few phrases and then returning to their respective disciplines.</w:t>
        </w:r>
      </w:ins>
    </w:p>
    <w:p w:rsidR="00224457" w:rsidRPr="007C437A" w:rsidRDefault="00224457">
      <w:pPr>
        <w:rPr>
          <w:ins w:id="3388" w:author="Arthur Parmentier" w:date="2020-05-14T15:43:00Z"/>
        </w:rPr>
      </w:pPr>
    </w:p>
    <w:p w:rsidR="00B22614" w:rsidRPr="007C437A" w:rsidDel="00A84632" w:rsidRDefault="00B22614" w:rsidP="00E6654A">
      <w:pPr>
        <w:rPr>
          <w:del w:id="3389" w:author="Arthur Parmentier" w:date="2020-05-14T13:28:00Z"/>
        </w:rPr>
      </w:pPr>
      <w:bookmarkStart w:id="3390" w:name="_Toc40355388"/>
      <w:bookmarkStart w:id="3391" w:name="_Toc40355925"/>
      <w:bookmarkStart w:id="3392" w:name="_Toc40356089"/>
      <w:bookmarkStart w:id="3393" w:name="_Toc40363697"/>
      <w:bookmarkStart w:id="3394" w:name="_Toc40363760"/>
      <w:bookmarkStart w:id="3395" w:name="_Toc40431469"/>
      <w:bookmarkStart w:id="3396" w:name="_Toc41067197"/>
      <w:bookmarkStart w:id="3397" w:name="_Toc42259012"/>
      <w:bookmarkStart w:id="3398" w:name="_Toc42259089"/>
      <w:bookmarkStart w:id="3399" w:name="_Toc42449768"/>
      <w:bookmarkStart w:id="3400" w:name="_Toc42449850"/>
      <w:bookmarkEnd w:id="3390"/>
      <w:bookmarkEnd w:id="3391"/>
      <w:bookmarkEnd w:id="3392"/>
      <w:bookmarkEnd w:id="3393"/>
      <w:bookmarkEnd w:id="3394"/>
      <w:bookmarkEnd w:id="3395"/>
      <w:bookmarkEnd w:id="3396"/>
      <w:bookmarkEnd w:id="3397"/>
      <w:bookmarkEnd w:id="3398"/>
      <w:bookmarkEnd w:id="3399"/>
      <w:bookmarkEnd w:id="3400"/>
    </w:p>
    <w:p w:rsidR="00F25194" w:rsidRPr="007C437A" w:rsidRDefault="00F25194" w:rsidP="00E6654A">
      <w:pPr>
        <w:pStyle w:val="Titre1"/>
        <w:rPr>
          <w:ins w:id="3401" w:author="Arthur Parmentier" w:date="2020-05-15T10:44:00Z"/>
        </w:rPr>
      </w:pPr>
      <w:bookmarkStart w:id="3402" w:name="_Toc42449851"/>
      <w:r w:rsidRPr="007C437A">
        <w:t>Soundpainting recognition with Max/MSP</w:t>
      </w:r>
      <w:bookmarkEnd w:id="3402"/>
    </w:p>
    <w:p w:rsidR="00D32387" w:rsidRPr="007C437A" w:rsidRDefault="00B01D9E">
      <w:pPr>
        <w:rPr>
          <w:ins w:id="3403" w:author="Arthur Parmentier" w:date="2020-05-18T17:13:00Z"/>
        </w:rPr>
      </w:pPr>
      <w:ins w:id="3404" w:author="Arthur Parmentier" w:date="2020-05-15T10:44:00Z">
        <w:r w:rsidRPr="007C437A">
          <w:t xml:space="preserve">In this section, </w:t>
        </w:r>
      </w:ins>
      <w:ins w:id="3405" w:author="Arthur Parmentier" w:date="2020-05-15T10:45:00Z">
        <w:r w:rsidRPr="007C437A">
          <w:t xml:space="preserve">I will introduce my Max/MSP Soundpainting recognition tool. </w:t>
        </w:r>
      </w:ins>
    </w:p>
    <w:p w:rsidR="00D32387" w:rsidRPr="007C437A" w:rsidRDefault="00D32387">
      <w:pPr>
        <w:rPr>
          <w:ins w:id="3406" w:author="Arthur Parmentier" w:date="2020-05-18T17:13:00Z"/>
        </w:rPr>
      </w:pPr>
      <w:ins w:id="3407" w:author="Arthur Parmentier" w:date="2020-05-18T17:13:00Z">
        <w:r w:rsidRPr="007C437A">
          <w:t>First, w</w:t>
        </w:r>
      </w:ins>
      <w:ins w:id="3408"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3409" w:author="Arthur Parmentier" w:date="2020-05-18T17:10:00Z"/>
        </w:rPr>
      </w:pPr>
      <w:ins w:id="3410" w:author="Arthur Parmentier" w:date="2020-05-15T10:46:00Z">
        <w:r w:rsidRPr="007C437A">
          <w:t>Then, we will explore</w:t>
        </w:r>
      </w:ins>
      <w:ins w:id="3411" w:author="Arthur Parmentier" w:date="2020-05-15T10:47:00Z">
        <w:r w:rsidRPr="007C437A">
          <w:t xml:space="preserve"> the structure of this tool in a top-bottom approach, in contrast with constructivist model of SP that I presented in previous s</w:t>
        </w:r>
      </w:ins>
      <w:ins w:id="3412" w:author="Arthur Parmentier" w:date="2020-05-15T10:48:00Z">
        <w:r w:rsidRPr="007C437A">
          <w:t>ections</w:t>
        </w:r>
      </w:ins>
      <w:ins w:id="3413"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3414" w:author="Arthur Parmentier" w:date="2020-05-18T17:16:00Z"/>
        </w:rPr>
      </w:pPr>
      <w:ins w:id="3415" w:author="Arthur Parmentier" w:date="2020-05-18T17:14:00Z">
        <w:r w:rsidRPr="007C437A">
          <w:t>Moreover,</w:t>
        </w:r>
      </w:ins>
      <w:ins w:id="3416" w:author="Arthur Parmentier" w:date="2020-05-18T17:10:00Z">
        <w:r w:rsidR="00CE7ED8" w:rsidRPr="007C437A">
          <w:t xml:space="preserve"> we will</w:t>
        </w:r>
      </w:ins>
      <w:ins w:id="3417" w:author="Arthur Parmentier" w:date="2020-05-18T17:15:00Z">
        <w:r w:rsidRPr="007C437A">
          <w:t xml:space="preserve"> </w:t>
        </w:r>
      </w:ins>
      <w:ins w:id="3418" w:author="Arthur Parmentier" w:date="2020-05-18T17:16:00Z">
        <w:r w:rsidRPr="007C437A">
          <w:t>investigate</w:t>
        </w:r>
      </w:ins>
      <w:ins w:id="3419" w:author="Arthur Parmentier" w:date="2020-05-18T17:15:00Z">
        <w:r w:rsidRPr="007C437A">
          <w:t xml:space="preserve"> basic performance </w:t>
        </w:r>
      </w:ins>
      <w:ins w:id="3420" w:author="Arthur Parmentier" w:date="2020-05-18T17:16:00Z">
        <w:r w:rsidRPr="007C437A">
          <w:t>mechanisms to optimize the speed and accuracy of the system.</w:t>
        </w:r>
      </w:ins>
    </w:p>
    <w:p w:rsidR="00D32387" w:rsidRPr="007C437A" w:rsidRDefault="00D32387">
      <w:pPr>
        <w:rPr>
          <w:rPrChange w:id="3421" w:author="Arthur Parmentier" w:date="2020-06-07T15:27:00Z">
            <w:rPr/>
          </w:rPrChange>
        </w:rPr>
        <w:pPrChange w:id="3422" w:author="Arthur Parmentier" w:date="2020-05-15T10:44:00Z">
          <w:pPr>
            <w:pStyle w:val="Titre1"/>
          </w:pPr>
        </w:pPrChange>
      </w:pPr>
      <w:ins w:id="3423" w:author="Arthur Parmentier" w:date="2020-05-18T17:16:00Z">
        <w:r w:rsidRPr="007C437A">
          <w:rPr>
            <w:rPrChange w:id="3424" w:author="Arthur Parmentier" w:date="2020-06-07T15:27:00Z">
              <w:rPr/>
            </w:rPrChange>
          </w:rPr>
          <w:t xml:space="preserve">Finally, we will discuss </w:t>
        </w:r>
      </w:ins>
      <w:ins w:id="3425" w:author="Arthur Parmentier" w:date="2020-05-18T17:17:00Z">
        <w:r w:rsidRPr="007C437A">
          <w:rPr>
            <w:rPrChange w:id="3426" w:author="Arthur Parmentier" w:date="2020-06-07T15:27:00Z">
              <w:rPr/>
            </w:rPrChange>
          </w:rPr>
          <w:t>the use of this tool for learning SP in connection with the theoretical aspects discussed in the previous parts. We will look at some implications of the tool for the</w:t>
        </w:r>
      </w:ins>
      <w:ins w:id="3427" w:author="Arthur Parmentier" w:date="2020-05-18T17:18:00Z">
        <w:r w:rsidRPr="007C437A">
          <w:rPr>
            <w:rPrChange w:id="3428" w:author="Arthur Parmentier" w:date="2020-06-07T15:27:00Z">
              <w:rPr/>
            </w:rPrChange>
          </w:rPr>
          <w:t xml:space="preserve"> formalization of SP and hopefully, the future of the language.</w:t>
        </w:r>
      </w:ins>
    </w:p>
    <w:p w:rsidR="00F25194" w:rsidRPr="007C437A" w:rsidRDefault="00F25194" w:rsidP="006D5BBB">
      <w:pPr>
        <w:pStyle w:val="Titre2"/>
        <w:rPr>
          <w:ins w:id="3429" w:author="Arthur Parmentier" w:date="2020-05-15T10:37:00Z"/>
        </w:rPr>
        <w:pPrChange w:id="3430" w:author="Arthur Parmentier" w:date="2020-06-07T21:11:00Z">
          <w:pPr>
            <w:pStyle w:val="Titre2"/>
          </w:pPr>
        </w:pPrChange>
      </w:pPr>
      <w:bookmarkStart w:id="3431" w:name="_Toc42449852"/>
      <w:r w:rsidRPr="007C437A">
        <w:lastRenderedPageBreak/>
        <w:t>A new configuration: motivations, goals, workflow &amp; challenges</w:t>
      </w:r>
      <w:bookmarkEnd w:id="3431"/>
    </w:p>
    <w:p w:rsidR="006E7D32" w:rsidRPr="007C437A" w:rsidRDefault="006E7D32">
      <w:pPr>
        <w:pStyle w:val="Titre3"/>
        <w:rPr>
          <w:ins w:id="3432" w:author="Arthur Parmentier" w:date="2020-05-15T15:41:00Z"/>
          <w:rPrChange w:id="3433" w:author="Arthur Parmentier" w:date="2020-06-07T15:27:00Z">
            <w:rPr>
              <w:ins w:id="3434" w:author="Arthur Parmentier" w:date="2020-05-15T15:41:00Z"/>
            </w:rPr>
          </w:rPrChange>
        </w:rPr>
        <w:pPrChange w:id="3435" w:author="Arthur Parmentier" w:date="2020-05-15T15:41:00Z">
          <w:pPr/>
        </w:pPrChange>
      </w:pPr>
      <w:bookmarkStart w:id="3436" w:name="_Toc42449853"/>
      <w:ins w:id="3437" w:author="Arthur Parmentier" w:date="2020-05-15T15:41:00Z">
        <w:r w:rsidRPr="007C437A">
          <w:rPr>
            <w:rPrChange w:id="3438" w:author="Arthur Parmentier" w:date="2020-06-07T15:27:00Z">
              <w:rPr/>
            </w:rPrChange>
          </w:rPr>
          <w:t>Motivations</w:t>
        </w:r>
        <w:bookmarkEnd w:id="3436"/>
      </w:ins>
    </w:p>
    <w:p w:rsidR="00124705" w:rsidRPr="007C437A" w:rsidRDefault="00C261F8" w:rsidP="00B01D9E">
      <w:pPr>
        <w:rPr>
          <w:ins w:id="3439" w:author="Arthur Parmentier" w:date="2020-06-02T18:11:00Z"/>
        </w:rPr>
      </w:pPr>
      <w:ins w:id="3440" w:author="Arthur Parmentier" w:date="2020-05-15T10:51:00Z">
        <w:r w:rsidRPr="007C437A">
          <w:t xml:space="preserve">We have seen </w:t>
        </w:r>
      </w:ins>
      <w:ins w:id="3441" w:author="Arthur Parmentier" w:date="2020-05-15T11:07:00Z">
        <w:r w:rsidR="00573005" w:rsidRPr="007C437A">
          <w:t>previously</w:t>
        </w:r>
      </w:ins>
      <w:ins w:id="3442" w:author="Arthur Parmentier" w:date="2020-05-15T10:52:00Z">
        <w:r w:rsidRPr="007C437A">
          <w:t xml:space="preserve"> that SP is used in d</w:t>
        </w:r>
      </w:ins>
      <w:ins w:id="3443" w:author="Arthur Parmentier" w:date="2020-05-15T10:53:00Z">
        <w:r w:rsidRPr="007C437A">
          <w:t>ifferent configurations</w:t>
        </w:r>
      </w:ins>
      <w:ins w:id="3444" w:author="Arthur Parmentier" w:date="2020-05-15T10:54:00Z">
        <w:r w:rsidRPr="007C437A">
          <w:t xml:space="preserve"> and their </w:t>
        </w:r>
      </w:ins>
      <w:ins w:id="3445" w:author="Arthur Parmentier" w:date="2020-05-15T10:57:00Z">
        <w:r w:rsidR="00124705" w:rsidRPr="007C437A">
          <w:t>role as a super-</w:t>
        </w:r>
      </w:ins>
      <w:ins w:id="3446" w:author="Arthur Parmentier" w:date="2020-05-15T10:55:00Z">
        <w:r w:rsidRPr="007C437A">
          <w:t>structure</w:t>
        </w:r>
      </w:ins>
      <w:ins w:id="3447" w:author="Arthur Parmentier" w:date="2020-06-02T18:05:00Z">
        <w:r w:rsidR="00783AA3" w:rsidRPr="007C437A">
          <w:t>,</w:t>
        </w:r>
      </w:ins>
      <w:ins w:id="3448" w:author="Arthur Parmentier" w:date="2020-05-15T10:55:00Z">
        <w:r w:rsidRPr="007C437A">
          <w:t xml:space="preserve"> </w:t>
        </w:r>
      </w:ins>
      <w:ins w:id="3449" w:author="Arthur Parmentier" w:date="2020-06-02T18:04:00Z">
        <w:r w:rsidR="00783AA3" w:rsidRPr="007C437A">
          <w:t>defining its set of internal</w:t>
        </w:r>
      </w:ins>
      <w:ins w:id="3450" w:author="Arthur Parmentier" w:date="2020-05-15T10:58:00Z">
        <w:r w:rsidR="00124705" w:rsidRPr="007C437A">
          <w:t xml:space="preserve"> grammars </w:t>
        </w:r>
      </w:ins>
      <w:ins w:id="3451" w:author="Arthur Parmentier" w:date="2020-06-06T17:19:00Z">
        <w:r w:rsidR="00B95361" w:rsidRPr="007C437A">
          <w:t>(for instance, the modes</w:t>
        </w:r>
      </w:ins>
      <w:ins w:id="3452" w:author="Arthur Parmentier" w:date="2020-05-15T10:58:00Z">
        <w:r w:rsidR="00124705" w:rsidRPr="007C437A">
          <w:t>),</w:t>
        </w:r>
      </w:ins>
      <w:ins w:id="3453" w:author="Arthur Parmentier" w:date="2020-05-15T10:59:00Z">
        <w:r w:rsidR="00124705" w:rsidRPr="007C437A">
          <w:t xml:space="preserve"> the roles of emitter/receiver (soundpainter/performer) </w:t>
        </w:r>
      </w:ins>
      <w:ins w:id="3454" w:author="Arthur Parmentier" w:date="2020-06-02T18:06:00Z">
        <w:r w:rsidR="00E176C0" w:rsidRPr="007C437A">
          <w:t>and</w:t>
        </w:r>
      </w:ins>
      <w:ins w:id="3455" w:author="Arthur Parmentier" w:date="2020-05-15T10:59:00Z">
        <w:r w:rsidR="00124705" w:rsidRPr="007C437A">
          <w:t xml:space="preserve"> the “default parameters”</w:t>
        </w:r>
      </w:ins>
      <w:ins w:id="3456" w:author="Arthur Parmentier" w:date="2020-06-02T18:05:00Z">
        <w:r w:rsidR="00783AA3" w:rsidRPr="007C437A">
          <w:t xml:space="preserve"> as</w:t>
        </w:r>
      </w:ins>
      <w:ins w:id="3457" w:author="Arthur Parmentier" w:date="2020-05-15T11:00:00Z">
        <w:r w:rsidR="00124705" w:rsidRPr="007C437A">
          <w:t xml:space="preserve"> context-depend rules </w:t>
        </w:r>
      </w:ins>
      <w:ins w:id="3458" w:author="Arthur Parmentier" w:date="2020-06-02T18:06:00Z">
        <w:r w:rsidR="00783AA3" w:rsidRPr="007C437A">
          <w:t>for</w:t>
        </w:r>
      </w:ins>
      <w:ins w:id="3459" w:author="Arthur Parmentier" w:date="2020-05-15T11:00:00Z">
        <w:r w:rsidR="00124705" w:rsidRPr="007C437A">
          <w:t xml:space="preserve"> the performance.</w:t>
        </w:r>
      </w:ins>
    </w:p>
    <w:p w:rsidR="00E176C0" w:rsidRPr="007C437A" w:rsidRDefault="00E176C0" w:rsidP="00B01D9E">
      <w:pPr>
        <w:rPr>
          <w:ins w:id="3460" w:author="Arthur Parmentier" w:date="2020-06-02T18:34:00Z"/>
        </w:rPr>
      </w:pPr>
      <w:ins w:id="3461" w:author="Arthur Parmentier" w:date="2020-06-02T18:11:00Z">
        <w:r w:rsidRPr="007C437A">
          <w:t>By creating a SP recognition tool, I am proposing new configuration</w:t>
        </w:r>
      </w:ins>
      <w:ins w:id="3462" w:author="Arthur Parmentier" w:date="2020-06-02T18:26:00Z">
        <w:r w:rsidR="003D3E7E" w:rsidRPr="007C437A">
          <w:t>s for</w:t>
        </w:r>
      </w:ins>
      <w:ins w:id="3463" w:author="Arthur Parmentier" w:date="2020-06-02T18:12:00Z">
        <w:r w:rsidRPr="007C437A">
          <w:t xml:space="preserve"> SP</w:t>
        </w:r>
      </w:ins>
      <w:ins w:id="3464" w:author="Arthur Parmentier" w:date="2020-06-02T18:26:00Z">
        <w:r w:rsidR="003D3E7E" w:rsidRPr="007C437A">
          <w:t xml:space="preserve">, in which </w:t>
        </w:r>
      </w:ins>
      <w:ins w:id="3465" w:author="Arthur Parmentier" w:date="2020-06-02T18:27:00Z">
        <w:r w:rsidR="003D3E7E" w:rsidRPr="007C437A">
          <w:t>a computer</w:t>
        </w:r>
      </w:ins>
      <w:ins w:id="3466" w:author="Arthur Parmentier" w:date="2020-06-02T18:26:00Z">
        <w:r w:rsidR="003D3E7E" w:rsidRPr="007C437A">
          <w:t xml:space="preserve"> </w:t>
        </w:r>
      </w:ins>
      <w:ins w:id="3467" w:author="Arthur Parmentier" w:date="2020-06-02T18:27:00Z">
        <w:r w:rsidR="003D3E7E" w:rsidRPr="007C437A">
          <w:t>can</w:t>
        </w:r>
      </w:ins>
      <w:ins w:id="3468" w:author="Arthur Parmentier" w:date="2020-06-02T18:26:00Z">
        <w:r w:rsidR="003D3E7E" w:rsidRPr="007C437A">
          <w:t xml:space="preserve"> process SP signs</w:t>
        </w:r>
      </w:ins>
      <w:ins w:id="3469" w:author="Arthur Parmentier" w:date="2020-06-02T18:28:00Z">
        <w:r w:rsidR="003D3E7E" w:rsidRPr="007C437A">
          <w:t xml:space="preserve"> and </w:t>
        </w:r>
      </w:ins>
      <w:ins w:id="3470" w:author="Arthur Parmentier" w:date="2020-06-02T18:29:00Z">
        <w:r w:rsidR="003D3E7E" w:rsidRPr="007C437A">
          <w:t>take the role of one or several performers at the same time, aside other human performers or not</w:t>
        </w:r>
      </w:ins>
      <w:ins w:id="3471" w:author="Arthur Parmentier" w:date="2020-06-02T18:12:00Z">
        <w:r w:rsidRPr="007C437A">
          <w:t>.</w:t>
        </w:r>
      </w:ins>
      <w:ins w:id="3472" w:author="Arthur Parmentier" w:date="2020-06-02T18:30:00Z">
        <w:r w:rsidR="003D3E7E" w:rsidRPr="007C437A">
          <w:t xml:space="preserve"> At the difference of what is possible with human performers, the program itself can only </w:t>
        </w:r>
      </w:ins>
      <w:ins w:id="3473" w:author="Arthur Parmentier" w:date="2020-06-02T18:31:00Z">
        <w:r w:rsidR="003D3E7E" w:rsidRPr="007C437A">
          <w:t>recognize sign</w:t>
        </w:r>
      </w:ins>
      <w:ins w:id="3474" w:author="Arthur Parmentier" w:date="2020-06-02T18:37:00Z">
        <w:r w:rsidR="008A1107" w:rsidRPr="007C437A">
          <w:t>s</w:t>
        </w:r>
      </w:ins>
      <w:ins w:id="3475" w:author="Arthur Parmentier" w:date="2020-06-02T18:31:00Z">
        <w:r w:rsidR="003D3E7E" w:rsidRPr="007C437A">
          <w:t xml:space="preserve"> from one emitter at the time</w:t>
        </w:r>
      </w:ins>
      <w:ins w:id="3476" w:author="Arthur Parmentier" w:date="2020-06-02T18:33:00Z">
        <w:r w:rsidR="008A1107" w:rsidRPr="007C437A">
          <w:t xml:space="preserve"> </w:t>
        </w:r>
      </w:ins>
      <w:ins w:id="3477" w:author="Arthur Parmentier" w:date="2020-06-02T18:36:00Z">
        <w:r w:rsidR="008A1107" w:rsidRPr="007C437A">
          <w:t xml:space="preserve">(the soundpainter) </w:t>
        </w:r>
      </w:ins>
      <w:ins w:id="3478" w:author="Arthur Parmentier" w:date="2020-06-02T18:33:00Z">
        <w:r w:rsidR="008A1107" w:rsidRPr="007C437A">
          <w:t xml:space="preserve">and cannot emit signs itself. Among </w:t>
        </w:r>
      </w:ins>
      <w:ins w:id="3479"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3480" w:author="Arthur Parmentier" w:date="2020-06-02T18:39:00Z"/>
        </w:rPr>
      </w:pPr>
      <w:ins w:id="3481" w:author="Arthur Parmentier" w:date="2020-06-02T18:34:00Z">
        <w:r w:rsidRPr="007C437A">
          <w:t>In the first configuration</w:t>
        </w:r>
      </w:ins>
      <w:ins w:id="3482" w:author="Arthur Parmentier" w:date="2020-06-02T18:35:00Z">
        <w:r w:rsidRPr="007C437A">
          <w:t xml:space="preserve">, </w:t>
        </w:r>
      </w:ins>
      <w:ins w:id="3483" w:author="Arthur Parmentier" w:date="2020-06-02T18:38:00Z">
        <w:r w:rsidRPr="007C437A">
          <w:t xml:space="preserve">the orchestra is </w:t>
        </w:r>
      </w:ins>
      <w:ins w:id="3484" w:author="Arthur Parmentier" w:date="2020-06-02T18:40:00Z">
        <w:r w:rsidRPr="007C437A">
          <w:t>simulated by</w:t>
        </w:r>
      </w:ins>
      <w:ins w:id="3485" w:author="Arthur Parmentier" w:date="2020-06-02T18:38:00Z">
        <w:r w:rsidRPr="007C437A">
          <w:t xml:space="preserve"> the computer runni</w:t>
        </w:r>
      </w:ins>
      <w:ins w:id="3486" w:author="Arthur Parmentier" w:date="2020-06-02T18:39:00Z">
        <w:r w:rsidRPr="007C437A">
          <w:t xml:space="preserve">ng the SP recognition tool </w:t>
        </w:r>
      </w:ins>
      <w:ins w:id="3487" w:author="Arthur Parmentier" w:date="2020-06-02T18:40:00Z">
        <w:r w:rsidRPr="007C437A">
          <w:t>(</w:t>
        </w:r>
      </w:ins>
      <w:ins w:id="3488" w:author="Arthur Parmentier" w:date="2020-06-02T18:39:00Z">
        <w:r w:rsidRPr="007C437A">
          <w:t>and possibly other digital gear</w:t>
        </w:r>
      </w:ins>
      <w:ins w:id="3489" w:author="Arthur Parmentier" w:date="2020-06-02T18:40:00Z">
        <w:r w:rsidRPr="007C437A">
          <w:t>)</w:t>
        </w:r>
      </w:ins>
      <w:ins w:id="3490" w:author="Arthur Parmentier" w:date="2020-06-02T18:39:00Z">
        <w:r w:rsidRPr="007C437A">
          <w:t>, without other human performers.</w:t>
        </w:r>
      </w:ins>
    </w:p>
    <w:p w:rsidR="008A1107" w:rsidRPr="007C437A" w:rsidRDefault="008A1107">
      <w:pPr>
        <w:pStyle w:val="Paragraphedeliste"/>
        <w:numPr>
          <w:ilvl w:val="0"/>
          <w:numId w:val="14"/>
        </w:numPr>
        <w:rPr>
          <w:ins w:id="3491" w:author="Arthur Parmentier" w:date="2020-05-15T11:00:00Z"/>
        </w:rPr>
        <w:pPrChange w:id="3492" w:author="Arthur Parmentier" w:date="2020-06-02T18:34:00Z">
          <w:pPr/>
        </w:pPrChange>
      </w:pPr>
      <w:ins w:id="3493" w:author="Arthur Parmentier" w:date="2020-06-02T18:39:00Z">
        <w:r w:rsidRPr="007C437A">
          <w:t xml:space="preserve">In the second configuration, the computer </w:t>
        </w:r>
      </w:ins>
      <w:ins w:id="3494" w:author="Arthur Parmentier" w:date="2020-06-02T18:40:00Z">
        <w:r w:rsidRPr="007C437A">
          <w:t>takes the role of single performer inside an orchestra with other human performers.</w:t>
        </w:r>
      </w:ins>
    </w:p>
    <w:p w:rsidR="00B01D9E" w:rsidRPr="007C437A" w:rsidRDefault="00E176C0" w:rsidP="00B01D9E">
      <w:pPr>
        <w:rPr>
          <w:ins w:id="3495" w:author="Arthur Parmentier" w:date="2020-05-15T11:21:00Z"/>
        </w:rPr>
      </w:pPr>
      <w:ins w:id="3496" w:author="Arthur Parmentier" w:date="2020-06-02T18:10:00Z">
        <w:r w:rsidRPr="007C437A">
          <w:t>In general, t</w:t>
        </w:r>
      </w:ins>
      <w:ins w:id="3497" w:author="Arthur Parmentier" w:date="2020-05-15T11:17:00Z">
        <w:r w:rsidR="005E56A8" w:rsidRPr="007C437A">
          <w:t xml:space="preserve">he </w:t>
        </w:r>
      </w:ins>
      <w:ins w:id="3498" w:author="Arthur Parmentier" w:date="2020-06-02T18:11:00Z">
        <w:r w:rsidRPr="007C437A">
          <w:t>choice and use</w:t>
        </w:r>
      </w:ins>
      <w:ins w:id="3499" w:author="Arthur Parmentier" w:date="2020-05-15T11:17:00Z">
        <w:r w:rsidR="005E56A8" w:rsidRPr="007C437A">
          <w:t xml:space="preserve"> of a specific configuration is motivated by </w:t>
        </w:r>
      </w:ins>
      <w:ins w:id="3500" w:author="Arthur Parmentier" w:date="2020-06-02T18:08:00Z">
        <w:r w:rsidRPr="007C437A">
          <w:t>the</w:t>
        </w:r>
      </w:ins>
      <w:ins w:id="3501" w:author="Arthur Parmentier" w:date="2020-06-02T18:07:00Z">
        <w:r w:rsidRPr="007C437A">
          <w:t xml:space="preserve"> qualities (in term</w:t>
        </w:r>
      </w:ins>
      <w:ins w:id="3502" w:author="Arthur Parmentier" w:date="2020-06-02T18:08:00Z">
        <w:r w:rsidRPr="007C437A">
          <w:t>s</w:t>
        </w:r>
      </w:ins>
      <w:ins w:id="3503" w:author="Arthur Parmentier" w:date="2020-06-02T18:07:00Z">
        <w:r w:rsidRPr="007C437A">
          <w:t xml:space="preserve"> of creative processes, special layout, communication rules</w:t>
        </w:r>
      </w:ins>
      <w:ins w:id="3504" w:author="Arthur Parmentier" w:date="2020-06-02T18:08:00Z">
        <w:r w:rsidRPr="007C437A">
          <w:t>…) it has for achieving a certain result in the performance</w:t>
        </w:r>
      </w:ins>
      <w:ins w:id="3505" w:author="Arthur Parmentier" w:date="2020-06-02T18:11:00Z">
        <w:r w:rsidRPr="007C437A">
          <w:t>.</w:t>
        </w:r>
      </w:ins>
      <w:ins w:id="3506" w:author="Arthur Parmentier" w:date="2020-06-02T18:41:00Z">
        <w:r w:rsidR="008A1107" w:rsidRPr="007C437A">
          <w:t xml:space="preserve"> Let’s discuss the qualities </w:t>
        </w:r>
      </w:ins>
      <w:ins w:id="3507" w:author="Arthur Parmentier" w:date="2020-06-02T18:46:00Z">
        <w:r w:rsidR="00724CD5" w:rsidRPr="007C437A">
          <w:t>of these</w:t>
        </w:r>
      </w:ins>
      <w:ins w:id="3508"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3509" w:author="Arthur Parmentier" w:date="2020-05-15T11:30:00Z"/>
        </w:rPr>
      </w:pPr>
      <w:ins w:id="3510" w:author="Arthur Parmentier" w:date="2020-06-02T18:41:00Z">
        <w:r w:rsidRPr="007C437A">
          <w:t xml:space="preserve">In the configuration one, </w:t>
        </w:r>
      </w:ins>
      <w:ins w:id="3511" w:author="Arthur Parmentier" w:date="2020-05-15T11:24:00Z">
        <w:r w:rsidR="0080158F" w:rsidRPr="007C437A">
          <w:t>such a tool can be used</w:t>
        </w:r>
      </w:ins>
      <w:ins w:id="3512" w:author="Arthur Parmentier" w:date="2020-05-15T11:39:00Z">
        <w:r w:rsidR="000C2232" w:rsidRPr="007C437A">
          <w:t xml:space="preserve"> </w:t>
        </w:r>
      </w:ins>
      <w:ins w:id="3513" w:author="Arthur Parmentier" w:date="2020-05-15T11:24:00Z">
        <w:r w:rsidR="0080158F" w:rsidRPr="007C437A">
          <w:t xml:space="preserve">as a learning tool for individuals </w:t>
        </w:r>
      </w:ins>
      <w:ins w:id="3514" w:author="Arthur Parmentier" w:date="2020-05-15T11:25:00Z">
        <w:r w:rsidR="0080158F" w:rsidRPr="007C437A">
          <w:t>aside the collective approaches to learning SP</w:t>
        </w:r>
      </w:ins>
      <w:ins w:id="3515" w:author="Arthur Parmentier" w:date="2020-05-15T11:26:00Z">
        <w:r w:rsidR="0080158F" w:rsidRPr="007C437A">
          <w:t xml:space="preserve">. </w:t>
        </w:r>
      </w:ins>
      <w:ins w:id="3516" w:author="Arthur Parmentier" w:date="2020-05-15T11:27:00Z">
        <w:r w:rsidR="0080158F" w:rsidRPr="007C437A">
          <w:t>As for now, the tool only covers the basic structures of SP</w:t>
        </w:r>
        <w:r w:rsidR="002C0BFC" w:rsidRPr="007C437A">
          <w:t xml:space="preserve"> and would only be interesting for beginners </w:t>
        </w:r>
      </w:ins>
      <w:ins w:id="3517" w:author="Arthur Parmentier" w:date="2020-05-15T11:28:00Z">
        <w:r w:rsidR="002C0BFC" w:rsidRPr="007C437A">
          <w:t>in SP</w:t>
        </w:r>
      </w:ins>
      <w:ins w:id="3518" w:author="Arthur Parmentier" w:date="2020-06-02T18:42:00Z">
        <w:r w:rsidRPr="007C437A">
          <w:t xml:space="preserve"> or soundpainters</w:t>
        </w:r>
      </w:ins>
      <w:ins w:id="3519"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3520" w:author="Arthur Parmentier" w:date="2020-05-15T11:40:00Z"/>
        </w:rPr>
      </w:pPr>
      <w:ins w:id="3521" w:author="Arthur Parmentier" w:date="2020-06-02T18:43:00Z">
        <w:r w:rsidRPr="007C437A">
          <w:t>In both configurations</w:t>
        </w:r>
      </w:ins>
      <w:ins w:id="3522" w:author="Arthur Parmentier" w:date="2020-05-15T11:31:00Z">
        <w:r w:rsidR="002C0BFC" w:rsidRPr="007C437A">
          <w:t xml:space="preserve">, </w:t>
        </w:r>
      </w:ins>
      <w:ins w:id="3523" w:author="Arthur Parmentier" w:date="2020-05-15T11:32:00Z">
        <w:r w:rsidR="002C0BFC" w:rsidRPr="007C437A">
          <w:t xml:space="preserve">such a tool is </w:t>
        </w:r>
      </w:ins>
      <w:ins w:id="3524" w:author="Arthur Parmentier" w:date="2020-06-02T18:43:00Z">
        <w:r w:rsidRPr="007C437A">
          <w:t>also</w:t>
        </w:r>
      </w:ins>
      <w:ins w:id="3525" w:author="Arthur Parmentier" w:date="2020-05-15T11:32:00Z">
        <w:r w:rsidR="002C0BFC" w:rsidRPr="007C437A">
          <w:t xml:space="preserve"> interesting</w:t>
        </w:r>
      </w:ins>
      <w:ins w:id="3526" w:author="Arthur Parmentier" w:date="2020-06-02T18:43:00Z">
        <w:r w:rsidRPr="007C437A">
          <w:t xml:space="preserve"> even for more advanced soundpainters</w:t>
        </w:r>
      </w:ins>
      <w:ins w:id="3527" w:author="Arthur Parmentier" w:date="2020-05-15T11:39:00Z">
        <w:r w:rsidR="000C2232" w:rsidRPr="007C437A">
          <w:t xml:space="preserve"> </w:t>
        </w:r>
      </w:ins>
      <w:ins w:id="3528" w:author="Arthur Parmentier" w:date="2020-05-15T11:32:00Z">
        <w:r w:rsidR="002C0BFC" w:rsidRPr="007C437A">
          <w:t xml:space="preserve">for exploring new areas </w:t>
        </w:r>
      </w:ins>
      <w:ins w:id="3529" w:author="Arthur Parmentier" w:date="2020-05-15T11:34:00Z">
        <w:r w:rsidR="002C0BFC" w:rsidRPr="007C437A">
          <w:t>of composition</w:t>
        </w:r>
      </w:ins>
      <w:ins w:id="3530" w:author="Arthur Parmentier" w:date="2020-06-02T18:45:00Z">
        <w:r w:rsidR="00724CD5" w:rsidRPr="007C437A">
          <w:t xml:space="preserve"> with</w:t>
        </w:r>
      </w:ins>
      <w:ins w:id="3531" w:author="Arthur Parmentier" w:date="2020-05-15T11:35:00Z">
        <w:r w:rsidR="002C0BFC" w:rsidRPr="007C437A">
          <w:t xml:space="preserve"> artificial intelligence, </w:t>
        </w:r>
      </w:ins>
      <w:ins w:id="3532" w:author="Arthur Parmentier" w:date="2020-05-15T11:36:00Z">
        <w:r w:rsidR="002C0BFC" w:rsidRPr="007C437A">
          <w:t>machine learning and</w:t>
        </w:r>
      </w:ins>
      <w:ins w:id="3533"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3534" w:author="Arthur Parmentier" w:date="2020-06-02T18:48:00Z"/>
        </w:rPr>
      </w:pPr>
      <w:ins w:id="3535" w:author="Arthur Parmentier" w:date="2020-06-02T18:43:00Z">
        <w:r w:rsidRPr="007C437A">
          <w:t xml:space="preserve">In </w:t>
        </w:r>
      </w:ins>
      <w:ins w:id="3536" w:author="Arthur Parmentier" w:date="2020-06-02T18:46:00Z">
        <w:r w:rsidRPr="007C437A">
          <w:t xml:space="preserve">the second </w:t>
        </w:r>
      </w:ins>
      <w:ins w:id="3537" w:author="Arthur Parmentier" w:date="2020-06-02T18:43:00Z">
        <w:r w:rsidRPr="007C437A">
          <w:t>configuration,</w:t>
        </w:r>
      </w:ins>
      <w:ins w:id="3538" w:author="Arthur Parmentier" w:date="2020-06-02T18:44:00Z">
        <w:r w:rsidRPr="007C437A">
          <w:t xml:space="preserve"> </w:t>
        </w:r>
      </w:ins>
      <w:ins w:id="3539" w:author="Arthur Parmentier" w:date="2020-05-15T11:42:00Z">
        <w:r w:rsidR="007D0D3B" w:rsidRPr="007C437A">
          <w:t xml:space="preserve">the tool </w:t>
        </w:r>
      </w:ins>
      <w:ins w:id="3540" w:author="Arthur Parmentier" w:date="2020-06-02T18:47:00Z">
        <w:r w:rsidRPr="007C437A">
          <w:t>can</w:t>
        </w:r>
      </w:ins>
      <w:ins w:id="3541" w:author="Arthur Parmentier" w:date="2020-05-15T11:42:00Z">
        <w:r w:rsidR="007D0D3B" w:rsidRPr="007C437A">
          <w:t xml:space="preserve"> be used as a controller with other digital elements that are already part of the performance</w:t>
        </w:r>
      </w:ins>
      <w:ins w:id="3542" w:author="Arthur Parmentier" w:date="2020-06-02T18:47:00Z">
        <w:r w:rsidRPr="007C437A">
          <w:t xml:space="preserve"> and sometimes used by the human performers </w:t>
        </w:r>
      </w:ins>
      <w:ins w:id="3543" w:author="Arthur Parmentier" w:date="2020-06-02T18:48:00Z">
        <w:r w:rsidRPr="007C437A">
          <w:t>themselves:</w:t>
        </w:r>
      </w:ins>
      <w:ins w:id="3544" w:author="Arthur Parmentier" w:date="2020-05-15T11:42:00Z">
        <w:r w:rsidR="007D0D3B" w:rsidRPr="007C437A">
          <w:t xml:space="preserve"> effect processors, amplification mechanisms</w:t>
        </w:r>
      </w:ins>
      <w:ins w:id="3545" w:author="Arthur Parmentier" w:date="2020-05-15T11:43:00Z">
        <w:r w:rsidR="007D0D3B" w:rsidRPr="007C437A">
          <w:t>, mixing devices, recording devices and m</w:t>
        </w:r>
      </w:ins>
      <w:ins w:id="3546" w:author="Arthur Parmentier" w:date="2020-06-02T18:48:00Z">
        <w:r w:rsidRPr="007C437A">
          <w:t>uch more</w:t>
        </w:r>
      </w:ins>
      <w:ins w:id="3547" w:author="Arthur Parmentier" w:date="2020-05-15T11:43:00Z">
        <w:r w:rsidR="007D0D3B" w:rsidRPr="007C437A">
          <w:t xml:space="preserve">. It is </w:t>
        </w:r>
      </w:ins>
      <w:ins w:id="3548" w:author="Arthur Parmentier" w:date="2020-05-15T11:44:00Z">
        <w:r w:rsidR="007D0D3B" w:rsidRPr="007C437A">
          <w:t>sometimes</w:t>
        </w:r>
      </w:ins>
      <w:ins w:id="3549" w:author="Arthur Parmentier" w:date="2020-05-15T11:43:00Z">
        <w:r w:rsidR="007D0D3B" w:rsidRPr="007C437A">
          <w:t xml:space="preserve"> the case that such elements </w:t>
        </w:r>
      </w:ins>
      <w:ins w:id="3550" w:author="Arthur Parmentier" w:date="2020-05-15T12:15:00Z">
        <w:r w:rsidR="00736DF0" w:rsidRPr="007C437A">
          <w:t>cannot be controlled</w:t>
        </w:r>
      </w:ins>
      <w:ins w:id="3551" w:author="Arthur Parmentier" w:date="2020-05-15T11:43:00Z">
        <w:r w:rsidR="007D0D3B" w:rsidRPr="007C437A">
          <w:t xml:space="preserve"> real-time performance because of the complexi</w:t>
        </w:r>
      </w:ins>
      <w:ins w:id="3552" w:author="Arthur Parmentier" w:date="2020-05-15T11:44:00Z">
        <w:r w:rsidR="007D0D3B" w:rsidRPr="007C437A">
          <w:t xml:space="preserve">ty of their interface or controls, or that it requires </w:t>
        </w:r>
      </w:ins>
      <w:ins w:id="3553" w:author="Arthur Parmentier" w:date="2020-05-15T11:45:00Z">
        <w:r w:rsidR="007D0D3B" w:rsidRPr="007C437A">
          <w:t>performers to manipulate them. The interfacing possibilities offered by Max/MSP makes it an ideal choice for contro</w:t>
        </w:r>
      </w:ins>
      <w:ins w:id="3554" w:author="Arthur Parmentier" w:date="2020-05-15T11:46:00Z">
        <w:r w:rsidR="007D0D3B" w:rsidRPr="007C437A">
          <w:t>lling these devices within the SP language directly</w:t>
        </w:r>
      </w:ins>
      <w:ins w:id="3555" w:author="Arthur Parmentier" w:date="2020-05-15T12:16:00Z">
        <w:r w:rsidR="00736DF0" w:rsidRPr="007C437A">
          <w:t>.</w:t>
        </w:r>
      </w:ins>
    </w:p>
    <w:p w:rsidR="00705639" w:rsidRPr="007C437A" w:rsidRDefault="00705639" w:rsidP="00705639">
      <w:pPr>
        <w:rPr>
          <w:ins w:id="3556" w:author="Arthur Parmentier" w:date="2020-06-06T17:20:00Z"/>
        </w:rPr>
      </w:pPr>
      <w:ins w:id="3557" w:author="Arthur Parmentier" w:date="2020-06-02T18:48:00Z">
        <w:r w:rsidRPr="007C437A">
          <w:t>Of course, there are other possible config</w:t>
        </w:r>
      </w:ins>
      <w:ins w:id="3558" w:author="Arthur Parmentier" w:date="2020-06-02T18:49:00Z">
        <w:r w:rsidRPr="007C437A">
          <w:t>urations in which people would want to use the tool</w:t>
        </w:r>
      </w:ins>
      <w:ins w:id="3559" w:author="Arthur Parmentier" w:date="2020-06-02T18:51:00Z">
        <w:r w:rsidRPr="007C437A">
          <w:t xml:space="preserve">, such as remote performances over internet, where the tool </w:t>
        </w:r>
      </w:ins>
      <w:ins w:id="3560" w:author="Arthur Parmentier" w:date="2020-06-02T18:52:00Z">
        <w:r w:rsidRPr="007C437A">
          <w:t>could act as a</w:t>
        </w:r>
      </w:ins>
      <w:ins w:id="3561" w:author="Arthur Parmentier" w:date="2020-06-02T18:53:00Z">
        <w:r w:rsidRPr="007C437A">
          <w:t xml:space="preserve">n interpreter </w:t>
        </w:r>
      </w:ins>
      <w:ins w:id="3562" w:author="Arthur Parmentier" w:date="2020-06-02T18:54:00Z">
        <w:r w:rsidR="004E0B5A" w:rsidRPr="007C437A">
          <w:t xml:space="preserve">from video to words and simple parameters </w:t>
        </w:r>
      </w:ins>
      <w:ins w:id="3563" w:author="Arthur Parmentier" w:date="2020-06-02T18:53:00Z">
        <w:r w:rsidRPr="007C437A">
          <w:t>for reducing the bandwidth of the information to pass over internet</w:t>
        </w:r>
      </w:ins>
      <w:ins w:id="3564" w:author="Arthur Parmentier" w:date="2020-06-02T18:54:00Z">
        <w:r w:rsidR="004E0B5A" w:rsidRPr="007C437A">
          <w:t>.</w:t>
        </w:r>
      </w:ins>
    </w:p>
    <w:p w:rsidR="00A12510" w:rsidRPr="007C437A" w:rsidRDefault="00A12510" w:rsidP="00A12510">
      <w:pPr>
        <w:pStyle w:val="NormalWeb"/>
        <w:rPr>
          <w:ins w:id="3565" w:author="Arthur Parmentier" w:date="2020-06-06T17:20:00Z"/>
          <w:lang w:val="en-US"/>
          <w:rPrChange w:id="3566" w:author="Arthur Parmentier" w:date="2020-06-07T15:27:00Z">
            <w:rPr>
              <w:ins w:id="3567" w:author="Arthur Parmentier" w:date="2020-06-06T17:20:00Z"/>
            </w:rPr>
          </w:rPrChange>
        </w:rPr>
      </w:pPr>
      <w:ins w:id="3568" w:author="Arthur Parmentier" w:date="2020-06-06T17:20:00Z">
        <w:r w:rsidRPr="007C437A">
          <w:rPr>
            <w:lang w:val="en-US"/>
            <w:rPrChange w:id="3569" w:author="Arthur Parmentier" w:date="2020-06-07T15:27:00Z">
              <w:rPr/>
            </w:rPrChange>
          </w:rPr>
          <w:lastRenderedPageBreak/>
          <w:t>j.“Electronic” are incorporated into your work and gestural language. What software have your laptop performers worked with in the past?</w:t>
        </w:r>
      </w:ins>
    </w:p>
    <w:p w:rsidR="00A12510" w:rsidRPr="007C437A" w:rsidRDefault="00A12510" w:rsidP="00A12510">
      <w:pPr>
        <w:pStyle w:val="NormalWeb"/>
        <w:rPr>
          <w:ins w:id="3570" w:author="Arthur Parmentier" w:date="2020-06-06T17:20:00Z"/>
          <w:lang w:val="en-US"/>
          <w:rPrChange w:id="3571" w:author="Arthur Parmentier" w:date="2020-06-07T15:27:00Z">
            <w:rPr>
              <w:ins w:id="3572" w:author="Arthur Parmentier" w:date="2020-06-06T17:20:00Z"/>
            </w:rPr>
          </w:rPrChange>
        </w:rPr>
      </w:pPr>
      <w:ins w:id="3573" w:author="Arthur Parmentier" w:date="2020-06-06T17:20:00Z">
        <w:r w:rsidRPr="007C437A">
          <w:rPr>
            <w:lang w:val="en-US"/>
            <w:rPrChange w:id="3574"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3575" w:author="Arthur Parmentier" w:date="2020-06-06T17:20:00Z"/>
          <w:lang w:val="en-US"/>
          <w:rPrChange w:id="3576" w:author="Arthur Parmentier" w:date="2020-06-07T15:27:00Z">
            <w:rPr>
              <w:ins w:id="3577" w:author="Arthur Parmentier" w:date="2020-06-06T17:20:00Z"/>
            </w:rPr>
          </w:rPrChange>
        </w:rPr>
      </w:pPr>
      <w:ins w:id="3578" w:author="Arthur Parmentier" w:date="2020-06-06T17:20:00Z">
        <w:r w:rsidRPr="007C437A">
          <w:rPr>
            <w:lang w:val="en-US"/>
            <w:rPrChange w:id="3579"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3580" w:author="Arthur Parmentier" w:date="2020-06-06T17:20:00Z"/>
          <w:lang w:val="en-US"/>
          <w:rPrChange w:id="3581" w:author="Arthur Parmentier" w:date="2020-06-07T15:27:00Z">
            <w:rPr>
              <w:ins w:id="3582" w:author="Arthur Parmentier" w:date="2020-06-06T17:20:00Z"/>
            </w:rPr>
          </w:rPrChange>
        </w:rPr>
      </w:pPr>
      <w:ins w:id="3583" w:author="Arthur Parmentier" w:date="2020-06-06T17:20:00Z">
        <w:r w:rsidRPr="007C437A">
          <w:rPr>
            <w:lang w:val="en-US"/>
            <w:rPrChange w:id="3584"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3585" w:author="Arthur Parmentier" w:date="2020-06-02T18:55:00Z"/>
        </w:rPr>
      </w:pPr>
    </w:p>
    <w:p w:rsidR="006D10E9" w:rsidRPr="007C437A" w:rsidRDefault="006D10E9" w:rsidP="006D10E9">
      <w:pPr>
        <w:pStyle w:val="Titre3"/>
        <w:rPr>
          <w:ins w:id="3586" w:author="Arthur Parmentier" w:date="2020-05-15T15:41:00Z"/>
        </w:rPr>
      </w:pPr>
      <w:bookmarkStart w:id="3587" w:name="_Toc42449854"/>
      <w:ins w:id="3588" w:author="Arthur Parmentier" w:date="2020-05-15T15:41:00Z">
        <w:r w:rsidRPr="007C437A">
          <w:t>Goals</w:t>
        </w:r>
        <w:bookmarkEnd w:id="3587"/>
      </w:ins>
    </w:p>
    <w:p w:rsidR="006054A3" w:rsidRPr="007C437A" w:rsidRDefault="006054A3" w:rsidP="006054A3">
      <w:pPr>
        <w:rPr>
          <w:ins w:id="3589" w:author="Arthur Parmentier" w:date="2020-05-15T15:43:00Z"/>
        </w:rPr>
      </w:pPr>
      <w:ins w:id="3590" w:author="Arthur Parmentier" w:date="2020-05-15T15:42:00Z">
        <w:r w:rsidRPr="007C437A">
          <w:t xml:space="preserve">In the frame of </w:t>
        </w:r>
      </w:ins>
      <w:ins w:id="3591" w:author="Arthur Parmentier" w:date="2020-06-02T19:02:00Z">
        <w:r w:rsidR="00B64BAF" w:rsidRPr="007C437A">
          <w:t>my</w:t>
        </w:r>
      </w:ins>
      <w:ins w:id="3592" w:author="Arthur Parmentier" w:date="2020-05-15T15:42:00Z">
        <w:r w:rsidRPr="007C437A">
          <w:t xml:space="preserve"> master thesis, I have chosen</w:t>
        </w:r>
      </w:ins>
      <w:ins w:id="3593" w:author="Arthur Parmentier" w:date="2020-05-15T22:16:00Z">
        <w:r w:rsidR="00D57E4A" w:rsidRPr="007C437A">
          <w:t xml:space="preserve"> to </w:t>
        </w:r>
      </w:ins>
      <w:ins w:id="3594" w:author="Arthur Parmentier" w:date="2020-05-15T22:25:00Z">
        <w:r w:rsidR="00E85217" w:rsidRPr="007C437A">
          <w:t>focus on the use case of my tool as a learning tool</w:t>
        </w:r>
      </w:ins>
      <w:ins w:id="3595" w:author="Arthur Parmentier" w:date="2020-06-02T18:58:00Z">
        <w:r w:rsidR="001C55EF" w:rsidRPr="007C437A">
          <w:t xml:space="preserve"> in the first configuration (simulation of the whole SP orchestra)</w:t>
        </w:r>
      </w:ins>
      <w:ins w:id="3596" w:author="Arthur Parmentier" w:date="2020-05-15T22:25:00Z">
        <w:r w:rsidR="00E85217" w:rsidRPr="007C437A">
          <w:t>.</w:t>
        </w:r>
      </w:ins>
    </w:p>
    <w:p w:rsidR="006054A3" w:rsidRPr="007C437A" w:rsidRDefault="00A43C46" w:rsidP="006054A3">
      <w:pPr>
        <w:rPr>
          <w:ins w:id="3597" w:author="Arthur Parmentier" w:date="2020-05-15T15:44:00Z"/>
        </w:rPr>
      </w:pPr>
      <w:ins w:id="3598" w:author="Arthur Parmentier" w:date="2020-05-15T22:02:00Z">
        <w:r w:rsidRPr="007C437A">
          <w:t xml:space="preserve">In analogy with the </w:t>
        </w:r>
      </w:ins>
      <w:ins w:id="3599" w:author="Arthur Parmentier" w:date="2020-05-15T22:03:00Z">
        <w:r w:rsidRPr="007C437A">
          <w:t>constructivist</w:t>
        </w:r>
      </w:ins>
      <w:ins w:id="3600" w:author="Arthur Parmentier" w:date="2020-05-15T22:02:00Z">
        <w:r w:rsidRPr="007C437A">
          <w:t xml:space="preserve"> mode</w:t>
        </w:r>
      </w:ins>
      <w:ins w:id="3601" w:author="Arthur Parmentier" w:date="2020-05-15T22:03:00Z">
        <w:r w:rsidRPr="007C437A">
          <w:t>l we discussed previously, we know that the</w:t>
        </w:r>
      </w:ins>
      <w:ins w:id="3602" w:author="Arthur Parmentier" w:date="2020-05-15T15:44:00Z">
        <w:r w:rsidR="006054A3" w:rsidRPr="007C437A">
          <w:t xml:space="preserve"> learning tool must have </w:t>
        </w:r>
      </w:ins>
      <w:ins w:id="3603" w:author="Arthur Parmentier" w:date="2020-05-15T22:12:00Z">
        <w:r w:rsidR="002A46D5" w:rsidRPr="007C437A">
          <w:t xml:space="preserve">at least </w:t>
        </w:r>
      </w:ins>
      <w:ins w:id="3604" w:author="Arthur Parmentier" w:date="2020-05-15T15:44:00Z">
        <w:r w:rsidR="006054A3" w:rsidRPr="007C437A">
          <w:t>the following features:</w:t>
        </w:r>
      </w:ins>
    </w:p>
    <w:p w:rsidR="002408AA" w:rsidRPr="007C437A" w:rsidRDefault="002408AA">
      <w:pPr>
        <w:pStyle w:val="Paragraphedeliste"/>
        <w:numPr>
          <w:ilvl w:val="0"/>
          <w:numId w:val="23"/>
        </w:numPr>
        <w:rPr>
          <w:ins w:id="3605" w:author="Arthur Parmentier" w:date="2020-05-15T22:02:00Z"/>
        </w:rPr>
      </w:pPr>
      <w:ins w:id="3606" w:author="Arthur Parmentier" w:date="2020-05-15T21:59:00Z">
        <w:r w:rsidRPr="007C437A">
          <w:t>A</w:t>
        </w:r>
      </w:ins>
      <w:ins w:id="3607" w:author="Arthur Parmentier" w:date="2020-05-15T22:00:00Z">
        <w:r w:rsidRPr="007C437A">
          <w:t xml:space="preserve"> mechanism of sign </w:t>
        </w:r>
      </w:ins>
      <w:ins w:id="3608" w:author="Arthur Parmentier" w:date="2020-06-02T18:59:00Z">
        <w:r w:rsidR="00964E49" w:rsidRPr="007C437A">
          <w:t xml:space="preserve">&amp; dictionary </w:t>
        </w:r>
      </w:ins>
      <w:ins w:id="3609" w:author="Arthur Parmentier" w:date="2020-05-15T22:00:00Z">
        <w:r w:rsidRPr="007C437A">
          <w:t>creation</w:t>
        </w:r>
      </w:ins>
    </w:p>
    <w:p w:rsidR="00A43C46" w:rsidRPr="007C437A" w:rsidRDefault="004C63B5" w:rsidP="006054A3">
      <w:pPr>
        <w:pStyle w:val="Paragraphedeliste"/>
        <w:numPr>
          <w:ilvl w:val="0"/>
          <w:numId w:val="23"/>
        </w:numPr>
        <w:rPr>
          <w:ins w:id="3610" w:author="Arthur Parmentier" w:date="2020-05-15T22:04:00Z"/>
        </w:rPr>
      </w:pPr>
      <w:ins w:id="3611" w:author="Arthur Parmentier" w:date="2020-05-15T22:04:00Z">
        <w:r w:rsidRPr="007C437A">
          <w:t xml:space="preserve">A </w:t>
        </w:r>
      </w:ins>
      <w:ins w:id="3612" w:author="Arthur Parmentier" w:date="2020-06-02T18:59:00Z">
        <w:r w:rsidR="00964E49" w:rsidRPr="007C437A">
          <w:t>mechanism of classification between different signs and parametrization of different positions in</w:t>
        </w:r>
      </w:ins>
      <w:ins w:id="3613"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3614" w:author="Arthur Parmentier" w:date="2020-05-15T22:10:00Z"/>
        </w:rPr>
      </w:pPr>
      <w:ins w:id="3615" w:author="Arthur Parmentier" w:date="2020-05-15T22:08:00Z">
        <w:r w:rsidRPr="007C437A">
          <w:t>One or several grammatical systems</w:t>
        </w:r>
      </w:ins>
      <w:ins w:id="3616" w:author="Arthur Parmentier" w:date="2020-05-15T22:09:00Z">
        <w:r w:rsidRPr="007C437A">
          <w:t xml:space="preserve"> </w:t>
        </w:r>
      </w:ins>
      <w:ins w:id="3617"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3618" w:author="Arthur Parmentier" w:date="2020-05-15T22:12:00Z"/>
        </w:rPr>
      </w:pPr>
      <w:ins w:id="3619" w:author="Arthur Parmentier" w:date="2020-05-15T22:11:00Z">
        <w:r w:rsidRPr="007C437A">
          <w:t>Audio/visual feedback in response to the soundpainter’s requests</w:t>
        </w:r>
      </w:ins>
    </w:p>
    <w:p w:rsidR="00D57E4A" w:rsidRPr="007C437A" w:rsidRDefault="003D5D5B">
      <w:pPr>
        <w:rPr>
          <w:rPrChange w:id="3620" w:author="Arthur Parmentier" w:date="2020-06-07T15:27:00Z">
            <w:rPr/>
          </w:rPrChange>
        </w:rPr>
        <w:pPrChange w:id="3621" w:author="Arthur Parmentier" w:date="2020-05-15T22:12:00Z">
          <w:pPr>
            <w:pStyle w:val="Titre2"/>
          </w:pPr>
        </w:pPrChange>
      </w:pPr>
      <w:ins w:id="3622" w:author="Arthur Parmentier" w:date="2020-05-16T10:46:00Z">
        <w:r w:rsidRPr="007C437A">
          <w:rPr>
            <w:rPrChange w:id="3623" w:author="Arthur Parmentier" w:date="2020-06-07T15:27:00Z">
              <w:rPr/>
            </w:rPrChange>
          </w:rPr>
          <w:t xml:space="preserve">The goal of my </w:t>
        </w:r>
      </w:ins>
      <w:ins w:id="3624" w:author="Arthur Parmentier" w:date="2020-06-02T19:03:00Z">
        <w:r w:rsidR="004C2F74" w:rsidRPr="007C437A">
          <w:rPr>
            <w:rPrChange w:id="3625" w:author="Arthur Parmentier" w:date="2020-06-07T15:27:00Z">
              <w:rPr/>
            </w:rPrChange>
          </w:rPr>
          <w:t>project</w:t>
        </w:r>
      </w:ins>
      <w:ins w:id="3626" w:author="Arthur Parmentier" w:date="2020-05-16T10:46:00Z">
        <w:r w:rsidRPr="007C437A">
          <w:rPr>
            <w:rPrChange w:id="3627" w:author="Arthur Parmentier" w:date="2020-06-07T15:27:00Z">
              <w:rPr/>
            </w:rPrChange>
          </w:rPr>
          <w:t xml:space="preserve"> </w:t>
        </w:r>
      </w:ins>
      <w:ins w:id="3628" w:author="Arthur Parmentier" w:date="2020-06-02T19:03:00Z">
        <w:r w:rsidR="004C2F74" w:rsidRPr="007C437A">
          <w:rPr>
            <w:rPrChange w:id="3629" w:author="Arthur Parmentier" w:date="2020-06-07T15:27:00Z">
              <w:rPr/>
            </w:rPrChange>
          </w:rPr>
          <w:t>is</w:t>
        </w:r>
      </w:ins>
      <w:ins w:id="3630" w:author="Arthur Parmentier" w:date="2020-05-16T10:47:00Z">
        <w:r w:rsidRPr="007C437A">
          <w:rPr>
            <w:rPrChange w:id="3631" w:author="Arthur Parmentier" w:date="2020-06-07T15:27:00Z">
              <w:rPr/>
            </w:rPrChange>
          </w:rPr>
          <w:t xml:space="preserve"> to implement these features</w:t>
        </w:r>
      </w:ins>
      <w:ins w:id="3632" w:author="Arthur Parmentier" w:date="2020-05-16T10:50:00Z">
        <w:r w:rsidRPr="007C437A">
          <w:rPr>
            <w:rPrChange w:id="3633" w:author="Arthur Parmentier" w:date="2020-06-07T15:27:00Z">
              <w:rPr/>
            </w:rPrChange>
          </w:rPr>
          <w:t>, focusing on only one mode (the default SP mode) and implementing an audio feedback by simulating a small orchestra.</w:t>
        </w:r>
      </w:ins>
    </w:p>
    <w:p w:rsidR="00F25194" w:rsidRPr="007C437A" w:rsidRDefault="00F25194" w:rsidP="006D5BBB">
      <w:pPr>
        <w:pStyle w:val="Titre2"/>
        <w:rPr>
          <w:ins w:id="3634" w:author="Arthur Parmentier" w:date="2020-05-22T19:13:00Z"/>
        </w:rPr>
        <w:pPrChange w:id="3635" w:author="Arthur Parmentier" w:date="2020-06-07T21:11:00Z">
          <w:pPr>
            <w:pStyle w:val="Titre2"/>
          </w:pPr>
        </w:pPrChange>
      </w:pPr>
      <w:bookmarkStart w:id="3636" w:name="_Toc42449855"/>
      <w:r w:rsidRPr="007C437A">
        <w:t>The big picture</w:t>
      </w:r>
      <w:bookmarkEnd w:id="3636"/>
      <w:del w:id="3637" w:author="Arthur Parmentier" w:date="2020-05-22T19:13:00Z">
        <w:r w:rsidRPr="007C437A" w:rsidDel="00195BC6">
          <w:delText>: general description of the system</w:delText>
        </w:r>
      </w:del>
    </w:p>
    <w:p w:rsidR="00195BC6" w:rsidRPr="007C437A" w:rsidRDefault="00195BC6">
      <w:pPr>
        <w:pStyle w:val="Titre3"/>
        <w:rPr>
          <w:ins w:id="3638" w:author="Arthur Parmentier" w:date="2020-05-16T10:55:00Z"/>
          <w:rPrChange w:id="3639" w:author="Arthur Parmentier" w:date="2020-06-07T15:27:00Z">
            <w:rPr>
              <w:ins w:id="3640" w:author="Arthur Parmentier" w:date="2020-05-16T10:55:00Z"/>
            </w:rPr>
          </w:rPrChange>
        </w:rPr>
        <w:pPrChange w:id="3641" w:author="Arthur Parmentier" w:date="2020-05-22T19:13:00Z">
          <w:pPr>
            <w:pStyle w:val="Titre2"/>
          </w:pPr>
        </w:pPrChange>
      </w:pPr>
      <w:bookmarkStart w:id="3642" w:name="_Toc42449856"/>
      <w:ins w:id="3643" w:author="Arthur Parmentier" w:date="2020-05-22T19:13:00Z">
        <w:r w:rsidRPr="007C437A">
          <w:rPr>
            <w:rPrChange w:id="3644" w:author="Arthur Parmentier" w:date="2020-06-07T15:27:00Z">
              <w:rPr/>
            </w:rPrChange>
          </w:rPr>
          <w:t>General overview of the system</w:t>
        </w:r>
      </w:ins>
      <w:bookmarkEnd w:id="3642"/>
    </w:p>
    <w:p w:rsidR="00672C10" w:rsidRPr="007C437A" w:rsidRDefault="00FD4109" w:rsidP="00672C10">
      <w:pPr>
        <w:rPr>
          <w:ins w:id="3645" w:author="Arthur Parmentier" w:date="2020-05-18T14:35:00Z"/>
        </w:rPr>
      </w:pPr>
      <w:ins w:id="3646" w:author="Arthur Parmentier" w:date="2020-06-02T19:04:00Z">
        <w:r w:rsidRPr="007C437A">
          <w:t>These goals and</w:t>
        </w:r>
      </w:ins>
      <w:ins w:id="3647" w:author="Arthur Parmentier" w:date="2020-05-16T11:00:00Z">
        <w:r w:rsidR="00672C10" w:rsidRPr="007C437A">
          <w:t xml:space="preserve"> the construc</w:t>
        </w:r>
      </w:ins>
      <w:ins w:id="3648" w:author="Arthur Parmentier" w:date="2020-05-16T11:01:00Z">
        <w:r w:rsidR="00672C10" w:rsidRPr="007C437A">
          <w:t>tivist approach to SP</w:t>
        </w:r>
      </w:ins>
      <w:ins w:id="3649" w:author="Arthur Parmentier" w:date="2020-05-22T19:07:00Z">
        <w:r w:rsidR="00BD79EF" w:rsidRPr="007C437A">
          <w:t xml:space="preserve"> that was </w:t>
        </w:r>
      </w:ins>
      <w:ins w:id="3650" w:author="Arthur Parmentier" w:date="2020-05-22T19:08:00Z">
        <w:r w:rsidR="00BD79EF" w:rsidRPr="007C437A">
          <w:t>presented in the previous parts</w:t>
        </w:r>
      </w:ins>
      <w:ins w:id="3651" w:author="Arthur Parmentier" w:date="2020-05-16T11:01:00Z">
        <w:r w:rsidR="00672C10" w:rsidRPr="007C437A">
          <w:t xml:space="preserve"> </w:t>
        </w:r>
      </w:ins>
      <w:ins w:id="3652" w:author="Arthur Parmentier" w:date="2020-06-02T19:04:00Z">
        <w:r w:rsidRPr="007C437A">
          <w:t>are</w:t>
        </w:r>
      </w:ins>
      <w:ins w:id="3653" w:author="Arthur Parmentier" w:date="2020-05-16T11:01:00Z">
        <w:r w:rsidR="00672C10" w:rsidRPr="007C437A">
          <w:t xml:space="preserve"> direct inspiration</w:t>
        </w:r>
      </w:ins>
      <w:ins w:id="3654" w:author="Arthur Parmentier" w:date="2020-06-02T19:04:00Z">
        <w:r w:rsidRPr="007C437A">
          <w:t>s</w:t>
        </w:r>
      </w:ins>
      <w:ins w:id="3655" w:author="Arthur Parmentier" w:date="2020-05-16T11:01:00Z">
        <w:r w:rsidR="00672C10" w:rsidRPr="007C437A">
          <w:t xml:space="preserve"> for </w:t>
        </w:r>
      </w:ins>
      <w:ins w:id="3656" w:author="Arthur Parmentier" w:date="2020-06-02T19:04:00Z">
        <w:r w:rsidRPr="007C437A">
          <w:t>building the recognition</w:t>
        </w:r>
      </w:ins>
      <w:ins w:id="3657" w:author="Arthur Parmentier" w:date="2020-05-16T11:01:00Z">
        <w:r w:rsidR="00672C10" w:rsidRPr="007C437A">
          <w:t xml:space="preserve"> </w:t>
        </w:r>
      </w:ins>
      <w:ins w:id="3658" w:author="Arthur Parmentier" w:date="2020-06-02T19:04:00Z">
        <w:r w:rsidRPr="007C437A">
          <w:t>with</w:t>
        </w:r>
      </w:ins>
      <w:ins w:id="3659" w:author="Arthur Parmentier" w:date="2020-05-16T11:01:00Z">
        <w:r w:rsidR="00672C10" w:rsidRPr="007C437A">
          <w:t xml:space="preserve"> several independent layers</w:t>
        </w:r>
      </w:ins>
      <w:ins w:id="3660" w:author="Arthur Parmentier" w:date="2020-05-18T14:33:00Z">
        <w:r w:rsidR="007A0B34" w:rsidRPr="007C437A">
          <w:t xml:space="preserve">, that are represented in </w:t>
        </w:r>
      </w:ins>
      <w:ins w:id="3661" w:author="Arthur Parmentier" w:date="2020-05-18T14:34:00Z">
        <w:r w:rsidR="007A0B34" w:rsidRPr="007C437A">
          <w:rPr>
            <w:rPrChange w:id="3662" w:author="Arthur Parmentier" w:date="2020-06-07T15:27:00Z">
              <w:rPr/>
            </w:rPrChange>
          </w:rPr>
          <w:fldChar w:fldCharType="begin"/>
        </w:r>
        <w:r w:rsidR="007A0B34" w:rsidRPr="007C437A">
          <w:instrText xml:space="preserve"> REF _Ref40704902 \h </w:instrText>
        </w:r>
      </w:ins>
      <w:r w:rsidR="007A0B34" w:rsidRPr="007C437A">
        <w:rPr>
          <w:rPrChange w:id="3663" w:author="Arthur Parmentier" w:date="2020-06-07T15:27:00Z">
            <w:rPr/>
          </w:rPrChange>
        </w:rPr>
      </w:r>
      <w:r w:rsidR="007A0B34" w:rsidRPr="007C437A">
        <w:rPr>
          <w:rPrChange w:id="3664" w:author="Arthur Parmentier" w:date="2020-06-07T15:27:00Z">
            <w:rPr/>
          </w:rPrChange>
        </w:rPr>
        <w:fldChar w:fldCharType="separate"/>
      </w:r>
      <w:ins w:id="3665" w:author="Arthur Parmentier" w:date="2020-05-18T14:34:00Z">
        <w:r w:rsidR="007A0B34" w:rsidRPr="007C437A">
          <w:t xml:space="preserve">Figure </w:t>
        </w:r>
        <w:r w:rsidR="007A0B34" w:rsidRPr="007C437A">
          <w:rPr>
            <w:rPrChange w:id="3666" w:author="Arthur Parmentier" w:date="2020-06-07T15:27:00Z">
              <w:rPr>
                <w:noProof/>
              </w:rPr>
            </w:rPrChange>
          </w:rPr>
          <w:t>1</w:t>
        </w:r>
        <w:r w:rsidR="007A0B34" w:rsidRPr="007C437A">
          <w:rPr>
            <w:rPrChange w:id="3667" w:author="Arthur Parmentier" w:date="2020-06-07T15:27:00Z">
              <w:rPr/>
            </w:rPrChange>
          </w:rPr>
          <w:fldChar w:fldCharType="end"/>
        </w:r>
      </w:ins>
      <w:ins w:id="3668" w:author="Arthur Parmentier" w:date="2020-05-18T14:35:00Z">
        <w:r w:rsidR="007A0B34" w:rsidRPr="007C437A">
          <w:t>.</w:t>
        </w:r>
      </w:ins>
    </w:p>
    <w:p w:rsidR="00040E14" w:rsidRPr="007C437A" w:rsidRDefault="00E43538" w:rsidP="00672C10">
      <w:pPr>
        <w:rPr>
          <w:ins w:id="3669" w:author="Arthur Parmentier" w:date="2020-06-02T19:15:00Z"/>
        </w:rPr>
      </w:pPr>
      <w:ins w:id="3670" w:author="Arthur Parmentier" w:date="2020-05-18T14:36:00Z">
        <w:r w:rsidRPr="007C437A">
          <w:lastRenderedPageBreak/>
          <w:t xml:space="preserve">Each layer </w:t>
        </w:r>
      </w:ins>
      <w:ins w:id="3671" w:author="Arthur Parmentier" w:date="2020-06-02T19:05:00Z">
        <w:r w:rsidR="00040E14" w:rsidRPr="007C437A">
          <w:t xml:space="preserve">has a </w:t>
        </w:r>
      </w:ins>
      <w:ins w:id="3672" w:author="Arthur Parmentier" w:date="2020-06-02T19:06:00Z">
        <w:r w:rsidR="00040E14" w:rsidRPr="007C437A">
          <w:t>particular function</w:t>
        </w:r>
      </w:ins>
      <w:ins w:id="3673" w:author="Arthur Parmentier" w:date="2020-06-02T19:05:00Z">
        <w:r w:rsidR="00040E14" w:rsidRPr="007C437A">
          <w:t xml:space="preserve"> that </w:t>
        </w:r>
      </w:ins>
      <w:ins w:id="3674" w:author="Arthur Parmentier" w:date="2020-06-02T19:06:00Z">
        <w:r w:rsidR="00040E14" w:rsidRPr="007C437A">
          <w:t>the user should easily be able to interpret.</w:t>
        </w:r>
      </w:ins>
      <w:ins w:id="3675" w:author="Arthur Parmentier" w:date="2020-06-02T19:07:00Z">
        <w:r w:rsidR="00040E14" w:rsidRPr="007C437A">
          <w:t xml:space="preserve"> Inside each layer are different processes and objects that the user interacts </w:t>
        </w:r>
      </w:ins>
      <w:ins w:id="3676" w:author="Arthur Parmentier" w:date="2020-06-02T19:09:00Z">
        <w:r w:rsidR="00040E14" w:rsidRPr="007C437A">
          <w:t>superficially with from</w:t>
        </w:r>
      </w:ins>
      <w:ins w:id="3677" w:author="Arthur Parmentier" w:date="2020-06-02T19:08:00Z">
        <w:r w:rsidR="00040E14" w:rsidRPr="007C437A">
          <w:t xml:space="preserve"> the interface of the pro</w:t>
        </w:r>
      </w:ins>
      <w:ins w:id="3678" w:author="Arthur Parmentier" w:date="2020-06-02T19:09:00Z">
        <w:r w:rsidR="00040E14" w:rsidRPr="007C437A">
          <w:t>gram.</w:t>
        </w:r>
      </w:ins>
      <w:ins w:id="3679" w:author="Arthur Parmentier" w:date="2020-06-02T19:10:00Z">
        <w:r w:rsidR="00040E14" w:rsidRPr="007C437A">
          <w:t xml:space="preserve"> For transparency, I have put in </w:t>
        </w:r>
      </w:ins>
      <w:ins w:id="3680" w:author="Arthur Parmentier" w:date="2020-06-03T17:22:00Z">
        <w:r w:rsidR="003A23BB" w:rsidRPr="007C437A">
          <w:t>white</w:t>
        </w:r>
      </w:ins>
      <w:ins w:id="3681" w:author="Arthur Parmentier" w:date="2020-06-02T19:10:00Z">
        <w:r w:rsidR="00040E14" w:rsidRPr="007C437A">
          <w:t xml:space="preserve"> the parts that I built myself and in </w:t>
        </w:r>
      </w:ins>
      <w:ins w:id="3682" w:author="Arthur Parmentier" w:date="2020-06-03T17:22:00Z">
        <w:r w:rsidR="003A23BB" w:rsidRPr="007C437A">
          <w:t>blue</w:t>
        </w:r>
      </w:ins>
      <w:ins w:id="3683" w:author="Arthur Parmentier" w:date="2020-06-02T19:10:00Z">
        <w:r w:rsidR="00040E14" w:rsidRPr="007C437A">
          <w:t xml:space="preserve"> the parts that are either taken </w:t>
        </w:r>
      </w:ins>
      <w:ins w:id="3684" w:author="Arthur Parmentier" w:date="2020-06-02T19:11:00Z">
        <w:r w:rsidR="00040E14" w:rsidRPr="007C437A">
          <w:t>from other works</w:t>
        </w:r>
      </w:ins>
      <w:ins w:id="3685" w:author="Arthur Parmentier" w:date="2020-06-02T19:33:00Z">
        <w:r w:rsidR="00351FEC" w:rsidRPr="007C437A">
          <w:rPr>
            <w:rStyle w:val="Appelnotedebasdep"/>
          </w:rPr>
          <w:footnoteReference w:id="41"/>
        </w:r>
      </w:ins>
      <w:ins w:id="3688" w:author="Arthur Parmentier" w:date="2020-06-02T19:11:00Z">
        <w:r w:rsidR="00040E14" w:rsidRPr="007C437A">
          <w:t xml:space="preserve"> </w:t>
        </w:r>
      </w:ins>
      <w:ins w:id="3689" w:author="Arthur Parmentier" w:date="2020-06-03T17:22:00Z">
        <w:r w:rsidR="003A23BB" w:rsidRPr="007C437A">
          <w:t>or</w:t>
        </w:r>
      </w:ins>
      <w:ins w:id="3690" w:author="Arthur Parmentier" w:date="2020-06-02T19:11:00Z">
        <w:r w:rsidR="00040E14" w:rsidRPr="007C437A">
          <w:t xml:space="preserve"> only slightly modified for my project.</w:t>
        </w:r>
      </w:ins>
    </w:p>
    <w:p w:rsidR="007D7578" w:rsidRPr="007C437A" w:rsidRDefault="007D7578" w:rsidP="00672C10">
      <w:pPr>
        <w:rPr>
          <w:ins w:id="3691" w:author="Arthur Parmentier" w:date="2020-06-02T19:26:00Z"/>
        </w:rPr>
      </w:pPr>
      <w:ins w:id="3692" w:author="Arthur Parmentier" w:date="2020-06-02T19:26:00Z">
        <w:r w:rsidRPr="007C437A">
          <w:t>At the interface l</w:t>
        </w:r>
      </w:ins>
      <w:ins w:id="3693" w:author="Arthur Parmentier" w:date="2020-06-02T19:32:00Z">
        <w:r w:rsidR="00B61700" w:rsidRPr="007C437A">
          <w:t>evel</w:t>
        </w:r>
      </w:ins>
      <w:ins w:id="3694" w:author="Arthur Parmentier" w:date="2020-06-02T19:26:00Z">
        <w:r w:rsidRPr="007C437A">
          <w:t>, all</w:t>
        </w:r>
      </w:ins>
      <w:ins w:id="3695" w:author="Arthur Parmentier" w:date="2020-06-02T19:16:00Z">
        <w:r w:rsidR="00FF3359" w:rsidRPr="007C437A">
          <w:t xml:space="preserve"> layers are implemented inside </w:t>
        </w:r>
      </w:ins>
      <w:ins w:id="3696" w:author="Arthur Parmentier" w:date="2020-06-02T19:17:00Z">
        <w:r w:rsidR="00FF3359" w:rsidRPr="007C437A">
          <w:t>Max/MSP, a graphical programming environment designed by IRCAM and optimized for real-time applications.</w:t>
        </w:r>
      </w:ins>
      <w:ins w:id="3697" w:author="Arthur Parmentier" w:date="2020-06-02T19:18:00Z">
        <w:r w:rsidR="00FF3359" w:rsidRPr="007C437A">
          <w:t xml:space="preserve"> </w:t>
        </w:r>
      </w:ins>
      <w:ins w:id="3698" w:author="Arthur Parmentier" w:date="2020-06-02T22:57:00Z">
        <w:r w:rsidR="004B04FD" w:rsidRPr="007C437A">
          <w:t>T</w:t>
        </w:r>
      </w:ins>
      <w:ins w:id="3699" w:author="Arthur Parmentier" w:date="2020-06-02T22:55:00Z">
        <w:r w:rsidR="004B04FD" w:rsidRPr="007C437A">
          <w:t>he user interface has a ver</w:t>
        </w:r>
      </w:ins>
      <w:ins w:id="3700" w:author="Arthur Parmentier" w:date="2020-06-02T22:56:00Z">
        <w:r w:rsidR="004B04FD" w:rsidRPr="007C437A">
          <w:t xml:space="preserve">y basic look and design. The user can see the whole patcher in the main window and </w:t>
        </w:r>
      </w:ins>
      <w:ins w:id="3701" w:author="Arthur Parmentier" w:date="2020-06-02T22:57:00Z">
        <w:r w:rsidR="005C333E" w:rsidRPr="007C437A">
          <w:t xml:space="preserve">is </w:t>
        </w:r>
      </w:ins>
      <w:ins w:id="3702" w:author="Arthur Parmentier" w:date="2020-06-02T22:56:00Z">
        <w:r w:rsidR="004B04FD" w:rsidRPr="007C437A">
          <w:t xml:space="preserve">also </w:t>
        </w:r>
      </w:ins>
      <w:ins w:id="3703" w:author="Arthur Parmentier" w:date="2020-06-02T22:57:00Z">
        <w:r w:rsidR="005C333E" w:rsidRPr="007C437A">
          <w:t xml:space="preserve">able to </w:t>
        </w:r>
      </w:ins>
      <w:ins w:id="3704" w:author="Arthur Parmentier" w:date="2020-06-02T22:56:00Z">
        <w:r w:rsidR="004B04FD" w:rsidRPr="007C437A">
          <w:t>access</w:t>
        </w:r>
      </w:ins>
      <w:ins w:id="3705" w:author="Arthur Parmentier" w:date="2020-06-02T22:57:00Z">
        <w:r w:rsidR="004B04FD" w:rsidRPr="007C437A">
          <w:t xml:space="preserve"> specific </w:t>
        </w:r>
      </w:ins>
      <w:ins w:id="3706" w:author="Arthur Parmentier" w:date="2020-06-02T22:58:00Z">
        <w:r w:rsidR="005C333E" w:rsidRPr="007C437A">
          <w:t>functionalities</w:t>
        </w:r>
      </w:ins>
      <w:ins w:id="3707" w:author="Arthur Parmentier" w:date="2020-06-02T22:57:00Z">
        <w:r w:rsidR="004B04FD" w:rsidRPr="007C437A">
          <w:t xml:space="preserve"> of each layer by using tabs.</w:t>
        </w:r>
      </w:ins>
    </w:p>
    <w:p w:rsidR="00FF3359" w:rsidRPr="007C437A" w:rsidRDefault="007D7578" w:rsidP="00672C10">
      <w:pPr>
        <w:rPr>
          <w:ins w:id="3708" w:author="Arthur Parmentier" w:date="2020-06-02T19:09:00Z"/>
        </w:rPr>
      </w:pPr>
      <w:ins w:id="3709" w:author="Arthur Parmentier" w:date="2020-06-02T19:26:00Z">
        <w:r w:rsidRPr="007C437A">
          <w:t xml:space="preserve">At the processing level, </w:t>
        </w:r>
      </w:ins>
      <w:ins w:id="3710" w:author="Arthur Parmentier" w:date="2020-06-02T19:20:00Z">
        <w:r w:rsidR="00FF3359" w:rsidRPr="007C437A">
          <w:t>Max/MSP itself h</w:t>
        </w:r>
      </w:ins>
      <w:ins w:id="3711" w:author="Arthur Parmentier" w:date="2020-06-02T19:21:00Z">
        <w:r w:rsidR="00FF3359" w:rsidRPr="007C437A">
          <w:t>as three different threads that it uses for processing the data passing through its compiled objects.</w:t>
        </w:r>
      </w:ins>
      <w:ins w:id="3712" w:author="Arthur Parmentier" w:date="2020-06-02T19:23:00Z">
        <w:r w:rsidR="00FF3359" w:rsidRPr="007C437A">
          <w:t xml:space="preserve"> For these threads, Max </w:t>
        </w:r>
      </w:ins>
      <w:ins w:id="3713" w:author="Arthur Parmentier" w:date="2020-06-02T19:24:00Z">
        <w:r w:rsidR="00FF3359" w:rsidRPr="007C437A">
          <w:t>guarantees</w:t>
        </w:r>
      </w:ins>
      <w:ins w:id="3714" w:author="Arthur Parmentier" w:date="2020-06-02T19:23:00Z">
        <w:r w:rsidR="00FF3359" w:rsidRPr="007C437A">
          <w:t xml:space="preserve"> the synchroni</w:t>
        </w:r>
      </w:ins>
      <w:ins w:id="3715" w:author="Arthur Parmentier" w:date="2020-06-02T19:24:00Z">
        <w:r w:rsidR="00FF3359" w:rsidRPr="007C437A">
          <w:t>city</w:t>
        </w:r>
        <w:r w:rsidRPr="007C437A">
          <w:t xml:space="preserve">/ordering of events. </w:t>
        </w:r>
      </w:ins>
      <w:ins w:id="3716" w:author="Arthur Parmentier" w:date="2020-06-02T19:22:00Z">
        <w:r w:rsidR="00FF3359" w:rsidRPr="007C437A">
          <w:t xml:space="preserve">However, Max also interprets node.js code </w:t>
        </w:r>
      </w:ins>
      <w:ins w:id="3717" w:author="Arthur Parmentier" w:date="2020-06-02T19:24:00Z">
        <w:r w:rsidRPr="007C437A">
          <w:t>that</w:t>
        </w:r>
      </w:ins>
      <w:ins w:id="3718" w:author="Arthur Parmentier" w:date="2020-06-02T19:23:00Z">
        <w:r w:rsidR="00FF3359" w:rsidRPr="007C437A">
          <w:t xml:space="preserve"> is </w:t>
        </w:r>
      </w:ins>
      <w:ins w:id="3719" w:author="Arthur Parmentier" w:date="2020-06-02T19:24:00Z">
        <w:r w:rsidRPr="007C437A">
          <w:t>processed in external thread</w:t>
        </w:r>
      </w:ins>
      <w:ins w:id="3720" w:author="Arthur Parmentier" w:date="2020-06-02T19:25:00Z">
        <w:r w:rsidRPr="007C437A">
          <w:t>s asynchronously to Max internal threads.</w:t>
        </w:r>
      </w:ins>
      <w:ins w:id="3721" w:author="Arthur Parmentier" w:date="2020-06-02T19:26:00Z">
        <w:r w:rsidRPr="007C437A">
          <w:t xml:space="preserve"> We wil</w:t>
        </w:r>
      </w:ins>
      <w:ins w:id="3722" w:author="Arthur Parmentier" w:date="2020-06-02T19:27:00Z">
        <w:r w:rsidRPr="007C437A">
          <w:t>l discuss the consequences and implementation choices of this remark in future sections of the report.</w:t>
        </w:r>
      </w:ins>
    </w:p>
    <w:p w:rsidR="00436197" w:rsidRPr="007C437A" w:rsidRDefault="00324E8C" w:rsidP="00672C10">
      <w:pPr>
        <w:rPr>
          <w:ins w:id="3723" w:author="Arthur Parmentier" w:date="2020-05-16T11:02:00Z"/>
        </w:rPr>
      </w:pPr>
      <w:ins w:id="3724" w:author="Arthur Parmentier" w:date="2020-05-18T14:40:00Z">
        <w:r w:rsidRPr="007C437A">
          <w:rPr>
            <w:noProof/>
            <w:rPrChange w:id="3725"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3726" w:author="Arthur Parmentier" w:date="2020-05-18T14:33:00Z">
        <w:r w:rsidR="007A0B34" w:rsidRPr="007C437A">
          <w:rPr>
            <w:noProof/>
            <w:rPrChange w:id="3727"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E56164" w:rsidRPr="002C3653" w:rsidRDefault="00E56164">
                              <w:pPr>
                                <w:pStyle w:val="Lgende"/>
                                <w:rPr>
                                  <w:noProof/>
                                </w:rPr>
                                <w:pPrChange w:id="3728" w:author="Arthur Parmentier" w:date="2020-05-18T14:33:00Z">
                                  <w:pPr/>
                                </w:pPrChange>
                              </w:pPr>
                              <w:bookmarkStart w:id="3729" w:name="_Ref40704902"/>
                              <w:bookmarkStart w:id="3730" w:name="_Ref40704896"/>
                              <w:ins w:id="3731" w:author="Arthur Parmentier" w:date="2020-05-18T14:33:00Z">
                                <w:r>
                                  <w:t xml:space="preserve">Figure </w:t>
                                </w:r>
                                <w:r>
                                  <w:fldChar w:fldCharType="begin"/>
                                </w:r>
                                <w:r>
                                  <w:instrText xml:space="preserve"> SEQ Figure \* ARABIC </w:instrText>
                                </w:r>
                              </w:ins>
                              <w:r>
                                <w:fldChar w:fldCharType="separate"/>
                              </w:r>
                              <w:ins w:id="3732" w:author="Arthur Parmentier" w:date="2020-06-05T21:05:00Z">
                                <w:r>
                                  <w:rPr>
                                    <w:noProof/>
                                  </w:rPr>
                                  <w:t>2</w:t>
                                </w:r>
                              </w:ins>
                              <w:ins w:id="3733" w:author="Arthur Parmentier" w:date="2020-05-18T14:33:00Z">
                                <w:r>
                                  <w:fldChar w:fldCharType="end"/>
                                </w:r>
                                <w:bookmarkEnd w:id="3729"/>
                                <w:r>
                                  <w:t xml:space="preserve"> Summary of the recognition program structure</w:t>
                                </w:r>
                              </w:ins>
                              <w:bookmarkEnd w:id="37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E56164" w:rsidRPr="002C3653" w:rsidRDefault="00E56164">
                        <w:pPr>
                          <w:pStyle w:val="Lgende"/>
                          <w:rPr>
                            <w:noProof/>
                          </w:rPr>
                          <w:pPrChange w:id="3734" w:author="Arthur Parmentier" w:date="2020-05-18T14:33:00Z">
                            <w:pPr/>
                          </w:pPrChange>
                        </w:pPr>
                        <w:bookmarkStart w:id="3735" w:name="_Ref40704902"/>
                        <w:bookmarkStart w:id="3736" w:name="_Ref40704896"/>
                        <w:ins w:id="3737" w:author="Arthur Parmentier" w:date="2020-05-18T14:33:00Z">
                          <w:r>
                            <w:t xml:space="preserve">Figure </w:t>
                          </w:r>
                          <w:r>
                            <w:fldChar w:fldCharType="begin"/>
                          </w:r>
                          <w:r>
                            <w:instrText xml:space="preserve"> SEQ Figure \* ARABIC </w:instrText>
                          </w:r>
                        </w:ins>
                        <w:r>
                          <w:fldChar w:fldCharType="separate"/>
                        </w:r>
                        <w:ins w:id="3738" w:author="Arthur Parmentier" w:date="2020-06-05T21:05:00Z">
                          <w:r>
                            <w:rPr>
                              <w:noProof/>
                            </w:rPr>
                            <w:t>2</w:t>
                          </w:r>
                        </w:ins>
                        <w:ins w:id="3739" w:author="Arthur Parmentier" w:date="2020-05-18T14:33:00Z">
                          <w:r>
                            <w:fldChar w:fldCharType="end"/>
                          </w:r>
                          <w:bookmarkEnd w:id="3735"/>
                          <w:r>
                            <w:t xml:space="preserve"> Summary of the recognition program structure</w:t>
                          </w:r>
                        </w:ins>
                        <w:bookmarkEnd w:id="3736"/>
                      </w:p>
                    </w:txbxContent>
                  </v:textbox>
                  <w10:wrap type="topAndBottom"/>
                </v:shape>
              </w:pict>
            </mc:Fallback>
          </mc:AlternateContent>
        </w:r>
      </w:ins>
    </w:p>
    <w:p w:rsidR="00705B17" w:rsidRPr="007C437A" w:rsidRDefault="00705B17">
      <w:pPr>
        <w:pStyle w:val="Titre3"/>
        <w:rPr>
          <w:ins w:id="3740" w:author="Arthur Parmentier" w:date="2020-05-22T17:09:00Z"/>
          <w:rPrChange w:id="3741" w:author="Arthur Parmentier" w:date="2020-06-07T15:27:00Z">
            <w:rPr>
              <w:ins w:id="3742" w:author="Arthur Parmentier" w:date="2020-05-22T17:09:00Z"/>
            </w:rPr>
          </w:rPrChange>
        </w:rPr>
        <w:pPrChange w:id="3743" w:author="Arthur Parmentier" w:date="2020-05-22T19:10:00Z">
          <w:pPr>
            <w:pStyle w:val="Titre2"/>
          </w:pPr>
        </w:pPrChange>
      </w:pPr>
      <w:bookmarkStart w:id="3744" w:name="_Toc42449857"/>
      <w:ins w:id="3745" w:author="Arthur Parmentier" w:date="2020-05-22T17:08:00Z">
        <w:r w:rsidRPr="007C437A">
          <w:rPr>
            <w:rPrChange w:id="3746" w:author="Arthur Parmentier" w:date="2020-06-07T15:27:00Z">
              <w:rPr/>
            </w:rPrChange>
          </w:rPr>
          <w:lastRenderedPageBreak/>
          <w:t>The choice of Max/MSP</w:t>
        </w:r>
      </w:ins>
      <w:bookmarkEnd w:id="3744"/>
    </w:p>
    <w:p w:rsidR="0085122F" w:rsidRPr="007C437A" w:rsidRDefault="0085122F" w:rsidP="0085122F">
      <w:pPr>
        <w:rPr>
          <w:ins w:id="3747" w:author="Arthur Parmentier" w:date="2020-05-22T17:14:00Z"/>
        </w:rPr>
      </w:pPr>
      <w:ins w:id="3748" w:author="Arthur Parmentier" w:date="2020-05-22T17:09:00Z">
        <w:r w:rsidRPr="007C437A">
          <w:t xml:space="preserve">Before starting a finer description of the mechanisms of the program, I would like to </w:t>
        </w:r>
      </w:ins>
      <w:ins w:id="3749" w:author="Arthur Parmentier" w:date="2020-05-22T17:13:00Z">
        <w:r w:rsidRPr="007C437A">
          <w:t>motivate the choice of Max/MSP as the main programming environment</w:t>
        </w:r>
      </w:ins>
      <w:ins w:id="3750" w:author="Arthur Parmentier" w:date="2020-05-22T19:11:00Z">
        <w:r w:rsidR="00417CFA" w:rsidRPr="007C437A">
          <w:t xml:space="preserve"> hosting the different layers and functionalities.</w:t>
        </w:r>
      </w:ins>
    </w:p>
    <w:p w:rsidR="0034163D" w:rsidRPr="007C437A" w:rsidRDefault="0085122F" w:rsidP="0085122F">
      <w:pPr>
        <w:rPr>
          <w:ins w:id="3751" w:author="Arthur Parmentier" w:date="2020-05-22T17:21:00Z"/>
        </w:rPr>
      </w:pPr>
      <w:ins w:id="3752" w:author="Arthur Parmentier" w:date="2020-05-22T17:14:00Z">
        <w:r w:rsidRPr="007C437A">
          <w:t>There are several options for building such a t</w:t>
        </w:r>
      </w:ins>
      <w:ins w:id="3753" w:author="Arthur Parmentier" w:date="2020-05-22T17:15:00Z">
        <w:r w:rsidRPr="007C437A">
          <w:t>ool</w:t>
        </w:r>
      </w:ins>
      <w:ins w:id="3754" w:author="Arthur Parmentier" w:date="2020-05-22T17:20:00Z">
        <w:r w:rsidR="0034163D" w:rsidRPr="007C437A">
          <w:t xml:space="preserve">, each with their own pros and cons. </w:t>
        </w:r>
      </w:ins>
      <w:ins w:id="3755" w:author="Arthur Parmentier" w:date="2020-05-22T17:21:00Z">
        <w:r w:rsidR="0034163D" w:rsidRPr="007C437A">
          <w:t>In my case, I have considered Unity3D and PureData as the main alternatives to Max/MSP.</w:t>
        </w:r>
      </w:ins>
    </w:p>
    <w:p w:rsidR="0034163D" w:rsidRPr="007C437A" w:rsidRDefault="0034163D" w:rsidP="0085122F">
      <w:pPr>
        <w:rPr>
          <w:ins w:id="3756" w:author="Arthur Parmentier" w:date="2020-05-22T17:23:00Z"/>
        </w:rPr>
      </w:pPr>
      <w:ins w:id="3757" w:author="Arthur Parmentier" w:date="2020-05-22T17:21:00Z">
        <w:r w:rsidRPr="007C437A">
          <w:t>The advantage of Unity3D over Max/MSP</w:t>
        </w:r>
      </w:ins>
      <w:ins w:id="3758" w:author="Arthur Parmentier" w:date="2020-05-22T17:22:00Z">
        <w:r w:rsidRPr="007C437A">
          <w:t>(/Jitter) is that it is endorsed by a much larger community, it is free and has a better potential in terms</w:t>
        </w:r>
      </w:ins>
      <w:ins w:id="3759" w:author="Arthur Parmentier" w:date="2020-05-22T17:23:00Z">
        <w:r w:rsidRPr="007C437A">
          <w:t xml:space="preserve"> of graphics.</w:t>
        </w:r>
      </w:ins>
    </w:p>
    <w:p w:rsidR="0034163D" w:rsidRPr="007C437A" w:rsidRDefault="0034163D" w:rsidP="0085122F">
      <w:pPr>
        <w:rPr>
          <w:ins w:id="3760" w:author="Arthur Parmentier" w:date="2020-05-22T17:23:00Z"/>
        </w:rPr>
      </w:pPr>
      <w:ins w:id="3761" w:author="Arthur Parmentier" w:date="2020-05-22T17:23:00Z">
        <w:r w:rsidRPr="007C437A">
          <w:t>The advantage of PureData over Max/MSP is essentially that is it free and open source.</w:t>
        </w:r>
      </w:ins>
    </w:p>
    <w:p w:rsidR="0034163D" w:rsidRPr="007C437A" w:rsidRDefault="0034163D" w:rsidP="0085122F">
      <w:pPr>
        <w:rPr>
          <w:ins w:id="3762" w:author="Arthur Parmentier" w:date="2020-05-22T17:24:00Z"/>
        </w:rPr>
      </w:pPr>
      <w:ins w:id="3763" w:author="Arthur Parmentier" w:date="2020-05-22T17:23:00Z">
        <w:r w:rsidRPr="007C437A">
          <w:t xml:space="preserve">However, I think that Max/MSP is a better </w:t>
        </w:r>
      </w:ins>
      <w:ins w:id="3764"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3765" w:author="Arthur Parmentier" w:date="2020-05-22T17:29:00Z"/>
        </w:rPr>
      </w:pPr>
      <w:ins w:id="3766" w:author="Arthur Parmentier" w:date="2020-05-22T17:24:00Z">
        <w:r w:rsidRPr="007C437A">
          <w:t>Max/MSP is a high-level object-based programming language</w:t>
        </w:r>
      </w:ins>
      <w:ins w:id="3767" w:author="Arthur Parmentier" w:date="2020-05-22T17:25:00Z">
        <w:r w:rsidRPr="007C437A">
          <w:t xml:space="preserve"> with already</w:t>
        </w:r>
      </w:ins>
      <w:ins w:id="3768" w:author="Arthur Parmentier" w:date="2020-05-22T17:26:00Z">
        <w:r w:rsidRPr="007C437A">
          <w:t xml:space="preserve"> optimized pieces for music and real-time applications that are easy to use</w:t>
        </w:r>
      </w:ins>
      <w:ins w:id="3769" w:author="Arthur Parmentier" w:date="2020-05-22T17:30:00Z">
        <w:r w:rsidR="001E09DA" w:rsidRPr="007C437A">
          <w:t xml:space="preserve"> and assemble</w:t>
        </w:r>
      </w:ins>
      <w:ins w:id="3770" w:author="Arthur Parmentier" w:date="2020-05-22T17:26:00Z">
        <w:r w:rsidRPr="007C437A">
          <w:t xml:space="preserve">. It allows for </w:t>
        </w:r>
      </w:ins>
      <w:ins w:id="3771" w:author="Arthur Parmentier" w:date="2020-05-22T17:27:00Z">
        <w:r w:rsidRPr="007C437A">
          <w:t>scripting in JS and Node.js, which makes it a powerful host for a</w:t>
        </w:r>
      </w:ins>
      <w:ins w:id="3772" w:author="Arthur Parmentier" w:date="2020-05-22T17:28:00Z">
        <w:r w:rsidRPr="007C437A">
          <w:t xml:space="preserve"> huge number of scripts and tools developed by the web community</w:t>
        </w:r>
      </w:ins>
      <w:ins w:id="3773" w:author="Arthur Parmentier" w:date="2020-05-22T17:29:00Z">
        <w:r w:rsidR="001E09DA" w:rsidRPr="007C437A">
          <w:t xml:space="preserve"> and its graphical interface al</w:t>
        </w:r>
      </w:ins>
      <w:ins w:id="3774"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3775" w:author="Arthur Parmentier" w:date="2020-05-22T17:33:00Z"/>
        </w:rPr>
      </w:pPr>
      <w:ins w:id="3776" w:author="Arthur Parmentier" w:date="2020-05-22T17:31:00Z">
        <w:r w:rsidRPr="007C437A">
          <w:t>Max/MSP comes from IRCAM and is used by a community of artists and musicians</w:t>
        </w:r>
      </w:ins>
      <w:ins w:id="3777" w:author="Arthur Parmentier" w:date="2020-05-22T17:32:00Z">
        <w:r w:rsidRPr="007C437A">
          <w:t xml:space="preserve"> with </w:t>
        </w:r>
      </w:ins>
      <w:ins w:id="3778"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3779" w:author="Arthur Parmentier" w:date="2020-05-22T17:36:00Z"/>
        </w:rPr>
      </w:pPr>
      <w:ins w:id="3780" w:author="Arthur Parmentier" w:date="2020-05-22T17:34:00Z">
        <w:r w:rsidRPr="007C437A">
          <w:t>Max/MSP has a nicer visual interface than PD, is maintained by a commercial company</w:t>
        </w:r>
      </w:ins>
      <w:ins w:id="3781" w:author="Arthur Parmentier" w:date="2020-05-22T17:35:00Z">
        <w:r w:rsidRPr="007C437A">
          <w:t xml:space="preserve"> whereas PD has not been updated for years</w:t>
        </w:r>
      </w:ins>
      <w:ins w:id="3782" w:author="Arthur Parmentier" w:date="2020-05-22T17:36:00Z">
        <w:r w:rsidRPr="007C437A">
          <w:t>.</w:t>
        </w:r>
      </w:ins>
    </w:p>
    <w:p w:rsidR="001E09DA" w:rsidRPr="007C437A" w:rsidRDefault="00EE1399" w:rsidP="0034163D">
      <w:pPr>
        <w:pStyle w:val="Paragraphedeliste"/>
        <w:numPr>
          <w:ilvl w:val="0"/>
          <w:numId w:val="40"/>
        </w:numPr>
        <w:rPr>
          <w:ins w:id="3783" w:author="Arthur Parmentier" w:date="2020-05-22T17:37:00Z"/>
        </w:rPr>
      </w:pPr>
      <w:ins w:id="3784"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3785" w:author="Arthur Parmentier" w:date="2020-05-22T17:42:00Z"/>
        </w:rPr>
      </w:pPr>
      <w:ins w:id="3786" w:author="Arthur Parmentier" w:date="2020-05-22T17:40:00Z">
        <w:r w:rsidRPr="007C437A">
          <w:t xml:space="preserve">The graphical programming interface of Max/MSP can be transformed into a user </w:t>
        </w:r>
      </w:ins>
      <w:ins w:id="3787" w:author="Arthur Parmentier" w:date="2020-05-22T17:41:00Z">
        <w:r w:rsidRPr="007C437A">
          <w:t xml:space="preserve">interface easily (for simple demos such as </w:t>
        </w:r>
      </w:ins>
      <w:ins w:id="3788" w:author="Arthur Parmentier" w:date="2020-05-22T17:42:00Z">
        <w:r w:rsidRPr="007C437A">
          <w:t>mine) …</w:t>
        </w:r>
      </w:ins>
      <w:ins w:id="3789"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3790" w:author="Arthur Parmentier" w:date="2020-05-22T17:43:00Z"/>
        </w:rPr>
      </w:pPr>
      <w:ins w:id="3791" w:author="Arthur Parmentier" w:date="2020-05-22T17:42:00Z">
        <w:r w:rsidRPr="007C437A">
          <w:t>Given my programming skills and the time constraints of the project, Max/MSP was a much faster approa</w:t>
        </w:r>
      </w:ins>
      <w:ins w:id="3792" w:author="Arthur Parmentier" w:date="2020-05-22T17:43:00Z">
        <w:r w:rsidRPr="007C437A">
          <w:t>ch than Unity3D.</w:t>
        </w:r>
      </w:ins>
    </w:p>
    <w:p w:rsidR="00FF3359" w:rsidRPr="007C437A" w:rsidRDefault="00EE1399">
      <w:pPr>
        <w:rPr>
          <w:ins w:id="3793" w:author="Arthur Parmentier" w:date="2020-05-22T17:43:00Z"/>
        </w:rPr>
        <w:pPrChange w:id="3794" w:author="Arthur Parmentier" w:date="2020-05-22T17:43:00Z">
          <w:pPr>
            <w:pStyle w:val="Paragraphedeliste"/>
            <w:numPr>
              <w:numId w:val="40"/>
            </w:numPr>
            <w:ind w:hanging="360"/>
          </w:pPr>
        </w:pPrChange>
      </w:pPr>
      <w:ins w:id="3795" w:author="Arthur Parmentier" w:date="2020-05-22T17:43:00Z">
        <w:r w:rsidRPr="007C437A">
          <w:t xml:space="preserve">Although being a commercial software, </w:t>
        </w:r>
      </w:ins>
      <w:ins w:id="3796" w:author="Arthur Parmentier" w:date="2020-05-22T18:37:00Z">
        <w:r w:rsidR="00C24A48" w:rsidRPr="007C437A">
          <w:t>Max/MSP</w:t>
        </w:r>
      </w:ins>
      <w:ins w:id="3797" w:author="Arthur Parmentier" w:date="2020-05-22T17:43:00Z">
        <w:r w:rsidRPr="007C437A">
          <w:t xml:space="preserve"> patch</w:t>
        </w:r>
      </w:ins>
      <w:ins w:id="3798" w:author="Arthur Parmentier" w:date="2020-05-22T18:37:00Z">
        <w:r w:rsidR="00C24A48" w:rsidRPr="007C437A">
          <w:t>ers</w:t>
        </w:r>
      </w:ins>
      <w:ins w:id="3799" w:author="Arthur Parmentier" w:date="2020-05-22T17:43:00Z">
        <w:r w:rsidRPr="007C437A">
          <w:t xml:space="preserve"> can be compi</w:t>
        </w:r>
      </w:ins>
      <w:ins w:id="3800" w:author="Arthur Parmentier" w:date="2020-05-22T17:44:00Z">
        <w:r w:rsidRPr="007C437A">
          <w:t>led to a standalone program for Windows and Mac OS, allowing to s</w:t>
        </w:r>
      </w:ins>
      <w:ins w:id="3801" w:author="Arthur Parmentier" w:date="2020-05-22T17:45:00Z">
        <w:r w:rsidRPr="007C437A">
          <w:t>hare the program for free.</w:t>
        </w:r>
      </w:ins>
    </w:p>
    <w:p w:rsidR="00DE1036" w:rsidRPr="007C437A" w:rsidDel="00CE7ED8" w:rsidRDefault="00AD721A" w:rsidP="006D5BBB">
      <w:pPr>
        <w:pStyle w:val="Titre2"/>
        <w:rPr>
          <w:del w:id="3802" w:author="Arthur Parmentier" w:date="2020-05-18T13:37:00Z"/>
        </w:rPr>
        <w:pPrChange w:id="3803" w:author="Arthur Parmentier" w:date="2020-06-07T21:11:00Z">
          <w:pPr>
            <w:pStyle w:val="Titre2"/>
          </w:pPr>
        </w:pPrChange>
      </w:pPr>
      <w:bookmarkStart w:id="3804" w:name="_Toc42449858"/>
      <w:ins w:id="3805" w:author="Arthur Parmentier" w:date="2020-06-03T22:06:00Z">
        <w:r w:rsidRPr="007C437A">
          <w:t>Description of each layer</w:t>
        </w:r>
      </w:ins>
      <w:bookmarkEnd w:id="3804"/>
    </w:p>
    <w:p w:rsidR="00CE7ED8" w:rsidRPr="007C437A" w:rsidRDefault="00CE7ED8" w:rsidP="006D5BBB">
      <w:pPr>
        <w:pStyle w:val="Titre2"/>
        <w:rPr>
          <w:ins w:id="3806" w:author="Arthur Parmentier" w:date="2020-05-18T17:11:00Z"/>
        </w:rPr>
        <w:pPrChange w:id="3807" w:author="Arthur Parmentier" w:date="2020-06-07T21:11:00Z">
          <w:pPr>
            <w:pStyle w:val="Titre2"/>
          </w:pPr>
        </w:pPrChange>
      </w:pPr>
      <w:bookmarkStart w:id="3808" w:name="_Toc42449859"/>
      <w:bookmarkEnd w:id="3808"/>
    </w:p>
    <w:p w:rsidR="00F25194" w:rsidRPr="007C437A" w:rsidRDefault="00F25194">
      <w:pPr>
        <w:pStyle w:val="Titre3"/>
        <w:rPr>
          <w:ins w:id="3809" w:author="Arthur Parmentier" w:date="2020-05-18T15:01:00Z"/>
          <w:rPrChange w:id="3810" w:author="Arthur Parmentier" w:date="2020-06-07T15:27:00Z">
            <w:rPr>
              <w:ins w:id="3811" w:author="Arthur Parmentier" w:date="2020-05-18T15:01:00Z"/>
            </w:rPr>
          </w:rPrChange>
        </w:rPr>
        <w:pPrChange w:id="3812" w:author="Arthur Parmentier" w:date="2020-05-18T17:12:00Z">
          <w:pPr>
            <w:pStyle w:val="Titre2"/>
          </w:pPr>
        </w:pPrChange>
      </w:pPr>
      <w:bookmarkStart w:id="3813" w:name="_Toc42449860"/>
      <w:r w:rsidRPr="007C437A">
        <w:rPr>
          <w:rPrChange w:id="3814" w:author="Arthur Parmentier" w:date="2020-06-07T15:27:00Z">
            <w:rPr/>
          </w:rPrChange>
        </w:rPr>
        <w:t xml:space="preserve">Part 1: </w:t>
      </w:r>
      <w:del w:id="3815" w:author="Arthur Parmentier" w:date="2020-05-18T15:01:00Z">
        <w:r w:rsidRPr="007C437A" w:rsidDel="00237B5C">
          <w:rPr>
            <w:rPrChange w:id="3816" w:author="Arthur Parmentier" w:date="2020-06-07T15:27:00Z">
              <w:rPr/>
            </w:rPrChange>
          </w:rPr>
          <w:delText>Posenet &amp; gloves feature building</w:delText>
        </w:r>
      </w:del>
      <w:ins w:id="3817" w:author="Arthur Parmentier" w:date="2020-05-18T15:01:00Z">
        <w:r w:rsidR="00237B5C" w:rsidRPr="007C437A">
          <w:rPr>
            <w:rPrChange w:id="3818" w:author="Arthur Parmentier" w:date="2020-06-07T15:27:00Z">
              <w:rPr/>
            </w:rPrChange>
          </w:rPr>
          <w:t>Motion tracking inputs</w:t>
        </w:r>
        <w:bookmarkEnd w:id="3813"/>
      </w:ins>
    </w:p>
    <w:p w:rsidR="00F11A13" w:rsidRPr="007C437A" w:rsidRDefault="00F11A13" w:rsidP="0060525E">
      <w:pPr>
        <w:rPr>
          <w:ins w:id="3819" w:author="Arthur Parmentier" w:date="2020-05-22T19:19:00Z"/>
        </w:rPr>
      </w:pPr>
      <w:ins w:id="3820" w:author="Arthur Parmentier" w:date="2020-05-22T19:13:00Z">
        <w:r w:rsidRPr="007C437A">
          <w:t>As</w:t>
        </w:r>
      </w:ins>
      <w:ins w:id="3821" w:author="Arthur Parmentier" w:date="2020-05-22T19:14:00Z">
        <w:r w:rsidRPr="007C437A">
          <w:t xml:space="preserve"> humans, we are equipped with </w:t>
        </w:r>
      </w:ins>
      <w:ins w:id="3822" w:author="Arthur Parmentier" w:date="2020-05-22T19:15:00Z">
        <w:r w:rsidRPr="007C437A">
          <w:t>cognition and recognition systems that allow us</w:t>
        </w:r>
      </w:ins>
      <w:ins w:id="3823" w:author="Arthur Parmentier" w:date="2020-05-22T19:16:00Z">
        <w:r w:rsidRPr="007C437A">
          <w:t xml:space="preserve"> to discern </w:t>
        </w:r>
      </w:ins>
      <w:ins w:id="3824" w:author="Arthur Parmentier" w:date="2020-06-03T17:24:00Z">
        <w:r w:rsidR="00EF1B4B" w:rsidRPr="007C437A">
          <w:t xml:space="preserve">a wide variety of </w:t>
        </w:r>
      </w:ins>
      <w:ins w:id="3825" w:author="Arthur Parmentier" w:date="2020-05-22T19:16:00Z">
        <w:r w:rsidRPr="007C437A">
          <w:t>objects</w:t>
        </w:r>
      </w:ins>
      <w:ins w:id="3826" w:author="Arthur Parmentier" w:date="2020-06-03T17:24:00Z">
        <w:r w:rsidR="00EF1B4B" w:rsidRPr="007C437A">
          <w:t xml:space="preserve"> such as</w:t>
        </w:r>
      </w:ins>
      <w:ins w:id="3827" w:author="Arthur Parmentier" w:date="2020-05-22T19:16:00Z">
        <w:r w:rsidRPr="007C437A">
          <w:t xml:space="preserve"> bodies in space and to build features </w:t>
        </w:r>
      </w:ins>
      <w:ins w:id="3828" w:author="Arthur Parmentier" w:date="2020-05-22T19:17:00Z">
        <w:r w:rsidRPr="007C437A">
          <w:t>to identify</w:t>
        </w:r>
      </w:ins>
      <w:ins w:id="3829" w:author="Arthur Parmentier" w:date="2020-06-03T17:25:00Z">
        <w:r w:rsidR="00EF1B4B" w:rsidRPr="007C437A">
          <w:t xml:space="preserve"> (</w:t>
        </w:r>
      </w:ins>
      <w:ins w:id="3830" w:author="Arthur Parmentier" w:date="2020-05-22T19:17:00Z">
        <w:r w:rsidRPr="007C437A">
          <w:t>classify</w:t>
        </w:r>
      </w:ins>
      <w:ins w:id="3831" w:author="Arthur Parmentier" w:date="2020-06-03T17:25:00Z">
        <w:r w:rsidR="00EF1B4B" w:rsidRPr="007C437A">
          <w:t>)</w:t>
        </w:r>
      </w:ins>
      <w:ins w:id="3832" w:author="Arthur Parmentier" w:date="2020-05-22T19:17:00Z">
        <w:r w:rsidRPr="007C437A">
          <w:t xml:space="preserve"> movements and </w:t>
        </w:r>
      </w:ins>
      <w:ins w:id="3833" w:author="Arthur Parmentier" w:date="2020-06-03T17:25:00Z">
        <w:r w:rsidR="00EF1B4B" w:rsidRPr="007C437A">
          <w:t xml:space="preserve">gestural </w:t>
        </w:r>
      </w:ins>
      <w:ins w:id="3834" w:author="Arthur Parmentier" w:date="2020-05-22T19:17:00Z">
        <w:r w:rsidRPr="007C437A">
          <w:t>signs</w:t>
        </w:r>
      </w:ins>
      <w:ins w:id="3835" w:author="Arthur Parmentier" w:date="2020-06-03T17:25:00Z">
        <w:r w:rsidR="00EF1B4B" w:rsidRPr="007C437A">
          <w:t xml:space="preserve"> from those bodies</w:t>
        </w:r>
      </w:ins>
      <w:ins w:id="3836" w:author="Arthur Parmentier" w:date="2020-05-22T19:17:00Z">
        <w:r w:rsidRPr="007C437A">
          <w:t>.</w:t>
        </w:r>
      </w:ins>
      <w:ins w:id="3837" w:author="Arthur Parmentier" w:date="2020-06-03T17:25:00Z">
        <w:r w:rsidR="00EF1B4B" w:rsidRPr="007C437A">
          <w:br/>
        </w:r>
      </w:ins>
      <w:ins w:id="3838" w:author="Arthur Parmentier" w:date="2020-05-22T19:18:00Z">
        <w:r w:rsidRPr="007C437A">
          <w:t>Computers, however, are not natively equipped with such systems</w:t>
        </w:r>
      </w:ins>
      <w:ins w:id="3839" w:author="Arthur Parmentier" w:date="2020-05-22T19:19:00Z">
        <w:r w:rsidRPr="007C437A">
          <w:t>, so that it is necessary to build them in this project, according to the goals a</w:t>
        </w:r>
      </w:ins>
      <w:ins w:id="3840" w:author="Arthur Parmentier" w:date="2020-05-22T19:20:00Z">
        <w:r w:rsidRPr="007C437A">
          <w:t>nd objectives we defined previously.</w:t>
        </w:r>
      </w:ins>
    </w:p>
    <w:p w:rsidR="0060525E" w:rsidRPr="007C437A" w:rsidRDefault="0060525E" w:rsidP="0060525E">
      <w:pPr>
        <w:rPr>
          <w:ins w:id="3841" w:author="Arthur Parmentier" w:date="2020-05-18T15:06:00Z"/>
        </w:rPr>
      </w:pPr>
      <w:ins w:id="3842" w:author="Arthur Parmentier" w:date="2020-05-18T15:02:00Z">
        <w:r w:rsidRPr="007C437A">
          <w:t>The role of the motion tracking layer is to compute a set of motion features</w:t>
        </w:r>
      </w:ins>
      <w:ins w:id="3843" w:author="Arthur Parmentier" w:date="2020-05-18T15:03:00Z">
        <w:r w:rsidRPr="007C437A">
          <w:t xml:space="preserve"> from the movement of the user. There </w:t>
        </w:r>
      </w:ins>
      <w:ins w:id="3844" w:author="Arthur Parmentier" w:date="2020-06-03T17:26:00Z">
        <w:r w:rsidR="00EF1B4B" w:rsidRPr="007C437A">
          <w:t xml:space="preserve">exist several </w:t>
        </w:r>
      </w:ins>
      <w:ins w:id="3845" w:author="Arthur Parmentier" w:date="2020-05-18T15:03:00Z">
        <w:r w:rsidRPr="007C437A">
          <w:t>motion tracking systems</w:t>
        </w:r>
      </w:ins>
      <w:ins w:id="3846" w:author="Arthur Parmentier" w:date="2020-05-18T15:04:00Z">
        <w:r w:rsidRPr="007C437A">
          <w:t xml:space="preserve"> with different technologies</w:t>
        </w:r>
      </w:ins>
      <w:ins w:id="3847" w:author="Arthur Parmentier" w:date="2020-06-03T17:26:00Z">
        <w:r w:rsidR="00EF1B4B" w:rsidRPr="007C437A">
          <w:t xml:space="preserve"> that allow computers to recognize bodies and compute</w:t>
        </w:r>
      </w:ins>
      <w:ins w:id="3848" w:author="Arthur Parmentier" w:date="2020-06-03T17:27:00Z">
        <w:r w:rsidR="00EF1B4B" w:rsidRPr="007C437A">
          <w:t xml:space="preserve"> several features that can be used to identify gestural signs</w:t>
        </w:r>
      </w:ins>
      <w:ins w:id="3849" w:author="Arthur Parmentier" w:date="2020-05-18T15:04:00Z">
        <w:r w:rsidRPr="007C437A">
          <w:t>.</w:t>
        </w:r>
      </w:ins>
      <w:ins w:id="3850" w:author="Arthur Parmentier" w:date="2020-06-03T17:27:00Z">
        <w:r w:rsidR="00EF1B4B" w:rsidRPr="007C437A">
          <w:br/>
        </w:r>
      </w:ins>
      <w:ins w:id="3851" w:author="Arthur Parmentier" w:date="2020-05-18T15:04:00Z">
        <w:r w:rsidRPr="007C437A">
          <w:lastRenderedPageBreak/>
          <w:t xml:space="preserve">In SP, </w:t>
        </w:r>
      </w:ins>
      <w:ins w:id="3852" w:author="Arthur Parmentier" w:date="2020-05-18T15:05:00Z">
        <w:r w:rsidRPr="007C437A">
          <w:t>there are</w:t>
        </w:r>
      </w:ins>
      <w:ins w:id="3853" w:author="Arthur Parmentier" w:date="2020-05-18T15:07:00Z">
        <w:r w:rsidRPr="007C437A">
          <w:t xml:space="preserve"> some</w:t>
        </w:r>
      </w:ins>
      <w:ins w:id="3854" w:author="Arthur Parmentier" w:date="2020-05-18T15:05:00Z">
        <w:r w:rsidRPr="007C437A">
          <w:t xml:space="preserve"> body parts </w:t>
        </w:r>
      </w:ins>
      <w:ins w:id="3855" w:author="Arthur Parmentier" w:date="2020-05-18T15:07:00Z">
        <w:r w:rsidRPr="007C437A">
          <w:t xml:space="preserve">such as the hands </w:t>
        </w:r>
      </w:ins>
      <w:ins w:id="3856" w:author="Arthur Parmentier" w:date="2020-05-18T15:05:00Z">
        <w:r w:rsidRPr="007C437A">
          <w:t>that are much more frequently to sign than others</w:t>
        </w:r>
      </w:ins>
      <w:ins w:id="3857" w:author="Arthur Parmentier" w:date="2020-05-18T15:06:00Z">
        <w:r w:rsidRPr="007C437A">
          <w:t>, therefore they require more precise tracking than the latter to classify amongst the signs.</w:t>
        </w:r>
      </w:ins>
      <w:ins w:id="3858" w:author="Arthur Parmentier" w:date="2020-05-22T19:21:00Z">
        <w:r w:rsidR="0049456C" w:rsidRPr="007C437A">
          <w:t xml:space="preserve"> However, all </w:t>
        </w:r>
      </w:ins>
      <w:ins w:id="3859" w:author="Arthur Parmentier" w:date="2020-05-22T19:22:00Z">
        <w:r w:rsidR="0049456C" w:rsidRPr="007C437A">
          <w:t xml:space="preserve">motion tracking systems available </w:t>
        </w:r>
      </w:ins>
      <w:ins w:id="3860" w:author="Arthur Parmentier" w:date="2020-05-22T19:23:00Z">
        <w:r w:rsidR="0049456C" w:rsidRPr="007C437A">
          <w:t>have a finite range of operation, i.e. they can only track motion at a certain scale.</w:t>
        </w:r>
      </w:ins>
      <w:ins w:id="3861" w:author="Arthur Parmentier" w:date="2020-06-03T17:27:00Z">
        <w:r w:rsidR="00E84F73" w:rsidRPr="007C437A">
          <w:t xml:space="preserve"> (just l</w:t>
        </w:r>
      </w:ins>
      <w:ins w:id="3862" w:author="Arthur Parmentier" w:date="2020-06-03T17:28:00Z">
        <w:r w:rsidR="00E84F73" w:rsidRPr="007C437A">
          <w:t>ike the human cognition system).</w:t>
        </w:r>
      </w:ins>
      <w:ins w:id="3863" w:author="Arthur Parmentier" w:date="2020-05-22T19:29:00Z">
        <w:r w:rsidR="0049456C" w:rsidRPr="007C437A">
          <w:br/>
        </w:r>
      </w:ins>
      <w:ins w:id="3864" w:author="Arthur Parmentier" w:date="2020-06-03T17:27:00Z">
        <w:r w:rsidR="00EF1B4B" w:rsidRPr="007C437A">
          <w:t>W</w:t>
        </w:r>
      </w:ins>
      <w:ins w:id="3865" w:author="Arthur Parmentier" w:date="2020-05-22T19:24:00Z">
        <w:r w:rsidR="0049456C" w:rsidRPr="007C437A">
          <w:t xml:space="preserve">e can </w:t>
        </w:r>
      </w:ins>
      <w:ins w:id="3866" w:author="Arthur Parmentier" w:date="2020-05-22T19:28:00Z">
        <w:r w:rsidR="0049456C" w:rsidRPr="007C437A">
          <w:t>observe</w:t>
        </w:r>
      </w:ins>
      <w:ins w:id="3867" w:author="Arthur Parmentier" w:date="2020-05-22T19:24:00Z">
        <w:r w:rsidR="0049456C" w:rsidRPr="007C437A">
          <w:t xml:space="preserve"> two </w:t>
        </w:r>
      </w:ins>
      <w:ins w:id="3868" w:author="Arthur Parmentier" w:date="2020-05-22T19:25:00Z">
        <w:r w:rsidR="0049456C" w:rsidRPr="007C437A">
          <w:t>main scales at which signs are performed: full body and hands.</w:t>
        </w:r>
      </w:ins>
      <w:ins w:id="3869" w:author="Arthur Parmentier" w:date="2020-05-22T19:29:00Z">
        <w:r w:rsidR="0049456C" w:rsidRPr="007C437A">
          <w:t xml:space="preserve"> </w:t>
        </w:r>
      </w:ins>
      <w:ins w:id="3870" w:author="Arthur Parmentier" w:date="2020-05-22T19:31:00Z">
        <w:r w:rsidR="00640FA9" w:rsidRPr="007C437A">
          <w:t>Although the</w:t>
        </w:r>
      </w:ins>
      <w:ins w:id="3871" w:author="Arthur Parmentier" w:date="2020-05-22T19:32:00Z">
        <w:r w:rsidR="00640FA9" w:rsidRPr="007C437A">
          <w:t>re are certain costly technologies that would allow us to deal with both scale in one model, I propose</w:t>
        </w:r>
      </w:ins>
      <w:ins w:id="3872" w:author="Arthur Parmentier" w:date="2020-05-22T19:33:00Z">
        <w:r w:rsidR="00640FA9" w:rsidRPr="007C437A">
          <w:t xml:space="preserve"> and discuss</w:t>
        </w:r>
      </w:ins>
      <w:ins w:id="3873" w:author="Arthur Parmentier" w:date="2020-05-22T19:32:00Z">
        <w:r w:rsidR="00640FA9" w:rsidRPr="007C437A">
          <w:t xml:space="preserve"> two different</w:t>
        </w:r>
      </w:ins>
      <w:ins w:id="3874" w:author="Arthur Parmentier" w:date="2020-05-22T19:33:00Z">
        <w:r w:rsidR="00640FA9" w:rsidRPr="007C437A">
          <w:t xml:space="preserve"> technologies that are each adapted and efficient </w:t>
        </w:r>
      </w:ins>
      <w:ins w:id="3875" w:author="Arthur Parmentier" w:date="2020-05-22T19:44:00Z">
        <w:r w:rsidR="00D16ED0" w:rsidRPr="007C437A">
          <w:t>for each one.</w:t>
        </w:r>
      </w:ins>
    </w:p>
    <w:p w:rsidR="00240203" w:rsidRPr="007C437A" w:rsidRDefault="00240203">
      <w:pPr>
        <w:pStyle w:val="Titre4"/>
        <w:rPr>
          <w:ins w:id="3876" w:author="Arthur Parmentier" w:date="2020-05-22T19:45:00Z"/>
        </w:rPr>
      </w:pPr>
      <w:ins w:id="3877" w:author="Arthur Parmentier" w:date="2020-05-18T15:10:00Z">
        <w:r w:rsidRPr="007C437A">
          <w:t xml:space="preserve">Full body </w:t>
        </w:r>
      </w:ins>
      <w:ins w:id="3878" w:author="Arthur Parmentier" w:date="2020-05-22T19:44:00Z">
        <w:r w:rsidR="00BE6686" w:rsidRPr="007C437A">
          <w:t>scale: “skeleton” tracking</w:t>
        </w:r>
      </w:ins>
    </w:p>
    <w:p w:rsidR="00F6380F" w:rsidRPr="007C437A" w:rsidRDefault="003D69EC" w:rsidP="00F6380F">
      <w:pPr>
        <w:rPr>
          <w:ins w:id="3879" w:author="Arthur Parmentier" w:date="2020-05-22T19:51:00Z"/>
        </w:rPr>
      </w:pPr>
      <w:ins w:id="3880" w:author="Arthur Parmentier" w:date="2020-06-03T17:38:00Z">
        <w:r w:rsidRPr="007C437A">
          <w:t>To construct our features for the identification of the signs, we must drop a lot of in</w:t>
        </w:r>
      </w:ins>
      <w:ins w:id="3881" w:author="Arthur Parmentier" w:date="2020-06-03T17:39:00Z">
        <w:r w:rsidRPr="007C437A">
          <w:t>formation from the input of the system, such as the webcam or motion tracki</w:t>
        </w:r>
      </w:ins>
      <w:ins w:id="3882" w:author="Arthur Parmentier" w:date="2020-06-03T17:40:00Z">
        <w:r w:rsidRPr="007C437A">
          <w:t xml:space="preserve">ng system we are using. For instance, information such as colors, </w:t>
        </w:r>
      </w:ins>
      <w:ins w:id="3883" w:author="Arthur Parmentier" w:date="2020-06-03T17:41:00Z">
        <w:r w:rsidRPr="007C437A">
          <w:t>certain body parts such as the belly or torso</w:t>
        </w:r>
      </w:ins>
      <w:ins w:id="3884" w:author="Arthur Parmentier" w:date="2020-06-03T17:42:00Z">
        <w:r w:rsidRPr="007C437A">
          <w:t xml:space="preserve">, sound, etc, are not crucial for the identification of SP signs. There may be cases in which there are, but they will not be covered </w:t>
        </w:r>
      </w:ins>
      <w:ins w:id="3885" w:author="Arthur Parmentier" w:date="2020-06-03T17:43:00Z">
        <w:r w:rsidRPr="007C437A">
          <w:t xml:space="preserve">by this project. </w:t>
        </w:r>
      </w:ins>
      <w:ins w:id="3886" w:author="Arthur Parmentier" w:date="2020-06-03T17:44:00Z">
        <w:r w:rsidRPr="007C437A">
          <w:br/>
        </w:r>
      </w:ins>
      <w:ins w:id="3887" w:author="Arthur Parmentier" w:date="2020-06-03T17:43:00Z">
        <w:r w:rsidRPr="007C437A">
          <w:t>Typically, the “skeleton” representation of the position of each broad body part of the soundpainter (hands, shoulders, head, hips, knees,</w:t>
        </w:r>
      </w:ins>
      <w:ins w:id="3888" w:author="Arthur Parmentier" w:date="2020-06-03T17:44:00Z">
        <w:r w:rsidRPr="007C437A">
          <w:t xml:space="preserve"> feet…) </w:t>
        </w:r>
      </w:ins>
      <w:ins w:id="3889" w:author="Arthur Parmentier" w:date="2020-06-03T17:45:00Z">
        <w:r w:rsidRPr="007C437A">
          <w:t xml:space="preserve">would allow the computer to recognized most basic signs at the full body scale. Because of the structure of the body (articulations, </w:t>
        </w:r>
      </w:ins>
      <w:ins w:id="3890" w:author="Arthur Parmentier" w:date="2020-06-03T17:46:00Z">
        <w:r w:rsidRPr="007C437A">
          <w:t>rigid body parts…), only several key points are needed to model its skeleton. Then, t</w:t>
        </w:r>
      </w:ins>
      <w:ins w:id="3891" w:author="Arthur Parmentier" w:date="2020-05-22T19:45:00Z">
        <w:r w:rsidR="00F6380F" w:rsidRPr="007C437A">
          <w:t xml:space="preserve">he </w:t>
        </w:r>
      </w:ins>
      <w:ins w:id="3892" w:author="Arthur Parmentier" w:date="2020-05-22T19:46:00Z">
        <w:r w:rsidR="00F6380F" w:rsidRPr="007C437A">
          <w:t>features that would allow us to classify different signs must typically</w:t>
        </w:r>
      </w:ins>
      <w:ins w:id="3893" w:author="Arthur Parmentier" w:date="2020-05-22T19:47:00Z">
        <w:r w:rsidR="00F6380F" w:rsidRPr="007C437A">
          <w:t xml:space="preserve"> reach a precision of the order of magnitude below the</w:t>
        </w:r>
      </w:ins>
      <w:ins w:id="3894" w:author="Arthur Parmentier" w:date="2020-06-03T17:28:00Z">
        <w:r w:rsidR="00E84F73" w:rsidRPr="007C437A">
          <w:t xml:space="preserve"> </w:t>
        </w:r>
      </w:ins>
      <w:ins w:id="3895" w:author="Arthur Parmentier" w:date="2020-06-03T17:46:00Z">
        <w:r w:rsidRPr="007C437A">
          <w:t>distance between t</w:t>
        </w:r>
      </w:ins>
      <w:ins w:id="3896" w:author="Arthur Parmentier" w:date="2020-06-03T17:47:00Z">
        <w:r w:rsidRPr="007C437A">
          <w:t>wo keypoints.</w:t>
        </w:r>
      </w:ins>
      <w:ins w:id="3897" w:author="Arthur Parmentier" w:date="2020-06-03T17:31:00Z">
        <w:r w:rsidR="00E84F73" w:rsidRPr="007C437A">
          <w:t xml:space="preserve"> </w:t>
        </w:r>
      </w:ins>
      <w:ins w:id="3898" w:author="Arthur Parmentier" w:date="2020-06-03T17:47:00Z">
        <w:r w:rsidRPr="007C437A">
          <w:t>Assuming</w:t>
        </w:r>
      </w:ins>
      <w:ins w:id="3899" w:author="Arthur Parmentier" w:date="2020-05-22T19:47:00Z">
        <w:r w:rsidR="00F6380F" w:rsidRPr="007C437A">
          <w:t xml:space="preserve"> </w:t>
        </w:r>
      </w:ins>
      <w:ins w:id="3900" w:author="Arthur Parmentier" w:date="2020-05-22T19:48:00Z">
        <w:r w:rsidR="00F6380F" w:rsidRPr="007C437A">
          <w:t xml:space="preserve">that most body parts are separated by a distance of </w:t>
        </w:r>
      </w:ins>
      <w:ins w:id="3901" w:author="Arthur Parmentier" w:date="2020-05-22T19:49:00Z">
        <w:r w:rsidR="00F6380F" w:rsidRPr="007C437A">
          <w:t xml:space="preserve">the </w:t>
        </w:r>
      </w:ins>
      <w:ins w:id="3902" w:author="Arthur Parmentier" w:date="2020-05-22T19:48:00Z">
        <w:r w:rsidR="00F6380F" w:rsidRPr="007C437A">
          <w:t xml:space="preserve">order of 10cm, </w:t>
        </w:r>
      </w:ins>
      <w:ins w:id="3903"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3904" w:author="Arthur Parmentier" w:date="2020-05-22T19:50:00Z">
        <w:r w:rsidR="00F6380F" w:rsidRPr="007C437A">
          <w:t>a precision of the order of the centimeter.</w:t>
        </w:r>
      </w:ins>
    </w:p>
    <w:p w:rsidR="0004080C" w:rsidRPr="007C437A" w:rsidRDefault="0004080C">
      <w:pPr>
        <w:rPr>
          <w:ins w:id="3905" w:author="Arthur Parmentier" w:date="2020-05-18T15:10:00Z"/>
          <w:rPrChange w:id="3906" w:author="Arthur Parmentier" w:date="2020-06-07T15:27:00Z">
            <w:rPr>
              <w:ins w:id="3907" w:author="Arthur Parmentier" w:date="2020-05-18T15:10:00Z"/>
            </w:rPr>
          </w:rPrChange>
        </w:rPr>
        <w:pPrChange w:id="3908" w:author="Arthur Parmentier" w:date="2020-05-22T19:45:00Z">
          <w:pPr>
            <w:pStyle w:val="Titre3"/>
          </w:pPr>
        </w:pPrChange>
      </w:pPr>
      <w:ins w:id="3909" w:author="Arthur Parmentier" w:date="2020-05-22T19:51:00Z">
        <w:r w:rsidRPr="007C437A">
          <w:rPr>
            <w:rPrChange w:id="3910" w:author="Arthur Parmentier" w:date="2020-06-07T15:27:00Z">
              <w:rPr/>
            </w:rPrChange>
          </w:rPr>
          <w:t xml:space="preserve">In the following part, I will </w:t>
        </w:r>
      </w:ins>
      <w:ins w:id="3911" w:author="Arthur Parmentier" w:date="2020-05-22T19:52:00Z">
        <w:r w:rsidRPr="007C437A">
          <w:rPr>
            <w:rPrChange w:id="3912"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3913" w:author="Arthur Parmentier" w:date="2020-05-19T15:54:00Z"/>
          <w:rPrChange w:id="3914" w:author="Arthur Parmentier" w:date="2020-06-07T15:27:00Z">
            <w:rPr>
              <w:ins w:id="3915" w:author="Arthur Parmentier" w:date="2020-05-19T15:54:00Z"/>
            </w:rPr>
          </w:rPrChange>
        </w:rPr>
        <w:pPrChange w:id="3916" w:author="Arthur Parmentier" w:date="2020-05-19T15:54:00Z">
          <w:pPr/>
        </w:pPrChange>
      </w:pPr>
      <w:ins w:id="3917" w:author="Arthur Parmentier" w:date="2020-05-19T15:54:00Z">
        <w:r w:rsidRPr="007C437A">
          <w:rPr>
            <w:rPrChange w:id="3918" w:author="Arthur Parmentier" w:date="2020-06-07T15:27:00Z">
              <w:rPr/>
            </w:rPrChange>
          </w:rPr>
          <w:t>Introduction to PoseNet</w:t>
        </w:r>
      </w:ins>
    </w:p>
    <w:p w:rsidR="00240203" w:rsidRPr="007C437A" w:rsidRDefault="00116732" w:rsidP="00240203">
      <w:pPr>
        <w:rPr>
          <w:ins w:id="3919" w:author="Arthur Parmentier" w:date="2020-05-22T19:57:00Z"/>
        </w:rPr>
      </w:pPr>
      <w:ins w:id="3920" w:author="Arthur Parmentier" w:date="2020-05-18T15:17:00Z">
        <w:r w:rsidRPr="007C437A">
          <w:rPr>
            <w:rStyle w:val="Accentuation"/>
            <w:i w:val="0"/>
            <w:iCs w:val="0"/>
            <w:rPrChange w:id="3921" w:author="Arthur Parmentier" w:date="2020-06-07T15:27:00Z">
              <w:rPr>
                <w:rStyle w:val="Accentuation"/>
              </w:rPr>
            </w:rPrChange>
          </w:rPr>
          <w:t>PoseNet</w:t>
        </w:r>
      </w:ins>
      <w:ins w:id="3922" w:author="Arthur Parmentier" w:date="2020-05-18T15:19:00Z">
        <w:r w:rsidRPr="007C437A">
          <w:rPr>
            <w:rStyle w:val="Appelnotedebasdep"/>
          </w:rPr>
          <w:footnoteReference w:id="42"/>
        </w:r>
      </w:ins>
      <w:ins w:id="3928" w:author="Arthur Parmentier" w:date="2020-05-22T19:54:00Z">
        <w:r w:rsidR="00BA66EC" w:rsidRPr="007C437A">
          <w:t xml:space="preserve"> is</w:t>
        </w:r>
      </w:ins>
      <w:ins w:id="3929" w:author="Arthur Parmentier" w:date="2020-05-18T15:17:00Z">
        <w:r w:rsidRPr="007C437A">
          <w:t xml:space="preserve"> a </w:t>
        </w:r>
      </w:ins>
      <w:ins w:id="3930" w:author="Arthur Parmentier" w:date="2020-05-22T19:20:00Z">
        <w:r w:rsidR="00BD73B3" w:rsidRPr="007C437A">
          <w:t>computer-</w:t>
        </w:r>
      </w:ins>
      <w:ins w:id="3931" w:author="Arthur Parmentier" w:date="2020-05-18T15:17:00Z">
        <w:r w:rsidRPr="007C437A">
          <w:t>vision model that can be used to estimate the pose of a person in an image or video by estimating where key body joints are</w:t>
        </w:r>
      </w:ins>
      <w:ins w:id="3932" w:author="Arthur Parmentier" w:date="2020-05-19T15:27:00Z">
        <w:r w:rsidR="00DC1119" w:rsidRPr="007C437A">
          <w:t xml:space="preserve"> in 2D space</w:t>
        </w:r>
      </w:ins>
      <w:ins w:id="3933" w:author="Arthur Parmentier" w:date="2020-05-18T15:17:00Z">
        <w:r w:rsidRPr="007C437A">
          <w:t>.</w:t>
        </w:r>
      </w:ins>
      <w:ins w:id="3934" w:author="Arthur Parmentier" w:date="2020-05-18T15:24:00Z">
        <w:r w:rsidR="00CE53C0" w:rsidRPr="007C437A">
          <w:t xml:space="preserve"> </w:t>
        </w:r>
      </w:ins>
      <w:ins w:id="3935" w:author="Arthur Parmentier" w:date="2020-05-22T19:55:00Z">
        <w:r w:rsidR="005E0A3C" w:rsidRPr="007C437A">
          <w:t>Its performances on modern CPUs and GPUs allow it to run in real-time using a webcam or alternative low-latency vide</w:t>
        </w:r>
      </w:ins>
      <w:ins w:id="3936" w:author="Arthur Parmentier" w:date="2020-05-22T19:56:00Z">
        <w:r w:rsidR="005E0A3C" w:rsidRPr="007C437A">
          <w:t>o input devices.</w:t>
        </w:r>
      </w:ins>
    </w:p>
    <w:p w:rsidR="00D86CC2" w:rsidRPr="007C437A" w:rsidRDefault="00D86CC2" w:rsidP="00240203">
      <w:pPr>
        <w:rPr>
          <w:ins w:id="3937" w:author="Arthur Parmentier" w:date="2020-05-22T20:07:00Z"/>
        </w:rPr>
      </w:pPr>
      <w:ins w:id="3938" w:author="Arthur Parmentier" w:date="2020-05-22T19:57:00Z">
        <w:r w:rsidRPr="007C437A">
          <w:t>In Max/MSP</w:t>
        </w:r>
      </w:ins>
      <w:ins w:id="3939" w:author="Arthur Parmentier" w:date="2020-05-22T19:58:00Z">
        <w:r w:rsidRPr="007C437A">
          <w:t>, I could adapt</w:t>
        </w:r>
      </w:ins>
      <w:ins w:id="3940" w:author="Arthur Parmentier" w:date="2020-05-22T19:59:00Z">
        <w:r w:rsidRPr="007C437A">
          <w:t xml:space="preserve"> and upgrade</w:t>
        </w:r>
      </w:ins>
      <w:ins w:id="3941" w:author="Arthur Parmentier" w:date="2020-05-22T19:58:00Z">
        <w:r w:rsidRPr="007C437A">
          <w:t xml:space="preserve"> two demonstration projects </w:t>
        </w:r>
      </w:ins>
      <w:ins w:id="3942" w:author="Arthur Parmentier" w:date="2020-05-22T19:59:00Z">
        <w:r w:rsidRPr="007C437A">
          <w:t>showing</w:t>
        </w:r>
      </w:ins>
      <w:ins w:id="3943" w:author="Arthur Parmentier" w:date="2020-05-22T19:58:00Z">
        <w:r w:rsidRPr="007C437A">
          <w:t xml:space="preserve"> how </w:t>
        </w:r>
      </w:ins>
      <w:ins w:id="3944" w:author="Arthur Parmentier" w:date="2020-05-22T19:59:00Z">
        <w:r w:rsidRPr="007C437A">
          <w:t>to port PoseNet into Max with Node.js</w:t>
        </w:r>
      </w:ins>
      <w:ins w:id="3945" w:author="Arthur Parmentier" w:date="2020-05-22T19:58:00Z">
        <w:r w:rsidRPr="007C437A">
          <w:rPr>
            <w:rStyle w:val="Appelnotedebasdep"/>
          </w:rPr>
          <w:footnoteReference w:id="43"/>
        </w:r>
      </w:ins>
      <w:ins w:id="3952" w:author="Arthur Parmentier" w:date="2020-05-22T19:59:00Z">
        <w:r w:rsidRPr="007C437A">
          <w:t xml:space="preserve"> to build </w:t>
        </w:r>
      </w:ins>
      <w:ins w:id="3953" w:author="Arthur Parmentier" w:date="2020-05-22T20:00:00Z">
        <w:r w:rsidR="00B44867" w:rsidRPr="007C437A">
          <w:t xml:space="preserve">a simple user interface </w:t>
        </w:r>
      </w:ins>
      <w:ins w:id="3954" w:author="Arthur Parmentier" w:date="2020-05-22T20:06:00Z">
        <w:r w:rsidR="00D0268F" w:rsidRPr="007C437A">
          <w:t xml:space="preserve">(1.2.) </w:t>
        </w:r>
      </w:ins>
      <w:ins w:id="3955" w:author="Arthur Parmentier" w:date="2020-05-22T20:00:00Z">
        <w:r w:rsidR="00B44867" w:rsidRPr="007C437A">
          <w:t xml:space="preserve">allowing the user to start PoseNet either in a separate window, within an Electron process or directly </w:t>
        </w:r>
      </w:ins>
      <w:ins w:id="3956" w:author="Arthur Parmentier" w:date="2020-05-22T20:01:00Z">
        <w:r w:rsidR="00B44867" w:rsidRPr="007C437A">
          <w:t xml:space="preserve">inside a Jweb object on the patcher. </w:t>
        </w:r>
      </w:ins>
      <w:ins w:id="3957" w:author="Arthur Parmentier" w:date="2020-06-03T21:42:00Z">
        <w:r w:rsidR="0083784D" w:rsidRPr="007C437A">
          <w:t xml:space="preserve">A demo of the process can be found in my </w:t>
        </w:r>
      </w:ins>
      <w:ins w:id="3958" w:author="Arthur Parmentier" w:date="2020-06-03T21:44:00Z">
        <w:r w:rsidR="0083784D" w:rsidRPr="007C437A">
          <w:rPr>
            <w:rPrChange w:id="3959" w:author="Arthur Parmentier" w:date="2020-06-07T15:27:00Z">
              <w:rPr/>
            </w:rPrChange>
          </w:rPr>
          <w:fldChar w:fldCharType="begin"/>
        </w:r>
        <w:r w:rsidR="0083784D" w:rsidRPr="007C437A">
          <w:instrText xml:space="preserve"> HYPERLINK "https://www.youtube.com/watch?v=jW6bo6XkhFo" </w:instrText>
        </w:r>
        <w:r w:rsidR="0083784D" w:rsidRPr="007C437A">
          <w:rPr>
            <w:rPrChange w:id="3960" w:author="Arthur Parmentier" w:date="2020-06-07T15:27:00Z">
              <w:rPr/>
            </w:rPrChange>
          </w:rPr>
          <w:fldChar w:fldCharType="separate"/>
        </w:r>
        <w:r w:rsidR="0083784D" w:rsidRPr="007C437A">
          <w:rPr>
            <w:rStyle w:val="Lienhypertexte"/>
          </w:rPr>
          <w:t>second</w:t>
        </w:r>
        <w:r w:rsidR="0083784D" w:rsidRPr="007C437A">
          <w:rPr>
            <w:rPrChange w:id="3961" w:author="Arthur Parmentier" w:date="2020-06-07T15:27:00Z">
              <w:rPr/>
            </w:rPrChange>
          </w:rPr>
          <w:fldChar w:fldCharType="end"/>
        </w:r>
      </w:ins>
      <w:ins w:id="3962" w:author="Arthur Parmentier" w:date="2020-06-03T21:43:00Z">
        <w:r w:rsidR="0083784D" w:rsidRPr="007C437A">
          <w:t xml:space="preserve"> and </w:t>
        </w:r>
      </w:ins>
      <w:ins w:id="3963" w:author="Arthur Parmentier" w:date="2020-06-03T21:44:00Z">
        <w:r w:rsidR="0083784D" w:rsidRPr="007C437A">
          <w:rPr>
            <w:rPrChange w:id="3964" w:author="Arthur Parmentier" w:date="2020-06-07T15:27:00Z">
              <w:rPr/>
            </w:rPrChange>
          </w:rPr>
          <w:fldChar w:fldCharType="begin"/>
        </w:r>
        <w:r w:rsidR="0083784D" w:rsidRPr="007C437A">
          <w:instrText xml:space="preserve"> HYPERLINK "https://www.youtube.com/watch?v=OmPFMT9mgOs" </w:instrText>
        </w:r>
        <w:r w:rsidR="0083784D" w:rsidRPr="007C437A">
          <w:rPr>
            <w:rPrChange w:id="3965" w:author="Arthur Parmentier" w:date="2020-06-07T15:27:00Z">
              <w:rPr/>
            </w:rPrChange>
          </w:rPr>
          <w:fldChar w:fldCharType="separate"/>
        </w:r>
        <w:r w:rsidR="0083784D" w:rsidRPr="007C437A">
          <w:rPr>
            <w:rStyle w:val="Lienhypertexte"/>
          </w:rPr>
          <w:t>third</w:t>
        </w:r>
        <w:r w:rsidR="0083784D" w:rsidRPr="007C437A">
          <w:rPr>
            <w:rPrChange w:id="3966" w:author="Arthur Parmentier" w:date="2020-06-07T15:27:00Z">
              <w:rPr/>
            </w:rPrChange>
          </w:rPr>
          <w:fldChar w:fldCharType="end"/>
        </w:r>
      </w:ins>
      <w:ins w:id="3967" w:author="Arthur Parmentier" w:date="2020-06-03T21:43:00Z">
        <w:r w:rsidR="0083784D" w:rsidRPr="007C437A">
          <w:t xml:space="preserve"> demo video of the tool. </w:t>
        </w:r>
      </w:ins>
      <w:ins w:id="3968" w:author="Arthur Parmentier" w:date="2020-05-22T20:01:00Z">
        <w:r w:rsidR="00B44867" w:rsidRPr="007C437A">
          <w:t xml:space="preserve">I have observed </w:t>
        </w:r>
      </w:ins>
      <w:ins w:id="3969" w:author="Arthur Parmentier" w:date="2020-05-22T20:02:00Z">
        <w:r w:rsidR="00B44867" w:rsidRPr="007C437A">
          <w:t>a</w:t>
        </w:r>
      </w:ins>
      <w:ins w:id="3970" w:author="Arthur Parmentier" w:date="2020-05-22T20:01:00Z">
        <w:r w:rsidR="00B44867" w:rsidRPr="007C437A">
          <w:t xml:space="preserve"> </w:t>
        </w:r>
      </w:ins>
      <w:ins w:id="3971" w:author="Arthur Parmentier" w:date="2020-06-03T17:49:00Z">
        <w:r w:rsidR="00EB3650" w:rsidRPr="007C437A">
          <w:t xml:space="preserve">slightly </w:t>
        </w:r>
      </w:ins>
      <w:ins w:id="3972" w:author="Arthur Parmentier" w:date="2020-06-03T17:48:00Z">
        <w:r w:rsidR="00DD75CE" w:rsidRPr="007C437A">
          <w:t xml:space="preserve">lower </w:t>
        </w:r>
      </w:ins>
      <w:ins w:id="3973" w:author="Arthur Parmentier" w:date="2020-05-22T20:01:00Z">
        <w:r w:rsidR="00B44867" w:rsidRPr="007C437A">
          <w:t>performance</w:t>
        </w:r>
      </w:ins>
      <w:ins w:id="3974" w:author="Arthur Parmentier" w:date="2020-05-22T20:02:00Z">
        <w:r w:rsidR="00B44867" w:rsidRPr="007C437A">
          <w:t xml:space="preserve"> with the Jweb object than the Electron process on my computer</w:t>
        </w:r>
      </w:ins>
      <w:ins w:id="3975" w:author="Arthur Parmentier" w:date="2020-05-22T20:03:00Z">
        <w:r w:rsidR="00B44867" w:rsidRPr="007C437A">
          <w:t xml:space="preserve"> </w:t>
        </w:r>
      </w:ins>
      <w:ins w:id="3976" w:author="Arthur Parmentier" w:date="2020-05-23T19:47:00Z">
        <w:r w:rsidR="00BF1ECB" w:rsidRPr="007C437A">
          <w:t>and</w:t>
        </w:r>
      </w:ins>
      <w:ins w:id="3977" w:author="Arthur Parmentier" w:date="2020-05-22T20:03:00Z">
        <w:r w:rsidR="00B44867" w:rsidRPr="007C437A">
          <w:t xml:space="preserve"> the Electron process has the advantage of having its dedicated window, allowing the user to move it</w:t>
        </w:r>
      </w:ins>
      <w:ins w:id="3978" w:author="Arthur Parmentier" w:date="2020-05-22T20:05:00Z">
        <w:r w:rsidR="00DB3548" w:rsidRPr="007C437A">
          <w:t>, resize it</w:t>
        </w:r>
      </w:ins>
      <w:ins w:id="3979" w:author="Arthur Parmentier" w:date="2020-05-22T20:03:00Z">
        <w:r w:rsidR="00B44867" w:rsidRPr="007C437A">
          <w:t xml:space="preserve"> and most important, to keep it visible while the model is running, otherwise </w:t>
        </w:r>
      </w:ins>
      <w:ins w:id="3980" w:author="Arthur Parmentier" w:date="2020-05-22T20:04:00Z">
        <w:r w:rsidR="00DB3548" w:rsidRPr="007C437A">
          <w:t xml:space="preserve">PoseNet performance drops </w:t>
        </w:r>
        <w:r w:rsidR="00DB3548" w:rsidRPr="007C437A">
          <w:lastRenderedPageBreak/>
          <w:t xml:space="preserve">critically. Both </w:t>
        </w:r>
      </w:ins>
      <w:ins w:id="3981" w:author="Arthur Parmentier" w:date="2020-05-23T19:47:00Z">
        <w:r w:rsidR="00E336D0" w:rsidRPr="007C437A">
          <w:t xml:space="preserve">hosts (Jweb and Electron) </w:t>
        </w:r>
      </w:ins>
      <w:ins w:id="3982" w:author="Arthur Parmentier" w:date="2020-05-22T20:04:00Z">
        <w:r w:rsidR="00DB3548" w:rsidRPr="007C437A">
          <w:t>are perfectly in</w:t>
        </w:r>
      </w:ins>
      <w:ins w:id="3983" w:author="Arthur Parmentier" w:date="2020-05-22T20:05:00Z">
        <w:r w:rsidR="00DB3548" w:rsidRPr="007C437A">
          <w:t>ter-</w:t>
        </w:r>
      </w:ins>
      <w:ins w:id="3984" w:author="Arthur Parmentier" w:date="2020-05-22T20:07:00Z">
        <w:r w:rsidR="005B6936" w:rsidRPr="007C437A">
          <w:t>changeable</w:t>
        </w:r>
      </w:ins>
      <w:ins w:id="3985" w:author="Arthur Parmentier" w:date="2020-05-22T20:06:00Z">
        <w:r w:rsidR="00DB3548" w:rsidRPr="007C437A">
          <w:t xml:space="preserve"> in less than a minute (for loading the model).</w:t>
        </w:r>
      </w:ins>
    </w:p>
    <w:p w:rsidR="005B6936" w:rsidRPr="007C437A" w:rsidRDefault="005B6936">
      <w:pPr>
        <w:keepNext/>
        <w:rPr>
          <w:ins w:id="3986" w:author="Arthur Parmentier" w:date="2020-05-22T20:11:00Z"/>
        </w:rPr>
        <w:pPrChange w:id="3987" w:author="Arthur Parmentier" w:date="2020-05-22T20:11:00Z">
          <w:pPr/>
        </w:pPrChange>
      </w:pPr>
      <w:ins w:id="3988" w:author="Arthur Parmentier" w:date="2020-05-22T20:11:00Z">
        <w:r w:rsidRPr="007C437A">
          <w:rPr>
            <w:noProof/>
            <w:rPrChange w:id="3989"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3990" w:author="Arthur Parmentier" w:date="2020-05-19T15:04:00Z"/>
          <w:rPrChange w:id="3991" w:author="Arthur Parmentier" w:date="2020-06-07T15:27:00Z">
            <w:rPr>
              <w:ins w:id="3992" w:author="Arthur Parmentier" w:date="2020-05-19T15:04:00Z"/>
            </w:rPr>
          </w:rPrChange>
        </w:rPr>
        <w:pPrChange w:id="3993" w:author="Arthur Parmentier" w:date="2020-05-22T20:11:00Z">
          <w:pPr/>
        </w:pPrChange>
      </w:pPr>
      <w:ins w:id="3994" w:author="Arthur Parmentier" w:date="2020-05-22T20:11:00Z">
        <w:r w:rsidRPr="007C437A">
          <w:rPr>
            <w:rPrChange w:id="3995" w:author="Arthur Parmentier" w:date="2020-06-07T15:27:00Z">
              <w:rPr>
                <w:i/>
                <w:iCs/>
              </w:rPr>
            </w:rPrChange>
          </w:rPr>
          <w:t xml:space="preserve">Figure </w:t>
        </w:r>
        <w:r w:rsidRPr="007C437A">
          <w:rPr>
            <w:rPrChange w:id="3996" w:author="Arthur Parmentier" w:date="2020-06-07T15:27:00Z">
              <w:rPr>
                <w:i/>
                <w:iCs/>
              </w:rPr>
            </w:rPrChange>
          </w:rPr>
          <w:fldChar w:fldCharType="begin"/>
        </w:r>
        <w:r w:rsidRPr="007C437A">
          <w:rPr>
            <w:rPrChange w:id="3997" w:author="Arthur Parmentier" w:date="2020-06-07T15:27:00Z">
              <w:rPr>
                <w:i/>
                <w:iCs/>
              </w:rPr>
            </w:rPrChange>
          </w:rPr>
          <w:instrText xml:space="preserve"> SEQ Figure \* ARABIC </w:instrText>
        </w:r>
      </w:ins>
      <w:r w:rsidRPr="007C437A">
        <w:rPr>
          <w:rPrChange w:id="3998" w:author="Arthur Parmentier" w:date="2020-06-07T15:27:00Z">
            <w:rPr>
              <w:i/>
              <w:iCs/>
            </w:rPr>
          </w:rPrChange>
        </w:rPr>
        <w:fldChar w:fldCharType="separate"/>
      </w:r>
      <w:ins w:id="3999" w:author="Arthur Parmentier" w:date="2020-06-05T21:05:00Z">
        <w:r w:rsidR="001C2AA6" w:rsidRPr="007C437A">
          <w:rPr>
            <w:rPrChange w:id="4000" w:author="Arthur Parmentier" w:date="2020-06-07T15:27:00Z">
              <w:rPr>
                <w:i/>
                <w:iCs/>
                <w:noProof/>
              </w:rPr>
            </w:rPrChange>
          </w:rPr>
          <w:t>3</w:t>
        </w:r>
      </w:ins>
      <w:ins w:id="4001" w:author="Arthur Parmentier" w:date="2020-05-22T20:11:00Z">
        <w:r w:rsidRPr="007C437A">
          <w:rPr>
            <w:rPrChange w:id="4002" w:author="Arthur Parmentier" w:date="2020-06-07T15:27:00Z">
              <w:rPr>
                <w:i/>
                <w:iCs/>
              </w:rPr>
            </w:rPrChange>
          </w:rPr>
          <w:fldChar w:fldCharType="end"/>
        </w:r>
        <w:r w:rsidRPr="007C437A">
          <w:rPr>
            <w:rPrChange w:id="4003" w:author="Arthur Parmentier" w:date="2020-06-07T15:27:00Z">
              <w:rPr>
                <w:i/>
                <w:iCs/>
              </w:rPr>
            </w:rPrChange>
          </w:rPr>
          <w:t xml:space="preserve"> View of PoseNet inside Max/MSP</w:t>
        </w:r>
      </w:ins>
    </w:p>
    <w:p w:rsidR="00863218" w:rsidRPr="007C437A" w:rsidRDefault="009F79AA" w:rsidP="00240203">
      <w:pPr>
        <w:rPr>
          <w:ins w:id="4004" w:author="Arthur Parmentier" w:date="2020-05-18T15:21:00Z"/>
        </w:rPr>
      </w:pPr>
      <w:ins w:id="4005" w:author="Arthur Parmentier" w:date="2020-05-19T15:15:00Z">
        <w:r w:rsidRPr="007C437A">
          <w:rPr>
            <w:noProof/>
            <w:rPrChange w:id="4006"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E56164" w:rsidRPr="00821FC2" w:rsidRDefault="00E56164">
                              <w:pPr>
                                <w:pStyle w:val="Lgende"/>
                                <w:rPr>
                                  <w:noProof/>
                                </w:rPr>
                                <w:pPrChange w:id="4007" w:author="Arthur Parmentier" w:date="2020-05-19T15:15:00Z">
                                  <w:pPr/>
                                </w:pPrChange>
                              </w:pPr>
                              <w:ins w:id="4008" w:author="Arthur Parmentier" w:date="2020-05-19T15:15:00Z">
                                <w:r>
                                  <w:t xml:space="preserve">Figure </w:t>
                                </w:r>
                                <w:r>
                                  <w:fldChar w:fldCharType="begin"/>
                                </w:r>
                                <w:r>
                                  <w:instrText xml:space="preserve"> SEQ Figure \* ARABIC </w:instrText>
                                </w:r>
                              </w:ins>
                              <w:r>
                                <w:fldChar w:fldCharType="separate"/>
                              </w:r>
                              <w:ins w:id="4009" w:author="Arthur Parmentier" w:date="2020-06-05T21:05:00Z">
                                <w:r>
                                  <w:rPr>
                                    <w:noProof/>
                                  </w:rPr>
                                  <w:t>4</w:t>
                                </w:r>
                              </w:ins>
                              <w:ins w:id="4010" w:author="Arthur Parmentier" w:date="2020-05-19T15:15:00Z">
                                <w:r>
                                  <w:fldChar w:fldCharType="end"/>
                                </w:r>
                                <w:r>
                                  <w:t xml:space="preserve"> Posenet skeleton tracking for "rest of the group"</w:t>
                                </w:r>
                              </w:ins>
                              <w:ins w:id="4011"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E56164" w:rsidRPr="00821FC2" w:rsidRDefault="00E56164">
                        <w:pPr>
                          <w:pStyle w:val="Lgende"/>
                          <w:rPr>
                            <w:noProof/>
                          </w:rPr>
                          <w:pPrChange w:id="4012" w:author="Arthur Parmentier" w:date="2020-05-19T15:15:00Z">
                            <w:pPr/>
                          </w:pPrChange>
                        </w:pPr>
                        <w:ins w:id="4013" w:author="Arthur Parmentier" w:date="2020-05-19T15:15:00Z">
                          <w:r>
                            <w:t xml:space="preserve">Figure </w:t>
                          </w:r>
                          <w:r>
                            <w:fldChar w:fldCharType="begin"/>
                          </w:r>
                          <w:r>
                            <w:instrText xml:space="preserve"> SEQ Figure \* ARABIC </w:instrText>
                          </w:r>
                        </w:ins>
                        <w:r>
                          <w:fldChar w:fldCharType="separate"/>
                        </w:r>
                        <w:ins w:id="4014" w:author="Arthur Parmentier" w:date="2020-06-05T21:05:00Z">
                          <w:r>
                            <w:rPr>
                              <w:noProof/>
                            </w:rPr>
                            <w:t>4</w:t>
                          </w:r>
                        </w:ins>
                        <w:ins w:id="4015" w:author="Arthur Parmentier" w:date="2020-05-19T15:15:00Z">
                          <w:r>
                            <w:fldChar w:fldCharType="end"/>
                          </w:r>
                          <w:r>
                            <w:t xml:space="preserve"> Posenet skeleton tracking for "rest of the group"</w:t>
                          </w:r>
                        </w:ins>
                        <w:ins w:id="4016" w:author="Arthur Parmentier" w:date="2020-05-22T20:12:00Z">
                          <w:r>
                            <w:t>, from the Electron external window</w:t>
                          </w:r>
                        </w:ins>
                      </w:p>
                    </w:txbxContent>
                  </v:textbox>
                  <w10:wrap type="topAndBottom"/>
                </v:shape>
              </w:pict>
            </mc:Fallback>
          </mc:AlternateContent>
        </w:r>
      </w:ins>
      <w:ins w:id="4017" w:author="Arthur Parmentier" w:date="2020-05-19T15:14:00Z">
        <w:r w:rsidR="00863218" w:rsidRPr="007C437A">
          <w:rPr>
            <w:noProof/>
            <w:rPrChange w:id="4018"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019" w:author="Arthur Parmentier" w:date="2020-05-18T15:23:00Z"/>
        </w:rPr>
      </w:pPr>
      <w:ins w:id="4020" w:author="Arthur Parmentier" w:date="2020-05-18T15:21:00Z">
        <w:r w:rsidRPr="007C437A">
          <w:t>PoseNet allows the user</w:t>
        </w:r>
      </w:ins>
      <w:ins w:id="4021" w:author="Arthur Parmentier" w:date="2020-05-18T15:22:00Z">
        <w:r w:rsidR="006F7BD1" w:rsidRPr="007C437A">
          <w:t xml:space="preserve"> to choose different models and </w:t>
        </w:r>
      </w:ins>
      <w:ins w:id="4022"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023" w:author="Arthur Parmentier" w:date="2020-05-18T15:24:00Z"/>
        </w:rPr>
      </w:pPr>
      <w:ins w:id="4024" w:author="Arthur Parmentier" w:date="2020-05-18T15:23:00Z">
        <w:r w:rsidRPr="007C437A">
          <w:t>The architecture of the mo</w:t>
        </w:r>
      </w:ins>
      <w:ins w:id="4025" w:author="Arthur Parmentier" w:date="2020-05-18T15:24:00Z">
        <w:r w:rsidRPr="007C437A">
          <w:t>del (MobileNet or ResNet)</w:t>
        </w:r>
      </w:ins>
    </w:p>
    <w:p w:rsidR="00CE53C0" w:rsidRPr="007C437A" w:rsidRDefault="00CE53C0" w:rsidP="00CE53C0">
      <w:pPr>
        <w:pStyle w:val="Paragraphedeliste"/>
        <w:numPr>
          <w:ilvl w:val="0"/>
          <w:numId w:val="24"/>
        </w:numPr>
        <w:rPr>
          <w:ins w:id="4026" w:author="Arthur Parmentier" w:date="2020-05-18T15:27:00Z"/>
        </w:rPr>
      </w:pPr>
      <w:ins w:id="4027" w:author="Arthur Parmentier" w:date="2020-05-18T15:24:00Z">
        <w:r w:rsidRPr="007C437A">
          <w:t xml:space="preserve">The input resolution of the </w:t>
        </w:r>
      </w:ins>
      <w:ins w:id="4028" w:author="Arthur Parmentier" w:date="2020-05-18T15:25:00Z">
        <w:r w:rsidR="00266B08" w:rsidRPr="007C437A">
          <w:t>video input</w:t>
        </w:r>
      </w:ins>
    </w:p>
    <w:p w:rsidR="00266B08" w:rsidRPr="007C437A" w:rsidRDefault="00266B08" w:rsidP="00CE53C0">
      <w:pPr>
        <w:pStyle w:val="Paragraphedeliste"/>
        <w:numPr>
          <w:ilvl w:val="0"/>
          <w:numId w:val="24"/>
        </w:numPr>
        <w:rPr>
          <w:ins w:id="4029" w:author="Arthur Parmentier" w:date="2020-05-18T15:27:00Z"/>
        </w:rPr>
      </w:pPr>
      <w:ins w:id="4030" w:author="Arthur Parmentier" w:date="2020-05-18T15:27:00Z">
        <w:r w:rsidRPr="007C437A">
          <w:t>The output stride of the model</w:t>
        </w:r>
      </w:ins>
    </w:p>
    <w:p w:rsidR="00266B08" w:rsidRPr="007C437A" w:rsidRDefault="00266B08" w:rsidP="00CE53C0">
      <w:pPr>
        <w:pStyle w:val="Paragraphedeliste"/>
        <w:numPr>
          <w:ilvl w:val="0"/>
          <w:numId w:val="24"/>
        </w:numPr>
        <w:rPr>
          <w:ins w:id="4031" w:author="Arthur Parmentier" w:date="2020-05-18T15:28:00Z"/>
        </w:rPr>
      </w:pPr>
      <w:ins w:id="4032"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033" w:author="Arthur Parmentier" w:date="2020-05-18T15:29:00Z"/>
        </w:rPr>
      </w:pPr>
      <w:ins w:id="4034"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035" w:author="Arthur Parmentier" w:date="2020-05-22T20:13:00Z"/>
        </w:rPr>
      </w:pPr>
      <w:ins w:id="4036" w:author="Arthur Parmentier" w:date="2020-05-18T17:10:00Z">
        <w:r w:rsidRPr="007C437A">
          <w:t xml:space="preserve">With these settings, the user can adapt the model to its </w:t>
        </w:r>
      </w:ins>
      <w:ins w:id="4037" w:author="Arthur Parmentier" w:date="2020-05-18T17:13:00Z">
        <w:r w:rsidR="000C5075" w:rsidRPr="007C437A">
          <w:t>hardware</w:t>
        </w:r>
      </w:ins>
      <w:ins w:id="4038" w:author="Arthur Parmentier" w:date="2020-05-18T17:10:00Z">
        <w:r w:rsidRPr="007C437A">
          <w:t xml:space="preserve"> </w:t>
        </w:r>
      </w:ins>
      <w:ins w:id="4039" w:author="Arthur Parmentier" w:date="2020-05-19T10:00:00Z">
        <w:r w:rsidR="00674C10" w:rsidRPr="007C437A">
          <w:t>to get the best performance.</w:t>
        </w:r>
      </w:ins>
    </w:p>
    <w:p w:rsidR="00FF0413" w:rsidRPr="007C437A" w:rsidRDefault="00F66CEC">
      <w:pPr>
        <w:rPr>
          <w:ins w:id="4040" w:author="Arthur Parmentier" w:date="2020-05-19T10:00:00Z"/>
        </w:rPr>
      </w:pPr>
      <w:ins w:id="4041" w:author="Arthur Parmentier" w:date="2020-05-23T09:45:00Z">
        <w:r w:rsidRPr="007C437A">
          <w:t>We will discuss the optimal performance settings in a next section.</w:t>
        </w:r>
      </w:ins>
    </w:p>
    <w:p w:rsidR="005B0B86" w:rsidRPr="007C437A" w:rsidRDefault="005B0B86">
      <w:pPr>
        <w:pStyle w:val="Titre5"/>
        <w:rPr>
          <w:ins w:id="4042" w:author="Arthur Parmentier" w:date="2020-05-19T15:54:00Z"/>
          <w:rPrChange w:id="4043" w:author="Arthur Parmentier" w:date="2020-06-07T15:27:00Z">
            <w:rPr>
              <w:ins w:id="4044" w:author="Arthur Parmentier" w:date="2020-05-19T15:54:00Z"/>
            </w:rPr>
          </w:rPrChange>
        </w:rPr>
        <w:pPrChange w:id="4045" w:author="Arthur Parmentier" w:date="2020-05-19T15:54:00Z">
          <w:pPr/>
        </w:pPrChange>
      </w:pPr>
      <w:ins w:id="4046" w:author="Arthur Parmentier" w:date="2020-05-19T15:54:00Z">
        <w:r w:rsidRPr="007C437A">
          <w:rPr>
            <w:rPrChange w:id="4047" w:author="Arthur Parmentier" w:date="2020-06-07T15:27:00Z">
              <w:rPr/>
            </w:rPrChange>
          </w:rPr>
          <w:t>PoseNet advantages</w:t>
        </w:r>
      </w:ins>
    </w:p>
    <w:p w:rsidR="00674C10" w:rsidRPr="007C437A" w:rsidRDefault="00674C10">
      <w:pPr>
        <w:rPr>
          <w:ins w:id="4048" w:author="Arthur Parmentier" w:date="2020-05-19T10:01:00Z"/>
        </w:rPr>
      </w:pPr>
      <w:ins w:id="4049" w:author="Arthur Parmentier" w:date="2020-05-19T10:01:00Z">
        <w:r w:rsidRPr="007C437A">
          <w:t xml:space="preserve">PoseNet has several advantages to its concurrent </w:t>
        </w:r>
      </w:ins>
      <w:ins w:id="4050" w:author="Arthur Parmentier" w:date="2020-05-23T09:50:00Z">
        <w:r w:rsidR="00C52DE9" w:rsidRPr="007C437A">
          <w:t>technologies:</w:t>
        </w:r>
      </w:ins>
    </w:p>
    <w:p w:rsidR="00674C10" w:rsidRPr="007C437A" w:rsidRDefault="00674C10" w:rsidP="00674C10">
      <w:pPr>
        <w:pStyle w:val="Paragraphedeliste"/>
        <w:numPr>
          <w:ilvl w:val="0"/>
          <w:numId w:val="25"/>
        </w:numPr>
        <w:rPr>
          <w:ins w:id="4051" w:author="Arthur Parmentier" w:date="2020-05-19T10:08:00Z"/>
        </w:rPr>
      </w:pPr>
      <w:ins w:id="4052" w:author="Arthur Parmentier" w:date="2020-05-19T10:01:00Z">
        <w:r w:rsidRPr="007C437A">
          <w:t>It takes it input from a webcam or any video input that can be recognize</w:t>
        </w:r>
      </w:ins>
      <w:ins w:id="4053" w:author="Arthur Parmentier" w:date="2020-05-19T10:02:00Z">
        <w:r w:rsidRPr="007C437A">
          <w:t>d by the computer,</w:t>
        </w:r>
      </w:ins>
      <w:ins w:id="4054" w:author="Arthur Parmentier" w:date="2020-05-19T10:08:00Z">
        <w:r w:rsidRPr="007C437A">
          <w:t xml:space="preserve"> so that</w:t>
        </w:r>
      </w:ins>
    </w:p>
    <w:p w:rsidR="00674C10" w:rsidRPr="007C437A" w:rsidRDefault="00674C10" w:rsidP="00674C10">
      <w:pPr>
        <w:pStyle w:val="Paragraphedeliste"/>
        <w:numPr>
          <w:ilvl w:val="1"/>
          <w:numId w:val="25"/>
        </w:numPr>
        <w:rPr>
          <w:ins w:id="4055" w:author="Arthur Parmentier" w:date="2020-05-19T10:09:00Z"/>
        </w:rPr>
      </w:pPr>
      <w:ins w:id="4056"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057" w:author="Arthur Parmentier" w:date="2020-05-19T10:03:00Z"/>
        </w:rPr>
        <w:pPrChange w:id="4058" w:author="Arthur Parmentier" w:date="2020-05-19T10:08:00Z">
          <w:pPr>
            <w:pStyle w:val="Paragraphedeliste"/>
            <w:numPr>
              <w:numId w:val="25"/>
            </w:numPr>
            <w:ind w:hanging="360"/>
          </w:pPr>
        </w:pPrChange>
      </w:pPr>
      <w:ins w:id="4059" w:author="Arthur Parmentier" w:date="2020-05-19T10:09:00Z">
        <w:r w:rsidRPr="007C437A">
          <w:t>It can be used with very common</w:t>
        </w:r>
      </w:ins>
      <w:ins w:id="4060" w:author="Arthur Parmentier" w:date="2020-05-19T10:10:00Z">
        <w:r w:rsidRPr="007C437A">
          <w:t xml:space="preserve"> and cheap</w:t>
        </w:r>
      </w:ins>
      <w:ins w:id="4061" w:author="Arthur Parmentier" w:date="2020-05-19T10:09:00Z">
        <w:r w:rsidRPr="007C437A">
          <w:t xml:space="preserve"> ha</w:t>
        </w:r>
      </w:ins>
      <w:ins w:id="4062"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063" w:author="Arthur Parmentier" w:date="2020-05-19T10:06:00Z"/>
        </w:rPr>
      </w:pPr>
      <w:ins w:id="4064" w:author="Arthur Parmentier" w:date="2020-05-19T10:05:00Z">
        <w:r w:rsidRPr="007C437A">
          <w:lastRenderedPageBreak/>
          <w:t xml:space="preserve">It provides a direct feedback of its accuracy to the user by overlapping the skeleton joints with the video, allowing users to change </w:t>
        </w:r>
      </w:ins>
      <w:ins w:id="4065"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066" w:author="Arthur Parmentier" w:date="2020-05-19T10:19:00Z"/>
        </w:rPr>
      </w:pPr>
      <w:ins w:id="4067" w:author="Arthur Parmentier" w:date="2020-05-19T10:11:00Z">
        <w:r w:rsidRPr="007C437A">
          <w:t>It</w:t>
        </w:r>
      </w:ins>
      <w:ins w:id="4068" w:author="Arthur Parmentier" w:date="2020-05-19T10:13:00Z">
        <w:r w:rsidRPr="007C437A">
          <w:t xml:space="preserve"> is </w:t>
        </w:r>
      </w:ins>
      <w:ins w:id="4069" w:author="Arthur Parmentier" w:date="2020-05-19T10:15:00Z">
        <w:r w:rsidRPr="007C437A">
          <w:t xml:space="preserve">an </w:t>
        </w:r>
      </w:ins>
      <w:ins w:id="4070" w:author="Arthur Parmentier" w:date="2020-05-19T10:13:00Z">
        <w:r w:rsidRPr="007C437A">
          <w:t>open</w:t>
        </w:r>
      </w:ins>
      <w:ins w:id="4071" w:author="Arthur Parmentier" w:date="2020-05-19T10:15:00Z">
        <w:r w:rsidRPr="007C437A">
          <w:t>-</w:t>
        </w:r>
      </w:ins>
      <w:ins w:id="4072" w:author="Arthur Parmentier" w:date="2020-05-19T10:13:00Z">
        <w:r w:rsidRPr="007C437A">
          <w:t>source</w:t>
        </w:r>
      </w:ins>
      <w:ins w:id="4073" w:author="Arthur Parmentier" w:date="2020-05-19T10:15:00Z">
        <w:r w:rsidRPr="007C437A">
          <w:t xml:space="preserve"> project</w:t>
        </w:r>
      </w:ins>
      <w:ins w:id="4074" w:author="Arthur Parmentier" w:date="2020-05-19T10:17:00Z">
        <w:r w:rsidRPr="007C437A">
          <w:t>, led by giants (Google…)</w:t>
        </w:r>
      </w:ins>
      <w:ins w:id="4075" w:author="Arthur Parmentier" w:date="2020-05-19T10:19:00Z">
        <w:r w:rsidRPr="007C437A">
          <w:t xml:space="preserve"> and</w:t>
        </w:r>
      </w:ins>
      <w:ins w:id="4076" w:author="Arthur Parmentier" w:date="2020-05-19T10:17:00Z">
        <w:r w:rsidRPr="007C437A">
          <w:t xml:space="preserve"> supported by a </w:t>
        </w:r>
      </w:ins>
      <w:ins w:id="4077" w:author="Arthur Parmentier" w:date="2020-05-19T10:18:00Z">
        <w:r w:rsidRPr="007C437A">
          <w:t xml:space="preserve">vast </w:t>
        </w:r>
      </w:ins>
      <w:ins w:id="4078" w:author="Arthur Parmentier" w:date="2020-05-19T10:17:00Z">
        <w:r w:rsidRPr="007C437A">
          <w:t>community</w:t>
        </w:r>
      </w:ins>
    </w:p>
    <w:p w:rsidR="000D15D8" w:rsidRPr="007C437A" w:rsidRDefault="008E45E0" w:rsidP="00674C10">
      <w:pPr>
        <w:pStyle w:val="Paragraphedeliste"/>
        <w:numPr>
          <w:ilvl w:val="0"/>
          <w:numId w:val="25"/>
        </w:numPr>
        <w:rPr>
          <w:ins w:id="4079" w:author="Arthur Parmentier" w:date="2020-05-19T10:23:00Z"/>
        </w:rPr>
      </w:pPr>
      <w:ins w:id="4080" w:author="Arthur Parmentier" w:date="2020-05-19T10:20:00Z">
        <w:r w:rsidRPr="007C437A">
          <w:t>It is still un</w:t>
        </w:r>
      </w:ins>
      <w:ins w:id="4081" w:author="Arthur Parmentier" w:date="2020-05-19T10:21:00Z">
        <w:r w:rsidRPr="007C437A">
          <w:t xml:space="preserve">der development and will probably continue to be improved over the years, </w:t>
        </w:r>
      </w:ins>
      <w:ins w:id="4082"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083" w:author="Arthur Parmentier" w:date="2020-05-19T11:12:00Z"/>
        </w:rPr>
      </w:pPr>
      <w:ins w:id="4084" w:author="Arthur Parmentier" w:date="2020-05-19T10:24:00Z">
        <w:r w:rsidRPr="007C437A">
          <w:t xml:space="preserve">It </w:t>
        </w:r>
      </w:ins>
      <w:ins w:id="4085" w:author="Arthur Parmentier" w:date="2020-05-19T11:12:00Z">
        <w:r w:rsidR="00A43D2B" w:rsidRPr="007C437A">
          <w:t>integrates</w:t>
        </w:r>
      </w:ins>
      <w:ins w:id="4086" w:author="Arthur Parmentier" w:date="2020-05-19T11:11:00Z">
        <w:r w:rsidR="00A43D2B" w:rsidRPr="007C437A">
          <w:t xml:space="preserve"> with Max (and other systems) </w:t>
        </w:r>
      </w:ins>
      <w:ins w:id="4087" w:author="Arthur Parmentier" w:date="2020-05-19T11:12:00Z">
        <w:r w:rsidR="00A43D2B" w:rsidRPr="007C437A">
          <w:t>very easily</w:t>
        </w:r>
        <w:r w:rsidR="001E1856" w:rsidRPr="007C437A">
          <w:t xml:space="preserve"> as it can be run in a little</w:t>
        </w:r>
      </w:ins>
      <w:ins w:id="4088" w:author="Arthur Parmentier" w:date="2020-05-23T09:49:00Z">
        <w:r w:rsidR="009D2FFA" w:rsidRPr="007C437A">
          <w:t xml:space="preserve"> node.js</w:t>
        </w:r>
      </w:ins>
      <w:ins w:id="4089" w:author="Arthur Parmentier" w:date="2020-05-19T11:12:00Z">
        <w:r w:rsidR="001E1856" w:rsidRPr="007C437A">
          <w:t xml:space="preserve"> server</w:t>
        </w:r>
      </w:ins>
    </w:p>
    <w:p w:rsidR="00091253" w:rsidRPr="007C437A" w:rsidRDefault="00091253">
      <w:pPr>
        <w:pStyle w:val="Titre5"/>
        <w:rPr>
          <w:ins w:id="4090" w:author="Arthur Parmentier" w:date="2020-05-19T15:54:00Z"/>
          <w:rPrChange w:id="4091" w:author="Arthur Parmentier" w:date="2020-06-07T15:27:00Z">
            <w:rPr>
              <w:ins w:id="4092" w:author="Arthur Parmentier" w:date="2020-05-19T15:54:00Z"/>
            </w:rPr>
          </w:rPrChange>
        </w:rPr>
        <w:pPrChange w:id="4093" w:author="Arthur Parmentier" w:date="2020-05-19T15:54:00Z">
          <w:pPr/>
        </w:pPrChange>
      </w:pPr>
      <w:ins w:id="4094" w:author="Arthur Parmentier" w:date="2020-05-19T15:55:00Z">
        <w:r w:rsidRPr="007C437A">
          <w:rPr>
            <w:rPrChange w:id="4095" w:author="Arthur Parmentier" w:date="2020-06-07T15:27:00Z">
              <w:rPr/>
            </w:rPrChange>
          </w:rPr>
          <w:t>The main shortcoming of PoseNet: depth</w:t>
        </w:r>
      </w:ins>
    </w:p>
    <w:p w:rsidR="008F3623" w:rsidRPr="007C437A" w:rsidRDefault="00792D87" w:rsidP="008F3623">
      <w:pPr>
        <w:rPr>
          <w:ins w:id="4096" w:author="Arthur Parmentier" w:date="2020-05-19T15:29:00Z"/>
        </w:rPr>
      </w:pPr>
      <w:ins w:id="4097" w:author="Arthur Parmentier" w:date="2020-05-19T15:27:00Z">
        <w:r w:rsidRPr="007C437A">
          <w:t>The only ma</w:t>
        </w:r>
      </w:ins>
      <w:ins w:id="4098" w:author="Arthur Parmentier" w:date="2020-05-19T15:28:00Z">
        <w:r w:rsidRPr="007C437A">
          <w:t>j</w:t>
        </w:r>
      </w:ins>
      <w:ins w:id="4099" w:author="Arthur Parmentier" w:date="2020-05-19T15:27:00Z">
        <w:r w:rsidRPr="007C437A">
          <w:t xml:space="preserve">or shortcoming of PoseNet </w:t>
        </w:r>
      </w:ins>
      <w:ins w:id="4100" w:author="Arthur Parmentier" w:date="2020-05-19T15:28:00Z">
        <w:r w:rsidRPr="007C437A">
          <w:t>with respect to other motion tracki</w:t>
        </w:r>
      </w:ins>
      <w:ins w:id="4101" w:author="Arthur Parmentier" w:date="2020-05-19T15:29:00Z">
        <w:r w:rsidRPr="007C437A">
          <w:t>ng systems is that it only operates in 2D and does not</w:t>
        </w:r>
      </w:ins>
      <w:ins w:id="4102" w:author="Arthur Parmentier" w:date="2020-06-03T17:49:00Z">
        <w:r w:rsidR="001F5AEC" w:rsidRPr="007C437A">
          <w:t xml:space="preserve"> </w:t>
        </w:r>
      </w:ins>
      <w:ins w:id="4103" w:author="Arthur Parmentier" w:date="2020-06-03T17:50:00Z">
        <w:r w:rsidR="001F5AEC" w:rsidRPr="007C437A">
          <w:t>model</w:t>
        </w:r>
      </w:ins>
      <w:ins w:id="4104" w:author="Arthur Parmentier" w:date="2020-05-19T15:29:00Z">
        <w:r w:rsidRPr="007C437A">
          <w:t xml:space="preserve"> the depth of each</w:t>
        </w:r>
      </w:ins>
      <w:ins w:id="4105" w:author="Arthur Parmentier" w:date="2020-06-03T17:50:00Z">
        <w:r w:rsidR="001F5AEC" w:rsidRPr="007C437A">
          <w:t xml:space="preserve"> body</w:t>
        </w:r>
      </w:ins>
      <w:ins w:id="4106" w:author="Arthur Parmentier" w:date="2020-05-19T15:29:00Z">
        <w:r w:rsidRPr="007C437A">
          <w:t xml:space="preserve"> joint.</w:t>
        </w:r>
      </w:ins>
    </w:p>
    <w:p w:rsidR="00792D87" w:rsidRPr="007C437A" w:rsidRDefault="00792D87" w:rsidP="008F3623">
      <w:pPr>
        <w:rPr>
          <w:ins w:id="4107" w:author="Arthur Parmentier" w:date="2020-05-19T15:55:00Z"/>
        </w:rPr>
      </w:pPr>
      <w:ins w:id="4108" w:author="Arthur Parmentier" w:date="2020-05-19T15:29:00Z">
        <w:r w:rsidRPr="007C437A">
          <w:t>As a workaround</w:t>
        </w:r>
      </w:ins>
      <w:ins w:id="4109" w:author="Arthur Parmentier" w:date="2020-05-19T15:30:00Z">
        <w:r w:rsidRPr="007C437A">
          <w:t xml:space="preserve">, I first built a simple calibration process </w:t>
        </w:r>
      </w:ins>
      <w:ins w:id="4110" w:author="Arthur Parmentier" w:date="2020-06-03T17:50:00Z">
        <w:r w:rsidR="00AF2EC4" w:rsidRPr="007C437A">
          <w:t>that</w:t>
        </w:r>
      </w:ins>
      <w:ins w:id="4111" w:author="Arthur Parmentier" w:date="2020-05-19T15:30:00Z">
        <w:r w:rsidRPr="007C437A">
          <w:t xml:space="preserve"> allow</w:t>
        </w:r>
      </w:ins>
      <w:ins w:id="4112" w:author="Arthur Parmentier" w:date="2020-06-03T17:50:00Z">
        <w:r w:rsidR="00AF2EC4" w:rsidRPr="007C437A">
          <w:t>ed</w:t>
        </w:r>
      </w:ins>
      <w:ins w:id="4113" w:author="Arthur Parmentier" w:date="2020-05-19T15:30:00Z">
        <w:r w:rsidRPr="007C437A">
          <w:t xml:space="preserve"> to compute the depth of the </w:t>
        </w:r>
      </w:ins>
      <w:ins w:id="4114" w:author="Arthur Parmentier" w:date="2020-05-19T15:31:00Z">
        <w:r w:rsidRPr="007C437A">
          <w:t>torso of the user as well as its angle to the camera</w:t>
        </w:r>
      </w:ins>
      <w:ins w:id="4115" w:author="Arthur Parmentier" w:date="2020-06-03T17:50:00Z">
        <w:r w:rsidR="00904AF3" w:rsidRPr="007C437A">
          <w:t>.</w:t>
        </w:r>
      </w:ins>
      <w:ins w:id="4116" w:author="Arthur Parmentier" w:date="2020-05-19T15:31:00Z">
        <w:r w:rsidRPr="007C437A">
          <w:t xml:space="preserve"> </w:t>
        </w:r>
      </w:ins>
      <w:ins w:id="4117" w:author="Arthur Parmentier" w:date="2020-06-03T17:50:00Z">
        <w:r w:rsidR="00904AF3" w:rsidRPr="007C437A">
          <w:t>After some testing,</w:t>
        </w:r>
      </w:ins>
      <w:ins w:id="4118" w:author="Arthur Parmentier" w:date="2020-05-19T15:31:00Z">
        <w:r w:rsidRPr="007C437A">
          <w:t xml:space="preserve"> I realized that it was useless </w:t>
        </w:r>
      </w:ins>
      <w:ins w:id="4119" w:author="Arthur Parmentier" w:date="2020-05-19T15:32:00Z">
        <w:r w:rsidRPr="007C437A">
          <w:t>in my use case</w:t>
        </w:r>
      </w:ins>
      <w:ins w:id="4120" w:author="Arthur Parmentier" w:date="2020-06-03T17:50:00Z">
        <w:r w:rsidR="00904AF3" w:rsidRPr="007C437A">
          <w:t xml:space="preserve">, did not allow any better classification </w:t>
        </w:r>
      </w:ins>
      <w:ins w:id="4121" w:author="Arthur Parmentier" w:date="2020-05-19T15:32:00Z">
        <w:r w:rsidRPr="007C437A">
          <w:t>and would only bring noise in the data.</w:t>
        </w:r>
      </w:ins>
    </w:p>
    <w:p w:rsidR="00F35BC0" w:rsidRPr="007C437A" w:rsidRDefault="00F35BC0">
      <w:pPr>
        <w:pStyle w:val="Titre6"/>
        <w:rPr>
          <w:ins w:id="4122" w:author="Arthur Parmentier" w:date="2020-06-03T17:51:00Z"/>
        </w:rPr>
      </w:pPr>
      <w:ins w:id="4123" w:author="Arthur Parmentier" w:date="2020-05-19T15:55:00Z">
        <w:r w:rsidRPr="007C437A">
          <w:t>Depth in SP</w:t>
        </w:r>
      </w:ins>
    </w:p>
    <w:p w:rsidR="00704B21" w:rsidRPr="007C437A" w:rsidRDefault="00704B21">
      <w:pPr>
        <w:rPr>
          <w:ins w:id="4124" w:author="Arthur Parmentier" w:date="2020-05-19T15:32:00Z"/>
        </w:rPr>
      </w:pPr>
      <w:ins w:id="4125" w:author="Arthur Parmentier" w:date="2020-06-03T17:51:00Z">
        <w:r w:rsidRPr="007C437A">
          <w:t xml:space="preserve">In fact, there are also some </w:t>
        </w:r>
      </w:ins>
      <w:ins w:id="4126" w:author="Arthur Parmentier" w:date="2020-06-03T17:52:00Z">
        <w:r w:rsidRPr="007C437A">
          <w:t>specificities that allow us to recognize SP signs without any depth information in PoseNet.</w:t>
        </w:r>
      </w:ins>
    </w:p>
    <w:p w:rsidR="009D75C8" w:rsidRPr="007C437A" w:rsidRDefault="00E715BE" w:rsidP="008F3623">
      <w:pPr>
        <w:rPr>
          <w:ins w:id="4127" w:author="Arthur Parmentier" w:date="2020-05-19T15:42:00Z"/>
        </w:rPr>
      </w:pPr>
      <w:ins w:id="4128" w:author="Arthur Parmentier" w:date="2020-05-19T15:35:00Z">
        <w:r w:rsidRPr="007C437A">
          <w:t xml:space="preserve">My observation </w:t>
        </w:r>
      </w:ins>
      <w:ins w:id="4129" w:author="Arthur Parmentier" w:date="2020-05-19T15:38:00Z">
        <w:r w:rsidR="00FE10BB" w:rsidRPr="007C437A">
          <w:t>is that depth</w:t>
        </w:r>
      </w:ins>
      <w:ins w:id="4130" w:author="Arthur Parmentier" w:date="2020-05-19T15:40:00Z">
        <w:r w:rsidR="009D75C8" w:rsidRPr="007C437A">
          <w:t xml:space="preserve"> (z axis)</w:t>
        </w:r>
      </w:ins>
      <w:ins w:id="4131" w:author="Arthur Parmentier" w:date="2020-05-19T15:38:00Z">
        <w:r w:rsidR="00FE10BB" w:rsidRPr="007C437A">
          <w:t xml:space="preserve"> </w:t>
        </w:r>
      </w:ins>
      <w:ins w:id="4132" w:author="Arthur Parmentier" w:date="2020-05-19T15:35:00Z">
        <w:r w:rsidRPr="007C437A">
          <w:t>is often not the most informative axi</w:t>
        </w:r>
      </w:ins>
      <w:ins w:id="4133" w:author="Arthur Parmentier" w:date="2020-05-19T15:36:00Z">
        <w:r w:rsidRPr="007C437A">
          <w:t>s for recognizing SP gestures and even signs like “play” which</w:t>
        </w:r>
      </w:ins>
      <w:ins w:id="4134" w:author="Arthur Parmentier" w:date="2020-05-19T15:37:00Z">
        <w:r w:rsidR="00FE10BB" w:rsidRPr="007C437A">
          <w:t xml:space="preserve"> uses the </w:t>
        </w:r>
      </w:ins>
      <w:ins w:id="4135" w:author="Arthur Parmentier" w:date="2020-05-19T15:40:00Z">
        <w:r w:rsidR="009D75C8" w:rsidRPr="007C437A">
          <w:t>z</w:t>
        </w:r>
      </w:ins>
      <w:ins w:id="4136" w:author="Arthur Parmentier" w:date="2020-05-19T15:41:00Z">
        <w:r w:rsidR="009D75C8" w:rsidRPr="007C437A">
          <w:t xml:space="preserve"> </w:t>
        </w:r>
      </w:ins>
      <w:ins w:id="4137" w:author="Arthur Parmentier" w:date="2020-05-19T15:37:00Z">
        <w:r w:rsidR="00FE10BB" w:rsidRPr="007C437A">
          <w:t>dimension extensively can be recognized only by the movement of the body in 2D, from the p</w:t>
        </w:r>
      </w:ins>
      <w:ins w:id="4138" w:author="Arthur Parmentier" w:date="2020-05-19T15:38:00Z">
        <w:r w:rsidR="00FE10BB" w:rsidRPr="007C437A">
          <w:t>oint of view of the camera in front of the soundpainter</w:t>
        </w:r>
      </w:ins>
      <w:ins w:id="4139" w:author="Arthur Parmentier" w:date="2020-06-03T17:52:00Z">
        <w:r w:rsidR="00B11BF7" w:rsidRPr="007C437A">
          <w:t>, because t</w:t>
        </w:r>
      </w:ins>
      <w:ins w:id="4140" w:author="Arthur Parmentier" w:date="2020-06-03T17:53:00Z">
        <w:r w:rsidR="00B11BF7" w:rsidRPr="007C437A">
          <w:t>here is little ambiguity with other signs.</w:t>
        </w:r>
        <w:r w:rsidR="00DA4920" w:rsidRPr="007C437A">
          <w:t xml:space="preserve"> Depth would only be impor</w:t>
        </w:r>
      </w:ins>
      <w:ins w:id="4141"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142" w:author="Arthur Parmentier" w:date="2020-06-03T17:56:00Z"/>
        </w:rPr>
      </w:pPr>
      <w:ins w:id="4143" w:author="Arthur Parmentier" w:date="2020-05-19T15:42:00Z">
        <w:r w:rsidRPr="007C437A">
          <w:t>However, capturing dept</w:t>
        </w:r>
      </w:ins>
      <w:ins w:id="4144" w:author="Arthur Parmentier" w:date="2020-05-19T15:43:00Z">
        <w:r w:rsidRPr="007C437A">
          <w:t>h is important for one special sign in SP, which is often called “entering the box”</w:t>
        </w:r>
      </w:ins>
      <w:ins w:id="4145" w:author="Arthur Parmentier" w:date="2020-06-03T17:55:00Z">
        <w:r w:rsidR="007145B0" w:rsidRPr="007C437A">
          <w:t xml:space="preserve"> and </w:t>
        </w:r>
      </w:ins>
      <w:ins w:id="4146" w:author="Arthur Parmentier" w:date="2020-06-03T17:56:00Z">
        <w:r w:rsidR="007145B0" w:rsidRPr="007C437A">
          <w:t xml:space="preserve">almost </w:t>
        </w:r>
      </w:ins>
      <w:ins w:id="4147" w:author="Arthur Parmentier" w:date="2020-06-03T17:55:00Z">
        <w:r w:rsidR="007145B0" w:rsidRPr="007C437A">
          <w:t xml:space="preserve">only takes place in the depth </w:t>
        </w:r>
      </w:ins>
      <w:ins w:id="4148" w:author="Arthur Parmentier" w:date="2020-06-03T17:56:00Z">
        <w:r w:rsidR="007145B0" w:rsidRPr="007C437A">
          <w:t>dimension</w:t>
        </w:r>
      </w:ins>
      <w:ins w:id="4149" w:author="Arthur Parmentier" w:date="2020-05-19T15:43:00Z">
        <w:r w:rsidRPr="007C437A">
          <w:t xml:space="preserve">. Its specialty is that </w:t>
        </w:r>
      </w:ins>
      <w:ins w:id="4150" w:author="Arthur Parmentier" w:date="2020-05-19T15:44:00Z">
        <w:r w:rsidRPr="007C437A">
          <w:t>this sign</w:t>
        </w:r>
      </w:ins>
      <w:ins w:id="4151" w:author="Arthur Parmentier" w:date="2020-05-19T15:45:00Z">
        <w:r w:rsidRPr="007C437A">
          <w:t xml:space="preserve">, consisting in putting one foot in an abstract </w:t>
        </w:r>
      </w:ins>
      <w:ins w:id="4152" w:author="Arthur Parmentier" w:date="2020-05-19T15:46:00Z">
        <w:r w:rsidRPr="007C437A">
          <w:t>“</w:t>
        </w:r>
      </w:ins>
      <w:ins w:id="4153" w:author="Arthur Parmentier" w:date="2020-05-19T15:45:00Z">
        <w:r w:rsidRPr="007C437A">
          <w:t>box</w:t>
        </w:r>
      </w:ins>
      <w:ins w:id="4154" w:author="Arthur Parmentier" w:date="2020-05-19T15:46:00Z">
        <w:r w:rsidRPr="007C437A">
          <w:t>”</w:t>
        </w:r>
      </w:ins>
      <w:ins w:id="4155" w:author="Arthur Parmentier" w:date="2020-05-19T15:45:00Z">
        <w:r w:rsidRPr="007C437A">
          <w:t xml:space="preserve"> in front of the soundpainter,</w:t>
        </w:r>
      </w:ins>
      <w:ins w:id="4156" w:author="Arthur Parmentier" w:date="2020-05-19T15:44:00Z">
        <w:r w:rsidRPr="007C437A">
          <w:t xml:space="preserve"> is used </w:t>
        </w:r>
      </w:ins>
      <w:ins w:id="4157" w:author="Arthur Parmentier" w:date="2020-05-19T15:47:00Z">
        <w:r w:rsidR="00395172" w:rsidRPr="007C437A">
          <w:t xml:space="preserve">in many SP modes </w:t>
        </w:r>
      </w:ins>
      <w:ins w:id="4158" w:author="Arthur Parmentier" w:date="2020-05-19T15:44:00Z">
        <w:r w:rsidRPr="007C437A">
          <w:t>to significate “execute the request now”</w:t>
        </w:r>
      </w:ins>
      <w:ins w:id="4159" w:author="Arthur Parmentier" w:date="2020-05-19T15:47:00Z">
        <w:r w:rsidR="00395172" w:rsidRPr="007C437A">
          <w:t>; whether the request has been defined previously (default mode) or is being signed while the soundpainter has “ent</w:t>
        </w:r>
      </w:ins>
      <w:ins w:id="4160" w:author="Arthur Parmentier" w:date="2020-05-19T15:48:00Z">
        <w:r w:rsidR="00395172" w:rsidRPr="007C437A">
          <w:t>ered the box”.</w:t>
        </w:r>
      </w:ins>
      <w:ins w:id="4161" w:author="Arthur Parmentier" w:date="2020-05-19T15:49:00Z">
        <w:r w:rsidR="007D4E17" w:rsidRPr="007C437A">
          <w:t xml:space="preserve"> </w:t>
        </w:r>
      </w:ins>
      <w:ins w:id="4162" w:author="Arthur Parmentier" w:date="2020-05-19T21:41:00Z">
        <w:r w:rsidR="009D3597" w:rsidRPr="007C437A">
          <w:t xml:space="preserve">It is </w:t>
        </w:r>
      </w:ins>
      <w:ins w:id="4163" w:author="Arthur Parmentier" w:date="2020-05-19T21:47:00Z">
        <w:r w:rsidR="00214331" w:rsidRPr="007C437A">
          <w:t>only meaningful when</w:t>
        </w:r>
      </w:ins>
      <w:ins w:id="4164" w:author="Arthur Parmentier" w:date="2020-05-19T21:41:00Z">
        <w:r w:rsidR="009D3597" w:rsidRPr="007C437A">
          <w:t xml:space="preserve"> executed simultaneously to other signs, </w:t>
        </w:r>
      </w:ins>
      <w:ins w:id="4165" w:author="Arthur Parmentier" w:date="2020-05-19T21:42:00Z">
        <w:r w:rsidR="009D3597" w:rsidRPr="007C437A">
          <w:t>for instance</w:t>
        </w:r>
      </w:ins>
      <w:ins w:id="4166" w:author="Arthur Parmentier" w:date="2020-05-19T21:41:00Z">
        <w:r w:rsidR="009D3597" w:rsidRPr="007C437A">
          <w:t xml:space="preserve"> “go gestures” in default mode</w:t>
        </w:r>
      </w:ins>
      <w:ins w:id="4167" w:author="Arthur Parmentier" w:date="2020-05-19T21:42:00Z">
        <w:r w:rsidR="009D3597" w:rsidRPr="007C437A">
          <w:t xml:space="preserve"> or </w:t>
        </w:r>
      </w:ins>
      <w:ins w:id="4168" w:author="Arthur Parmentier" w:date="2020-05-19T21:41:00Z">
        <w:r w:rsidR="009D3597" w:rsidRPr="007C437A">
          <w:t>contents</w:t>
        </w:r>
      </w:ins>
      <w:ins w:id="4169" w:author="Arthur Parmentier" w:date="2020-05-19T21:42:00Z">
        <w:r w:rsidR="009D3597" w:rsidRPr="007C437A">
          <w:t xml:space="preserve"> in launch mode.</w:t>
        </w:r>
      </w:ins>
      <w:ins w:id="4170" w:author="Arthur Parmentier" w:date="2020-05-19T21:46:00Z">
        <w:r w:rsidR="00393470" w:rsidRPr="007C437A">
          <w:t xml:space="preserve"> </w:t>
        </w:r>
      </w:ins>
      <w:ins w:id="4171" w:author="Arthur Parmentier" w:date="2020-05-19T15:49:00Z">
        <w:r w:rsidR="007D4E17" w:rsidRPr="007C437A">
          <w:t xml:space="preserve">The </w:t>
        </w:r>
      </w:ins>
      <w:ins w:id="4172" w:author="Arthur Parmentier" w:date="2020-05-19T15:50:00Z">
        <w:r w:rsidR="005A7B09" w:rsidRPr="007C437A">
          <w:t>opposite</w:t>
        </w:r>
      </w:ins>
      <w:ins w:id="4173" w:author="Arthur Parmentier" w:date="2020-05-19T15:49:00Z">
        <w:r w:rsidR="007D4E17" w:rsidRPr="007C437A">
          <w:t xml:space="preserve"> sign “exiting the box” also has the very specific meaning of “g</w:t>
        </w:r>
      </w:ins>
      <w:ins w:id="4174" w:author="Arthur Parmentier" w:date="2020-05-19T15:50:00Z">
        <w:r w:rsidR="007D4E17" w:rsidRPr="007C437A">
          <w:t>etting back to default mode”.</w:t>
        </w:r>
      </w:ins>
    </w:p>
    <w:p w:rsidR="007145B0" w:rsidRPr="007C437A" w:rsidRDefault="007145B0" w:rsidP="008F3623">
      <w:pPr>
        <w:rPr>
          <w:ins w:id="4175" w:author="Arthur Parmentier" w:date="2020-05-19T16:00:00Z"/>
        </w:rPr>
      </w:pPr>
      <w:ins w:id="4176" w:author="Arthur Parmentier" w:date="2020-06-03T17:56:00Z">
        <w:r w:rsidRPr="007C437A">
          <w:t>How can we manage to</w:t>
        </w:r>
      </w:ins>
      <w:ins w:id="4177" w:author="Arthur Parmentier" w:date="2020-06-03T17:57:00Z">
        <w:r w:rsidRPr="007C437A">
          <w:t xml:space="preserve"> get past that specific issue?</w:t>
        </w:r>
      </w:ins>
    </w:p>
    <w:p w:rsidR="009C261B" w:rsidRPr="007C437A" w:rsidRDefault="009C261B" w:rsidP="009C261B">
      <w:pPr>
        <w:pStyle w:val="Titre6"/>
        <w:rPr>
          <w:ins w:id="4178" w:author="Arthur Parmentier" w:date="2020-05-19T16:01:00Z"/>
        </w:rPr>
      </w:pPr>
      <w:ins w:id="4179" w:author="Arthur Parmentier" w:date="2020-05-19T16:00:00Z">
        <w:r w:rsidRPr="007C437A">
          <w:t>Reco</w:t>
        </w:r>
      </w:ins>
      <w:ins w:id="4180" w:author="Arthur Parmentier" w:date="2020-05-19T16:01:00Z">
        <w:r w:rsidRPr="007C437A">
          <w:t xml:space="preserve">gnition without depth: compromises </w:t>
        </w:r>
      </w:ins>
      <w:ins w:id="4181" w:author="Arthur Parmentier" w:date="2020-05-20T11:39:00Z">
        <w:r w:rsidR="000506E4" w:rsidRPr="007C437A">
          <w:t>and simplifications of SP grammar</w:t>
        </w:r>
      </w:ins>
    </w:p>
    <w:p w:rsidR="009C261B" w:rsidRPr="007C437A" w:rsidRDefault="00A00963" w:rsidP="009C261B">
      <w:pPr>
        <w:rPr>
          <w:ins w:id="4182" w:author="Arthur Parmentier" w:date="2020-05-19T16:04:00Z"/>
        </w:rPr>
      </w:pPr>
      <w:ins w:id="4183" w:author="Arthur Parmentier" w:date="2020-05-19T16:03:00Z">
        <w:r w:rsidRPr="007C437A">
          <w:t>Ideally, one would want to capture depth and abandon PoseNet for a better tracking method</w:t>
        </w:r>
      </w:ins>
      <w:ins w:id="4184" w:author="Arthur Parmentier" w:date="2020-05-19T20:01:00Z">
        <w:r w:rsidR="00D6200D" w:rsidRPr="007C437A">
          <w:t>:</w:t>
        </w:r>
      </w:ins>
    </w:p>
    <w:p w:rsidR="00A00963" w:rsidRPr="007C437A" w:rsidRDefault="00A00963" w:rsidP="00A00963">
      <w:pPr>
        <w:pStyle w:val="Paragraphedeliste"/>
        <w:numPr>
          <w:ilvl w:val="0"/>
          <w:numId w:val="26"/>
        </w:numPr>
        <w:rPr>
          <w:ins w:id="4185" w:author="Arthur Parmentier" w:date="2020-05-19T16:06:00Z"/>
        </w:rPr>
      </w:pPr>
      <w:ins w:id="4186" w:author="Arthur Parmentier" w:date="2020-05-19T16:04:00Z">
        <w:r w:rsidRPr="007C437A">
          <w:t>Kinect</w:t>
        </w:r>
      </w:ins>
      <w:ins w:id="4187" w:author="Arthur Parmentier" w:date="2020-05-19T16:05:00Z">
        <w:r w:rsidR="005E2970" w:rsidRPr="007C437A">
          <w:t xml:space="preserve"> systems</w:t>
        </w:r>
      </w:ins>
      <w:ins w:id="4188" w:author="Arthur Parmentier" w:date="2020-05-19T16:04:00Z">
        <w:r w:rsidRPr="007C437A">
          <w:t xml:space="preserve"> can capture depth</w:t>
        </w:r>
        <w:r w:rsidR="005E2970" w:rsidRPr="007C437A">
          <w:t xml:space="preserve"> </w:t>
        </w:r>
      </w:ins>
      <w:ins w:id="4189"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190" w:author="Arthur Parmentier" w:date="2020-05-19T16:09:00Z"/>
        </w:rPr>
      </w:pPr>
      <w:ins w:id="4191" w:author="Arthur Parmentier" w:date="2020-05-19T16:07:00Z">
        <w:r w:rsidRPr="007C437A">
          <w:lastRenderedPageBreak/>
          <w:t xml:space="preserve">Motion capture suits </w:t>
        </w:r>
      </w:ins>
      <w:ins w:id="4192" w:author="Arthur Parmentier" w:date="2020-05-23T09:50:00Z">
        <w:r w:rsidR="00C52DE9" w:rsidRPr="007C437A">
          <w:t xml:space="preserve">(for instance, IR </w:t>
        </w:r>
      </w:ins>
      <w:ins w:id="4193" w:author="Arthur Parmentier" w:date="2020-06-03T17:57:00Z">
        <w:r w:rsidR="004020A1" w:rsidRPr="007C437A">
          <w:t>marker-based</w:t>
        </w:r>
      </w:ins>
      <w:ins w:id="4194" w:author="Arthur Parmentier" w:date="2020-05-23T09:50:00Z">
        <w:r w:rsidR="00C52DE9" w:rsidRPr="007C437A">
          <w:t xml:space="preserve"> suits) </w:t>
        </w:r>
      </w:ins>
      <w:ins w:id="4195" w:author="Arthur Parmentier" w:date="2020-05-19T16:07:00Z">
        <w:r w:rsidRPr="007C437A">
          <w:t xml:space="preserve">are usually the most accurate and performant devices but their costs and </w:t>
        </w:r>
      </w:ins>
      <w:ins w:id="4196"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197" w:author="Arthur Parmentier" w:date="2020-05-19T19:58:00Z"/>
        </w:rPr>
      </w:pPr>
      <w:ins w:id="4198" w:author="Arthur Parmentier" w:date="2020-05-19T16:10:00Z">
        <w:r w:rsidRPr="007C437A">
          <w:t>OpenPose</w:t>
        </w:r>
        <w:r w:rsidRPr="007C437A">
          <w:rPr>
            <w:rStyle w:val="Appelnotedebasdep"/>
          </w:rPr>
          <w:footnoteReference w:id="44"/>
        </w:r>
      </w:ins>
      <w:ins w:id="4200" w:author="Arthur Parmentier" w:date="2020-05-19T16:14:00Z">
        <w:r w:rsidR="00A516F0" w:rsidRPr="007C437A">
          <w:t xml:space="preserve"> </w:t>
        </w:r>
      </w:ins>
      <w:ins w:id="4201" w:author="Arthur Parmentier" w:date="2020-05-19T16:15:00Z">
        <w:r w:rsidR="00A516F0" w:rsidRPr="007C437A">
          <w:t>is the main realistic alternative to Po</w:t>
        </w:r>
      </w:ins>
      <w:ins w:id="4202" w:author="Arthur Parmentier" w:date="2020-05-19T16:16:00Z">
        <w:r w:rsidR="00A516F0" w:rsidRPr="007C437A">
          <w:t>seNet at this moment</w:t>
        </w:r>
      </w:ins>
      <w:ins w:id="4203" w:author="Arthur Parmentier" w:date="2020-05-19T19:48:00Z">
        <w:r w:rsidR="009A7725" w:rsidRPr="007C437A">
          <w:t xml:space="preserve">; it supports 3D triangulation from multiple view (like two cameras orthogonal to the soundpainter) </w:t>
        </w:r>
      </w:ins>
      <w:ins w:id="4204" w:author="Arthur Parmentier" w:date="2020-05-19T16:16:00Z">
        <w:r w:rsidR="00A516F0" w:rsidRPr="007C437A">
          <w:t>but could not be ported to Max without much hassle</w:t>
        </w:r>
        <w:r w:rsidR="00A516F0" w:rsidRPr="007C437A">
          <w:rPr>
            <w:rStyle w:val="Appelnotedebasdep"/>
          </w:rPr>
          <w:footnoteReference w:id="45"/>
        </w:r>
      </w:ins>
    </w:p>
    <w:p w:rsidR="009A7725" w:rsidRPr="007C437A" w:rsidRDefault="009A7725">
      <w:pPr>
        <w:pStyle w:val="Paragraphedeliste"/>
        <w:numPr>
          <w:ilvl w:val="0"/>
          <w:numId w:val="26"/>
        </w:numPr>
        <w:rPr>
          <w:ins w:id="4230" w:author="Arthur Parmentier" w:date="2020-05-19T15:50:00Z"/>
        </w:rPr>
        <w:pPrChange w:id="4231" w:author="Arthur Parmentier" w:date="2020-05-19T16:04:00Z">
          <w:pPr/>
        </w:pPrChange>
      </w:pPr>
      <w:ins w:id="4232" w:author="Arthur Parmentier" w:date="2020-05-19T19:58:00Z">
        <w:r w:rsidRPr="007C437A">
          <w:t xml:space="preserve">Some </w:t>
        </w:r>
      </w:ins>
      <w:ins w:id="4233"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6"/>
        </w:r>
        <w:r w:rsidR="00F707EB" w:rsidRPr="007C437A">
          <w:t xml:space="preserve"> </w:t>
        </w:r>
      </w:ins>
      <w:ins w:id="4237" w:author="Arthur Parmentier" w:date="2020-05-19T20:02:00Z">
        <w:r w:rsidR="00D6200D" w:rsidRPr="007C437A">
          <w:t>yet</w:t>
        </w:r>
      </w:ins>
      <w:ins w:id="4238" w:author="Arthur Parmentier" w:date="2020-05-19T19:59:00Z">
        <w:r w:rsidR="00F707EB" w:rsidRPr="007C437A">
          <w:t xml:space="preserve"> far from portable to my project</w:t>
        </w:r>
      </w:ins>
    </w:p>
    <w:p w:rsidR="00D6200D" w:rsidRPr="007C437A" w:rsidRDefault="00D6200D" w:rsidP="00D6200D">
      <w:pPr>
        <w:rPr>
          <w:ins w:id="4239" w:author="Arthur Parmentier" w:date="2020-05-19T22:45:00Z"/>
        </w:rPr>
      </w:pPr>
      <w:ins w:id="4240" w:author="Arthur Parmentier" w:date="2020-05-19T20:01:00Z">
        <w:r w:rsidRPr="007C437A">
          <w:t>PoseNet appears like the best compromise</w:t>
        </w:r>
      </w:ins>
      <w:ins w:id="4241" w:author="Arthur Parmentier" w:date="2020-05-19T20:03:00Z">
        <w:r w:rsidRPr="007C437A">
          <w:t xml:space="preserve"> for th</w:t>
        </w:r>
      </w:ins>
      <w:ins w:id="4242" w:author="Arthur Parmentier" w:date="2020-05-19T22:49:00Z">
        <w:r w:rsidR="008706E0" w:rsidRPr="007C437A">
          <w:t>is particular</w:t>
        </w:r>
      </w:ins>
      <w:ins w:id="4243" w:author="Arthur Parmentier" w:date="2020-05-19T20:03:00Z">
        <w:r w:rsidRPr="007C437A">
          <w:t xml:space="preserve"> use case</w:t>
        </w:r>
      </w:ins>
      <w:ins w:id="4244" w:author="Arthur Parmentier" w:date="2020-05-19T22:50:00Z">
        <w:r w:rsidR="008706E0" w:rsidRPr="007C437A">
          <w:t>, its goals and under the constraints</w:t>
        </w:r>
      </w:ins>
      <w:ins w:id="4245" w:author="Arthur Parmentier" w:date="2020-05-19T20:03:00Z">
        <w:r w:rsidRPr="007C437A">
          <w:t xml:space="preserve"> of this project.</w:t>
        </w:r>
      </w:ins>
      <w:ins w:id="4246" w:author="Arthur Parmentier" w:date="2020-05-19T21:52:00Z">
        <w:r w:rsidR="00F45509" w:rsidRPr="007C437A">
          <w:br/>
        </w:r>
      </w:ins>
      <w:ins w:id="4247" w:author="Arthur Parmentier" w:date="2020-05-19T20:04:00Z">
        <w:r w:rsidRPr="007C437A">
          <w:t xml:space="preserve">In </w:t>
        </w:r>
      </w:ins>
      <w:ins w:id="4248" w:author="Arthur Parmentier" w:date="2020-05-19T21:53:00Z">
        <w:r w:rsidR="00F45509" w:rsidRPr="007C437A">
          <w:t>theory</w:t>
        </w:r>
      </w:ins>
      <w:ins w:id="4249" w:author="Arthur Parmentier" w:date="2020-05-19T20:04:00Z">
        <w:r w:rsidRPr="007C437A">
          <w:t>, it would be sufficient to add a simple external hardware of software mechanism to know whether the soundpainter has “</w:t>
        </w:r>
      </w:ins>
      <w:ins w:id="4250" w:author="Arthur Parmentier" w:date="2020-05-19T20:05:00Z">
        <w:r w:rsidRPr="007C437A">
          <w:t>entered the box” or not to remove the greatest part of the problem</w:t>
        </w:r>
      </w:ins>
      <w:ins w:id="4251" w:author="Arthur Parmentier" w:date="2020-05-19T22:47:00Z">
        <w:r w:rsidR="00B832E8" w:rsidRPr="007C437A">
          <w:t>. One could for instance t</w:t>
        </w:r>
      </w:ins>
      <w:ins w:id="4252" w:author="Arthur Parmentier" w:date="2020-05-19T22:48:00Z">
        <w:r w:rsidR="00B832E8" w:rsidRPr="007C437A">
          <w:t xml:space="preserve">hink of using a numeric carpet of a simple tracker of relative feet </w:t>
        </w:r>
        <w:r w:rsidR="007B3735" w:rsidRPr="007C437A">
          <w:t>d</w:t>
        </w:r>
      </w:ins>
      <w:ins w:id="4253" w:author="Arthur Parmentier" w:date="2020-05-19T22:49:00Z">
        <w:r w:rsidR="007B3735" w:rsidRPr="007C437A">
          <w:t>istance on the z axis</w:t>
        </w:r>
      </w:ins>
      <w:ins w:id="4254" w:author="Arthur Parmentier" w:date="2020-05-19T22:48:00Z">
        <w:r w:rsidR="00B832E8" w:rsidRPr="007C437A">
          <w:t xml:space="preserve"> to achieve this.</w:t>
        </w:r>
      </w:ins>
      <w:ins w:id="4255" w:author="Arthur Parmentier" w:date="2020-05-19T21:52:00Z">
        <w:r w:rsidR="00F45509" w:rsidRPr="007C437A">
          <w:br/>
        </w:r>
      </w:ins>
      <w:ins w:id="4256" w:author="Arthur Parmentier" w:date="2020-05-19T21:53:00Z">
        <w:r w:rsidR="00F45509" w:rsidRPr="007C437A">
          <w:t xml:space="preserve">In fact, </w:t>
        </w:r>
      </w:ins>
      <w:ins w:id="4257" w:author="Arthur Parmentier" w:date="2020-05-19T21:54:00Z">
        <w:r w:rsidR="00F45509" w:rsidRPr="007C437A">
          <w:t xml:space="preserve">I chose to work primarily on the default mode as my use case. In this mode, </w:t>
        </w:r>
      </w:ins>
      <w:ins w:id="4258" w:author="Arthur Parmentier" w:date="2020-05-19T21:56:00Z">
        <w:r w:rsidR="00F45509" w:rsidRPr="007C437A">
          <w:t>the</w:t>
        </w:r>
      </w:ins>
      <w:ins w:id="4259" w:author="Arthur Parmentier" w:date="2020-05-19T21:57:00Z">
        <w:r w:rsidR="00F45509" w:rsidRPr="007C437A">
          <w:t xml:space="preserve"> practical</w:t>
        </w:r>
      </w:ins>
      <w:ins w:id="4260" w:author="Arthur Parmentier" w:date="2020-05-19T21:56:00Z">
        <w:r w:rsidR="00F45509" w:rsidRPr="007C437A">
          <w:t xml:space="preserve"> use of the “go gesture</w:t>
        </w:r>
      </w:ins>
      <w:ins w:id="4261" w:author="Arthur Parmentier" w:date="2020-05-19T21:57:00Z">
        <w:r w:rsidR="00F45509" w:rsidRPr="007C437A">
          <w:t>”</w:t>
        </w:r>
      </w:ins>
      <w:ins w:id="4262" w:author="Arthur Parmentier" w:date="2020-05-19T22:20:00Z">
        <w:r w:rsidR="000B345C" w:rsidRPr="007C437A">
          <w:t xml:space="preserve"> “play”</w:t>
        </w:r>
      </w:ins>
      <w:ins w:id="4263" w:author="Arthur Parmentier" w:date="2020-05-19T21:57:00Z">
        <w:r w:rsidR="00F45509" w:rsidRPr="007C437A">
          <w:t xml:space="preserve"> is always associated with “entering the box”</w:t>
        </w:r>
        <w:r w:rsidR="00F45509" w:rsidRPr="007C437A">
          <w:rPr>
            <w:rStyle w:val="Appelnotedebasdep"/>
          </w:rPr>
          <w:footnoteReference w:id="47"/>
        </w:r>
      </w:ins>
      <w:ins w:id="4326" w:author="Arthur Parmentier" w:date="2020-05-19T22:19:00Z">
        <w:r w:rsidR="000B345C" w:rsidRPr="007C437A">
          <w:t xml:space="preserve"> </w:t>
        </w:r>
      </w:ins>
      <w:ins w:id="4327" w:author="Arthur Parmentier" w:date="2020-05-19T22:20:00Z">
        <w:r w:rsidR="00FE27EB" w:rsidRPr="007C437A">
          <w:t>while even if the use of other “go gestures” such as “</w:t>
        </w:r>
      </w:ins>
      <w:ins w:id="4328" w:author="Arthur Parmentier" w:date="2020-05-19T22:22:00Z">
        <w:r w:rsidR="00FE27EB" w:rsidRPr="007C437A">
          <w:t>S</w:t>
        </w:r>
      </w:ins>
      <w:ins w:id="4329" w:author="Arthur Parmentier" w:date="2020-05-19T22:20:00Z">
        <w:r w:rsidR="00FE27EB" w:rsidRPr="007C437A">
          <w:t>lowly enter” is not</w:t>
        </w:r>
      </w:ins>
      <w:ins w:id="4330" w:author="Arthur Parmentier" w:date="2020-05-19T22:21:00Z">
        <w:r w:rsidR="00FE27EB" w:rsidRPr="007C437A">
          <w:t xml:space="preserve"> always </w:t>
        </w:r>
      </w:ins>
      <w:ins w:id="4331" w:author="Arthur Parmentier" w:date="2020-05-19T22:20:00Z">
        <w:r w:rsidR="00FE27EB" w:rsidRPr="007C437A">
          <w:t>with “entering the box”</w:t>
        </w:r>
      </w:ins>
      <w:ins w:id="4332" w:author="Arthur Parmentier" w:date="2020-05-19T22:21:00Z">
        <w:r w:rsidR="00FE27EB" w:rsidRPr="007C437A">
          <w:t xml:space="preserve">, a simplified version of the grammar can </w:t>
        </w:r>
      </w:ins>
      <w:ins w:id="4333" w:author="Arthur Parmentier" w:date="2020-05-19T22:22:00Z">
        <w:r w:rsidR="00FE27EB" w:rsidRPr="007C437A">
          <w:t>easily assume that “entering the box” is always performed with “go gestures”</w:t>
        </w:r>
        <w:r w:rsidR="000459FB" w:rsidRPr="007C437A">
          <w:t xml:space="preserve">, without </w:t>
        </w:r>
      </w:ins>
      <w:ins w:id="4334"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335" w:author="Arthur Parmentier" w:date="2020-05-20T11:27:00Z"/>
        </w:rPr>
      </w:pPr>
      <w:ins w:id="4336" w:author="Arthur Parmentier" w:date="2020-05-19T22:45:00Z">
        <w:r w:rsidRPr="007C437A">
          <w:t>With this</w:t>
        </w:r>
      </w:ins>
      <w:ins w:id="4337" w:author="Arthur Parmentier" w:date="2020-05-19T22:46:00Z">
        <w:r w:rsidRPr="007C437A">
          <w:t xml:space="preserve"> </w:t>
        </w:r>
      </w:ins>
      <w:ins w:id="4338" w:author="Arthur Parmentier" w:date="2020-05-19T22:45:00Z">
        <w:r w:rsidRPr="007C437A">
          <w:t>simplification in m</w:t>
        </w:r>
      </w:ins>
      <w:ins w:id="4339" w:author="Arthur Parmentier" w:date="2020-05-19T22:46:00Z">
        <w:r w:rsidRPr="007C437A">
          <w:t xml:space="preserve">ind, a 2D tracking </w:t>
        </w:r>
      </w:ins>
      <w:ins w:id="4340" w:author="Arthur Parmentier" w:date="2020-05-19T22:47:00Z">
        <w:r w:rsidRPr="007C437A">
          <w:t xml:space="preserve">of the full body </w:t>
        </w:r>
      </w:ins>
      <w:ins w:id="4341" w:author="Arthur Parmentier" w:date="2020-05-19T22:46:00Z">
        <w:r w:rsidRPr="007C437A">
          <w:t xml:space="preserve">is </w:t>
        </w:r>
      </w:ins>
      <w:ins w:id="4342" w:author="Arthur Parmentier" w:date="2020-05-19T22:53:00Z">
        <w:r w:rsidR="00BF2076" w:rsidRPr="007C437A">
          <w:t>enough</w:t>
        </w:r>
      </w:ins>
      <w:ins w:id="4343" w:author="Arthur Parmentier" w:date="2020-05-19T22:47:00Z">
        <w:r w:rsidRPr="007C437A">
          <w:t xml:space="preserve"> </w:t>
        </w:r>
      </w:ins>
      <w:ins w:id="4344" w:author="Arthur Parmentier" w:date="2020-05-19T22:53:00Z">
        <w:r w:rsidR="00BF2076" w:rsidRPr="007C437A">
          <w:t xml:space="preserve">to cover the </w:t>
        </w:r>
      </w:ins>
      <w:ins w:id="4345" w:author="Arthur Parmentier" w:date="2020-05-19T22:54:00Z">
        <w:r w:rsidR="00BF2076" w:rsidRPr="007C437A">
          <w:t>default mode.</w:t>
        </w:r>
      </w:ins>
      <w:ins w:id="4346" w:author="Arthur Parmentier" w:date="2020-05-19T22:57:00Z">
        <w:r w:rsidR="00BF2076" w:rsidRPr="007C437A">
          <w:t xml:space="preserve"> But what about</w:t>
        </w:r>
      </w:ins>
      <w:ins w:id="4347" w:author="Arthur Parmentier" w:date="2020-05-19T22:58:00Z">
        <w:r w:rsidR="00BF2076" w:rsidRPr="007C437A">
          <w:t xml:space="preserve"> over modes, that also make use of the “box” in a different way?</w:t>
        </w:r>
        <w:r w:rsidR="00BF2076" w:rsidRPr="007C437A">
          <w:br/>
        </w:r>
      </w:ins>
      <w:ins w:id="4348" w:author="Arthur Parmentier" w:date="2020-05-19T22:59:00Z">
        <w:r w:rsidR="00BF2076" w:rsidRPr="007C437A">
          <w:t>Interestingly, most other SP modes that I am aware of</w:t>
        </w:r>
      </w:ins>
      <w:ins w:id="4349" w:author="Arthur Parmentier" w:date="2020-05-19T23:01:00Z">
        <w:r w:rsidR="00BF2076" w:rsidRPr="007C437A">
          <w:t xml:space="preserve"> are using immediate requests rather than structured requests</w:t>
        </w:r>
      </w:ins>
      <w:ins w:id="4350" w:author="Arthur Parmentier" w:date="2020-05-20T11:19:00Z">
        <w:r w:rsidR="00C907A8" w:rsidRPr="007C437A">
          <w:t>, and the soundpainter is always standing in the “box”</w:t>
        </w:r>
      </w:ins>
      <w:ins w:id="4351" w:author="Arthur Parmentier" w:date="2020-05-20T11:20:00Z">
        <w:r w:rsidR="00C907A8" w:rsidRPr="007C437A">
          <w:t xml:space="preserve"> when using these modes</w:t>
        </w:r>
      </w:ins>
      <w:ins w:id="4352" w:author="Arthur Parmentier" w:date="2020-05-19T23:02:00Z">
        <w:r w:rsidR="00BF2076" w:rsidRPr="007C437A">
          <w:t>.</w:t>
        </w:r>
        <w:r w:rsidR="00F24850" w:rsidRPr="007C437A">
          <w:t xml:space="preserve"> In other words, </w:t>
        </w:r>
      </w:ins>
      <w:ins w:id="4353" w:author="Arthur Parmentier" w:date="2020-05-19T23:03:00Z">
        <w:r w:rsidR="00F24850" w:rsidRPr="007C437A">
          <w:t>signing “outside the box”</w:t>
        </w:r>
      </w:ins>
      <w:ins w:id="4354" w:author="Arthur Parmentier" w:date="2020-05-20T11:21:00Z">
        <w:r w:rsidR="00C907A8" w:rsidRPr="007C437A">
          <w:t>, not in real-time</w:t>
        </w:r>
      </w:ins>
      <w:ins w:id="4355" w:author="Arthur Parmentier" w:date="2020-05-20T11:22:00Z">
        <w:r w:rsidR="00C907A8" w:rsidRPr="007C437A">
          <w:t>, to make</w:t>
        </w:r>
      </w:ins>
      <w:ins w:id="4356" w:author="Arthur Parmentier" w:date="2020-05-19T23:03:00Z">
        <w:r w:rsidR="00F24850" w:rsidRPr="007C437A">
          <w:t xml:space="preserve"> </w:t>
        </w:r>
      </w:ins>
      <w:ins w:id="4357" w:author="Arthur Parmentier" w:date="2020-05-20T11:22:00Z">
        <w:r w:rsidR="00C907A8" w:rsidRPr="007C437A">
          <w:t xml:space="preserve">structured requests </w:t>
        </w:r>
      </w:ins>
      <w:ins w:id="4358" w:author="Arthur Parmentier" w:date="2020-05-20T11:23:00Z">
        <w:r w:rsidR="00C907A8" w:rsidRPr="007C437A">
          <w:t xml:space="preserve">is particular to the </w:t>
        </w:r>
        <w:r w:rsidR="00C907A8" w:rsidRPr="007C437A">
          <w:lastRenderedPageBreak/>
          <w:t>default mode</w:t>
        </w:r>
      </w:ins>
      <w:ins w:id="4359" w:author="Arthur Parmentier" w:date="2020-05-19T23:03:00Z">
        <w:r w:rsidR="00F24850" w:rsidRPr="007C437A">
          <w:t>.</w:t>
        </w:r>
      </w:ins>
      <w:ins w:id="4360" w:author="Arthur Parmentier" w:date="2020-05-19T23:04:00Z">
        <w:r w:rsidR="00F24850" w:rsidRPr="007C437A">
          <w:rPr>
            <w:rStyle w:val="Appelnotedebasdep"/>
          </w:rPr>
          <w:footnoteReference w:id="48"/>
        </w:r>
      </w:ins>
      <w:ins w:id="4375" w:author="Arthur Parmentier" w:date="2020-05-19T23:08:00Z">
        <w:r w:rsidR="00833F14" w:rsidRPr="007C437A">
          <w:t xml:space="preserve"> By entering</w:t>
        </w:r>
      </w:ins>
      <w:ins w:id="4376" w:author="Arthur Parmentier" w:date="2020-05-19T23:09:00Z">
        <w:r w:rsidR="00833F14" w:rsidRPr="007C437A">
          <w:t xml:space="preserve"> or exiting</w:t>
        </w:r>
      </w:ins>
      <w:ins w:id="4377" w:author="Arthur Parmentier" w:date="2020-05-19T23:08:00Z">
        <w:r w:rsidR="00833F14" w:rsidRPr="007C437A">
          <w:t xml:space="preserve"> </w:t>
        </w:r>
      </w:ins>
      <w:ins w:id="4378" w:author="Arthur Parmentier" w:date="2020-05-19T23:09:00Z">
        <w:r w:rsidR="00833F14" w:rsidRPr="007C437A">
          <w:t>other</w:t>
        </w:r>
      </w:ins>
      <w:ins w:id="4379" w:author="Arthur Parmentier" w:date="2020-05-19T23:08:00Z">
        <w:r w:rsidR="00833F14" w:rsidRPr="007C437A">
          <w:t xml:space="preserve"> mode</w:t>
        </w:r>
      </w:ins>
      <w:ins w:id="4380" w:author="Arthur Parmentier" w:date="2020-05-19T23:09:00Z">
        <w:r w:rsidR="00833F14" w:rsidRPr="007C437A">
          <w:t>s</w:t>
        </w:r>
      </w:ins>
      <w:ins w:id="4381" w:author="Arthur Parmentier" w:date="2020-05-19T23:08:00Z">
        <w:r w:rsidR="00833F14" w:rsidRPr="007C437A">
          <w:t xml:space="preserve"> (marked with </w:t>
        </w:r>
      </w:ins>
      <w:ins w:id="4382" w:author="Arthur Parmentier" w:date="2020-05-19T23:09:00Z">
        <w:r w:rsidR="00833F14" w:rsidRPr="007C437A">
          <w:t>their</w:t>
        </w:r>
      </w:ins>
      <w:ins w:id="4383" w:author="Arthur Parmentier" w:date="2020-05-19T23:08:00Z">
        <w:r w:rsidR="00833F14" w:rsidRPr="007C437A">
          <w:t xml:space="preserve"> “enter</w:t>
        </w:r>
      </w:ins>
      <w:ins w:id="4384" w:author="Arthur Parmentier" w:date="2020-05-19T23:09:00Z">
        <w:r w:rsidR="00833F14" w:rsidRPr="007C437A">
          <w:t xml:space="preserve">” and “exit” signs), the program should be able </w:t>
        </w:r>
      </w:ins>
      <w:ins w:id="4385" w:author="Arthur Parmentier" w:date="2020-05-19T23:10:00Z">
        <w:r w:rsidR="00833F14" w:rsidRPr="007C437A">
          <w:t>to know whether requests must be considered immediate requests</w:t>
        </w:r>
      </w:ins>
      <w:ins w:id="4386" w:author="Arthur Parmentier" w:date="2020-05-19T23:11:00Z">
        <w:r w:rsidR="00833F14" w:rsidRPr="007C437A">
          <w:t xml:space="preserve"> </w:t>
        </w:r>
      </w:ins>
      <w:ins w:id="4387" w:author="Arthur Parmentier" w:date="2020-05-19T23:10:00Z">
        <w:r w:rsidR="00833F14" w:rsidRPr="007C437A">
          <w:t>or structured, delayed ones</w:t>
        </w:r>
      </w:ins>
      <w:ins w:id="4388" w:author="Arthur Parmentier" w:date="2020-05-19T23:11:00Z">
        <w:r w:rsidR="00833F14" w:rsidRPr="007C437A">
          <w:rPr>
            <w:rStyle w:val="Appelnotedebasdep"/>
          </w:rPr>
          <w:footnoteReference w:id="49"/>
        </w:r>
      </w:ins>
      <w:ins w:id="4403" w:author="Arthur Parmentier" w:date="2020-05-20T11:25:00Z">
        <w:r w:rsidR="00337510" w:rsidRPr="007C437A">
          <w:t>.</w:t>
        </w:r>
      </w:ins>
    </w:p>
    <w:p w:rsidR="00337510" w:rsidRPr="007C437A" w:rsidRDefault="00337510">
      <w:pPr>
        <w:rPr>
          <w:ins w:id="4404" w:author="Arthur Parmentier" w:date="2020-05-20T11:39:00Z"/>
        </w:rPr>
      </w:pPr>
      <w:ins w:id="4405" w:author="Arthur Parmentier" w:date="2020-05-20T11:27:00Z">
        <w:r w:rsidRPr="007C437A">
          <w:t xml:space="preserve">In conclusion, </w:t>
        </w:r>
      </w:ins>
      <w:ins w:id="4406" w:author="Arthur Parmentier" w:date="2020-05-20T11:40:00Z">
        <w:r w:rsidR="00B307BE" w:rsidRPr="007C437A">
          <w:t xml:space="preserve">although more expensive or complex systems would allow for full 3D tracking of the body, </w:t>
        </w:r>
      </w:ins>
      <w:ins w:id="4407" w:author="Arthur Parmentier" w:date="2020-05-20T11:27:00Z">
        <w:r w:rsidRPr="007C437A">
          <w:t>PoseNet</w:t>
        </w:r>
      </w:ins>
      <w:ins w:id="4408" w:author="Arthur Parmentier" w:date="2020-05-20T11:29:00Z">
        <w:r w:rsidR="000506E4" w:rsidRPr="007C437A">
          <w:t xml:space="preserve"> </w:t>
        </w:r>
      </w:ins>
      <w:ins w:id="4409" w:author="Arthur Parmentier" w:date="2020-05-20T11:30:00Z">
        <w:r w:rsidR="000506E4" w:rsidRPr="007C437A">
          <w:t xml:space="preserve">is suitable for </w:t>
        </w:r>
      </w:ins>
      <w:ins w:id="4410" w:author="Arthur Parmentier" w:date="2020-05-20T11:31:00Z">
        <w:r w:rsidR="000506E4" w:rsidRPr="007C437A">
          <w:t xml:space="preserve">building most features at the </w:t>
        </w:r>
      </w:ins>
      <w:ins w:id="4411" w:author="Arthur Parmentier" w:date="2020-05-23T09:56:00Z">
        <w:r w:rsidR="00AB2243" w:rsidRPr="007C437A">
          <w:t xml:space="preserve">full </w:t>
        </w:r>
      </w:ins>
      <w:ins w:id="4412" w:author="Arthur Parmentier" w:date="2020-05-20T11:31:00Z">
        <w:r w:rsidR="000506E4" w:rsidRPr="007C437A">
          <w:t>body scale relevant to SP</w:t>
        </w:r>
      </w:ins>
      <w:ins w:id="4413" w:author="Arthur Parmentier" w:date="2020-05-20T11:40:00Z">
        <w:r w:rsidR="00B21279" w:rsidRPr="007C437A">
          <w:t xml:space="preserve"> and is the most adapted technology in the frame of this project</w:t>
        </w:r>
      </w:ins>
      <w:ins w:id="4414" w:author="Arthur Parmentier" w:date="2020-05-20T11:31:00Z">
        <w:r w:rsidR="000506E4" w:rsidRPr="007C437A">
          <w:t>.</w:t>
        </w:r>
      </w:ins>
      <w:ins w:id="4415" w:author="Arthur Parmentier" w:date="2020-05-20T11:41:00Z">
        <w:r w:rsidR="00B21279" w:rsidRPr="007C437A">
          <w:br/>
        </w:r>
      </w:ins>
      <w:ins w:id="4416" w:author="Arthur Parmentier" w:date="2020-05-20T11:33:00Z">
        <w:r w:rsidR="000506E4" w:rsidRPr="007C437A">
          <w:t>From the observation of correlations between missing depth features and known signs/features, we are able</w:t>
        </w:r>
      </w:ins>
      <w:ins w:id="4417" w:author="Arthur Parmentier" w:date="2020-05-20T11:34:00Z">
        <w:r w:rsidR="000506E4" w:rsidRPr="007C437A">
          <w:t xml:space="preserve"> to make a small simplification of the SP grammar by assuming that </w:t>
        </w:r>
      </w:ins>
      <w:ins w:id="4418" w:author="Arthur Parmentier" w:date="2020-05-20T11:35:00Z">
        <w:r w:rsidR="000506E4" w:rsidRPr="007C437A">
          <w:t xml:space="preserve">the requests must </w:t>
        </w:r>
      </w:ins>
      <w:ins w:id="4419" w:author="Arthur Parmentier" w:date="2020-05-20T11:36:00Z">
        <w:r w:rsidR="000506E4" w:rsidRPr="007C437A">
          <w:t>be executed immediately when “go gestures” are used, and that in every mode but the default one, the requests are immediate.</w:t>
        </w:r>
      </w:ins>
      <w:ins w:id="4420" w:author="Arthur Parmentier" w:date="2020-05-20T11:37:00Z">
        <w:r w:rsidR="000506E4" w:rsidRPr="007C437A">
          <w:t xml:space="preserve"> Under these assumptions, PoseNet is sufficient to build all necessary features to </w:t>
        </w:r>
      </w:ins>
      <w:ins w:id="4421" w:author="Arthur Parmentier" w:date="2020-05-20T11:38:00Z">
        <w:r w:rsidR="000506E4" w:rsidRPr="007C437A">
          <w:t>recognize</w:t>
        </w:r>
      </w:ins>
      <w:ins w:id="4422" w:author="Arthur Parmentier" w:date="2020-05-20T11:37:00Z">
        <w:r w:rsidR="000506E4" w:rsidRPr="007C437A">
          <w:t xml:space="preserve"> SP signs at the body scale.</w:t>
        </w:r>
      </w:ins>
    </w:p>
    <w:p w:rsidR="00774F33" w:rsidRPr="007C437A" w:rsidRDefault="000340B7" w:rsidP="000340B7">
      <w:pPr>
        <w:pStyle w:val="Titre5"/>
        <w:rPr>
          <w:ins w:id="4423" w:author="Arthur Parmentier" w:date="2020-05-20T11:41:00Z"/>
        </w:rPr>
      </w:pPr>
      <w:ins w:id="4424" w:author="Arthur Parmentier" w:date="2020-05-20T11:41:00Z">
        <w:r w:rsidRPr="007C437A">
          <w:t>Building features</w:t>
        </w:r>
      </w:ins>
    </w:p>
    <w:p w:rsidR="003D367C" w:rsidRPr="007C437A" w:rsidRDefault="00F71238" w:rsidP="003D367C">
      <w:pPr>
        <w:rPr>
          <w:ins w:id="4425" w:author="Arthur Parmentier" w:date="2020-05-20T15:19:00Z"/>
        </w:rPr>
      </w:pPr>
      <w:ins w:id="4426"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4427" w:author="Arthur Parmentier" w:date="2020-05-20T15:24:00Z"/>
        </w:rPr>
      </w:pPr>
      <w:ins w:id="4428" w:author="Arthur Parmentier" w:date="2020-05-20T15:30:00Z">
        <w:r w:rsidRPr="007C437A">
          <w:t>The set of features shou</w:t>
        </w:r>
      </w:ins>
      <w:ins w:id="4429" w:author="Arthur Parmentier" w:date="2020-05-20T15:31:00Z">
        <w:r w:rsidRPr="007C437A">
          <w:t xml:space="preserve">ld </w:t>
        </w:r>
      </w:ins>
      <w:ins w:id="4430" w:author="Arthur Parmentier" w:date="2020-05-20T19:02:00Z">
        <w:r w:rsidR="00830C1A" w:rsidRPr="007C437A">
          <w:t>reduce to the</w:t>
        </w:r>
      </w:ins>
      <w:ins w:id="4431" w:author="Arthur Parmentier" w:date="2020-05-20T15:31:00Z">
        <w:r w:rsidRPr="007C437A">
          <w:t xml:space="preserve"> lowest number of dimensions, while still being meaningful, </w:t>
        </w:r>
      </w:ins>
      <w:ins w:id="4432" w:author="Arthur Parmentier" w:date="2020-05-20T19:02:00Z">
        <w:r w:rsidR="00830C1A" w:rsidRPr="007C437A">
          <w:t xml:space="preserve">in order </w:t>
        </w:r>
      </w:ins>
      <w:ins w:id="4433" w:author="Arthur Parmentier" w:date="2020-05-20T15:31:00Z">
        <w:r w:rsidRPr="007C437A">
          <w:t xml:space="preserve">to avoid the </w:t>
        </w:r>
      </w:ins>
      <w:ins w:id="4434" w:author="Arthur Parmentier" w:date="2020-05-20T19:03:00Z">
        <w:r w:rsidR="00FE52CB" w:rsidRPr="007C437A">
          <w:t>so-called “</w:t>
        </w:r>
      </w:ins>
      <w:ins w:id="4435" w:author="Arthur Parmentier" w:date="2020-05-20T15:31:00Z">
        <w:r w:rsidRPr="007C437A">
          <w:t>curse of dimensionality</w:t>
        </w:r>
      </w:ins>
      <w:ins w:id="4436" w:author="Arthur Parmentier" w:date="2020-05-20T19:03:00Z">
        <w:r w:rsidR="00FE52CB" w:rsidRPr="007C437A">
          <w:t>” problem</w:t>
        </w:r>
      </w:ins>
      <w:ins w:id="4437" w:author="Arthur Parmentier" w:date="2020-05-20T15:31:00Z">
        <w:r w:rsidRPr="007C437A">
          <w:t xml:space="preserve">. </w:t>
        </w:r>
      </w:ins>
      <w:ins w:id="4438" w:author="Arthur Parmentier" w:date="2020-05-20T19:03:00Z">
        <w:r w:rsidR="003D04EE" w:rsidRPr="007C437A">
          <w:t>It</w:t>
        </w:r>
      </w:ins>
      <w:ins w:id="4439" w:author="Arthur Parmentier" w:date="2020-05-20T15:31:00Z">
        <w:r w:rsidRPr="007C437A">
          <w:t xml:space="preserve"> can for instance be solved with a principal</w:t>
        </w:r>
      </w:ins>
      <w:ins w:id="4440" w:author="Arthur Parmentier" w:date="2020-05-20T15:32:00Z">
        <w:r w:rsidRPr="007C437A">
          <w:t xml:space="preserve"> component </w:t>
        </w:r>
      </w:ins>
      <w:ins w:id="4441" w:author="Arthur Parmentier" w:date="2020-05-20T19:03:00Z">
        <w:r w:rsidR="0080466C" w:rsidRPr="007C437A">
          <w:t>analysis which in general provides the best set of features</w:t>
        </w:r>
      </w:ins>
      <w:ins w:id="4442" w:author="Arthur Parmentier" w:date="2020-05-20T19:04:00Z">
        <w:r w:rsidR="0080466C" w:rsidRPr="007C437A">
          <w:t xml:space="preserve"> to a given classification problem</w:t>
        </w:r>
      </w:ins>
      <w:ins w:id="4443" w:author="Arthur Parmentier" w:date="2020-05-20T19:03:00Z">
        <w:r w:rsidR="0080466C" w:rsidRPr="007C437A">
          <w:t>; h</w:t>
        </w:r>
      </w:ins>
      <w:ins w:id="4444" w:author="Arthur Parmentier" w:date="2020-05-20T15:33:00Z">
        <w:r w:rsidRPr="007C437A">
          <w:t>owever, in our case, we want the features to always remain interpretable to the user, so that we cannot afford such a transformation.</w:t>
        </w:r>
      </w:ins>
      <w:ins w:id="4445" w:author="Arthur Parmentier" w:date="2020-05-20T15:34:00Z">
        <w:r w:rsidRPr="007C437A">
          <w:t xml:space="preserve"> Instead, we should only keep the most significant joints in PoseNet outpu</w:t>
        </w:r>
      </w:ins>
      <w:ins w:id="4446" w:author="Arthur Parmentier" w:date="2020-05-20T15:35:00Z">
        <w:r w:rsidRPr="007C437A">
          <w:t xml:space="preserve">t such as the wrists or elbows positions, discarding less significant ones </w:t>
        </w:r>
      </w:ins>
      <w:ins w:id="4447" w:author="Arthur Parmentier" w:date="2020-05-20T15:36:00Z">
        <w:r w:rsidRPr="007C437A">
          <w:t xml:space="preserve">(for SP) </w:t>
        </w:r>
      </w:ins>
      <w:ins w:id="4448" w:author="Arthur Parmentier" w:date="2020-05-20T15:35:00Z">
        <w:r w:rsidRPr="007C437A">
          <w:t xml:space="preserve">such as the nose or hips. However, if the user wants to build its own set of signs that </w:t>
        </w:r>
      </w:ins>
      <w:ins w:id="4449"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4450" w:author="Arthur Parmentier" w:date="2020-05-20T19:10:00Z"/>
        </w:rPr>
      </w:pPr>
      <w:ins w:id="4451" w:author="Arthur Parmentier" w:date="2020-05-20T15:27:00Z">
        <w:r w:rsidRPr="007C437A">
          <w:t xml:space="preserve">The </w:t>
        </w:r>
      </w:ins>
      <w:ins w:id="4452" w:author="Arthur Parmentier" w:date="2020-05-20T15:38:00Z">
        <w:r w:rsidR="00D2561F" w:rsidRPr="007C437A">
          <w:t xml:space="preserve">features must be invariant to transformations that are not meaningful and do not correspond </w:t>
        </w:r>
      </w:ins>
      <w:ins w:id="4453" w:author="Arthur Parmentier" w:date="2020-05-20T15:39:00Z">
        <w:r w:rsidR="00D2561F" w:rsidRPr="007C437A">
          <w:t>to any sign. In particular, the features must be translation</w:t>
        </w:r>
        <w:r w:rsidR="001014E8" w:rsidRPr="007C437A">
          <w:t>-</w:t>
        </w:r>
      </w:ins>
      <w:ins w:id="4454" w:author="Arthur Parmentier" w:date="2020-05-20T15:40:00Z">
        <w:r w:rsidR="001014E8" w:rsidRPr="007C437A">
          <w:t xml:space="preserve"> &amp;</w:t>
        </w:r>
      </w:ins>
      <w:ins w:id="4455" w:author="Arthur Parmentier" w:date="2020-05-20T15:39:00Z">
        <w:r w:rsidR="00D2561F" w:rsidRPr="007C437A">
          <w:t xml:space="preserve"> rotation</w:t>
        </w:r>
      </w:ins>
      <w:ins w:id="4456" w:author="Arthur Parmentier" w:date="2020-05-20T15:40:00Z">
        <w:r w:rsidR="001014E8" w:rsidRPr="007C437A">
          <w:t>-invariants</w:t>
        </w:r>
      </w:ins>
      <w:ins w:id="4457" w:author="Arthur Parmentier" w:date="2020-05-20T19:07:00Z">
        <w:r w:rsidR="007012CB" w:rsidRPr="007C437A">
          <w:t xml:space="preserve"> and</w:t>
        </w:r>
      </w:ins>
      <w:ins w:id="4458"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4459" w:author="Arthur Parmentier" w:date="2020-05-20T15:41:00Z">
        <w:r w:rsidR="001014E8" w:rsidRPr="007C437A">
          <w:t xml:space="preserve">PoseNet by taking the </w:t>
        </w:r>
      </w:ins>
      <w:ins w:id="4460" w:author="Arthur Parmentier" w:date="2020-05-20T15:42:00Z">
        <w:r w:rsidR="001014E8" w:rsidRPr="007C437A">
          <w:t xml:space="preserve">X &amp; Y </w:t>
        </w:r>
      </w:ins>
      <w:ins w:id="4461" w:author="Arthur Parmentier" w:date="2020-05-20T15:41:00Z">
        <w:r w:rsidR="001014E8" w:rsidRPr="007C437A">
          <w:t xml:space="preserve">distance between </w:t>
        </w:r>
      </w:ins>
      <w:ins w:id="4462" w:author="Arthur Parmentier" w:date="2020-05-20T15:42:00Z">
        <w:r w:rsidR="001014E8" w:rsidRPr="007C437A">
          <w:t>each joint and the nose, which is considered a fixed point and then normalizing the X dimension with respect to the inter-shoulders dis</w:t>
        </w:r>
      </w:ins>
      <w:ins w:id="4463" w:author="Arthur Parmentier" w:date="2020-05-20T15:43:00Z">
        <w:r w:rsidR="001014E8" w:rsidRPr="007C437A">
          <w:t>tance and the Y dimension with respect to the distance between the middle of the hips and the nose.</w:t>
        </w:r>
      </w:ins>
      <w:ins w:id="4464" w:author="Arthur Parmentier" w:date="2020-05-20T18:55:00Z">
        <w:r w:rsidR="009A5E99" w:rsidRPr="007C437A">
          <w:br/>
        </w:r>
      </w:ins>
      <w:ins w:id="4465" w:author="Arthur Parmentier" w:date="2020-05-20T19:08:00Z">
        <w:r w:rsidR="00264F0D" w:rsidRPr="007C437A">
          <w:t>The feature invariance will allow a sign to be</w:t>
        </w:r>
      </w:ins>
      <w:ins w:id="4466" w:author="Arthur Parmentier" w:date="2020-05-20T19:09:00Z">
        <w:r w:rsidR="00264F0D" w:rsidRPr="007C437A">
          <w:t xml:space="preserve"> recognized</w:t>
        </w:r>
      </w:ins>
      <w:ins w:id="4467" w:author="Arthur Parmentier" w:date="2020-05-20T19:08:00Z">
        <w:r w:rsidR="00264F0D" w:rsidRPr="007C437A">
          <w:t xml:space="preserve"> </w:t>
        </w:r>
      </w:ins>
      <w:ins w:id="4468"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4469" w:author="Arthur Parmentier" w:date="2020-05-20T19:10:00Z"/>
        </w:rPr>
      </w:pPr>
      <w:ins w:id="4470" w:author="Arthur Parmentier" w:date="2020-05-20T19:09:00Z">
        <w:r w:rsidRPr="007C437A">
          <w:t>location and orientation</w:t>
        </w:r>
      </w:ins>
      <w:ins w:id="4471" w:author="Arthur Parmentier" w:date="2020-05-20T18:56:00Z">
        <w:r w:rsidR="009A5E99" w:rsidRPr="007C437A">
          <w:t xml:space="preserve"> </w:t>
        </w:r>
      </w:ins>
      <w:ins w:id="4472" w:author="Arthur Parmentier" w:date="2020-05-20T19:10:00Z">
        <w:r w:rsidRPr="007C437A">
          <w:t>(</w:t>
        </w:r>
      </w:ins>
      <w:ins w:id="4473" w:author="Arthur Parmentier" w:date="2020-05-20T18:56:00Z">
        <w:r w:rsidR="009A5E99" w:rsidRPr="007C437A">
          <w:t xml:space="preserve">as long as the soundpainter </w:t>
        </w:r>
      </w:ins>
      <w:ins w:id="4474" w:author="Arthur Parmentier" w:date="2020-05-20T19:00:00Z">
        <w:r w:rsidR="001D766B" w:rsidRPr="007C437A">
          <w:t xml:space="preserve">faces the camera </w:t>
        </w:r>
      </w:ins>
      <w:ins w:id="4475" w:author="Arthur Parmentier" w:date="2020-05-20T19:01:00Z">
        <w:r w:rsidR="001D766B" w:rsidRPr="007C437A">
          <w:t xml:space="preserve">with a relatively small angle </w:t>
        </w:r>
      </w:ins>
      <w:ins w:id="4476" w:author="Arthur Parmentier" w:date="2020-05-20T19:00:00Z">
        <w:r w:rsidR="001D766B" w:rsidRPr="007C437A">
          <w:t>and does</w:t>
        </w:r>
      </w:ins>
      <w:ins w:id="4477" w:author="Arthur Parmentier" w:date="2020-05-20T18:57:00Z">
        <w:r w:rsidR="009A5E99" w:rsidRPr="007C437A">
          <w:t xml:space="preserve"> not</w:t>
        </w:r>
      </w:ins>
      <w:ins w:id="4478" w:author="Arthur Parmentier" w:date="2020-05-20T19:00:00Z">
        <w:r w:rsidR="001D766B" w:rsidRPr="007C437A">
          <w:t xml:space="preserve"> </w:t>
        </w:r>
      </w:ins>
      <w:ins w:id="4479" w:author="Arthur Parmentier" w:date="2020-05-20T18:57:00Z">
        <w:r w:rsidR="009A5E99" w:rsidRPr="007C437A">
          <w:t>get outside</w:t>
        </w:r>
      </w:ins>
      <w:ins w:id="4480" w:author="Arthur Parmentier" w:date="2020-05-20T19:00:00Z">
        <w:r w:rsidR="001D766B" w:rsidRPr="007C437A">
          <w:t xml:space="preserve"> its</w:t>
        </w:r>
      </w:ins>
      <w:ins w:id="4481" w:author="Arthur Parmentier" w:date="2020-05-20T18:57:00Z">
        <w:r w:rsidR="009A5E99" w:rsidRPr="007C437A">
          <w:t xml:space="preserve"> field of view</w:t>
        </w:r>
      </w:ins>
      <w:ins w:id="4482" w:author="Arthur Parmentier" w:date="2020-05-20T19:10:00Z">
        <w:r w:rsidRPr="007C437A">
          <w:t>)</w:t>
        </w:r>
      </w:ins>
    </w:p>
    <w:p w:rsidR="00264F0D" w:rsidRPr="007C437A" w:rsidRDefault="00264F0D" w:rsidP="00264F0D">
      <w:pPr>
        <w:pStyle w:val="Paragraphedeliste"/>
        <w:numPr>
          <w:ilvl w:val="1"/>
          <w:numId w:val="30"/>
        </w:numPr>
        <w:rPr>
          <w:ins w:id="4483" w:author="Arthur Parmentier" w:date="2020-05-20T19:35:00Z"/>
        </w:rPr>
      </w:pPr>
      <w:ins w:id="4484" w:author="Arthur Parmentier" w:date="2020-05-20T19:10:00Z">
        <w:r w:rsidRPr="007C437A">
          <w:lastRenderedPageBreak/>
          <w:t>body dimensions (assuming that the general proportions of the human b</w:t>
        </w:r>
      </w:ins>
      <w:ins w:id="4485" w:author="Arthur Parmentier" w:date="2020-05-20T19:11:00Z">
        <w:r w:rsidRPr="007C437A">
          <w:t xml:space="preserve">ody </w:t>
        </w:r>
      </w:ins>
      <w:ins w:id="4486" w:author="Arthur Parmentier" w:date="2020-05-20T19:34:00Z">
        <w:r w:rsidR="0005532E" w:rsidRPr="007C437A">
          <w:t>remain</w:t>
        </w:r>
      </w:ins>
      <w:ins w:id="4487" w:author="Arthur Parmentier" w:date="2020-05-20T19:11:00Z">
        <w:r w:rsidRPr="007C437A">
          <w:t xml:space="preserve"> constant)</w:t>
        </w:r>
      </w:ins>
    </w:p>
    <w:p w:rsidR="0005532E" w:rsidRPr="007C437A" w:rsidRDefault="0005532E" w:rsidP="0005532E">
      <w:pPr>
        <w:rPr>
          <w:ins w:id="4488" w:author="Arthur Parmentier" w:date="2020-05-20T19:37:00Z"/>
        </w:rPr>
      </w:pPr>
      <w:ins w:id="4489" w:author="Arthur Parmentier" w:date="2020-05-20T19:35:00Z">
        <w:r w:rsidRPr="007C437A">
          <w:t>With these constraints in mind</w:t>
        </w:r>
      </w:ins>
      <w:ins w:id="4490" w:author="Arthur Parmentier" w:date="2020-05-20T19:40:00Z">
        <w:r w:rsidRPr="007C437A">
          <w:t xml:space="preserve"> and </w:t>
        </w:r>
      </w:ins>
      <w:ins w:id="4491" w:author="Arthur Parmentier" w:date="2020-05-20T19:42:00Z">
        <w:r w:rsidR="00C2080C" w:rsidRPr="007C437A">
          <w:t xml:space="preserve">from </w:t>
        </w:r>
      </w:ins>
      <w:ins w:id="4492" w:author="Arthur Parmentier" w:date="2020-05-20T19:40:00Z">
        <w:r w:rsidRPr="007C437A">
          <w:t>my previous knowledge of SP signs</w:t>
        </w:r>
      </w:ins>
      <w:ins w:id="4493" w:author="Arthur Parmentier" w:date="2020-05-20T19:36:00Z">
        <w:r w:rsidRPr="007C437A">
          <w:t xml:space="preserve">, </w:t>
        </w:r>
      </w:ins>
      <w:ins w:id="4494" w:author="Arthur Parmentier" w:date="2020-05-20T19:40:00Z">
        <w:r w:rsidR="00C2080C" w:rsidRPr="007C437A">
          <w:t>I</w:t>
        </w:r>
      </w:ins>
      <w:ins w:id="4495" w:author="Arthur Parmentier" w:date="2020-05-20T19:36:00Z">
        <w:r w:rsidRPr="007C437A">
          <w:t xml:space="preserve"> c</w:t>
        </w:r>
      </w:ins>
      <w:ins w:id="4496" w:author="Arthur Parmentier" w:date="2020-05-20T19:42:00Z">
        <w:r w:rsidR="00C2080C" w:rsidRPr="007C437A">
          <w:t>ould first</w:t>
        </w:r>
      </w:ins>
      <w:ins w:id="4497" w:author="Arthur Parmentier" w:date="2020-05-20T19:36:00Z">
        <w:r w:rsidRPr="007C437A">
          <w:t xml:space="preserve"> order the body joints in PoseNet by their importance for SP signs recognition for </w:t>
        </w:r>
      </w:ins>
      <w:ins w:id="4498" w:author="Arthur Parmentier" w:date="2020-05-20T19:37:00Z">
        <w:r w:rsidRPr="007C437A">
          <w:t>basic signs in default mode:</w:t>
        </w:r>
      </w:ins>
    </w:p>
    <w:p w:rsidR="0005532E" w:rsidRPr="007C437A" w:rsidRDefault="0005532E" w:rsidP="0005532E">
      <w:pPr>
        <w:pStyle w:val="Paragraphedeliste"/>
        <w:numPr>
          <w:ilvl w:val="0"/>
          <w:numId w:val="31"/>
        </w:numPr>
        <w:rPr>
          <w:ins w:id="4499" w:author="Arthur Parmentier" w:date="2020-05-20T19:40:00Z"/>
        </w:rPr>
      </w:pPr>
      <w:ins w:id="4500" w:author="Arthur Parmentier" w:date="2020-05-20T19:37:00Z">
        <w:r w:rsidRPr="007C437A">
          <w:t>wrists</w:t>
        </w:r>
      </w:ins>
    </w:p>
    <w:p w:rsidR="0005532E" w:rsidRPr="007C437A" w:rsidRDefault="0005532E">
      <w:pPr>
        <w:pStyle w:val="Paragraphedeliste"/>
        <w:numPr>
          <w:ilvl w:val="0"/>
          <w:numId w:val="31"/>
        </w:numPr>
        <w:rPr>
          <w:ins w:id="4501" w:author="Arthur Parmentier" w:date="2020-05-20T19:37:00Z"/>
        </w:rPr>
      </w:pPr>
      <w:ins w:id="4502" w:author="Arthur Parmentier" w:date="2020-05-20T19:40:00Z">
        <w:r w:rsidRPr="007C437A">
          <w:t>elbows</w:t>
        </w:r>
      </w:ins>
    </w:p>
    <w:p w:rsidR="00C2080C" w:rsidRPr="007C437A" w:rsidRDefault="00C2080C" w:rsidP="00C2080C">
      <w:pPr>
        <w:pStyle w:val="Paragraphedeliste"/>
        <w:numPr>
          <w:ilvl w:val="0"/>
          <w:numId w:val="31"/>
        </w:numPr>
        <w:rPr>
          <w:ins w:id="4503" w:author="Arthur Parmentier" w:date="2020-05-20T19:41:00Z"/>
        </w:rPr>
      </w:pPr>
      <w:ins w:id="4504" w:author="Arthur Parmentier" w:date="2020-05-20T19:41:00Z">
        <w:r w:rsidRPr="007C437A">
          <w:t>shoulders</w:t>
        </w:r>
      </w:ins>
    </w:p>
    <w:p w:rsidR="00C2080C" w:rsidRPr="007C437A" w:rsidRDefault="00C2080C" w:rsidP="00C2080C">
      <w:pPr>
        <w:pStyle w:val="Paragraphedeliste"/>
        <w:numPr>
          <w:ilvl w:val="0"/>
          <w:numId w:val="31"/>
        </w:numPr>
        <w:rPr>
          <w:ins w:id="4505" w:author="Arthur Parmentier" w:date="2020-05-20T19:41:00Z"/>
        </w:rPr>
      </w:pPr>
      <w:ins w:id="4506" w:author="Arthur Parmentier" w:date="2020-05-20T19:41:00Z">
        <w:r w:rsidRPr="007C437A">
          <w:t>all other joints</w:t>
        </w:r>
      </w:ins>
    </w:p>
    <w:p w:rsidR="00ED2134" w:rsidRPr="007C437A" w:rsidRDefault="00C2080C">
      <w:pPr>
        <w:rPr>
          <w:ins w:id="4507" w:author="Arthur Parmentier" w:date="2020-05-20T20:02:00Z"/>
        </w:rPr>
      </w:pPr>
      <w:ins w:id="4508" w:author="Arthur Parmentier" w:date="2020-05-20T19:41:00Z">
        <w:r w:rsidRPr="007C437A">
          <w:t>I</w:t>
        </w:r>
      </w:ins>
      <w:ins w:id="4509" w:author="Arthur Parmentier" w:date="2020-05-20T19:42:00Z">
        <w:r w:rsidRPr="007C437A">
          <w:t xml:space="preserve">n fact, </w:t>
        </w:r>
      </w:ins>
      <w:ins w:id="4510" w:author="Arthur Parmentier" w:date="2020-05-20T19:43:00Z">
        <w:r w:rsidRPr="007C437A">
          <w:t>I decided to only use wrists and elbows positions</w:t>
        </w:r>
      </w:ins>
      <w:ins w:id="4511" w:author="Arthur Parmentier" w:date="2020-05-20T19:44:00Z">
        <w:r w:rsidRPr="007C437A">
          <w:t>, which gave the best performance in my initial tests</w:t>
        </w:r>
      </w:ins>
      <w:ins w:id="4512"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4513" w:author="Arthur Parmentier" w:date="2020-05-20T19:43:00Z">
        <w:r w:rsidRPr="007C437A">
          <w:rPr>
            <w:rStyle w:val="Appelnotedebasdep"/>
          </w:rPr>
          <w:footnoteReference w:id="50"/>
        </w:r>
      </w:ins>
    </w:p>
    <w:p w:rsidR="00C46A73" w:rsidRPr="007C437A" w:rsidRDefault="00F304EE">
      <w:pPr>
        <w:pStyle w:val="Titre4"/>
        <w:rPr>
          <w:ins w:id="4532" w:author="Arthur Parmentier" w:date="2020-05-21T15:08:00Z"/>
          <w:rPrChange w:id="4533" w:author="Arthur Parmentier" w:date="2020-06-07T15:27:00Z">
            <w:rPr>
              <w:ins w:id="4534" w:author="Arthur Parmentier" w:date="2020-05-21T15:08:00Z"/>
            </w:rPr>
          </w:rPrChange>
        </w:rPr>
        <w:pPrChange w:id="4535" w:author="Arthur Parmentier" w:date="2020-05-21T15:08:00Z">
          <w:pPr/>
        </w:pPrChange>
      </w:pPr>
      <w:ins w:id="4536" w:author="Arthur Parmentier" w:date="2020-05-20T20:02:00Z">
        <w:r w:rsidRPr="007C437A">
          <w:rPr>
            <w:rPrChange w:id="4537" w:author="Arthur Parmentier" w:date="2020-06-07T15:27:00Z">
              <w:rPr/>
            </w:rPrChange>
          </w:rPr>
          <w:t>Hands tracking</w:t>
        </w:r>
      </w:ins>
    </w:p>
    <w:p w:rsidR="00C46A73" w:rsidRPr="007C437A" w:rsidRDefault="004020A1" w:rsidP="00F304EE">
      <w:pPr>
        <w:rPr>
          <w:ins w:id="4538" w:author="Arthur Parmentier" w:date="2020-06-03T17:58:00Z"/>
        </w:rPr>
      </w:pPr>
      <w:ins w:id="4539" w:author="Arthur Parmentier" w:date="2020-06-03T18:00:00Z">
        <w:r w:rsidRPr="007C437A">
          <w:t>Similarly</w:t>
        </w:r>
      </w:ins>
      <w:ins w:id="4540" w:author="Arthur Parmentier" w:date="2020-06-03T17:58:00Z">
        <w:r w:rsidRPr="007C437A">
          <w:t xml:space="preserve"> </w:t>
        </w:r>
      </w:ins>
      <w:ins w:id="4541" w:author="Arthur Parmentier" w:date="2020-06-03T17:57:00Z">
        <w:r w:rsidRPr="007C437A">
          <w:t>to the ful</w:t>
        </w:r>
      </w:ins>
      <w:ins w:id="4542" w:author="Arthur Parmentier" w:date="2020-06-03T17:58:00Z">
        <w:r w:rsidRPr="007C437A">
          <w:t>l body model, hands can be represented as a skeleton in which our features are built from the position of the han</w:t>
        </w:r>
      </w:ins>
      <w:ins w:id="4543" w:author="Arthur Parmentier" w:date="2020-06-03T17:59:00Z">
        <w:r w:rsidRPr="007C437A">
          <w:t>ds in space.</w:t>
        </w:r>
      </w:ins>
      <w:ins w:id="4544" w:author="Arthur Parmentier" w:date="2020-06-03T18:00:00Z">
        <w:r w:rsidRPr="007C437A">
          <w:t xml:space="preserve"> This time, a 3D model is necessary as several signs are ambiguous in 2D space and can only be classified by looking</w:t>
        </w:r>
      </w:ins>
      <w:ins w:id="4545"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4546" w:author="Arthur Parmentier" w:date="2020-06-03T18:06:00Z"/>
        </w:rPr>
      </w:pPr>
      <w:ins w:id="4547" w:author="Arthur Parmentier" w:date="2020-06-03T18:06:00Z">
        <w:r w:rsidRPr="007C437A">
          <w:t>Hi5 Gloves</w:t>
        </w:r>
      </w:ins>
    </w:p>
    <w:p w:rsidR="00890740" w:rsidRPr="007C437A" w:rsidRDefault="00890740">
      <w:pPr>
        <w:rPr>
          <w:ins w:id="4548" w:author="Arthur Parmentier" w:date="2020-06-03T17:58:00Z"/>
        </w:rPr>
      </w:pPr>
      <w:ins w:id="4549" w:author="Arthur Parmentier" w:date="2020-06-03T18:06:00Z">
        <w:r w:rsidRPr="007C437A">
          <w:t>Just like for the full body model, I initi</w:t>
        </w:r>
      </w:ins>
      <w:ins w:id="4550" w:author="Arthur Parmentier" w:date="2020-06-03T18:07:00Z">
        <w:r w:rsidRPr="007C437A">
          <w:t xml:space="preserve">ally looked at several existing technologies to model 3D positions of the hands. At the time of </w:t>
        </w:r>
      </w:ins>
      <w:ins w:id="4551" w:author="Arthur Parmentier" w:date="2020-06-03T18:08:00Z">
        <w:r w:rsidRPr="007C437A">
          <w:t xml:space="preserve">my research (before early March 2020), there was no equivalent </w:t>
        </w:r>
      </w:ins>
      <w:ins w:id="4552" w:author="Arthur Parmentier" w:date="2020-06-03T18:57:00Z">
        <w:r w:rsidR="00221FBD" w:rsidRPr="007C437A">
          <w:t xml:space="preserve">computer-vision </w:t>
        </w:r>
      </w:ins>
      <w:ins w:id="4553" w:author="Arthur Parmentier" w:date="2020-06-03T18:08:00Z">
        <w:r w:rsidRPr="007C437A">
          <w:t xml:space="preserve">model </w:t>
        </w:r>
      </w:ins>
      <w:ins w:id="4554" w:author="Arthur Parmentier" w:date="2020-06-03T18:57:00Z">
        <w:r w:rsidR="00221FBD" w:rsidRPr="007C437A">
          <w:t>similar to</w:t>
        </w:r>
      </w:ins>
      <w:ins w:id="4555" w:author="Arthur Parmentier" w:date="2020-06-03T18:08:00Z">
        <w:r w:rsidRPr="007C437A">
          <w:t xml:space="preserve"> PoseNet </w:t>
        </w:r>
      </w:ins>
      <w:ins w:id="4556" w:author="Arthur Parmentier" w:date="2020-06-03T18:57:00Z">
        <w:r w:rsidR="00221FBD" w:rsidRPr="007C437A">
          <w:t>for the hands</w:t>
        </w:r>
      </w:ins>
      <w:ins w:id="4557" w:author="Arthur Parmentier" w:date="2020-06-03T18:58:00Z">
        <w:r w:rsidR="00221FBD" w:rsidRPr="007C437A">
          <w:t xml:space="preserve"> </w:t>
        </w:r>
      </w:ins>
      <w:ins w:id="4558" w:author="Arthur Parmentier" w:date="2020-06-03T18:08:00Z">
        <w:r w:rsidRPr="007C437A">
          <w:t>that I could integrate into Ma</w:t>
        </w:r>
      </w:ins>
      <w:ins w:id="4559" w:author="Arthur Parmentier" w:date="2020-06-03T18:57:00Z">
        <w:r w:rsidR="00221FBD" w:rsidRPr="007C437A">
          <w:t>x</w:t>
        </w:r>
      </w:ins>
      <w:ins w:id="4560" w:author="Arthur Parmentier" w:date="2020-06-03T19:00:00Z">
        <w:r w:rsidR="00221FBD" w:rsidRPr="007C437A">
          <w:t>.</w:t>
        </w:r>
        <w:r w:rsidR="00221FBD" w:rsidRPr="007C437A">
          <w:rPr>
            <w:rStyle w:val="Appelnotedebasdep"/>
          </w:rPr>
          <w:footnoteReference w:id="51"/>
        </w:r>
      </w:ins>
    </w:p>
    <w:p w:rsidR="004020A1" w:rsidRPr="007C437A" w:rsidRDefault="00221FBD" w:rsidP="00F304EE">
      <w:pPr>
        <w:rPr>
          <w:ins w:id="4571" w:author="Arthur Parmentier" w:date="2020-06-03T19:04:00Z"/>
        </w:rPr>
      </w:pPr>
      <w:ins w:id="4572" w:author="Arthur Parmentier" w:date="2020-06-03T19:02:00Z">
        <w:r w:rsidRPr="007C437A">
          <w:t>Instead, a variety of dedicated hardware wa</w:t>
        </w:r>
      </w:ins>
      <w:ins w:id="4573" w:author="Arthur Parmentier" w:date="2020-06-03T19:03:00Z">
        <w:r w:rsidRPr="007C437A">
          <w:t xml:space="preserve">s already available on the market with three major </w:t>
        </w:r>
      </w:ins>
      <w:ins w:id="4574" w:author="Arthur Parmentier" w:date="2020-06-03T19:04:00Z">
        <w:r w:rsidRPr="007C437A">
          <w:t>technologies:</w:t>
        </w:r>
      </w:ins>
    </w:p>
    <w:p w:rsidR="00221FBD" w:rsidRPr="007C437A" w:rsidRDefault="00221FBD" w:rsidP="00221FBD">
      <w:pPr>
        <w:pStyle w:val="Paragraphedeliste"/>
        <w:numPr>
          <w:ilvl w:val="0"/>
          <w:numId w:val="40"/>
        </w:numPr>
        <w:rPr>
          <w:ins w:id="4575" w:author="Arthur Parmentier" w:date="2020-06-03T19:04:00Z"/>
        </w:rPr>
      </w:pPr>
      <w:ins w:id="4576" w:author="Arthur Parmentier" w:date="2020-06-03T19:04:00Z">
        <w:r w:rsidRPr="007C437A">
          <w:t>Marker based gloves</w:t>
        </w:r>
      </w:ins>
    </w:p>
    <w:p w:rsidR="00221FBD" w:rsidRPr="007C437A" w:rsidRDefault="00221FBD" w:rsidP="00221FBD">
      <w:pPr>
        <w:pStyle w:val="Paragraphedeliste"/>
        <w:numPr>
          <w:ilvl w:val="0"/>
          <w:numId w:val="40"/>
        </w:numPr>
        <w:rPr>
          <w:ins w:id="4577" w:author="Arthur Parmentier" w:date="2020-06-03T19:04:00Z"/>
        </w:rPr>
      </w:pPr>
      <w:ins w:id="4578" w:author="Arthur Parmentier" w:date="2020-06-03T19:04:00Z">
        <w:r w:rsidRPr="007C437A">
          <w:t>Flex sensors</w:t>
        </w:r>
      </w:ins>
    </w:p>
    <w:p w:rsidR="00221FBD" w:rsidRPr="007C437A" w:rsidRDefault="00221FBD" w:rsidP="00221FBD">
      <w:pPr>
        <w:pStyle w:val="Paragraphedeliste"/>
        <w:numPr>
          <w:ilvl w:val="0"/>
          <w:numId w:val="40"/>
        </w:numPr>
        <w:rPr>
          <w:ins w:id="4579" w:author="Arthur Parmentier" w:date="2020-06-03T19:05:00Z"/>
        </w:rPr>
      </w:pPr>
      <w:ins w:id="4580" w:author="Arthur Parmentier" w:date="2020-06-03T19:04:00Z">
        <w:r w:rsidRPr="007C437A">
          <w:t>Inertial measurement units</w:t>
        </w:r>
      </w:ins>
      <w:ins w:id="4581" w:author="Arthur Parmentier" w:date="2020-06-03T19:05:00Z">
        <w:r w:rsidRPr="007C437A">
          <w:t>, typically using small magnetometers</w:t>
        </w:r>
      </w:ins>
    </w:p>
    <w:p w:rsidR="00E20C85" w:rsidRPr="007C437A" w:rsidRDefault="00221FBD" w:rsidP="00221FBD">
      <w:pPr>
        <w:rPr>
          <w:ins w:id="4582" w:author="Arthur Parmentier" w:date="2020-06-03T19:08:00Z"/>
        </w:rPr>
      </w:pPr>
      <w:ins w:id="4583" w:author="Arthur Parmentier" w:date="2020-06-03T19:05:00Z">
        <w:r w:rsidRPr="007C437A">
          <w:t>The prices of this equipment is quite expensive on the market, from 1000 chf to 5000+ chf</w:t>
        </w:r>
      </w:ins>
      <w:ins w:id="4584" w:author="Arthur Parmentier" w:date="2020-06-03T19:06:00Z">
        <w:r w:rsidRPr="007C437A">
          <w:t xml:space="preserve"> for most expensive models. </w:t>
        </w:r>
      </w:ins>
      <w:ins w:id="4585" w:author="Arthur Parmentier" w:date="2020-06-03T19:08:00Z">
        <w:r w:rsidR="00E20C85" w:rsidRPr="007C437A">
          <w:t xml:space="preserve">The cheapest models suffer from important </w:t>
        </w:r>
      </w:ins>
      <w:ins w:id="4586" w:author="Arthur Parmentier" w:date="2020-06-03T19:32:00Z">
        <w:r w:rsidR="00B34D15" w:rsidRPr="007C437A">
          <w:t>shortcomings</w:t>
        </w:r>
      </w:ins>
      <w:ins w:id="4587" w:author="Arthur Parmentier" w:date="2020-06-03T19:08:00Z">
        <w:r w:rsidR="00E20C85" w:rsidRPr="007C437A">
          <w:t>:</w:t>
        </w:r>
      </w:ins>
    </w:p>
    <w:p w:rsidR="00221FBD" w:rsidRPr="007C437A" w:rsidRDefault="00221FBD" w:rsidP="00E20C85">
      <w:pPr>
        <w:pStyle w:val="Paragraphedeliste"/>
        <w:numPr>
          <w:ilvl w:val="0"/>
          <w:numId w:val="40"/>
        </w:numPr>
        <w:rPr>
          <w:ins w:id="4588" w:author="Arthur Parmentier" w:date="2020-06-03T19:08:00Z"/>
        </w:rPr>
      </w:pPr>
      <w:ins w:id="4589" w:author="Arthur Parmentier" w:date="2020-06-03T19:06:00Z">
        <w:r w:rsidRPr="007C437A">
          <w:t xml:space="preserve">IMUs are reported to drift when magnetic fields are present </w:t>
        </w:r>
      </w:ins>
      <w:ins w:id="4590"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4591" w:author="Arthur Parmentier" w:date="2020-06-03T19:33:00Z"/>
        </w:rPr>
      </w:pPr>
      <w:ins w:id="4592" w:author="Arthur Parmentier" w:date="2020-06-03T19:08:00Z">
        <w:r w:rsidRPr="007C437A">
          <w:lastRenderedPageBreak/>
          <w:t>Flex sensors are only one dimensional</w:t>
        </w:r>
      </w:ins>
      <w:ins w:id="4593" w:author="Arthur Parmentier" w:date="2020-06-03T19:09:00Z">
        <w:r w:rsidRPr="007C437A">
          <w:t>. In the cheap</w:t>
        </w:r>
      </w:ins>
      <w:ins w:id="4594" w:author="Arthur Parmentier" w:date="2020-06-03T19:10:00Z">
        <w:r w:rsidRPr="007C437A">
          <w:t xml:space="preserve">est gloves, many important dimensions of the </w:t>
        </w:r>
      </w:ins>
      <w:ins w:id="4595" w:author="Arthur Parmentier" w:date="2020-06-03T19:33:00Z">
        <w:r w:rsidR="00277174" w:rsidRPr="007C437A">
          <w:t>fingers’</w:t>
        </w:r>
      </w:ins>
      <w:ins w:id="4596" w:author="Arthur Parmentier" w:date="2020-06-03T19:10:00Z">
        <w:r w:rsidRPr="007C437A">
          <w:t xml:space="preserve"> movements such as the </w:t>
        </w:r>
      </w:ins>
      <w:ins w:id="4597" w:author="Arthur Parmentier" w:date="2020-06-03T19:11:00Z">
        <w:r w:rsidRPr="007C437A">
          <w:t>phalangeal joint angles</w:t>
        </w:r>
      </w:ins>
      <w:ins w:id="4598" w:author="Arthur Parmentier" w:date="2020-06-03T19:12:00Z">
        <w:r w:rsidRPr="007C437A">
          <w:t xml:space="preserve"> or angles between two fingers are therefore not captured, whereas they are</w:t>
        </w:r>
      </w:ins>
      <w:ins w:id="4599"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4600" w:author="Arthur Parmentier" w:date="2020-06-03T19:32:00Z"/>
        </w:rPr>
      </w:pPr>
      <w:ins w:id="4601" w:author="Arthur Parmentier" w:date="2020-06-03T19:33:00Z">
        <w:r w:rsidRPr="007C437A">
          <w:t xml:space="preserve">Some gloves are designed for specific </w:t>
        </w:r>
      </w:ins>
      <w:ins w:id="4602" w:author="Arthur Parmentier" w:date="2020-06-03T19:34:00Z">
        <w:r w:rsidRPr="007C437A">
          <w:t>software</w:t>
        </w:r>
      </w:ins>
      <w:ins w:id="4603" w:author="Arthur Parmentier" w:date="2020-06-03T19:33:00Z">
        <w:r w:rsidRPr="007C437A">
          <w:t xml:space="preserve"> such as U</w:t>
        </w:r>
      </w:ins>
      <w:ins w:id="4604" w:author="Arthur Parmentier" w:date="2020-06-03T19:34:00Z">
        <w:r w:rsidRPr="007C437A">
          <w:t>nity and may not integrate with Max easily.</w:t>
        </w:r>
      </w:ins>
    </w:p>
    <w:p w:rsidR="00277174" w:rsidRPr="007C437A" w:rsidRDefault="00277174" w:rsidP="00277174">
      <w:pPr>
        <w:rPr>
          <w:ins w:id="4605" w:author="Arthur Parmentier" w:date="2020-06-03T19:37:00Z"/>
        </w:rPr>
      </w:pPr>
      <w:ins w:id="4606" w:author="Arthur Parmentier" w:date="2020-06-03T19:34:00Z">
        <w:r w:rsidRPr="007C437A">
          <w:t xml:space="preserve">While most expensive gloves </w:t>
        </w:r>
      </w:ins>
      <w:ins w:id="4607" w:author="Arthur Parmentier" w:date="2020-06-03T19:35:00Z">
        <w:r w:rsidRPr="007C437A">
          <w:t xml:space="preserve">often provide solutions to these problems, I decided to start with the IMU based Hi5 gloves from Noitom, which is one of the cheapest one available on the market </w:t>
        </w:r>
      </w:ins>
      <w:ins w:id="4608" w:author="Arthur Parmentier" w:date="2020-06-03T19:36:00Z">
        <w:r w:rsidRPr="007C437A">
          <w:t xml:space="preserve">(1000 chf approx.) </w:t>
        </w:r>
      </w:ins>
      <w:ins w:id="4609" w:author="Arthur Parmentier" w:date="2020-06-03T19:35:00Z">
        <w:r w:rsidRPr="007C437A">
          <w:t>which</w:t>
        </w:r>
      </w:ins>
      <w:ins w:id="4610" w:author="Arthur Parmentier" w:date="2020-06-03T19:36:00Z">
        <w:r w:rsidRPr="007C437A">
          <w:t xml:space="preserve"> provides a Unity and C++ SDK. </w:t>
        </w:r>
      </w:ins>
    </w:p>
    <w:p w:rsidR="00277174" w:rsidRPr="007C437A" w:rsidRDefault="00277174" w:rsidP="00277174">
      <w:pPr>
        <w:rPr>
          <w:ins w:id="4611" w:author="Arthur Parmentier" w:date="2020-06-03T19:39:00Z"/>
        </w:rPr>
      </w:pPr>
      <w:ins w:id="4612" w:author="Arthur Parmentier" w:date="2020-06-03T19:38:00Z">
        <w:r w:rsidRPr="007C437A">
          <w:t xml:space="preserve">However, at the time of this report (early June), I have still been unable to test the gloves with Max. </w:t>
        </w:r>
      </w:ins>
      <w:ins w:id="4613" w:author="Arthur Parmentier" w:date="2020-06-03T19:39:00Z">
        <w:r w:rsidRPr="007C437A">
          <w:t xml:space="preserve">I have made </w:t>
        </w:r>
      </w:ins>
      <w:ins w:id="4614" w:author="Arthur Parmentier" w:date="2020-06-03T19:58:00Z">
        <w:r w:rsidR="004B4499" w:rsidRPr="007C437A">
          <w:t>two</w:t>
        </w:r>
      </w:ins>
      <w:ins w:id="4615"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4616" w:author="Arthur Parmentier" w:date="2020-06-03T19:52:00Z"/>
        </w:rPr>
      </w:pPr>
      <w:ins w:id="4617" w:author="Arthur Parmentier" w:date="2020-06-03T19:56:00Z">
        <w:r w:rsidRPr="007C437A">
          <w:t>Before buying the gloves, I</w:t>
        </w:r>
      </w:ins>
      <w:ins w:id="4618" w:author="Arthur Parmentier" w:date="2020-06-03T19:43:00Z">
        <w:r w:rsidR="00882698" w:rsidRPr="007C437A">
          <w:t xml:space="preserve"> had not realized that the gloves</w:t>
        </w:r>
      </w:ins>
      <w:ins w:id="4619" w:author="Arthur Parmentier" w:date="2020-06-03T19:45:00Z">
        <w:r w:rsidR="00882698" w:rsidRPr="007C437A">
          <w:t xml:space="preserve"> connection with the Vive trackers was</w:t>
        </w:r>
      </w:ins>
      <w:ins w:id="4620"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4621" w:author="Arthur Parmentier" w:date="2020-06-03T19:48:00Z">
        <w:r w:rsidR="00882698" w:rsidRPr="007C437A">
          <w:t xml:space="preserve"> In fact, the connection </w:t>
        </w:r>
      </w:ins>
      <w:ins w:id="4622" w:author="Arthur Parmentier" w:date="2020-06-03T19:49:00Z">
        <w:r w:rsidR="00882698" w:rsidRPr="007C437A">
          <w:t xml:space="preserve">with </w:t>
        </w:r>
      </w:ins>
      <w:ins w:id="4623" w:author="Arthur Parmentier" w:date="2020-06-03T19:48:00Z">
        <w:r w:rsidR="00882698" w:rsidRPr="007C437A">
          <w:t xml:space="preserve">positional tracking </w:t>
        </w:r>
      </w:ins>
      <w:ins w:id="4624" w:author="Arthur Parmentier" w:date="2020-06-03T19:49:00Z">
        <w:r w:rsidR="00882698" w:rsidRPr="007C437A">
          <w:t xml:space="preserve">devices </w:t>
        </w:r>
      </w:ins>
      <w:ins w:id="4625" w:author="Arthur Parmentier" w:date="2020-06-03T19:48:00Z">
        <w:r w:rsidR="00882698" w:rsidRPr="007C437A">
          <w:t xml:space="preserve">was not </w:t>
        </w:r>
      </w:ins>
      <w:ins w:id="4626" w:author="Arthur Parmentier" w:date="2020-06-03T19:49:00Z">
        <w:r w:rsidR="00882698" w:rsidRPr="007C437A">
          <w:t>explicitly documented as a requirement for the Unity Plugin in their documentation</w:t>
        </w:r>
      </w:ins>
      <w:ins w:id="4627" w:author="Arthur Parmentier" w:date="2020-06-03T19:50:00Z">
        <w:r w:rsidR="00882698" w:rsidRPr="007C437A">
          <w:t xml:space="preserve">. We </w:t>
        </w:r>
      </w:ins>
      <w:ins w:id="4628" w:author="Arthur Parmentier" w:date="2020-06-03T19:51:00Z">
        <w:r w:rsidR="00882698" w:rsidRPr="007C437A">
          <w:t xml:space="preserve">could therefore not use the gloves on the fly with the provided scene and </w:t>
        </w:r>
      </w:ins>
      <w:ins w:id="4629" w:author="Arthur Parmentier" w:date="2020-06-03T19:52:00Z">
        <w:r w:rsidR="00882698" w:rsidRPr="007C437A">
          <w:t>needed</w:t>
        </w:r>
      </w:ins>
      <w:ins w:id="4630" w:author="Arthur Parmentier" w:date="2020-06-03T19:51:00Z">
        <w:r w:rsidR="00882698" w:rsidRPr="007C437A">
          <w:t xml:space="preserve"> additional scripting using the SDK.</w:t>
        </w:r>
      </w:ins>
      <w:ins w:id="4631" w:author="Arthur Parmentier" w:date="2020-06-03T19:44:00Z">
        <w:r w:rsidR="00882698" w:rsidRPr="007C437A">
          <w:t xml:space="preserve"> </w:t>
        </w:r>
      </w:ins>
    </w:p>
    <w:p w:rsidR="003F7478" w:rsidRPr="007C437A" w:rsidRDefault="004B4499" w:rsidP="00277174">
      <w:pPr>
        <w:pStyle w:val="Paragraphedeliste"/>
        <w:numPr>
          <w:ilvl w:val="0"/>
          <w:numId w:val="40"/>
        </w:numPr>
        <w:rPr>
          <w:ins w:id="4632" w:author="Arthur Parmentier" w:date="2020-06-03T19:58:00Z"/>
        </w:rPr>
      </w:pPr>
      <w:ins w:id="4633" w:author="Arthur Parmentier" w:date="2020-06-03T19:56:00Z">
        <w:r w:rsidRPr="007C437A">
          <w:t xml:space="preserve">I had been late on testing the gloves and identifying that issue. Although it made sense to me </w:t>
        </w:r>
      </w:ins>
      <w:ins w:id="4634" w:author="Arthur Parmentier" w:date="2020-06-03T19:57:00Z">
        <w:r w:rsidRPr="007C437A">
          <w:t>to start by building all the core mechanisms of the tool and pipeline before integrating the gloves, it was a mistake not to test them ea</w:t>
        </w:r>
      </w:ins>
      <w:ins w:id="4635" w:author="Arthur Parmentier" w:date="2020-06-03T19:58:00Z">
        <w:r w:rsidRPr="007C437A">
          <w:t>rlier, so that I could have figured out this issue at early stages.</w:t>
        </w:r>
      </w:ins>
    </w:p>
    <w:p w:rsidR="004B4499" w:rsidRPr="007C437A" w:rsidRDefault="004B4499" w:rsidP="004B4499">
      <w:pPr>
        <w:rPr>
          <w:ins w:id="4636" w:author="Arthur Parmentier" w:date="2020-06-03T20:03:00Z"/>
        </w:rPr>
      </w:pPr>
      <w:ins w:id="4637" w:author="Arthur Parmentier" w:date="2020-06-03T19:59:00Z">
        <w:r w:rsidRPr="007C437A">
          <w:t>The EM+ lab offer</w:t>
        </w:r>
      </w:ins>
      <w:ins w:id="4638" w:author="Arthur Parmentier" w:date="2020-06-03T20:00:00Z">
        <w:r w:rsidRPr="007C437A">
          <w:t xml:space="preserve">ed me support to </w:t>
        </w:r>
      </w:ins>
      <w:ins w:id="4639" w:author="Arthur Parmentier" w:date="2020-06-03T20:03:00Z">
        <w:r w:rsidRPr="007C437A">
          <w:t>build</w:t>
        </w:r>
      </w:ins>
      <w:ins w:id="4640" w:author="Arthur Parmentier" w:date="2020-06-03T20:00:00Z">
        <w:r w:rsidRPr="007C437A">
          <w:t xml:space="preserve"> a dedicated object in Max </w:t>
        </w:r>
      </w:ins>
      <w:ins w:id="4641" w:author="Arthur Parmentier" w:date="2020-06-03T20:03:00Z">
        <w:r w:rsidRPr="007C437A">
          <w:t xml:space="preserve">for </w:t>
        </w:r>
      </w:ins>
      <w:ins w:id="4642" w:author="Arthur Parmentier" w:date="2020-06-03T20:00:00Z">
        <w:r w:rsidRPr="007C437A">
          <w:t>receiv</w:t>
        </w:r>
      </w:ins>
      <w:ins w:id="4643" w:author="Arthur Parmentier" w:date="2020-06-03T20:03:00Z">
        <w:r w:rsidRPr="007C437A">
          <w:t>ing</w:t>
        </w:r>
      </w:ins>
      <w:ins w:id="4644" w:author="Arthur Parmentier" w:date="2020-06-03T20:00:00Z">
        <w:r w:rsidRPr="007C437A">
          <w:t xml:space="preserve"> the gloves data. The first experiments with the C++ SDK were good but unfortunately</w:t>
        </w:r>
      </w:ins>
      <w:ins w:id="4645" w:author="Arthur Parmentier" w:date="2020-06-03T20:01:00Z">
        <w:r w:rsidRPr="007C437A">
          <w:t xml:space="preserve">, </w:t>
        </w:r>
      </w:ins>
      <w:ins w:id="4646" w:author="Arthur Parmentier" w:date="2020-06-03T20:02:00Z">
        <w:r w:rsidRPr="007C437A">
          <w:t>the difficult schedule of that semester did not yet allow us to go further.</w:t>
        </w:r>
      </w:ins>
    </w:p>
    <w:p w:rsidR="004B4499" w:rsidRPr="007C437A" w:rsidRDefault="004B4499">
      <w:pPr>
        <w:pStyle w:val="Titre5"/>
        <w:rPr>
          <w:ins w:id="4647" w:author="Arthur Parmentier" w:date="2020-05-21T15:08:00Z"/>
          <w:rPrChange w:id="4648" w:author="Arthur Parmentier" w:date="2020-06-07T15:27:00Z">
            <w:rPr>
              <w:ins w:id="4649" w:author="Arthur Parmentier" w:date="2020-05-21T15:08:00Z"/>
            </w:rPr>
          </w:rPrChange>
        </w:rPr>
        <w:pPrChange w:id="4650" w:author="Arthur Parmentier" w:date="2020-06-03T20:03:00Z">
          <w:pPr/>
        </w:pPrChange>
      </w:pPr>
      <w:ins w:id="4651" w:author="Arthur Parmentier" w:date="2020-06-03T20:03:00Z">
        <w:r w:rsidRPr="007C437A">
          <w:rPr>
            <w:rPrChange w:id="4652" w:author="Arthur Parmentier" w:date="2020-06-07T15:27:00Z">
              <w:rPr/>
            </w:rPrChange>
          </w:rPr>
          <w:t>HandPose</w:t>
        </w:r>
      </w:ins>
    </w:p>
    <w:p w:rsidR="00C46A73" w:rsidRPr="007C437A" w:rsidRDefault="00F64405" w:rsidP="00F304EE">
      <w:pPr>
        <w:rPr>
          <w:ins w:id="4653" w:author="Arthur Parmentier" w:date="2020-06-03T20:17:00Z"/>
        </w:rPr>
      </w:pPr>
      <w:ins w:id="4654" w:author="Arthur Parmentier" w:date="2020-06-03T20:19:00Z">
        <w:r w:rsidRPr="007C437A">
          <w:t>A</w:t>
        </w:r>
      </w:ins>
      <w:ins w:id="4655" w:author="Arthur Parmentier" w:date="2020-06-03T20:05:00Z">
        <w:r w:rsidR="002E54F7" w:rsidRPr="007C437A">
          <w:t>round</w:t>
        </w:r>
      </w:ins>
      <w:ins w:id="4656" w:author="Arthur Parmentier" w:date="2020-06-03T20:03:00Z">
        <w:r w:rsidR="004B4499" w:rsidRPr="007C437A">
          <w:t xml:space="preserve"> mid-</w:t>
        </w:r>
      </w:ins>
      <w:ins w:id="4657" w:author="Arthur Parmentier" w:date="2020-06-03T20:07:00Z">
        <w:r w:rsidR="009C5B97" w:rsidRPr="007C437A">
          <w:t>M</w:t>
        </w:r>
      </w:ins>
      <w:ins w:id="4658" w:author="Arthur Parmentier" w:date="2020-06-03T20:03:00Z">
        <w:r w:rsidR="004B4499" w:rsidRPr="007C437A">
          <w:t>arch, Tensorflow released the new HandPose model</w:t>
        </w:r>
      </w:ins>
      <w:ins w:id="4659" w:author="Arthur Parmentier" w:date="2020-06-03T20:04:00Z">
        <w:r w:rsidR="004B4499" w:rsidRPr="007C437A">
          <w:rPr>
            <w:rStyle w:val="Appelnotedebasdep"/>
          </w:rPr>
          <w:footnoteReference w:id="52"/>
        </w:r>
      </w:ins>
      <w:ins w:id="4663" w:author="Arthur Parmentier" w:date="2020-06-03T20:03:00Z">
        <w:r w:rsidR="004B4499" w:rsidRPr="007C437A">
          <w:t>.</w:t>
        </w:r>
      </w:ins>
      <w:ins w:id="4664" w:author="Arthur Parmentier" w:date="2020-06-03T20:05:00Z">
        <w:r w:rsidR="009C5B97" w:rsidRPr="007C437A">
          <w:t xml:space="preserve"> I first heard about it from within the Max community</w:t>
        </w:r>
      </w:ins>
      <w:ins w:id="4665" w:author="Arthur Parmentier" w:date="2020-06-03T20:06:00Z">
        <w:r w:rsidR="009C5B97" w:rsidRPr="007C437A">
          <w:t>, when a first wrap of HandPose into an Electron se</w:t>
        </w:r>
      </w:ins>
      <w:ins w:id="4666" w:author="Arthur Parmentier" w:date="2020-06-03T20:08:00Z">
        <w:r w:rsidR="003D6C76" w:rsidRPr="007C437A">
          <w:t>r</w:t>
        </w:r>
      </w:ins>
      <w:ins w:id="4667" w:author="Arthur Parmentier" w:date="2020-06-03T20:06:00Z">
        <w:r w:rsidR="009C5B97" w:rsidRPr="007C437A">
          <w:t xml:space="preserve">ver (just like PoseNet) was shared on </w:t>
        </w:r>
      </w:ins>
      <w:ins w:id="4668" w:author="Arthur Parmentier" w:date="2020-06-03T20:07:00Z">
        <w:r w:rsidR="009C5B97" w:rsidRPr="007C437A">
          <w:t xml:space="preserve">github </w:t>
        </w:r>
      </w:ins>
      <w:ins w:id="4669" w:author="Arthur Parmentier" w:date="2020-06-03T20:09:00Z">
        <w:r w:rsidR="003D6C76" w:rsidRPr="007C437A">
          <w:t xml:space="preserve">late </w:t>
        </w:r>
      </w:ins>
      <w:ins w:id="4670" w:author="Arthur Parmentier" w:date="2020-06-03T20:07:00Z">
        <w:r w:rsidR="009C5B97" w:rsidRPr="007C437A">
          <w:t>May</w:t>
        </w:r>
      </w:ins>
      <w:ins w:id="4671" w:author="Arthur Parmentier" w:date="2020-06-03T20:08:00Z">
        <w:r w:rsidR="003D6C76" w:rsidRPr="007C437A">
          <w:rPr>
            <w:rStyle w:val="Appelnotedebasdep"/>
          </w:rPr>
          <w:footnoteReference w:id="53"/>
        </w:r>
      </w:ins>
      <w:ins w:id="4675" w:author="Arthur Parmentier" w:date="2020-06-03T20:07:00Z">
        <w:r w:rsidR="009C5B97" w:rsidRPr="007C437A">
          <w:t>.</w:t>
        </w:r>
        <w:r w:rsidR="003D6C76" w:rsidRPr="007C437A">
          <w:t xml:space="preserve"> In the following days, I contributed to designing an interface within Max that made the out</w:t>
        </w:r>
      </w:ins>
      <w:ins w:id="4676" w:author="Arthur Parmentier" w:date="2020-06-03T20:08:00Z">
        <w:r w:rsidR="003D6C76" w:rsidRPr="007C437A">
          <w:t>put of the model accessible to the user</w:t>
        </w:r>
      </w:ins>
      <w:ins w:id="4677" w:author="Arthur Parmentier" w:date="2020-06-03T20:14:00Z">
        <w:r w:rsidR="00373B55" w:rsidRPr="007C437A">
          <w:t xml:space="preserve"> (</w:t>
        </w:r>
        <w:r w:rsidR="00373B55" w:rsidRPr="007C437A">
          <w:rPr>
            <w:rPrChange w:id="4678" w:author="Arthur Parmentier" w:date="2020-06-07T15:27:00Z">
              <w:rPr/>
            </w:rPrChange>
          </w:rPr>
          <w:fldChar w:fldCharType="begin"/>
        </w:r>
        <w:r w:rsidR="00373B55" w:rsidRPr="007C437A">
          <w:instrText xml:space="preserve"> REF _Ref42107678 \h </w:instrText>
        </w:r>
      </w:ins>
      <w:r w:rsidR="00373B55" w:rsidRPr="007C437A">
        <w:rPr>
          <w:rPrChange w:id="4679" w:author="Arthur Parmentier" w:date="2020-06-07T15:27:00Z">
            <w:rPr/>
          </w:rPrChange>
        </w:rPr>
      </w:r>
      <w:r w:rsidR="00373B55" w:rsidRPr="007C437A">
        <w:rPr>
          <w:rPrChange w:id="4680" w:author="Arthur Parmentier" w:date="2020-06-07T15:27:00Z">
            <w:rPr/>
          </w:rPrChange>
        </w:rPr>
        <w:fldChar w:fldCharType="separate"/>
      </w:r>
      <w:ins w:id="4681" w:author="Arthur Parmentier" w:date="2020-06-03T20:14:00Z">
        <w:r w:rsidR="00373B55" w:rsidRPr="007C437A">
          <w:t xml:space="preserve">Figure </w:t>
        </w:r>
        <w:r w:rsidR="00373B55" w:rsidRPr="007C437A">
          <w:rPr>
            <w:rPrChange w:id="4682" w:author="Arthur Parmentier" w:date="2020-06-07T15:27:00Z">
              <w:rPr>
                <w:noProof/>
              </w:rPr>
            </w:rPrChange>
          </w:rPr>
          <w:t>4</w:t>
        </w:r>
        <w:r w:rsidR="00373B55" w:rsidRPr="007C437A">
          <w:rPr>
            <w:rPrChange w:id="4683" w:author="Arthur Parmentier" w:date="2020-06-07T15:27:00Z">
              <w:rPr/>
            </w:rPrChange>
          </w:rPr>
          <w:fldChar w:fldCharType="end"/>
        </w:r>
        <w:r w:rsidR="00373B55" w:rsidRPr="007C437A">
          <w:t>).</w:t>
        </w:r>
      </w:ins>
    </w:p>
    <w:p w:rsidR="00254700" w:rsidRPr="007C437A" w:rsidRDefault="00F64405" w:rsidP="00F304EE">
      <w:pPr>
        <w:rPr>
          <w:ins w:id="4684" w:author="Arthur Parmentier" w:date="2020-06-03T20:18:00Z"/>
        </w:rPr>
      </w:pPr>
      <w:ins w:id="4685" w:author="Arthur Parmentier" w:date="2020-06-03T20:19:00Z">
        <w:r w:rsidRPr="007C437A">
          <w:t>While</w:t>
        </w:r>
      </w:ins>
      <w:ins w:id="4686" w:author="Arthur Parmentier" w:date="2020-06-03T20:17:00Z">
        <w:r w:rsidRPr="007C437A">
          <w:t xml:space="preserve"> I was stuck with the Hi5 gloves, HandPose provided me an easy and light way to </w:t>
        </w:r>
      </w:ins>
      <w:ins w:id="4687" w:author="Arthur Parmentier" w:date="2020-06-03T20:18:00Z">
        <w:r w:rsidRPr="007C437A">
          <w:t>test the multi-input pipeline and the combination of the two scales or recognition inside Max.</w:t>
        </w:r>
      </w:ins>
      <w:ins w:id="4688" w:author="Arthur Parmentier" w:date="2020-06-03T21:35:00Z">
        <w:r w:rsidR="00F91D42" w:rsidRPr="007C437A">
          <w:t xml:space="preserve"> An introduction to HandPose inside my recognition tool is shown in my </w:t>
        </w:r>
      </w:ins>
      <w:ins w:id="4689" w:author="Arthur Parmentier" w:date="2020-06-03T21:36:00Z">
        <w:r w:rsidR="00F91D42" w:rsidRPr="007C437A">
          <w:rPr>
            <w:rPrChange w:id="4690" w:author="Arthur Parmentier" w:date="2020-06-07T15:27:00Z">
              <w:rPr/>
            </w:rPrChange>
          </w:rPr>
          <w:fldChar w:fldCharType="begin"/>
        </w:r>
        <w:r w:rsidR="00F91D42" w:rsidRPr="007C437A">
          <w:instrText xml:space="preserve"> HYPERLINK "https://www.youtube.com/watch?v=rKD5BMaHmI8" </w:instrText>
        </w:r>
        <w:r w:rsidR="00F91D42" w:rsidRPr="007C437A">
          <w:rPr>
            <w:rPrChange w:id="4691" w:author="Arthur Parmentier" w:date="2020-06-07T15:27:00Z">
              <w:rPr/>
            </w:rPrChange>
          </w:rPr>
          <w:fldChar w:fldCharType="separate"/>
        </w:r>
        <w:r w:rsidR="00F91D42" w:rsidRPr="007C437A">
          <w:rPr>
            <w:rStyle w:val="Lienhypertexte"/>
          </w:rPr>
          <w:t>fourth demo video</w:t>
        </w:r>
        <w:r w:rsidR="00F91D42" w:rsidRPr="007C437A">
          <w:rPr>
            <w:rPrChange w:id="4692" w:author="Arthur Parmentier" w:date="2020-06-07T15:27:00Z">
              <w:rPr/>
            </w:rPrChange>
          </w:rPr>
          <w:fldChar w:fldCharType="end"/>
        </w:r>
      </w:ins>
      <w:ins w:id="4693" w:author="Arthur Parmentier" w:date="2020-06-03T21:35:00Z">
        <w:r w:rsidR="00F91D42" w:rsidRPr="007C437A">
          <w:t>.</w:t>
        </w:r>
      </w:ins>
    </w:p>
    <w:p w:rsidR="00F64405" w:rsidRPr="007C437A" w:rsidRDefault="00DB2BB8" w:rsidP="00F304EE">
      <w:pPr>
        <w:rPr>
          <w:ins w:id="4694" w:author="Arthur Parmentier" w:date="2020-06-03T20:20:00Z"/>
        </w:rPr>
      </w:pPr>
      <w:ins w:id="4695" w:author="Arthur Parmentier" w:date="2020-06-03T20:19:00Z">
        <w:r w:rsidRPr="007C437A">
          <w:t xml:space="preserve">HandPose properties are very similar to PoseNet, hence it runs in a similar </w:t>
        </w:r>
      </w:ins>
      <w:ins w:id="4696"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4697" w:author="Arthur Parmentier" w:date="2020-06-03T20:09:00Z"/>
        </w:rPr>
      </w:pPr>
      <w:ins w:id="4698" w:author="Arthur Parmentier" w:date="2020-06-03T20:20:00Z">
        <w:r w:rsidRPr="007C437A">
          <w:lastRenderedPageBreak/>
          <w:t xml:space="preserve">Contrary </w:t>
        </w:r>
      </w:ins>
      <w:ins w:id="4699"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4700" w:author="Arthur Parmentier" w:date="2020-06-03T20:23:00Z">
        <w:r w:rsidR="005634B9" w:rsidRPr="007C437A">
          <w:t>soon</w:t>
        </w:r>
      </w:ins>
      <w:ins w:id="4701" w:author="Arthur Parmentier" w:date="2020-06-03T20:21:00Z">
        <w:r w:rsidRPr="007C437A">
          <w:t>.</w:t>
        </w:r>
      </w:ins>
      <w:ins w:id="4702" w:author="Arthur Parmentier" w:date="2020-06-03T20:22:00Z">
        <w:r w:rsidRPr="007C437A">
          <w:rPr>
            <w:rStyle w:val="Appelnotedebasdep"/>
          </w:rPr>
          <w:footnoteReference w:id="54"/>
        </w:r>
      </w:ins>
    </w:p>
    <w:p w:rsidR="00373B55" w:rsidRPr="007C437A" w:rsidRDefault="00373B55">
      <w:pPr>
        <w:keepNext/>
        <w:rPr>
          <w:ins w:id="4706" w:author="Arthur Parmentier" w:date="2020-06-03T20:13:00Z"/>
        </w:rPr>
        <w:pPrChange w:id="4707" w:author="Arthur Parmentier" w:date="2020-06-03T20:13:00Z">
          <w:pPr/>
        </w:pPrChange>
      </w:pPr>
      <w:ins w:id="4708" w:author="Arthur Parmentier" w:date="2020-06-03T20:12:00Z">
        <w:r w:rsidRPr="007C437A">
          <w:rPr>
            <w:noProof/>
            <w:rPrChange w:id="4709"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4710" w:author="Arthur Parmentier" w:date="2020-05-20T20:03:00Z"/>
          <w:rPrChange w:id="4711" w:author="Arthur Parmentier" w:date="2020-06-07T15:27:00Z">
            <w:rPr>
              <w:ins w:id="4712" w:author="Arthur Parmentier" w:date="2020-05-20T20:03:00Z"/>
            </w:rPr>
          </w:rPrChange>
        </w:rPr>
        <w:pPrChange w:id="4713" w:author="Arthur Parmentier" w:date="2020-06-03T20:13:00Z">
          <w:pPr/>
        </w:pPrChange>
      </w:pPr>
      <w:bookmarkStart w:id="4714" w:name="_Ref42107678"/>
      <w:bookmarkStart w:id="4715" w:name="_Ref42107663"/>
      <w:ins w:id="4716" w:author="Arthur Parmentier" w:date="2020-06-03T20:13:00Z">
        <w:r w:rsidRPr="007C437A">
          <w:rPr>
            <w:rPrChange w:id="4717" w:author="Arthur Parmentier" w:date="2020-06-07T15:27:00Z">
              <w:rPr>
                <w:i/>
                <w:iCs/>
              </w:rPr>
            </w:rPrChange>
          </w:rPr>
          <w:t xml:space="preserve">Figure </w:t>
        </w:r>
        <w:r w:rsidRPr="007C437A">
          <w:rPr>
            <w:rPrChange w:id="4718" w:author="Arthur Parmentier" w:date="2020-06-07T15:27:00Z">
              <w:rPr>
                <w:i/>
                <w:iCs/>
              </w:rPr>
            </w:rPrChange>
          </w:rPr>
          <w:fldChar w:fldCharType="begin"/>
        </w:r>
        <w:r w:rsidRPr="007C437A">
          <w:rPr>
            <w:rPrChange w:id="4719" w:author="Arthur Parmentier" w:date="2020-06-07T15:27:00Z">
              <w:rPr>
                <w:i/>
                <w:iCs/>
              </w:rPr>
            </w:rPrChange>
          </w:rPr>
          <w:instrText xml:space="preserve"> SEQ Figure \* ARABIC </w:instrText>
        </w:r>
      </w:ins>
      <w:r w:rsidRPr="007C437A">
        <w:rPr>
          <w:rPrChange w:id="4720" w:author="Arthur Parmentier" w:date="2020-06-07T15:27:00Z">
            <w:rPr>
              <w:i/>
              <w:iCs/>
            </w:rPr>
          </w:rPrChange>
        </w:rPr>
        <w:fldChar w:fldCharType="separate"/>
      </w:r>
      <w:ins w:id="4721" w:author="Arthur Parmentier" w:date="2020-06-05T21:05:00Z">
        <w:r w:rsidR="001C2AA6" w:rsidRPr="007C437A">
          <w:rPr>
            <w:rPrChange w:id="4722" w:author="Arthur Parmentier" w:date="2020-06-07T15:27:00Z">
              <w:rPr>
                <w:i/>
                <w:iCs/>
                <w:noProof/>
              </w:rPr>
            </w:rPrChange>
          </w:rPr>
          <w:t>5</w:t>
        </w:r>
      </w:ins>
      <w:ins w:id="4723" w:author="Arthur Parmentier" w:date="2020-06-03T20:13:00Z">
        <w:r w:rsidRPr="007C437A">
          <w:rPr>
            <w:rPrChange w:id="4724" w:author="Arthur Parmentier" w:date="2020-06-07T15:27:00Z">
              <w:rPr>
                <w:i/>
                <w:iCs/>
              </w:rPr>
            </w:rPrChange>
          </w:rPr>
          <w:fldChar w:fldCharType="end"/>
        </w:r>
        <w:bookmarkEnd w:id="4714"/>
        <w:r w:rsidRPr="007C437A">
          <w:rPr>
            <w:rPrChange w:id="4725" w:author="Arthur Parmentier" w:date="2020-06-07T15:27:00Z">
              <w:rPr>
                <w:i/>
                <w:iCs/>
              </w:rPr>
            </w:rPrChange>
          </w:rPr>
          <w:t xml:space="preserve"> My re-worked HandPose port to max</w:t>
        </w:r>
      </w:ins>
      <w:bookmarkEnd w:id="4715"/>
    </w:p>
    <w:p w:rsidR="008362F0" w:rsidRPr="007C437A" w:rsidRDefault="008362F0" w:rsidP="008362F0">
      <w:pPr>
        <w:rPr>
          <w:ins w:id="4726" w:author="Arthur Parmentier" w:date="2020-06-03T21:25:00Z"/>
        </w:rPr>
      </w:pPr>
      <w:ins w:id="4727" w:author="Arthur Parmentier" w:date="2020-06-03T20:51:00Z">
        <w:r w:rsidRPr="007C437A">
          <w:lastRenderedPageBreak/>
          <w:t>In SP, signs that</w:t>
        </w:r>
      </w:ins>
      <w:ins w:id="4728" w:author="Arthur Parmentier" w:date="2020-06-03T20:52:00Z">
        <w:r w:rsidRPr="007C437A">
          <w:t xml:space="preserve"> are made of hand poses in can have two versions</w:t>
        </w:r>
      </w:ins>
      <w:ins w:id="4729" w:author="Arthur Parmentier" w:date="2020-06-03T20:53:00Z">
        <w:r w:rsidRPr="007C437A">
          <w:t xml:space="preserve">: two-handed and one-handed versions. </w:t>
        </w:r>
      </w:ins>
      <w:ins w:id="4730" w:author="Arthur Parmentier" w:date="2020-06-03T21:11:00Z">
        <w:r w:rsidR="005B413B" w:rsidRPr="007C437A">
          <w:t>While HandPose only allows for using one hand at the same time, the soundpainter can therefore use o</w:t>
        </w:r>
      </w:ins>
      <w:ins w:id="4731" w:author="Arthur Parmentier" w:date="2020-06-03T21:12:00Z">
        <w:r w:rsidR="005B413B" w:rsidRPr="007C437A">
          <w:t xml:space="preserve">nly one-handed signs with the recognition tool. Another possibility would be to the split the video input from the camera for the left and right side </w:t>
        </w:r>
      </w:ins>
      <w:ins w:id="4732" w:author="Arthur Parmentier" w:date="2020-06-03T21:13:00Z">
        <w:r w:rsidR="005B413B" w:rsidRPr="007C437A">
          <w:t>of the body (only one hand in each side) and running the model on both sides. This has not been tested by myself by would theoretically work without problem</w:t>
        </w:r>
      </w:ins>
      <w:ins w:id="4733" w:author="Arthur Parmentier" w:date="2020-06-03T21:14:00Z">
        <w:r w:rsidR="005B413B" w:rsidRPr="007C437A">
          <w:t xml:space="preserve"> if the user is able to do so.</w:t>
        </w:r>
      </w:ins>
    </w:p>
    <w:p w:rsidR="00EE5351" w:rsidRPr="007C437A" w:rsidRDefault="00F91D42">
      <w:pPr>
        <w:rPr>
          <w:ins w:id="4734" w:author="Arthur Parmentier" w:date="2020-06-03T20:49:00Z"/>
          <w:rPrChange w:id="4735" w:author="Arthur Parmentier" w:date="2020-06-07T15:27:00Z">
            <w:rPr>
              <w:ins w:id="4736" w:author="Arthur Parmentier" w:date="2020-06-03T20:49:00Z"/>
            </w:rPr>
          </w:rPrChange>
        </w:rPr>
        <w:pPrChange w:id="4737" w:author="Arthur Parmentier" w:date="2020-06-03T20:50:00Z">
          <w:pPr>
            <w:pStyle w:val="Titre4"/>
          </w:pPr>
        </w:pPrChange>
      </w:pPr>
      <w:ins w:id="4738" w:author="Arthur Parmentier" w:date="2020-06-03T21:34:00Z">
        <w:r w:rsidRPr="007C437A">
          <w:rPr>
            <w:rPrChange w:id="4739" w:author="Arthur Parmentier" w:date="2020-06-07T15:27:00Z">
              <w:rPr/>
            </w:rPrChange>
          </w:rPr>
          <w:t>Another</w:t>
        </w:r>
      </w:ins>
      <w:ins w:id="4740" w:author="Arthur Parmentier" w:date="2020-06-03T21:25:00Z">
        <w:r w:rsidR="00EE5351" w:rsidRPr="007C437A">
          <w:rPr>
            <w:rPrChange w:id="4741" w:author="Arthur Parmentier" w:date="2020-06-07T15:27:00Z">
              <w:rPr/>
            </w:rPrChange>
          </w:rPr>
          <w:t xml:space="preserve"> important constraint when using HandPose is that the model only </w:t>
        </w:r>
      </w:ins>
      <w:ins w:id="4742" w:author="Arthur Parmentier" w:date="2020-06-03T21:26:00Z">
        <w:r w:rsidR="00EE5351" w:rsidRPr="007C437A">
          <w:rPr>
            <w:rPrChange w:id="4743" w:author="Arthur Parmentier" w:date="2020-06-07T15:27:00Z">
              <w:rPr/>
            </w:rPrChange>
          </w:rPr>
          <w:t>works as long as the hand is sufficiently close to the camera</w:t>
        </w:r>
      </w:ins>
      <w:ins w:id="4744" w:author="Arthur Parmentier" w:date="2020-06-03T21:27:00Z">
        <w:r w:rsidR="00EE5351" w:rsidRPr="007C437A">
          <w:rPr>
            <w:rPrChange w:id="4745" w:author="Arthur Parmentier" w:date="2020-06-07T15:27:00Z">
              <w:rPr/>
            </w:rPrChange>
          </w:rPr>
          <w:t>, typically within 2 meters from the camera. This greatly limits the ability of the soundpainter to use PoseNet and HandPos</w:t>
        </w:r>
      </w:ins>
      <w:ins w:id="4746" w:author="Arthur Parmentier" w:date="2020-06-03T21:28:00Z">
        <w:r w:rsidR="00EE5351" w:rsidRPr="007C437A">
          <w:rPr>
            <w:rPrChange w:id="4747"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4748" w:author="Arthur Parmentier" w:date="2020-06-03T21:29:00Z">
        <w:r w:rsidR="00EE5351" w:rsidRPr="007C437A">
          <w:rPr>
            <w:rPrChange w:id="4749" w:author="Arthur Parmentier" w:date="2020-06-07T15:27:00Z">
              <w:rPr/>
            </w:rPrChange>
          </w:rPr>
          <w:t xml:space="preserve">whole body fits inside the camera’s view. I suggest </w:t>
        </w:r>
      </w:ins>
      <w:ins w:id="4750" w:author="Arthur Parmentier" w:date="2020-06-03T21:30:00Z">
        <w:r w:rsidR="00EE5351" w:rsidRPr="007C437A">
          <w:rPr>
            <w:rPrChange w:id="4751" w:author="Arthur Parmentier" w:date="2020-06-07T15:27:00Z">
              <w:rPr/>
            </w:rPrChange>
          </w:rPr>
          <w:t>using</w:t>
        </w:r>
      </w:ins>
      <w:ins w:id="4752" w:author="Arthur Parmentier" w:date="2020-06-03T21:29:00Z">
        <w:r w:rsidR="00EE5351" w:rsidRPr="007C437A">
          <w:rPr>
            <w:rPrChange w:id="4753" w:author="Arthur Parmentier" w:date="2020-06-07T15:27:00Z">
              <w:rPr/>
            </w:rPrChange>
          </w:rPr>
          <w:t xml:space="preserve"> separate camera for each model, one that would be close to the soundpaint</w:t>
        </w:r>
      </w:ins>
      <w:ins w:id="4754" w:author="Arthur Parmentier" w:date="2020-06-03T21:30:00Z">
        <w:r w:rsidR="00EE5351" w:rsidRPr="007C437A">
          <w:rPr>
            <w:rPrChange w:id="4755" w:author="Arthur Parmentier" w:date="2020-06-07T15:27:00Z">
              <w:rPr/>
            </w:rPrChange>
          </w:rPr>
          <w:t>er for HandPose and one further for PoseNet.</w:t>
        </w:r>
      </w:ins>
      <w:ins w:id="4756" w:author="Arthur Parmentier" w:date="2020-06-03T21:25:00Z">
        <w:r w:rsidR="00EE5351" w:rsidRPr="007C437A">
          <w:rPr>
            <w:rPrChange w:id="4757" w:author="Arthur Parmentier" w:date="2020-06-07T15:27:00Z">
              <w:rPr/>
            </w:rPrChange>
          </w:rPr>
          <w:t xml:space="preserve"> </w:t>
        </w:r>
      </w:ins>
      <w:ins w:id="4758" w:author="Arthur Parmentier" w:date="2020-06-03T21:31:00Z">
        <w:r w:rsidR="00EE5351" w:rsidRPr="007C437A">
          <w:rPr>
            <w:rPrChange w:id="4759" w:author="Arthur Parmentier" w:date="2020-06-07T15:27:00Z">
              <w:rPr/>
            </w:rPrChange>
          </w:rPr>
          <w:t>I have not been however to test this configuration yet. If it is not possible, then I suggest making sure that the arms</w:t>
        </w:r>
      </w:ins>
      <w:ins w:id="4760" w:author="Arthur Parmentier" w:date="2020-06-03T21:32:00Z">
        <w:r w:rsidR="00EE5351" w:rsidRPr="007C437A">
          <w:rPr>
            <w:rPrChange w:id="4761" w:author="Arthur Parmentier" w:date="2020-06-07T15:27:00Z">
              <w:rPr/>
            </w:rPrChange>
          </w:rPr>
          <w:t>, torso and head are well visible for PoseNet, while leaving hips, knees and feet under the field of view of the camera</w:t>
        </w:r>
      </w:ins>
      <w:ins w:id="4762" w:author="Arthur Parmentier" w:date="2020-06-03T21:33:00Z">
        <w:r w:rsidR="00EE5351" w:rsidRPr="007C437A">
          <w:rPr>
            <w:rPrChange w:id="4763"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4764" w:author="Arthur Parmentier" w:date="2020-05-23T10:02:00Z"/>
        </w:rPr>
      </w:pPr>
      <w:ins w:id="4765" w:author="Arthur Parmentier" w:date="2020-05-20T20:03:00Z">
        <w:r w:rsidRPr="007C437A">
          <w:t>Input manager</w:t>
        </w:r>
      </w:ins>
    </w:p>
    <w:p w:rsidR="00F304EE" w:rsidRPr="007C437A" w:rsidRDefault="00AF3FE7" w:rsidP="00F304EE">
      <w:pPr>
        <w:rPr>
          <w:ins w:id="4766" w:author="Arthur Parmentier" w:date="2020-06-03T22:07:00Z"/>
        </w:rPr>
      </w:pPr>
      <w:ins w:id="4767" w:author="Arthur Parmentier" w:date="2020-05-20T20:22:00Z">
        <w:r w:rsidRPr="007C437A">
          <w:t xml:space="preserve">I initially created the ‘input manager’ </w:t>
        </w:r>
      </w:ins>
      <w:ins w:id="4768" w:author="Arthur Parmentier" w:date="2020-05-20T20:23:00Z">
        <w:r w:rsidRPr="007C437A">
          <w:t xml:space="preserve">to allow the user to select in the list of all possible inputs (PoseNet, Kinect, gloves…) those </w:t>
        </w:r>
      </w:ins>
      <w:ins w:id="4769" w:author="Arthur Parmentier" w:date="2020-06-03T22:07:00Z">
        <w:r w:rsidR="005C26EA" w:rsidRPr="007C437A">
          <w:t>that he wanted to use and that the program should listen to</w:t>
        </w:r>
      </w:ins>
      <w:ins w:id="4770" w:author="Arthur Parmentier" w:date="2020-05-20T20:23:00Z">
        <w:r w:rsidRPr="007C437A">
          <w:t>.</w:t>
        </w:r>
      </w:ins>
      <w:ins w:id="4771" w:author="Arthur Parmentier" w:date="2020-05-20T20:24:00Z">
        <w:r w:rsidRPr="007C437A">
          <w:t xml:space="preserve"> This way, </w:t>
        </w:r>
      </w:ins>
      <w:ins w:id="4772" w:author="Arthur Parmentier" w:date="2020-05-23T10:29:00Z">
        <w:r w:rsidR="001A4444" w:rsidRPr="007C437A">
          <w:t>each part of the</w:t>
        </w:r>
      </w:ins>
      <w:ins w:id="4773" w:author="Arthur Parmentier" w:date="2020-05-20T20:24:00Z">
        <w:r w:rsidRPr="007C437A">
          <w:t xml:space="preserve"> system would know how many features to expect and how to route the data flow correctly.</w:t>
        </w:r>
      </w:ins>
    </w:p>
    <w:p w:rsidR="005C26EA" w:rsidRPr="007C437A" w:rsidRDefault="005C26EA" w:rsidP="00F304EE">
      <w:pPr>
        <w:rPr>
          <w:ins w:id="4774" w:author="Arthur Parmentier" w:date="2020-05-20T20:24:00Z"/>
        </w:rPr>
      </w:pPr>
      <w:ins w:id="4775" w:author="Arthur Parmentier" w:date="2020-06-03T22:08:00Z">
        <w:r w:rsidRPr="007C437A">
          <w:t xml:space="preserve">Until late stages of the project, when I started working with both PoseNet and HandPose, it was unclear for me whether a single DTW </w:t>
        </w:r>
      </w:ins>
      <w:ins w:id="4776" w:author="Arthur Parmentier" w:date="2020-06-03T22:09:00Z">
        <w:r w:rsidRPr="007C437A">
          <w:t>model would be able to classify all signs from a sign input combining all the selected features from both HandPose and Posenet, or if I should instead use several models</w:t>
        </w:r>
      </w:ins>
      <w:ins w:id="4777" w:author="Arthur Parmentier" w:date="2020-06-03T22:10:00Z">
        <w:r w:rsidRPr="007C437A">
          <w:t xml:space="preserve"> depending of the type of signs that the program should recognize (movement with the full body, hand poses, faders…).</w:t>
        </w:r>
      </w:ins>
      <w:ins w:id="4778" w:author="Arthur Parmentier" w:date="2020-06-03T22:12:00Z">
        <w:r w:rsidR="00C26758" w:rsidRPr="007C437A">
          <w:t xml:space="preserve"> There was also no built-in way to make a generic input to model routing in Max</w:t>
        </w:r>
      </w:ins>
      <w:ins w:id="4779" w:author="Arthur Parmentier" w:date="2020-06-03T22:13:00Z">
        <w:r w:rsidR="00C26758" w:rsidRPr="007C437A">
          <w:t>, so that I was hesitating between building a fixed routing that would work for my use case but would not allow any flexibility to change the inputs to each model</w:t>
        </w:r>
      </w:ins>
      <w:ins w:id="4780" w:author="Arthur Parmentier" w:date="2020-06-03T22:14:00Z">
        <w:r w:rsidR="00C26758" w:rsidRPr="007C437A">
          <w:t>, or building the desired input manager routing matrix myself. I chose the second option which allowed me to build a very modu</w:t>
        </w:r>
      </w:ins>
      <w:ins w:id="4781"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4782" w:author="Arthur Parmentier" w:date="2020-05-20T22:45:00Z"/>
        </w:rPr>
        <w:pPrChange w:id="4783" w:author="Arthur Parmentier" w:date="2020-06-03T22:25:00Z">
          <w:pPr>
            <w:pStyle w:val="Paragraphedeliste"/>
            <w:numPr>
              <w:numId w:val="34"/>
            </w:numPr>
            <w:ind w:hanging="360"/>
          </w:pPr>
        </w:pPrChange>
      </w:pPr>
      <w:ins w:id="4784" w:author="Arthur Parmentier" w:date="2020-06-03T22:16:00Z">
        <w:r w:rsidRPr="007C437A">
          <w:t>The present input manager allows</w:t>
        </w:r>
      </w:ins>
      <w:ins w:id="4785" w:author="Arthur Parmentier" w:date="2020-05-23T10:30:00Z">
        <w:r w:rsidR="00EA3401" w:rsidRPr="007C437A">
          <w:t xml:space="preserve"> the user</w:t>
        </w:r>
      </w:ins>
      <w:ins w:id="4786" w:author="Arthur Parmentier" w:date="2020-05-20T20:25:00Z">
        <w:r w:rsidR="00AF3FE7" w:rsidRPr="007C437A">
          <w:t xml:space="preserve"> to add his own input to the system automatically, without manually creating additional routings all over the program</w:t>
        </w:r>
      </w:ins>
      <w:ins w:id="4787" w:author="Arthur Parmentier" w:date="2020-06-03T22:17:00Z">
        <w:r w:rsidR="00E3655F" w:rsidRPr="007C437A">
          <w:t xml:space="preserve">, by following </w:t>
        </w:r>
      </w:ins>
      <w:ins w:id="4788" w:author="Arthur Parmentier" w:date="2020-06-03T22:24:00Z">
        <w:r w:rsidR="00E3655F" w:rsidRPr="007C437A">
          <w:t>only a few conventions</w:t>
        </w:r>
      </w:ins>
      <w:ins w:id="4789" w:author="Arthur Parmentier" w:date="2020-05-20T20:26:00Z">
        <w:r w:rsidR="00AF3FE7" w:rsidRPr="007C437A">
          <w:t xml:space="preserve"> </w:t>
        </w:r>
      </w:ins>
    </w:p>
    <w:p w:rsidR="00937092" w:rsidRPr="007C437A" w:rsidRDefault="00E3655F" w:rsidP="00937092">
      <w:pPr>
        <w:pStyle w:val="Paragraphedeliste"/>
        <w:numPr>
          <w:ilvl w:val="0"/>
          <w:numId w:val="34"/>
        </w:numPr>
        <w:rPr>
          <w:ins w:id="4790" w:author="Arthur Parmentier" w:date="2020-05-20T22:45:00Z"/>
        </w:rPr>
      </w:pPr>
      <w:ins w:id="4791" w:author="Arthur Parmentier" w:date="2020-06-03T22:24:00Z">
        <w:r w:rsidRPr="007C437A">
          <w:t xml:space="preserve">each input must send its data </w:t>
        </w:r>
      </w:ins>
      <w:ins w:id="4792" w:author="Arthur Parmentier" w:date="2020-05-20T22:56:00Z">
        <w:r w:rsidR="00985386" w:rsidRPr="007C437A">
          <w:t>through</w:t>
        </w:r>
      </w:ins>
      <w:ins w:id="4793"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4794" w:author="Arthur Parmentier" w:date="2020-06-03T22:26:00Z"/>
        </w:rPr>
      </w:pPr>
      <w:ins w:id="4795" w:author="Arthur Parmentier" w:date="2020-06-03T22:25:00Z">
        <w:r w:rsidRPr="007C437A">
          <w:lastRenderedPageBreak/>
          <w:t>each input must also forward its “</w:t>
        </w:r>
      </w:ins>
      <w:ins w:id="4796" w:author="Arthur Parmentier" w:date="2020-05-20T22:48:00Z">
        <w:r w:rsidR="00937092" w:rsidRPr="007C437A">
          <w:t>size” (</w:t>
        </w:r>
      </w:ins>
      <w:ins w:id="4797" w:author="Arthur Parmentier" w:date="2020-05-20T22:46:00Z">
        <w:r w:rsidR="00937092" w:rsidRPr="007C437A">
          <w:t>number of dimensions of the input</w:t>
        </w:r>
      </w:ins>
      <w:ins w:id="4798" w:author="Arthur Parmentier" w:date="2020-05-20T22:48:00Z">
        <w:r w:rsidR="00937092" w:rsidRPr="007C437A">
          <w:t>)</w:t>
        </w:r>
      </w:ins>
      <w:ins w:id="4799" w:author="Arthur Parmentier" w:date="2020-05-20T22:47:00Z">
        <w:r w:rsidR="00937092" w:rsidRPr="007C437A">
          <w:t xml:space="preserve"> </w:t>
        </w:r>
      </w:ins>
      <w:ins w:id="4800" w:author="Arthur Parmentier" w:date="2020-05-20T22:52:00Z">
        <w:r w:rsidR="008D00B2" w:rsidRPr="007C437A">
          <w:t>before the recording is launched</w:t>
        </w:r>
      </w:ins>
      <w:ins w:id="4801" w:author="Arthur Parmentier" w:date="2020-05-20T22:47:00Z">
        <w:r w:rsidR="00937092" w:rsidRPr="007C437A">
          <w:rPr>
            <w:rStyle w:val="Appelnotedebasdep"/>
          </w:rPr>
          <w:footnoteReference w:id="55"/>
        </w:r>
      </w:ins>
      <w:ins w:id="4826" w:author="Arthur Parmentier" w:date="2020-05-20T22:54:00Z">
        <w:r w:rsidR="00ED06F1" w:rsidRPr="007C437A">
          <w:t xml:space="preserve"> through a “sen</w:t>
        </w:r>
      </w:ins>
      <w:ins w:id="4827" w:author="Arthur Parmentier" w:date="2020-05-20T22:57:00Z">
        <w:r w:rsidR="00985386" w:rsidRPr="007C437A">
          <w:t>d</w:t>
        </w:r>
      </w:ins>
      <w:ins w:id="4828" w:author="Arthur Parmentier" w:date="2020-05-20T22:54:00Z">
        <w:r w:rsidR="00ED06F1" w:rsidRPr="007C437A">
          <w:t xml:space="preserve"> </w:t>
        </w:r>
      </w:ins>
      <w:ins w:id="4829" w:author="Arthur Parmentier" w:date="2020-05-20T22:55:00Z">
        <w:r w:rsidR="00A62CFE" w:rsidRPr="007C437A">
          <w:t>&lt;input_name&gt;_size” object</w:t>
        </w:r>
      </w:ins>
    </w:p>
    <w:p w:rsidR="00E3655F" w:rsidRPr="007C437A" w:rsidRDefault="00E3655F" w:rsidP="00E3655F">
      <w:pPr>
        <w:rPr>
          <w:ins w:id="4830" w:author="Arthur Parmentier" w:date="2020-06-03T22:31:00Z"/>
        </w:rPr>
      </w:pPr>
      <w:ins w:id="4831" w:author="Arthur Parmentier" w:date="2020-06-03T22:26:00Z">
        <w:r w:rsidRPr="007C437A">
          <w:t xml:space="preserve">Then, on the input manager panel, the user can select what input should be used by each model. </w:t>
        </w:r>
      </w:ins>
      <w:ins w:id="4832" w:author="Arthur Parmentier" w:date="2020-06-03T22:27:00Z">
        <w:r w:rsidRPr="007C437A">
          <w:t>Because inputs have different data rates and dimensions, it is</w:t>
        </w:r>
      </w:ins>
      <w:ins w:id="4833" w:author="Arthur Parmentier" w:date="2020-06-03T22:30:00Z">
        <w:r w:rsidR="009304A6" w:rsidRPr="007C437A">
          <w:t xml:space="preserve"> in general</w:t>
        </w:r>
      </w:ins>
      <w:ins w:id="4834" w:author="Arthur Parmentier" w:date="2020-06-03T22:27:00Z">
        <w:r w:rsidRPr="007C437A">
          <w:t xml:space="preserve"> not possible to </w:t>
        </w:r>
        <w:r w:rsidR="009304A6" w:rsidRPr="007C437A">
          <w:t xml:space="preserve">route more than one input to a single model. If two inputs </w:t>
        </w:r>
      </w:ins>
      <w:ins w:id="4835" w:author="Arthur Parmentier" w:date="2020-06-03T22:29:00Z">
        <w:r w:rsidR="009304A6" w:rsidRPr="007C437A">
          <w:t>are compatible (typically with similar data rates)</w:t>
        </w:r>
      </w:ins>
      <w:ins w:id="4836" w:author="Arthur Parmentier" w:date="2020-06-03T22:27:00Z">
        <w:r w:rsidR="009304A6" w:rsidRPr="007C437A">
          <w:t xml:space="preserve"> the user simply can create a new input </w:t>
        </w:r>
      </w:ins>
      <w:ins w:id="4837" w:author="Arthur Parmentier" w:date="2020-06-03T22:28:00Z">
        <w:r w:rsidR="009304A6" w:rsidRPr="007C437A">
          <w:t>and merge the two original ones in a single one</w:t>
        </w:r>
      </w:ins>
      <w:ins w:id="4838" w:author="Arthur Parmentier" w:date="2020-06-03T22:29:00Z">
        <w:r w:rsidR="009304A6" w:rsidRPr="007C437A">
          <w:t xml:space="preserve"> the way he wants to</w:t>
        </w:r>
      </w:ins>
      <w:ins w:id="4839" w:author="Arthur Parmentier" w:date="2020-06-03T22:30:00Z">
        <w:r w:rsidR="009304A6" w:rsidRPr="007C437A">
          <w:t xml:space="preserve"> if he would like to route this new combination to a single model.</w:t>
        </w:r>
      </w:ins>
    </w:p>
    <w:p w:rsidR="004C7B1A" w:rsidRPr="007C437A" w:rsidRDefault="004C7B1A">
      <w:pPr>
        <w:keepNext/>
        <w:rPr>
          <w:ins w:id="4840" w:author="Arthur Parmentier" w:date="2020-06-03T22:41:00Z"/>
        </w:rPr>
        <w:pPrChange w:id="4841" w:author="Arthur Parmentier" w:date="2020-06-03T22:41:00Z">
          <w:pPr/>
        </w:pPrChange>
      </w:pPr>
      <w:ins w:id="4842" w:author="Arthur Parmentier" w:date="2020-06-03T22:40:00Z">
        <w:r w:rsidRPr="007C437A">
          <w:rPr>
            <w:noProof/>
            <w:rPrChange w:id="4843"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4844" w:author="Arthur Parmentier" w:date="2020-05-20T19:38:00Z"/>
          <w:rPrChange w:id="4845" w:author="Arthur Parmentier" w:date="2020-06-07T15:27:00Z">
            <w:rPr>
              <w:ins w:id="4846" w:author="Arthur Parmentier" w:date="2020-05-20T19:38:00Z"/>
            </w:rPr>
          </w:rPrChange>
        </w:rPr>
        <w:pPrChange w:id="4847" w:author="Arthur Parmentier" w:date="2020-06-03T22:41:00Z">
          <w:pPr>
            <w:pStyle w:val="Paragraphedeliste"/>
            <w:numPr>
              <w:numId w:val="31"/>
            </w:numPr>
            <w:ind w:hanging="360"/>
          </w:pPr>
        </w:pPrChange>
      </w:pPr>
      <w:ins w:id="4848" w:author="Arthur Parmentier" w:date="2020-06-03T22:41:00Z">
        <w:r w:rsidRPr="007C437A">
          <w:rPr>
            <w:rPrChange w:id="4849" w:author="Arthur Parmentier" w:date="2020-06-07T15:27:00Z">
              <w:rPr>
                <w:i/>
                <w:iCs/>
              </w:rPr>
            </w:rPrChange>
          </w:rPr>
          <w:t xml:space="preserve">Figure </w:t>
        </w:r>
        <w:r w:rsidRPr="007C437A">
          <w:rPr>
            <w:rPrChange w:id="4850" w:author="Arthur Parmentier" w:date="2020-06-07T15:27:00Z">
              <w:rPr>
                <w:i/>
                <w:iCs/>
              </w:rPr>
            </w:rPrChange>
          </w:rPr>
          <w:fldChar w:fldCharType="begin"/>
        </w:r>
        <w:r w:rsidRPr="007C437A">
          <w:rPr>
            <w:rPrChange w:id="4851" w:author="Arthur Parmentier" w:date="2020-06-07T15:27:00Z">
              <w:rPr>
                <w:i/>
                <w:iCs/>
              </w:rPr>
            </w:rPrChange>
          </w:rPr>
          <w:instrText xml:space="preserve"> SEQ Figure \* ARABIC </w:instrText>
        </w:r>
      </w:ins>
      <w:r w:rsidRPr="007C437A">
        <w:rPr>
          <w:rPrChange w:id="4852" w:author="Arthur Parmentier" w:date="2020-06-07T15:27:00Z">
            <w:rPr>
              <w:i/>
              <w:iCs/>
            </w:rPr>
          </w:rPrChange>
        </w:rPr>
        <w:fldChar w:fldCharType="separate"/>
      </w:r>
      <w:ins w:id="4853" w:author="Arthur Parmentier" w:date="2020-06-05T21:05:00Z">
        <w:r w:rsidR="001C2AA6" w:rsidRPr="007C437A">
          <w:rPr>
            <w:rPrChange w:id="4854" w:author="Arthur Parmentier" w:date="2020-06-07T15:27:00Z">
              <w:rPr>
                <w:i/>
                <w:iCs/>
                <w:noProof/>
              </w:rPr>
            </w:rPrChange>
          </w:rPr>
          <w:t>6</w:t>
        </w:r>
      </w:ins>
      <w:ins w:id="4855" w:author="Arthur Parmentier" w:date="2020-06-03T22:41:00Z">
        <w:r w:rsidRPr="007C437A">
          <w:rPr>
            <w:rPrChange w:id="4856" w:author="Arthur Parmentier" w:date="2020-06-07T15:27:00Z">
              <w:rPr>
                <w:i/>
                <w:iCs/>
              </w:rPr>
            </w:rPrChange>
          </w:rPr>
          <w:fldChar w:fldCharType="end"/>
        </w:r>
        <w:r w:rsidRPr="007C437A">
          <w:rPr>
            <w:rPrChange w:id="4857" w:author="Arthur Parmentier" w:date="2020-06-07T15:27:00Z">
              <w:rPr>
                <w:i/>
                <w:iCs/>
              </w:rPr>
            </w:rPrChange>
          </w:rPr>
          <w:t xml:space="preserve"> Input to model routing interface</w:t>
        </w:r>
        <w:r w:rsidR="00835835" w:rsidRPr="007C437A">
          <w:rPr>
            <w:rPrChange w:id="4858" w:author="Arthur Parmentier" w:date="2020-06-07T15:27:00Z">
              <w:rPr>
                <w:i/>
                <w:iCs/>
              </w:rPr>
            </w:rPrChange>
          </w:rPr>
          <w:t>. The routing matrix is automatically updated from the list of inputs and models that the user defines</w:t>
        </w:r>
      </w:ins>
      <w:ins w:id="4859" w:author="Arthur Parmentier" w:date="2020-06-03T22:42:00Z">
        <w:r w:rsidR="00835835" w:rsidRPr="007C437A">
          <w:rPr>
            <w:rPrChange w:id="4860" w:author="Arthur Parmentier" w:date="2020-06-07T15:27:00Z">
              <w:rPr>
                <w:i/>
                <w:iCs/>
              </w:rPr>
            </w:rPrChange>
          </w:rPr>
          <w:t>, allowing the user to add his own inputs or models in little time.</w:t>
        </w:r>
      </w:ins>
    </w:p>
    <w:p w:rsidR="002E315F" w:rsidRPr="007C437A" w:rsidDel="00F02080" w:rsidRDefault="002E315F">
      <w:pPr>
        <w:rPr>
          <w:del w:id="4861" w:author="Arthur Parmentier" w:date="2020-05-20T19:53:00Z"/>
          <w:rPrChange w:id="4862" w:author="Arthur Parmentier" w:date="2020-06-07T15:27:00Z">
            <w:rPr>
              <w:del w:id="4863" w:author="Arthur Parmentier" w:date="2020-05-20T19:53:00Z"/>
            </w:rPr>
          </w:rPrChange>
        </w:rPr>
        <w:pPrChange w:id="4864" w:author="Arthur Parmentier" w:date="2020-05-20T19:38:00Z">
          <w:pPr>
            <w:pStyle w:val="Titre2"/>
          </w:pPr>
        </w:pPrChange>
      </w:pPr>
      <w:bookmarkStart w:id="4865" w:name="_Toc41067207"/>
      <w:bookmarkStart w:id="4866" w:name="_Toc42259023"/>
      <w:bookmarkStart w:id="4867" w:name="_Toc42259100"/>
      <w:bookmarkStart w:id="4868" w:name="_Toc42449779"/>
      <w:bookmarkStart w:id="4869" w:name="_Toc42449861"/>
      <w:bookmarkEnd w:id="4865"/>
      <w:bookmarkEnd w:id="4866"/>
      <w:bookmarkEnd w:id="4867"/>
      <w:bookmarkEnd w:id="4868"/>
      <w:bookmarkEnd w:id="4869"/>
    </w:p>
    <w:p w:rsidR="00F25194" w:rsidRPr="007C437A" w:rsidRDefault="00F25194">
      <w:pPr>
        <w:pStyle w:val="Titre3"/>
        <w:rPr>
          <w:ins w:id="4870" w:author="Arthur Parmentier" w:date="2020-05-20T19:53:00Z"/>
        </w:rPr>
      </w:pPr>
      <w:bookmarkStart w:id="4871" w:name="_Toc42449862"/>
      <w:r w:rsidRPr="007C437A">
        <w:t xml:space="preserve">Part 2: </w:t>
      </w:r>
      <w:del w:id="4872" w:author="Arthur Parmentier" w:date="2020-05-20T19:57:00Z">
        <w:r w:rsidRPr="007C437A" w:rsidDel="000C6A61">
          <w:delText>Training &amp; data management</w:delText>
        </w:r>
      </w:del>
      <w:ins w:id="4873" w:author="Arthur Parmentier" w:date="2020-05-20T19:57:00Z">
        <w:r w:rsidR="000C6A61" w:rsidRPr="007C437A">
          <w:t>Signs &amp; dictionary management</w:t>
        </w:r>
      </w:ins>
      <w:bookmarkEnd w:id="4871"/>
    </w:p>
    <w:p w:rsidR="00635850" w:rsidRPr="007C437A" w:rsidRDefault="00635850" w:rsidP="00070661">
      <w:pPr>
        <w:rPr>
          <w:ins w:id="4874" w:author="Arthur Parmentier" w:date="2020-06-03T22:46:00Z"/>
        </w:rPr>
      </w:pPr>
      <w:ins w:id="4875"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4876" w:author="Arthur Parmentier" w:date="2020-06-03T23:38:00Z"/>
          <w:rPrChange w:id="4877" w:author="Arthur Parmentier" w:date="2020-06-07T15:27:00Z">
            <w:rPr>
              <w:ins w:id="4878" w:author="Arthur Parmentier" w:date="2020-06-03T23:38:00Z"/>
            </w:rPr>
          </w:rPrChange>
        </w:rPr>
        <w:pPrChange w:id="4879" w:author="Arthur Parmentier" w:date="2020-06-03T23:38:00Z">
          <w:pPr/>
        </w:pPrChange>
      </w:pPr>
      <w:ins w:id="4880" w:author="Arthur Parmentier" w:date="2020-06-03T23:38:00Z">
        <w:r w:rsidRPr="007C437A">
          <w:rPr>
            <w:rPrChange w:id="4881" w:author="Arthur Parmentier" w:date="2020-06-07T15:27:00Z">
              <w:rPr/>
            </w:rPrChange>
          </w:rPr>
          <w:lastRenderedPageBreak/>
          <w:t>Sign creation</w:t>
        </w:r>
      </w:ins>
    </w:p>
    <w:p w:rsidR="00635850" w:rsidRPr="007C437A" w:rsidRDefault="000C6A61" w:rsidP="00070661">
      <w:pPr>
        <w:rPr>
          <w:ins w:id="4882" w:author="Arthur Parmentier" w:date="2020-06-03T22:47:00Z"/>
        </w:rPr>
      </w:pPr>
      <w:ins w:id="4883" w:author="Arthur Parmentier" w:date="2020-05-20T19:57:00Z">
        <w:r w:rsidRPr="007C437A">
          <w:t xml:space="preserve">We have seen that creating new signs is </w:t>
        </w:r>
      </w:ins>
      <w:ins w:id="4884" w:author="Arthur Parmentier" w:date="2020-06-03T22:47:00Z">
        <w:r w:rsidR="00635850" w:rsidRPr="007C437A">
          <w:t>one of the</w:t>
        </w:r>
      </w:ins>
      <w:ins w:id="4885" w:author="Arthur Parmentier" w:date="2020-05-20T19:58:00Z">
        <w:r w:rsidRPr="007C437A">
          <w:t xml:space="preserve"> core mechanism</w:t>
        </w:r>
      </w:ins>
      <w:ins w:id="4886" w:author="Arthur Parmentier" w:date="2020-06-03T22:47:00Z">
        <w:r w:rsidR="00635850" w:rsidRPr="007C437A">
          <w:t>s</w:t>
        </w:r>
      </w:ins>
      <w:ins w:id="4887" w:author="Arthur Parmentier" w:date="2020-05-20T19:58:00Z">
        <w:r w:rsidRPr="007C437A">
          <w:t xml:space="preserve"> of SP. </w:t>
        </w:r>
      </w:ins>
      <w:ins w:id="4888" w:author="Arthur Parmentier" w:date="2020-06-03T22:47:00Z">
        <w:r w:rsidR="00635850" w:rsidRPr="007C437A">
          <w:t xml:space="preserve">It is also </w:t>
        </w:r>
      </w:ins>
      <w:ins w:id="4889" w:author="Arthur Parmentier" w:date="2020-06-03T22:48:00Z">
        <w:r w:rsidR="00635850" w:rsidRPr="007C437A">
          <w:t>one important feature of</w:t>
        </w:r>
      </w:ins>
      <w:ins w:id="4890" w:author="Arthur Parmentier" w:date="2020-06-03T22:47:00Z">
        <w:r w:rsidR="00635850" w:rsidRPr="007C437A">
          <w:t xml:space="preserve"> my program</w:t>
        </w:r>
      </w:ins>
      <w:ins w:id="4891" w:author="Arthur Parmentier" w:date="2020-06-03T22:48:00Z">
        <w:r w:rsidR="00635850" w:rsidRPr="007C437A">
          <w:t xml:space="preserve"> in which</w:t>
        </w:r>
      </w:ins>
      <w:ins w:id="4892" w:author="Arthur Parmentier" w:date="2020-06-03T22:47:00Z">
        <w:r w:rsidR="00635850" w:rsidRPr="007C437A">
          <w:t xml:space="preserve"> the user can either create his own signs or use pre-recorded </w:t>
        </w:r>
      </w:ins>
      <w:ins w:id="4893" w:author="Arthur Parmentier" w:date="2020-06-03T22:48:00Z">
        <w:r w:rsidR="00635850" w:rsidRPr="007C437A">
          <w:t>signs, for instance that would have been created or recorded by other users.</w:t>
        </w:r>
      </w:ins>
    </w:p>
    <w:p w:rsidR="00F304EE" w:rsidRPr="007C437A" w:rsidRDefault="00070661" w:rsidP="00070661">
      <w:pPr>
        <w:rPr>
          <w:ins w:id="4894" w:author="Arthur Parmentier" w:date="2020-05-20T21:38:00Z"/>
        </w:rPr>
      </w:pPr>
      <w:ins w:id="4895" w:author="Arthur Parmentier" w:date="2020-05-20T21:38:00Z">
        <w:r w:rsidRPr="007C437A">
          <w:t xml:space="preserve">In my program, a sign is defined </w:t>
        </w:r>
      </w:ins>
      <w:ins w:id="4896" w:author="Arthur Parmentier" w:date="2020-05-20T21:45:00Z">
        <w:r w:rsidR="002D466E" w:rsidRPr="007C437A">
          <w:t>t</w:t>
        </w:r>
      </w:ins>
      <w:ins w:id="4897" w:author="Arthur Parmentier" w:date="2020-06-03T22:52:00Z">
        <w:r w:rsidR="00BD52CD" w:rsidRPr="007C437A">
          <w:t>wo</w:t>
        </w:r>
      </w:ins>
      <w:ins w:id="4898" w:author="Arthur Parmentier" w:date="2020-05-20T21:38:00Z">
        <w:r w:rsidRPr="007C437A">
          <w:t xml:space="preserve"> properties:</w:t>
        </w:r>
      </w:ins>
    </w:p>
    <w:p w:rsidR="00070661" w:rsidRPr="007C437A" w:rsidRDefault="00070661">
      <w:pPr>
        <w:pStyle w:val="Paragraphedeliste"/>
        <w:numPr>
          <w:ilvl w:val="0"/>
          <w:numId w:val="33"/>
        </w:numPr>
        <w:rPr>
          <w:ins w:id="4899" w:author="Arthur Parmentier" w:date="2020-05-20T20:02:00Z"/>
        </w:rPr>
        <w:pPrChange w:id="4900" w:author="Arthur Parmentier" w:date="2020-05-20T21:38:00Z">
          <w:pPr>
            <w:pStyle w:val="Paragraphedeliste"/>
            <w:numPr>
              <w:numId w:val="32"/>
            </w:numPr>
            <w:ind w:hanging="360"/>
          </w:pPr>
        </w:pPrChange>
      </w:pPr>
      <w:ins w:id="4901" w:author="Arthur Parmentier" w:date="2020-05-20T21:38:00Z">
        <w:r w:rsidRPr="007C437A">
          <w:t>Its name</w:t>
        </w:r>
      </w:ins>
    </w:p>
    <w:p w:rsidR="00F304EE" w:rsidRPr="007C437A" w:rsidRDefault="00070661" w:rsidP="00F304EE">
      <w:pPr>
        <w:pStyle w:val="Paragraphedeliste"/>
        <w:numPr>
          <w:ilvl w:val="0"/>
          <w:numId w:val="32"/>
        </w:numPr>
        <w:rPr>
          <w:ins w:id="4902" w:author="Arthur Parmentier" w:date="2020-06-03T22:50:00Z"/>
        </w:rPr>
      </w:pPr>
      <w:ins w:id="4903" w:author="Arthur Parmentier" w:date="2020-05-20T21:39:00Z">
        <w:r w:rsidRPr="007C437A">
          <w:t>Its category</w:t>
        </w:r>
      </w:ins>
      <w:ins w:id="4904" w:author="Arthur Parmentier" w:date="2020-05-20T21:28:00Z">
        <w:r w:rsidR="007D4B4B" w:rsidRPr="007C437A">
          <w:t>, in ana</w:t>
        </w:r>
      </w:ins>
      <w:ins w:id="4905" w:author="Arthur Parmentier" w:date="2020-05-20T21:29:00Z">
        <w:r w:rsidR="007D4B4B" w:rsidRPr="007C437A">
          <w:t xml:space="preserve">logy with the </w:t>
        </w:r>
      </w:ins>
      <w:ins w:id="4906" w:author="Arthur Parmentier" w:date="2020-06-05T19:22:00Z">
        <w:r w:rsidR="000E299B" w:rsidRPr="007C437A">
          <w:t>syntactic</w:t>
        </w:r>
      </w:ins>
      <w:ins w:id="4907" w:author="Arthur Parmentier" w:date="2020-05-20T21:29:00Z">
        <w:r w:rsidR="007D4B4B" w:rsidRPr="007C437A">
          <w:t xml:space="preserve"> model </w:t>
        </w:r>
      </w:ins>
      <w:ins w:id="4908" w:author="Arthur Parmentier" w:date="2020-06-03T22:49:00Z">
        <w:r w:rsidR="00D20FA9" w:rsidRPr="007C437A">
          <w:t>of</w:t>
        </w:r>
      </w:ins>
      <w:ins w:id="4909" w:author="Arthur Parmentier" w:date="2020-05-20T21:30:00Z">
        <w:r w:rsidR="007D4B4B" w:rsidRPr="007C437A">
          <w:t xml:space="preserve"> SP</w:t>
        </w:r>
      </w:ins>
      <w:ins w:id="4910" w:author="Arthur Parmentier" w:date="2020-06-03T22:49:00Z">
        <w:r w:rsidR="00D20FA9" w:rsidRPr="007C437A">
          <w:t xml:space="preserve"> </w:t>
        </w:r>
      </w:ins>
      <w:ins w:id="4911" w:author="Arthur Parmentier" w:date="2020-05-20T21:30:00Z">
        <w:r w:rsidR="007D4B4B" w:rsidRPr="007C437A">
          <w:t>: WHO, WHAT, HOW, WHEN, OFF,</w:t>
        </w:r>
      </w:ins>
      <w:ins w:id="4912" w:author="Arthur Parmentier" w:date="2020-05-20T21:31:00Z">
        <w:r w:rsidR="007D4B4B" w:rsidRPr="007C437A">
          <w:t xml:space="preserve"> NEUTRAL</w:t>
        </w:r>
      </w:ins>
      <w:ins w:id="4913" w:author="Arthur Parmentier" w:date="2020-06-03T22:49:00Z">
        <w:r w:rsidR="00D20FA9" w:rsidRPr="007C437A">
          <w:t xml:space="preserve"> &amp;</w:t>
        </w:r>
      </w:ins>
      <w:ins w:id="4914" w:author="Arthur Parmentier" w:date="2020-05-20T21:32:00Z">
        <w:r w:rsidR="007D4B4B" w:rsidRPr="007C437A">
          <w:t xml:space="preserve"> LOGIC</w:t>
        </w:r>
      </w:ins>
      <w:ins w:id="4915" w:author="Arthur Parmentier" w:date="2020-06-03T22:50:00Z">
        <w:r w:rsidR="00D20FA9" w:rsidRPr="007C437A">
          <w:t xml:space="preserve"> </w:t>
        </w:r>
        <w:r w:rsidR="00D20FA9" w:rsidRPr="007C437A">
          <w:rPr>
            <w:rStyle w:val="Appelnotedebasdep"/>
          </w:rPr>
          <w:footnoteReference w:id="56"/>
        </w:r>
      </w:ins>
    </w:p>
    <w:p w:rsidR="0012023C" w:rsidRPr="007C437A" w:rsidRDefault="001653F3" w:rsidP="001653F3">
      <w:pPr>
        <w:rPr>
          <w:ins w:id="4918" w:author="Arthur Parmentier" w:date="2020-05-22T09:21:00Z"/>
        </w:rPr>
      </w:pPr>
      <w:ins w:id="4919" w:author="Arthur Parmentier" w:date="2020-05-20T21:50:00Z">
        <w:r w:rsidRPr="007C437A">
          <w:t>The</w:t>
        </w:r>
      </w:ins>
      <w:ins w:id="4920" w:author="Arthur Parmentier" w:date="2020-06-03T22:52:00Z">
        <w:r w:rsidR="00BD52CD" w:rsidRPr="007C437A">
          <w:t xml:space="preserve">se </w:t>
        </w:r>
      </w:ins>
      <w:ins w:id="4921" w:author="Arthur Parmentier" w:date="2020-05-20T21:50:00Z">
        <w:r w:rsidRPr="007C437A">
          <w:t>properties are sufficient to allow t</w:t>
        </w:r>
      </w:ins>
      <w:ins w:id="4922" w:author="Arthur Parmentier" w:date="2020-05-20T21:51:00Z">
        <w:r w:rsidRPr="007C437A">
          <w:t>he program to parse the sign</w:t>
        </w:r>
      </w:ins>
      <w:ins w:id="4923" w:author="Arthur Parmentier" w:date="2020-05-20T22:05:00Z">
        <w:r w:rsidR="0012023C" w:rsidRPr="007C437A">
          <w:t>, i.e. to construct a meaningful request from the temporal flow of signs</w:t>
        </w:r>
      </w:ins>
      <w:ins w:id="4924" w:author="Arthur Parmentier" w:date="2020-06-03T22:52:00Z">
        <w:r w:rsidR="00BD52CD" w:rsidRPr="007C437A">
          <w:t>.</w:t>
        </w:r>
      </w:ins>
      <w:ins w:id="4925" w:author="Arthur Parmentier" w:date="2020-06-03T22:51:00Z">
        <w:r w:rsidR="00BD52CD" w:rsidRPr="007C437A">
          <w:t xml:space="preserve"> </w:t>
        </w:r>
      </w:ins>
    </w:p>
    <w:p w:rsidR="00A87845" w:rsidRPr="007C437A" w:rsidRDefault="00BD52CD" w:rsidP="001653F3">
      <w:pPr>
        <w:rPr>
          <w:ins w:id="4926" w:author="Arthur Parmentier" w:date="2020-05-20T22:05:00Z"/>
        </w:rPr>
      </w:pPr>
      <w:ins w:id="4927" w:author="Arthur Parmentier" w:date="2020-05-20T22:08:00Z">
        <w:r w:rsidRPr="007C437A">
          <w:rPr>
            <w:noProof/>
            <w:rPrChange w:id="4928"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E56164" w:rsidRPr="00311097" w:rsidRDefault="00E56164">
                              <w:pPr>
                                <w:pStyle w:val="Lgende"/>
                                <w:rPr>
                                  <w:noProof/>
                                </w:rPr>
                                <w:pPrChange w:id="4929" w:author="Arthur Parmentier" w:date="2020-05-20T22:08:00Z">
                                  <w:pPr/>
                                </w:pPrChange>
                              </w:pPr>
                              <w:bookmarkStart w:id="4930" w:name="_Ref41031792"/>
                              <w:bookmarkStart w:id="4931" w:name="_Ref41031785"/>
                              <w:ins w:id="4932" w:author="Arthur Parmentier" w:date="2020-05-20T22:08:00Z">
                                <w:r>
                                  <w:t xml:space="preserve">Figure </w:t>
                                </w:r>
                                <w:r>
                                  <w:fldChar w:fldCharType="begin"/>
                                </w:r>
                                <w:r>
                                  <w:instrText xml:space="preserve"> SEQ Figure \* ARABIC </w:instrText>
                                </w:r>
                              </w:ins>
                              <w:r>
                                <w:fldChar w:fldCharType="separate"/>
                              </w:r>
                              <w:ins w:id="4933" w:author="Arthur Parmentier" w:date="2020-06-05T21:05:00Z">
                                <w:r>
                                  <w:rPr>
                                    <w:noProof/>
                                  </w:rPr>
                                  <w:t>7</w:t>
                                </w:r>
                              </w:ins>
                              <w:ins w:id="4934" w:author="Arthur Parmentier" w:date="2020-05-20T22:08:00Z">
                                <w:r>
                                  <w:fldChar w:fldCharType="end"/>
                                </w:r>
                                <w:bookmarkEnd w:id="4930"/>
                                <w:r>
                                  <w:t xml:space="preserve"> User interface for defining new signs</w:t>
                                </w:r>
                              </w:ins>
                              <w:bookmarkEnd w:id="4931"/>
                              <w:ins w:id="4935" w:author="Arthur Parmentier" w:date="2020-06-03T22:56:00Z">
                                <w:r>
                                  <w:t xml:space="preserve"> and recording them to the buffers of a model. </w:t>
                                </w:r>
                              </w:ins>
                              <w:ins w:id="4936" w:author="Arthur Parmentier" w:date="2020-06-03T22:57:00Z">
                                <w:r>
                                  <w:t>First, the user can select which model he wants to use to recognize the sign</w:t>
                                </w:r>
                              </w:ins>
                              <w:ins w:id="4937" w:author="Arthur Parmentier" w:date="2020-06-03T22:58:00Z">
                                <w:r>
                                  <w:t xml:space="preserve">s he wants to add. </w:t>
                                </w:r>
                              </w:ins>
                              <w:ins w:id="4938" w:author="Arthur Parmentier" w:date="2020-06-03T22:57:00Z">
                                <w:r>
                                  <w:t>Then</w:t>
                                </w:r>
                              </w:ins>
                              <w:ins w:id="4939" w:author="Arthur Parmentier" w:date="2020-06-03T22:56:00Z">
                                <w:r>
                                  <w:t xml:space="preserve">, </w:t>
                                </w:r>
                              </w:ins>
                              <w:ins w:id="4940" w:author="Arthur Parmentier" w:date="2020-06-03T22:57:00Z">
                                <w:r>
                                  <w:t>he</w:t>
                                </w:r>
                              </w:ins>
                              <w:ins w:id="4941" w:author="Arthur Parmentier" w:date="2020-06-03T22:56:00Z">
                                <w:r>
                                  <w:t xml:space="preserve"> must enter the signs and their corresponding category</w:t>
                                </w:r>
                              </w:ins>
                              <w:ins w:id="4942" w:author="Arthur Parmentier" w:date="2020-06-03T22:57:00Z">
                                <w:r>
                                  <w:t xml:space="preserve"> that he would like to record. </w:t>
                                </w:r>
                              </w:ins>
                              <w:ins w:id="4943"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E56164" w:rsidRPr="00311097" w:rsidRDefault="00E56164">
                        <w:pPr>
                          <w:pStyle w:val="Lgende"/>
                          <w:rPr>
                            <w:noProof/>
                          </w:rPr>
                          <w:pPrChange w:id="4944" w:author="Arthur Parmentier" w:date="2020-05-20T22:08:00Z">
                            <w:pPr/>
                          </w:pPrChange>
                        </w:pPr>
                        <w:bookmarkStart w:id="4945" w:name="_Ref41031792"/>
                        <w:bookmarkStart w:id="4946" w:name="_Ref41031785"/>
                        <w:ins w:id="4947" w:author="Arthur Parmentier" w:date="2020-05-20T22:08:00Z">
                          <w:r>
                            <w:t xml:space="preserve">Figure </w:t>
                          </w:r>
                          <w:r>
                            <w:fldChar w:fldCharType="begin"/>
                          </w:r>
                          <w:r>
                            <w:instrText xml:space="preserve"> SEQ Figure \* ARABIC </w:instrText>
                          </w:r>
                        </w:ins>
                        <w:r>
                          <w:fldChar w:fldCharType="separate"/>
                        </w:r>
                        <w:ins w:id="4948" w:author="Arthur Parmentier" w:date="2020-06-05T21:05:00Z">
                          <w:r>
                            <w:rPr>
                              <w:noProof/>
                            </w:rPr>
                            <w:t>7</w:t>
                          </w:r>
                        </w:ins>
                        <w:ins w:id="4949" w:author="Arthur Parmentier" w:date="2020-05-20T22:08:00Z">
                          <w:r>
                            <w:fldChar w:fldCharType="end"/>
                          </w:r>
                          <w:bookmarkEnd w:id="4945"/>
                          <w:r>
                            <w:t xml:space="preserve"> User interface for defining new signs</w:t>
                          </w:r>
                        </w:ins>
                        <w:bookmarkEnd w:id="4946"/>
                        <w:ins w:id="4950" w:author="Arthur Parmentier" w:date="2020-06-03T22:56:00Z">
                          <w:r>
                            <w:t xml:space="preserve"> and recording them to the buffers of a model. </w:t>
                          </w:r>
                        </w:ins>
                        <w:ins w:id="4951" w:author="Arthur Parmentier" w:date="2020-06-03T22:57:00Z">
                          <w:r>
                            <w:t>First, the user can select which model he wants to use to recognize the sign</w:t>
                          </w:r>
                        </w:ins>
                        <w:ins w:id="4952" w:author="Arthur Parmentier" w:date="2020-06-03T22:58:00Z">
                          <w:r>
                            <w:t xml:space="preserve">s he wants to add. </w:t>
                          </w:r>
                        </w:ins>
                        <w:ins w:id="4953" w:author="Arthur Parmentier" w:date="2020-06-03T22:57:00Z">
                          <w:r>
                            <w:t>Then</w:t>
                          </w:r>
                        </w:ins>
                        <w:ins w:id="4954" w:author="Arthur Parmentier" w:date="2020-06-03T22:56:00Z">
                          <w:r>
                            <w:t xml:space="preserve">, </w:t>
                          </w:r>
                        </w:ins>
                        <w:ins w:id="4955" w:author="Arthur Parmentier" w:date="2020-06-03T22:57:00Z">
                          <w:r>
                            <w:t>he</w:t>
                          </w:r>
                        </w:ins>
                        <w:ins w:id="4956" w:author="Arthur Parmentier" w:date="2020-06-03T22:56:00Z">
                          <w:r>
                            <w:t xml:space="preserve"> must enter the signs and their corresponding category</w:t>
                          </w:r>
                        </w:ins>
                        <w:ins w:id="4957" w:author="Arthur Parmentier" w:date="2020-06-03T22:57:00Z">
                          <w:r>
                            <w:t xml:space="preserve"> that he would like to record. </w:t>
                          </w:r>
                        </w:ins>
                        <w:ins w:id="4958" w:author="Arthur Parmentier" w:date="2020-06-03T22:58:00Z">
                          <w:r>
                            <w:t>Finally, he can set a few parameters before launching the automated recording session.</w:t>
                          </w:r>
                        </w:ins>
                      </w:p>
                    </w:txbxContent>
                  </v:textbox>
                  <w10:wrap type="topAndBottom" anchorx="margin"/>
                </v:shape>
              </w:pict>
            </mc:Fallback>
          </mc:AlternateContent>
        </w:r>
      </w:ins>
      <w:ins w:id="4959" w:author="Arthur Parmentier" w:date="2020-05-20T22:06:00Z">
        <w:r w:rsidRPr="007C437A">
          <w:rPr>
            <w:noProof/>
            <w:rPrChange w:id="4960"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4961" w:author="Arthur Parmentier" w:date="2020-06-03T23:07:00Z">
        <w:r w:rsidR="00FB2824" w:rsidRPr="007C437A">
          <w:t>The procedure for defining a new sign is shown</w:t>
        </w:r>
      </w:ins>
      <w:ins w:id="4962" w:author="Arthur Parmentier" w:date="2020-05-22T09:22:00Z">
        <w:r w:rsidR="00A87845" w:rsidRPr="007C437A">
          <w:t xml:space="preserve"> in 2.1. (</w:t>
        </w:r>
      </w:ins>
      <w:ins w:id="4963" w:author="Arthur Parmentier" w:date="2020-06-03T22:56:00Z">
        <w:r w:rsidRPr="007C437A">
          <w:rPr>
            <w:rPrChange w:id="4964" w:author="Arthur Parmentier" w:date="2020-06-07T15:27:00Z">
              <w:rPr/>
            </w:rPrChange>
          </w:rPr>
          <w:fldChar w:fldCharType="begin"/>
        </w:r>
        <w:r w:rsidRPr="007C437A">
          <w:instrText xml:space="preserve"> REF _Ref41031792 \h </w:instrText>
        </w:r>
      </w:ins>
      <w:r w:rsidRPr="007C437A">
        <w:rPr>
          <w:rPrChange w:id="4965" w:author="Arthur Parmentier" w:date="2020-06-07T15:27:00Z">
            <w:rPr/>
          </w:rPrChange>
        </w:rPr>
      </w:r>
      <w:r w:rsidRPr="007C437A">
        <w:rPr>
          <w:rPrChange w:id="4966" w:author="Arthur Parmentier" w:date="2020-06-07T15:27:00Z">
            <w:rPr/>
          </w:rPrChange>
        </w:rPr>
        <w:fldChar w:fldCharType="separate"/>
      </w:r>
      <w:ins w:id="4967" w:author="Arthur Parmentier" w:date="2020-06-03T22:56:00Z">
        <w:r w:rsidRPr="007C437A">
          <w:t xml:space="preserve">Figure </w:t>
        </w:r>
        <w:r w:rsidRPr="007C437A">
          <w:rPr>
            <w:rPrChange w:id="4968" w:author="Arthur Parmentier" w:date="2020-06-07T15:27:00Z">
              <w:rPr>
                <w:noProof/>
              </w:rPr>
            </w:rPrChange>
          </w:rPr>
          <w:t>6</w:t>
        </w:r>
        <w:r w:rsidRPr="007C437A">
          <w:rPr>
            <w:rPrChange w:id="4969" w:author="Arthur Parmentier" w:date="2020-06-07T15:27:00Z">
              <w:rPr/>
            </w:rPrChange>
          </w:rPr>
          <w:fldChar w:fldCharType="end"/>
        </w:r>
      </w:ins>
      <w:ins w:id="4970" w:author="Arthur Parmentier" w:date="2020-05-22T09:23:00Z">
        <w:r w:rsidR="00A87845" w:rsidRPr="007C437A">
          <w:t>).</w:t>
        </w:r>
      </w:ins>
    </w:p>
    <w:p w:rsidR="001653F3" w:rsidRPr="007C437A" w:rsidRDefault="00991C57" w:rsidP="001653F3">
      <w:pPr>
        <w:rPr>
          <w:ins w:id="4971" w:author="Arthur Parmentier" w:date="2020-05-20T21:52:00Z"/>
        </w:rPr>
      </w:pPr>
      <w:ins w:id="4972" w:author="Arthur Parmentier" w:date="2020-06-03T23:08:00Z">
        <w:r w:rsidRPr="007C437A">
          <w:t>For the sign to effectively by identify,</w:t>
        </w:r>
      </w:ins>
      <w:ins w:id="4973" w:author="Arthur Parmentier" w:date="2020-05-20T21:52:00Z">
        <w:r w:rsidR="001653F3" w:rsidRPr="007C437A">
          <w:t xml:space="preserve"> two steps</w:t>
        </w:r>
      </w:ins>
      <w:ins w:id="4974" w:author="Arthur Parmentier" w:date="2020-06-03T23:08:00Z">
        <w:r w:rsidRPr="007C437A">
          <w:t xml:space="preserve"> are required after the sign has been defined</w:t>
        </w:r>
      </w:ins>
      <w:ins w:id="4975" w:author="Arthur Parmentier" w:date="2020-05-20T21:54:00Z">
        <w:r w:rsidR="00D17256" w:rsidRPr="007C437A">
          <w:t>:</w:t>
        </w:r>
      </w:ins>
    </w:p>
    <w:p w:rsidR="002D466E" w:rsidRPr="007C437A" w:rsidRDefault="00A0616F" w:rsidP="001653F3">
      <w:pPr>
        <w:pStyle w:val="Paragraphedeliste"/>
        <w:numPr>
          <w:ilvl w:val="0"/>
          <w:numId w:val="32"/>
        </w:numPr>
        <w:rPr>
          <w:ins w:id="4976" w:author="Arthur Parmentier" w:date="2020-05-20T21:52:00Z"/>
        </w:rPr>
      </w:pPr>
      <w:ins w:id="4977" w:author="Arthur Parmentier" w:date="2020-05-20T21:53:00Z">
        <w:r w:rsidRPr="007C437A">
          <w:t>Record</w:t>
        </w:r>
      </w:ins>
      <w:ins w:id="4978" w:author="Arthur Parmentier" w:date="2020-05-20T21:52:00Z">
        <w:r w:rsidR="001653F3" w:rsidRPr="007C437A">
          <w:t xml:space="preserve"> </w:t>
        </w:r>
      </w:ins>
      <w:ins w:id="4979" w:author="Arthur Parmentier" w:date="2020-05-20T21:45:00Z">
        <w:r w:rsidR="002D466E" w:rsidRPr="007C437A">
          <w:t>training examples</w:t>
        </w:r>
      </w:ins>
    </w:p>
    <w:p w:rsidR="001653F3" w:rsidRPr="007C437A" w:rsidRDefault="001653F3" w:rsidP="001653F3">
      <w:pPr>
        <w:pStyle w:val="Paragraphedeliste"/>
        <w:numPr>
          <w:ilvl w:val="0"/>
          <w:numId w:val="32"/>
        </w:numPr>
        <w:rPr>
          <w:ins w:id="4980" w:author="Arthur Parmentier" w:date="2020-06-03T23:09:00Z"/>
        </w:rPr>
      </w:pPr>
      <w:ins w:id="4981" w:author="Arthur Parmentier" w:date="2020-05-20T21:53:00Z">
        <w:r w:rsidRPr="007C437A">
          <w:t>Program the virtual instrument itself</w:t>
        </w:r>
      </w:ins>
      <w:ins w:id="4982" w:author="Arthur Parmentier" w:date="2020-06-03T23:09:00Z">
        <w:r w:rsidR="00991C57" w:rsidRPr="007C437A">
          <w:t xml:space="preserve"> to interpret the sign</w:t>
        </w:r>
      </w:ins>
    </w:p>
    <w:p w:rsidR="00991C57" w:rsidRPr="007C437A" w:rsidRDefault="00991C57">
      <w:pPr>
        <w:rPr>
          <w:ins w:id="4983" w:author="Arthur Parmentier" w:date="2020-05-20T21:54:00Z"/>
        </w:rPr>
        <w:pPrChange w:id="4984" w:author="Arthur Parmentier" w:date="2020-06-03T23:09:00Z">
          <w:pPr>
            <w:pStyle w:val="Paragraphedeliste"/>
            <w:numPr>
              <w:numId w:val="32"/>
            </w:numPr>
            <w:ind w:hanging="360"/>
          </w:pPr>
        </w:pPrChange>
      </w:pPr>
      <w:ins w:id="4985" w:author="Arthur Parmentier" w:date="2020-06-03T23:09:00Z">
        <w:r w:rsidRPr="007C437A">
          <w:t>While the recording of training examples is an auto</w:t>
        </w:r>
      </w:ins>
      <w:ins w:id="4986" w:author="Arthur Parmentier" w:date="2020-06-03T23:10:00Z">
        <w:r w:rsidRPr="007C437A">
          <w:t xml:space="preserve">mated process that simply involves pushing one button, the programming of the virtual instrument or device that the sign should control is outside the scope of the program. </w:t>
        </w:r>
      </w:ins>
      <w:ins w:id="4987"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4988" w:author="Arthur Parmentier" w:date="2020-06-03T23:25:00Z">
        <w:r w:rsidR="006C424F" w:rsidRPr="007C437A">
          <w:t>the connection with other devices must be implemen</w:t>
        </w:r>
      </w:ins>
      <w:ins w:id="4989" w:author="Arthur Parmentier" w:date="2020-06-03T23:26:00Z">
        <w:r w:rsidR="006C424F" w:rsidRPr="007C437A">
          <w:t>ted later by the user himself.</w:t>
        </w:r>
      </w:ins>
      <w:ins w:id="4990" w:author="Arthur Parmentier" w:date="2020-06-03T23:11:00Z">
        <w:r w:rsidRPr="007C437A">
          <w:t xml:space="preserve"> </w:t>
        </w:r>
      </w:ins>
    </w:p>
    <w:p w:rsidR="0051412E" w:rsidRPr="007C437A" w:rsidRDefault="0051412E">
      <w:pPr>
        <w:pStyle w:val="Titre4"/>
        <w:rPr>
          <w:ins w:id="4991" w:author="Arthur Parmentier" w:date="2020-06-03T23:39:00Z"/>
          <w:rPrChange w:id="4992" w:author="Arthur Parmentier" w:date="2020-06-07T15:27:00Z">
            <w:rPr>
              <w:ins w:id="4993" w:author="Arthur Parmentier" w:date="2020-06-03T23:39:00Z"/>
            </w:rPr>
          </w:rPrChange>
        </w:rPr>
        <w:pPrChange w:id="4994" w:author="Arthur Parmentier" w:date="2020-06-03T23:39:00Z">
          <w:pPr/>
        </w:pPrChange>
      </w:pPr>
      <w:ins w:id="4995" w:author="Arthur Parmentier" w:date="2020-06-03T23:39:00Z">
        <w:r w:rsidRPr="007C437A">
          <w:rPr>
            <w:rPrChange w:id="4996" w:author="Arthur Parmentier" w:date="2020-06-07T15:27:00Z">
              <w:rPr/>
            </w:rPrChange>
          </w:rPr>
          <w:t>Sign recording</w:t>
        </w:r>
      </w:ins>
    </w:p>
    <w:p w:rsidR="001222FB" w:rsidRPr="007C437A" w:rsidRDefault="00145F52" w:rsidP="00D17256">
      <w:pPr>
        <w:rPr>
          <w:ins w:id="4997" w:author="Arthur Parmentier" w:date="2020-05-20T22:23:00Z"/>
        </w:rPr>
      </w:pPr>
      <w:ins w:id="4998" w:author="Arthur Parmentier" w:date="2020-05-20T22:14:00Z">
        <w:r w:rsidRPr="007C437A">
          <w:t xml:space="preserve">The user can choose to either define one sign at the time and </w:t>
        </w:r>
      </w:ins>
      <w:ins w:id="4999" w:author="Arthur Parmentier" w:date="2020-05-20T22:15:00Z">
        <w:r w:rsidRPr="007C437A">
          <w:t>record one or several training examples for</w:t>
        </w:r>
      </w:ins>
      <w:ins w:id="5000" w:author="Arthur Parmentier" w:date="2020-05-20T22:14:00Z">
        <w:r w:rsidRPr="007C437A">
          <w:t xml:space="preserve"> it, then saving the training </w:t>
        </w:r>
      </w:ins>
      <w:ins w:id="5001" w:author="Arthur Parmentier" w:date="2020-05-20T22:15:00Z">
        <w:r w:rsidRPr="007C437A">
          <w:t xml:space="preserve">data and adding another sign… or directly define a list </w:t>
        </w:r>
      </w:ins>
      <w:ins w:id="5002" w:author="Arthur Parmentier" w:date="2020-05-20T22:16:00Z">
        <w:r w:rsidRPr="007C437A">
          <w:t>of signs and recording all of them in the same session.</w:t>
        </w:r>
      </w:ins>
    </w:p>
    <w:p w:rsidR="00A83578" w:rsidRPr="007C437A" w:rsidRDefault="00A83578" w:rsidP="00D17256">
      <w:pPr>
        <w:rPr>
          <w:ins w:id="5003" w:author="Arthur Parmentier" w:date="2020-05-20T22:26:00Z"/>
        </w:rPr>
      </w:pPr>
      <w:ins w:id="5004" w:author="Arthur Parmentier" w:date="2020-05-20T22:23:00Z">
        <w:r w:rsidRPr="007C437A">
          <w:t xml:space="preserve">The </w:t>
        </w:r>
      </w:ins>
      <w:ins w:id="5005"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006" w:author="Arthur Parmentier" w:date="2020-05-20T22:26:00Z"/>
        </w:rPr>
      </w:pPr>
      <w:ins w:id="5007" w:author="Arthur Parmentier" w:date="2020-05-20T22:26:00Z">
        <w:r w:rsidRPr="007C437A">
          <w:t>Initial preparation time</w:t>
        </w:r>
      </w:ins>
      <w:ins w:id="5008" w:author="Arthur Parmentier" w:date="2020-05-20T22:30:00Z">
        <w:r w:rsidRPr="007C437A">
          <w:t xml:space="preserve"> of </w:t>
        </w:r>
      </w:ins>
      <w:ins w:id="5009" w:author="Arthur Parmentier" w:date="2020-05-20T22:31:00Z">
        <w:r w:rsidRPr="007C437A">
          <w:rPr>
            <w:i/>
            <w:iCs/>
          </w:rPr>
          <w:t>I</w:t>
        </w:r>
      </w:ins>
      <w:ins w:id="5010" w:author="Arthur Parmentier" w:date="2020-05-20T22:30:00Z">
        <w:r w:rsidRPr="007C437A">
          <w:t xml:space="preserve"> seconds</w:t>
        </w:r>
      </w:ins>
    </w:p>
    <w:p w:rsidR="00A83578" w:rsidRPr="007C437A" w:rsidRDefault="00A83578" w:rsidP="00A83578">
      <w:pPr>
        <w:pStyle w:val="Paragraphedeliste"/>
        <w:numPr>
          <w:ilvl w:val="1"/>
          <w:numId w:val="11"/>
        </w:numPr>
        <w:rPr>
          <w:ins w:id="5011" w:author="Arthur Parmentier" w:date="2020-05-20T22:28:00Z"/>
        </w:rPr>
      </w:pPr>
      <w:ins w:id="5012" w:author="Arthur Parmentier" w:date="2020-05-20T22:27:00Z">
        <w:r w:rsidRPr="007C437A">
          <w:t xml:space="preserve">Each sign is recorded </w:t>
        </w:r>
        <w:r w:rsidRPr="007C437A">
          <w:rPr>
            <w:i/>
            <w:iCs/>
            <w:rPrChange w:id="5013" w:author="Arthur Parmentier" w:date="2020-06-07T15:27:00Z">
              <w:rPr/>
            </w:rPrChange>
          </w:rPr>
          <w:t>N</w:t>
        </w:r>
        <w:r w:rsidRPr="007C437A">
          <w:t xml:space="preserve"> </w:t>
        </w:r>
      </w:ins>
      <w:ins w:id="5014" w:author="Arthur Parmentier" w:date="2020-05-20T22:28:00Z">
        <w:r w:rsidRPr="007C437A">
          <w:t>times</w:t>
        </w:r>
      </w:ins>
      <w:ins w:id="5015" w:author="Arthur Parmentier" w:date="2020-05-20T22:29:00Z">
        <w:r w:rsidRPr="007C437A">
          <w:t>, in the following loop:</w:t>
        </w:r>
      </w:ins>
    </w:p>
    <w:p w:rsidR="00A83578" w:rsidRPr="007C437A" w:rsidRDefault="00A83578" w:rsidP="00A83578">
      <w:pPr>
        <w:pStyle w:val="Paragraphedeliste"/>
        <w:numPr>
          <w:ilvl w:val="2"/>
          <w:numId w:val="11"/>
        </w:numPr>
        <w:rPr>
          <w:ins w:id="5016" w:author="Arthur Parmentier" w:date="2020-05-20T22:28:00Z"/>
        </w:rPr>
      </w:pPr>
      <w:ins w:id="5017" w:author="Arthur Parmentier" w:date="2020-05-20T22:29:00Z">
        <w:r w:rsidRPr="007C437A">
          <w:t>The</w:t>
        </w:r>
      </w:ins>
      <w:ins w:id="5018" w:author="Arthur Parmentier" w:date="2020-05-20T22:28:00Z">
        <w:r w:rsidRPr="007C437A">
          <w:t xml:space="preserve"> recording is launch</w:t>
        </w:r>
      </w:ins>
      <w:ins w:id="5019" w:author="Arthur Parmentier" w:date="2020-05-20T22:32:00Z">
        <w:r w:rsidRPr="007C437A">
          <w:t>ed</w:t>
        </w:r>
      </w:ins>
      <w:ins w:id="5020" w:author="Arthur Parmentier" w:date="2020-05-20T22:28:00Z">
        <w:r w:rsidRPr="007C437A">
          <w:t xml:space="preserve"> for </w:t>
        </w:r>
      </w:ins>
      <w:ins w:id="5021" w:author="Arthur Parmentier" w:date="2020-05-20T22:29:00Z">
        <w:r w:rsidRPr="007C437A">
          <w:rPr>
            <w:i/>
            <w:iCs/>
            <w:rPrChange w:id="5022" w:author="Arthur Parmentier" w:date="2020-06-07T15:27:00Z">
              <w:rPr/>
            </w:rPrChange>
          </w:rPr>
          <w:t>R</w:t>
        </w:r>
      </w:ins>
      <w:ins w:id="5023" w:author="Arthur Parmentier" w:date="2020-05-20T22:28:00Z">
        <w:r w:rsidRPr="007C437A">
          <w:t xml:space="preserve"> seconds</w:t>
        </w:r>
      </w:ins>
    </w:p>
    <w:p w:rsidR="00A83578" w:rsidRPr="007C437A" w:rsidRDefault="0088440D" w:rsidP="00A83578">
      <w:pPr>
        <w:pStyle w:val="Paragraphedeliste"/>
        <w:numPr>
          <w:ilvl w:val="2"/>
          <w:numId w:val="11"/>
        </w:numPr>
        <w:rPr>
          <w:ins w:id="5024" w:author="Arthur Parmentier" w:date="2020-05-20T22:30:00Z"/>
        </w:rPr>
      </w:pPr>
      <w:ins w:id="5025" w:author="Arthur Parmentier" w:date="2020-05-21T09:49:00Z">
        <w:r w:rsidRPr="007C437A">
          <w:t>Break (preparation time for next recording) of</w:t>
        </w:r>
      </w:ins>
      <w:ins w:id="5026" w:author="Arthur Parmentier" w:date="2020-05-20T22:29:00Z">
        <w:r w:rsidR="00A83578" w:rsidRPr="007C437A">
          <w:t xml:space="preserve"> </w:t>
        </w:r>
        <w:r w:rsidR="00A83578" w:rsidRPr="007C437A">
          <w:rPr>
            <w:i/>
            <w:iCs/>
            <w:rPrChange w:id="5027" w:author="Arthur Parmentier" w:date="2020-06-07T15:27:00Z">
              <w:rPr/>
            </w:rPrChange>
          </w:rPr>
          <w:t>P</w:t>
        </w:r>
        <w:r w:rsidR="00A83578" w:rsidRPr="007C437A">
          <w:t xml:space="preserve"> seconds</w:t>
        </w:r>
      </w:ins>
    </w:p>
    <w:p w:rsidR="00A83578" w:rsidRPr="007C437A" w:rsidRDefault="00A83578" w:rsidP="00A83578">
      <w:pPr>
        <w:rPr>
          <w:ins w:id="5028" w:author="Arthur Parmentier" w:date="2020-05-20T22:43:00Z"/>
        </w:rPr>
      </w:pPr>
      <w:ins w:id="5029" w:author="Arthur Parmentier" w:date="2020-05-20T22:31:00Z">
        <w:r w:rsidRPr="007C437A">
          <w:t xml:space="preserve">The user can change the values of </w:t>
        </w:r>
      </w:ins>
      <w:ins w:id="5030" w:author="Arthur Parmentier" w:date="2020-05-20T22:32:00Z">
        <w:r w:rsidRPr="007C437A">
          <w:rPr>
            <w:i/>
            <w:iCs/>
          </w:rPr>
          <w:t>0&lt;</w:t>
        </w:r>
      </w:ins>
      <w:ins w:id="5031" w:author="Arthur Parmentier" w:date="2020-05-20T22:31:00Z">
        <w:r w:rsidRPr="007C437A">
          <w:rPr>
            <w:i/>
            <w:iCs/>
          </w:rPr>
          <w:t xml:space="preserve">I, </w:t>
        </w:r>
      </w:ins>
      <w:ins w:id="5032" w:author="Arthur Parmentier" w:date="2020-05-20T22:32:00Z">
        <w:r w:rsidRPr="007C437A">
          <w:rPr>
            <w:i/>
            <w:iCs/>
          </w:rPr>
          <w:t>0&lt;</w:t>
        </w:r>
      </w:ins>
      <w:ins w:id="5033" w:author="Arthur Parmentier" w:date="2020-05-20T22:31:00Z">
        <w:r w:rsidRPr="007C437A">
          <w:rPr>
            <w:i/>
            <w:iCs/>
          </w:rPr>
          <w:t xml:space="preserve">N, </w:t>
        </w:r>
      </w:ins>
      <w:ins w:id="5034" w:author="Arthur Parmentier" w:date="2020-05-20T22:32:00Z">
        <w:r w:rsidRPr="007C437A">
          <w:rPr>
            <w:i/>
            <w:iCs/>
          </w:rPr>
          <w:t>0&lt;</w:t>
        </w:r>
      </w:ins>
      <w:ins w:id="5035" w:author="Arthur Parmentier" w:date="2020-05-20T22:31:00Z">
        <w:r w:rsidRPr="007C437A">
          <w:rPr>
            <w:i/>
            <w:iCs/>
          </w:rPr>
          <w:t>R</w:t>
        </w:r>
      </w:ins>
      <w:ins w:id="5036" w:author="Arthur Parmentier" w:date="2020-05-20T22:32:00Z">
        <w:r w:rsidRPr="007C437A">
          <w:rPr>
            <w:i/>
            <w:iCs/>
          </w:rPr>
          <w:t>&lt;5</w:t>
        </w:r>
      </w:ins>
      <w:ins w:id="5037" w:author="Arthur Parmentier" w:date="2020-05-20T22:33:00Z">
        <w:r w:rsidR="005325E0" w:rsidRPr="007C437A">
          <w:rPr>
            <w:rStyle w:val="Appelnotedebasdep"/>
            <w:i/>
            <w:iCs/>
          </w:rPr>
          <w:footnoteReference w:id="57"/>
        </w:r>
      </w:ins>
      <w:ins w:id="5054" w:author="Arthur Parmentier" w:date="2020-05-20T22:31:00Z">
        <w:r w:rsidRPr="007C437A">
          <w:rPr>
            <w:i/>
            <w:iCs/>
          </w:rPr>
          <w:t xml:space="preserve"> </w:t>
        </w:r>
        <w:r w:rsidRPr="007C437A">
          <w:t xml:space="preserve">and </w:t>
        </w:r>
      </w:ins>
      <w:ins w:id="5055" w:author="Arthur Parmentier" w:date="2020-05-20T22:32:00Z">
        <w:r w:rsidRPr="007C437A">
          <w:t>0&lt;</w:t>
        </w:r>
      </w:ins>
      <w:ins w:id="5056" w:author="Arthur Parmentier" w:date="2020-05-20T22:31:00Z">
        <w:r w:rsidRPr="007C437A">
          <w:rPr>
            <w:i/>
            <w:iCs/>
          </w:rPr>
          <w:t>P</w:t>
        </w:r>
        <w:r w:rsidRPr="007C437A">
          <w:t xml:space="preserve"> according to his needs.</w:t>
        </w:r>
      </w:ins>
    </w:p>
    <w:p w:rsidR="00937092" w:rsidRPr="007C437A" w:rsidRDefault="004256FE">
      <w:pPr>
        <w:rPr>
          <w:ins w:id="5057" w:author="Arthur Parmentier" w:date="2020-05-21T09:56:00Z"/>
        </w:rPr>
      </w:pPr>
      <w:ins w:id="5058" w:author="Arthur Parmentier" w:date="2020-05-21T09:53:00Z">
        <w:r w:rsidRPr="007C437A">
          <w:t>Each record</w:t>
        </w:r>
      </w:ins>
      <w:ins w:id="5059" w:author="Arthur Parmentier" w:date="2020-05-22T09:23:00Z">
        <w:r w:rsidR="00A87845" w:rsidRPr="007C437A">
          <w:t>ing</w:t>
        </w:r>
      </w:ins>
      <w:ins w:id="5060" w:author="Arthur Parmentier" w:date="2020-05-21T09:53:00Z">
        <w:r w:rsidRPr="007C437A">
          <w:t xml:space="preserve"> </w:t>
        </w:r>
      </w:ins>
      <w:ins w:id="5061" w:author="Arthur Parmentier" w:date="2020-05-22T09:24:00Z">
        <w:r w:rsidR="00A728E6" w:rsidRPr="007C437A">
          <w:t>takes place in</w:t>
        </w:r>
      </w:ins>
      <w:ins w:id="5062" w:author="Arthur Parmentier" w:date="2020-05-21T09:54:00Z">
        <w:r w:rsidRPr="007C437A">
          <w:t xml:space="preserve"> a different buffer of the Multiple Buffer (MuBu) object</w:t>
        </w:r>
      </w:ins>
      <w:ins w:id="5063" w:author="Arthur Parmentier" w:date="2020-06-03T23:27:00Z">
        <w:r w:rsidR="001B372B" w:rsidRPr="007C437A">
          <w:t>s (one Mubu object per model</w:t>
        </w:r>
        <w:r w:rsidR="001B372B" w:rsidRPr="007C437A">
          <w:rPr>
            <w:rStyle w:val="Appelnotedebasdep"/>
          </w:rPr>
          <w:footnoteReference w:id="58"/>
        </w:r>
        <w:r w:rsidR="001B372B" w:rsidRPr="007C437A">
          <w:t>)</w:t>
        </w:r>
      </w:ins>
      <w:ins w:id="5073" w:author="Arthur Parmentier" w:date="2020-05-21T09:54:00Z">
        <w:r w:rsidRPr="007C437A">
          <w:t xml:space="preserve"> and </w:t>
        </w:r>
      </w:ins>
      <w:ins w:id="5074" w:author="Arthur Parmentier" w:date="2020-05-21T09:51:00Z">
        <w:r w:rsidRPr="007C437A">
          <w:t>ea</w:t>
        </w:r>
      </w:ins>
      <w:ins w:id="5075" w:author="Arthur Parmentier" w:date="2020-05-21T09:52:00Z">
        <w:r w:rsidRPr="007C437A">
          <w:t>ch active input data</w:t>
        </w:r>
      </w:ins>
      <w:ins w:id="5076" w:author="Arthur Parmentier" w:date="2020-05-21T09:51:00Z">
        <w:r w:rsidRPr="007C437A">
          <w:t xml:space="preserve"> </w:t>
        </w:r>
      </w:ins>
      <w:ins w:id="5077" w:author="Arthur Parmentier" w:date="2020-05-21T09:52:00Z">
        <w:r w:rsidRPr="007C437A">
          <w:t>is</w:t>
        </w:r>
      </w:ins>
      <w:ins w:id="5078" w:author="Arthur Parmentier" w:date="2020-05-21T09:51:00Z">
        <w:r w:rsidRPr="007C437A">
          <w:t xml:space="preserve"> saved into</w:t>
        </w:r>
      </w:ins>
      <w:ins w:id="5079" w:author="Arthur Parmentier" w:date="2020-05-21T09:52:00Z">
        <w:r w:rsidRPr="007C437A">
          <w:t xml:space="preserve"> a different </w:t>
        </w:r>
      </w:ins>
      <w:ins w:id="5080" w:author="Arthur Parmentier" w:date="2020-05-21T09:54:00Z">
        <w:r w:rsidRPr="007C437A">
          <w:t xml:space="preserve">track. The user can </w:t>
        </w:r>
      </w:ins>
      <w:ins w:id="5081" w:author="Arthur Parmentier" w:date="2020-05-21T09:55:00Z">
        <w:r w:rsidRPr="007C437A">
          <w:t>na</w:t>
        </w:r>
      </w:ins>
      <w:ins w:id="5082" w:author="Arthur Parmentier" w:date="2020-05-21T09:56:00Z">
        <w:r w:rsidRPr="007C437A">
          <w:t>vigate</w:t>
        </w:r>
      </w:ins>
      <w:ins w:id="5083" w:author="Arthur Parmentier" w:date="2020-05-21T09:55:00Z">
        <w:r w:rsidRPr="007C437A">
          <w:t xml:space="preserve"> the recorded data in each buffer and track using the Multiple Buffer Interface (Imubu object)</w:t>
        </w:r>
      </w:ins>
      <w:ins w:id="5084" w:author="Arthur Parmentier" w:date="2020-05-21T09:56:00Z">
        <w:r w:rsidRPr="007C437A">
          <w:t>.</w:t>
        </w:r>
      </w:ins>
    </w:p>
    <w:p w:rsidR="0051412E" w:rsidRPr="007C437A" w:rsidRDefault="00EA7F1C">
      <w:pPr>
        <w:keepNext/>
        <w:rPr>
          <w:ins w:id="5085" w:author="Arthur Parmentier" w:date="2020-06-03T23:37:00Z"/>
        </w:rPr>
        <w:pPrChange w:id="5086" w:author="Arthur Parmentier" w:date="2020-06-03T23:37:00Z">
          <w:pPr/>
        </w:pPrChange>
      </w:pPr>
      <w:ins w:id="5087" w:author="Arthur Parmentier" w:date="2020-06-03T23:36:00Z">
        <w:r w:rsidRPr="007C437A">
          <w:rPr>
            <w:noProof/>
            <w:rPrChange w:id="5088"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089" w:author="Arthur Parmentier" w:date="2020-06-03T23:36:00Z"/>
          <w:rPrChange w:id="5090" w:author="Arthur Parmentier" w:date="2020-06-07T15:27:00Z">
            <w:rPr>
              <w:ins w:id="5091" w:author="Arthur Parmentier" w:date="2020-06-03T23:36:00Z"/>
            </w:rPr>
          </w:rPrChange>
        </w:rPr>
        <w:pPrChange w:id="5092" w:author="Arthur Parmentier" w:date="2020-06-03T23:37:00Z">
          <w:pPr/>
        </w:pPrChange>
      </w:pPr>
      <w:ins w:id="5093" w:author="Arthur Parmentier" w:date="2020-06-03T23:37:00Z">
        <w:r w:rsidRPr="007C437A">
          <w:rPr>
            <w:rPrChange w:id="5094" w:author="Arthur Parmentier" w:date="2020-06-07T15:27:00Z">
              <w:rPr>
                <w:i/>
                <w:iCs/>
              </w:rPr>
            </w:rPrChange>
          </w:rPr>
          <w:t xml:space="preserve">Figure </w:t>
        </w:r>
        <w:r w:rsidRPr="007C437A">
          <w:rPr>
            <w:rPrChange w:id="5095" w:author="Arthur Parmentier" w:date="2020-06-07T15:27:00Z">
              <w:rPr>
                <w:i/>
                <w:iCs/>
              </w:rPr>
            </w:rPrChange>
          </w:rPr>
          <w:fldChar w:fldCharType="begin"/>
        </w:r>
        <w:r w:rsidRPr="007C437A">
          <w:rPr>
            <w:rPrChange w:id="5096" w:author="Arthur Parmentier" w:date="2020-06-07T15:27:00Z">
              <w:rPr>
                <w:i/>
                <w:iCs/>
              </w:rPr>
            </w:rPrChange>
          </w:rPr>
          <w:instrText xml:space="preserve"> SEQ Figure \* ARABIC </w:instrText>
        </w:r>
      </w:ins>
      <w:r w:rsidRPr="007C437A">
        <w:rPr>
          <w:rPrChange w:id="5097" w:author="Arthur Parmentier" w:date="2020-06-07T15:27:00Z">
            <w:rPr>
              <w:i/>
              <w:iCs/>
            </w:rPr>
          </w:rPrChange>
        </w:rPr>
        <w:fldChar w:fldCharType="separate"/>
      </w:r>
      <w:ins w:id="5098" w:author="Arthur Parmentier" w:date="2020-06-05T21:05:00Z">
        <w:r w:rsidR="001C2AA6" w:rsidRPr="007C437A">
          <w:rPr>
            <w:rPrChange w:id="5099" w:author="Arthur Parmentier" w:date="2020-06-07T15:27:00Z">
              <w:rPr>
                <w:i/>
                <w:iCs/>
                <w:noProof/>
              </w:rPr>
            </w:rPrChange>
          </w:rPr>
          <w:t>8</w:t>
        </w:r>
      </w:ins>
      <w:ins w:id="5100" w:author="Arthur Parmentier" w:date="2020-06-03T23:37:00Z">
        <w:r w:rsidRPr="007C437A">
          <w:rPr>
            <w:rPrChange w:id="5101" w:author="Arthur Parmentier" w:date="2020-06-07T15:27:00Z">
              <w:rPr>
                <w:i/>
                <w:iCs/>
              </w:rPr>
            </w:rPrChange>
          </w:rPr>
          <w:fldChar w:fldCharType="end"/>
        </w:r>
        <w:r w:rsidRPr="007C437A">
          <w:rPr>
            <w:rPrChange w:id="5102" w:author="Arthur Parmentier" w:date="2020-06-07T15:27:00Z">
              <w:rPr>
                <w:i/>
                <w:iCs/>
              </w:rPr>
            </w:rPrChange>
          </w:rPr>
          <w:t xml:space="preserve"> Imubu controls and interface.</w:t>
        </w:r>
      </w:ins>
    </w:p>
    <w:p w:rsidR="00D17256" w:rsidRPr="007C437A" w:rsidRDefault="004256FE">
      <w:pPr>
        <w:rPr>
          <w:ins w:id="5103" w:author="Arthur Parmentier" w:date="2020-05-21T10:01:00Z"/>
        </w:rPr>
      </w:pPr>
      <w:ins w:id="5104" w:author="Arthur Parmentier" w:date="2020-05-21T09:57:00Z">
        <w:r w:rsidRPr="007C437A">
          <w:lastRenderedPageBreak/>
          <w:t>After the recording session, the data contained in a given track of a gi</w:t>
        </w:r>
      </w:ins>
      <w:ins w:id="5105" w:author="Arthur Parmentier" w:date="2020-05-21T09:58:00Z">
        <w:r w:rsidRPr="007C437A">
          <w:t xml:space="preserve">ven buffer corresponds to </w:t>
        </w:r>
      </w:ins>
      <w:ins w:id="5106" w:author="Arthur Parmentier" w:date="2020-05-20T21:54:00Z">
        <w:r w:rsidR="00D17256" w:rsidRPr="007C437A">
          <w:t xml:space="preserve">a </w:t>
        </w:r>
      </w:ins>
      <w:ins w:id="5107" w:author="Arthur Parmentier" w:date="2020-05-21T09:58:00Z">
        <w:r w:rsidRPr="007C437A">
          <w:t>(</w:t>
        </w:r>
      </w:ins>
      <w:ins w:id="5108" w:author="Arthur Parmentier" w:date="2020-05-20T21:54:00Z">
        <w:r w:rsidR="00D17256" w:rsidRPr="007C437A">
          <w:t>N</w:t>
        </w:r>
      </w:ins>
      <w:ins w:id="5109" w:author="Arthur Parmentier" w:date="2020-05-21T09:58:00Z">
        <w:r w:rsidRPr="007C437A">
          <w:t>+1)</w:t>
        </w:r>
      </w:ins>
      <w:ins w:id="5110" w:author="Arthur Parmentier" w:date="2020-05-21T10:13:00Z">
        <w:r w:rsidR="0008549C" w:rsidRPr="007C437A">
          <w:t xml:space="preserve"> </w:t>
        </w:r>
      </w:ins>
      <w:ins w:id="5111" w:author="Arthur Parmentier" w:date="2020-05-20T21:54:00Z">
        <w:r w:rsidR="00D17256" w:rsidRPr="007C437A">
          <w:t>x</w:t>
        </w:r>
      </w:ins>
      <w:ins w:id="5112" w:author="Arthur Parmentier" w:date="2020-05-21T10:13:00Z">
        <w:r w:rsidR="0008549C" w:rsidRPr="007C437A">
          <w:t xml:space="preserve"> </w:t>
        </w:r>
      </w:ins>
      <w:ins w:id="5113" w:author="Arthur Parmentier" w:date="2020-05-20T21:54:00Z">
        <w:r w:rsidR="00D17256" w:rsidRPr="007C437A">
          <w:t xml:space="preserve">L matrix with N being the number of dimensions of </w:t>
        </w:r>
      </w:ins>
      <w:ins w:id="5114" w:author="Arthur Parmentier" w:date="2020-05-21T09:58:00Z">
        <w:r w:rsidRPr="007C437A">
          <w:t>the corresponding</w:t>
        </w:r>
      </w:ins>
      <w:ins w:id="5115" w:author="Arthur Parmentier" w:date="2020-05-20T21:54:00Z">
        <w:r w:rsidR="00D17256" w:rsidRPr="007C437A">
          <w:t xml:space="preserve"> input and L being the number of steps in the recording sequence (sampling rate x duration of the sequence)</w:t>
        </w:r>
      </w:ins>
      <w:ins w:id="5116" w:author="Arthur Parmentier" w:date="2020-05-21T09:58:00Z">
        <w:r w:rsidRPr="007C437A">
          <w:t>. T</w:t>
        </w:r>
      </w:ins>
      <w:ins w:id="5117" w:author="Arthur Parmentier" w:date="2020-05-21T09:59:00Z">
        <w:r w:rsidRPr="007C437A">
          <w:t xml:space="preserve">he additional dimension corresponds to the time-tagging of the data. </w:t>
        </w:r>
      </w:ins>
      <w:ins w:id="511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119" w:author="Arthur Parmentier" w:date="2020-05-21T10:02:00Z"/>
        </w:rPr>
      </w:pPr>
      <w:ins w:id="5120" w:author="Arthur Parmentier" w:date="2020-05-21T10:01:00Z">
        <w:r w:rsidRPr="007C437A">
          <w:t xml:space="preserve">When several inputs are recorded at the same time, each has its own </w:t>
        </w:r>
      </w:ins>
      <w:ins w:id="5121" w:author="Arthur Parmentier" w:date="2020-05-21T10:02:00Z">
        <w:r w:rsidRPr="007C437A">
          <w:t>output rate</w:t>
        </w:r>
      </w:ins>
      <w:ins w:id="5122" w:author="Arthur Parmentier" w:date="2020-05-21T10:03:00Z">
        <w:r w:rsidRPr="007C437A">
          <w:t xml:space="preserve">; </w:t>
        </w:r>
      </w:ins>
      <w:ins w:id="512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124" w:author="Arthur Parmentier" w:date="2020-05-21T10:11:00Z"/>
        </w:rPr>
      </w:pPr>
      <w:ins w:id="5125" w:author="Arthur Parmentier" w:date="2020-05-21T10:02:00Z">
        <w:r w:rsidRPr="007C437A">
          <w:t>Individual inputs can have varying output rates over time, for instance Pose</w:t>
        </w:r>
      </w:ins>
      <w:ins w:id="5126" w:author="Arthur Parmentier" w:date="2020-06-03T23:37:00Z">
        <w:r w:rsidR="0051412E" w:rsidRPr="007C437A">
          <w:t>N</w:t>
        </w:r>
      </w:ins>
      <w:ins w:id="5127" w:author="Arthur Parmentier" w:date="2020-05-21T10:02:00Z">
        <w:r w:rsidRPr="007C437A">
          <w:t>et</w:t>
        </w:r>
      </w:ins>
      <w:ins w:id="5128" w:author="Arthur Parmentier" w:date="2020-06-03T23:37:00Z">
        <w:r w:rsidR="0051412E" w:rsidRPr="007C437A">
          <w:t xml:space="preserve"> and HandPose that run on GPU</w:t>
        </w:r>
      </w:ins>
      <w:ins w:id="5129" w:author="Arthur Parmentier" w:date="2020-05-21T10:08:00Z">
        <w:r w:rsidRPr="007C437A">
          <w:t>. Although we will see that the Dynamic Time Warping classification does “warp” the seq</w:t>
        </w:r>
      </w:ins>
      <w:ins w:id="5130" w:author="Arthur Parmentier" w:date="2020-05-21T10:09:00Z">
        <w:r w:rsidRPr="007C437A">
          <w:t xml:space="preserve">uence in time and is therefore not sensitive to </w:t>
        </w:r>
        <w:r w:rsidR="00D9796F" w:rsidRPr="007C437A">
          <w:t xml:space="preserve">small variations of data rate, it </w:t>
        </w:r>
      </w:ins>
      <w:ins w:id="5131" w:author="Arthur Parmentier" w:date="2020-05-21T10:10:00Z">
        <w:r w:rsidR="00D9796F" w:rsidRPr="007C437A">
          <w:t xml:space="preserve">is safe to assume that keeping the data timing in place </w:t>
        </w:r>
      </w:ins>
      <w:ins w:id="5132" w:author="Arthur Parmentier" w:date="2020-05-21T10:11:00Z">
        <w:r w:rsidR="00D9796F" w:rsidRPr="007C437A">
          <w:t>always would better represent the original movements of the soundpainter</w:t>
        </w:r>
      </w:ins>
    </w:p>
    <w:p w:rsidR="00B92220" w:rsidRPr="007C437A" w:rsidRDefault="00995831" w:rsidP="00B92220">
      <w:pPr>
        <w:rPr>
          <w:ins w:id="5133" w:author="Arthur Parmentier" w:date="2020-05-21T14:39:00Z"/>
        </w:rPr>
      </w:pPr>
      <w:ins w:id="5134" w:author="Arthur Parmentier" w:date="2020-05-21T10:16:00Z">
        <w:r w:rsidRPr="007C437A">
          <w:t>Wrapping up, i</w:t>
        </w:r>
      </w:ins>
      <w:ins w:id="5135" w:author="Arthur Parmentier" w:date="2020-05-21T10:15:00Z">
        <w:r w:rsidRPr="007C437A">
          <w:t xml:space="preserve">nside the MuBu object, </w:t>
        </w:r>
      </w:ins>
      <w:ins w:id="5136" w:author="Arthur Parmentier" w:date="2020-05-21T10:16:00Z">
        <w:r w:rsidRPr="007C437A">
          <w:t>a sign is represented by</w:t>
        </w:r>
      </w:ins>
      <w:ins w:id="5137" w:author="Arthur Parmentier" w:date="2020-05-21T14:37:00Z">
        <w:r w:rsidR="00B92220" w:rsidRPr="007C437A">
          <w:t xml:space="preserve"> labeled</w:t>
        </w:r>
      </w:ins>
      <w:ins w:id="5138" w:author="Arthur Parmentier" w:date="2020-05-21T14:34:00Z">
        <w:r w:rsidR="00B92220" w:rsidRPr="007C437A">
          <w:t xml:space="preserve"> multi-dimensional buffers</w:t>
        </w:r>
      </w:ins>
      <w:ins w:id="5139" w:author="Arthur Parmentier" w:date="2020-05-21T14:38:00Z">
        <w:r w:rsidR="00B92220" w:rsidRPr="007C437A">
          <w:t xml:space="preserve"> that contain the motion tracking data corresponding to each </w:t>
        </w:r>
      </w:ins>
      <w:ins w:id="5140" w:author="Arthur Parmentier" w:date="2020-05-21T14:39:00Z">
        <w:r w:rsidR="00B92220" w:rsidRPr="007C437A">
          <w:t>recorded example of the sign.</w:t>
        </w:r>
      </w:ins>
    </w:p>
    <w:p w:rsidR="00B92220" w:rsidRPr="007C437A" w:rsidRDefault="00B92220">
      <w:pPr>
        <w:rPr>
          <w:ins w:id="5141" w:author="Arthur Parmentier" w:date="2020-05-22T09:05:00Z"/>
        </w:rPr>
      </w:pPr>
      <w:ins w:id="5142" w:author="Arthur Parmentier" w:date="2020-05-21T14:39:00Z">
        <w:r w:rsidRPr="007C437A">
          <w:t xml:space="preserve">Once the data has been recorded, the user is able to save the </w:t>
        </w:r>
      </w:ins>
      <w:ins w:id="5143" w:author="Arthur Parmentier" w:date="2020-05-21T14:40:00Z">
        <w:r w:rsidRPr="007C437A">
          <w:t>recorded buffers to files in the ./data folder</w:t>
        </w:r>
      </w:ins>
      <w:ins w:id="5144" w:author="Arthur Parmentier" w:date="2020-05-22T09:24:00Z">
        <w:r w:rsidR="00AE73D8" w:rsidRPr="007C437A">
          <w:t xml:space="preserve">, by using the dedicated button </w:t>
        </w:r>
      </w:ins>
      <w:ins w:id="5145" w:author="Arthur Parmentier" w:date="2020-06-03T23:38:00Z">
        <w:r w:rsidR="0051412E" w:rsidRPr="007C437A">
          <w:t>“Save buffers to file”</w:t>
        </w:r>
      </w:ins>
      <w:ins w:id="5146" w:author="Arthur Parmentier" w:date="2020-05-22T09:24:00Z">
        <w:r w:rsidR="00AE73D8" w:rsidRPr="007C437A">
          <w:t>.</w:t>
        </w:r>
      </w:ins>
    </w:p>
    <w:p w:rsidR="0051412E" w:rsidRPr="007C437A" w:rsidRDefault="0051412E">
      <w:pPr>
        <w:pStyle w:val="Titre4"/>
        <w:rPr>
          <w:ins w:id="5147" w:author="Arthur Parmentier" w:date="2020-06-03T23:38:00Z"/>
          <w:rPrChange w:id="5148" w:author="Arthur Parmentier" w:date="2020-06-07T15:27:00Z">
            <w:rPr>
              <w:ins w:id="5149" w:author="Arthur Parmentier" w:date="2020-06-03T23:38:00Z"/>
            </w:rPr>
          </w:rPrChange>
        </w:rPr>
        <w:pPrChange w:id="5150" w:author="Arthur Parmentier" w:date="2020-06-03T23:38:00Z">
          <w:pPr/>
        </w:pPrChange>
      </w:pPr>
      <w:ins w:id="5151" w:author="Arthur Parmentier" w:date="2020-06-03T23:39:00Z">
        <w:r w:rsidRPr="007C437A">
          <w:rPr>
            <w:rPrChange w:id="5152" w:author="Arthur Parmentier" w:date="2020-06-07T15:27:00Z">
              <w:rPr/>
            </w:rPrChange>
          </w:rPr>
          <w:t>Saving recordings to file: building a dictionary</w:t>
        </w:r>
      </w:ins>
    </w:p>
    <w:p w:rsidR="00023308" w:rsidRPr="007C437A" w:rsidRDefault="00023308" w:rsidP="00023308">
      <w:pPr>
        <w:rPr>
          <w:ins w:id="5153" w:author="Arthur Parmentier" w:date="2020-05-22T08:10:00Z"/>
        </w:rPr>
      </w:pPr>
      <w:ins w:id="5154" w:author="Arthur Parmentier" w:date="2020-05-22T08:10:00Z">
        <w:r w:rsidRPr="007C437A">
          <w:t>What would be ideal would be to store the data in the following fashion:</w:t>
        </w:r>
      </w:ins>
    </w:p>
    <w:p w:rsidR="00023308" w:rsidRPr="007C437A" w:rsidRDefault="00023308" w:rsidP="00023308">
      <w:pPr>
        <w:rPr>
          <w:ins w:id="5155" w:author="Arthur Parmentier" w:date="2020-05-22T08:27:00Z"/>
        </w:rPr>
      </w:pPr>
      <w:ins w:id="5156"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157" w:author="Arthur Parmentier" w:date="2020-05-22T08:11:00Z">
        <w:r w:rsidRPr="007C437A">
          <w:t>sign_label</w:t>
        </w:r>
      </w:ins>
      <w:ins w:id="5158" w:author="Arthur Parmentier" w:date="2020-05-22T08:10:00Z">
        <w:r w:rsidRPr="007C437A">
          <w:t xml:space="preserve"> + unique_id (.mubu or .txt)</w:t>
        </w:r>
      </w:ins>
    </w:p>
    <w:p w:rsidR="003943E3" w:rsidRPr="007C437A" w:rsidRDefault="003943E3" w:rsidP="00023308">
      <w:pPr>
        <w:rPr>
          <w:ins w:id="5159" w:author="Arthur Parmentier" w:date="2020-05-22T08:10:00Z"/>
        </w:rPr>
      </w:pPr>
      <w:ins w:id="5160" w:author="Arthur Parmentier" w:date="2020-05-22T08:27:00Z">
        <w:r w:rsidRPr="007C437A">
          <w:t>The motivation for using this file and folder structure is that it best represents the data structure of the MuBu object itself</w:t>
        </w:r>
      </w:ins>
      <w:ins w:id="5161" w:author="Arthur Parmentier" w:date="2020-05-22T08:28:00Z">
        <w:r w:rsidRPr="007C437A">
          <w:t xml:space="preserve"> and </w:t>
        </w:r>
      </w:ins>
      <w:ins w:id="5162" w:author="Arthur Parmentier" w:date="2020-05-22T08:29:00Z">
        <w:r w:rsidRPr="007C437A">
          <w:t xml:space="preserve">allows the user to clearly identify what the file corresponds to without looking at its metadata. The user would then be allowed to mix data from </w:t>
        </w:r>
      </w:ins>
      <w:ins w:id="5163" w:author="Arthur Parmentier" w:date="2020-05-22T08:30:00Z">
        <w:r w:rsidRPr="007C437A">
          <w:t xml:space="preserve">recording sessions that are inhomogeneous, i.e. with a different number of </w:t>
        </w:r>
        <w:r w:rsidR="00CA7DF5" w:rsidRPr="007C437A">
          <w:t>recorded inputs</w:t>
        </w:r>
      </w:ins>
      <w:ins w:id="516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165" w:author="Arthur Parmentier" w:date="2020-05-22T08:21:00Z"/>
        </w:rPr>
      </w:pPr>
      <w:ins w:id="5166" w:author="Arthur Parmentier" w:date="2020-05-22T08:11:00Z">
        <w:r w:rsidRPr="007C437A">
          <w:t xml:space="preserve">However, the MuBu object write and read mechanisms suffers </w:t>
        </w:r>
      </w:ins>
      <w:ins w:id="5167" w:author="Arthur Parmentier" w:date="2020-05-22T08:13:00Z">
        <w:r w:rsidRPr="007C437A">
          <w:t>from bugs</w:t>
        </w:r>
        <w:r w:rsidRPr="007C437A">
          <w:rPr>
            <w:rStyle w:val="Appelnotedebasdep"/>
          </w:rPr>
          <w:footnoteReference w:id="59"/>
        </w:r>
      </w:ins>
      <w:ins w:id="5169" w:author="Arthur Parmentier" w:date="2020-05-22T08:21:00Z">
        <w:r w:rsidR="008A6401" w:rsidRPr="007C437A">
          <w:t xml:space="preserve"> that should be fixed by the </w:t>
        </w:r>
      </w:ins>
      <w:ins w:id="5170" w:author="Arthur Parmentier" w:date="2020-05-22T08:22:00Z">
        <w:r w:rsidR="008A6401" w:rsidRPr="007C437A">
          <w:t>developers</w:t>
        </w:r>
      </w:ins>
      <w:ins w:id="5171" w:author="Arthur Parmentier" w:date="2020-05-22T08:21:00Z">
        <w:r w:rsidR="008A6401" w:rsidRPr="007C437A">
          <w:t xml:space="preserve"> in the </w:t>
        </w:r>
      </w:ins>
      <w:ins w:id="5172" w:author="Arthur Parmentier" w:date="2020-05-22T08:22:00Z">
        <w:r w:rsidR="008A6401" w:rsidRPr="007C437A">
          <w:t>near future (as of May 2020)</w:t>
        </w:r>
      </w:ins>
      <w:ins w:id="5173" w:author="Arthur Parmentier" w:date="2020-05-22T08:12:00Z">
        <w:r w:rsidRPr="007C437A">
          <w:t xml:space="preserve"> </w:t>
        </w:r>
      </w:ins>
      <w:ins w:id="5174" w:author="Arthur Parmentier" w:date="2020-05-22T08:13:00Z">
        <w:r w:rsidRPr="007C437A">
          <w:t>and I had to implement a workaround before it gets fixed</w:t>
        </w:r>
      </w:ins>
      <w:ins w:id="5175" w:author="Arthur Parmentier" w:date="2020-05-22T08:20:00Z">
        <w:r w:rsidR="008A6401" w:rsidRPr="007C437A">
          <w:t xml:space="preserve">, by saving </w:t>
        </w:r>
      </w:ins>
      <w:ins w:id="5176" w:author="Arthur Parmentier" w:date="2020-05-22T08:21:00Z">
        <w:r w:rsidR="008A6401" w:rsidRPr="007C437A">
          <w:t>each</w:t>
        </w:r>
      </w:ins>
      <w:ins w:id="5177" w:author="Arthur Parmentier" w:date="2020-05-22T08:20:00Z">
        <w:r w:rsidR="008A6401" w:rsidRPr="007C437A">
          <w:t xml:space="preserve"> buffer with all </w:t>
        </w:r>
      </w:ins>
      <w:ins w:id="5178" w:author="Arthur Parmentier" w:date="2020-05-22T08:21:00Z">
        <w:r w:rsidR="008A6401" w:rsidRPr="007C437A">
          <w:t>its</w:t>
        </w:r>
      </w:ins>
      <w:ins w:id="5179" w:author="Arthur Parmentier" w:date="2020-05-22T08:20:00Z">
        <w:r w:rsidR="008A6401" w:rsidRPr="007C437A">
          <w:t xml:space="preserve"> tracks in</w:t>
        </w:r>
      </w:ins>
      <w:ins w:id="5180" w:author="Arthur Parmentier" w:date="2020-05-22T08:21:00Z">
        <w:r w:rsidR="008A6401" w:rsidRPr="007C437A">
          <w:t xml:space="preserve"> a single file:</w:t>
        </w:r>
      </w:ins>
    </w:p>
    <w:p w:rsidR="008A6401" w:rsidRPr="007C437A" w:rsidRDefault="008A6401" w:rsidP="008A6401">
      <w:pPr>
        <w:rPr>
          <w:ins w:id="5181" w:author="Arthur Parmentier" w:date="2020-05-22T08:21:00Z"/>
        </w:rPr>
      </w:pPr>
      <w:ins w:id="5182"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183" w:author="Arthur Parmentier" w:date="2020-06-03T23:40:00Z"/>
        </w:rPr>
      </w:pPr>
      <w:ins w:id="5184" w:author="Arthur Parmentier" w:date="2020-05-22T08:22:00Z">
        <w:r w:rsidRPr="007C437A">
          <w:t>This way, the buffer names are saved correctly</w:t>
        </w:r>
      </w:ins>
      <w:ins w:id="5185" w:author="Arthur Parmentier" w:date="2020-05-22T08:31:00Z">
        <w:r w:rsidR="00DD65AA" w:rsidRPr="007C437A">
          <w:t>, but the user is no longer able to mix data</w:t>
        </w:r>
      </w:ins>
      <w:ins w:id="5186" w:author="Arthur Parmentier" w:date="2020-05-22T08:32:00Z">
        <w:r w:rsidR="00DD65AA" w:rsidRPr="007C437A">
          <w:t xml:space="preserve"> from different sets of inputs.</w:t>
        </w:r>
      </w:ins>
    </w:p>
    <w:p w:rsidR="00F05472" w:rsidRPr="007C437A" w:rsidRDefault="00F05472">
      <w:pPr>
        <w:pStyle w:val="Titre4"/>
        <w:rPr>
          <w:ins w:id="5187" w:author="Arthur Parmentier" w:date="2020-05-22T08:23:00Z"/>
          <w:rPrChange w:id="5188" w:author="Arthur Parmentier" w:date="2020-06-07T15:27:00Z">
            <w:rPr>
              <w:ins w:id="5189" w:author="Arthur Parmentier" w:date="2020-05-22T08:23:00Z"/>
            </w:rPr>
          </w:rPrChange>
        </w:rPr>
        <w:pPrChange w:id="5190" w:author="Arthur Parmentier" w:date="2020-06-03T23:40:00Z">
          <w:pPr/>
        </w:pPrChange>
      </w:pPr>
      <w:ins w:id="5191" w:author="Arthur Parmentier" w:date="2020-06-03T23:40:00Z">
        <w:r w:rsidRPr="007C437A">
          <w:rPr>
            <w:rPrChange w:id="5192" w:author="Arthur Parmentier" w:date="2020-06-07T15:27:00Z">
              <w:rPr/>
            </w:rPrChange>
          </w:rPr>
          <w:lastRenderedPageBreak/>
          <w:t>Loading pre-recorded signs</w:t>
        </w:r>
      </w:ins>
    </w:p>
    <w:p w:rsidR="008A6401" w:rsidRPr="007C437A" w:rsidRDefault="008A6401">
      <w:pPr>
        <w:rPr>
          <w:ins w:id="5193" w:author="Arthur Parmentier" w:date="2020-06-03T23:42:00Z"/>
        </w:rPr>
      </w:pPr>
      <w:ins w:id="5194" w:author="Arthur Parmentier" w:date="2020-05-22T08:24:00Z">
        <w:r w:rsidRPr="007C437A">
          <w:t xml:space="preserve">Loading </w:t>
        </w:r>
      </w:ins>
      <w:ins w:id="5195" w:author="Arthur Parmentier" w:date="2020-05-22T09:14:00Z">
        <w:r w:rsidR="00A87845" w:rsidRPr="007C437A">
          <w:t xml:space="preserve">buffer data from files </w:t>
        </w:r>
      </w:ins>
      <w:ins w:id="5196" w:author="Arthur Parmentier" w:date="2020-05-22T08:24:00Z">
        <w:r w:rsidRPr="007C437A">
          <w:t>is much simpler and can be achieved</w:t>
        </w:r>
      </w:ins>
      <w:ins w:id="5197" w:author="Arthur Parmentier" w:date="2020-05-22T09:25:00Z">
        <w:r w:rsidR="00C83F83" w:rsidRPr="007C437A">
          <w:t xml:space="preserve"> in 2.3.</w:t>
        </w:r>
      </w:ins>
      <w:ins w:id="5198" w:author="Arthur Parmentier" w:date="2020-05-22T08:24:00Z">
        <w:r w:rsidRPr="007C437A">
          <w:t xml:space="preserve"> by a simple drag and drop of one or several data files </w:t>
        </w:r>
      </w:ins>
      <w:ins w:id="5199" w:author="Arthur Parmentier" w:date="2020-05-22T08:25:00Z">
        <w:r w:rsidRPr="007C437A">
          <w:t xml:space="preserve">in the dedicated zone </w:t>
        </w:r>
      </w:ins>
      <w:ins w:id="5200" w:author="Arthur Parmentier" w:date="2020-06-03T23:40:00Z">
        <w:r w:rsidR="00F05472" w:rsidRPr="007C437A">
          <w:t xml:space="preserve">(see </w:t>
        </w:r>
        <w:r w:rsidR="00F05472" w:rsidRPr="007C437A">
          <w:rPr>
            <w:rPrChange w:id="5201" w:author="Arthur Parmentier" w:date="2020-06-07T15:27:00Z">
              <w:rPr/>
            </w:rPrChange>
          </w:rPr>
          <w:fldChar w:fldCharType="begin"/>
        </w:r>
        <w:r w:rsidR="00F05472" w:rsidRPr="007C437A">
          <w:instrText xml:space="preserve"> REF _Ref41031792 \h </w:instrText>
        </w:r>
      </w:ins>
      <w:r w:rsidR="00F05472" w:rsidRPr="007C437A">
        <w:rPr>
          <w:rPrChange w:id="5202" w:author="Arthur Parmentier" w:date="2020-06-07T15:27:00Z">
            <w:rPr/>
          </w:rPrChange>
        </w:rPr>
      </w:r>
      <w:r w:rsidR="00F05472" w:rsidRPr="007C437A">
        <w:rPr>
          <w:rPrChange w:id="5203" w:author="Arthur Parmentier" w:date="2020-06-07T15:27:00Z">
            <w:rPr/>
          </w:rPrChange>
        </w:rPr>
        <w:fldChar w:fldCharType="separate"/>
      </w:r>
      <w:ins w:id="5204" w:author="Arthur Parmentier" w:date="2020-06-03T23:40:00Z">
        <w:r w:rsidR="00F05472" w:rsidRPr="007C437A">
          <w:t xml:space="preserve">Figure </w:t>
        </w:r>
        <w:r w:rsidR="00F05472" w:rsidRPr="007C437A">
          <w:rPr>
            <w:rPrChange w:id="5205" w:author="Arthur Parmentier" w:date="2020-06-07T15:27:00Z">
              <w:rPr>
                <w:noProof/>
              </w:rPr>
            </w:rPrChange>
          </w:rPr>
          <w:t>6</w:t>
        </w:r>
        <w:r w:rsidR="00F05472" w:rsidRPr="007C437A">
          <w:rPr>
            <w:rPrChange w:id="5206" w:author="Arthur Parmentier" w:date="2020-06-07T15:27:00Z">
              <w:rPr/>
            </w:rPrChange>
          </w:rPr>
          <w:fldChar w:fldCharType="end"/>
        </w:r>
        <w:r w:rsidR="00F05472" w:rsidRPr="007C437A">
          <w:t>)</w:t>
        </w:r>
      </w:ins>
      <w:ins w:id="5207" w:author="Arthur Parmentier" w:date="2020-05-22T08:25:00Z">
        <w:r w:rsidRPr="007C437A">
          <w:t>.</w:t>
        </w:r>
      </w:ins>
    </w:p>
    <w:p w:rsidR="00F05472" w:rsidRPr="007C437A" w:rsidRDefault="00F05472">
      <w:pPr>
        <w:pStyle w:val="Titre4"/>
        <w:rPr>
          <w:ins w:id="5208" w:author="Arthur Parmentier" w:date="2020-05-22T09:04:00Z"/>
          <w:rPrChange w:id="5209" w:author="Arthur Parmentier" w:date="2020-06-07T15:27:00Z">
            <w:rPr>
              <w:ins w:id="5210" w:author="Arthur Parmentier" w:date="2020-05-22T09:04:00Z"/>
            </w:rPr>
          </w:rPrChange>
        </w:rPr>
        <w:pPrChange w:id="5211" w:author="Arthur Parmentier" w:date="2020-06-03T23:42:00Z">
          <w:pPr/>
        </w:pPrChange>
      </w:pPr>
      <w:ins w:id="5212" w:author="Arthur Parmentier" w:date="2020-06-03T23:42:00Z">
        <w:r w:rsidRPr="007C437A">
          <w:rPr>
            <w:rPrChange w:id="5213" w:author="Arthur Parmentier" w:date="2020-06-07T15:27:00Z">
              <w:rPr/>
            </w:rPrChange>
          </w:rPr>
          <w:t>Summary</w:t>
        </w:r>
      </w:ins>
    </w:p>
    <w:p w:rsidR="00A87845" w:rsidRPr="007C437A" w:rsidRDefault="00A87845">
      <w:pPr>
        <w:rPr>
          <w:ins w:id="5214" w:author="Arthur Parmentier" w:date="2020-05-22T09:16:00Z"/>
        </w:rPr>
      </w:pPr>
      <w:ins w:id="5215" w:author="Arthur Parmentier" w:date="2020-05-22T09:15:00Z">
        <w:r w:rsidRPr="007C437A">
          <w:t>Wrapping up, the user flow of the sign &amp; dictionary management layer is the fol</w:t>
        </w:r>
      </w:ins>
      <w:ins w:id="5216" w:author="Arthur Parmentier" w:date="2020-05-22T09:16:00Z">
        <w:r w:rsidRPr="007C437A">
          <w:t>lowing:</w:t>
        </w:r>
      </w:ins>
    </w:p>
    <w:p w:rsidR="00A87845" w:rsidRPr="007C437A" w:rsidRDefault="00A87845" w:rsidP="00A87845">
      <w:pPr>
        <w:pStyle w:val="Paragraphedeliste"/>
        <w:numPr>
          <w:ilvl w:val="0"/>
          <w:numId w:val="38"/>
        </w:numPr>
        <w:rPr>
          <w:ins w:id="5217" w:author="Arthur Parmentier" w:date="2020-05-22T09:25:00Z"/>
        </w:rPr>
      </w:pPr>
      <w:ins w:id="5218" w:author="Arthur Parmentier" w:date="2020-05-22T09:16:00Z">
        <w:r w:rsidRPr="007C437A">
          <w:t xml:space="preserve">If the user wants to record new signs, i.e. either record examples of a </w:t>
        </w:r>
      </w:ins>
      <w:ins w:id="5219" w:author="Arthur Parmentier" w:date="2020-05-22T09:17:00Z">
        <w:r w:rsidRPr="007C437A">
          <w:t>sign that was not recorded and saved previously or record more examples of a sign that was already saved into files, he</w:t>
        </w:r>
      </w:ins>
      <w:ins w:id="5220" w:author="Arthur Parmentier" w:date="2020-05-22T09:18:00Z">
        <w:r w:rsidRPr="007C437A">
          <w:t xml:space="preserve"> must first define which signs he wants to record  and then launch the recording session</w:t>
        </w:r>
      </w:ins>
      <w:ins w:id="5221" w:author="Arthur Parmentier" w:date="2020-06-03T23:41:00Z">
        <w:r w:rsidR="00F05472" w:rsidRPr="007C437A">
          <w:t>.</w:t>
        </w:r>
      </w:ins>
      <w:ins w:id="5222" w:author="Arthur Parmentier" w:date="2020-05-22T09:18:00Z">
        <w:r w:rsidRPr="007C437A">
          <w:br/>
          <w:t>Once the si</w:t>
        </w:r>
      </w:ins>
      <w:ins w:id="5223" w:author="Arthur Parmentier" w:date="2020-05-22T09:19:00Z">
        <w:r w:rsidRPr="007C437A">
          <w:t xml:space="preserve">gns are recorded in the buffer, he </w:t>
        </w:r>
      </w:ins>
      <w:ins w:id="5224" w:author="Arthur Parmentier" w:date="2020-06-03T23:41:00Z">
        <w:r w:rsidR="00F05472" w:rsidRPr="007C437A">
          <w:t xml:space="preserve">can </w:t>
        </w:r>
      </w:ins>
      <w:ins w:id="5225" w:author="Arthur Parmentier" w:date="2020-05-22T09:19:00Z">
        <w:r w:rsidRPr="007C437A">
          <w:t>save them</w:t>
        </w:r>
      </w:ins>
      <w:ins w:id="5226" w:author="Arthur Parmentier" w:date="2020-06-03T23:41:00Z">
        <w:r w:rsidR="00F05472" w:rsidRPr="007C437A">
          <w:t xml:space="preserve"> to files</w:t>
        </w:r>
      </w:ins>
      <w:ins w:id="5227" w:author="Arthur Parmentier" w:date="2020-05-22T09:19:00Z">
        <w:r w:rsidRPr="007C437A">
          <w:t xml:space="preserve"> by hitting the </w:t>
        </w:r>
      </w:ins>
      <w:ins w:id="5228" w:author="Arthur Parmentier" w:date="2020-06-03T23:41:00Z">
        <w:r w:rsidR="00F05472" w:rsidRPr="007C437A">
          <w:t>corresponding</w:t>
        </w:r>
      </w:ins>
      <w:ins w:id="5229" w:author="Arthur Parmentier" w:date="2020-05-22T09:19:00Z">
        <w:r w:rsidRPr="007C437A">
          <w:t xml:space="preserve"> button if he is satisfied by the recordings.</w:t>
        </w:r>
        <w:r w:rsidRPr="007C437A">
          <w:br/>
        </w:r>
      </w:ins>
      <w:ins w:id="5230" w:author="Arthur Parmentier" w:date="2020-05-22T09:20:00Z">
        <w:r w:rsidRPr="007C437A">
          <w:t xml:space="preserve">If the user adds new signs </w:t>
        </w:r>
      </w:ins>
      <w:ins w:id="5231" w:author="Arthur Parmentier" w:date="2020-06-03T23:42:00Z">
        <w:r w:rsidR="00F05472" w:rsidRPr="007C437A">
          <w:t xml:space="preserve">again </w:t>
        </w:r>
      </w:ins>
      <w:ins w:id="5232" w:author="Arthur Parmentier" w:date="2020-05-22T09:20:00Z">
        <w:r w:rsidRPr="007C437A">
          <w:t xml:space="preserve">without saving the buffers </w:t>
        </w:r>
      </w:ins>
      <w:ins w:id="5233" w:author="Arthur Parmentier" w:date="2020-06-03T23:42:00Z">
        <w:r w:rsidR="00F05472" w:rsidRPr="007C437A">
          <w:t>first</w:t>
        </w:r>
      </w:ins>
      <w:ins w:id="5234" w:author="Arthur Parmentier" w:date="2020-05-22T09:20:00Z">
        <w:r w:rsidRPr="007C437A">
          <w:t>, the data that was contained in the Mu</w:t>
        </w:r>
      </w:ins>
      <w:ins w:id="5235" w:author="Arthur Parmentier" w:date="2020-05-22T09:21:00Z">
        <w:r w:rsidRPr="007C437A">
          <w:t>Bu object is lost.</w:t>
        </w:r>
      </w:ins>
    </w:p>
    <w:p w:rsidR="006D0BF0" w:rsidRPr="007C437A" w:rsidRDefault="006D0BF0">
      <w:pPr>
        <w:pStyle w:val="Paragraphedeliste"/>
        <w:numPr>
          <w:ilvl w:val="0"/>
          <w:numId w:val="38"/>
        </w:numPr>
        <w:rPr>
          <w:ins w:id="5236" w:author="Arthur Parmentier" w:date="2020-05-22T08:19:00Z"/>
        </w:rPr>
        <w:pPrChange w:id="5237" w:author="Arthur Parmentier" w:date="2020-05-22T09:30:00Z">
          <w:pPr/>
        </w:pPrChange>
      </w:pPr>
      <w:ins w:id="5238" w:author="Arthur Parmentier" w:date="2020-05-22T09:26:00Z">
        <w:r w:rsidRPr="007C437A">
          <w:t>Once the recording</w:t>
        </w:r>
      </w:ins>
      <w:ins w:id="5239" w:author="Arthur Parmentier" w:date="2020-05-22T09:27:00Z">
        <w:r w:rsidRPr="007C437A">
          <w:t xml:space="preserve">s of new signs </w:t>
        </w:r>
      </w:ins>
      <w:ins w:id="5240" w:author="Arthur Parmentier" w:date="2020-05-22T09:29:00Z">
        <w:r w:rsidRPr="007C437A">
          <w:t>are</w:t>
        </w:r>
      </w:ins>
      <w:ins w:id="5241" w:author="Arthur Parmentier" w:date="2020-05-22T09:27:00Z">
        <w:r w:rsidRPr="007C437A">
          <w:t xml:space="preserve"> finished, the user should load </w:t>
        </w:r>
      </w:ins>
      <w:ins w:id="5242" w:author="Arthur Parmentier" w:date="2020-05-22T09:28:00Z">
        <w:r w:rsidRPr="007C437A">
          <w:t xml:space="preserve">into the MuBu object </w:t>
        </w:r>
      </w:ins>
      <w:ins w:id="5243" w:author="Arthur Parmentier" w:date="2020-05-22T09:27:00Z">
        <w:r w:rsidRPr="007C437A">
          <w:t>the data files of all signs that he wants to recognize and classify</w:t>
        </w:r>
      </w:ins>
      <w:ins w:id="5244" w:author="Arthur Parmentier" w:date="2020-05-22T09:28:00Z">
        <w:r w:rsidRPr="007C437A">
          <w:t>, for all inputs that he would be using. This is done in by dragging and dropping the corresponding files from the data f</w:t>
        </w:r>
      </w:ins>
      <w:ins w:id="5245" w:author="Arthur Parmentier" w:date="2020-05-22T09:29:00Z">
        <w:r w:rsidRPr="007C437A">
          <w:t>older</w:t>
        </w:r>
      </w:ins>
      <w:ins w:id="5246" w:author="Arthur Parmentier" w:date="2020-06-03T23:42:00Z">
        <w:r w:rsidR="00F05472" w:rsidRPr="007C437A">
          <w:t xml:space="preserve"> into the dedicated zone.</w:t>
        </w:r>
      </w:ins>
    </w:p>
    <w:p w:rsidR="00023308" w:rsidRPr="007C437A" w:rsidDel="008A6401" w:rsidRDefault="00023308">
      <w:pPr>
        <w:rPr>
          <w:del w:id="5247" w:author="Arthur Parmentier" w:date="2020-05-22T08:20:00Z"/>
          <w:rPrChange w:id="5248" w:author="Arthur Parmentier" w:date="2020-06-07T15:27:00Z">
            <w:rPr>
              <w:del w:id="5249" w:author="Arthur Parmentier" w:date="2020-05-22T08:20:00Z"/>
            </w:rPr>
          </w:rPrChange>
        </w:rPr>
        <w:pPrChange w:id="5250" w:author="Arthur Parmentier" w:date="2020-05-21T14:34:00Z">
          <w:pPr>
            <w:pStyle w:val="Titre2"/>
          </w:pPr>
        </w:pPrChange>
      </w:pPr>
      <w:bookmarkStart w:id="5251" w:name="_Toc41067209"/>
      <w:bookmarkStart w:id="5252" w:name="_Toc42259025"/>
      <w:bookmarkStart w:id="5253" w:name="_Toc42259102"/>
      <w:bookmarkStart w:id="5254" w:name="_Toc42449781"/>
      <w:bookmarkStart w:id="5255" w:name="_Toc42449863"/>
      <w:bookmarkEnd w:id="5251"/>
      <w:bookmarkEnd w:id="5252"/>
      <w:bookmarkEnd w:id="5253"/>
      <w:bookmarkEnd w:id="5254"/>
      <w:bookmarkEnd w:id="5255"/>
    </w:p>
    <w:p w:rsidR="00F25194" w:rsidRPr="007C437A" w:rsidRDefault="00F25194">
      <w:pPr>
        <w:pStyle w:val="Titre3"/>
        <w:rPr>
          <w:ins w:id="5256" w:author="Arthur Parmentier" w:date="2020-06-04T10:50:00Z"/>
        </w:rPr>
      </w:pPr>
      <w:bookmarkStart w:id="5257" w:name="_Toc42449864"/>
      <w:r w:rsidRPr="007C437A">
        <w:t xml:space="preserve">Part 3: </w:t>
      </w:r>
      <w:del w:id="5258" w:author="Arthur Parmentier" w:date="2020-05-22T09:59:00Z">
        <w:r w:rsidRPr="007C437A" w:rsidDel="009B5ADF">
          <w:delText>Classification</w:delText>
        </w:r>
      </w:del>
      <w:ins w:id="5259" w:author="Arthur Parmentier" w:date="2020-05-22T09:59:00Z">
        <w:r w:rsidR="009B5ADF" w:rsidRPr="007C437A">
          <w:t>Real-time classifier</w:t>
        </w:r>
      </w:ins>
      <w:ins w:id="5260" w:author="Arthur Parmentier" w:date="2020-06-03T23:51:00Z">
        <w:r w:rsidR="00284E1B" w:rsidRPr="007C437A">
          <w:t>s</w:t>
        </w:r>
      </w:ins>
      <w:ins w:id="5261" w:author="Arthur Parmentier" w:date="2020-06-03T23:52:00Z">
        <w:r w:rsidR="00284E1B" w:rsidRPr="007C437A">
          <w:t>, regression or DTW models</w:t>
        </w:r>
      </w:ins>
      <w:bookmarkEnd w:id="5257"/>
    </w:p>
    <w:p w:rsidR="007111F3" w:rsidRPr="007C437A" w:rsidRDefault="007111F3" w:rsidP="007111F3">
      <w:pPr>
        <w:rPr>
          <w:ins w:id="5262" w:author="Arthur Parmentier" w:date="2020-06-04T10:52:00Z"/>
        </w:rPr>
      </w:pPr>
      <w:ins w:id="5263" w:author="Arthur Parmentier" w:date="2020-06-04T10:50:00Z">
        <w:r w:rsidRPr="007C437A">
          <w:t xml:space="preserve">Now that </w:t>
        </w:r>
      </w:ins>
      <w:ins w:id="5264" w:author="Arthur Parmentier" w:date="2020-06-04T10:51:00Z">
        <w:r w:rsidRPr="007C437A">
          <w:t xml:space="preserve">the user has been able to connect his motion tracking inputs and record a few signs, we will see how the </w:t>
        </w:r>
      </w:ins>
      <w:ins w:id="5265" w:author="Arthur Parmentier" w:date="2020-06-04T10:52:00Z">
        <w:r w:rsidRPr="007C437A">
          <w:t>system is able to “recognize” the signs in real time with one or several machine learning model.</w:t>
        </w:r>
      </w:ins>
    </w:p>
    <w:p w:rsidR="007111F3" w:rsidRPr="007C437A" w:rsidRDefault="007111F3">
      <w:pPr>
        <w:pStyle w:val="Titre4"/>
        <w:rPr>
          <w:ins w:id="5266" w:author="Arthur Parmentier" w:date="2020-05-22T09:43:00Z"/>
          <w:rPrChange w:id="5267" w:author="Arthur Parmentier" w:date="2020-06-07T15:27:00Z">
            <w:rPr>
              <w:ins w:id="5268" w:author="Arthur Parmentier" w:date="2020-05-22T09:43:00Z"/>
            </w:rPr>
          </w:rPrChange>
        </w:rPr>
        <w:pPrChange w:id="5269" w:author="Arthur Parmentier" w:date="2020-06-04T10:53:00Z">
          <w:pPr>
            <w:pStyle w:val="Titre3"/>
          </w:pPr>
        </w:pPrChange>
      </w:pPr>
      <w:ins w:id="5270" w:author="Arthur Parmentier" w:date="2020-06-04T10:53:00Z">
        <w:r w:rsidRPr="007C437A">
          <w:rPr>
            <w:rPrChange w:id="5271" w:author="Arthur Parmentier" w:date="2020-06-07T15:27:00Z">
              <w:rPr/>
            </w:rPrChange>
          </w:rPr>
          <w:t>A short introduction to cognition and machine learning models</w:t>
        </w:r>
      </w:ins>
    </w:p>
    <w:p w:rsidR="00834EA5" w:rsidRPr="007C437A" w:rsidRDefault="00834EA5" w:rsidP="00834EA5">
      <w:pPr>
        <w:rPr>
          <w:ins w:id="5272" w:author="Arthur Parmentier" w:date="2020-05-22T09:58:00Z"/>
        </w:rPr>
      </w:pPr>
      <w:ins w:id="5273" w:author="Arthur Parmentier" w:date="2020-05-22T09:46:00Z">
        <w:r w:rsidRPr="007C437A">
          <w:t xml:space="preserve">The word “cognition” </w:t>
        </w:r>
      </w:ins>
      <w:ins w:id="5274" w:author="Arthur Parmentier" w:date="2020-05-22T09:47:00Z">
        <w:r w:rsidRPr="007C437A">
          <w:t>dates back to the 15th century, where it meant "thinking and awareness."</w:t>
        </w:r>
      </w:ins>
      <w:ins w:id="5275" w:author="Arthur Parmentier" w:date="2020-05-22T09:50:00Z">
        <w:r w:rsidRPr="007C437A">
          <w:rPr>
            <w:rStyle w:val="Appelnotedebasdep"/>
          </w:rPr>
          <w:footnoteReference w:id="60"/>
        </w:r>
      </w:ins>
      <w:ins w:id="5277" w:author="Arthur Parmentier" w:date="2020-05-22T09:47:00Z">
        <w:r w:rsidRPr="007C437A">
          <w:t xml:space="preserve"> The term comes from the Latin noun </w:t>
        </w:r>
        <w:r w:rsidRPr="007C437A">
          <w:rPr>
            <w:i/>
            <w:iCs/>
            <w:rPrChange w:id="5278" w:author="Arthur Parmentier" w:date="2020-06-07T15:27:00Z">
              <w:rPr/>
            </w:rPrChange>
          </w:rPr>
          <w:t>cognitio</w:t>
        </w:r>
        <w:r w:rsidRPr="007C437A">
          <w:t xml:space="preserve"> ('examination,' 'learning,' or 'knowledge'), derived from the verb </w:t>
        </w:r>
        <w:r w:rsidRPr="007C437A">
          <w:rPr>
            <w:i/>
            <w:iCs/>
            <w:rPrChange w:id="5279"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5280" w:author="Arthur Parmentier" w:date="2020-05-22T09:50:00Z">
        <w:r w:rsidRPr="007C437A">
          <w:rPr>
            <w:rStyle w:val="Appelnotedebasdep"/>
          </w:rPr>
          <w:footnoteReference w:id="61"/>
        </w:r>
      </w:ins>
      <w:ins w:id="5287" w:author="Arthur Parmentier" w:date="2020-05-22T09:52:00Z">
        <w:r w:rsidRPr="007C437A">
          <w:t xml:space="preserve"> </w:t>
        </w:r>
      </w:ins>
      <w:ins w:id="5288" w:author="Arthur Parmentier" w:date="2020-05-22T09:53:00Z">
        <w:r w:rsidRPr="007C437A">
          <w:br/>
        </w:r>
      </w:ins>
      <w:ins w:id="5289" w:author="Arthur Parmentier" w:date="2020-05-22T09:54:00Z">
        <w:r w:rsidR="009B5ADF" w:rsidRPr="007C437A">
          <w:t xml:space="preserve">Re-cognition </w:t>
        </w:r>
      </w:ins>
      <w:ins w:id="5290" w:author="Arthur Parmentier" w:date="2020-05-22T09:55:00Z">
        <w:r w:rsidR="009B5ADF" w:rsidRPr="007C437A">
          <w:t xml:space="preserve">can therefore be understood as </w:t>
        </w:r>
      </w:ins>
      <w:ins w:id="5291" w:author="Arthur Parmentier" w:date="2020-05-22T09:54:00Z">
        <w:r w:rsidR="009B5ADF" w:rsidRPr="007C437A">
          <w:t>the process</w:t>
        </w:r>
      </w:ins>
      <w:ins w:id="5292" w:author="Arthur Parmentier" w:date="2020-05-22T09:55:00Z">
        <w:r w:rsidR="009B5ADF" w:rsidRPr="007C437A">
          <w:t xml:space="preserve"> of “another” cognition, that allows</w:t>
        </w:r>
      </w:ins>
      <w:ins w:id="5293" w:author="Arthur Parmentier" w:date="2020-05-22T09:56:00Z">
        <w:r w:rsidR="009B5ADF" w:rsidRPr="007C437A">
          <w:t xml:space="preserve"> the identification of something already knew</w:t>
        </w:r>
      </w:ins>
      <w:ins w:id="5294" w:author="Arthur Parmentier" w:date="2020-05-22T09:57:00Z">
        <w:r w:rsidR="009B5ADF" w:rsidRPr="007C437A">
          <w:t xml:space="preserve"> or already perceived.</w:t>
        </w:r>
      </w:ins>
    </w:p>
    <w:p w:rsidR="009B5ADF" w:rsidRPr="007C437A" w:rsidRDefault="009B5ADF" w:rsidP="00834EA5">
      <w:pPr>
        <w:rPr>
          <w:ins w:id="5295" w:author="Arthur Parmentier" w:date="2020-05-22T10:12:00Z"/>
        </w:rPr>
      </w:pPr>
      <w:ins w:id="5296" w:author="Arthur Parmentier" w:date="2020-05-22T09:58:00Z">
        <w:r w:rsidRPr="007C437A">
          <w:t xml:space="preserve">One can wonder what </w:t>
        </w:r>
      </w:ins>
      <w:ins w:id="5297" w:author="Arthur Parmentier" w:date="2020-05-22T09:59:00Z">
        <w:r w:rsidRPr="007C437A">
          <w:t>the core processes of recognition are</w:t>
        </w:r>
      </w:ins>
      <w:ins w:id="5298" w:author="Arthur Parmentier" w:date="2020-05-22T10:00:00Z">
        <w:r w:rsidRPr="007C437A">
          <w:t xml:space="preserve"> and try to reproduce them on a computer.</w:t>
        </w:r>
      </w:ins>
      <w:ins w:id="5299" w:author="Arthur Parmentier" w:date="2020-05-22T10:04:00Z">
        <w:r w:rsidR="00E908AB" w:rsidRPr="007C437A">
          <w:t xml:space="preserve"> Very common examples</w:t>
        </w:r>
      </w:ins>
      <w:ins w:id="5300" w:author="Arthur Parmentier" w:date="2020-05-22T10:05:00Z">
        <w:r w:rsidR="00E908AB" w:rsidRPr="007C437A">
          <w:t xml:space="preserve"> of computer-recognition come from the so-called computer vision field</w:t>
        </w:r>
      </w:ins>
      <w:ins w:id="5301" w:author="Arthur Parmentier" w:date="2020-05-22T10:08:00Z">
        <w:r w:rsidR="00E908AB" w:rsidRPr="007C437A">
          <w:t xml:space="preserve"> such as</w:t>
        </w:r>
      </w:ins>
      <w:ins w:id="5302" w:author="Arthur Parmentier" w:date="2020-05-22T10:07:00Z">
        <w:r w:rsidR="00E908AB" w:rsidRPr="007C437A">
          <w:t xml:space="preserve"> object recognition</w:t>
        </w:r>
      </w:ins>
      <w:ins w:id="5303" w:author="Arthur Parmentier" w:date="2020-05-22T10:18:00Z">
        <w:r w:rsidR="00BB3B34" w:rsidRPr="007C437A">
          <w:t xml:space="preserve"> (classification</w:t>
        </w:r>
      </w:ins>
      <w:ins w:id="5304" w:author="Arthur Parmentier" w:date="2020-05-22T10:19:00Z">
        <w:r w:rsidR="00BB3B34" w:rsidRPr="007C437A">
          <w:t>)</w:t>
        </w:r>
      </w:ins>
      <w:ins w:id="5305" w:author="Arthur Parmentier" w:date="2020-05-22T10:08:00Z">
        <w:r w:rsidR="00E908AB" w:rsidRPr="007C437A">
          <w:t xml:space="preserve"> or</w:t>
        </w:r>
      </w:ins>
      <w:ins w:id="5306" w:author="Arthur Parmentier" w:date="2020-05-22T10:07:00Z">
        <w:r w:rsidR="00E908AB" w:rsidRPr="007C437A">
          <w:t xml:space="preserve"> detection</w:t>
        </w:r>
      </w:ins>
      <w:ins w:id="5307" w:author="Arthur Parmentier" w:date="2020-05-22T10:08:00Z">
        <w:r w:rsidR="00E908AB" w:rsidRPr="007C437A">
          <w:t xml:space="preserve"> </w:t>
        </w:r>
      </w:ins>
      <w:ins w:id="5308" w:author="Arthur Parmentier" w:date="2020-05-22T10:09:00Z">
        <w:r w:rsidR="00E908AB" w:rsidRPr="007C437A">
          <w:t xml:space="preserve">convolutional neural networks </w:t>
        </w:r>
      </w:ins>
      <w:ins w:id="5309" w:author="Arthur Parmentier" w:date="2020-05-22T10:10:00Z">
        <w:r w:rsidR="00E908AB" w:rsidRPr="007C437A">
          <w:t xml:space="preserve">(CNNs) </w:t>
        </w:r>
      </w:ins>
      <w:ins w:id="5310" w:author="Arthur Parmentier" w:date="2020-05-22T10:09:00Z">
        <w:r w:rsidR="00E908AB" w:rsidRPr="007C437A">
          <w:t xml:space="preserve">whose </w:t>
        </w:r>
        <w:r w:rsidR="00E908AB" w:rsidRPr="007C437A">
          <w:lastRenderedPageBreak/>
          <w:t xml:space="preserve">performances are now close </w:t>
        </w:r>
      </w:ins>
      <w:ins w:id="5311" w:author="Arthur Parmentier" w:date="2020-05-22T10:10:00Z">
        <w:r w:rsidR="00E908AB" w:rsidRPr="007C437A">
          <w:t>to that of humans. However, CNNs are trained on huge amount of data</w:t>
        </w:r>
      </w:ins>
      <w:ins w:id="5312" w:author="Arthur Parmentier" w:date="2020-05-22T10:11:00Z">
        <w:r w:rsidR="00E908AB" w:rsidRPr="007C437A">
          <w:t xml:space="preserve"> and are (in general) not models that can be interpreted by humans.</w:t>
        </w:r>
      </w:ins>
    </w:p>
    <w:p w:rsidR="00D60A1F" w:rsidRPr="007C437A" w:rsidRDefault="00E908AB" w:rsidP="00834EA5">
      <w:pPr>
        <w:rPr>
          <w:ins w:id="5313" w:author="Arthur Parmentier" w:date="2020-06-04T11:50:00Z"/>
        </w:rPr>
      </w:pPr>
      <w:ins w:id="5314" w:author="Arthur Parmentier" w:date="2020-05-22T10:12:00Z">
        <w:r w:rsidRPr="007C437A">
          <w:t>In the context of this master project</w:t>
        </w:r>
      </w:ins>
      <w:ins w:id="5315" w:author="Arthur Parmentier" w:date="2020-05-22T10:15:00Z">
        <w:r w:rsidR="00BB3B34" w:rsidRPr="007C437A">
          <w:t xml:space="preserve"> and to offer the ability of creating new signs </w:t>
        </w:r>
      </w:ins>
      <w:ins w:id="5316" w:author="Arthur Parmentier" w:date="2020-05-22T10:16:00Z">
        <w:r w:rsidR="00BB3B34" w:rsidRPr="007C437A">
          <w:t xml:space="preserve">to the user, we </w:t>
        </w:r>
      </w:ins>
      <w:ins w:id="5317" w:author="Arthur Parmentier" w:date="2020-05-22T10:24:00Z">
        <w:r w:rsidR="00D60A1F" w:rsidRPr="007C437A">
          <w:t>must</w:t>
        </w:r>
      </w:ins>
      <w:ins w:id="5318" w:author="Arthur Parmentier" w:date="2020-05-22T10:16:00Z">
        <w:r w:rsidR="00BB3B34" w:rsidRPr="007C437A">
          <w:t xml:space="preserve"> work with </w:t>
        </w:r>
      </w:ins>
      <w:ins w:id="5319" w:author="Arthur Parmentier" w:date="2020-05-22T10:17:00Z">
        <w:r w:rsidR="00BB3B34" w:rsidRPr="007C437A">
          <w:t>lightweight</w:t>
        </w:r>
      </w:ins>
      <w:ins w:id="5320" w:author="Arthur Parmentier" w:date="2020-05-22T10:16:00Z">
        <w:r w:rsidR="00BB3B34" w:rsidRPr="007C437A">
          <w:t>, interpretable models that can</w:t>
        </w:r>
      </w:ins>
      <w:ins w:id="5321" w:author="Arthur Parmentier" w:date="2020-05-22T10:17:00Z">
        <w:r w:rsidR="00BB3B34" w:rsidRPr="007C437A">
          <w:t xml:space="preserve"> be trained fast and</w:t>
        </w:r>
      </w:ins>
      <w:ins w:id="5322" w:author="Arthur Parmentier" w:date="2020-05-22T10:16:00Z">
        <w:r w:rsidR="00BB3B34" w:rsidRPr="007C437A">
          <w:t xml:space="preserve"> </w:t>
        </w:r>
      </w:ins>
      <w:ins w:id="5323" w:author="Arthur Parmentier" w:date="2020-05-22T10:17:00Z">
        <w:r w:rsidR="00BB3B34" w:rsidRPr="007C437A">
          <w:t>identify the signs that are performed in real time</w:t>
        </w:r>
      </w:ins>
      <w:ins w:id="5324" w:author="Arthur Parmentier" w:date="2020-05-22T10:19:00Z">
        <w:r w:rsidR="00BB3B34" w:rsidRPr="007C437A">
          <w:t>. In our case, the identification process is a simple classification process, in which we ask the classifier to predict the</w:t>
        </w:r>
      </w:ins>
      <w:ins w:id="5325" w:author="Arthur Parmentier" w:date="2020-05-22T10:20:00Z">
        <w:r w:rsidR="00BB3B34" w:rsidRPr="007C437A">
          <w:t xml:space="preserve"> “class” of the motion sequence performed by the performer among a set of classes that </w:t>
        </w:r>
      </w:ins>
      <w:ins w:id="5326" w:author="Arthur Parmentier" w:date="2020-05-22T10:21:00Z">
        <w:r w:rsidR="00BB3B34" w:rsidRPr="007C437A">
          <w:t>have been previously learned by the model: SP signs.</w:t>
        </w:r>
      </w:ins>
    </w:p>
    <w:p w:rsidR="00983F9B" w:rsidRPr="007C437A" w:rsidRDefault="00983F9B" w:rsidP="00834EA5">
      <w:pPr>
        <w:rPr>
          <w:ins w:id="5327" w:author="Arthur Parmentier" w:date="2020-05-22T10:36:00Z"/>
        </w:rPr>
      </w:pPr>
      <w:ins w:id="5328" w:author="Arthur Parmentier" w:date="2020-06-04T11:51:00Z">
        <w:r w:rsidRPr="007C437A">
          <w:t>We have seen that in SP, there are very different types of signs (movements, poses</w:t>
        </w:r>
      </w:ins>
      <w:ins w:id="5329" w:author="Arthur Parmentier" w:date="2020-06-04T11:52:00Z">
        <w:r w:rsidRPr="007C437A">
          <w:t xml:space="preserve"> – at several scales). </w:t>
        </w:r>
      </w:ins>
      <w:ins w:id="5330" w:author="Arthur Parmentier" w:date="2020-06-04T11:56:00Z">
        <w:r w:rsidRPr="007C437A">
          <w:t>At</w:t>
        </w:r>
        <w:r w:rsidR="005A331F" w:rsidRPr="007C437A">
          <w:t xml:space="preserve"> the beginning of my project, I thought about recognizing all signs with </w:t>
        </w:r>
      </w:ins>
      <w:ins w:id="5331" w:author="Arthur Parmentier" w:date="2020-06-04T11:57:00Z">
        <w:r w:rsidR="005A331F" w:rsidRPr="007C437A">
          <w:t>a single Dynamic Time Warping model.</w:t>
        </w:r>
      </w:ins>
    </w:p>
    <w:p w:rsidR="00DF645F" w:rsidRPr="007C437A" w:rsidRDefault="005A331F">
      <w:pPr>
        <w:rPr>
          <w:ins w:id="5332" w:author="Arthur Parmentier" w:date="2020-06-04T11:57:00Z"/>
        </w:rPr>
      </w:pPr>
      <w:ins w:id="5333" w:author="Arthur Parmentier" w:date="2020-06-04T11:57:00Z">
        <w:r w:rsidRPr="007C437A">
          <w:t>Indeed,</w:t>
        </w:r>
      </w:ins>
      <w:ins w:id="5334" w:author="Arthur Parmentier" w:date="2020-05-22T10:39:00Z">
        <w:r w:rsidR="00DF645F" w:rsidRPr="007C437A">
          <w:t xml:space="preserve"> two light-weight models are generally presented in the literature to classify time-sequences:</w:t>
        </w:r>
      </w:ins>
      <w:ins w:id="5335" w:author="Arthur Parmentier" w:date="2020-05-22T10:40:00Z">
        <w:r w:rsidR="00DF645F" w:rsidRPr="007C437A">
          <w:t xml:space="preserve"> Dynamic Time Warping </w:t>
        </w:r>
      </w:ins>
      <w:ins w:id="5336" w:author="Arthur Parmentier" w:date="2020-05-22T10:41:00Z">
        <w:r w:rsidR="00D50F7A" w:rsidRPr="007C437A">
          <w:t xml:space="preserve">(DTW) </w:t>
        </w:r>
      </w:ins>
      <w:ins w:id="5337" w:author="Arthur Parmentier" w:date="2020-05-22T10:40:00Z">
        <w:r w:rsidR="00DF645F" w:rsidRPr="007C437A">
          <w:t>and Hidden Markov Models</w:t>
        </w:r>
      </w:ins>
      <w:ins w:id="5338" w:author="Arthur Parmentier" w:date="2020-05-22T10:41:00Z">
        <w:r w:rsidR="00D50F7A" w:rsidRPr="007C437A">
          <w:t xml:space="preserve"> (HMM</w:t>
        </w:r>
      </w:ins>
      <w:ins w:id="5339" w:author="Arthur Parmentier" w:date="2020-05-22T10:42:00Z">
        <w:r w:rsidR="00D50F7A" w:rsidRPr="007C437A">
          <w:t>)</w:t>
        </w:r>
      </w:ins>
      <w:ins w:id="5340" w:author="Arthur Parmentier" w:date="2020-05-22T12:58:00Z">
        <w:r w:rsidR="00B734D3" w:rsidRPr="007C437A">
          <w:t>.</w:t>
        </w:r>
      </w:ins>
      <w:ins w:id="5341" w:author="Arthur Parmentier" w:date="2020-05-22T10:40:00Z">
        <w:r w:rsidR="00DF645F" w:rsidRPr="007C437A">
          <w:t xml:space="preserve"> In general</w:t>
        </w:r>
      </w:ins>
      <w:ins w:id="5342" w:author="Arthur Parmentier" w:date="2020-05-22T10:41:00Z">
        <w:r w:rsidR="00D50F7A" w:rsidRPr="007C437A">
          <w:t xml:space="preserve">, DTW is observed to be faster and more accurate that </w:t>
        </w:r>
      </w:ins>
      <w:ins w:id="5343" w:author="Arthur Parmentier" w:date="2020-05-22T10:42:00Z">
        <w:r w:rsidR="00D50F7A" w:rsidRPr="007C437A">
          <w:t>HMMs.</w:t>
        </w:r>
      </w:ins>
      <w:ins w:id="5344" w:author="Arthur Parmentier" w:date="2020-05-22T12:58:00Z">
        <w:r w:rsidR="00B734D3" w:rsidRPr="007C437A">
          <w:t xml:space="preserve"> </w:t>
        </w:r>
        <w:r w:rsidR="00B734D3" w:rsidRPr="007C437A">
          <w:rPr>
            <w:rStyle w:val="Appelnotedebasdep"/>
          </w:rPr>
          <w:footnoteReference w:id="62"/>
        </w:r>
      </w:ins>
      <w:ins w:id="5356"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63"/>
        </w:r>
      </w:ins>
    </w:p>
    <w:p w:rsidR="005A331F" w:rsidRPr="007C437A" w:rsidRDefault="005A331F">
      <w:pPr>
        <w:rPr>
          <w:ins w:id="5365" w:author="Arthur Parmentier" w:date="2020-06-04T12:07:00Z"/>
        </w:rPr>
      </w:pPr>
      <w:ins w:id="5366" w:author="Arthur Parmentier" w:date="2020-06-04T11:57:00Z">
        <w:r w:rsidRPr="007C437A">
          <w:t xml:space="preserve">My initial design was to </w:t>
        </w:r>
      </w:ins>
      <w:ins w:id="5367" w:author="Arthur Parmentier" w:date="2020-06-04T11:58:00Z">
        <w:r w:rsidRPr="007C437A">
          <w:t>sum up all the features that I would use (full body skeleton, hands skeleton…) into a single feature vector that I could feed to DTW.</w:t>
        </w:r>
      </w:ins>
      <w:ins w:id="5368" w:author="Arthur Parmentier" w:date="2020-06-04T11:59:00Z">
        <w:r w:rsidRPr="007C437A">
          <w:t xml:space="preserve"> </w:t>
        </w:r>
      </w:ins>
      <w:ins w:id="5369" w:author="Arthur Parmentier" w:date="2020-06-04T12:05:00Z">
        <w:r w:rsidRPr="007C437A">
          <w:br/>
        </w:r>
      </w:ins>
      <w:ins w:id="5370" w:author="Arthur Parmentier" w:date="2020-06-04T11:59:00Z">
        <w:r w:rsidRPr="007C437A">
          <w:t xml:space="preserve">The first obstacle to this initial design was that all inputs would not have similar data rates, so that </w:t>
        </w:r>
      </w:ins>
      <w:ins w:id="5371" w:author="Arthur Parmentier" w:date="2020-06-04T12:00:00Z">
        <w:r w:rsidRPr="007C437A">
          <w:t>the combination of inputs would either result in a data rate</w:t>
        </w:r>
      </w:ins>
      <w:ins w:id="5372" w:author="Arthur Parmentier" w:date="2020-06-04T12:01:00Z">
        <w:r w:rsidRPr="007C437A">
          <w:t xml:space="preserve"> equal to the slowest input or </w:t>
        </w:r>
      </w:ins>
      <w:ins w:id="5373" w:author="Arthur Parmentier" w:date="2020-06-04T12:03:00Z">
        <w:r w:rsidRPr="007C437A">
          <w:t xml:space="preserve">a very high data rate, equal to the sum of each input data rate, but with common values between two consecutive feature </w:t>
        </w:r>
      </w:ins>
      <w:ins w:id="5374" w:author="Arthur Parmentier" w:date="2020-06-04T12:04:00Z">
        <w:r w:rsidRPr="007C437A">
          <w:t>vectors. This situation would not be ideal as it would require more processing and would not repre</w:t>
        </w:r>
      </w:ins>
      <w:ins w:id="5375" w:author="Arthur Parmentier" w:date="2020-06-04T12:05:00Z">
        <w:r w:rsidRPr="007C437A">
          <w:t>sent accurately the movement.</w:t>
        </w:r>
        <w:r w:rsidRPr="007C437A">
          <w:br/>
          <w:t xml:space="preserve">The second obstacle was that although DTW can recognize poses, it performs much slower than </w:t>
        </w:r>
      </w:ins>
      <w:ins w:id="5376"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5377" w:author="Arthur Parmentier" w:date="2020-06-04T12:07:00Z">
        <w:r w:rsidR="00175441" w:rsidRPr="007C437A">
          <w:t>Ideally, one would want to construct one model per type of sign to be recognize.</w:t>
        </w:r>
      </w:ins>
    </w:p>
    <w:p w:rsidR="00175441" w:rsidRPr="007C437A" w:rsidRDefault="00175441">
      <w:pPr>
        <w:rPr>
          <w:ins w:id="5378" w:author="Arthur Parmentier" w:date="2020-05-22T09:32:00Z"/>
          <w:rPrChange w:id="5379" w:author="Arthur Parmentier" w:date="2020-06-07T15:27:00Z">
            <w:rPr>
              <w:ins w:id="5380" w:author="Arthur Parmentier" w:date="2020-05-22T09:32:00Z"/>
            </w:rPr>
          </w:rPrChange>
        </w:rPr>
        <w:pPrChange w:id="5381" w:author="Arthur Parmentier" w:date="2020-05-22T09:43:00Z">
          <w:pPr>
            <w:pStyle w:val="Titre3"/>
          </w:pPr>
        </w:pPrChange>
      </w:pPr>
      <w:ins w:id="5382" w:author="Arthur Parmentier" w:date="2020-06-04T12:09:00Z">
        <w:r w:rsidRPr="007C437A">
          <w:rPr>
            <w:rPrChange w:id="5383" w:author="Arthur Parmentier" w:date="2020-06-07T15:27:00Z">
              <w:rPr/>
            </w:rPrChange>
          </w:rPr>
          <w:t xml:space="preserve">I have chosen to implement two models for my final prototype: one for the full body with DTW and one </w:t>
        </w:r>
      </w:ins>
      <w:ins w:id="5384" w:author="Arthur Parmentier" w:date="2020-06-04T12:10:00Z">
        <w:r w:rsidRPr="007C437A">
          <w:rPr>
            <w:rPrChange w:id="5385" w:author="Arthur Parmentier" w:date="2020-06-07T15:27:00Z">
              <w:rPr/>
            </w:rPrChange>
          </w:rPr>
          <w:t>for the hands with Adaboost decision trees.</w:t>
        </w:r>
      </w:ins>
    </w:p>
    <w:p w:rsidR="006D0BF0" w:rsidRPr="007C437A" w:rsidRDefault="00175441" w:rsidP="006D0BF0">
      <w:pPr>
        <w:pStyle w:val="Titre4"/>
        <w:rPr>
          <w:ins w:id="5386" w:author="Arthur Parmentier" w:date="2020-05-22T09:32:00Z"/>
        </w:rPr>
      </w:pPr>
      <w:ins w:id="5387" w:author="Arthur Parmentier" w:date="2020-06-04T12:10:00Z">
        <w:r w:rsidRPr="007C437A">
          <w:lastRenderedPageBreak/>
          <w:t>Full</w:t>
        </w:r>
      </w:ins>
      <w:ins w:id="5388" w:author="Arthur Parmentier" w:date="2020-06-04T12:12:00Z">
        <w:r w:rsidR="00F73660" w:rsidRPr="007C437A">
          <w:t xml:space="preserve"> </w:t>
        </w:r>
      </w:ins>
      <w:ins w:id="5389" w:author="Arthur Parmentier" w:date="2020-06-04T12:10:00Z">
        <w:r w:rsidRPr="007C437A">
          <w:t xml:space="preserve">body </w:t>
        </w:r>
      </w:ins>
      <w:ins w:id="5390" w:author="Arthur Parmentier" w:date="2020-05-22T12:18:00Z">
        <w:r w:rsidR="00E9747D" w:rsidRPr="007C437A">
          <w:t>Wekinator</w:t>
        </w:r>
      </w:ins>
      <w:ins w:id="5391" w:author="Arthur Parmentier" w:date="2020-05-22T09:32:00Z">
        <w:r w:rsidR="006D0BF0" w:rsidRPr="007C437A">
          <w:t xml:space="preserve"> DTW</w:t>
        </w:r>
      </w:ins>
    </w:p>
    <w:p w:rsidR="004116C1" w:rsidRPr="007C437A" w:rsidRDefault="00D50F7A" w:rsidP="006D0BF0">
      <w:pPr>
        <w:rPr>
          <w:ins w:id="5392" w:author="Arthur Parmentier" w:date="2020-05-22T11:38:00Z"/>
        </w:rPr>
      </w:pPr>
      <w:ins w:id="5393" w:author="Arthur Parmentier" w:date="2020-05-22T10:43:00Z">
        <w:r w:rsidRPr="007C437A">
          <w:t xml:space="preserve">Unfortunately, at the time of the project, I could not </w:t>
        </w:r>
      </w:ins>
      <w:ins w:id="5394" w:author="Arthur Parmentier" w:date="2020-05-22T10:44:00Z">
        <w:r w:rsidRPr="007C437A">
          <w:t>find any real-time implementation of DTW in Max/MSP.</w:t>
        </w:r>
        <w:r w:rsidRPr="007C437A">
          <w:rPr>
            <w:rStyle w:val="Appelnotedebasdep"/>
          </w:rPr>
          <w:footnoteReference w:id="64"/>
        </w:r>
      </w:ins>
    </w:p>
    <w:p w:rsidR="00983F9B" w:rsidRPr="007C437A" w:rsidRDefault="00BA3283" w:rsidP="006D0BF0">
      <w:pPr>
        <w:rPr>
          <w:ins w:id="5436" w:author="Arthur Parmentier" w:date="2020-06-04T11:45:00Z"/>
        </w:rPr>
      </w:pPr>
      <w:ins w:id="5437" w:author="Arthur Parmentier" w:date="2020-05-22T11:38:00Z">
        <w:r w:rsidRPr="007C437A">
          <w:t xml:space="preserve">However, </w:t>
        </w:r>
      </w:ins>
      <w:ins w:id="5438" w:author="Arthur Parmentier" w:date="2020-05-22T11:52:00Z">
        <w:r w:rsidR="000430B4" w:rsidRPr="007C437A">
          <w:t xml:space="preserve">the external software </w:t>
        </w:r>
      </w:ins>
      <w:ins w:id="5439" w:author="Arthur Parmentier" w:date="2020-05-22T12:18:00Z">
        <w:r w:rsidR="00E9747D" w:rsidRPr="007C437A">
          <w:t>Wekinator</w:t>
        </w:r>
      </w:ins>
      <w:ins w:id="5440" w:author="Arthur Parmentier" w:date="2020-05-22T11:38:00Z">
        <w:r w:rsidRPr="007C437A">
          <w:rPr>
            <w:rStyle w:val="Appelnotedebasdep"/>
          </w:rPr>
          <w:footnoteReference w:id="65"/>
        </w:r>
      </w:ins>
      <w:ins w:id="5445" w:author="Arthur Parmentier" w:date="2020-05-22T11:39:00Z">
        <w:r w:rsidR="00965FAA" w:rsidRPr="007C437A">
          <w:t xml:space="preserve"> offers a very efficient DTW implementation based on the FastDTW library</w:t>
        </w:r>
      </w:ins>
      <w:ins w:id="5446" w:author="Arthur Parmentier" w:date="2020-05-22T11:40:00Z">
        <w:r w:rsidR="00965FAA" w:rsidRPr="007C437A">
          <w:rPr>
            <w:rStyle w:val="Appelnotedebasdep"/>
          </w:rPr>
          <w:footnoteReference w:id="66"/>
        </w:r>
      </w:ins>
      <w:ins w:id="5455" w:author="Arthur Parmentier" w:date="2020-05-22T11:43:00Z">
        <w:r w:rsidR="00B827FE" w:rsidRPr="007C437A">
          <w:t xml:space="preserve"> with additional improvements for real-time performance</w:t>
        </w:r>
      </w:ins>
      <w:ins w:id="5456" w:author="Arthur Parmentier" w:date="2020-06-04T11:45:00Z">
        <w:r w:rsidR="00983F9B" w:rsidRPr="007C437A">
          <w:t xml:space="preserve"> and several internal parameters for its DTW model.</w:t>
        </w:r>
      </w:ins>
    </w:p>
    <w:p w:rsidR="00B827FE" w:rsidRPr="007C437A" w:rsidRDefault="00B827FE" w:rsidP="006D0BF0">
      <w:pPr>
        <w:rPr>
          <w:ins w:id="5457" w:author="Arthur Parmentier" w:date="2020-05-22T11:37:00Z"/>
        </w:rPr>
      </w:pPr>
      <w:ins w:id="5458" w:author="Arthur Parmentier" w:date="2020-05-22T11:45:00Z">
        <w:r w:rsidRPr="007C437A">
          <w:t xml:space="preserve">Max </w:t>
        </w:r>
      </w:ins>
      <w:ins w:id="5459" w:author="Arthur Parmentier" w:date="2020-06-04T11:46:00Z">
        <w:r w:rsidR="00983F9B" w:rsidRPr="007C437A">
          <w:t xml:space="preserve">and Wekinator communicate </w:t>
        </w:r>
      </w:ins>
      <w:ins w:id="5460" w:author="Arthur Parmentier" w:date="2020-06-04T11:44:00Z">
        <w:r w:rsidR="00983F9B" w:rsidRPr="007C437A">
          <w:t>in</w:t>
        </w:r>
      </w:ins>
      <w:ins w:id="5461" w:author="Arthur Parmentier" w:date="2020-05-22T11:45:00Z">
        <w:r w:rsidRPr="007C437A">
          <w:t xml:space="preserve"> </w:t>
        </w:r>
      </w:ins>
      <w:ins w:id="5462" w:author="Arthur Parmentier" w:date="2020-05-22T11:44:00Z">
        <w:r w:rsidRPr="007C437A">
          <w:t>O</w:t>
        </w:r>
      </w:ins>
      <w:ins w:id="5463" w:author="Arthur Parmentier" w:date="2020-05-22T11:45:00Z">
        <w:r w:rsidRPr="007C437A">
          <w:t>pen Sound Control (OSC</w:t>
        </w:r>
      </w:ins>
      <w:ins w:id="5464" w:author="Arthur Parmentier" w:date="2020-06-04T11:49:00Z">
        <w:r w:rsidR="00983F9B" w:rsidRPr="007C437A">
          <w:t>)</w:t>
        </w:r>
      </w:ins>
      <w:ins w:id="5465" w:author="Arthur Parmentier" w:date="2020-06-04T11:46:00Z">
        <w:r w:rsidR="00983F9B" w:rsidRPr="007C437A">
          <w:t>. A</w:t>
        </w:r>
      </w:ins>
      <w:ins w:id="5466" w:author="Arthur Parmentier" w:date="2020-05-22T11:46:00Z">
        <w:r w:rsidRPr="007C437A">
          <w:t xml:space="preserve">lthough the user must launch </w:t>
        </w:r>
      </w:ins>
      <w:ins w:id="5467" w:author="Arthur Parmentier" w:date="2020-05-22T12:18:00Z">
        <w:r w:rsidR="00E9747D" w:rsidRPr="007C437A">
          <w:t>Wekinator</w:t>
        </w:r>
      </w:ins>
      <w:ins w:id="5468" w:author="Arthur Parmentier" w:date="2020-05-22T11:46:00Z">
        <w:r w:rsidRPr="007C437A">
          <w:t xml:space="preserve"> separately and perform basic op</w:t>
        </w:r>
      </w:ins>
      <w:ins w:id="5469" w:author="Arthur Parmentier" w:date="2020-05-22T11:47:00Z">
        <w:r w:rsidRPr="007C437A">
          <w:t xml:space="preserve">erations </w:t>
        </w:r>
      </w:ins>
      <w:ins w:id="5470" w:author="Arthur Parmentier" w:date="2020-06-04T11:49:00Z">
        <w:r w:rsidR="00983F9B" w:rsidRPr="007C437A">
          <w:t>on</w:t>
        </w:r>
      </w:ins>
      <w:ins w:id="5471" w:author="Arthur Parmentier" w:date="2020-05-22T11:47:00Z">
        <w:r w:rsidRPr="007C437A">
          <w:t xml:space="preserve"> its </w:t>
        </w:r>
      </w:ins>
      <w:ins w:id="5472" w:author="Arthur Parmentier" w:date="2020-06-04T11:49:00Z">
        <w:r w:rsidR="00983F9B" w:rsidRPr="007C437A">
          <w:t>GUI</w:t>
        </w:r>
      </w:ins>
      <w:ins w:id="5473" w:author="Arthur Parmentier" w:date="2020-05-22T11:47:00Z">
        <w:r w:rsidRPr="007C437A">
          <w:t xml:space="preserve">, </w:t>
        </w:r>
      </w:ins>
      <w:ins w:id="5474" w:author="Arthur Parmentier" w:date="2020-06-04T11:49:00Z">
        <w:r w:rsidR="00983F9B" w:rsidRPr="007C437A">
          <w:t>most important parts</w:t>
        </w:r>
      </w:ins>
      <w:ins w:id="5475" w:author="Arthur Parmentier" w:date="2020-05-22T11:47:00Z">
        <w:r w:rsidRPr="007C437A">
          <w:t xml:space="preserve"> of </w:t>
        </w:r>
      </w:ins>
      <w:ins w:id="5476" w:author="Arthur Parmentier" w:date="2020-05-22T12:18:00Z">
        <w:r w:rsidR="00E9747D" w:rsidRPr="007C437A">
          <w:t>Wekinator</w:t>
        </w:r>
      </w:ins>
      <w:ins w:id="5477" w:author="Arthur Parmentier" w:date="2020-05-22T11:47:00Z">
        <w:r w:rsidRPr="007C437A">
          <w:t xml:space="preserve"> can be controlled remotely via OSC, allowing Max </w:t>
        </w:r>
      </w:ins>
      <w:ins w:id="5478" w:author="Arthur Parmentier" w:date="2020-05-22T11:50:00Z">
        <w:r w:rsidR="000430B4" w:rsidRPr="007C437A">
          <w:t xml:space="preserve">to automatize certain operations, such </w:t>
        </w:r>
      </w:ins>
      <w:ins w:id="5479" w:author="Arthur Parmentier" w:date="2020-06-04T11:49:00Z">
        <w:r w:rsidR="00983F9B" w:rsidRPr="007C437A">
          <w:t>its</w:t>
        </w:r>
      </w:ins>
      <w:ins w:id="5480" w:author="Arthur Parmentier" w:date="2020-05-22T11:50:00Z">
        <w:r w:rsidR="000430B4" w:rsidRPr="007C437A">
          <w:t xml:space="preserve"> training process.</w:t>
        </w:r>
      </w:ins>
    </w:p>
    <w:p w:rsidR="004116C1" w:rsidRPr="007C437A" w:rsidRDefault="00D454BF" w:rsidP="006D0BF0">
      <w:pPr>
        <w:rPr>
          <w:ins w:id="5481" w:author="Arthur Parmentier" w:date="2020-05-22T11:53:00Z"/>
        </w:rPr>
      </w:pPr>
      <w:ins w:id="5482" w:author="Arthur Parmentier" w:date="2020-05-22T11:53:00Z">
        <w:r w:rsidRPr="007C437A">
          <w:t xml:space="preserve">The “user guide” for using </w:t>
        </w:r>
      </w:ins>
      <w:ins w:id="5483" w:author="Arthur Parmentier" w:date="2020-05-22T12:18:00Z">
        <w:r w:rsidR="00E9747D" w:rsidRPr="007C437A">
          <w:t>Wekinator</w:t>
        </w:r>
      </w:ins>
      <w:ins w:id="5484" w:author="Arthur Parmentier" w:date="2020-05-22T11:53:00Z">
        <w:r w:rsidRPr="007C437A">
          <w:t xml:space="preserve"> with the project is the following:</w:t>
        </w:r>
      </w:ins>
    </w:p>
    <w:p w:rsidR="00D454BF" w:rsidRPr="007C437A" w:rsidRDefault="00D454BF">
      <w:pPr>
        <w:ind w:left="720"/>
        <w:rPr>
          <w:ins w:id="5485" w:author="Arthur Parmentier" w:date="2020-05-22T11:53:00Z"/>
        </w:rPr>
        <w:pPrChange w:id="5486" w:author="Arthur Parmentier" w:date="2020-05-22T11:53:00Z">
          <w:pPr/>
        </w:pPrChange>
      </w:pPr>
      <w:ins w:id="5487" w:author="Arthur Parmentier" w:date="2020-05-22T11:53:00Z">
        <w:r w:rsidRPr="007C437A">
          <w:t xml:space="preserve">1) Start </w:t>
        </w:r>
      </w:ins>
      <w:ins w:id="5488" w:author="Arthur Parmentier" w:date="2020-05-22T12:18:00Z">
        <w:r w:rsidR="00E9747D" w:rsidRPr="007C437A">
          <w:t>Wekinator</w:t>
        </w:r>
      </w:ins>
      <w:ins w:id="5489" w:author="Arthur Parmentier" w:date="2020-05-22T11:53:00Z">
        <w:r w:rsidRPr="007C437A">
          <w:t>.</w:t>
        </w:r>
      </w:ins>
    </w:p>
    <w:p w:rsidR="00D454BF" w:rsidRPr="007C437A" w:rsidRDefault="00D454BF">
      <w:pPr>
        <w:ind w:left="720"/>
        <w:rPr>
          <w:ins w:id="5490" w:author="Arthur Parmentier" w:date="2020-05-22T11:53:00Z"/>
        </w:rPr>
        <w:pPrChange w:id="5491" w:author="Arthur Parmentier" w:date="2020-05-22T11:53:00Z">
          <w:pPr/>
        </w:pPrChange>
      </w:pPr>
      <w:ins w:id="5492" w:author="Arthur Parmentier" w:date="2020-05-22T11:53:00Z">
        <w:r w:rsidRPr="007C437A">
          <w:t xml:space="preserve">2) Set the listening port to </w:t>
        </w:r>
      </w:ins>
      <w:ins w:id="5493" w:author="Arthur Parmentier" w:date="2020-06-04T11:49:00Z">
        <w:r w:rsidR="00983F9B" w:rsidRPr="007C437A">
          <w:t xml:space="preserve">match </w:t>
        </w:r>
      </w:ins>
      <w:ins w:id="5494" w:author="Arthur Parmentier" w:date="2020-06-04T11:50:00Z">
        <w:r w:rsidR="00983F9B" w:rsidRPr="007C437A">
          <w:t xml:space="preserve">Max settings </w:t>
        </w:r>
      </w:ins>
      <w:ins w:id="5495" w:author="Arthur Parmentier" w:date="2020-05-22T11:53:00Z">
        <w:r w:rsidRPr="007C437A">
          <w:t>and click "start listening"</w:t>
        </w:r>
      </w:ins>
    </w:p>
    <w:p w:rsidR="00D454BF" w:rsidRPr="007C437A" w:rsidRDefault="00D454BF">
      <w:pPr>
        <w:ind w:left="720"/>
        <w:rPr>
          <w:ins w:id="5496" w:author="Arthur Parmentier" w:date="2020-05-22T11:53:00Z"/>
        </w:rPr>
        <w:pPrChange w:id="5497" w:author="Arthur Parmentier" w:date="2020-05-22T11:53:00Z">
          <w:pPr/>
        </w:pPrChange>
      </w:pPr>
      <w:ins w:id="5498" w:author="Arthur Parmentier" w:date="2020-05-22T11:53:00Z">
        <w:r w:rsidRPr="007C437A">
          <w:t>3) Set the OSC input address to /wek/inputs (default)</w:t>
        </w:r>
      </w:ins>
    </w:p>
    <w:p w:rsidR="00D454BF" w:rsidRPr="007C437A" w:rsidRDefault="00D454BF">
      <w:pPr>
        <w:ind w:left="720"/>
        <w:rPr>
          <w:ins w:id="5499" w:author="Arthur Parmentier" w:date="2020-05-22T11:53:00Z"/>
        </w:rPr>
        <w:pPrChange w:id="5500" w:author="Arthur Parmentier" w:date="2020-05-22T11:53:00Z">
          <w:pPr/>
        </w:pPrChange>
      </w:pPr>
      <w:ins w:id="5501" w:author="Arthur Parmentier" w:date="2020-05-22T11:53:00Z">
        <w:r w:rsidRPr="007C437A">
          <w:t>4) Change the number of inputs (#inputs) to match the size of your input in this patch</w:t>
        </w:r>
      </w:ins>
      <w:ins w:id="5502" w:author="Arthur Parmentier" w:date="2020-05-22T18:38:00Z">
        <w:r w:rsidR="00C24A48" w:rsidRPr="007C437A">
          <w:t>er</w:t>
        </w:r>
      </w:ins>
      <w:ins w:id="5503" w:author="Arthur Parmentier" w:date="2020-05-22T11:53:00Z">
        <w:r w:rsidRPr="007C437A">
          <w:t xml:space="preserve">, as defined in the first layer. For instance, with </w:t>
        </w:r>
      </w:ins>
      <w:ins w:id="5504" w:author="Arthur Parmentier" w:date="2020-05-22T11:54:00Z">
        <w:r w:rsidRPr="007C437A">
          <w:t>P</w:t>
        </w:r>
      </w:ins>
      <w:ins w:id="5505" w:author="Arthur Parmentier" w:date="2020-05-22T11:53:00Z">
        <w:r w:rsidRPr="007C437A">
          <w:t>ose</w:t>
        </w:r>
      </w:ins>
      <w:ins w:id="5506" w:author="Arthur Parmentier" w:date="2020-05-22T11:54:00Z">
        <w:r w:rsidRPr="007C437A">
          <w:t>N</w:t>
        </w:r>
      </w:ins>
      <w:ins w:id="5507" w:author="Arthur Parmentier" w:date="2020-05-22T11:53:00Z">
        <w:r w:rsidRPr="007C437A">
          <w:t>et, there are two features per joint (X and Y coordinates) so #inputs = #joints*2</w:t>
        </w:r>
      </w:ins>
    </w:p>
    <w:p w:rsidR="00D454BF" w:rsidRPr="007C437A" w:rsidRDefault="00D454BF">
      <w:pPr>
        <w:ind w:left="720"/>
        <w:rPr>
          <w:ins w:id="5508" w:author="Arthur Parmentier" w:date="2020-05-22T11:53:00Z"/>
        </w:rPr>
        <w:pPrChange w:id="5509" w:author="Arthur Parmentier" w:date="2020-05-22T11:53:00Z">
          <w:pPr/>
        </w:pPrChange>
      </w:pPr>
      <w:ins w:id="5510" w:author="Arthur Parmentier" w:date="2020-05-22T11:53:00Z">
        <w:r w:rsidRPr="007C437A">
          <w:t xml:space="preserve">5) Change the </w:t>
        </w:r>
      </w:ins>
      <w:ins w:id="5511" w:author="Arthur Parmentier" w:date="2020-05-22T12:18:00Z">
        <w:r w:rsidR="00E9747D" w:rsidRPr="007C437A">
          <w:t>Wekinator</w:t>
        </w:r>
      </w:ins>
      <w:ins w:id="5512" w:author="Arthur Parmentier" w:date="2020-05-22T11:53:00Z">
        <w:r w:rsidRPr="007C437A">
          <w:t xml:space="preserve"> output type to "All Dynamic Time Warping" with N</w:t>
        </w:r>
      </w:ins>
      <w:ins w:id="5513" w:author="Arthur Parmentier" w:date="2020-06-04T12:14:00Z">
        <w:r w:rsidR="006217E4" w:rsidRPr="007C437A">
          <w:t xml:space="preserve"> gestures types, N</w:t>
        </w:r>
      </w:ins>
      <w:ins w:id="5514" w:author="Arthur Parmentier" w:date="2020-05-22T11:56:00Z">
        <w:r w:rsidR="00FD00B9" w:rsidRPr="007C437A">
          <w:t xml:space="preserve"> </w:t>
        </w:r>
      </w:ins>
      <w:ins w:id="5515" w:author="Arthur Parmentier" w:date="2020-06-04T12:13:00Z">
        <w:r w:rsidR="006217E4" w:rsidRPr="007C437A">
          <w:t>equal o</w:t>
        </w:r>
      </w:ins>
      <w:ins w:id="5516" w:author="Arthur Parmentier" w:date="2020-06-04T12:14:00Z">
        <w:r w:rsidR="006217E4" w:rsidRPr="007C437A">
          <w:t xml:space="preserve">r </w:t>
        </w:r>
      </w:ins>
      <w:ins w:id="5517" w:author="Arthur Parmentier" w:date="2020-06-04T12:13:00Z">
        <w:r w:rsidR="006217E4" w:rsidRPr="007C437A">
          <w:t>greater than</w:t>
        </w:r>
      </w:ins>
      <w:ins w:id="5518" w:author="Arthur Parmentier" w:date="2020-05-22T11:56:00Z">
        <w:r w:rsidR="00FD00B9" w:rsidRPr="007C437A">
          <w:t xml:space="preserve"> </w:t>
        </w:r>
      </w:ins>
      <w:ins w:id="5519" w:author="Arthur Parmentier" w:date="2020-05-22T11:53:00Z">
        <w:r w:rsidRPr="007C437A">
          <w:t xml:space="preserve">the size of your dictionary of signs. It probably does not matter if you </w:t>
        </w:r>
      </w:ins>
      <w:ins w:id="5520" w:author="Arthur Parmentier" w:date="2020-05-22T11:56:00Z">
        <w:r w:rsidR="00FD00B9" w:rsidRPr="007C437A">
          <w:t>specify</w:t>
        </w:r>
      </w:ins>
      <w:ins w:id="5521" w:author="Arthur Parmentier" w:date="2020-05-22T11:53:00Z">
        <w:r w:rsidRPr="007C437A">
          <w:t xml:space="preserve"> a greater amount of types, so you can also use any sufficiently large N if you do not know how many signs it should recognize</w:t>
        </w:r>
      </w:ins>
      <w:ins w:id="5522" w:author="Arthur Parmentier" w:date="2020-05-22T11:56:00Z">
        <w:r w:rsidR="00936A60" w:rsidRPr="007C437A">
          <w:t xml:space="preserve">; </w:t>
        </w:r>
      </w:ins>
      <w:ins w:id="5523" w:author="Arthur Parmentier" w:date="2020-05-22T11:57:00Z">
        <w:r w:rsidR="00936A60" w:rsidRPr="007C437A">
          <w:t xml:space="preserve">ultimately, </w:t>
        </w:r>
      </w:ins>
      <w:ins w:id="5524" w:author="Arthur Parmentier" w:date="2020-05-22T12:18:00Z">
        <w:r w:rsidR="00E9747D" w:rsidRPr="007C437A">
          <w:t>Wekinator</w:t>
        </w:r>
      </w:ins>
      <w:ins w:id="5525" w:author="Arthur Parmentier" w:date="2020-05-22T11:57:00Z">
        <w:r w:rsidR="00936A60" w:rsidRPr="007C437A">
          <w:t xml:space="preserve"> will simply never match the signs to those classes.</w:t>
        </w:r>
      </w:ins>
    </w:p>
    <w:p w:rsidR="00D454BF" w:rsidRPr="007C437A" w:rsidRDefault="00D454BF">
      <w:pPr>
        <w:ind w:left="720"/>
        <w:rPr>
          <w:ins w:id="5526" w:author="Arthur Parmentier" w:date="2020-05-22T11:53:00Z"/>
        </w:rPr>
        <w:pPrChange w:id="5527" w:author="Arthur Parmentier" w:date="2020-05-22T11:53:00Z">
          <w:pPr/>
        </w:pPrChange>
      </w:pPr>
      <w:ins w:id="5528" w:author="Arthur Parmentier" w:date="2020-05-22T11:53:00Z">
        <w:r w:rsidRPr="007C437A">
          <w:t xml:space="preserve">6) Set the ouput port to </w:t>
        </w:r>
      </w:ins>
      <w:ins w:id="5529" w:author="Arthur Parmentier" w:date="2020-06-04T12:14:00Z">
        <w:r w:rsidR="00AA2510" w:rsidRPr="007C437A">
          <w:t>match Max/MSP settings</w:t>
        </w:r>
      </w:ins>
      <w:ins w:id="5530" w:author="Arthur Parmentier" w:date="2020-05-22T11:53:00Z">
        <w:r w:rsidRPr="007C437A">
          <w:t xml:space="preserve"> and click next.</w:t>
        </w:r>
      </w:ins>
    </w:p>
    <w:p w:rsidR="00D454BF" w:rsidRPr="007C437A" w:rsidRDefault="00D454BF">
      <w:pPr>
        <w:ind w:left="720"/>
        <w:rPr>
          <w:ins w:id="5531" w:author="Arthur Parmentier" w:date="2020-05-22T11:53:00Z"/>
        </w:rPr>
        <w:pPrChange w:id="5532" w:author="Arthur Parmentier" w:date="2020-05-22T11:53:00Z">
          <w:pPr/>
        </w:pPrChange>
      </w:pPr>
      <w:ins w:id="5533" w:author="Arthur Parmentier" w:date="2020-05-22T11:53:00Z">
        <w:r w:rsidRPr="007C437A">
          <w:lastRenderedPageBreak/>
          <w:t xml:space="preserve">7) If any input is running, make sure that the </w:t>
        </w:r>
      </w:ins>
      <w:ins w:id="5534" w:author="Arthur Parmentier" w:date="2020-05-22T11:54:00Z">
        <w:r w:rsidR="008E3834" w:rsidRPr="007C437A">
          <w:t>“</w:t>
        </w:r>
      </w:ins>
      <w:ins w:id="5535" w:author="Arthur Parmentier" w:date="2020-05-22T11:53:00Z">
        <w:r w:rsidRPr="007C437A">
          <w:t>OSC In</w:t>
        </w:r>
      </w:ins>
      <w:ins w:id="5536" w:author="Arthur Parmentier" w:date="2020-05-22T11:54:00Z">
        <w:r w:rsidR="008E3834" w:rsidRPr="007C437A">
          <w:t>”</w:t>
        </w:r>
      </w:ins>
      <w:ins w:id="5537" w:author="Arthur Parmentier" w:date="2020-05-22T11:53:00Z">
        <w:r w:rsidRPr="007C437A">
          <w:t xml:space="preserve"> indicator of </w:t>
        </w:r>
      </w:ins>
      <w:ins w:id="5538" w:author="Arthur Parmentier" w:date="2020-05-22T12:18:00Z">
        <w:r w:rsidR="00E9747D" w:rsidRPr="007C437A">
          <w:t>Wekinator</w:t>
        </w:r>
      </w:ins>
      <w:ins w:id="5539" w:author="Arthur Parmentier" w:date="2020-05-22T11:53:00Z">
        <w:r w:rsidRPr="007C437A">
          <w:t xml:space="preserve"> is green. If it is yellow</w:t>
        </w:r>
      </w:ins>
      <w:ins w:id="5540" w:author="Arthur Parmentier" w:date="2020-05-22T11:54:00Z">
        <w:r w:rsidR="008E3834" w:rsidRPr="007C437A">
          <w:t xml:space="preserve"> instead</w:t>
        </w:r>
      </w:ins>
      <w:ins w:id="5541" w:author="Arthur Parmentier" w:date="2020-05-22T11:53:00Z">
        <w:r w:rsidRPr="007C437A">
          <w:t xml:space="preserve">, </w:t>
        </w:r>
      </w:ins>
      <w:ins w:id="5542" w:author="Arthur Parmentier" w:date="2020-06-04T12:14:00Z">
        <w:r w:rsidR="00D02205" w:rsidRPr="007C437A">
          <w:t>make sure you have some inpu</w:t>
        </w:r>
      </w:ins>
      <w:ins w:id="5543" w:author="Arthur Parmentier" w:date="2020-06-04T12:15:00Z">
        <w:r w:rsidR="00D02205" w:rsidRPr="007C437A">
          <w:t xml:space="preserve">t running and try </w:t>
        </w:r>
      </w:ins>
      <w:ins w:id="5544" w:author="Arthur Parmentier" w:date="2020-05-22T11:53:00Z">
        <w:r w:rsidRPr="007C437A">
          <w:t xml:space="preserve">to open the view/OSC input status window and restart listening to the OSC. If it is red, check that the size of your input in Max matches the #input parameter of </w:t>
        </w:r>
      </w:ins>
      <w:ins w:id="5545" w:author="Arthur Parmentier" w:date="2020-05-22T12:18:00Z">
        <w:r w:rsidR="00E9747D" w:rsidRPr="007C437A">
          <w:t>Wekinator</w:t>
        </w:r>
      </w:ins>
      <w:ins w:id="5546" w:author="Arthur Parmentier" w:date="2020-05-22T11:53:00Z">
        <w:r w:rsidRPr="007C437A">
          <w:t>.</w:t>
        </w:r>
      </w:ins>
    </w:p>
    <w:p w:rsidR="00D454BF" w:rsidRPr="007C437A" w:rsidRDefault="00D454BF">
      <w:pPr>
        <w:ind w:left="720"/>
        <w:rPr>
          <w:ins w:id="5547" w:author="Arthur Parmentier" w:date="2020-05-22T11:53:00Z"/>
        </w:rPr>
        <w:pPrChange w:id="5548" w:author="Arthur Parmentier" w:date="2020-05-22T11:53:00Z">
          <w:pPr/>
        </w:pPrChange>
      </w:pPr>
      <w:ins w:id="5549" w:author="Arthur Parmentier" w:date="2020-05-22T11:53:00Z">
        <w:r w:rsidRPr="007C437A">
          <w:t xml:space="preserve">8) You can now push the </w:t>
        </w:r>
      </w:ins>
      <w:ins w:id="5550" w:author="Arthur Parmentier" w:date="2020-06-04T12:15:00Z">
        <w:r w:rsidR="00B35E64" w:rsidRPr="007C437A">
          <w:t>train</w:t>
        </w:r>
      </w:ins>
      <w:ins w:id="5551" w:author="Arthur Parmentier" w:date="2020-05-22T11:53:00Z">
        <w:r w:rsidRPr="007C437A">
          <w:t xml:space="preserve"> button</w:t>
        </w:r>
      </w:ins>
      <w:ins w:id="5552" w:author="Arthur Parmentier" w:date="2020-06-04T12:15:00Z">
        <w:r w:rsidR="00B35E64" w:rsidRPr="007C437A">
          <w:t xml:space="preserve"> aside the Mubu object for the full body DTW model</w:t>
        </w:r>
      </w:ins>
      <w:ins w:id="5553" w:author="Arthur Parmentier" w:date="2020-05-22T11:53:00Z">
        <w:r w:rsidRPr="007C437A">
          <w:t xml:space="preserve">. The number of examples for each sign should </w:t>
        </w:r>
      </w:ins>
      <w:ins w:id="5554" w:author="Arthur Parmentier" w:date="2020-06-04T12:15:00Z">
        <w:r w:rsidR="009A73CA" w:rsidRPr="007C437A">
          <w:t>show up</w:t>
        </w:r>
      </w:ins>
      <w:ins w:id="5555" w:author="Arthur Parmentier" w:date="2020-05-22T11:53:00Z">
        <w:r w:rsidRPr="007C437A">
          <w:t xml:space="preserve"> in </w:t>
        </w:r>
      </w:ins>
      <w:ins w:id="5556" w:author="Arthur Parmentier" w:date="2020-05-22T12:18:00Z">
        <w:r w:rsidR="00E9747D" w:rsidRPr="007C437A">
          <w:t>Wekinator</w:t>
        </w:r>
      </w:ins>
      <w:ins w:id="5557" w:author="Arthur Parmentier" w:date="2020-05-22T11:53:00Z">
        <w:r w:rsidRPr="007C437A">
          <w:t>.</w:t>
        </w:r>
      </w:ins>
    </w:p>
    <w:p w:rsidR="00D454BF" w:rsidRPr="007C437A" w:rsidRDefault="00D454BF">
      <w:pPr>
        <w:ind w:left="720"/>
        <w:rPr>
          <w:ins w:id="5558" w:author="Arthur Parmentier" w:date="2020-05-22T11:37:00Z"/>
        </w:rPr>
        <w:pPrChange w:id="5559" w:author="Arthur Parmentier" w:date="2020-05-22T11:53:00Z">
          <w:pPr/>
        </w:pPrChange>
      </w:pPr>
      <w:ins w:id="5560" w:author="Arthur Parmentier" w:date="2020-05-22T11:53:00Z">
        <w:r w:rsidRPr="007C437A">
          <w:t xml:space="preserve">9) Once the training is done after a few seconds, you can press the "run" button in </w:t>
        </w:r>
      </w:ins>
      <w:ins w:id="5561" w:author="Arthur Parmentier" w:date="2020-05-22T12:18:00Z">
        <w:r w:rsidR="00E9747D" w:rsidRPr="007C437A">
          <w:t>Wekinator</w:t>
        </w:r>
      </w:ins>
      <w:ins w:id="5562" w:author="Arthur Parmentier" w:date="2020-05-22T11:53:00Z">
        <w:r w:rsidRPr="007C437A">
          <w:t xml:space="preserve"> to start classifying your live input.</w:t>
        </w:r>
      </w:ins>
    </w:p>
    <w:p w:rsidR="004116C1" w:rsidRPr="007C437A" w:rsidRDefault="00CD5F56" w:rsidP="006D0BF0">
      <w:pPr>
        <w:rPr>
          <w:ins w:id="5563" w:author="Arthur Parmentier" w:date="2020-06-04T12:28:00Z"/>
        </w:rPr>
      </w:pPr>
      <w:ins w:id="5564" w:author="Arthur Parmentier" w:date="2020-05-22T11:57:00Z">
        <w:r w:rsidRPr="007C437A">
          <w:t>These operations ma</w:t>
        </w:r>
      </w:ins>
      <w:ins w:id="5565" w:author="Arthur Parmentier" w:date="2020-05-22T12:20:00Z">
        <w:r w:rsidR="00E9747D" w:rsidRPr="007C437A">
          <w:t>y</w:t>
        </w:r>
      </w:ins>
      <w:ins w:id="5566" w:author="Arthur Parmentier" w:date="2020-05-22T11:57:00Z">
        <w:r w:rsidRPr="007C437A">
          <w:t xml:space="preserve"> take 3 minutes at the fi</w:t>
        </w:r>
      </w:ins>
      <w:ins w:id="5567" w:author="Arthur Parmentier" w:date="2020-05-22T11:58:00Z">
        <w:r w:rsidRPr="007C437A">
          <w:t>rst time use and less than 1 minute once the user would get acquainted to the process. Automatizing these steps</w:t>
        </w:r>
      </w:ins>
      <w:ins w:id="5568" w:author="Arthur Parmentier" w:date="2020-05-22T11:59:00Z">
        <w:r w:rsidRPr="007C437A">
          <w:t xml:space="preserve"> would be very difficult from Max directly, as </w:t>
        </w:r>
      </w:ins>
      <w:ins w:id="5569" w:author="Arthur Parmentier" w:date="2020-05-22T12:18:00Z">
        <w:r w:rsidR="00E9747D" w:rsidRPr="007C437A">
          <w:t>Wekinator</w:t>
        </w:r>
      </w:ins>
      <w:ins w:id="5570" w:author="Arthur Parmentier" w:date="2020-05-22T11:59:00Z">
        <w:r w:rsidRPr="007C437A">
          <w:t xml:space="preserve"> builds its own file structures </w:t>
        </w:r>
      </w:ins>
      <w:ins w:id="5571" w:author="Arthur Parmentier" w:date="2020-05-22T12:00:00Z">
        <w:r w:rsidRPr="007C437A">
          <w:t xml:space="preserve">and </w:t>
        </w:r>
      </w:ins>
      <w:ins w:id="5572" w:author="Arthur Parmentier" w:date="2020-06-04T12:16:00Z">
        <w:r w:rsidR="00AF7CAA" w:rsidRPr="007C437A">
          <w:t>I could not find a way</w:t>
        </w:r>
      </w:ins>
      <w:ins w:id="5573" w:author="Arthur Parmentier" w:date="2020-05-22T12:01:00Z">
        <w:r w:rsidRPr="007C437A">
          <w:t xml:space="preserve"> to load a project in </w:t>
        </w:r>
      </w:ins>
      <w:ins w:id="5574" w:author="Arthur Parmentier" w:date="2020-05-22T12:18:00Z">
        <w:r w:rsidR="00E9747D" w:rsidRPr="007C437A">
          <w:t>Wekinator</w:t>
        </w:r>
      </w:ins>
      <w:ins w:id="5575" w:author="Arthur Parmentier" w:date="2020-05-22T12:01:00Z">
        <w:r w:rsidRPr="007C437A">
          <w:t xml:space="preserve"> from</w:t>
        </w:r>
      </w:ins>
      <w:ins w:id="5576" w:author="Arthur Parmentier" w:date="2020-05-22T11:58:00Z">
        <w:r w:rsidRPr="007C437A">
          <w:t xml:space="preserve"> </w:t>
        </w:r>
      </w:ins>
      <w:ins w:id="5577" w:author="Arthur Parmentier" w:date="2020-05-22T12:02:00Z">
        <w:r w:rsidRPr="007C437A">
          <w:t>a command line</w:t>
        </w:r>
      </w:ins>
      <w:ins w:id="5578" w:author="Arthur Parmentier" w:date="2020-05-22T12:18:00Z">
        <w:r w:rsidR="00E9747D" w:rsidRPr="007C437A">
          <w:t xml:space="preserve"> directly.</w:t>
        </w:r>
      </w:ins>
      <w:ins w:id="5579" w:author="Arthur Parmentier" w:date="2020-06-04T12:16:00Z">
        <w:r w:rsidR="00805C6B" w:rsidRPr="007C437A">
          <w:t xml:space="preserve"> In the future, it is possible that the InteractML or Ra</w:t>
        </w:r>
      </w:ins>
      <w:ins w:id="5580" w:author="Arthur Parmentier" w:date="2020-06-04T12:17:00Z">
        <w:r w:rsidR="00805C6B" w:rsidRPr="007C437A">
          <w:t>pidMax project will make th</w:t>
        </w:r>
      </w:ins>
      <w:ins w:id="5581" w:author="Arthur Parmentier" w:date="2020-06-04T12:28:00Z">
        <w:r w:rsidR="008F7240" w:rsidRPr="007C437A">
          <w:t>e process</w:t>
        </w:r>
      </w:ins>
      <w:ins w:id="5582" w:author="Arthur Parmentier" w:date="2020-06-04T12:17:00Z">
        <w:r w:rsidR="00805C6B" w:rsidRPr="007C437A">
          <w:t xml:space="preserve"> fully automated.</w:t>
        </w:r>
      </w:ins>
    </w:p>
    <w:p w:rsidR="00620051" w:rsidRPr="007C437A" w:rsidRDefault="00620051" w:rsidP="006D0BF0">
      <w:pPr>
        <w:rPr>
          <w:ins w:id="5583" w:author="Arthur Parmentier" w:date="2020-06-04T12:45:00Z"/>
        </w:rPr>
      </w:pPr>
      <w:ins w:id="5584" w:author="Arthur Parmentier" w:date="2020-06-04T12:28:00Z">
        <w:r w:rsidRPr="007C437A">
          <w:t xml:space="preserve">Once the model is running, Max receives in real time the set of DTW distances </w:t>
        </w:r>
      </w:ins>
      <w:ins w:id="5585" w:author="Arthur Parmentier" w:date="2020-06-04T12:29:00Z">
        <w:r w:rsidRPr="007C437A">
          <w:t>from the real time sequence to</w:t>
        </w:r>
      </w:ins>
      <w:ins w:id="5586" w:author="Arthur Parmentier" w:date="2020-06-04T12:28:00Z">
        <w:r w:rsidRPr="007C437A">
          <w:t xml:space="preserve"> each</w:t>
        </w:r>
      </w:ins>
      <w:ins w:id="5587" w:author="Arthur Parmentier" w:date="2020-06-04T12:29:00Z">
        <w:r w:rsidRPr="007C437A">
          <w:t xml:space="preserve"> recorded</w:t>
        </w:r>
      </w:ins>
      <w:ins w:id="5588" w:author="Arthur Parmentier" w:date="2020-06-04T12:28:00Z">
        <w:r w:rsidRPr="007C437A">
          <w:t xml:space="preserve"> </w:t>
        </w:r>
      </w:ins>
      <w:ins w:id="5589" w:author="Arthur Parmentier" w:date="2020-06-04T12:29:00Z">
        <w:r w:rsidRPr="007C437A">
          <w:t xml:space="preserve">sign sequence. By finding the minimal value in that set and </w:t>
        </w:r>
      </w:ins>
      <w:ins w:id="5590" w:author="Arthur Parmentier" w:date="2020-06-04T12:30:00Z">
        <w:r w:rsidRPr="007C437A">
          <w:t xml:space="preserve">comparing this value to a confidence threshold, we </w:t>
        </w:r>
      </w:ins>
      <w:ins w:id="5591" w:author="Arthur Parmentier" w:date="2020-06-04T12:31:00Z">
        <w:r w:rsidRPr="007C437A">
          <w:t>can find when a sign is being performed in real time.</w:t>
        </w:r>
      </w:ins>
    </w:p>
    <w:p w:rsidR="00DD39AE" w:rsidRPr="007C437A" w:rsidRDefault="00DD39AE">
      <w:pPr>
        <w:keepNext/>
        <w:rPr>
          <w:ins w:id="5592" w:author="Arthur Parmentier" w:date="2020-06-04T12:46:00Z"/>
        </w:rPr>
        <w:pPrChange w:id="5593" w:author="Arthur Parmentier" w:date="2020-06-04T12:46:00Z">
          <w:pPr/>
        </w:pPrChange>
      </w:pPr>
      <w:ins w:id="5594" w:author="Arthur Parmentier" w:date="2020-06-04T12:45:00Z">
        <w:r w:rsidRPr="007C437A">
          <w:rPr>
            <w:noProof/>
            <w:rPrChange w:id="5595"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5596" w:author="Arthur Parmentier" w:date="2020-06-04T12:31:00Z"/>
          <w:rPrChange w:id="5597" w:author="Arthur Parmentier" w:date="2020-06-07T15:27:00Z">
            <w:rPr>
              <w:ins w:id="5598" w:author="Arthur Parmentier" w:date="2020-06-04T12:31:00Z"/>
            </w:rPr>
          </w:rPrChange>
        </w:rPr>
        <w:pPrChange w:id="5599" w:author="Arthur Parmentier" w:date="2020-06-04T12:46:00Z">
          <w:pPr/>
        </w:pPrChange>
      </w:pPr>
      <w:ins w:id="5600" w:author="Arthur Parmentier" w:date="2020-06-04T12:46:00Z">
        <w:r w:rsidRPr="007C437A">
          <w:rPr>
            <w:rPrChange w:id="5601" w:author="Arthur Parmentier" w:date="2020-06-07T15:27:00Z">
              <w:rPr>
                <w:i/>
                <w:iCs/>
              </w:rPr>
            </w:rPrChange>
          </w:rPr>
          <w:t xml:space="preserve">Figure </w:t>
        </w:r>
        <w:r w:rsidRPr="007C437A">
          <w:rPr>
            <w:rPrChange w:id="5602" w:author="Arthur Parmentier" w:date="2020-06-07T15:27:00Z">
              <w:rPr>
                <w:i/>
                <w:iCs/>
              </w:rPr>
            </w:rPrChange>
          </w:rPr>
          <w:fldChar w:fldCharType="begin"/>
        </w:r>
        <w:r w:rsidRPr="007C437A">
          <w:rPr>
            <w:rPrChange w:id="5603" w:author="Arthur Parmentier" w:date="2020-06-07T15:27:00Z">
              <w:rPr>
                <w:i/>
                <w:iCs/>
              </w:rPr>
            </w:rPrChange>
          </w:rPr>
          <w:instrText xml:space="preserve"> SEQ Figure \* ARABIC </w:instrText>
        </w:r>
      </w:ins>
      <w:r w:rsidRPr="007C437A">
        <w:rPr>
          <w:rPrChange w:id="5604" w:author="Arthur Parmentier" w:date="2020-06-07T15:27:00Z">
            <w:rPr>
              <w:i/>
              <w:iCs/>
            </w:rPr>
          </w:rPrChange>
        </w:rPr>
        <w:fldChar w:fldCharType="separate"/>
      </w:r>
      <w:ins w:id="5605" w:author="Arthur Parmentier" w:date="2020-06-05T21:05:00Z">
        <w:r w:rsidR="001C2AA6" w:rsidRPr="007C437A">
          <w:rPr>
            <w:rPrChange w:id="5606" w:author="Arthur Parmentier" w:date="2020-06-07T15:27:00Z">
              <w:rPr>
                <w:i/>
                <w:iCs/>
                <w:noProof/>
              </w:rPr>
            </w:rPrChange>
          </w:rPr>
          <w:t>9</w:t>
        </w:r>
      </w:ins>
      <w:ins w:id="5607" w:author="Arthur Parmentier" w:date="2020-06-04T12:46:00Z">
        <w:r w:rsidRPr="007C437A">
          <w:rPr>
            <w:rPrChange w:id="5608" w:author="Arthur Parmentier" w:date="2020-06-07T15:27:00Z">
              <w:rPr>
                <w:i/>
                <w:iCs/>
              </w:rPr>
            </w:rPrChange>
          </w:rPr>
          <w:fldChar w:fldCharType="end"/>
        </w:r>
        <w:r w:rsidRPr="007C437A">
          <w:rPr>
            <w:rPrChange w:id="5609"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5610" w:author="Arthur Parmentier" w:date="2020-05-22T11:37:00Z"/>
        </w:rPr>
      </w:pPr>
      <w:ins w:id="5611" w:author="Arthur Parmentier" w:date="2020-06-04T12:34:00Z">
        <w:r w:rsidRPr="007C437A">
          <w:t>We will address performance</w:t>
        </w:r>
      </w:ins>
      <w:ins w:id="5612" w:author="Arthur Parmentier" w:date="2020-06-04T12:35:00Z">
        <w:r w:rsidRPr="007C437A">
          <w:t xml:space="preserve"> and accuracy aspects in a further section.</w:t>
        </w:r>
      </w:ins>
    </w:p>
    <w:p w:rsidR="004116C1" w:rsidRPr="007C437A" w:rsidRDefault="00620051" w:rsidP="00620051">
      <w:pPr>
        <w:pStyle w:val="Titre4"/>
        <w:rPr>
          <w:ins w:id="5613" w:author="Arthur Parmentier" w:date="2020-06-04T12:35:00Z"/>
        </w:rPr>
      </w:pPr>
      <w:ins w:id="5614" w:author="Arthur Parmentier" w:date="2020-06-04T12:35:00Z">
        <w:r w:rsidRPr="007C437A">
          <w:lastRenderedPageBreak/>
          <w:t xml:space="preserve">Hands Adaboost </w:t>
        </w:r>
      </w:ins>
      <w:ins w:id="5615" w:author="Arthur Parmentier" w:date="2020-06-04T12:42:00Z">
        <w:r w:rsidR="00BD61A6" w:rsidRPr="007C437A">
          <w:t xml:space="preserve">for </w:t>
        </w:r>
      </w:ins>
      <w:ins w:id="5616" w:author="Arthur Parmentier" w:date="2020-06-04T12:35:00Z">
        <w:r w:rsidRPr="007C437A">
          <w:t>decision tree</w:t>
        </w:r>
      </w:ins>
    </w:p>
    <w:p w:rsidR="00620051" w:rsidRPr="007C437A" w:rsidRDefault="00620051" w:rsidP="00620051">
      <w:pPr>
        <w:rPr>
          <w:ins w:id="5617" w:author="Arthur Parmentier" w:date="2020-06-04T12:39:00Z"/>
        </w:rPr>
      </w:pPr>
      <w:ins w:id="5618" w:author="Arthur Parmentier" w:date="2020-06-04T12:35:00Z">
        <w:r w:rsidRPr="007C437A">
          <w:t>To recognize hand poses that are used in s</w:t>
        </w:r>
      </w:ins>
      <w:ins w:id="5619" w:author="Arthur Parmentier" w:date="2020-06-04T12:36:00Z">
        <w:r w:rsidRPr="007C437A">
          <w:t xml:space="preserve">igns like “tempo” or “volume”, I chose to work with </w:t>
        </w:r>
      </w:ins>
      <w:ins w:id="5620" w:author="Arthur Parmentier" w:date="2020-06-04T12:37:00Z">
        <w:r w:rsidRPr="007C437A">
          <w:t xml:space="preserve">an Adaboost </w:t>
        </w:r>
      </w:ins>
      <w:ins w:id="5621" w:author="Arthur Parmentier" w:date="2020-06-04T12:42:00Z">
        <w:r w:rsidR="00BD61A6" w:rsidRPr="007C437A">
          <w:t xml:space="preserve">for </w:t>
        </w:r>
      </w:ins>
      <w:ins w:id="5622" w:author="Arthur Parmentier" w:date="2020-06-04T12:37:00Z">
        <w:r w:rsidRPr="007C437A">
          <w:t xml:space="preserve">decision tree classifier model in Wekinator. The configuration process in Wekinator is </w:t>
        </w:r>
      </w:ins>
      <w:ins w:id="5623" w:author="Arthur Parmentier" w:date="2020-06-04T12:38:00Z">
        <w:r w:rsidRPr="007C437A">
          <w:t xml:space="preserve">only </w:t>
        </w:r>
      </w:ins>
      <w:ins w:id="5624" w:author="Arthur Parmentier" w:date="2020-06-04T12:37:00Z">
        <w:r w:rsidRPr="007C437A">
          <w:t>slight</w:t>
        </w:r>
      </w:ins>
      <w:ins w:id="5625" w:author="Arthur Parmentier" w:date="2020-06-04T12:38:00Z">
        <w:r w:rsidRPr="007C437A">
          <w:t xml:space="preserve">ly different </w:t>
        </w:r>
      </w:ins>
      <w:ins w:id="5626" w:author="Arthur Parmentier" w:date="2020-06-04T12:39:00Z">
        <w:r w:rsidR="00103255" w:rsidRPr="007C437A">
          <w:t xml:space="preserve">and is fully detailed in my </w:t>
        </w:r>
        <w:r w:rsidR="00103255" w:rsidRPr="007C437A">
          <w:rPr>
            <w:rPrChange w:id="5627" w:author="Arthur Parmentier" w:date="2020-06-07T15:27:00Z">
              <w:rPr/>
            </w:rPrChange>
          </w:rPr>
          <w:fldChar w:fldCharType="begin"/>
        </w:r>
        <w:r w:rsidR="00103255" w:rsidRPr="007C437A">
          <w:instrText xml:space="preserve"> HYPERLINK "https://www.youtube.com/watch?v=rKD5BMaHmI8" </w:instrText>
        </w:r>
        <w:r w:rsidR="00103255" w:rsidRPr="007C437A">
          <w:rPr>
            <w:rPrChange w:id="5628" w:author="Arthur Parmentier" w:date="2020-06-07T15:27:00Z">
              <w:rPr/>
            </w:rPrChange>
          </w:rPr>
          <w:fldChar w:fldCharType="separate"/>
        </w:r>
        <w:r w:rsidR="00103255" w:rsidRPr="007C437A">
          <w:rPr>
            <w:rStyle w:val="Lienhypertexte"/>
          </w:rPr>
          <w:t>fourth demo video</w:t>
        </w:r>
        <w:r w:rsidR="00103255" w:rsidRPr="007C437A">
          <w:rPr>
            <w:rPrChange w:id="5629" w:author="Arthur Parmentier" w:date="2020-06-07T15:27:00Z">
              <w:rPr/>
            </w:rPrChange>
          </w:rPr>
          <w:fldChar w:fldCharType="end"/>
        </w:r>
        <w:r w:rsidR="00103255" w:rsidRPr="007C437A">
          <w:t>.</w:t>
        </w:r>
      </w:ins>
    </w:p>
    <w:p w:rsidR="00054963" w:rsidRPr="007C437A" w:rsidRDefault="00054963">
      <w:pPr>
        <w:rPr>
          <w:ins w:id="5630" w:author="Arthur Parmentier" w:date="2020-05-22T09:13:00Z"/>
          <w:rPrChange w:id="5631" w:author="Arthur Parmentier" w:date="2020-06-07T15:27:00Z">
            <w:rPr>
              <w:ins w:id="5632" w:author="Arthur Parmentier" w:date="2020-05-22T09:13:00Z"/>
            </w:rPr>
          </w:rPrChange>
        </w:rPr>
        <w:pPrChange w:id="5633" w:author="Arthur Parmentier" w:date="2020-06-04T12:35:00Z">
          <w:pPr>
            <w:pStyle w:val="Titre3"/>
          </w:pPr>
        </w:pPrChange>
      </w:pPr>
      <w:ins w:id="5634" w:author="Arthur Parmentier" w:date="2020-06-04T12:40:00Z">
        <w:r w:rsidRPr="007C437A">
          <w:rPr>
            <w:rPrChange w:id="5635" w:author="Arthur Parmentier" w:date="2020-06-07T15:27:00Z">
              <w:rPr/>
            </w:rPrChange>
          </w:rPr>
          <w:t>At the output of the model, Max receives the index of the most likely sign</w:t>
        </w:r>
      </w:ins>
      <w:ins w:id="5636" w:author="Arthur Parmentier" w:date="2020-06-04T12:41:00Z">
        <w:r w:rsidRPr="007C437A">
          <w:rPr>
            <w:rPrChange w:id="5637" w:author="Arthur Parmentier" w:date="2020-06-07T15:27:00Z">
              <w:rPr/>
            </w:rPrChange>
          </w:rPr>
          <w:t xml:space="preserve"> and can eventually threshold on the confidence of the classification to avoid </w:t>
        </w:r>
      </w:ins>
      <w:ins w:id="5638" w:author="Arthur Parmentier" w:date="2020-06-04T12:42:00Z">
        <w:r w:rsidR="00D26A17" w:rsidRPr="007C437A">
          <w:rPr>
            <w:rPrChange w:id="5639" w:author="Arthur Parmentier" w:date="2020-06-07T15:27:00Z">
              <w:rPr/>
            </w:rPrChange>
          </w:rPr>
          <w:t>false positives</w:t>
        </w:r>
      </w:ins>
      <w:ins w:id="5640" w:author="Arthur Parmentier" w:date="2020-06-04T12:41:00Z">
        <w:r w:rsidRPr="007C437A">
          <w:rPr>
            <w:rPrChange w:id="5641" w:author="Arthur Parmentier" w:date="2020-06-07T15:27:00Z">
              <w:rPr/>
            </w:rPrChange>
          </w:rPr>
          <w:t>.</w:t>
        </w:r>
      </w:ins>
    </w:p>
    <w:p w:rsidR="006D0BF0" w:rsidRPr="007C437A" w:rsidDel="004D7C82" w:rsidRDefault="006D0BF0">
      <w:pPr>
        <w:rPr>
          <w:del w:id="5642" w:author="Arthur Parmentier" w:date="2020-06-04T12:17:00Z"/>
          <w:rPrChange w:id="5643" w:author="Arthur Parmentier" w:date="2020-06-07T15:27:00Z">
            <w:rPr>
              <w:del w:id="5644" w:author="Arthur Parmentier" w:date="2020-06-04T12:17:00Z"/>
            </w:rPr>
          </w:rPrChange>
        </w:rPr>
        <w:pPrChange w:id="5645" w:author="Arthur Parmentier" w:date="2020-05-22T09:13:00Z">
          <w:pPr>
            <w:pStyle w:val="Titre2"/>
          </w:pPr>
        </w:pPrChange>
      </w:pPr>
      <w:bookmarkStart w:id="5646" w:name="_Toc42259027"/>
      <w:bookmarkStart w:id="5647" w:name="_Toc42259104"/>
      <w:bookmarkStart w:id="5648" w:name="_Toc42449783"/>
      <w:bookmarkStart w:id="5649" w:name="_Toc42449865"/>
      <w:bookmarkEnd w:id="5646"/>
      <w:bookmarkEnd w:id="5647"/>
      <w:bookmarkEnd w:id="5648"/>
      <w:bookmarkEnd w:id="5649"/>
    </w:p>
    <w:p w:rsidR="00F25194" w:rsidRPr="007C437A" w:rsidRDefault="00F25194">
      <w:pPr>
        <w:pStyle w:val="Titre3"/>
        <w:rPr>
          <w:ins w:id="5650" w:author="Arthur Parmentier" w:date="2020-06-04T14:56:00Z"/>
        </w:rPr>
      </w:pPr>
      <w:bookmarkStart w:id="5651" w:name="_Toc42449866"/>
      <w:r w:rsidRPr="007C437A">
        <w:t>Part 4: Grammar parsing</w:t>
      </w:r>
      <w:bookmarkEnd w:id="5651"/>
    </w:p>
    <w:p w:rsidR="00947BFF" w:rsidRPr="007C437A" w:rsidRDefault="00947BFF">
      <w:pPr>
        <w:pStyle w:val="Titre4"/>
        <w:rPr>
          <w:ins w:id="5652" w:author="Arthur Parmentier" w:date="2020-06-04T13:57:00Z"/>
          <w:rPrChange w:id="5653" w:author="Arthur Parmentier" w:date="2020-06-07T15:27:00Z">
            <w:rPr>
              <w:ins w:id="5654" w:author="Arthur Parmentier" w:date="2020-06-04T13:57:00Z"/>
            </w:rPr>
          </w:rPrChange>
        </w:rPr>
        <w:pPrChange w:id="5655" w:author="Arthur Parmentier" w:date="2020-06-04T14:56:00Z">
          <w:pPr>
            <w:pStyle w:val="Titre3"/>
          </w:pPr>
        </w:pPrChange>
      </w:pPr>
      <w:ins w:id="5656" w:author="Arthur Parmentier" w:date="2020-06-04T14:56:00Z">
        <w:r w:rsidRPr="007C437A">
          <w:rPr>
            <w:rPrChange w:id="5657" w:author="Arthur Parmentier" w:date="2020-06-07T15:27:00Z">
              <w:rPr/>
            </w:rPrChange>
          </w:rPr>
          <w:t xml:space="preserve">A finite state machine (FSM) </w:t>
        </w:r>
      </w:ins>
      <w:ins w:id="5658" w:author="Arthur Parmentier" w:date="2020-06-08T01:39:00Z">
        <w:r w:rsidR="00DE0C52">
          <w:t>automaton</w:t>
        </w:r>
      </w:ins>
    </w:p>
    <w:p w:rsidR="00043B6E" w:rsidRPr="007C437A" w:rsidRDefault="00043B6E" w:rsidP="00043B6E">
      <w:pPr>
        <w:rPr>
          <w:ins w:id="5659" w:author="Arthur Parmentier" w:date="2020-06-04T13:59:00Z"/>
        </w:rPr>
      </w:pPr>
      <w:ins w:id="5660" w:author="Arthur Parmentier" w:date="2020-06-04T13:57:00Z">
        <w:r w:rsidRPr="007C437A">
          <w:t xml:space="preserve">From the models introduced in the previous section, </w:t>
        </w:r>
      </w:ins>
      <w:ins w:id="5661" w:author="Arthur Parmentier" w:date="2020-06-04T13:58:00Z">
        <w:r w:rsidRPr="007C437A">
          <w:t xml:space="preserve">we </w:t>
        </w:r>
      </w:ins>
      <w:ins w:id="5662" w:author="Arthur Parmentier" w:date="2020-06-04T13:59:00Z">
        <w:r w:rsidRPr="007C437A">
          <w:t>can</w:t>
        </w:r>
      </w:ins>
      <w:ins w:id="5663"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5664" w:author="Arthur Parmentier" w:date="2020-06-04T14:02:00Z"/>
        </w:rPr>
      </w:pPr>
      <w:ins w:id="5665" w:author="Arthur Parmentier" w:date="2020-06-04T14:00:00Z">
        <w:r w:rsidRPr="007C437A">
          <w:t xml:space="preserve">The next step is therefore to implement the grammar of SP </w:t>
        </w:r>
      </w:ins>
      <w:ins w:id="5666" w:author="Arthur Parmentier" w:date="2020-06-04T14:01:00Z">
        <w:r w:rsidRPr="007C437A">
          <w:t>with a parsing mechanism that would then allow us to create requests or commands to each device that acts a</w:t>
        </w:r>
      </w:ins>
      <w:ins w:id="5667" w:author="Arthur Parmentier" w:date="2020-06-04T14:02:00Z">
        <w:r w:rsidRPr="007C437A">
          <w:t>s an individual performer in the system.</w:t>
        </w:r>
      </w:ins>
    </w:p>
    <w:p w:rsidR="00043B6E" w:rsidRPr="007C437A" w:rsidRDefault="00043B6E" w:rsidP="00043B6E">
      <w:pPr>
        <w:rPr>
          <w:ins w:id="5668" w:author="Arthur Parmentier" w:date="2020-06-04T14:05:00Z"/>
        </w:rPr>
      </w:pPr>
      <w:ins w:id="5669" w:author="Arthur Parmentier" w:date="2020-06-04T14:02:00Z">
        <w:r w:rsidRPr="007C437A">
          <w:t>We have seen previously that</w:t>
        </w:r>
      </w:ins>
      <w:ins w:id="5670" w:author="Arthur Parmentier" w:date="2020-06-04T14:03:00Z">
        <w:r w:rsidRPr="007C437A">
          <w:t xml:space="preserve"> the default SP mode can be modeled as a regular lan</w:t>
        </w:r>
      </w:ins>
      <w:ins w:id="5671" w:author="Arthur Parmentier" w:date="2020-06-04T14:04:00Z">
        <w:r w:rsidRPr="007C437A">
          <w:t xml:space="preserve">guage. This allow us to build a deterministic finite state machine </w:t>
        </w:r>
      </w:ins>
      <w:ins w:id="5672" w:author="Arthur Parmentier" w:date="2020-06-04T14:06:00Z">
        <w:r w:rsidRPr="007C437A">
          <w:t xml:space="preserve">(FSM) </w:t>
        </w:r>
      </w:ins>
      <w:ins w:id="5673" w:author="Arthur Parmentier" w:date="2020-06-04T14:04:00Z">
        <w:r w:rsidRPr="007C437A">
          <w:t xml:space="preserve">that can create </w:t>
        </w:r>
      </w:ins>
      <w:ins w:id="5674" w:author="Arthur Parmentier" w:date="2020-06-04T14:05:00Z">
        <w:r w:rsidRPr="007C437A">
          <w:t>meaningful requests from the time sequence of signs.</w:t>
        </w:r>
      </w:ins>
    </w:p>
    <w:p w:rsidR="00541D7C" w:rsidRPr="007C437A" w:rsidRDefault="00043B6E">
      <w:pPr>
        <w:rPr>
          <w:ins w:id="5675" w:author="Arthur Parmentier" w:date="2020-06-04T14:46:00Z"/>
        </w:rPr>
        <w:pPrChange w:id="5676" w:author="Arthur Parmentier" w:date="2020-06-04T14:46:00Z">
          <w:pPr>
            <w:keepNext/>
          </w:pPr>
        </w:pPrChange>
      </w:pPr>
      <w:ins w:id="5677" w:author="Arthur Parmentier" w:date="2020-06-04T14:06:00Z">
        <w:r w:rsidRPr="007C437A">
          <w:t>There are several ways to implement a FSM inside Max</w:t>
        </w:r>
      </w:ins>
      <w:ins w:id="5678" w:author="Arthur Parmentier" w:date="2020-06-04T14:07:00Z">
        <w:r w:rsidRPr="007C437A">
          <w:t xml:space="preserve"> but the most convenient </w:t>
        </w:r>
        <w:r w:rsidR="003341C4" w:rsidRPr="007C437A">
          <w:t xml:space="preserve">way that I found was using a </w:t>
        </w:r>
      </w:ins>
      <w:ins w:id="5679" w:author="Arthur Parmentier" w:date="2020-06-04T14:08:00Z">
        <w:r w:rsidR="003341C4" w:rsidRPr="007C437A">
          <w:t>node.js package called “Javascript state machine”</w:t>
        </w:r>
        <w:r w:rsidR="003341C4" w:rsidRPr="007C437A">
          <w:rPr>
            <w:rStyle w:val="Appelnotedebasdep"/>
          </w:rPr>
          <w:footnoteReference w:id="67"/>
        </w:r>
      </w:ins>
      <w:ins w:id="5683" w:author="Arthur Parmentier" w:date="2020-06-04T14:09:00Z">
        <w:r w:rsidR="00443149" w:rsidRPr="007C437A">
          <w:t xml:space="preserve">. </w:t>
        </w:r>
      </w:ins>
      <w:ins w:id="5684" w:author="Arthur Parmentier" w:date="2020-06-04T14:10:00Z">
        <w:r w:rsidR="00443149" w:rsidRPr="007C437A">
          <w:t>By also using the Viz.js lib</w:t>
        </w:r>
      </w:ins>
      <w:ins w:id="5685" w:author="Arthur Parmentier" w:date="2020-06-04T14:11:00Z">
        <w:r w:rsidR="00443149" w:rsidRPr="007C437A">
          <w:t>rary</w:t>
        </w:r>
        <w:r w:rsidR="00443149" w:rsidRPr="007C437A">
          <w:rPr>
            <w:rStyle w:val="Appelnotedebasdep"/>
          </w:rPr>
          <w:footnoteReference w:id="68"/>
        </w:r>
        <w:r w:rsidR="00443149" w:rsidRPr="007C437A">
          <w:t xml:space="preserve">, I was able </w:t>
        </w:r>
      </w:ins>
      <w:ins w:id="5688" w:author="Arthur Parmentier" w:date="2020-06-04T14:12:00Z">
        <w:r w:rsidR="00443149" w:rsidRPr="007C437A">
          <w:t>to display the</w:t>
        </w:r>
      </w:ins>
      <w:ins w:id="5689" w:author="Arthur Parmentier" w:date="2020-06-04T14:13:00Z">
        <w:r w:rsidR="00443149" w:rsidRPr="007C437A">
          <w:t xml:space="preserve"> FSM inside a Jweb object in Max as a connected graph that represents all the states and transitions of the FSM. This is a very nice v</w:t>
        </w:r>
      </w:ins>
      <w:ins w:id="5690" w:author="Arthur Parmentier" w:date="2020-06-04T14:14:00Z">
        <w:r w:rsidR="00443149" w:rsidRPr="007C437A">
          <w:t>isualization for learning the grammar of SP and also for programmers to have a di</w:t>
        </w:r>
      </w:ins>
      <w:ins w:id="5691" w:author="Arthur Parmentier" w:date="2020-06-04T14:15:00Z">
        <w:r w:rsidR="00443149" w:rsidRPr="007C437A">
          <w:t>rect feedback on their grammatical implementation, for instance when adding new modes to the tool in the future</w:t>
        </w:r>
      </w:ins>
      <w:ins w:id="5692" w:author="Arthur Parmentier" w:date="2020-06-04T14:44:00Z">
        <w:r w:rsidR="00327836" w:rsidRPr="007C437A">
          <w:t xml:space="preserve"> (see </w:t>
        </w:r>
        <w:r w:rsidR="00327836" w:rsidRPr="007C437A">
          <w:rPr>
            <w:rPrChange w:id="5693" w:author="Arthur Parmentier" w:date="2020-06-07T15:27:00Z">
              <w:rPr/>
            </w:rPrChange>
          </w:rPr>
          <w:fldChar w:fldCharType="begin"/>
        </w:r>
        <w:r w:rsidR="00327836" w:rsidRPr="007C437A">
          <w:instrText xml:space="preserve"> REF _Ref42174288 \h </w:instrText>
        </w:r>
      </w:ins>
      <w:r w:rsidR="00327836" w:rsidRPr="007C437A">
        <w:rPr>
          <w:rPrChange w:id="5694" w:author="Arthur Parmentier" w:date="2020-06-07T15:27:00Z">
            <w:rPr/>
          </w:rPrChange>
        </w:rPr>
      </w:r>
      <w:r w:rsidR="00327836" w:rsidRPr="007C437A">
        <w:rPr>
          <w:rPrChange w:id="5695" w:author="Arthur Parmentier" w:date="2020-06-07T15:27:00Z">
            <w:rPr/>
          </w:rPrChange>
        </w:rPr>
        <w:fldChar w:fldCharType="separate"/>
      </w:r>
      <w:ins w:id="5696" w:author="Arthur Parmentier" w:date="2020-06-04T14:44:00Z">
        <w:r w:rsidR="00327836" w:rsidRPr="007C437A">
          <w:t xml:space="preserve">Figure </w:t>
        </w:r>
        <w:r w:rsidR="00327836" w:rsidRPr="007C437A">
          <w:rPr>
            <w:rPrChange w:id="5697" w:author="Arthur Parmentier" w:date="2020-06-07T15:27:00Z">
              <w:rPr>
                <w:noProof/>
              </w:rPr>
            </w:rPrChange>
          </w:rPr>
          <w:t>9</w:t>
        </w:r>
        <w:r w:rsidR="00327836" w:rsidRPr="007C437A">
          <w:rPr>
            <w:rPrChange w:id="5698" w:author="Arthur Parmentier" w:date="2020-06-07T15:27:00Z">
              <w:rPr/>
            </w:rPrChange>
          </w:rPr>
          <w:fldChar w:fldCharType="end"/>
        </w:r>
        <w:r w:rsidR="00327836" w:rsidRPr="007C437A">
          <w:t>).</w:t>
        </w:r>
      </w:ins>
    </w:p>
    <w:p w:rsidR="00833029" w:rsidRPr="007C437A" w:rsidRDefault="00833029">
      <w:pPr>
        <w:keepNext/>
        <w:rPr>
          <w:ins w:id="5699" w:author="Arthur Parmentier" w:date="2020-06-04T14:44:00Z"/>
        </w:rPr>
        <w:pPrChange w:id="5700" w:author="Arthur Parmentier" w:date="2020-06-04T14:44:00Z">
          <w:pPr/>
        </w:pPrChange>
      </w:pPr>
      <w:ins w:id="5701" w:author="Arthur Parmentier" w:date="2020-06-04T14:43:00Z">
        <w:r w:rsidRPr="007C437A">
          <w:rPr>
            <w:noProof/>
            <w:rPrChange w:id="5702"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5703" w:author="Arthur Parmentier" w:date="2020-06-04T14:46:00Z"/>
        </w:rPr>
      </w:pPr>
      <w:bookmarkStart w:id="5704" w:name="_Ref42174288"/>
      <w:bookmarkStart w:id="5705" w:name="_Ref42174282"/>
      <w:ins w:id="5706" w:author="Arthur Parmentier" w:date="2020-06-04T14:44:00Z">
        <w:r w:rsidRPr="007C437A">
          <w:t xml:space="preserve">Figure </w:t>
        </w:r>
        <w:r w:rsidRPr="007C437A">
          <w:rPr>
            <w:rPrChange w:id="5707" w:author="Arthur Parmentier" w:date="2020-06-07T15:27:00Z">
              <w:rPr/>
            </w:rPrChange>
          </w:rPr>
          <w:fldChar w:fldCharType="begin"/>
        </w:r>
        <w:r w:rsidRPr="007C437A">
          <w:instrText xml:space="preserve"> SEQ Figure \* ARABIC </w:instrText>
        </w:r>
      </w:ins>
      <w:r w:rsidRPr="007C437A">
        <w:rPr>
          <w:rPrChange w:id="5708" w:author="Arthur Parmentier" w:date="2020-06-07T15:27:00Z">
            <w:rPr/>
          </w:rPrChange>
        </w:rPr>
        <w:fldChar w:fldCharType="separate"/>
      </w:r>
      <w:ins w:id="5709" w:author="Arthur Parmentier" w:date="2020-06-05T21:05:00Z">
        <w:r w:rsidR="001C2AA6" w:rsidRPr="007C437A">
          <w:rPr>
            <w:rPrChange w:id="5710" w:author="Arthur Parmentier" w:date="2020-06-07T15:27:00Z">
              <w:rPr>
                <w:noProof/>
              </w:rPr>
            </w:rPrChange>
          </w:rPr>
          <w:t>10</w:t>
        </w:r>
      </w:ins>
      <w:ins w:id="5711" w:author="Arthur Parmentier" w:date="2020-06-04T14:44:00Z">
        <w:r w:rsidRPr="007C437A">
          <w:rPr>
            <w:rPrChange w:id="5712" w:author="Arthur Parmentier" w:date="2020-06-07T15:27:00Z">
              <w:rPr/>
            </w:rPrChange>
          </w:rPr>
          <w:fldChar w:fldCharType="end"/>
        </w:r>
        <w:bookmarkEnd w:id="5704"/>
        <w:r w:rsidRPr="007C437A">
          <w:t xml:space="preserve"> Max</w:t>
        </w:r>
      </w:ins>
      <w:ins w:id="5713" w:author="Arthur Parmentier" w:date="2020-06-04T15:54:00Z">
        <w:r w:rsidR="009972CC" w:rsidRPr="007C437A">
          <w:t xml:space="preserve"> SP</w:t>
        </w:r>
      </w:ins>
      <w:ins w:id="5714" w:author="Arthur Parmentier" w:date="2020-06-04T14:44:00Z">
        <w:r w:rsidRPr="007C437A">
          <w:t xml:space="preserve"> automat</w:t>
        </w:r>
      </w:ins>
      <w:ins w:id="5715" w:author="Arthur Parmentier" w:date="2020-06-08T01:39:00Z">
        <w:r w:rsidR="00DE0C52">
          <w:t>on</w:t>
        </w:r>
      </w:ins>
      <w:ins w:id="5716" w:author="Arthur Parmentier" w:date="2020-06-04T14:44:00Z">
        <w:r w:rsidRPr="007C437A">
          <w:t xml:space="preserve"> (FSM) GUI</w:t>
        </w:r>
      </w:ins>
      <w:bookmarkEnd w:id="5705"/>
    </w:p>
    <w:p w:rsidR="00541D7C" w:rsidRPr="007C437A" w:rsidRDefault="00541D7C" w:rsidP="00541D7C">
      <w:pPr>
        <w:rPr>
          <w:ins w:id="5717" w:author="Arthur Parmentier" w:date="2020-06-04T14:56:00Z"/>
        </w:rPr>
      </w:pPr>
      <w:ins w:id="5718" w:author="Arthur Parmentier" w:date="2020-06-04T14:47:00Z">
        <w:r w:rsidRPr="007C437A">
          <w:t xml:space="preserve">Yet, the FSM only implements the default SP mode and </w:t>
        </w:r>
      </w:ins>
      <w:ins w:id="5719" w:author="Arthur Parmentier" w:date="2020-06-04T14:48:00Z">
        <w:r w:rsidRPr="007C437A">
          <w:t>although they have a dedicated state, all logic elements are not implemented either</w:t>
        </w:r>
      </w:ins>
      <w:ins w:id="5720" w:author="Arthur Parmentier" w:date="2020-06-04T14:49:00Z">
        <w:r w:rsidRPr="007C437A">
          <w:t xml:space="preserve">, as they introduce a </w:t>
        </w:r>
      </w:ins>
      <w:ins w:id="5721" w:author="Arthur Parmentier" w:date="2020-06-04T14:50:00Z">
        <w:r w:rsidRPr="007C437A">
          <w:t>great level of complexity both in the automata and the interpretation by the device itself.</w:t>
        </w:r>
      </w:ins>
    </w:p>
    <w:p w:rsidR="00947BFF" w:rsidRPr="007C437A" w:rsidRDefault="00947BFF">
      <w:pPr>
        <w:pStyle w:val="Titre4"/>
        <w:rPr>
          <w:ins w:id="5722" w:author="Arthur Parmentier" w:date="2020-06-04T14:50:00Z"/>
          <w:rPrChange w:id="5723" w:author="Arthur Parmentier" w:date="2020-06-07T15:27:00Z">
            <w:rPr>
              <w:ins w:id="5724" w:author="Arthur Parmentier" w:date="2020-06-04T14:50:00Z"/>
            </w:rPr>
          </w:rPrChange>
        </w:rPr>
        <w:pPrChange w:id="5725" w:author="Arthur Parmentier" w:date="2020-06-04T14:56:00Z">
          <w:pPr/>
        </w:pPrChange>
      </w:pPr>
      <w:ins w:id="5726" w:author="Arthur Parmentier" w:date="2020-06-04T14:56:00Z">
        <w:r w:rsidRPr="007C437A">
          <w:rPr>
            <w:rPrChange w:id="5727" w:author="Arthur Parmentier" w:date="2020-06-07T15:27:00Z">
              <w:rPr/>
            </w:rPrChange>
          </w:rPr>
          <w:t>Forming a request to de</w:t>
        </w:r>
      </w:ins>
      <w:ins w:id="5728" w:author="Arthur Parmentier" w:date="2020-06-04T14:57:00Z">
        <w:r w:rsidRPr="007C437A">
          <w:rPr>
            <w:rPrChange w:id="5729" w:author="Arthur Parmentier" w:date="2020-06-07T15:27:00Z">
              <w:rPr/>
            </w:rPrChange>
          </w:rPr>
          <w:t xml:space="preserve">vices </w:t>
        </w:r>
      </w:ins>
      <w:ins w:id="5730" w:author="Arthur Parmentier" w:date="2020-06-04T14:56:00Z">
        <w:r w:rsidRPr="007C437A">
          <w:rPr>
            <w:rPrChange w:id="5731" w:author="Arthur Parmentier" w:date="2020-06-07T15:27:00Z">
              <w:rPr/>
            </w:rPrChange>
          </w:rPr>
          <w:t>from a sequence</w:t>
        </w:r>
      </w:ins>
      <w:ins w:id="5732" w:author="Arthur Parmentier" w:date="2020-06-04T14:57:00Z">
        <w:r w:rsidRPr="007C437A">
          <w:rPr>
            <w:rPrChange w:id="5733" w:author="Arthur Parmentier" w:date="2020-06-07T15:27:00Z">
              <w:rPr/>
            </w:rPrChange>
          </w:rPr>
          <w:t xml:space="preserve"> of signs</w:t>
        </w:r>
      </w:ins>
    </w:p>
    <w:p w:rsidR="00947BFF" w:rsidRPr="007C437A" w:rsidRDefault="00C47018" w:rsidP="00947BFF">
      <w:pPr>
        <w:rPr>
          <w:ins w:id="5734" w:author="Arthur Parmentier" w:date="2020-06-04T15:00:00Z"/>
        </w:rPr>
      </w:pPr>
      <w:ins w:id="5735" w:author="Arthur Parmentier" w:date="2020-06-04T14:58:00Z">
        <w:r w:rsidRPr="007C437A">
          <w:t>For constructing the request messages, I took inspiration from the OSC protocol: at the</w:t>
        </w:r>
      </w:ins>
      <w:ins w:id="5736" w:author="Arthur Parmentier" w:date="2020-06-04T14:59:00Z">
        <w:r w:rsidRPr="007C437A">
          <w:t xml:space="preserve"> output of the automata, requests are sent to the devices with the following rec</w:t>
        </w:r>
      </w:ins>
      <w:ins w:id="5737" w:author="Arthur Parmentier" w:date="2020-06-04T15:00:00Z">
        <w:r w:rsidRPr="007C437A">
          <w:t>ursive forms:</w:t>
        </w:r>
      </w:ins>
    </w:p>
    <w:p w:rsidR="00C47018" w:rsidRPr="007C437A" w:rsidRDefault="00C47018" w:rsidP="00947BFF">
      <w:pPr>
        <w:rPr>
          <w:ins w:id="5738" w:author="Arthur Parmentier" w:date="2020-06-04T15:04:00Z"/>
        </w:rPr>
      </w:pPr>
      <w:ins w:id="5739" w:author="Arthur Parmentier" w:date="2020-06-04T15:00:00Z">
        <w:r w:rsidRPr="007C437A">
          <w:t>/device_name/content/parameter value</w:t>
        </w:r>
      </w:ins>
      <w:ins w:id="5740" w:author="Arthur Parmentier" w:date="2020-06-04T15:01:00Z">
        <w:r w:rsidRPr="007C437A">
          <w:br/>
          <w:t>/device_name/content/parameter/</w:t>
        </w:r>
      </w:ins>
      <w:ins w:id="5741" w:author="Arthur Parmentier" w:date="2020-06-04T15:03:00Z">
        <w:r w:rsidRPr="007C437A">
          <w:t>parameter_of_the</w:t>
        </w:r>
      </w:ins>
      <w:ins w:id="5742" w:author="Arthur Parmentier" w:date="2020-06-04T15:04:00Z">
        <w:r w:rsidRPr="007C437A">
          <w:t>_parameter/…/… value</w:t>
        </w:r>
        <w:r w:rsidR="00CC0516" w:rsidRPr="007C437A">
          <w:t>1 value2 …</w:t>
        </w:r>
      </w:ins>
    </w:p>
    <w:p w:rsidR="00CC0516" w:rsidRPr="007C437A" w:rsidRDefault="009972CC" w:rsidP="00947BFF">
      <w:pPr>
        <w:rPr>
          <w:ins w:id="5743" w:author="Arthur Parmentier" w:date="2020-06-04T15:56:00Z"/>
        </w:rPr>
      </w:pPr>
      <w:ins w:id="5744" w:author="Arthur Parmentier" w:date="2020-06-04T15:51:00Z">
        <w:r w:rsidRPr="007C437A">
          <w:t xml:space="preserve">The way </w:t>
        </w:r>
      </w:ins>
      <w:ins w:id="5745" w:author="Arthur Parmentier" w:date="2020-06-04T15:54:00Z">
        <w:r w:rsidR="00342F3F" w:rsidRPr="007C437A">
          <w:t xml:space="preserve">the request is formed inside the </w:t>
        </w:r>
      </w:ins>
      <w:ins w:id="5746" w:author="Arthur Parmentier" w:date="2020-06-08T01:39:00Z">
        <w:r w:rsidR="00DE0C52">
          <w:t>automaton</w:t>
        </w:r>
      </w:ins>
      <w:ins w:id="5747" w:author="Arthur Parmentier" w:date="2020-06-04T15:54:00Z">
        <w:r w:rsidR="00342F3F" w:rsidRPr="007C437A">
          <w:t xml:space="preserve"> is by collecting each sign</w:t>
        </w:r>
      </w:ins>
      <w:ins w:id="5748" w:author="Arthur Parmentier" w:date="2020-06-04T15:55:00Z">
        <w:r w:rsidR="00342F3F" w:rsidRPr="007C437A">
          <w:t xml:space="preserve"> during the state transitions and assembling them into </w:t>
        </w:r>
      </w:ins>
      <w:ins w:id="5749"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5750" w:author="Arthur Parmentier" w:date="2020-06-04T15:56:00Z"/>
        </w:rPr>
      </w:pPr>
      <w:ins w:id="5751"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5752" w:author="Arthur Parmentier" w:date="2020-06-04T15:57:00Z"/>
        </w:rPr>
      </w:pPr>
      <w:ins w:id="5753" w:author="Arthur Parmentier" w:date="2020-06-04T15:56:00Z">
        <w:r w:rsidRPr="007C437A">
          <w:t>At the first level</w:t>
        </w:r>
      </w:ins>
      <w:ins w:id="5754" w:author="Arthur Parmentier" w:date="2020-06-04T15:57:00Z">
        <w:r w:rsidRPr="007C437A">
          <w:t>, the index of the request</w:t>
        </w:r>
      </w:ins>
    </w:p>
    <w:p w:rsidR="00342F3F" w:rsidRPr="007C437A" w:rsidRDefault="00342F3F" w:rsidP="00342F3F">
      <w:pPr>
        <w:pStyle w:val="Paragraphedeliste"/>
        <w:numPr>
          <w:ilvl w:val="2"/>
          <w:numId w:val="41"/>
        </w:numPr>
        <w:rPr>
          <w:ins w:id="5755" w:author="Arthur Parmentier" w:date="2020-06-04T15:57:00Z"/>
        </w:rPr>
      </w:pPr>
      <w:ins w:id="5756"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5757" w:author="Arthur Parmentier" w:date="2020-06-04T15:57:00Z"/>
        </w:rPr>
      </w:pPr>
      <w:ins w:id="5758"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5759" w:author="Arthur Parmentier" w:date="2020-06-04T15:57:00Z"/>
        </w:rPr>
      </w:pPr>
      <w:ins w:id="5760"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5761" w:author="Arthur Parmentier" w:date="2020-06-04T15:58:00Z"/>
        </w:rPr>
      </w:pPr>
      <w:ins w:id="5762" w:author="Arthur Parmentier" w:date="2020-06-04T16:00:00Z">
        <w:r w:rsidRPr="007C437A">
          <w:rPr>
            <w:noProof/>
            <w:rPrChange w:id="5763"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E56164" w:rsidRPr="00910A67" w:rsidRDefault="00E56164">
                              <w:pPr>
                                <w:pStyle w:val="Lgende"/>
                                <w:rPr>
                                  <w:noProof/>
                                </w:rPr>
                                <w:pPrChange w:id="5764" w:author="Arthur Parmentier" w:date="2020-06-04T16:00:00Z">
                                  <w:pPr>
                                    <w:pStyle w:val="Paragraphedeliste"/>
                                    <w:numPr>
                                      <w:ilvl w:val="5"/>
                                      <w:numId w:val="41"/>
                                    </w:numPr>
                                    <w:ind w:left="4320" w:hanging="360"/>
                                  </w:pPr>
                                </w:pPrChange>
                              </w:pPr>
                              <w:ins w:id="5765" w:author="Arthur Parmentier" w:date="2020-06-04T16:00:00Z">
                                <w:r>
                                  <w:t xml:space="preserve">Figure </w:t>
                                </w:r>
                                <w:r>
                                  <w:fldChar w:fldCharType="begin"/>
                                </w:r>
                                <w:r>
                                  <w:instrText xml:space="preserve"> SEQ Figure \* ARABIC </w:instrText>
                                </w:r>
                              </w:ins>
                              <w:r>
                                <w:fldChar w:fldCharType="separate"/>
                              </w:r>
                              <w:ins w:id="5766" w:author="Arthur Parmentier" w:date="2020-06-05T21:05:00Z">
                                <w:r>
                                  <w:rPr>
                                    <w:noProof/>
                                  </w:rPr>
                                  <w:t>11</w:t>
                                </w:r>
                              </w:ins>
                              <w:ins w:id="5767"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E56164" w:rsidRPr="00910A67" w:rsidRDefault="00E56164">
                        <w:pPr>
                          <w:pStyle w:val="Lgende"/>
                          <w:rPr>
                            <w:noProof/>
                          </w:rPr>
                          <w:pPrChange w:id="5768" w:author="Arthur Parmentier" w:date="2020-06-04T16:00:00Z">
                            <w:pPr>
                              <w:pStyle w:val="Paragraphedeliste"/>
                              <w:numPr>
                                <w:ilvl w:val="5"/>
                                <w:numId w:val="41"/>
                              </w:numPr>
                              <w:ind w:left="4320" w:hanging="360"/>
                            </w:pPr>
                          </w:pPrChange>
                        </w:pPr>
                        <w:ins w:id="5769" w:author="Arthur Parmentier" w:date="2020-06-04T16:00:00Z">
                          <w:r>
                            <w:t xml:space="preserve">Figure </w:t>
                          </w:r>
                          <w:r>
                            <w:fldChar w:fldCharType="begin"/>
                          </w:r>
                          <w:r>
                            <w:instrText xml:space="preserve"> SEQ Figure \* ARABIC </w:instrText>
                          </w:r>
                        </w:ins>
                        <w:r>
                          <w:fldChar w:fldCharType="separate"/>
                        </w:r>
                        <w:ins w:id="5770" w:author="Arthur Parmentier" w:date="2020-06-05T21:05:00Z">
                          <w:r>
                            <w:rPr>
                              <w:noProof/>
                            </w:rPr>
                            <w:t>11</w:t>
                          </w:r>
                        </w:ins>
                        <w:ins w:id="5771" w:author="Arthur Parmentier" w:date="2020-06-04T16:00:00Z">
                          <w:r>
                            <w:fldChar w:fldCharType="end"/>
                          </w:r>
                          <w:r>
                            <w:t xml:space="preserve"> Representation of the request object inside Max</w:t>
                          </w:r>
                        </w:ins>
                      </w:p>
                    </w:txbxContent>
                  </v:textbox>
                  <w10:wrap type="topAndBottom"/>
                </v:shape>
              </w:pict>
            </mc:Fallback>
          </mc:AlternateContent>
        </w:r>
      </w:ins>
      <w:ins w:id="5772" w:author="Arthur Parmentier" w:date="2020-06-04T15:59:00Z">
        <w:r w:rsidRPr="007C437A">
          <w:rPr>
            <w:noProof/>
            <w:rPrChange w:id="5773"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5774"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5775" w:author="Arthur Parmentier" w:date="2020-06-04T16:01:00Z"/>
        </w:rPr>
      </w:pPr>
      <w:ins w:id="5776"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5777" w:author="Arthur Parmentier" w:date="2020-06-04T16:02:00Z"/>
        </w:rPr>
      </w:pPr>
      <w:ins w:id="5778" w:author="Arthur Parmentier" w:date="2020-06-04T16:01:00Z">
        <w:r w:rsidRPr="007C437A">
          <w:t xml:space="preserve">The “reverse distribution” object </w:t>
        </w:r>
      </w:ins>
      <w:ins w:id="5779" w:author="Arthur Parmentier" w:date="2020-06-04T16:02:00Z">
        <w:r w:rsidRPr="007C437A">
          <w:t>that stores for each content, what device is playing it with what parameters.</w:t>
        </w:r>
      </w:ins>
    </w:p>
    <w:p w:rsidR="00342F3F" w:rsidRPr="007C437A" w:rsidRDefault="00342F3F" w:rsidP="00342F3F">
      <w:pPr>
        <w:rPr>
          <w:ins w:id="5780" w:author="Arthur Parmentier" w:date="2020-06-04T16:04:00Z"/>
        </w:rPr>
      </w:pPr>
      <w:ins w:id="5781" w:author="Arthur Parmentier" w:date="2020-06-04T16:02:00Z">
        <w:r w:rsidRPr="007C437A">
          <w:t>For convenience, I also use inter</w:t>
        </w:r>
      </w:ins>
      <w:ins w:id="5782" w:author="Arthur Parmentier" w:date="2020-06-04T16:03:00Z">
        <w:r w:rsidRPr="007C437A">
          <w:t>mediate objects that store specific types of signs (the “who”, “what” arrays) in the parsing proc</w:t>
        </w:r>
      </w:ins>
      <w:ins w:id="5783" w:author="Arthur Parmentier" w:date="2020-06-04T16:04:00Z">
        <w:r w:rsidRPr="007C437A">
          <w:t>ess</w:t>
        </w:r>
      </w:ins>
      <w:ins w:id="5784" w:author="Arthur Parmentier" w:date="2020-06-04T16:03:00Z">
        <w:r w:rsidRPr="007C437A">
          <w:t>.</w:t>
        </w:r>
      </w:ins>
    </w:p>
    <w:p w:rsidR="00342F3F" w:rsidRPr="007C437A" w:rsidRDefault="00342F3F" w:rsidP="00342F3F">
      <w:pPr>
        <w:rPr>
          <w:ins w:id="5785" w:author="Arthur Parmentier" w:date="2020-06-04T16:06:00Z"/>
        </w:rPr>
      </w:pPr>
      <w:ins w:id="5786" w:author="Arthur Parmentier" w:date="2020-06-04T16:04:00Z">
        <w:r w:rsidRPr="007C437A">
          <w:t xml:space="preserve">Finally, the “group” object </w:t>
        </w:r>
        <w:r w:rsidR="00071EE1" w:rsidRPr="007C437A">
          <w:t xml:space="preserve">defines and store all the groups of the performance and the </w:t>
        </w:r>
      </w:ins>
      <w:ins w:id="5787" w:author="Arthur Parmentier" w:date="2020-06-04T16:05:00Z">
        <w:r w:rsidR="00071EE1" w:rsidRPr="007C437A">
          <w:t xml:space="preserve">“defaults” object stores default values for certain parameters. Both can be used to adapt the parsing to </w:t>
        </w:r>
      </w:ins>
      <w:ins w:id="5788" w:author="Arthur Parmentier" w:date="2020-06-04T16:06:00Z">
        <w:r w:rsidR="00E24837" w:rsidRPr="007C437A">
          <w:t xml:space="preserve">specific </w:t>
        </w:r>
      </w:ins>
      <w:ins w:id="5789" w:author="Arthur Parmentier" w:date="2020-06-04T16:05:00Z">
        <w:r w:rsidR="00071EE1" w:rsidRPr="007C437A">
          <w:t>p</w:t>
        </w:r>
      </w:ins>
      <w:ins w:id="5790" w:author="Arthur Parmentier" w:date="2020-06-04T16:06:00Z">
        <w:r w:rsidR="00071EE1" w:rsidRPr="007C437A">
          <w:t>erformance situation, in analogy with the default parameters and the conventional groups in SP.</w:t>
        </w:r>
      </w:ins>
    </w:p>
    <w:p w:rsidR="00117172" w:rsidRPr="007C437A" w:rsidRDefault="00117172">
      <w:pPr>
        <w:keepNext/>
        <w:rPr>
          <w:ins w:id="5791" w:author="Arthur Parmentier" w:date="2020-06-04T16:08:00Z"/>
        </w:rPr>
        <w:pPrChange w:id="5792" w:author="Arthur Parmentier" w:date="2020-06-04T16:08:00Z">
          <w:pPr/>
        </w:pPrChange>
      </w:pPr>
      <w:ins w:id="5793" w:author="Arthur Parmentier" w:date="2020-06-04T16:07:00Z">
        <w:r w:rsidRPr="007C437A">
          <w:rPr>
            <w:noProof/>
            <w:rPrChange w:id="5794"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5795" w:author="Arthur Parmentier" w:date="2020-06-04T16:08:00Z"/>
        </w:rPr>
      </w:pPr>
      <w:ins w:id="5796" w:author="Arthur Parmentier" w:date="2020-06-04T16:08:00Z">
        <w:r w:rsidRPr="007C437A">
          <w:t xml:space="preserve">Figure </w:t>
        </w:r>
        <w:r w:rsidRPr="007C437A">
          <w:rPr>
            <w:rPrChange w:id="5797" w:author="Arthur Parmentier" w:date="2020-06-07T15:27:00Z">
              <w:rPr/>
            </w:rPrChange>
          </w:rPr>
          <w:fldChar w:fldCharType="begin"/>
        </w:r>
        <w:r w:rsidRPr="007C437A">
          <w:instrText xml:space="preserve"> SEQ Figure \* ARABIC </w:instrText>
        </w:r>
      </w:ins>
      <w:r w:rsidRPr="007C437A">
        <w:rPr>
          <w:rPrChange w:id="5798" w:author="Arthur Parmentier" w:date="2020-06-07T15:27:00Z">
            <w:rPr/>
          </w:rPrChange>
        </w:rPr>
        <w:fldChar w:fldCharType="separate"/>
      </w:r>
      <w:ins w:id="5799" w:author="Arthur Parmentier" w:date="2020-06-05T21:05:00Z">
        <w:r w:rsidR="001C2AA6" w:rsidRPr="007C437A">
          <w:rPr>
            <w:rPrChange w:id="5800" w:author="Arthur Parmentier" w:date="2020-06-07T15:27:00Z">
              <w:rPr>
                <w:noProof/>
              </w:rPr>
            </w:rPrChange>
          </w:rPr>
          <w:t>12</w:t>
        </w:r>
      </w:ins>
      <w:ins w:id="5801" w:author="Arthur Parmentier" w:date="2020-06-04T16:08:00Z">
        <w:r w:rsidRPr="007C437A">
          <w:rPr>
            <w:rPrChange w:id="5802" w:author="Arthur Parmentier" w:date="2020-06-07T15:27:00Z">
              <w:rPr/>
            </w:rPrChange>
          </w:rPr>
          <w:fldChar w:fldCharType="end"/>
        </w:r>
        <w:r w:rsidRPr="007C437A">
          <w:t xml:space="preserve"> Capture of the </w:t>
        </w:r>
      </w:ins>
      <w:ins w:id="5803" w:author="Arthur Parmentier" w:date="2020-06-08T01:39:00Z">
        <w:r w:rsidR="00DE0C52">
          <w:t>automaton</w:t>
        </w:r>
      </w:ins>
      <w:ins w:id="5804" w:author="Arthur Parmentier" w:date="2020-06-04T16:08:00Z">
        <w:r w:rsidRPr="007C437A">
          <w:t xml:space="preserve"> debug and convenience panels, where the user can take a look in each object internally use by the </w:t>
        </w:r>
      </w:ins>
      <w:ins w:id="5805" w:author="Arthur Parmentier" w:date="2020-06-08T01:39:00Z">
        <w:r w:rsidR="00DE0C52">
          <w:t>automaton</w:t>
        </w:r>
      </w:ins>
      <w:ins w:id="5806" w:author="Arthur Parmentier" w:date="2020-06-04T16:08:00Z">
        <w:r w:rsidRPr="007C437A">
          <w:t xml:space="preserve"> and send messages for testing or debug.</w:t>
        </w:r>
      </w:ins>
    </w:p>
    <w:p w:rsidR="00117172" w:rsidRPr="007C437A" w:rsidRDefault="00117172" w:rsidP="00117172">
      <w:pPr>
        <w:rPr>
          <w:ins w:id="5807" w:author="Arthur Parmentier" w:date="2020-06-04T16:12:00Z"/>
        </w:rPr>
      </w:pPr>
      <w:ins w:id="5808" w:author="Arthur Parmentier" w:date="2020-06-04T16:08:00Z">
        <w:r w:rsidRPr="007C437A">
          <w:lastRenderedPageBreak/>
          <w:t xml:space="preserve">The </w:t>
        </w:r>
      </w:ins>
      <w:ins w:id="5809" w:author="Arthur Parmentier" w:date="2020-06-04T16:11:00Z">
        <w:r w:rsidRPr="007C437A">
          <w:t xml:space="preserve">details of the </w:t>
        </w:r>
      </w:ins>
      <w:ins w:id="5810" w:author="Arthur Parmentier" w:date="2020-06-04T16:08:00Z">
        <w:r w:rsidRPr="007C437A">
          <w:t xml:space="preserve">internal mechanisms of the </w:t>
        </w:r>
      </w:ins>
      <w:ins w:id="5811" w:author="Arthur Parmentier" w:date="2020-06-08T01:39:00Z">
        <w:r w:rsidR="00DE0C52">
          <w:t>automaton</w:t>
        </w:r>
      </w:ins>
      <w:ins w:id="5812" w:author="Arthur Parmentier" w:date="2020-06-04T16:09:00Z">
        <w:r w:rsidRPr="007C437A">
          <w:t xml:space="preserve"> and the operations it makes on those objects are not described in this report because of the</w:t>
        </w:r>
      </w:ins>
      <w:ins w:id="5813" w:author="Arthur Parmentier" w:date="2020-06-04T16:10:00Z">
        <w:r w:rsidRPr="007C437A">
          <w:t xml:space="preserve"> complexity of their description in written English; they are available to the programmer by look</w:t>
        </w:r>
      </w:ins>
      <w:ins w:id="5814" w:author="Arthur Parmentier" w:date="2020-06-04T16:11:00Z">
        <w:r w:rsidRPr="007C437A">
          <w:t xml:space="preserve">ing at the </w:t>
        </w:r>
      </w:ins>
      <w:ins w:id="5815" w:author="Arthur Parmentier" w:date="2020-06-08T01:39:00Z">
        <w:r w:rsidR="00DE0C52">
          <w:t>automaton</w:t>
        </w:r>
      </w:ins>
      <w:ins w:id="5816" w:author="Arthur Parmentier" w:date="2020-06-04T16:11:00Z">
        <w:r w:rsidRPr="007C437A">
          <w:t>.js file that implements those mechanisms.</w:t>
        </w:r>
      </w:ins>
    </w:p>
    <w:p w:rsidR="00D92437" w:rsidRPr="007C437A" w:rsidRDefault="00D92437" w:rsidP="00117172">
      <w:pPr>
        <w:rPr>
          <w:ins w:id="5817" w:author="Arthur Parmentier" w:date="2020-06-04T16:13:00Z"/>
        </w:rPr>
      </w:pPr>
      <w:ins w:id="5818" w:author="Arthur Parmentier" w:date="2020-06-04T16:12:00Z">
        <w:r w:rsidRPr="007C437A">
          <w:t>However, there are specific</w:t>
        </w:r>
      </w:ins>
      <w:ins w:id="5819"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5820" w:author="Arthur Parmentier" w:date="2020-06-04T16:25:00Z"/>
        </w:rPr>
      </w:pPr>
      <w:ins w:id="5821"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5822" w:author="Arthur Parmentier" w:date="2020-06-04T21:46:00Z"/>
        </w:rPr>
      </w:pPr>
      <w:ins w:id="5823" w:author="Arthur Parmentier" w:date="2020-06-04T21:43:00Z">
        <w:r w:rsidRPr="007C437A">
          <w:t>“</w:t>
        </w:r>
      </w:ins>
      <w:ins w:id="5824" w:author="Arthur Parmentier" w:date="2020-06-04T16:26:00Z">
        <w:r w:rsidR="00A94972" w:rsidRPr="007C437A">
          <w:t>Play</w:t>
        </w:r>
      </w:ins>
      <w:ins w:id="5825" w:author="Arthur Parmentier" w:date="2020-06-04T21:43:00Z">
        <w:r w:rsidRPr="007C437A">
          <w:t>”,</w:t>
        </w:r>
      </w:ins>
      <w:ins w:id="5826" w:author="Arthur Parmentier" w:date="2020-06-04T16:26:00Z">
        <w:r w:rsidR="00A94972" w:rsidRPr="007C437A">
          <w:t xml:space="preserve"> </w:t>
        </w:r>
      </w:ins>
      <w:ins w:id="5827" w:author="Arthur Parmentier" w:date="2020-06-04T21:43:00Z">
        <w:r w:rsidRPr="007C437A">
          <w:t>“s</w:t>
        </w:r>
      </w:ins>
      <w:ins w:id="5828" w:author="Arthur Parmentier" w:date="2020-06-04T16:26:00Z">
        <w:r w:rsidR="00A94972" w:rsidRPr="007C437A">
          <w:t>lowly enter</w:t>
        </w:r>
      </w:ins>
      <w:ins w:id="5829" w:author="Arthur Parmentier" w:date="2020-06-04T21:43:00Z">
        <w:r w:rsidRPr="007C437A">
          <w:t>”:</w:t>
        </w:r>
      </w:ins>
      <w:ins w:id="5830" w:author="Arthur Parmentier" w:date="2020-06-04T16:26:00Z">
        <w:r w:rsidR="00A94972" w:rsidRPr="007C437A">
          <w:t xml:space="preserve"> </w:t>
        </w:r>
      </w:ins>
      <w:ins w:id="5831" w:author="Arthur Parmentier" w:date="2020-06-04T21:45:00Z">
        <w:r w:rsidRPr="007C437A">
          <w:t>from the conceptual opposition between immediateness and delay</w:t>
        </w:r>
      </w:ins>
      <w:ins w:id="5832" w:author="Arthur Parmentier" w:date="2020-06-04T21:46:00Z">
        <w:r w:rsidRPr="007C437A">
          <w:t xml:space="preserve"> to a continuous parametrization of time</w:t>
        </w:r>
      </w:ins>
    </w:p>
    <w:p w:rsidR="004F69F6" w:rsidRPr="007C437A" w:rsidRDefault="004F69F6" w:rsidP="004F69F6">
      <w:pPr>
        <w:rPr>
          <w:ins w:id="5833" w:author="Arthur Parmentier" w:date="2020-06-04T21:53:00Z"/>
        </w:rPr>
      </w:pPr>
      <w:ins w:id="5834" w:author="Arthur Parmentier" w:date="2020-06-04T21:47:00Z">
        <w:r w:rsidRPr="007C437A">
          <w:t>To def</w:t>
        </w:r>
      </w:ins>
      <w:ins w:id="5835" w:author="Arthur Parmentier" w:date="2020-06-04T21:48:00Z">
        <w:r w:rsidRPr="007C437A">
          <w:t>ine “when” the events must happen in SP, it is very frequent to either use Play for immediate requests and Slowly for anything that needs to be delay</w:t>
        </w:r>
      </w:ins>
      <w:ins w:id="5836" w:author="Arthur Parmentier" w:date="2020-06-04T21:49:00Z">
        <w:r w:rsidRPr="007C437A">
          <w:t>ed (and eventually precise the delay time using “within X seconds”).</w:t>
        </w:r>
      </w:ins>
      <w:ins w:id="5837" w:author="Arthur Parmentier" w:date="2020-06-04T21:50:00Z">
        <w:r w:rsidRPr="007C437A">
          <w:t xml:space="preserve"> This way, there is a clear opposition between im</w:t>
        </w:r>
      </w:ins>
      <w:ins w:id="5838" w:author="Arthur Parmentier" w:date="2020-06-04T21:51:00Z">
        <w:r w:rsidRPr="007C437A">
          <w:t>mediateness and delay, whereas for a computer, there are no such categories but rather a continuous parametrization of time</w:t>
        </w:r>
      </w:ins>
      <w:ins w:id="5839" w:author="Arthur Parmentier" w:date="2020-06-04T21:52:00Z">
        <w:r w:rsidRPr="007C437A">
          <w:t>, such that it is possible to synchronize events very precisely and define timing in ways much more complex than the immediate versus delayed dichotomy that is relevan</w:t>
        </w:r>
      </w:ins>
      <w:ins w:id="5840" w:author="Arthur Parmentier" w:date="2020-06-04T21:53:00Z">
        <w:r w:rsidRPr="007C437A">
          <w:t>t for human performers.</w:t>
        </w:r>
      </w:ins>
    </w:p>
    <w:p w:rsidR="00046C87" w:rsidRPr="007C437A" w:rsidRDefault="001E11AE" w:rsidP="004F69F6">
      <w:pPr>
        <w:rPr>
          <w:ins w:id="5841" w:author="Arthur Parmentier" w:date="2020-06-04T22:13:00Z"/>
        </w:rPr>
      </w:pPr>
      <w:ins w:id="5842" w:author="Arthur Parmentier" w:date="2020-06-04T21:53:00Z">
        <w:r w:rsidRPr="007C437A">
          <w:t>I think that conceptually, using machines in SP bring</w:t>
        </w:r>
      </w:ins>
      <w:ins w:id="5843" w:author="Arthur Parmentier" w:date="2020-06-04T21:54:00Z">
        <w:r w:rsidRPr="007C437A">
          <w:t>s</w:t>
        </w:r>
      </w:ins>
      <w:ins w:id="5844" w:author="Arthur Parmentier" w:date="2020-06-04T21:53:00Z">
        <w:r w:rsidRPr="007C437A">
          <w:t xml:space="preserve"> new ways of thinking </w:t>
        </w:r>
      </w:ins>
      <w:ins w:id="5845" w:author="Arthur Parmentier" w:date="2020-06-04T21:54:00Z">
        <w:r w:rsidRPr="007C437A">
          <w:t xml:space="preserve">and working with </w:t>
        </w:r>
      </w:ins>
      <w:ins w:id="5846" w:author="Arthur Parmentier" w:date="2020-06-04T21:53:00Z">
        <w:r w:rsidRPr="007C437A">
          <w:t>time in SP</w:t>
        </w:r>
      </w:ins>
      <w:ins w:id="5847" w:author="Arthur Parmentier" w:date="2020-06-04T21:54:00Z">
        <w:r w:rsidRPr="007C437A">
          <w:t xml:space="preserve">. Because I am not an expert </w:t>
        </w:r>
      </w:ins>
      <w:ins w:id="5848" w:author="Arthur Parmentier" w:date="2020-06-04T22:00:00Z">
        <w:r w:rsidR="00046C87" w:rsidRPr="007C437A">
          <w:t xml:space="preserve">on </w:t>
        </w:r>
      </w:ins>
      <w:ins w:id="5849" w:author="Arthur Parmentier" w:date="2020-06-04T21:54:00Z">
        <w:r w:rsidRPr="007C437A">
          <w:t xml:space="preserve">that </w:t>
        </w:r>
      </w:ins>
      <w:ins w:id="5850" w:author="Arthur Parmentier" w:date="2020-06-04T22:00:00Z">
        <w:r w:rsidR="00046C87" w:rsidRPr="007C437A">
          <w:t>side</w:t>
        </w:r>
      </w:ins>
      <w:ins w:id="5851" w:author="Arthur Parmentier" w:date="2020-06-04T21:54:00Z">
        <w:r w:rsidRPr="007C437A">
          <w:t xml:space="preserve"> of SP, I am not sure whether </w:t>
        </w:r>
      </w:ins>
      <w:ins w:id="5852" w:author="Arthur Parmentier" w:date="2020-06-04T21:55:00Z">
        <w:r w:rsidRPr="007C437A">
          <w:t xml:space="preserve">there are already signs </w:t>
        </w:r>
      </w:ins>
      <w:ins w:id="5853" w:author="Arthur Parmentier" w:date="2020-06-04T21:56:00Z">
        <w:r w:rsidRPr="007C437A">
          <w:t xml:space="preserve">for working with time </w:t>
        </w:r>
      </w:ins>
      <w:ins w:id="5854" w:author="Arthur Parmentier" w:date="2020-06-04T21:57:00Z">
        <w:r w:rsidRPr="007C437A">
          <w:t xml:space="preserve">at the precision and parametrization of </w:t>
        </w:r>
      </w:ins>
      <w:ins w:id="5855" w:author="Arthur Parmentier" w:date="2020-06-04T21:56:00Z">
        <w:r w:rsidRPr="007C437A">
          <w:t>machines</w:t>
        </w:r>
      </w:ins>
      <w:ins w:id="5856" w:author="Arthur Parmentier" w:date="2020-06-04T22:02:00Z">
        <w:r w:rsidR="00A15169" w:rsidRPr="007C437A">
          <w:t xml:space="preserve"> (absolute timing, relative timing, continuous parame</w:t>
        </w:r>
      </w:ins>
      <w:ins w:id="5857" w:author="Arthur Parmentier" w:date="2020-06-04T22:03:00Z">
        <w:r w:rsidR="00A15169" w:rsidRPr="007C437A">
          <w:t>trization of time</w:t>
        </w:r>
        <w:r w:rsidR="000223A2" w:rsidRPr="007C437A">
          <w:t xml:space="preserve"> at the very low or very large scale…)</w:t>
        </w:r>
      </w:ins>
      <w:ins w:id="5858" w:author="Arthur Parmentier" w:date="2020-06-04T21:56:00Z">
        <w:r w:rsidRPr="007C437A">
          <w:t xml:space="preserve"> but </w:t>
        </w:r>
      </w:ins>
      <w:ins w:id="5859" w:author="Arthur Parmentier" w:date="2020-06-04T21:57:00Z">
        <w:r w:rsidRPr="007C437A">
          <w:t xml:space="preserve">I have never </w:t>
        </w:r>
        <w:r w:rsidR="00046C87" w:rsidRPr="007C437A">
          <w:t>experienced</w:t>
        </w:r>
        <w:r w:rsidRPr="007C437A">
          <w:t xml:space="preserve"> such signs</w:t>
        </w:r>
      </w:ins>
      <w:ins w:id="5860" w:author="Arthur Parmentier" w:date="2020-06-04T22:02:00Z">
        <w:r w:rsidR="00A15169" w:rsidRPr="007C437A">
          <w:t>.</w:t>
        </w:r>
      </w:ins>
      <w:ins w:id="5861" w:author="Arthur Parmentier" w:date="2020-06-04T22:09:00Z">
        <w:r w:rsidR="00326669" w:rsidRPr="007C437A">
          <w:t xml:space="preserve"> Of course, precision or parametrization is often not wanted in SP where the interest lies in the </w:t>
        </w:r>
      </w:ins>
      <w:ins w:id="5862" w:author="Arthur Parmentier" w:date="2020-06-04T22:10:00Z">
        <w:r w:rsidR="00326669" w:rsidRPr="007C437A">
          <w:t>liberty that a performer has in his propositions. However, with machines, fine descriptions of time are often relevant and allow for a wide variety of results (</w:t>
        </w:r>
      </w:ins>
      <w:ins w:id="5863" w:author="Arthur Parmentier" w:date="2020-06-04T22:11:00Z">
        <w:r w:rsidR="00326669" w:rsidRPr="007C437A">
          <w:t xml:space="preserve">think about signal processing, effects…). I find the idea of requesting a computer to delay </w:t>
        </w:r>
      </w:ins>
      <w:ins w:id="5864"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5865" w:author="Arthur Parmentier" w:date="2020-06-04T22:13:00Z">
        <w:r w:rsidR="00326669" w:rsidRPr="007C437A">
          <w:t xml:space="preserve"> the use of such technologies.</w:t>
        </w:r>
      </w:ins>
    </w:p>
    <w:p w:rsidR="00A94972" w:rsidRPr="007C437A" w:rsidRDefault="000F7B62" w:rsidP="003B0646">
      <w:pPr>
        <w:pStyle w:val="Titre5"/>
        <w:rPr>
          <w:ins w:id="5866" w:author="Arthur Parmentier" w:date="2020-06-04T23:32:00Z"/>
        </w:rPr>
      </w:pPr>
      <w:ins w:id="5867" w:author="Arthur Parmentier" w:date="2020-06-04T23:54:00Z">
        <w:r w:rsidRPr="007C437A">
          <w:t xml:space="preserve">Content and modifier sharing the same state in the </w:t>
        </w:r>
      </w:ins>
      <w:ins w:id="5868" w:author="Arthur Parmentier" w:date="2020-06-08T01:39:00Z">
        <w:r w:rsidR="00DE0C52">
          <w:t>automaton</w:t>
        </w:r>
      </w:ins>
    </w:p>
    <w:p w:rsidR="003B0646" w:rsidRPr="007C437A" w:rsidRDefault="003B0646" w:rsidP="003B0646">
      <w:pPr>
        <w:rPr>
          <w:ins w:id="5869" w:author="Arthur Parmentier" w:date="2020-06-04T23:46:00Z"/>
        </w:rPr>
      </w:pPr>
      <w:ins w:id="5870" w:author="Arthur Parmentier" w:date="2020-06-04T23:32:00Z">
        <w:r w:rsidRPr="007C437A">
          <w:t xml:space="preserve">Originally, I had separated the state “content” and “content modifier” in my </w:t>
        </w:r>
      </w:ins>
      <w:ins w:id="5871" w:author="Arthur Parmentier" w:date="2020-06-08T01:39:00Z">
        <w:r w:rsidR="00DE0C52">
          <w:t>automaton</w:t>
        </w:r>
      </w:ins>
      <w:ins w:id="5872" w:author="Arthur Parmentier" w:date="2020-06-04T23:32:00Z">
        <w:r w:rsidRPr="007C437A">
          <w:t xml:space="preserve">, before observing that </w:t>
        </w:r>
      </w:ins>
      <w:ins w:id="5873" w:author="Arthur Parmentier" w:date="2020-06-04T23:33:00Z">
        <w:r w:rsidR="003B4A46" w:rsidRPr="007C437A">
          <w:t>after the first request, they shared the same transitions</w:t>
        </w:r>
      </w:ins>
      <w:ins w:id="5874" w:author="Arthur Parmentier" w:date="2020-06-04T23:42:00Z">
        <w:r w:rsidR="003B4A46" w:rsidRPr="007C437A">
          <w:t xml:space="preserve"> </w:t>
        </w:r>
      </w:ins>
      <w:ins w:id="5875"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5876"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5877" w:author="Arthur Parmentier" w:date="2020-06-04T23:53:00Z"/>
        </w:rPr>
      </w:pPr>
      <w:ins w:id="5878" w:author="Arthur Parmentier" w:date="2020-06-04T23:46:00Z">
        <w:r w:rsidRPr="007C437A">
          <w:t>In fact, it is possible to remark that the idea of a content always come with default parameters, such that signing a content is always eq</w:t>
        </w:r>
      </w:ins>
      <w:ins w:id="5879" w:author="Arthur Parmentier" w:date="2020-06-04T23:47:00Z">
        <w:r w:rsidRPr="007C437A">
          <w:t xml:space="preserve">uivalent to signing content + default or open parameters. On the other side, one could push the limits of the “content </w:t>
        </w:r>
      </w:ins>
      <w:ins w:id="5880" w:author="Arthur Parmentier" w:date="2020-06-04T23:48:00Z">
        <w:r w:rsidRPr="007C437A">
          <w:t>modifier” very far, such that one would observe that at the end, the content has totally changed.</w:t>
        </w:r>
      </w:ins>
      <w:ins w:id="5881" w:author="Arthur Parmentier" w:date="2020-06-04T23:49:00Z">
        <w:r w:rsidRPr="007C437A">
          <w:t xml:space="preserve"> It shows that the frontiers or the concept of content and modifiers are very porous, just like we have seen in the theory of concepts previously.</w:t>
        </w:r>
      </w:ins>
      <w:ins w:id="5882" w:author="Arthur Parmentier" w:date="2020-06-04T23:50:00Z">
        <w:r w:rsidRPr="007C437A">
          <w:t xml:space="preserve"> The fact that the content and modifier state</w:t>
        </w:r>
      </w:ins>
      <w:ins w:id="5883" w:author="Arthur Parmentier" w:date="2020-06-04T23:51:00Z">
        <w:r w:rsidRPr="007C437A">
          <w:t xml:space="preserve"> coincide is to me a direct consequence from the porosity of these two concepts that can regroup </w:t>
        </w:r>
      </w:ins>
      <w:ins w:id="5884" w:author="Arthur Parmentier" w:date="2020-06-04T23:52:00Z">
        <w:r w:rsidRPr="007C437A">
          <w:t xml:space="preserve">under the single idea of “content modifier”, whether it is at a fine level </w:t>
        </w:r>
        <w:r w:rsidRPr="007C437A">
          <w:lastRenderedPageBreak/>
          <w:t xml:space="preserve">(subtle changes in volume </w:t>
        </w:r>
      </w:ins>
      <w:ins w:id="5885" w:author="Arthur Parmentier" w:date="2020-06-04T23:53:00Z">
        <w:r w:rsidR="000F7B62" w:rsidRPr="007C437A">
          <w:t>that are close for the human perception</w:t>
        </w:r>
      </w:ins>
      <w:ins w:id="5886" w:author="Arthur Parmentier" w:date="2020-06-04T23:52:00Z">
        <w:r w:rsidRPr="007C437A">
          <w:t xml:space="preserve">) or </w:t>
        </w:r>
      </w:ins>
      <w:ins w:id="5887"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5888" w:author="Arthur Parmentier" w:date="2020-06-05T15:30:00Z"/>
        </w:rPr>
      </w:pPr>
      <w:ins w:id="5889" w:author="Arthur Parmentier" w:date="2020-06-04T23:54:00Z">
        <w:r w:rsidRPr="007C437A">
          <w:t xml:space="preserve">The challenge of </w:t>
        </w:r>
      </w:ins>
      <w:ins w:id="5890" w:author="Arthur Parmentier" w:date="2020-06-05T14:52:00Z">
        <w:r w:rsidR="005557DC" w:rsidRPr="007C437A">
          <w:t>prepositional</w:t>
        </w:r>
      </w:ins>
      <w:ins w:id="5891" w:author="Arthur Parmentier" w:date="2020-06-04T23:55:00Z">
        <w:r w:rsidRPr="007C437A">
          <w:t xml:space="preserve"> elements </w:t>
        </w:r>
      </w:ins>
      <w:ins w:id="5892" w:author="Arthur Parmentier" w:date="2020-06-05T00:19:00Z">
        <w:r w:rsidR="007137A0" w:rsidRPr="007C437A">
          <w:t>unveiling the contextual components of SP</w:t>
        </w:r>
      </w:ins>
    </w:p>
    <w:p w:rsidR="002D025D" w:rsidRPr="007C437A" w:rsidRDefault="002D025D">
      <w:pPr>
        <w:pStyle w:val="Titre6"/>
        <w:rPr>
          <w:ins w:id="5893" w:author="Arthur Parmentier" w:date="2020-06-04T23:55:00Z"/>
          <w:rPrChange w:id="5894" w:author="Arthur Parmentier" w:date="2020-06-07T15:27:00Z">
            <w:rPr>
              <w:ins w:id="5895" w:author="Arthur Parmentier" w:date="2020-06-04T23:55:00Z"/>
            </w:rPr>
          </w:rPrChange>
        </w:rPr>
        <w:pPrChange w:id="5896" w:author="Arthur Parmentier" w:date="2020-06-05T15:30:00Z">
          <w:pPr>
            <w:pStyle w:val="Titre5"/>
          </w:pPr>
        </w:pPrChange>
      </w:pPr>
      <w:ins w:id="5897" w:author="Arthur Parmentier" w:date="2020-06-05T15:31:00Z">
        <w:r w:rsidRPr="007C437A">
          <w:rPr>
            <w:rPrChange w:id="5898" w:author="Arthur Parmentier" w:date="2020-06-07T15:27:00Z">
              <w:rPr>
                <w:b/>
              </w:rPr>
            </w:rPrChange>
          </w:rPr>
          <w:t>“</w:t>
        </w:r>
      </w:ins>
      <w:ins w:id="5899" w:author="Arthur Parmentier" w:date="2020-06-05T15:30:00Z">
        <w:r w:rsidRPr="007C437A">
          <w:rPr>
            <w:rPrChange w:id="5900" w:author="Arthur Parmentier" w:date="2020-06-07T15:27:00Z">
              <w:rPr>
                <w:b/>
              </w:rPr>
            </w:rPrChange>
          </w:rPr>
          <w:t>With</w:t>
        </w:r>
      </w:ins>
      <w:ins w:id="5901" w:author="Arthur Parmentier" w:date="2020-06-05T15:31:00Z">
        <w:r w:rsidRPr="007C437A">
          <w:rPr>
            <w:rPrChange w:id="5902" w:author="Arthur Parmentier" w:date="2020-06-07T15:27:00Z">
              <w:rPr>
                <w:b/>
              </w:rPr>
            </w:rPrChange>
          </w:rPr>
          <w:t>”</w:t>
        </w:r>
      </w:ins>
      <w:ins w:id="5903" w:author="Arthur Parmentier" w:date="2020-06-05T15:30:00Z">
        <w:r w:rsidRPr="007C437A">
          <w:rPr>
            <w:rPrChange w:id="5904" w:author="Arthur Parmentier" w:date="2020-06-07T15:27:00Z">
              <w:rPr>
                <w:b/>
              </w:rPr>
            </w:rPrChange>
          </w:rPr>
          <w:t xml:space="preserve"> + content -&gt; modifier</w:t>
        </w:r>
      </w:ins>
    </w:p>
    <w:p w:rsidR="000F7B62" w:rsidRPr="007C437A" w:rsidRDefault="000F7B62" w:rsidP="000F7B62">
      <w:pPr>
        <w:rPr>
          <w:ins w:id="5905" w:author="Arthur Parmentier" w:date="2020-06-05T15:30:00Z"/>
        </w:rPr>
      </w:pPr>
      <w:ins w:id="5906" w:author="Arthur Parmentier" w:date="2020-06-04T23:55:00Z">
        <w:r w:rsidRPr="007C437A">
          <w:t xml:space="preserve">Adding to the previous remark, we can see that using </w:t>
        </w:r>
      </w:ins>
      <w:ins w:id="5907" w:author="Arthur Parmentier" w:date="2020-06-05T15:11:00Z">
        <w:r w:rsidR="006676C8" w:rsidRPr="007C437A">
          <w:t>prepositional</w:t>
        </w:r>
      </w:ins>
      <w:ins w:id="5908" w:author="Arthur Parmentier" w:date="2020-06-04T23:55:00Z">
        <w:r w:rsidRPr="007C437A">
          <w:t xml:space="preserve"> elements can change </w:t>
        </w:r>
      </w:ins>
      <w:ins w:id="5909" w:author="Arthur Parmentier" w:date="2020-06-05T15:12:00Z">
        <w:r w:rsidR="006676C8" w:rsidRPr="007C437A">
          <w:t>the syntax of the signs. F</w:t>
        </w:r>
      </w:ins>
      <w:ins w:id="5910" w:author="Arthur Parmentier" w:date="2020-06-04T23:56:00Z">
        <w:r w:rsidRPr="007C437A">
          <w:t xml:space="preserve">or </w:t>
        </w:r>
      </w:ins>
      <w:ins w:id="5911" w:author="Arthur Parmentier" w:date="2020-06-05T15:15:00Z">
        <w:r w:rsidR="00AC069B" w:rsidRPr="007C437A">
          <w:t>instance,</w:t>
        </w:r>
      </w:ins>
      <w:ins w:id="5912" w:author="Arthur Parmentier" w:date="2020-06-04T23:56:00Z">
        <w:r w:rsidRPr="007C437A">
          <w:t xml:space="preserve"> in the sentence “whole group, movement with pointillism, slowly enter”</w:t>
        </w:r>
      </w:ins>
      <w:ins w:id="5913" w:author="Arthur Parmentier" w:date="2020-06-05T15:12:00Z">
        <w:r w:rsidR="006676C8" w:rsidRPr="007C437A">
          <w:t xml:space="preserve">, pointillism </w:t>
        </w:r>
      </w:ins>
      <w:ins w:id="5914" w:author="Arthur Parmentier" w:date="2020-06-05T15:13:00Z">
        <w:r w:rsidR="006676C8" w:rsidRPr="007C437A">
          <w:t xml:space="preserve">is a modifier, </w:t>
        </w:r>
      </w:ins>
      <w:ins w:id="5915" w:author="Arthur Parmentier" w:date="2020-06-05T15:15:00Z">
        <w:r w:rsidR="00AC069B" w:rsidRPr="007C437A">
          <w:t>whereas</w:t>
        </w:r>
      </w:ins>
      <w:ins w:id="5916" w:author="Arthur Parmentier" w:date="2020-06-05T15:13:00Z">
        <w:r w:rsidR="006676C8" w:rsidRPr="007C437A">
          <w:t xml:space="preserve"> in the sentence “whole group, pointil</w:t>
        </w:r>
      </w:ins>
      <w:ins w:id="5917" w:author="Arthur Parmentier" w:date="2020-06-05T15:14:00Z">
        <w:r w:rsidR="006676C8" w:rsidRPr="007C437A">
          <w:t>lism, play” it is a content and is often explained as such</w:t>
        </w:r>
      </w:ins>
      <w:ins w:id="5918" w:author="Arthur Parmentier" w:date="2020-06-04T23:57:00Z">
        <w:r w:rsidRPr="007C437A">
          <w:t>.</w:t>
        </w:r>
      </w:ins>
    </w:p>
    <w:p w:rsidR="002D025D" w:rsidRPr="007C437A" w:rsidRDefault="002D025D">
      <w:pPr>
        <w:pStyle w:val="Titre6"/>
        <w:rPr>
          <w:ins w:id="5919" w:author="Arthur Parmentier" w:date="2020-06-05T00:04:00Z"/>
          <w:rPrChange w:id="5920" w:author="Arthur Parmentier" w:date="2020-06-07T15:27:00Z">
            <w:rPr>
              <w:ins w:id="5921" w:author="Arthur Parmentier" w:date="2020-06-05T00:04:00Z"/>
            </w:rPr>
          </w:rPrChange>
        </w:rPr>
        <w:pPrChange w:id="5922" w:author="Arthur Parmentier" w:date="2020-06-05T15:31:00Z">
          <w:pPr/>
        </w:pPrChange>
      </w:pPr>
      <w:ins w:id="5923" w:author="Arthur Parmentier" w:date="2020-06-05T15:31:00Z">
        <w:r w:rsidRPr="007C437A">
          <w:rPr>
            <w:rPrChange w:id="5924" w:author="Arthur Parmentier" w:date="2020-06-07T15:27:00Z">
              <w:rPr>
                <w:b/>
              </w:rPr>
            </w:rPrChange>
          </w:rPr>
          <w:t>Content + “group” -&gt; identifier</w:t>
        </w:r>
      </w:ins>
    </w:p>
    <w:p w:rsidR="00747B7B" w:rsidRPr="007C437A" w:rsidRDefault="002D025D" w:rsidP="000F7B62">
      <w:pPr>
        <w:rPr>
          <w:ins w:id="5925" w:author="Arthur Parmentier" w:date="2020-06-05T00:05:00Z"/>
        </w:rPr>
      </w:pPr>
      <w:ins w:id="5926" w:author="Arthur Parmentier" w:date="2020-06-05T15:30:00Z">
        <w:r w:rsidRPr="007C437A">
          <w:t>Consider</w:t>
        </w:r>
      </w:ins>
      <w:ins w:id="5927"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5928" w:author="Arthur Parmentier" w:date="2020-06-05T00:05:00Z"/>
        </w:rPr>
      </w:pPr>
      <w:ins w:id="5929"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5930" w:author="Arthur Parmentier" w:date="2020-06-05T00:06:00Z"/>
        </w:rPr>
      </w:pPr>
      <w:ins w:id="5931" w:author="Arthur Parmentier" w:date="2020-06-05T00:05:00Z">
        <w:r w:rsidRPr="007C437A">
          <w:t>Second request: “</w:t>
        </w:r>
      </w:ins>
      <w:ins w:id="5932" w:author="Arthur Parmentier" w:date="2020-06-05T00:06:00Z">
        <w:r w:rsidRPr="007C437A">
          <w:t>numerics, long tone, play”</w:t>
        </w:r>
      </w:ins>
    </w:p>
    <w:p w:rsidR="00747B7B" w:rsidRPr="007C437A" w:rsidRDefault="00747B7B" w:rsidP="00747B7B">
      <w:pPr>
        <w:pStyle w:val="Paragraphedeliste"/>
        <w:numPr>
          <w:ilvl w:val="0"/>
          <w:numId w:val="41"/>
        </w:numPr>
        <w:rPr>
          <w:ins w:id="5933" w:author="Arthur Parmentier" w:date="2020-06-05T00:06:00Z"/>
        </w:rPr>
      </w:pPr>
      <w:ins w:id="5934" w:author="Arthur Parmentier" w:date="2020-06-05T00:06:00Z">
        <w:r w:rsidRPr="007C437A">
          <w:t>Third request: “minimalism…”</w:t>
        </w:r>
      </w:ins>
    </w:p>
    <w:p w:rsidR="00376090" w:rsidRPr="007C437A" w:rsidRDefault="00747B7B" w:rsidP="00747B7B">
      <w:pPr>
        <w:rPr>
          <w:ins w:id="5935" w:author="Arthur Parmentier" w:date="2020-06-05T00:15:00Z"/>
        </w:rPr>
      </w:pPr>
      <w:ins w:id="5936" w:author="Arthur Parmentier" w:date="2020-06-05T00:06:00Z">
        <w:r w:rsidRPr="007C437A">
          <w:t xml:space="preserve">At this point, the finite state machine </w:t>
        </w:r>
      </w:ins>
      <w:ins w:id="5937" w:author="Arthur Parmentier" w:date="2020-06-05T15:17:00Z">
        <w:r w:rsidR="00AC069B" w:rsidRPr="007C437A">
          <w:t>cannot</w:t>
        </w:r>
      </w:ins>
      <w:ins w:id="5938" w:author="Arthur Parmentier" w:date="2020-06-05T00:06:00Z">
        <w:r w:rsidRPr="007C437A">
          <w:t xml:space="preserve"> determine whether m</w:t>
        </w:r>
      </w:ins>
      <w:ins w:id="5939" w:author="Arthur Parmentier" w:date="2020-06-05T00:07:00Z">
        <w:r w:rsidRPr="007C437A">
          <w:t>inimalism is part of the broad identifier “minimalism group” or if it is a content for the identifier “numerics”.</w:t>
        </w:r>
      </w:ins>
      <w:ins w:id="5940" w:author="Arthur Parmentier" w:date="2020-06-05T00:08:00Z">
        <w:r w:rsidR="007D1E32" w:rsidRPr="007C437A">
          <w:t xml:space="preserve"> </w:t>
        </w:r>
      </w:ins>
      <w:ins w:id="5941" w:author="Arthur Parmentier" w:date="2020-06-05T15:16:00Z">
        <w:r w:rsidR="00AC069B" w:rsidRPr="007C437A">
          <w:t xml:space="preserve">To parse the </w:t>
        </w:r>
      </w:ins>
      <w:ins w:id="5942" w:author="Arthur Parmentier" w:date="2020-06-05T19:22:00Z">
        <w:r w:rsidR="000E299B" w:rsidRPr="007C437A">
          <w:t>syntactic</w:t>
        </w:r>
      </w:ins>
      <w:ins w:id="5943" w:author="Arthur Parmentier" w:date="2020-06-05T15:16:00Z">
        <w:r w:rsidR="00AC069B" w:rsidRPr="007C437A">
          <w:t xml:space="preserve"> role of “minimalism”, we therefore </w:t>
        </w:r>
      </w:ins>
      <w:ins w:id="5944" w:author="Arthur Parmentier" w:date="2020-06-05T15:17:00Z">
        <w:r w:rsidR="00AC069B" w:rsidRPr="007C437A">
          <w:t>must</w:t>
        </w:r>
      </w:ins>
      <w:ins w:id="5945" w:author="Arthur Parmentier" w:date="2020-06-05T15:16:00Z">
        <w:r w:rsidR="00AC069B" w:rsidRPr="007C437A">
          <w:t xml:space="preserve"> know more about its context</w:t>
        </w:r>
      </w:ins>
      <w:ins w:id="5946" w:author="Arthur Parmentier" w:date="2020-06-05T15:17:00Z">
        <w:r w:rsidR="00AC069B" w:rsidRPr="007C437A">
          <w:t xml:space="preserve">, i.e. what precedes it and what follows it. </w:t>
        </w:r>
      </w:ins>
    </w:p>
    <w:p w:rsidR="00376090" w:rsidRPr="007C437A" w:rsidRDefault="00376090" w:rsidP="00747B7B">
      <w:pPr>
        <w:rPr>
          <w:ins w:id="5947" w:author="Arthur Parmentier" w:date="2020-06-05T00:15:00Z"/>
        </w:rPr>
      </w:pPr>
      <w:ins w:id="5948" w:author="Arthur Parmentier" w:date="2020-06-05T00:15:00Z">
        <w:r w:rsidRPr="007C437A">
          <w:t xml:space="preserve">The </w:t>
        </w:r>
      </w:ins>
      <w:ins w:id="5949" w:author="Arthur Parmentier" w:date="2020-06-05T15:18:00Z">
        <w:r w:rsidR="00AC069B" w:rsidRPr="007C437A">
          <w:t xml:space="preserve">action of “group” after a content </w:t>
        </w:r>
      </w:ins>
      <w:ins w:id="5950" w:author="Arthur Parmentier" w:date="2020-06-05T15:19:00Z">
        <w:r w:rsidR="00AC069B" w:rsidRPr="007C437A">
          <w:t>can be summarize in the following grammar rule:</w:t>
        </w:r>
      </w:ins>
    </w:p>
    <w:p w:rsidR="00376090" w:rsidRPr="007C437A" w:rsidRDefault="00376090" w:rsidP="00747B7B">
      <w:pPr>
        <w:rPr>
          <w:ins w:id="5951" w:author="Arthur Parmentier" w:date="2020-06-05T15:31:00Z"/>
        </w:rPr>
      </w:pPr>
      <w:ins w:id="5952" w:author="Arthur Parmentier" w:date="2020-06-05T00:16:00Z">
        <w:r w:rsidRPr="007C437A">
          <w:t xml:space="preserve">Content </w:t>
        </w:r>
      </w:ins>
      <w:ins w:id="5953" w:author="Arthur Parmentier" w:date="2020-06-05T00:15:00Z">
        <w:r w:rsidRPr="007C437A">
          <w:t xml:space="preserve">+ “group” -&gt; </w:t>
        </w:r>
      </w:ins>
      <w:ins w:id="5954" w:author="Arthur Parmentier" w:date="2020-06-05T00:16:00Z">
        <w:r w:rsidRPr="007C437A">
          <w:t>Identifier</w:t>
        </w:r>
      </w:ins>
    </w:p>
    <w:p w:rsidR="002D025D" w:rsidRPr="007C437A" w:rsidRDefault="00576B55">
      <w:pPr>
        <w:pStyle w:val="Titre6"/>
        <w:rPr>
          <w:ins w:id="5955" w:author="Arthur Parmentier" w:date="2020-06-05T15:19:00Z"/>
          <w:rPrChange w:id="5956" w:author="Arthur Parmentier" w:date="2020-06-07T15:27:00Z">
            <w:rPr>
              <w:ins w:id="5957" w:author="Arthur Parmentier" w:date="2020-06-05T15:19:00Z"/>
            </w:rPr>
          </w:rPrChange>
        </w:rPr>
        <w:pPrChange w:id="5958" w:author="Arthur Parmentier" w:date="2020-06-05T15:31:00Z">
          <w:pPr/>
        </w:pPrChange>
      </w:pPr>
      <w:ins w:id="5959" w:author="Arthur Parmentier" w:date="2020-06-05T15:32:00Z">
        <w:r w:rsidRPr="007C437A">
          <w:rPr>
            <w:rPrChange w:id="5960" w:author="Arthur Parmentier" w:date="2020-06-07T15:27:00Z">
              <w:rPr>
                <w:b/>
              </w:rPr>
            </w:rPrChange>
          </w:rPr>
          <w:t>Prepositions a</w:t>
        </w:r>
      </w:ins>
      <w:ins w:id="5961" w:author="Arthur Parmentier" w:date="2020-06-05T15:40:00Z">
        <w:r w:rsidR="00D966BC" w:rsidRPr="007C437A">
          <w:rPr>
            <w:rPrChange w:id="5962" w:author="Arthur Parmentier" w:date="2020-06-07T15:27:00Z">
              <w:rPr>
                <w:b/>
              </w:rPr>
            </w:rPrChange>
          </w:rPr>
          <w:t xml:space="preserve">s </w:t>
        </w:r>
      </w:ins>
      <w:ins w:id="5963" w:author="Arthur Parmentier" w:date="2020-06-05T19:22:00Z">
        <w:r w:rsidR="000E299B" w:rsidRPr="007C437A">
          <w:rPr>
            <w:rPrChange w:id="5964" w:author="Arthur Parmentier" w:date="2020-06-07T15:27:00Z">
              <w:rPr>
                <w:b/>
              </w:rPr>
            </w:rPrChange>
          </w:rPr>
          <w:t>syntactic</w:t>
        </w:r>
      </w:ins>
      <w:ins w:id="5965" w:author="Arthur Parmentier" w:date="2020-06-05T15:32:00Z">
        <w:r w:rsidRPr="007C437A">
          <w:rPr>
            <w:rPrChange w:id="5966" w:author="Arthur Parmentier" w:date="2020-06-07T15:27:00Z">
              <w:rPr>
                <w:b/>
              </w:rPr>
            </w:rPrChange>
          </w:rPr>
          <w:t xml:space="preserve"> operators</w:t>
        </w:r>
      </w:ins>
    </w:p>
    <w:p w:rsidR="002D025D" w:rsidRPr="007C437A" w:rsidRDefault="00AC069B" w:rsidP="00747B7B">
      <w:pPr>
        <w:rPr>
          <w:ins w:id="5967" w:author="Arthur Parmentier" w:date="2020-06-05T15:26:00Z"/>
        </w:rPr>
      </w:pPr>
      <w:ins w:id="5968" w:author="Arthur Parmentier" w:date="2020-06-05T15:19:00Z">
        <w:r w:rsidRPr="007C437A">
          <w:t xml:space="preserve">There are examples that </w:t>
        </w:r>
      </w:ins>
      <w:ins w:id="5969" w:author="Arthur Parmentier" w:date="2020-06-05T15:41:00Z">
        <w:r w:rsidR="00D966BC" w:rsidRPr="007C437A">
          <w:t>show</w:t>
        </w:r>
      </w:ins>
      <w:ins w:id="5970" w:author="Arthur Parmentier" w:date="2020-06-05T15:20:00Z">
        <w:r w:rsidRPr="007C437A">
          <w:t xml:space="preserve"> the </w:t>
        </w:r>
      </w:ins>
      <w:ins w:id="5971" w:author="Arthur Parmentier" w:date="2020-06-05T15:31:00Z">
        <w:r w:rsidR="002D025D" w:rsidRPr="007C437A">
          <w:t xml:space="preserve">influence of </w:t>
        </w:r>
      </w:ins>
      <w:ins w:id="5972" w:author="Arthur Parmentier" w:date="2020-06-05T15:20:00Z">
        <w:r w:rsidRPr="007C437A">
          <w:t>context in SP grammar. Think of recursive requests such as</w:t>
        </w:r>
      </w:ins>
      <w:ins w:id="5973" w:author="Arthur Parmentier" w:date="2020-06-05T15:33:00Z">
        <w:r w:rsidR="004B5F28" w:rsidRPr="007C437A">
          <w:t xml:space="preserve">: </w:t>
        </w:r>
      </w:ins>
      <w:ins w:id="5974" w:author="Arthur Parmentier" w:date="2020-06-05T15:20:00Z">
        <w:r w:rsidRPr="007C437A">
          <w:t xml:space="preserve">“Whole group, </w:t>
        </w:r>
      </w:ins>
      <w:ins w:id="5975" w:author="Arthur Parmentier" w:date="2020-06-05T15:21:00Z">
        <w:r w:rsidRPr="007C437A">
          <w:t>pointillism</w:t>
        </w:r>
      </w:ins>
      <w:ins w:id="5976" w:author="Arthur Parmentier" w:date="2020-06-05T15:22:00Z">
        <w:r w:rsidRPr="007C437A">
          <w:t xml:space="preserve"> with head</w:t>
        </w:r>
      </w:ins>
      <w:ins w:id="5977" w:author="Arthur Parmentier" w:date="2020-06-05T15:23:00Z">
        <w:r w:rsidRPr="007C437A">
          <w:t xml:space="preserve"> </w:t>
        </w:r>
      </w:ins>
      <w:ins w:id="5978" w:author="Arthur Parmentier" w:date="2020-06-05T15:22:00Z">
        <w:r w:rsidRPr="007C437A">
          <w:t>add hands low</w:t>
        </w:r>
      </w:ins>
      <w:ins w:id="5979" w:author="Arthur Parmentier" w:date="2020-06-05T15:23:00Z">
        <w:r w:rsidRPr="007C437A">
          <w:t xml:space="preserve"> volume, play”</w:t>
        </w:r>
      </w:ins>
      <w:ins w:id="5980" w:author="Arthur Parmentier" w:date="2020-06-05T15:33:00Z">
        <w:r w:rsidR="004B5F28" w:rsidRPr="007C437A">
          <w:t>.</w:t>
        </w:r>
        <w:r w:rsidR="004B5F28" w:rsidRPr="007C437A">
          <w:br/>
        </w:r>
      </w:ins>
      <w:ins w:id="5981" w:author="Arthur Parmentier" w:date="2020-06-05T15:25:00Z">
        <w:r w:rsidR="002D025D" w:rsidRPr="007C437A">
          <w:t>One could interpret the “low volume</w:t>
        </w:r>
      </w:ins>
      <w:ins w:id="5982" w:author="Arthur Parmentier" w:date="2020-06-05T15:26:00Z">
        <w:r w:rsidR="002D025D" w:rsidRPr="007C437A">
          <w:t>” in two ways:</w:t>
        </w:r>
      </w:ins>
    </w:p>
    <w:p w:rsidR="002D025D" w:rsidRPr="007C437A" w:rsidRDefault="002D025D" w:rsidP="00747B7B">
      <w:pPr>
        <w:rPr>
          <w:ins w:id="5983" w:author="Arthur Parmentier" w:date="2020-06-05T15:26:00Z"/>
        </w:rPr>
      </w:pPr>
      <w:ins w:id="5984" w:author="Arthur Parmentier" w:date="2020-06-05T15:26:00Z">
        <w:r w:rsidRPr="007C437A">
          <w:t>1° referring to the pointillism in general</w:t>
        </w:r>
        <w:r w:rsidRPr="007C437A">
          <w:br/>
          <w:t>2° referring t</w:t>
        </w:r>
      </w:ins>
      <w:ins w:id="5985" w:author="Arthur Parmentier" w:date="2020-06-05T15:34:00Z">
        <w:r w:rsidR="004B5F28" w:rsidRPr="007C437A">
          <w:t>o the</w:t>
        </w:r>
      </w:ins>
      <w:ins w:id="5986" w:author="Arthur Parmentier" w:date="2020-06-05T15:26:00Z">
        <w:r w:rsidRPr="007C437A">
          <w:t xml:space="preserve"> movements </w:t>
        </w:r>
      </w:ins>
      <w:ins w:id="5987" w:author="Arthur Parmentier" w:date="2020-06-05T15:34:00Z">
        <w:r w:rsidR="0018560A" w:rsidRPr="007C437A">
          <w:t xml:space="preserve">of the hands </w:t>
        </w:r>
      </w:ins>
      <w:ins w:id="5988" w:author="Arthur Parmentier" w:date="2020-06-05T15:26:00Z">
        <w:r w:rsidRPr="007C437A">
          <w:t>only</w:t>
        </w:r>
      </w:ins>
    </w:p>
    <w:p w:rsidR="002D025D" w:rsidRPr="007C437A" w:rsidRDefault="002D025D" w:rsidP="00747B7B">
      <w:pPr>
        <w:rPr>
          <w:ins w:id="5989" w:author="Arthur Parmentier" w:date="2020-06-05T15:28:00Z"/>
        </w:rPr>
      </w:pPr>
      <w:ins w:id="5990" w:author="Arthur Parmentier" w:date="2020-06-05T15:26:00Z">
        <w:r w:rsidRPr="007C437A">
          <w:t xml:space="preserve">I would personally </w:t>
        </w:r>
      </w:ins>
      <w:ins w:id="5991" w:author="Arthur Parmentier" w:date="2020-06-05T15:27:00Z">
        <w:r w:rsidRPr="007C437A">
          <w:t xml:space="preserve">interpret the request the first way. </w:t>
        </w:r>
      </w:ins>
      <w:ins w:id="5992" w:author="Arthur Parmentier" w:date="2020-06-05T15:28:00Z">
        <w:r w:rsidRPr="007C437A">
          <w:t>However,</w:t>
        </w:r>
      </w:ins>
      <w:ins w:id="5993" w:author="Arthur Parmentier" w:date="2020-06-05T15:27:00Z">
        <w:r w:rsidRPr="007C437A">
          <w:t xml:space="preserve"> in the following request:</w:t>
        </w:r>
      </w:ins>
      <w:ins w:id="5994" w:author="Arthur Parmentier" w:date="2020-06-05T15:34:00Z">
        <w:r w:rsidR="004B5F28" w:rsidRPr="007C437A">
          <w:t xml:space="preserve"> </w:t>
        </w:r>
      </w:ins>
      <w:ins w:id="5995" w:author="Arthur Parmentier" w:date="2020-06-05T15:27:00Z">
        <w:r w:rsidRPr="007C437A">
          <w:t>“Whole group, pointillism with head</w:t>
        </w:r>
      </w:ins>
      <w:ins w:id="5996" w:author="Arthur Parmentier" w:date="2020-06-05T15:28:00Z">
        <w:r w:rsidRPr="007C437A">
          <w:t xml:space="preserve"> high volume</w:t>
        </w:r>
      </w:ins>
      <w:ins w:id="5997" w:author="Arthur Parmentier" w:date="2020-06-05T15:27:00Z">
        <w:r w:rsidRPr="007C437A">
          <w:t xml:space="preserve"> add hands low volume, play”</w:t>
        </w:r>
      </w:ins>
      <w:ins w:id="5998" w:author="Arthur Parmentier" w:date="2020-06-05T15:34:00Z">
        <w:r w:rsidR="004B5F28" w:rsidRPr="007C437A">
          <w:t xml:space="preserve">, </w:t>
        </w:r>
      </w:ins>
      <w:ins w:id="5999" w:author="Arthur Parmentier" w:date="2020-06-05T15:28:00Z">
        <w:r w:rsidRPr="007C437A">
          <w:t>I would interpret it the second way, i.e. that the low volume refers to the hands only.</w:t>
        </w:r>
      </w:ins>
    </w:p>
    <w:p w:rsidR="009C1A6D" w:rsidRPr="007C437A" w:rsidRDefault="007D69D8" w:rsidP="00747B7B">
      <w:pPr>
        <w:rPr>
          <w:ins w:id="6000" w:author="Arthur Parmentier" w:date="2020-06-05T16:15:00Z"/>
        </w:rPr>
      </w:pPr>
      <w:ins w:id="6001" w:author="Arthur Parmentier" w:date="2020-06-05T15:34:00Z">
        <w:r w:rsidRPr="007C437A">
          <w:t>In general, my observation is th</w:t>
        </w:r>
      </w:ins>
      <w:ins w:id="6002" w:author="Arthur Parmentier" w:date="2020-06-05T16:02:00Z">
        <w:r w:rsidR="0010023A" w:rsidRPr="007C437A">
          <w:t xml:space="preserve">at there is a class of SP signs that I would call “prepositions”: </w:t>
        </w:r>
      </w:ins>
      <w:ins w:id="6003" w:author="Arthur Parmentier" w:date="2020-06-05T15:34:00Z">
        <w:r w:rsidRPr="007C437A">
          <w:t xml:space="preserve">with, without, add, group, </w:t>
        </w:r>
      </w:ins>
      <w:ins w:id="6004" w:author="Arthur Parmentier" w:date="2020-06-05T15:35:00Z">
        <w:r w:rsidRPr="007C437A">
          <w:t>remove</w:t>
        </w:r>
      </w:ins>
      <w:ins w:id="6005" w:author="Arthur Parmentier" w:date="2020-06-05T16:15:00Z">
        <w:r w:rsidR="00A97496" w:rsidRPr="007C437A">
          <w:t>, go on to, go back to, morph</w:t>
        </w:r>
      </w:ins>
      <w:ins w:id="6006" w:author="Arthur Parmentier" w:date="2020-06-05T15:35:00Z">
        <w:r w:rsidRPr="007C437A">
          <w:t>…</w:t>
        </w:r>
      </w:ins>
      <w:ins w:id="6007" w:author="Arthur Parmentier" w:date="2020-06-05T16:02:00Z">
        <w:r w:rsidR="0010023A" w:rsidRPr="007C437A">
          <w:t xml:space="preserve"> that</w:t>
        </w:r>
      </w:ins>
      <w:ins w:id="6008" w:author="Arthur Parmentier" w:date="2020-06-05T15:35:00Z">
        <w:r w:rsidRPr="007C437A">
          <w:t xml:space="preserve"> </w:t>
        </w:r>
      </w:ins>
      <w:ins w:id="6009" w:author="Arthur Parmentier" w:date="2020-06-05T15:45:00Z">
        <w:r w:rsidR="00D966BC" w:rsidRPr="007C437A">
          <w:t>a</w:t>
        </w:r>
        <w:r w:rsidR="00F4578C" w:rsidRPr="007C437A">
          <w:t>ct as operators</w:t>
        </w:r>
      </w:ins>
      <w:ins w:id="6010" w:author="Arthur Parmentier" w:date="2020-06-05T15:46:00Z">
        <w:r w:rsidR="00F4578C" w:rsidRPr="007C437A">
          <w:rPr>
            <w:rStyle w:val="Appelnotedebasdep"/>
          </w:rPr>
          <w:footnoteReference w:id="69"/>
        </w:r>
        <w:r w:rsidR="00F4578C" w:rsidRPr="007C437A">
          <w:t xml:space="preserve"> that changes the </w:t>
        </w:r>
        <w:r w:rsidR="00F4578C" w:rsidRPr="007C437A">
          <w:lastRenderedPageBreak/>
          <w:t>syntax of elements around them.</w:t>
        </w:r>
      </w:ins>
      <w:ins w:id="6015" w:author="Arthur Parmentier" w:date="2020-06-05T16:03:00Z">
        <w:r w:rsidR="007E64ED" w:rsidRPr="007C437A">
          <w:t xml:space="preserve"> In the second SP workbook</w:t>
        </w:r>
      </w:ins>
      <w:ins w:id="6016" w:author="Arthur Parmentier" w:date="2020-06-05T16:05:00Z">
        <w:r w:rsidR="00B25170" w:rsidRPr="007C437A">
          <w:t xml:space="preserve"> by Walter Thompson</w:t>
        </w:r>
      </w:ins>
      <w:ins w:id="6017" w:author="Arthur Parmentier" w:date="2020-06-05T16:12:00Z">
        <w:r w:rsidR="00B25170" w:rsidRPr="007C437A">
          <w:t>,</w:t>
        </w:r>
      </w:ins>
      <w:ins w:id="6018" w:author="Arthur Parmentier" w:date="2020-06-05T16:05:00Z">
        <w:r w:rsidR="00B25170" w:rsidRPr="007C437A">
          <w:t xml:space="preserve"> the</w:t>
        </w:r>
      </w:ins>
      <w:ins w:id="6019" w:author="Arthur Parmentier" w:date="2020-06-05T16:12:00Z">
        <w:r w:rsidR="00B25170" w:rsidRPr="007C437A">
          <w:t>s</w:t>
        </w:r>
      </w:ins>
      <w:ins w:id="6020" w:author="Arthur Parmentier" w:date="2020-06-05T16:05:00Z">
        <w:r w:rsidR="00B25170" w:rsidRPr="007C437A">
          <w:t>e</w:t>
        </w:r>
      </w:ins>
      <w:ins w:id="6021" w:author="Arthur Parmentier" w:date="2020-06-05T16:03:00Z">
        <w:r w:rsidR="007E64ED" w:rsidRPr="007C437A">
          <w:t xml:space="preserve"> signs ar</w:t>
        </w:r>
      </w:ins>
      <w:ins w:id="6022" w:author="Arthur Parmentier" w:date="2020-06-05T16:05:00Z">
        <w:r w:rsidR="00B25170" w:rsidRPr="007C437A">
          <w:t>e described as belonging to</w:t>
        </w:r>
      </w:ins>
      <w:ins w:id="6023" w:author="Arthur Parmentier" w:date="2020-06-05T16:03:00Z">
        <w:r w:rsidR="007E64ED" w:rsidRPr="007C437A">
          <w:t xml:space="preserve"> the syntax categories “what”</w:t>
        </w:r>
      </w:ins>
      <w:ins w:id="6024" w:author="Arthur Parmentier" w:date="2020-06-05T16:07:00Z">
        <w:r w:rsidR="00B25170" w:rsidRPr="007C437A">
          <w:t xml:space="preserve"> or “who”</w:t>
        </w:r>
      </w:ins>
      <w:ins w:id="6025" w:author="Arthur Parmentier" w:date="2020-06-05T16:08:00Z">
        <w:r w:rsidR="00B25170" w:rsidRPr="007C437A">
          <w:t xml:space="preserve"> and part of the </w:t>
        </w:r>
      </w:ins>
      <w:ins w:id="6026" w:author="Arthur Parmentier" w:date="2020-06-05T16:09:00Z">
        <w:r w:rsidR="00B25170" w:rsidRPr="007C437A">
          <w:t xml:space="preserve">“function signal” class. </w:t>
        </w:r>
      </w:ins>
    </w:p>
    <w:p w:rsidR="009C1A6D" w:rsidRPr="007C437A" w:rsidRDefault="009C1A6D" w:rsidP="00747B7B">
      <w:pPr>
        <w:rPr>
          <w:ins w:id="6027" w:author="Arthur Parmentier" w:date="2020-06-05T16:16:00Z"/>
        </w:rPr>
      </w:pPr>
      <w:ins w:id="6028" w:author="Arthur Parmentier" w:date="2020-06-05T16:16:00Z">
        <w:r w:rsidRPr="007C437A">
          <w:rPr>
            <w:noProof/>
            <w:rPrChange w:id="6029"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030"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031"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032"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033" w:author="Arthur Parmentier" w:date="2020-06-05T16:16:00Z"/>
        </w:rPr>
      </w:pPr>
      <w:ins w:id="6034" w:author="Arthur Parmentier" w:date="2020-06-05T16:20:00Z">
        <w:r w:rsidRPr="007C437A">
          <w:t>DECORRELATION what – content how -modifier…??</w:t>
        </w:r>
      </w:ins>
    </w:p>
    <w:p w:rsidR="002D025D" w:rsidRPr="007C437A" w:rsidRDefault="00B25170" w:rsidP="00747B7B">
      <w:pPr>
        <w:rPr>
          <w:ins w:id="6035" w:author="Arthur Parmentier" w:date="2020-06-05T00:15:00Z"/>
        </w:rPr>
      </w:pPr>
      <w:ins w:id="6036" w:author="Arthur Parmentier" w:date="2020-06-05T16:09:00Z">
        <w:r w:rsidRPr="007C437A">
          <w:t>From my model of SP as a re</w:t>
        </w:r>
      </w:ins>
      <w:ins w:id="6037" w:author="Arthur Parmentier" w:date="2020-06-05T16:10:00Z">
        <w:r w:rsidRPr="007C437A">
          <w:t xml:space="preserve">gular language and the previous observations, it is clear that at the syntax level, these signs are very different from other </w:t>
        </w:r>
      </w:ins>
      <w:ins w:id="6038" w:author="Arthur Parmentier" w:date="2020-06-05T16:11:00Z">
        <w:r w:rsidRPr="007C437A">
          <w:t>contents</w:t>
        </w:r>
      </w:ins>
      <w:ins w:id="6039" w:author="Arthur Parmentier" w:date="2020-06-05T16:10:00Z">
        <w:r w:rsidRPr="007C437A">
          <w:t xml:space="preserve"> or </w:t>
        </w:r>
      </w:ins>
      <w:ins w:id="6040" w:author="Arthur Parmentier" w:date="2020-06-05T16:11:00Z">
        <w:r w:rsidRPr="007C437A">
          <w:t>modifie</w:t>
        </w:r>
      </w:ins>
      <w:ins w:id="6041" w:author="Arthur Parmentier" w:date="2020-06-05T16:12:00Z">
        <w:r w:rsidRPr="007C437A">
          <w:t xml:space="preserve">rs </w:t>
        </w:r>
      </w:ins>
      <w:ins w:id="6042" w:author="Arthur Parmentier" w:date="2020-06-05T16:10:00Z">
        <w:r w:rsidRPr="007C437A">
          <w:t>signs.</w:t>
        </w:r>
      </w:ins>
    </w:p>
    <w:p w:rsidR="00747B7B" w:rsidRPr="007C437A" w:rsidRDefault="007D1E32" w:rsidP="00747B7B">
      <w:pPr>
        <w:rPr>
          <w:ins w:id="6043" w:author="Arthur Parmentier" w:date="2020-06-05T00:13:00Z"/>
        </w:rPr>
      </w:pPr>
      <w:ins w:id="6044" w:author="Arthur Parmentier" w:date="2020-06-05T00:08:00Z">
        <w:r w:rsidRPr="007C437A">
          <w:t xml:space="preserve">It is a very important limitation of the modeling of SP as a regular language, that I have not solved in my tool yet. Several options </w:t>
        </w:r>
      </w:ins>
      <w:ins w:id="6045" w:author="Arthur Parmentier" w:date="2020-06-05T00:09:00Z">
        <w:r w:rsidRPr="007C437A">
          <w:t>for</w:t>
        </w:r>
      </w:ins>
      <w:ins w:id="6046" w:author="Arthur Parmentier" w:date="2020-06-05T00:10:00Z">
        <w:r w:rsidR="00974865" w:rsidRPr="007C437A">
          <w:t xml:space="preserve"> solving this problem</w:t>
        </w:r>
      </w:ins>
      <w:ins w:id="6047" w:author="Arthur Parmentier" w:date="2020-06-05T00:11:00Z">
        <w:r w:rsidR="00974865" w:rsidRPr="007C437A">
          <w:t xml:space="preserve"> in</w:t>
        </w:r>
      </w:ins>
      <w:ins w:id="6048" w:author="Arthur Parmentier" w:date="2020-06-05T00:09:00Z">
        <w:r w:rsidRPr="007C437A">
          <w:t xml:space="preserve"> </w:t>
        </w:r>
      </w:ins>
      <w:ins w:id="6049" w:author="Arthur Parmentier" w:date="2020-06-05T00:10:00Z">
        <w:r w:rsidRPr="007C437A">
          <w:t xml:space="preserve">a </w:t>
        </w:r>
      </w:ins>
      <w:ins w:id="6050" w:author="Arthur Parmentier" w:date="2020-06-05T00:09:00Z">
        <w:r w:rsidRPr="007C437A">
          <w:t>future implementation are discussed in a further section.</w:t>
        </w:r>
      </w:ins>
    </w:p>
    <w:p w:rsidR="009854FD" w:rsidRPr="007C437A" w:rsidRDefault="00376090">
      <w:pPr>
        <w:rPr>
          <w:ins w:id="6051" w:author="Arthur Parmentier" w:date="2020-06-04T16:33:00Z"/>
        </w:rPr>
        <w:pPrChange w:id="6052" w:author="Arthur Parmentier" w:date="2020-06-05T00:06:00Z">
          <w:pPr>
            <w:pStyle w:val="Paragraphedeliste"/>
            <w:numPr>
              <w:numId w:val="38"/>
            </w:numPr>
            <w:ind w:hanging="360"/>
          </w:pPr>
        </w:pPrChange>
      </w:pPr>
      <w:ins w:id="6053" w:author="Arthur Parmentier" w:date="2020-06-05T00:13:00Z">
        <w:r w:rsidRPr="007C437A">
          <w:t>In all cases that I have identified, it is the logical element that are able to change the category of a sign and therefore</w:t>
        </w:r>
      </w:ins>
      <w:ins w:id="6054" w:author="Arthur Parmentier" w:date="2020-06-05T00:14:00Z">
        <w:r w:rsidRPr="007C437A">
          <w:t xml:space="preserve"> “break” the FSM representation validity</w:t>
        </w:r>
      </w:ins>
      <w:ins w:id="6055" w:author="Arthur Parmentier" w:date="2020-06-05T00:16:00Z">
        <w:r w:rsidRPr="007C437A">
          <w:t xml:space="preserve">. I hope that my work and these observations will </w:t>
        </w:r>
      </w:ins>
      <w:ins w:id="6056" w:author="Arthur Parmentier" w:date="2020-06-05T00:17:00Z">
        <w:r w:rsidRPr="007C437A">
          <w:t>serve as a bas</w:t>
        </w:r>
      </w:ins>
      <w:ins w:id="6057" w:author="Arthur Parmentier" w:date="2020-06-05T00:18:00Z">
        <w:r w:rsidRPr="007C437A">
          <w:t>e</w:t>
        </w:r>
      </w:ins>
      <w:ins w:id="6058" w:author="Arthur Parmentier" w:date="2020-06-05T00:17:00Z">
        <w:r w:rsidRPr="007C437A">
          <w:t xml:space="preserve"> for </w:t>
        </w:r>
      </w:ins>
      <w:ins w:id="6059" w:author="Arthur Parmentier" w:date="2020-06-05T00:18:00Z">
        <w:r w:rsidRPr="007C437A">
          <w:t>deeper</w:t>
        </w:r>
      </w:ins>
      <w:ins w:id="6060" w:author="Arthur Parmentier" w:date="2020-06-05T00:17:00Z">
        <w:r w:rsidRPr="007C437A">
          <w:t xml:space="preserve"> stud</w:t>
        </w:r>
      </w:ins>
      <w:ins w:id="6061" w:author="Arthur Parmentier" w:date="2020-06-05T00:18:00Z">
        <w:r w:rsidRPr="007C437A">
          <w:t>ies</w:t>
        </w:r>
      </w:ins>
      <w:ins w:id="6062" w:author="Arthur Parmentier" w:date="2020-06-05T00:17:00Z">
        <w:r w:rsidRPr="007C437A">
          <w:t xml:space="preserve"> and</w:t>
        </w:r>
      </w:ins>
      <w:ins w:id="6063" w:author="Arthur Parmentier" w:date="2020-06-05T00:18:00Z">
        <w:r w:rsidRPr="007C437A">
          <w:t xml:space="preserve"> linguistic</w:t>
        </w:r>
      </w:ins>
      <w:ins w:id="6064" w:author="Arthur Parmentier" w:date="2020-06-05T00:17:00Z">
        <w:r w:rsidRPr="007C437A">
          <w:t xml:space="preserve"> modeling of SP grammar in its “regular” and “contextual” components</w:t>
        </w:r>
      </w:ins>
      <w:ins w:id="6065"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066" w:author="Arthur Parmentier" w:date="2020-06-05T00:01:00Z"/>
          <w:rPrChange w:id="6067" w:author="Arthur Parmentier" w:date="2020-06-07T15:27:00Z">
            <w:rPr>
              <w:del w:id="6068" w:author="Arthur Parmentier" w:date="2020-06-05T00:01:00Z"/>
            </w:rPr>
          </w:rPrChange>
        </w:rPr>
        <w:pPrChange w:id="6069" w:author="Arthur Parmentier" w:date="2020-06-04T16:59:00Z">
          <w:pPr>
            <w:pStyle w:val="Titre2"/>
          </w:pPr>
        </w:pPrChange>
      </w:pPr>
      <w:bookmarkStart w:id="6070" w:name="_Toc42259029"/>
      <w:bookmarkStart w:id="6071" w:name="_Toc42259106"/>
      <w:bookmarkStart w:id="6072" w:name="_Toc42449785"/>
      <w:bookmarkStart w:id="6073" w:name="_Toc42449867"/>
      <w:bookmarkEnd w:id="6070"/>
      <w:bookmarkEnd w:id="6071"/>
      <w:bookmarkEnd w:id="6072"/>
      <w:bookmarkEnd w:id="6073"/>
    </w:p>
    <w:p w:rsidR="00F25194" w:rsidRPr="007C437A" w:rsidRDefault="00F25194">
      <w:pPr>
        <w:pStyle w:val="Titre3"/>
        <w:rPr>
          <w:ins w:id="6074" w:author="Arthur Parmentier" w:date="2020-06-05T00:33:00Z"/>
        </w:rPr>
      </w:pPr>
      <w:bookmarkStart w:id="6075" w:name="_Toc42449868"/>
      <w:r w:rsidRPr="007C437A">
        <w:t>Part 5: Orchestra simulation</w:t>
      </w:r>
      <w:bookmarkEnd w:id="6075"/>
    </w:p>
    <w:p w:rsidR="002453FD" w:rsidRPr="007C437A" w:rsidRDefault="002453FD" w:rsidP="002453FD">
      <w:pPr>
        <w:rPr>
          <w:ins w:id="6076" w:author="Arthur Parmentier" w:date="2020-06-05T00:37:00Z"/>
        </w:rPr>
      </w:pPr>
      <w:ins w:id="6077" w:author="Arthur Parmentier" w:date="2020-06-05T00:35:00Z">
        <w:r w:rsidRPr="007C437A">
          <w:t xml:space="preserve">From the OSC commands created by the </w:t>
        </w:r>
      </w:ins>
      <w:ins w:id="6078" w:author="Arthur Parmentier" w:date="2020-06-08T01:39:00Z">
        <w:r w:rsidR="00DE0C52">
          <w:t>automaton</w:t>
        </w:r>
      </w:ins>
      <w:ins w:id="6079" w:author="Arthur Parmentier" w:date="2020-06-05T00:35:00Z">
        <w:r w:rsidRPr="007C437A">
          <w:t xml:space="preserve">, there is an unlimited panel of </w:t>
        </w:r>
      </w:ins>
      <w:ins w:id="6080" w:author="Arthur Parmentier" w:date="2020-06-05T00:36:00Z">
        <w:r w:rsidRPr="007C437A">
          <w:t xml:space="preserve">tools and ways to create an orchestra. </w:t>
        </w:r>
      </w:ins>
    </w:p>
    <w:p w:rsidR="002453FD" w:rsidRPr="007C437A" w:rsidRDefault="00AC4940" w:rsidP="002453FD">
      <w:pPr>
        <w:pStyle w:val="Titre4"/>
        <w:rPr>
          <w:ins w:id="6081" w:author="Arthur Parmentier" w:date="2020-06-05T00:37:00Z"/>
        </w:rPr>
      </w:pPr>
      <w:ins w:id="6082" w:author="Arthur Parmentier" w:date="2020-06-05T12:55:00Z">
        <w:r w:rsidRPr="007C437A">
          <w:t xml:space="preserve">First try with </w:t>
        </w:r>
      </w:ins>
      <w:ins w:id="6083" w:author="Arthur Parmentier" w:date="2020-06-05T00:37:00Z">
        <w:r w:rsidR="002453FD" w:rsidRPr="007C437A">
          <w:t>Ableton Live</w:t>
        </w:r>
      </w:ins>
    </w:p>
    <w:p w:rsidR="002453FD" w:rsidRPr="007C437A" w:rsidRDefault="002453FD" w:rsidP="002453FD">
      <w:pPr>
        <w:rPr>
          <w:ins w:id="6084" w:author="Arthur Parmentier" w:date="2020-06-05T00:43:00Z"/>
        </w:rPr>
      </w:pPr>
      <w:ins w:id="6085" w:author="Arthur Parmentier" w:date="2020-06-05T00:36:00Z">
        <w:r w:rsidRPr="007C437A">
          <w:t xml:space="preserve">I originally started by building a connection with </w:t>
        </w:r>
      </w:ins>
      <w:ins w:id="6086" w:author="Arthur Parmentier" w:date="2020-06-05T00:40:00Z">
        <w:r w:rsidR="00233897" w:rsidRPr="007C437A">
          <w:t xml:space="preserve">the performance software </w:t>
        </w:r>
      </w:ins>
      <w:ins w:id="6087" w:author="Arthur Parmentier" w:date="2020-06-05T00:36:00Z">
        <w:r w:rsidRPr="007C437A">
          <w:t>Ableton Live</w:t>
        </w:r>
      </w:ins>
      <w:ins w:id="6088" w:author="Arthur Parmentier" w:date="2020-06-05T00:40:00Z">
        <w:r w:rsidR="00233897" w:rsidRPr="007C437A">
          <w:t xml:space="preserve"> because of its wide spread use in the community of live performing artists</w:t>
        </w:r>
      </w:ins>
      <w:ins w:id="6089" w:author="Arthur Parmentier" w:date="2020-06-05T00:41:00Z">
        <w:r w:rsidR="00233897" w:rsidRPr="007C437A">
          <w:t xml:space="preserve"> (DJs, live performers) and its useful features for li</w:t>
        </w:r>
      </w:ins>
      <w:ins w:id="6090" w:author="Arthur Parmentier" w:date="2020-06-05T00:42:00Z">
        <w:r w:rsidR="00233897" w:rsidRPr="007C437A">
          <w:t>ve music such as the use of scenes and or the launch of clips synchron</w:t>
        </w:r>
      </w:ins>
      <w:ins w:id="6091" w:author="Arthur Parmentier" w:date="2020-06-05T00:43:00Z">
        <w:r w:rsidR="00233897" w:rsidRPr="007C437A">
          <w:t>ized with a particular metric and tempo.</w:t>
        </w:r>
      </w:ins>
    </w:p>
    <w:p w:rsidR="00E93BAC" w:rsidRPr="007C437A" w:rsidRDefault="00E93BAC" w:rsidP="002453FD">
      <w:pPr>
        <w:rPr>
          <w:ins w:id="6092" w:author="Arthur Parmentier" w:date="2020-06-05T00:56:00Z"/>
        </w:rPr>
      </w:pPr>
      <w:ins w:id="6093" w:author="Arthur Parmentier" w:date="2020-06-05T00:44:00Z">
        <w:r w:rsidRPr="007C437A">
          <w:t>Just like many DAWs, Live can be hard to control externally and only offer a limi</w:t>
        </w:r>
      </w:ins>
      <w:ins w:id="6094" w:author="Arthur Parmentier" w:date="2020-06-05T00:45:00Z">
        <w:r w:rsidRPr="007C437A">
          <w:t>ted API to its internal mechanisms. Controlling Live externally typically requires scripting a se</w:t>
        </w:r>
      </w:ins>
      <w:ins w:id="6095" w:author="Arthur Parmentier" w:date="2020-06-05T00:46:00Z">
        <w:r w:rsidRPr="007C437A">
          <w:t>rver in python that must be installed manually. However, LiveOSC</w:t>
        </w:r>
      </w:ins>
      <w:ins w:id="6096" w:author="Arthur Parmentier" w:date="2020-06-05T00:48:00Z">
        <w:r w:rsidRPr="007C437A">
          <w:rPr>
            <w:rStyle w:val="Appelnotedebasdep"/>
          </w:rPr>
          <w:footnoteReference w:id="70"/>
        </w:r>
      </w:ins>
      <w:ins w:id="6102" w:author="Arthur Parmentier" w:date="2020-06-05T00:46:00Z">
        <w:r w:rsidRPr="007C437A">
          <w:t xml:space="preserve"> has been shared by the community to </w:t>
        </w:r>
      </w:ins>
      <w:ins w:id="6103" w:author="Arthur Parmentier" w:date="2020-06-05T00:47:00Z">
        <w:r w:rsidRPr="007C437A">
          <w:t>help in this process by creating</w:t>
        </w:r>
      </w:ins>
      <w:ins w:id="6104" w:author="Arthur Parmentier" w:date="2020-06-05T00:56:00Z">
        <w:r w:rsidR="00AD4CD1" w:rsidRPr="007C437A">
          <w:t xml:space="preserve"> server that listens to</w:t>
        </w:r>
      </w:ins>
      <w:ins w:id="6105" w:author="Arthur Parmentier" w:date="2020-06-05T00:47:00Z">
        <w:r w:rsidRPr="007C437A">
          <w:t xml:space="preserve"> OSC map</w:t>
        </w:r>
      </w:ins>
      <w:ins w:id="6106" w:author="Arthur Parmentier" w:date="2020-06-05T00:56:00Z">
        <w:r w:rsidR="00AD4CD1" w:rsidRPr="007C437A">
          <w:t xml:space="preserve"> it to</w:t>
        </w:r>
      </w:ins>
      <w:ins w:id="6107" w:author="Arthur Parmentier" w:date="2020-06-05T00:47:00Z">
        <w:r w:rsidRPr="007C437A">
          <w:t xml:space="preserve"> Live parameters</w:t>
        </w:r>
      </w:ins>
      <w:ins w:id="6108" w:author="Arthur Parmentier" w:date="2020-06-05T00:48:00Z">
        <w:r w:rsidRPr="007C437A">
          <w:t>.</w:t>
        </w:r>
      </w:ins>
    </w:p>
    <w:p w:rsidR="00AD4CD1" w:rsidRPr="007C437A" w:rsidRDefault="00AD4CD1" w:rsidP="002453FD">
      <w:pPr>
        <w:rPr>
          <w:ins w:id="6109" w:author="Arthur Parmentier" w:date="2020-06-05T01:07:00Z"/>
        </w:rPr>
      </w:pPr>
      <w:ins w:id="6110" w:author="Arthur Parmentier" w:date="2020-06-05T00:57:00Z">
        <w:r w:rsidRPr="007C437A">
          <w:t xml:space="preserve">In my </w:t>
        </w:r>
      </w:ins>
      <w:ins w:id="6111" w:author="Arthur Parmentier" w:date="2020-06-05T00:58:00Z">
        <w:r w:rsidRPr="007C437A">
          <w:rPr>
            <w:rPrChange w:id="6112" w:author="Arthur Parmentier" w:date="2020-06-07T15:27:00Z">
              <w:rPr/>
            </w:rPrChange>
          </w:rPr>
          <w:fldChar w:fldCharType="begin"/>
        </w:r>
        <w:r w:rsidRPr="007C437A">
          <w:instrText xml:space="preserve"> HYPERLINK "https://www.youtube.com/watch?v=OmPFMT9mgOs" </w:instrText>
        </w:r>
        <w:r w:rsidRPr="007C437A">
          <w:rPr>
            <w:rPrChange w:id="6113" w:author="Arthur Parmentier" w:date="2020-06-07T15:27:00Z">
              <w:rPr/>
            </w:rPrChange>
          </w:rPr>
          <w:fldChar w:fldCharType="separate"/>
        </w:r>
        <w:r w:rsidRPr="007C437A">
          <w:rPr>
            <w:rStyle w:val="Lienhypertexte"/>
          </w:rPr>
          <w:t>third demo video</w:t>
        </w:r>
        <w:r w:rsidRPr="007C437A">
          <w:rPr>
            <w:rPrChange w:id="6114" w:author="Arthur Parmentier" w:date="2020-06-07T15:27:00Z">
              <w:rPr/>
            </w:rPrChange>
          </w:rPr>
          <w:fldChar w:fldCharType="end"/>
        </w:r>
      </w:ins>
      <w:ins w:id="6115" w:author="Arthur Parmentier" w:date="2020-06-05T00:57:00Z">
        <w:r w:rsidRPr="007C437A">
          <w:t>, I showed how I could use custom gestures to launch and stop clips in Live</w:t>
        </w:r>
      </w:ins>
      <w:ins w:id="6116" w:author="Arthur Parmentier" w:date="2020-06-05T00:58:00Z">
        <w:r w:rsidRPr="007C437A">
          <w:t>, just like a simple DJ controller would.</w:t>
        </w:r>
      </w:ins>
      <w:ins w:id="6117" w:author="Arthur Parmentier" w:date="2020-06-05T01:00:00Z">
        <w:r w:rsidRPr="007C437A">
          <w:t xml:space="preserve"> It required only a little effort to convert the conventions I use in my </w:t>
        </w:r>
        <w:r w:rsidRPr="007C437A">
          <w:lastRenderedPageBreak/>
          <w:t>OSC</w:t>
        </w:r>
      </w:ins>
      <w:ins w:id="6118" w:author="Arthur Parmentier" w:date="2020-06-05T01:01:00Z">
        <w:r w:rsidRPr="007C437A">
          <w:t xml:space="preserve"> commands to match the LiveOSC format. </w:t>
        </w:r>
      </w:ins>
      <w:ins w:id="6119" w:author="Arthur Parmentier" w:date="2020-06-05T01:03:00Z">
        <w:r w:rsidRPr="007C437A">
          <w:t xml:space="preserve">By synchronizing </w:t>
        </w:r>
      </w:ins>
      <w:ins w:id="6120" w:author="Arthur Parmentier" w:date="2020-06-05T01:01:00Z">
        <w:r w:rsidRPr="007C437A">
          <w:t xml:space="preserve">all the clips </w:t>
        </w:r>
      </w:ins>
      <w:ins w:id="6121" w:author="Arthur Parmentier" w:date="2020-06-05T01:02:00Z">
        <w:r w:rsidRPr="007C437A">
          <w:t>at the same tempo and metric</w:t>
        </w:r>
      </w:ins>
      <w:ins w:id="6122" w:author="Arthur Parmentier" w:date="2020-06-05T01:01:00Z">
        <w:r w:rsidRPr="007C437A">
          <w:t xml:space="preserve">, </w:t>
        </w:r>
      </w:ins>
      <w:ins w:id="6123" w:author="Arthur Parmentier" w:date="2020-06-05T01:03:00Z">
        <w:r w:rsidRPr="007C437A">
          <w:t>Live allowed me to c</w:t>
        </w:r>
      </w:ins>
      <w:ins w:id="6124" w:author="Arthur Parmentier" w:date="2020-06-05T01:04:00Z">
        <w:r w:rsidRPr="007C437A">
          <w:t xml:space="preserve">reate a fun demo with very simple controls that </w:t>
        </w:r>
      </w:ins>
      <w:ins w:id="6125" w:author="Arthur Parmentier" w:date="2020-06-05T01:05:00Z">
        <w:r w:rsidRPr="007C437A">
          <w:t>“sounds good” and can easily be modified and customized by the users.</w:t>
        </w:r>
      </w:ins>
    </w:p>
    <w:p w:rsidR="00E13FD2" w:rsidRPr="007C437A" w:rsidRDefault="00A911BE" w:rsidP="002453FD">
      <w:pPr>
        <w:rPr>
          <w:ins w:id="6126" w:author="Arthur Parmentier" w:date="2020-06-05T12:54:00Z"/>
        </w:rPr>
      </w:pPr>
      <w:ins w:id="6127" w:author="Arthur Parmentier" w:date="2020-06-05T12:38:00Z">
        <w:r w:rsidRPr="007C437A">
          <w:t>However, t</w:t>
        </w:r>
      </w:ins>
      <w:ins w:id="6128" w:author="Arthur Parmentier" w:date="2020-06-05T01:07:00Z">
        <w:r w:rsidR="00E13FD2" w:rsidRPr="007C437A">
          <w:t>he integration of SP commands could not be pushed very far into Live without more complex scripting</w:t>
        </w:r>
      </w:ins>
      <w:ins w:id="6129" w:author="Arthur Parmentier" w:date="2020-06-05T01:08:00Z">
        <w:r w:rsidR="00E13FD2" w:rsidRPr="007C437A">
          <w:t xml:space="preserve"> by extending the LiveOSC API, or perhaps by using additional custom Max for Live scripts.</w:t>
        </w:r>
      </w:ins>
      <w:ins w:id="6130"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131" w:author="Arthur Parmentier" w:date="2020-06-05T12:42:00Z">
        <w:r w:rsidRPr="007C437A">
          <w:t>clips.</w:t>
        </w:r>
      </w:ins>
      <w:ins w:id="6132" w:author="Arthur Parmentier" w:date="2020-06-05T01:11:00Z">
        <w:r w:rsidR="00E13FD2" w:rsidRPr="007C437A">
          <w:br/>
        </w:r>
      </w:ins>
      <w:ins w:id="6133" w:author="Arthur Parmentier" w:date="2020-06-05T01:10:00Z">
        <w:r w:rsidR="00E13FD2" w:rsidRPr="007C437A">
          <w:t xml:space="preserve">This is </w:t>
        </w:r>
      </w:ins>
      <w:ins w:id="6134" w:author="Arthur Parmentier" w:date="2020-06-05T12:42:00Z">
        <w:r w:rsidRPr="007C437A">
          <w:t xml:space="preserve">a very useful and ergonomic design choice for many use case but clearly is a limit to one of the most basic </w:t>
        </w:r>
      </w:ins>
      <w:ins w:id="6135" w:author="Arthur Parmentier" w:date="2020-06-05T12:43:00Z">
        <w:r w:rsidRPr="007C437A">
          <w:t>element of composition in SP</w:t>
        </w:r>
      </w:ins>
      <w:ins w:id="6136" w:author="Arthur Parmentier" w:date="2020-06-05T01:11:00Z">
        <w:r w:rsidR="00E13FD2" w:rsidRPr="007C437A">
          <w:t xml:space="preserve">. Some extended research showed me that </w:t>
        </w:r>
      </w:ins>
      <w:ins w:id="6137" w:author="Arthur Parmentier" w:date="2020-06-05T01:12:00Z">
        <w:r w:rsidR="00E13FD2" w:rsidRPr="007C437A">
          <w:t xml:space="preserve">there would be some workarounds change the tempo of a single clip of scene from within their </w:t>
        </w:r>
      </w:ins>
      <w:ins w:id="6138" w:author="Arthur Parmentier" w:date="2020-06-05T01:13:00Z">
        <w:r w:rsidR="00E13FD2" w:rsidRPr="007C437A">
          <w:t>naming</w:t>
        </w:r>
      </w:ins>
      <w:ins w:id="6139" w:author="Arthur Parmentier" w:date="2020-06-05T01:12:00Z">
        <w:r w:rsidR="00E13FD2" w:rsidRPr="007C437A">
          <w:t>, which would make it a better tool than other DAWs in which multiple tempos are</w:t>
        </w:r>
      </w:ins>
      <w:ins w:id="6140" w:author="Arthur Parmentier" w:date="2020-06-05T01:13:00Z">
        <w:r w:rsidR="00E13FD2" w:rsidRPr="007C437A">
          <w:t xml:space="preserve"> almost never found. But getting into those modifications in real time would </w:t>
        </w:r>
      </w:ins>
      <w:ins w:id="6141" w:author="Arthur Parmentier" w:date="2020-06-05T12:43:00Z">
        <w:r w:rsidRPr="007C437A">
          <w:t xml:space="preserve">require a very deep “hack” into Live that I could not afford </w:t>
        </w:r>
      </w:ins>
      <w:ins w:id="6142" w:author="Arthur Parmentier" w:date="2020-06-05T12:44:00Z">
        <w:r w:rsidRPr="007C437A">
          <w:t>spending time on in the frame of this project; also given that Live is a proprietary software that would maybe not be the most popular c</w:t>
        </w:r>
      </w:ins>
      <w:ins w:id="6143" w:author="Arthur Parmentier" w:date="2020-06-05T12:45:00Z">
        <w:r w:rsidRPr="007C437A">
          <w:t>hoice among the community of performers and Soundpainting that I target with my tool.</w:t>
        </w:r>
      </w:ins>
    </w:p>
    <w:p w:rsidR="00AC4940" w:rsidRPr="007C437A" w:rsidRDefault="00AC4940" w:rsidP="00AC4940">
      <w:pPr>
        <w:pStyle w:val="Titre4"/>
        <w:rPr>
          <w:ins w:id="6144" w:author="Arthur Parmentier" w:date="2020-06-05T12:54:00Z"/>
        </w:rPr>
      </w:pPr>
      <w:ins w:id="6145" w:author="Arthur Parmentier" w:date="2020-06-05T12:58:00Z">
        <w:r w:rsidRPr="007C437A">
          <w:t>The advantages of DAWs over Max</w:t>
        </w:r>
      </w:ins>
    </w:p>
    <w:p w:rsidR="00AC4940" w:rsidRPr="007C437A" w:rsidRDefault="00AC4940" w:rsidP="00AC4940">
      <w:pPr>
        <w:rPr>
          <w:ins w:id="6146" w:author="Arthur Parmentier" w:date="2020-06-05T13:41:00Z"/>
        </w:rPr>
      </w:pPr>
      <w:ins w:id="6147" w:author="Arthur Parmentier" w:date="2020-06-05T12:54:00Z">
        <w:r w:rsidRPr="007C437A">
          <w:t>While searching for altern</w:t>
        </w:r>
      </w:ins>
      <w:ins w:id="6148" w:author="Arthur Parmentier" w:date="2020-06-05T12:55:00Z">
        <w:r w:rsidRPr="007C437A">
          <w:t>atives to Ableton to implemen</w:t>
        </w:r>
      </w:ins>
      <w:ins w:id="6149" w:author="Arthur Parmentier" w:date="2020-06-05T12:57:00Z">
        <w:r w:rsidRPr="007C437A">
          <w:t>t the virtual orchestra</w:t>
        </w:r>
      </w:ins>
      <w:ins w:id="6150" w:author="Arthur Parmentier" w:date="2020-06-05T12:58:00Z">
        <w:r w:rsidRPr="007C437A">
          <w:t xml:space="preserve">, I realized that </w:t>
        </w:r>
      </w:ins>
      <w:ins w:id="6151" w:author="Arthur Parmentier" w:date="2020-06-05T12:59:00Z">
        <w:r w:rsidRPr="007C437A">
          <w:t>most DAWs d</w:t>
        </w:r>
      </w:ins>
      <w:ins w:id="6152" w:author="Arthur Parmentier" w:date="2020-06-05T13:40:00Z">
        <w:r w:rsidR="00B9593F" w:rsidRPr="007C437A">
          <w:t>o not have</w:t>
        </w:r>
      </w:ins>
      <w:ins w:id="6153" w:author="Arthur Parmentier" w:date="2020-06-05T12:59:00Z">
        <w:r w:rsidRPr="007C437A">
          <w:t xml:space="preserve"> the flexibility that would </w:t>
        </w:r>
      </w:ins>
      <w:ins w:id="6154" w:author="Arthur Parmentier" w:date="2020-06-05T13:40:00Z">
        <w:r w:rsidR="00943D75" w:rsidRPr="007C437A">
          <w:t>is</w:t>
        </w:r>
      </w:ins>
      <w:ins w:id="6155" w:author="Arthur Parmentier" w:date="2020-06-05T12:59:00Z">
        <w:r w:rsidRPr="007C437A">
          <w:t xml:space="preserve"> required for composing in real-time with SP gestures</w:t>
        </w:r>
      </w:ins>
      <w:ins w:id="6156" w:author="Arthur Parmentier" w:date="2020-06-05T13:41:00Z">
        <w:r w:rsidR="00943D75" w:rsidRPr="007C437A">
          <w:t>:</w:t>
        </w:r>
      </w:ins>
    </w:p>
    <w:p w:rsidR="00943D75" w:rsidRPr="007C437A" w:rsidRDefault="00943D75" w:rsidP="00943D75">
      <w:pPr>
        <w:pStyle w:val="Paragraphedeliste"/>
        <w:numPr>
          <w:ilvl w:val="0"/>
          <w:numId w:val="41"/>
        </w:numPr>
        <w:rPr>
          <w:ins w:id="6157" w:author="Arthur Parmentier" w:date="2020-06-05T13:41:00Z"/>
        </w:rPr>
      </w:pPr>
      <w:ins w:id="6158" w:author="Arthur Parmentier" w:date="2020-06-05T13:41:00Z">
        <w:r w:rsidRPr="007C437A">
          <w:t>Working at several tempos</w:t>
        </w:r>
      </w:ins>
    </w:p>
    <w:p w:rsidR="00943D75" w:rsidRPr="007C437A" w:rsidRDefault="00943D75" w:rsidP="00943D75">
      <w:pPr>
        <w:pStyle w:val="Paragraphedeliste"/>
        <w:numPr>
          <w:ilvl w:val="0"/>
          <w:numId w:val="41"/>
        </w:numPr>
        <w:rPr>
          <w:ins w:id="6159" w:author="Arthur Parmentier" w:date="2020-06-05T13:42:00Z"/>
        </w:rPr>
      </w:pPr>
      <w:ins w:id="6160" w:author="Arthur Parmentier" w:date="2020-06-05T13:42:00Z">
        <w:r w:rsidRPr="007C437A">
          <w:t>Looping things on the fly</w:t>
        </w:r>
      </w:ins>
    </w:p>
    <w:p w:rsidR="00943D75" w:rsidRPr="007C437A" w:rsidRDefault="00943D75" w:rsidP="00943D75">
      <w:pPr>
        <w:pStyle w:val="Paragraphedeliste"/>
        <w:numPr>
          <w:ilvl w:val="0"/>
          <w:numId w:val="41"/>
        </w:numPr>
        <w:rPr>
          <w:ins w:id="6161" w:author="Arthur Parmentier" w:date="2020-06-05T13:45:00Z"/>
        </w:rPr>
      </w:pPr>
      <w:ins w:id="6162" w:author="Arthur Parmentier" w:date="2020-06-05T13:44:00Z">
        <w:r w:rsidRPr="007C437A">
          <w:t>Working with continuous frequencies (in contrast with quantized pitches in the frequency domain) for glissandos</w:t>
        </w:r>
      </w:ins>
      <w:ins w:id="6163"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164" w:author="Arthur Parmentier" w:date="2020-06-05T13:45:00Z"/>
        </w:rPr>
      </w:pPr>
      <w:ins w:id="6165"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166" w:author="Arthur Parmentier" w:date="2020-06-05T13:45:00Z"/>
        </w:rPr>
      </w:pPr>
      <w:ins w:id="6167" w:author="Arthur Parmentier" w:date="2020-06-05T13:45:00Z">
        <w:r w:rsidRPr="007C437A">
          <w:t>…</w:t>
        </w:r>
      </w:ins>
    </w:p>
    <w:p w:rsidR="00943D75" w:rsidRPr="007C437A" w:rsidRDefault="00943D75" w:rsidP="00943D75">
      <w:pPr>
        <w:rPr>
          <w:ins w:id="6168" w:author="Arthur Parmentier" w:date="2020-06-05T13:47:00Z"/>
        </w:rPr>
      </w:pPr>
      <w:ins w:id="6169" w:author="Arthur Parmentier" w:date="2020-06-05T13:46:00Z">
        <w:r w:rsidRPr="007C437A">
          <w:t>For many of these elements, Max/MSP looks like a better choice than DAWs</w:t>
        </w:r>
      </w:ins>
      <w:ins w:id="6170" w:author="Arthur Parmentier" w:date="2020-06-05T13:47:00Z">
        <w:r w:rsidRPr="007C437A">
          <w:t xml:space="preserve"> because of its packages and objects dedicated to these features.</w:t>
        </w:r>
      </w:ins>
    </w:p>
    <w:p w:rsidR="00943D75" w:rsidRPr="007C437A" w:rsidRDefault="00943D75" w:rsidP="00943D75">
      <w:pPr>
        <w:rPr>
          <w:ins w:id="6171" w:author="Arthur Parmentier" w:date="2020-06-05T13:50:00Z"/>
        </w:rPr>
      </w:pPr>
      <w:ins w:id="6172" w:author="Arthur Parmentier" w:date="2020-06-05T13:47:00Z">
        <w:r w:rsidRPr="007C437A">
          <w:t xml:space="preserve">However, </w:t>
        </w:r>
      </w:ins>
      <w:ins w:id="6173"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174" w:author="Arthur Parmentier" w:date="2020-06-05T01:14:00Z"/>
        </w:rPr>
        <w:pPrChange w:id="6175" w:author="Arthur Parmentier" w:date="2020-06-05T13:51:00Z">
          <w:pPr/>
        </w:pPrChange>
      </w:pPr>
      <w:ins w:id="6176" w:author="Arthur Parmentier" w:date="2020-06-05T13:51:00Z">
        <w:r w:rsidRPr="007C437A">
          <w:t>Midi roll editor</w:t>
        </w:r>
      </w:ins>
    </w:p>
    <w:p w:rsidR="00E13FD2" w:rsidRPr="007C437A" w:rsidRDefault="00E13FD2">
      <w:pPr>
        <w:rPr>
          <w:ins w:id="6177" w:author="Arthur Parmentier" w:date="2020-05-18T17:06:00Z"/>
          <w:rPrChange w:id="6178" w:author="Arthur Parmentier" w:date="2020-06-07T15:27:00Z">
            <w:rPr>
              <w:ins w:id="6179" w:author="Arthur Parmentier" w:date="2020-05-18T17:06:00Z"/>
            </w:rPr>
          </w:rPrChange>
        </w:rPr>
        <w:pPrChange w:id="6180" w:author="Arthur Parmentier" w:date="2020-06-05T00:37:00Z">
          <w:pPr>
            <w:pStyle w:val="Titre2"/>
          </w:pPr>
        </w:pPrChange>
      </w:pPr>
    </w:p>
    <w:p w:rsidR="005522F0" w:rsidRPr="007C437A" w:rsidRDefault="005522F0" w:rsidP="006D5BBB">
      <w:pPr>
        <w:pStyle w:val="Titre2"/>
        <w:rPr>
          <w:ins w:id="6181" w:author="Arthur Parmentier" w:date="2020-05-18T17:06:00Z"/>
        </w:rPr>
        <w:pPrChange w:id="6182" w:author="Arthur Parmentier" w:date="2020-06-07T21:11:00Z">
          <w:pPr>
            <w:pStyle w:val="Titre2"/>
          </w:pPr>
        </w:pPrChange>
      </w:pPr>
      <w:bookmarkStart w:id="6183" w:name="_Toc42449869"/>
      <w:ins w:id="6184" w:author="Arthur Parmentier" w:date="2020-05-18T17:06:00Z">
        <w:r w:rsidRPr="007C437A">
          <w:t>Performance</w:t>
        </w:r>
      </w:ins>
      <w:ins w:id="6185" w:author="Arthur Parmentier" w:date="2020-05-22T20:36:00Z">
        <w:r w:rsidR="001F0E95" w:rsidRPr="007C437A">
          <w:t xml:space="preserve"> aspects</w:t>
        </w:r>
      </w:ins>
      <w:bookmarkEnd w:id="6183"/>
    </w:p>
    <w:p w:rsidR="005522F0" w:rsidRPr="007C437A" w:rsidRDefault="005522F0" w:rsidP="005522F0">
      <w:pPr>
        <w:pStyle w:val="Titre3"/>
        <w:rPr>
          <w:ins w:id="6186" w:author="Arthur Parmentier" w:date="2020-05-18T17:07:00Z"/>
        </w:rPr>
      </w:pPr>
      <w:bookmarkStart w:id="6187" w:name="_Toc42449870"/>
      <w:ins w:id="6188" w:author="Arthur Parmentier" w:date="2020-05-18T17:06:00Z">
        <w:r w:rsidRPr="007C437A">
          <w:t xml:space="preserve">PoseNet and </w:t>
        </w:r>
      </w:ins>
      <w:ins w:id="6189" w:author="Arthur Parmentier" w:date="2020-05-22T12:18:00Z">
        <w:r w:rsidR="00E9747D" w:rsidRPr="007C437A">
          <w:t>Wekinator</w:t>
        </w:r>
      </w:ins>
      <w:ins w:id="6190" w:author="Arthur Parmentier" w:date="2020-05-18T17:06:00Z">
        <w:r w:rsidRPr="007C437A">
          <w:t xml:space="preserve"> settings</w:t>
        </w:r>
      </w:ins>
      <w:bookmarkEnd w:id="6187"/>
    </w:p>
    <w:p w:rsidR="002A1FE9" w:rsidRPr="007C437A" w:rsidRDefault="002A1FE9" w:rsidP="005522F0">
      <w:pPr>
        <w:rPr>
          <w:ins w:id="6191" w:author="Arthur Parmentier" w:date="2020-05-22T20:36:00Z"/>
        </w:rPr>
      </w:pPr>
      <w:ins w:id="6192" w:author="Arthur Parmentier" w:date="2020-05-22T20:36:00Z">
        <w:r w:rsidRPr="007C437A">
          <w:t>As mentioned previously</w:t>
        </w:r>
      </w:ins>
      <w:ins w:id="6193" w:author="Arthur Parmentier" w:date="2020-05-22T23:32:00Z">
        <w:r w:rsidR="00A37563" w:rsidRPr="007C437A">
          <w:t>, PoseNet as different parameters that influence its performances.</w:t>
        </w:r>
      </w:ins>
      <w:ins w:id="6194" w:author="Arthur Parmentier" w:date="2020-05-22T23:33:00Z">
        <w:r w:rsidR="00A37563" w:rsidRPr="007C437A">
          <w:t xml:space="preserve"> It is however not obvious where lies the best compromise between accuracy and the</w:t>
        </w:r>
      </w:ins>
      <w:ins w:id="6195" w:author="Arthur Parmentier" w:date="2020-05-22T23:34:00Z">
        <w:r w:rsidR="00A37563" w:rsidRPr="007C437A">
          <w:t xml:space="preserve"> number of poses processed by seconds (FPS).</w:t>
        </w:r>
      </w:ins>
      <w:ins w:id="6196" w:author="Arthur Parmentier" w:date="2020-05-22T23:40:00Z">
        <w:r w:rsidR="009940BE" w:rsidRPr="007C437A">
          <w:t xml:space="preserve"> Let’s take a look </w:t>
        </w:r>
      </w:ins>
      <w:ins w:id="6197" w:author="Arthur Parmentier" w:date="2020-05-22T23:41:00Z">
        <w:r w:rsidR="009940BE" w:rsidRPr="007C437A">
          <w:t xml:space="preserve">at how Wekinator processes its input to </w:t>
        </w:r>
      </w:ins>
      <w:ins w:id="6198"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199" w:author="Arthur Parmentier" w:date="2020-05-20T19:53:00Z"/>
        </w:rPr>
      </w:pPr>
      <w:ins w:id="6200" w:author="Arthur Parmentier" w:date="2020-05-18T17:07:00Z">
        <w:r w:rsidRPr="007C437A">
          <w:lastRenderedPageBreak/>
          <w:t>We know that</w:t>
        </w:r>
      </w:ins>
      <w:ins w:id="6201" w:author="Arthur Parmentier" w:date="2020-05-22T20:15:00Z">
        <w:r w:rsidR="00FF217B" w:rsidRPr="007C437A">
          <w:t xml:space="preserve"> by default,</w:t>
        </w:r>
      </w:ins>
      <w:ins w:id="6202" w:author="Arthur Parmentier" w:date="2020-05-18T17:07:00Z">
        <w:r w:rsidRPr="007C437A">
          <w:t xml:space="preserve"> </w:t>
        </w:r>
      </w:ins>
      <w:ins w:id="6203" w:author="Arthur Parmentier" w:date="2020-05-22T12:18:00Z">
        <w:r w:rsidR="00E9747D" w:rsidRPr="007C437A">
          <w:t>Wekinator</w:t>
        </w:r>
      </w:ins>
      <w:ins w:id="6204" w:author="Arthur Parmentier" w:date="2020-05-22T20:15:00Z">
        <w:r w:rsidR="00FF217B" w:rsidRPr="007C437A">
          <w:t>’s DTW</w:t>
        </w:r>
      </w:ins>
      <w:ins w:id="6205" w:author="Arthur Parmentier" w:date="2020-05-18T17:07:00Z">
        <w:r w:rsidRPr="007C437A">
          <w:t xml:space="preserve"> is downsampling </w:t>
        </w:r>
      </w:ins>
      <w:ins w:id="6206" w:author="Arthur Parmentier" w:date="2020-05-22T20:15:00Z">
        <w:r w:rsidR="00FF217B" w:rsidRPr="007C437A">
          <w:t>the data rate</w:t>
        </w:r>
      </w:ins>
      <w:ins w:id="6207" w:author="Arthur Parmentier" w:date="2020-05-18T17:07:00Z">
        <w:r w:rsidRPr="007C437A">
          <w:t xml:space="preserve"> to improve the DTW speed, such that the best compromise in performance and accuracy is to keep the number of FPS just below what </w:t>
        </w:r>
      </w:ins>
      <w:ins w:id="6208" w:author="Arthur Parmentier" w:date="2020-05-22T12:18:00Z">
        <w:r w:rsidR="00E9747D" w:rsidRPr="007C437A">
          <w:t>Wekinator</w:t>
        </w:r>
      </w:ins>
      <w:ins w:id="6209" w:author="Arthur Parmentier" w:date="2020-05-18T17:07:00Z">
        <w:r w:rsidRPr="007C437A">
          <w:t xml:space="preserve"> can handle without downsampling for a sequence of 2 seconds</w:t>
        </w:r>
        <w:r w:rsidRPr="007C437A">
          <w:rPr>
            <w:rStyle w:val="Appelnotedebasdep"/>
          </w:rPr>
          <w:footnoteReference w:id="71"/>
        </w:r>
        <w:r w:rsidRPr="007C437A">
          <w:t xml:space="preserve">. With </w:t>
        </w:r>
      </w:ins>
      <w:ins w:id="6215" w:author="Arthur Parmentier" w:date="2020-05-22T12:18:00Z">
        <w:r w:rsidR="00E9747D" w:rsidRPr="007C437A">
          <w:t>Wekinator</w:t>
        </w:r>
      </w:ins>
      <w:ins w:id="6216" w:author="Arthur Parmentier" w:date="2020-05-18T17:07:00Z">
        <w:r w:rsidRPr="007C437A">
          <w:t>’s default settings (max sequence size = 10), the ideal number of FPS is 5</w:t>
        </w:r>
        <w:r w:rsidRPr="007C437A">
          <w:rPr>
            <w:rStyle w:val="Appelnotedebasdep"/>
          </w:rPr>
          <w:footnoteReference w:id="72"/>
        </w:r>
        <w:r w:rsidRPr="007C437A">
          <w:t xml:space="preserve">. On a fast computer, it would be worth to change </w:t>
        </w:r>
      </w:ins>
      <w:ins w:id="6219" w:author="Arthur Parmentier" w:date="2020-05-22T12:18:00Z">
        <w:r w:rsidR="00E9747D" w:rsidRPr="007C437A">
          <w:t>Wekinator</w:t>
        </w:r>
      </w:ins>
      <w:ins w:id="6220" w:author="Arthur Parmentier" w:date="2020-05-18T17:07:00Z">
        <w:r w:rsidRPr="007C437A">
          <w:t>’s default max sequence length to 20-</w:t>
        </w:r>
      </w:ins>
      <w:ins w:id="6221" w:author="Arthur Parmentier" w:date="2020-05-22T23:42:00Z">
        <w:r w:rsidR="009940BE" w:rsidRPr="007C437A">
          <w:t>4</w:t>
        </w:r>
      </w:ins>
      <w:ins w:id="6222" w:author="Arthur Parmentier" w:date="2020-05-18T17:07:00Z">
        <w:r w:rsidRPr="007C437A">
          <w:t>0 and run with around 10-</w:t>
        </w:r>
      </w:ins>
      <w:ins w:id="6223" w:author="Arthur Parmentier" w:date="2020-05-22T23:42:00Z">
        <w:r w:rsidR="009940BE" w:rsidRPr="007C437A">
          <w:t>20</w:t>
        </w:r>
      </w:ins>
      <w:ins w:id="6224"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225" w:author="Arthur Parmentier" w:date="2020-05-22T23:50:00Z"/>
        </w:rPr>
      </w:pPr>
      <w:ins w:id="6226" w:author="Arthur Parmentier" w:date="2020-05-22T23:43:00Z">
        <w:r w:rsidRPr="007C437A">
          <w:t>An</w:t>
        </w:r>
      </w:ins>
      <w:ins w:id="6227" w:author="Arthur Parmentier" w:date="2020-05-22T23:44:00Z">
        <w:r w:rsidRPr="007C437A">
          <w:t xml:space="preserve">other question that would yet still need to be addressed is whether using very different rates for PoseNet among the </w:t>
        </w:r>
      </w:ins>
      <w:ins w:id="6228" w:author="Arthur Parmentier" w:date="2020-05-22T23:45:00Z">
        <w:r w:rsidRPr="007C437A">
          <w:t xml:space="preserve">training </w:t>
        </w:r>
      </w:ins>
      <w:ins w:id="6229" w:author="Arthur Parmentier" w:date="2020-05-22T23:44:00Z">
        <w:r w:rsidRPr="007C437A">
          <w:t>dataset or between the training data</w:t>
        </w:r>
      </w:ins>
      <w:ins w:id="6230" w:author="Arthur Parmentier" w:date="2020-05-22T23:45:00Z">
        <w:r w:rsidRPr="007C437A">
          <w:t>set</w:t>
        </w:r>
      </w:ins>
      <w:ins w:id="6231" w:author="Arthur Parmentier" w:date="2020-05-22T23:44:00Z">
        <w:r w:rsidRPr="007C437A">
          <w:t xml:space="preserve"> and rea</w:t>
        </w:r>
      </w:ins>
      <w:ins w:id="6232" w:author="Arthur Parmentier" w:date="2020-05-22T23:45:00Z">
        <w:r w:rsidRPr="007C437A">
          <w:t>l-time data would badly affect the performances of Wekinator DTW or not. Al</w:t>
        </w:r>
      </w:ins>
      <w:ins w:id="6233" w:author="Arthur Parmentier" w:date="2020-05-22T23:46:00Z">
        <w:r w:rsidRPr="007C437A">
          <w:t>though DTW warps the sequence and should be able to match two sequences with a different data rate, they are still constraints on how</w:t>
        </w:r>
      </w:ins>
      <w:ins w:id="6234" w:author="Arthur Parmentier" w:date="2020-05-22T23:47:00Z">
        <w:r w:rsidRPr="007C437A">
          <w:t xml:space="preserve"> far the algorithm looks forward in time to find a point that may match a s</w:t>
        </w:r>
      </w:ins>
      <w:ins w:id="6235" w:author="Arthur Parmentier" w:date="2020-05-22T23:48:00Z">
        <w:r w:rsidRPr="007C437A">
          <w:t>equence in the training set and possibly on how much the sequence can be warped. These remarks are only speculative at the moment</w:t>
        </w:r>
      </w:ins>
      <w:ins w:id="6236"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237" w:author="Arthur Parmentier" w:date="2020-05-22T23:50:00Z">
        <w:r w:rsidRPr="007C437A">
          <w:t>applications.</w:t>
        </w:r>
      </w:ins>
    </w:p>
    <w:p w:rsidR="00DF2E6B" w:rsidRPr="007C437A" w:rsidRDefault="00DF2E6B" w:rsidP="005522F0">
      <w:pPr>
        <w:rPr>
          <w:ins w:id="6238" w:author="Arthur Parmentier" w:date="2020-05-20T19:53:00Z"/>
        </w:rPr>
      </w:pPr>
      <w:ins w:id="6239" w:author="Arthur Parmentier" w:date="2020-05-22T23:50:00Z">
        <w:r w:rsidRPr="007C437A">
          <w:t xml:space="preserve">It is also to be tested how does the performance of Wekinator changes with the </w:t>
        </w:r>
      </w:ins>
      <w:ins w:id="6240" w:author="Arthur Parmentier" w:date="2020-05-22T23:51:00Z">
        <w:r w:rsidRPr="007C437A">
          <w:t>number</w:t>
        </w:r>
      </w:ins>
      <w:ins w:id="6241" w:author="Arthur Parmentier" w:date="2020-05-22T23:50:00Z">
        <w:r w:rsidRPr="007C437A">
          <w:t xml:space="preserve"> of signs to be recognized. In the scope of this project, no more than </w:t>
        </w:r>
      </w:ins>
      <w:ins w:id="6242" w:author="Arthur Parmentier" w:date="2020-05-22T23:51:00Z">
        <w:r w:rsidRPr="007C437A">
          <w:t xml:space="preserve">dozens of signs were tested but it is possible and likely that its performance (accuracy but </w:t>
        </w:r>
      </w:ins>
      <w:ins w:id="6243" w:author="Arthur Parmentier" w:date="2020-05-22T23:52:00Z">
        <w:r w:rsidRPr="007C437A">
          <w:t>also speed)</w:t>
        </w:r>
      </w:ins>
      <w:ins w:id="6244" w:author="Arthur Parmentier" w:date="2020-05-22T23:51:00Z">
        <w:r w:rsidRPr="007C437A">
          <w:t xml:space="preserve"> drops with the increas</w:t>
        </w:r>
      </w:ins>
      <w:ins w:id="6245" w:author="Arthur Parmentier" w:date="2020-05-22T23:52:00Z">
        <w:r w:rsidRPr="007C437A">
          <w:t xml:space="preserve">e of the number of signs. These points should be investigated for future improvements of the tools, especially for working </w:t>
        </w:r>
      </w:ins>
      <w:ins w:id="6246" w:author="Arthur Parmentier" w:date="2020-05-22T23:53:00Z">
        <w:r w:rsidRPr="007C437A">
          <w:t>with bigger sets of signs.</w:t>
        </w:r>
      </w:ins>
    </w:p>
    <w:p w:rsidR="00F02080" w:rsidRPr="007C437A" w:rsidRDefault="00F02080" w:rsidP="005522F0">
      <w:pPr>
        <w:rPr>
          <w:ins w:id="6247" w:author="Arthur Parmentier" w:date="2020-05-20T19:53:00Z"/>
        </w:rPr>
      </w:pPr>
    </w:p>
    <w:p w:rsidR="00F02080" w:rsidRPr="007C437A" w:rsidRDefault="00F02080" w:rsidP="005522F0">
      <w:pPr>
        <w:rPr>
          <w:ins w:id="6248" w:author="Arthur Parmentier" w:date="2020-05-20T19:53:00Z"/>
        </w:rPr>
      </w:pPr>
    </w:p>
    <w:p w:rsidR="00F02080" w:rsidRPr="007C437A" w:rsidRDefault="00F02080" w:rsidP="005522F0">
      <w:pPr>
        <w:rPr>
          <w:ins w:id="6249" w:author="Arthur Parmentier" w:date="2020-05-20T19:53:00Z"/>
        </w:rPr>
      </w:pPr>
    </w:p>
    <w:p w:rsidR="00F02080" w:rsidRPr="007C437A" w:rsidRDefault="00F02080" w:rsidP="00F02080">
      <w:pPr>
        <w:rPr>
          <w:ins w:id="6250" w:author="Arthur Parmentier" w:date="2020-05-20T19:53:00Z"/>
        </w:rPr>
      </w:pPr>
      <w:ins w:id="6251"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252" w:author="Arthur Parmentier" w:date="2020-05-18T17:07:00Z"/>
          <w:rPrChange w:id="6253" w:author="Arthur Parmentier" w:date="2020-06-07T15:27:00Z">
            <w:rPr>
              <w:ins w:id="6254" w:author="Arthur Parmentier" w:date="2020-05-18T17:07:00Z"/>
            </w:rPr>
          </w:rPrChange>
        </w:rPr>
        <w:pPrChange w:id="6255" w:author="Arthur Parmentier" w:date="2020-05-22T08:25:00Z">
          <w:pPr/>
        </w:pPrChange>
      </w:pPr>
      <w:bookmarkStart w:id="6256" w:name="_Toc42449871"/>
      <w:ins w:id="6257" w:author="Arthur Parmentier" w:date="2020-05-22T08:25:00Z">
        <w:r w:rsidRPr="007C437A">
          <w:rPr>
            <w:rPrChange w:id="6258" w:author="Arthur Parmentier" w:date="2020-06-07T15:27:00Z">
              <w:rPr/>
            </w:rPrChange>
          </w:rPr>
          <w:t>Threading</w:t>
        </w:r>
      </w:ins>
      <w:bookmarkEnd w:id="6256"/>
    </w:p>
    <w:p w:rsidR="005522F0" w:rsidRPr="007C437A" w:rsidRDefault="005522F0">
      <w:pPr>
        <w:rPr>
          <w:rPrChange w:id="6259" w:author="Arthur Parmentier" w:date="2020-06-07T15:27:00Z">
            <w:rPr/>
          </w:rPrChange>
        </w:rPr>
        <w:pPrChange w:id="6260" w:author="Arthur Parmentier" w:date="2020-05-18T17:07:00Z">
          <w:pPr>
            <w:pStyle w:val="Titre2"/>
          </w:pPr>
        </w:pPrChange>
      </w:pPr>
    </w:p>
    <w:p w:rsidR="00F25194" w:rsidRPr="007C437A" w:rsidRDefault="00F25194" w:rsidP="006D5BBB">
      <w:pPr>
        <w:pStyle w:val="Titre2"/>
        <w:pPrChange w:id="6261" w:author="Arthur Parmentier" w:date="2020-06-07T21:11:00Z">
          <w:pPr>
            <w:pStyle w:val="Titre2"/>
          </w:pPr>
        </w:pPrChange>
      </w:pPr>
      <w:del w:id="6262" w:author="Arthur Parmentier" w:date="2020-05-14T15:55:00Z">
        <w:r w:rsidRPr="007C437A" w:rsidDel="008E4BF0">
          <w:lastRenderedPageBreak/>
          <w:delText xml:space="preserve">Part 6: </w:delText>
        </w:r>
      </w:del>
      <w:bookmarkStart w:id="6263" w:name="_Toc42449872"/>
      <w:r w:rsidRPr="007C437A">
        <w:t>Learning</w:t>
      </w:r>
      <w:ins w:id="6264" w:author="Arthur Parmentier" w:date="2020-05-14T15:55:00Z">
        <w:r w:rsidR="008E4BF0" w:rsidRPr="007C437A">
          <w:t xml:space="preserve"> in SP and numerical tool</w:t>
        </w:r>
      </w:ins>
      <w:bookmarkEnd w:id="6263"/>
      <w:del w:id="6265" w:author="Arthur Parmentier" w:date="2020-05-14T15:55:00Z">
        <w:r w:rsidRPr="007C437A" w:rsidDel="008E4BF0">
          <w:delText xml:space="preserve"> mechanism (?)</w:delText>
        </w:r>
      </w:del>
    </w:p>
    <w:p w:rsidR="00604767" w:rsidRPr="007C437A" w:rsidRDefault="00604767" w:rsidP="006D5BBB">
      <w:pPr>
        <w:pStyle w:val="Titre2"/>
        <w:rPr>
          <w:rPrChange w:id="6266" w:author="Arthur Parmentier" w:date="2020-06-07T15:27:00Z">
            <w:rPr/>
          </w:rPrChange>
        </w:rPr>
        <w:pPrChange w:id="6267" w:author="Arthur Parmentier" w:date="2020-06-07T21:11:00Z">
          <w:pPr>
            <w:pStyle w:val="Titre1"/>
          </w:pPr>
        </w:pPrChange>
      </w:pPr>
      <w:bookmarkStart w:id="6268" w:name="_Toc42449873"/>
      <w:r w:rsidRPr="007C437A">
        <w:rPr>
          <w:rPrChange w:id="6269" w:author="Arthur Parmentier" w:date="2020-06-07T15:27:00Z">
            <w:rPr/>
          </w:rPrChange>
        </w:rPr>
        <w:t>Potential &amp; future of the tool</w:t>
      </w:r>
      <w:bookmarkEnd w:id="6268"/>
    </w:p>
    <w:p w:rsidR="00F7581A" w:rsidRPr="007C437A" w:rsidRDefault="007938BA" w:rsidP="00F7581A">
      <w:pPr>
        <w:pStyle w:val="Titre3"/>
        <w:rPr>
          <w:ins w:id="6270" w:author="Arthur Parmentier" w:date="2020-05-21T17:03:00Z"/>
        </w:rPr>
      </w:pPr>
      <w:bookmarkStart w:id="6271" w:name="_Toc42449874"/>
      <w:ins w:id="6272" w:author="Arthur Parmentier" w:date="2020-05-21T17:03:00Z">
        <w:r w:rsidRPr="007C437A">
          <w:t>Emotion recognition</w:t>
        </w:r>
        <w:bookmarkEnd w:id="6271"/>
      </w:ins>
    </w:p>
    <w:p w:rsidR="007938BA" w:rsidRPr="007C437A" w:rsidRDefault="007938BA">
      <w:pPr>
        <w:pStyle w:val="Titre4"/>
        <w:rPr>
          <w:ins w:id="6273" w:author="Arthur Parmentier" w:date="2020-05-21T17:01:00Z"/>
          <w:rPrChange w:id="6274" w:author="Arthur Parmentier" w:date="2020-06-07T15:27:00Z">
            <w:rPr>
              <w:ins w:id="6275" w:author="Arthur Parmentier" w:date="2020-05-21T17:01:00Z"/>
            </w:rPr>
          </w:rPrChange>
        </w:rPr>
        <w:pPrChange w:id="6276" w:author="Arthur Parmentier" w:date="2020-05-21T17:03:00Z">
          <w:pPr>
            <w:pStyle w:val="Titre6"/>
          </w:pPr>
        </w:pPrChange>
      </w:pPr>
      <w:ins w:id="6277" w:author="Arthur Parmentier" w:date="2020-05-21T17:03:00Z">
        <w:r w:rsidRPr="007C437A">
          <w:rPr>
            <w:rPrChange w:id="6278" w:author="Arthur Parmentier" w:date="2020-06-07T15:27:00Z">
              <w:rPr>
                <w:b w:val="0"/>
              </w:rPr>
            </w:rPrChange>
          </w:rPr>
          <w:t xml:space="preserve">From PoseNet to building features for </w:t>
        </w:r>
      </w:ins>
      <w:ins w:id="6279" w:author="Arthur Parmentier" w:date="2020-05-21T17:04:00Z">
        <w:r w:rsidRPr="007C437A">
          <w:rPr>
            <w:rPrChange w:id="6280" w:author="Arthur Parmentier" w:date="2020-06-07T15:27:00Z">
              <w:rPr>
                <w:b w:val="0"/>
              </w:rPr>
            </w:rPrChange>
          </w:rPr>
          <w:t>recognizing emotions</w:t>
        </w:r>
      </w:ins>
      <w:ins w:id="6281" w:author="Arthur Parmentier" w:date="2020-05-21T17:17:00Z">
        <w:r w:rsidR="00E61559" w:rsidRPr="007C437A">
          <w:rPr>
            <w:rPrChange w:id="6282" w:author="Arthur Parmentier" w:date="2020-06-07T15:27:00Z">
              <w:rPr>
                <w:b w:val="0"/>
              </w:rPr>
            </w:rPrChange>
          </w:rPr>
          <w:t xml:space="preserve"> in body gestures</w:t>
        </w:r>
      </w:ins>
    </w:p>
    <w:p w:rsidR="00F7581A" w:rsidRPr="007C437A" w:rsidRDefault="00F7581A" w:rsidP="00F7581A">
      <w:pPr>
        <w:rPr>
          <w:ins w:id="6283" w:author="Arthur Parmentier" w:date="2020-05-21T17:01:00Z"/>
        </w:rPr>
      </w:pPr>
      <w:ins w:id="6284"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73"/>
        </w:r>
        <w:r w:rsidRPr="007C437A">
          <w:t xml:space="preserve"> and its potential use in other SP modes.</w:t>
        </w:r>
      </w:ins>
    </w:p>
    <w:p w:rsidR="00F7581A" w:rsidRPr="007C437A" w:rsidRDefault="00F7581A" w:rsidP="00F7581A">
      <w:pPr>
        <w:rPr>
          <w:ins w:id="6293" w:author="Arthur Parmentier" w:date="2020-05-21T17:01:00Z"/>
        </w:rPr>
      </w:pPr>
      <w:ins w:id="6294"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295" w:author="Arthur Parmentier" w:date="2020-05-21T17:01:00Z"/>
        </w:rPr>
      </w:pPr>
      <w:ins w:id="6296" w:author="Arthur Parmentier" w:date="2020-05-21T17:01:00Z">
        <w:r w:rsidRPr="007C437A">
          <w:t>The EyesWeb project</w:t>
        </w:r>
        <w:r w:rsidRPr="007C437A">
          <w:rPr>
            <w:rStyle w:val="Appelnotedebasdep"/>
          </w:rPr>
          <w:footnoteReference w:id="74"/>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75"/>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306" w:author="Arthur Parmentier" w:date="2020-05-21T17:04:00Z"/>
        </w:rPr>
      </w:pPr>
      <w:ins w:id="6307"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6308" w:author="Arthur Parmentier" w:date="2020-05-21T17:09:00Z"/>
        </w:rPr>
      </w:pPr>
      <w:ins w:id="6309" w:author="Arthur Parmentier" w:date="2020-05-21T17:05:00Z">
        <w:r w:rsidRPr="007C437A">
          <w:lastRenderedPageBreak/>
          <w:t>Face</w:t>
        </w:r>
      </w:ins>
      <w:ins w:id="6310" w:author="Arthur Parmentier" w:date="2020-05-21T17:06:00Z">
        <w:r w:rsidRPr="007C437A">
          <w:t>Mesh</w:t>
        </w:r>
      </w:ins>
      <w:ins w:id="6311" w:author="Arthur Parmentier" w:date="2020-05-21T17:17:00Z">
        <w:r w:rsidR="00150C0E" w:rsidRPr="007C437A">
          <w:t xml:space="preserve"> and face emotions recognition</w:t>
        </w:r>
      </w:ins>
    </w:p>
    <w:p w:rsidR="007938BA" w:rsidRPr="007C437A" w:rsidRDefault="007938BA" w:rsidP="007938BA">
      <w:pPr>
        <w:rPr>
          <w:ins w:id="6312" w:author="Arthur Parmentier" w:date="2020-05-21T17:14:00Z"/>
        </w:rPr>
      </w:pPr>
      <w:ins w:id="6313" w:author="Arthur Parmentier" w:date="2020-05-21T17:09:00Z">
        <w:r w:rsidRPr="007C437A">
          <w:t xml:space="preserve">Tensorflow </w:t>
        </w:r>
      </w:ins>
      <w:ins w:id="6314" w:author="Arthur Parmentier" w:date="2020-05-21T17:10:00Z">
        <w:r w:rsidRPr="007C437A">
          <w:t xml:space="preserve">has just released in </w:t>
        </w:r>
      </w:ins>
      <w:ins w:id="6315" w:author="Arthur Parmentier" w:date="2020-05-21T17:13:00Z">
        <w:r w:rsidRPr="007C437A">
          <w:t>March</w:t>
        </w:r>
      </w:ins>
      <w:ins w:id="6316" w:author="Arthur Parmentier" w:date="2020-05-21T17:10:00Z">
        <w:r w:rsidRPr="007C437A">
          <w:t xml:space="preserve"> 2020 the </w:t>
        </w:r>
      </w:ins>
      <w:ins w:id="6317" w:author="Arthur Parmentier" w:date="2020-05-21T17:14:00Z">
        <w:r w:rsidR="00E61559" w:rsidRPr="007C437A">
          <w:t>F</w:t>
        </w:r>
      </w:ins>
      <w:ins w:id="6318" w:author="Arthur Parmentier" w:date="2020-05-21T17:10:00Z">
        <w:r w:rsidRPr="007C437A">
          <w:t>acemesh package</w:t>
        </w:r>
      </w:ins>
      <w:ins w:id="6319" w:author="Arthur Parmentier" w:date="2020-05-21T17:31:00Z">
        <w:r w:rsidR="005F3B6B" w:rsidRPr="007C437A">
          <w:rPr>
            <w:rStyle w:val="Appelnotedebasdep"/>
          </w:rPr>
          <w:footnoteReference w:id="76"/>
        </w:r>
      </w:ins>
      <w:ins w:id="6321" w:author="Arthur Parmentier" w:date="2020-05-21T17:11:00Z">
        <w:r w:rsidRPr="007C437A">
          <w:t xml:space="preserve"> that infers approximate 3D facial surface geometry from an image or video stream</w:t>
        </w:r>
      </w:ins>
      <w:ins w:id="6322" w:author="Arthur Parmentier" w:date="2020-05-21T17:13:00Z">
        <w:r w:rsidR="00E61559" w:rsidRPr="007C437A">
          <w:t xml:space="preserve"> and that can be ported to Max just as easily as PoseNet or </w:t>
        </w:r>
      </w:ins>
      <w:ins w:id="6323" w:author="Arthur Parmentier" w:date="2020-05-21T17:14:00Z">
        <w:r w:rsidR="00E61559" w:rsidRPr="007C437A">
          <w:t>Handpose models.</w:t>
        </w:r>
      </w:ins>
    </w:p>
    <w:p w:rsidR="00E61559" w:rsidRPr="007C437A" w:rsidRDefault="00E61559" w:rsidP="007938BA">
      <w:pPr>
        <w:rPr>
          <w:ins w:id="6324" w:author="Arthur Parmentier" w:date="2020-05-21T17:22:00Z"/>
        </w:rPr>
      </w:pPr>
      <w:ins w:id="6325" w:author="Arthur Parmentier" w:date="2020-05-21T17:15:00Z">
        <w:r w:rsidRPr="007C437A">
          <w:t>One use of this package for SP could be</w:t>
        </w:r>
      </w:ins>
      <w:ins w:id="6326" w:author="Arthur Parmentier" w:date="2020-05-21T17:22:00Z">
        <w:r w:rsidR="00150C0E" w:rsidRPr="007C437A">
          <w:t xml:space="preserve"> building a lightweight</w:t>
        </w:r>
      </w:ins>
      <w:ins w:id="6327" w:author="Arthur Parmentier" w:date="2020-05-21T17:15:00Z">
        <w:r w:rsidRPr="007C437A">
          <w:t xml:space="preserve"> expression and emotion classifi</w:t>
        </w:r>
      </w:ins>
      <w:ins w:id="6328" w:author="Arthur Parmentier" w:date="2020-05-21T17:22:00Z">
        <w:r w:rsidR="00150C0E" w:rsidRPr="007C437A">
          <w:t>er that could also be used in SP modes such as the shapeline</w:t>
        </w:r>
      </w:ins>
      <w:ins w:id="6329" w:author="Arthur Parmentier" w:date="2020-05-21T17:15:00Z">
        <w:r w:rsidRPr="007C437A">
          <w:t>.</w:t>
        </w:r>
      </w:ins>
    </w:p>
    <w:p w:rsidR="00150C0E" w:rsidRPr="007C437A" w:rsidRDefault="00150C0E">
      <w:pPr>
        <w:rPr>
          <w:ins w:id="6330" w:author="Arthur Parmentier" w:date="2020-05-21T17:01:00Z"/>
        </w:rPr>
      </w:pPr>
      <w:ins w:id="6331" w:author="Arthur Parmentier" w:date="2020-05-21T17:22:00Z">
        <w:r w:rsidRPr="007C437A">
          <w:t>There are already several convincing attemp</w:t>
        </w:r>
      </w:ins>
      <w:ins w:id="6332" w:author="Arthur Parmentier" w:date="2020-05-21T17:23:00Z">
        <w:r w:rsidRPr="007C437A">
          <w:t>ts at recognizing facial emotions but</w:t>
        </w:r>
      </w:ins>
      <w:ins w:id="6333" w:author="Arthur Parmentier" w:date="2020-05-21T17:24:00Z">
        <w:r w:rsidR="00C43BD9" w:rsidRPr="007C437A">
          <w:t xml:space="preserve"> Face</w:t>
        </w:r>
      </w:ins>
      <w:ins w:id="6334" w:author="Arthur Parmentier" w:date="2020-05-21T17:31:00Z">
        <w:r w:rsidR="00717498" w:rsidRPr="007C437A">
          <w:t>m</w:t>
        </w:r>
      </w:ins>
      <w:ins w:id="6335" w:author="Arthur Parmentier" w:date="2020-05-21T17:24:00Z">
        <w:r w:rsidR="00C43BD9" w:rsidRPr="007C437A">
          <w:t>esh advantage is that it opens the way for fast, real-time emo</w:t>
        </w:r>
      </w:ins>
      <w:ins w:id="6336" w:author="Arthur Parmentier" w:date="2020-05-21T17:25:00Z">
        <w:r w:rsidR="00C43BD9" w:rsidRPr="007C437A">
          <w:t>tion recognition from 3D me</w:t>
        </w:r>
      </w:ins>
      <w:ins w:id="6337" w:author="Arthur Parmentier" w:date="2020-05-21T17:26:00Z">
        <w:r w:rsidR="00C43BD9" w:rsidRPr="007C437A">
          <w:t xml:space="preserve">sh, hence independent of the user’s face color, dimensions, </w:t>
        </w:r>
      </w:ins>
      <w:ins w:id="6338" w:author="Arthur Parmentier" w:date="2020-05-21T17:27:00Z">
        <w:r w:rsidR="00C43BD9" w:rsidRPr="007C437A">
          <w:t xml:space="preserve">eyebrow shape, etc. </w:t>
        </w:r>
      </w:ins>
      <w:ins w:id="6339" w:author="Arthur Parmentier" w:date="2020-05-21T17:28:00Z">
        <w:r w:rsidR="00C43BD9" w:rsidRPr="007C437A">
          <w:t xml:space="preserve">Just like a </w:t>
        </w:r>
      </w:ins>
      <w:ins w:id="6340" w:author="Arthur Parmentier" w:date="2020-05-21T17:29:00Z">
        <w:r w:rsidR="00C43BD9" w:rsidRPr="007C437A">
          <w:t xml:space="preserve">normalized </w:t>
        </w:r>
      </w:ins>
      <w:ins w:id="6341" w:author="Arthur Parmentier" w:date="2020-05-21T17:28:00Z">
        <w:r w:rsidR="00C43BD9" w:rsidRPr="007C437A">
          <w:t xml:space="preserve">skeleton from PoseNet </w:t>
        </w:r>
      </w:ins>
      <w:ins w:id="6342" w:author="Arthur Parmentier" w:date="2020-05-21T17:29:00Z">
        <w:r w:rsidR="00C43BD9" w:rsidRPr="007C437A">
          <w:t>allows us to build a simple yet efficient model for recognizing SP signs without heavy training sets and models, the Face</w:t>
        </w:r>
      </w:ins>
      <w:ins w:id="6343" w:author="Arthur Parmentier" w:date="2020-05-21T17:30:00Z">
        <w:r w:rsidR="00C43BD9" w:rsidRPr="007C437A">
          <w:t xml:space="preserve">mesh could allow </w:t>
        </w:r>
      </w:ins>
      <w:ins w:id="6344" w:author="Arthur Parmentier" w:date="2020-05-21T17:53:00Z">
        <w:r w:rsidR="00C67C3E" w:rsidRPr="007C437A">
          <w:t>us to</w:t>
        </w:r>
      </w:ins>
      <w:ins w:id="6345" w:author="Arthur Parmentier" w:date="2020-05-21T17:30:00Z">
        <w:r w:rsidR="00C43BD9" w:rsidRPr="007C437A">
          <w:t xml:space="preserve"> recogniz</w:t>
        </w:r>
      </w:ins>
      <w:ins w:id="6346" w:author="Arthur Parmentier" w:date="2020-05-21T17:53:00Z">
        <w:r w:rsidR="00C67C3E" w:rsidRPr="007C437A">
          <w:t>e</w:t>
        </w:r>
      </w:ins>
      <w:ins w:id="6347" w:author="Arthur Parmentier" w:date="2020-05-21T17:30:00Z">
        <w:r w:rsidR="00C43BD9" w:rsidRPr="007C437A">
          <w:t xml:space="preserve"> emotions as facial signs… but also creating </w:t>
        </w:r>
      </w:ins>
      <w:ins w:id="6348" w:author="Arthur Parmentier" w:date="2020-05-21T17:53:00Z">
        <w:r w:rsidR="00C67C3E" w:rsidRPr="007C437A">
          <w:t>our</w:t>
        </w:r>
      </w:ins>
      <w:ins w:id="6349" w:author="Arthur Parmentier" w:date="2020-05-21T17:30:00Z">
        <w:r w:rsidR="00C43BD9" w:rsidRPr="007C437A">
          <w:t xml:space="preserve"> own, new sign</w:t>
        </w:r>
      </w:ins>
      <w:ins w:id="6350" w:author="Arthur Parmentier" w:date="2020-05-21T17:53:00Z">
        <w:r w:rsidR="00C67C3E" w:rsidRPr="007C437A">
          <w:t>s</w:t>
        </w:r>
      </w:ins>
      <w:ins w:id="6351" w:author="Arthur Parmentier" w:date="2020-05-21T17:30:00Z">
        <w:r w:rsidR="00C43BD9" w:rsidRPr="007C437A">
          <w:t xml:space="preserve"> with the face</w:t>
        </w:r>
      </w:ins>
      <w:ins w:id="6352" w:author="Arthur Parmentier" w:date="2020-05-21T17:31:00Z">
        <w:r w:rsidR="00C43BD9" w:rsidRPr="007C437A">
          <w:t>.</w:t>
        </w:r>
      </w:ins>
    </w:p>
    <w:p w:rsidR="00604767" w:rsidRPr="007C437A" w:rsidDel="00F7581A" w:rsidRDefault="00186BEF">
      <w:pPr>
        <w:pStyle w:val="Titre3"/>
        <w:rPr>
          <w:del w:id="6353" w:author="Arthur Parmentier" w:date="2020-05-21T17:01:00Z"/>
          <w:rPrChange w:id="6354" w:author="Arthur Parmentier" w:date="2020-06-07T15:27:00Z">
            <w:rPr>
              <w:del w:id="6355" w:author="Arthur Parmentier" w:date="2020-05-21T17:01:00Z"/>
            </w:rPr>
          </w:rPrChange>
        </w:rPr>
        <w:pPrChange w:id="6356" w:author="Arthur Parmentier" w:date="2020-05-18T17:11:00Z">
          <w:pPr>
            <w:pStyle w:val="Titre2"/>
          </w:pPr>
        </w:pPrChange>
      </w:pPr>
      <w:del w:id="6357" w:author="Arthur Parmentier" w:date="2020-05-21T17:01:00Z">
        <w:r w:rsidRPr="007C437A" w:rsidDel="00F7581A">
          <w:rPr>
            <w:rPrChange w:id="6358" w:author="Arthur Parmentier" w:date="2020-06-07T15:27:00Z">
              <w:rPr/>
            </w:rPrChange>
          </w:rPr>
          <w:delText>Topic A: what could be improved and how</w:delText>
        </w:r>
        <w:bookmarkStart w:id="6359" w:name="_Toc41067219"/>
        <w:bookmarkStart w:id="6360" w:name="_Toc42259037"/>
        <w:bookmarkStart w:id="6361" w:name="_Toc42259114"/>
        <w:bookmarkStart w:id="6362" w:name="_Toc42449793"/>
        <w:bookmarkStart w:id="6363" w:name="_Toc42449875"/>
        <w:bookmarkEnd w:id="6359"/>
        <w:bookmarkEnd w:id="6360"/>
        <w:bookmarkEnd w:id="6361"/>
        <w:bookmarkEnd w:id="6362"/>
        <w:bookmarkEnd w:id="6363"/>
      </w:del>
    </w:p>
    <w:p w:rsidR="003C19D8" w:rsidRPr="007C437A" w:rsidRDefault="003C19D8" w:rsidP="003C19D8">
      <w:pPr>
        <w:pStyle w:val="Titre3"/>
        <w:rPr>
          <w:ins w:id="6364" w:author="Arthur Parmentier" w:date="2020-05-22T10:25:00Z"/>
        </w:rPr>
      </w:pPr>
      <w:bookmarkStart w:id="6365" w:name="_Toc42449876"/>
      <w:ins w:id="6366" w:author="Arthur Parmentier" w:date="2020-05-22T10:24:00Z">
        <w:r w:rsidRPr="007C437A">
          <w:t xml:space="preserve">Classification problem with </w:t>
        </w:r>
      </w:ins>
      <w:ins w:id="6367" w:author="Arthur Parmentier" w:date="2020-05-22T10:25:00Z">
        <w:r w:rsidRPr="007C437A">
          <w:t>CRF</w:t>
        </w:r>
      </w:ins>
      <w:bookmarkEnd w:id="6365"/>
      <w:del w:id="6368"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6369" w:author="Arthur Parmentier" w:date="2020-06-07T18:32:00Z">
            <w:rPr/>
          </w:rPrChange>
        </w:rPr>
        <w:pPrChange w:id="6370" w:author="Arthur Parmentier" w:date="2020-05-22T10:25:00Z">
          <w:pPr>
            <w:pStyle w:val="Titre2"/>
          </w:pPr>
        </w:pPrChange>
      </w:pPr>
      <w:ins w:id="6371" w:author="Arthur Parmentier" w:date="2020-05-22T10:25:00Z">
        <w:r w:rsidRPr="008C7E78">
          <w:rPr>
            <w:lang w:val="fr-FR"/>
            <w:rPrChange w:id="6372" w:author="Arthur Parmentier" w:date="2020-06-07T18:32:00Z">
              <w:rPr/>
            </w:rPrChange>
          </w:rPr>
          <w:t xml:space="preserve">Le CRF tient compte de la proba de chaque signe plus de la position dans la requête pour </w:t>
        </w:r>
      </w:ins>
      <w:ins w:id="6373" w:author="Arthur Parmentier" w:date="2020-05-22T10:26:00Z">
        <w:r w:rsidRPr="008C7E78">
          <w:rPr>
            <w:lang w:val="fr-FR"/>
            <w:rPrChange w:id="6374" w:author="Arthur Parmentier" w:date="2020-06-07T18:32:00Z">
              <w:rPr/>
            </w:rPrChange>
          </w:rPr>
          <w:t>classifier le signe</w:t>
        </w:r>
      </w:ins>
    </w:p>
    <w:p w:rsidR="00186BEF" w:rsidRPr="007C437A" w:rsidRDefault="00186BEF">
      <w:pPr>
        <w:pStyle w:val="Titre3"/>
        <w:rPr>
          <w:rPrChange w:id="6375" w:author="Arthur Parmentier" w:date="2020-06-07T15:27:00Z">
            <w:rPr/>
          </w:rPrChange>
        </w:rPr>
        <w:pPrChange w:id="6376" w:author="Arthur Parmentier" w:date="2020-05-18T17:11:00Z">
          <w:pPr>
            <w:pStyle w:val="Titre2"/>
          </w:pPr>
        </w:pPrChange>
      </w:pPr>
      <w:bookmarkStart w:id="6377" w:name="_Toc42449877"/>
      <w:r w:rsidRPr="007C437A">
        <w:rPr>
          <w:rPrChange w:id="6378" w:author="Arthur Parmentier" w:date="2020-06-07T15:27:00Z">
            <w:rPr/>
          </w:rPrChange>
        </w:rPr>
        <w:t>The future</w:t>
      </w:r>
      <w:bookmarkEnd w:id="6377"/>
    </w:p>
    <w:p w:rsidR="00E75199" w:rsidRPr="007C437A" w:rsidRDefault="00E75199" w:rsidP="00E6654A">
      <w:pPr>
        <w:pStyle w:val="Titre1"/>
      </w:pPr>
      <w:bookmarkStart w:id="6379" w:name="_Toc42449878"/>
      <w:r w:rsidRPr="007C437A">
        <w:t>Conclusion</w:t>
      </w:r>
      <w:bookmarkEnd w:id="6379"/>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6380" w:author="Arthur Parmentier" w:date="2020-05-12T19:23:00Z"/>
        </w:rPr>
      </w:pPr>
      <w:ins w:id="6381" w:author="Arthur Parmentier" w:date="2020-05-12T19:13:00Z">
        <w:r w:rsidRPr="007C437A">
          <w:t>SIGN = something that stands for something else</w:t>
        </w:r>
      </w:ins>
      <w:ins w:id="6382"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6383" w:author="Arthur Parmentier" w:date="2020-05-12T19:23:00Z"/>
        </w:rPr>
      </w:pPr>
      <w:ins w:id="6384" w:author="Arthur Parmentier" w:date="2020-05-12T19:23:00Z">
        <w:r w:rsidRPr="007C437A">
          <w:t>No synonyms in SP</w:t>
        </w:r>
      </w:ins>
    </w:p>
    <w:p w:rsidR="00A34795" w:rsidRPr="007C437A" w:rsidRDefault="00A34795" w:rsidP="00E6654A">
      <w:ins w:id="6385" w:author="Arthur Parmentier" w:date="2020-05-12T19:23:00Z">
        <w:r w:rsidRPr="007C437A">
          <w:t>Are there homonyms?</w:t>
        </w:r>
        <w:r w:rsidR="0011688F" w:rsidRPr="007C437A">
          <w:t xml:space="preserve"> YESS</w:t>
        </w:r>
      </w:ins>
    </w:p>
    <w:bookmarkEnd w:id="575"/>
    <w:p w:rsidR="00F25194" w:rsidRPr="007C437A" w:rsidRDefault="00F25194" w:rsidP="00E6654A">
      <w:pPr>
        <w:rPr>
          <w:ins w:id="6386" w:author="Arthur Parmentier" w:date="2020-05-12T19:27:00Z"/>
        </w:rPr>
      </w:pPr>
    </w:p>
    <w:p w:rsidR="008A6488" w:rsidRPr="007C437A" w:rsidRDefault="008A6488" w:rsidP="00E6654A">
      <w:pPr>
        <w:rPr>
          <w:ins w:id="6387" w:author="Arthur Parmentier" w:date="2020-05-12T19:32:00Z"/>
        </w:rPr>
      </w:pPr>
      <w:ins w:id="6388" w:author="Arthur Parmentier" w:date="2020-05-12T19:27:00Z">
        <w:r w:rsidRPr="007C437A">
          <w:t>Meronymes… to check/discuss</w:t>
        </w:r>
        <w:r w:rsidR="00481EE1" w:rsidRPr="007C437A">
          <w:t xml:space="preserve"> : sense relations</w:t>
        </w:r>
      </w:ins>
    </w:p>
    <w:p w:rsidR="000717DB" w:rsidRPr="007C437A" w:rsidRDefault="000717DB" w:rsidP="00E6654A">
      <w:pPr>
        <w:rPr>
          <w:ins w:id="6389" w:author="Arthur Parmentier" w:date="2020-05-12T19:32:00Z"/>
        </w:rPr>
      </w:pPr>
    </w:p>
    <w:p w:rsidR="000717DB" w:rsidRPr="007C437A" w:rsidRDefault="000717DB" w:rsidP="00E6654A">
      <w:pPr>
        <w:rPr>
          <w:ins w:id="6390" w:author="Arthur Parmentier" w:date="2020-05-13T09:41:00Z"/>
        </w:rPr>
      </w:pPr>
      <w:ins w:id="6391" w:author="Arthur Parmentier" w:date="2020-05-12T19:32:00Z">
        <w:r w:rsidRPr="007C437A">
          <w:t xml:space="preserve">Sign overloading: </w:t>
        </w:r>
      </w:ins>
      <w:ins w:id="6392" w:author="Arthur Parmentier" w:date="2020-05-12T19:34:00Z">
        <w:r w:rsidR="00C07A15" w:rsidRPr="007C437A">
          <w:t>what is an analogy?</w:t>
        </w:r>
      </w:ins>
    </w:p>
    <w:p w:rsidR="003C3E32" w:rsidRPr="007C437A" w:rsidRDefault="003C3E32" w:rsidP="00E6654A">
      <w:pPr>
        <w:rPr>
          <w:ins w:id="6393" w:author="Arthur Parmentier" w:date="2020-05-13T09:41:00Z"/>
        </w:rPr>
      </w:pPr>
    </w:p>
    <w:p w:rsidR="003C3E32" w:rsidRPr="007C437A" w:rsidRDefault="003C3E32" w:rsidP="00E6654A">
      <w:pPr>
        <w:rPr>
          <w:ins w:id="6394" w:author="Arthur Parmentier" w:date="2020-05-14T13:28:00Z"/>
          <w:rStyle w:val="reference-text"/>
        </w:rPr>
      </w:pPr>
      <w:ins w:id="6395" w:author="Arthur Parmentier" w:date="2020-05-13T09:41:00Z">
        <w:r w:rsidRPr="007C437A">
          <w:t>Quantum-like theory of concepts to model human interaction (interference) in resp</w:t>
        </w:r>
      </w:ins>
      <w:ins w:id="6396" w:author="Arthur Parmentier" w:date="2020-05-13T09:42:00Z">
        <w:r w:rsidRPr="007C437A">
          <w:t xml:space="preserve">onding to SP signs? </w:t>
        </w:r>
      </w:ins>
      <w:ins w:id="6397" w:author="Arthur Parmentier" w:date="2020-05-14T13:28:00Z">
        <w:r w:rsidR="00A84632" w:rsidRPr="007C437A">
          <w:rPr>
            <w:rStyle w:val="reference-text"/>
            <w:rPrChange w:id="6398" w:author="Arthur Parmentier" w:date="2020-06-07T15:27:00Z">
              <w:rPr>
                <w:rStyle w:val="reference-text"/>
              </w:rPr>
            </w:rPrChange>
          </w:rPr>
          <w:fldChar w:fldCharType="begin"/>
        </w:r>
        <w:r w:rsidR="00A84632" w:rsidRPr="007C437A">
          <w:rPr>
            <w:rStyle w:val="reference-text"/>
          </w:rPr>
          <w:instrText xml:space="preserve"> HYPERLINK "</w:instrText>
        </w:r>
      </w:ins>
      <w:ins w:id="6399" w:author="Arthur Parmentier" w:date="2020-05-13T09:42:00Z">
        <w:r w:rsidR="00A84632" w:rsidRPr="007C437A">
          <w:rPr>
            <w:rStyle w:val="reference-text"/>
          </w:rPr>
          <w:instrText>https://www.frontiersin.org/articles/10.3389/fpsyg.2016.00418/full</w:instrText>
        </w:r>
      </w:ins>
      <w:ins w:id="6400" w:author="Arthur Parmentier" w:date="2020-05-14T13:28:00Z">
        <w:r w:rsidR="00A84632" w:rsidRPr="007C437A">
          <w:rPr>
            <w:rStyle w:val="reference-text"/>
          </w:rPr>
          <w:instrText xml:space="preserve">" </w:instrText>
        </w:r>
        <w:r w:rsidR="00A84632" w:rsidRPr="007C437A">
          <w:rPr>
            <w:rStyle w:val="reference-text"/>
            <w:rPrChange w:id="6401" w:author="Arthur Parmentier" w:date="2020-06-07T15:27:00Z">
              <w:rPr>
                <w:rStyle w:val="reference-text"/>
              </w:rPr>
            </w:rPrChange>
          </w:rPr>
          <w:fldChar w:fldCharType="separate"/>
        </w:r>
      </w:ins>
      <w:ins w:id="6402" w:author="Arthur Parmentier" w:date="2020-05-13T09:42:00Z">
        <w:r w:rsidR="00A84632" w:rsidRPr="007C437A">
          <w:rPr>
            <w:rStyle w:val="Lienhypertexte"/>
          </w:rPr>
          <w:t>https://www.frontiersin.org/articles/10.3389/fpsyg.2016.00418/full</w:t>
        </w:r>
      </w:ins>
      <w:ins w:id="6403" w:author="Arthur Parmentier" w:date="2020-05-14T13:28:00Z">
        <w:r w:rsidR="00A84632" w:rsidRPr="007C437A">
          <w:rPr>
            <w:rStyle w:val="reference-text"/>
            <w:rPrChange w:id="6404" w:author="Arthur Parmentier" w:date="2020-06-07T15:27:00Z">
              <w:rPr>
                <w:rStyle w:val="reference-text"/>
              </w:rPr>
            </w:rPrChange>
          </w:rPr>
          <w:fldChar w:fldCharType="end"/>
        </w:r>
      </w:ins>
    </w:p>
    <w:p w:rsidR="00A84632" w:rsidRPr="007C437A" w:rsidRDefault="00A84632" w:rsidP="00E6654A">
      <w:pPr>
        <w:rPr>
          <w:ins w:id="6405" w:author="Arthur Parmentier" w:date="2020-05-14T13:28:00Z"/>
          <w:rStyle w:val="reference-text"/>
        </w:rPr>
      </w:pPr>
    </w:p>
    <w:p w:rsidR="00A84632" w:rsidRPr="007C437A" w:rsidRDefault="00A84632" w:rsidP="00A84632">
      <w:pPr>
        <w:rPr>
          <w:ins w:id="6406" w:author="Arthur Parmentier" w:date="2020-05-14T13:28:00Z"/>
        </w:rPr>
      </w:pPr>
      <w:ins w:id="6407" w:author="Arthur Parmentier" w:date="2020-05-14T13:28:00Z">
        <w:r w:rsidRPr="007C437A">
          <w:t>Modes and defaults: attempt to define particular grammars inside a “universal” one?</w:t>
        </w:r>
      </w:ins>
    </w:p>
    <w:p w:rsidR="00A84632" w:rsidRPr="008C7E78" w:rsidRDefault="006A7F9F" w:rsidP="00A84632">
      <w:pPr>
        <w:rPr>
          <w:ins w:id="6408" w:author="Arthur Parmentier" w:date="2020-05-14T13:28:00Z"/>
          <w:lang w:val="fr-FR"/>
          <w:rPrChange w:id="6409" w:author="Arthur Parmentier" w:date="2020-06-07T18:32:00Z">
            <w:rPr>
              <w:ins w:id="6410" w:author="Arthur Parmentier" w:date="2020-05-14T13:28:00Z"/>
            </w:rPr>
          </w:rPrChange>
        </w:rPr>
      </w:pPr>
      <w:ins w:id="6411" w:author="Arthur Parmentier" w:date="2020-05-14T15:15:00Z">
        <w:r w:rsidRPr="008C7E78">
          <w:rPr>
            <w:lang w:val="fr-FR"/>
            <w:rPrChange w:id="6412" w:author="Arthur Parmentier" w:date="2020-06-07T18:32:00Z">
              <w:rPr/>
            </w:rPrChange>
          </w:rPr>
          <w:t>Enquete statistique sur poid</w:t>
        </w:r>
        <w:r w:rsidR="00FC6CCC" w:rsidRPr="008C7E78">
          <w:rPr>
            <w:lang w:val="fr-FR"/>
            <w:rPrChange w:id="6413" w:author="Arthur Parmentier" w:date="2020-06-07T18:32:00Z">
              <w:rPr/>
            </w:rPrChange>
          </w:rPr>
          <w:t>s</w:t>
        </w:r>
        <w:r w:rsidRPr="008C7E78">
          <w:rPr>
            <w:lang w:val="fr-FR"/>
            <w:rPrChange w:id="6414" w:author="Arthur Parmentier" w:date="2020-06-07T18:32:00Z">
              <w:rPr/>
            </w:rPrChange>
          </w:rPr>
          <w:t xml:space="preserve"> cogniti</w:t>
        </w:r>
      </w:ins>
      <w:ins w:id="6415" w:author="Arthur Parmentier" w:date="2020-05-14T15:16:00Z">
        <w:r w:rsidR="00711575" w:rsidRPr="008C7E78">
          <w:rPr>
            <w:lang w:val="fr-FR"/>
            <w:rPrChange w:id="6416" w:author="Arthur Parmentier" w:date="2020-06-07T18:32:00Z">
              <w:rPr/>
            </w:rPrChange>
          </w:rPr>
          <w:t>f</w:t>
        </w:r>
      </w:ins>
      <w:ins w:id="6417" w:author="Arthur Parmentier" w:date="2020-05-14T15:15:00Z">
        <w:r w:rsidRPr="008C7E78">
          <w:rPr>
            <w:lang w:val="fr-FR"/>
            <w:rPrChange w:id="6418" w:author="Arthur Parmentier" w:date="2020-06-07T18:32:00Z">
              <w:rPr/>
            </w:rPrChange>
          </w:rPr>
          <w:t>/temps de réponse/complexité de la réponse/débutant/experts</w:t>
        </w:r>
      </w:ins>
    </w:p>
    <w:p w:rsidR="00A84632" w:rsidRPr="008C7E78" w:rsidRDefault="00A84632" w:rsidP="00A84632">
      <w:pPr>
        <w:rPr>
          <w:ins w:id="6419" w:author="Arthur Parmentier" w:date="2020-05-14T13:28:00Z"/>
          <w:lang w:val="fr-FR"/>
          <w:rPrChange w:id="6420" w:author="Arthur Parmentier" w:date="2020-06-07T18:32:00Z">
            <w:rPr>
              <w:ins w:id="6421" w:author="Arthur Parmentier" w:date="2020-05-14T13:28:00Z"/>
            </w:rPr>
          </w:rPrChange>
        </w:rPr>
      </w:pPr>
    </w:p>
    <w:p w:rsidR="00A84632" w:rsidRPr="008C7E78" w:rsidRDefault="00A84632" w:rsidP="00A84632">
      <w:pPr>
        <w:rPr>
          <w:ins w:id="6422" w:author="Arthur Parmentier" w:date="2020-05-14T13:28:00Z"/>
          <w:lang w:val="fr-FR"/>
          <w:rPrChange w:id="6423" w:author="Arthur Parmentier" w:date="2020-06-07T18:32:00Z">
            <w:rPr>
              <w:ins w:id="6424" w:author="Arthur Parmentier" w:date="2020-05-14T13:28:00Z"/>
            </w:rPr>
          </w:rPrChange>
        </w:rPr>
      </w:pPr>
    </w:p>
    <w:p w:rsidR="00A84632" w:rsidRPr="008C7E78" w:rsidRDefault="00A84632" w:rsidP="00A84632">
      <w:pPr>
        <w:rPr>
          <w:ins w:id="6425" w:author="Arthur Parmentier" w:date="2020-05-14T13:28:00Z"/>
          <w:lang w:val="fr-FR"/>
          <w:rPrChange w:id="6426" w:author="Arthur Parmentier" w:date="2020-06-07T18:32:00Z">
            <w:rPr>
              <w:ins w:id="6427" w:author="Arthur Parmentier" w:date="2020-05-14T13:28:00Z"/>
            </w:rPr>
          </w:rPrChange>
        </w:rPr>
      </w:pPr>
    </w:p>
    <w:p w:rsidR="00A84632" w:rsidRPr="008C7E78" w:rsidRDefault="00A84632" w:rsidP="00A84632">
      <w:pPr>
        <w:rPr>
          <w:ins w:id="6428" w:author="Arthur Parmentier" w:date="2020-05-14T13:28:00Z"/>
          <w:lang w:val="fr-FR"/>
          <w:rPrChange w:id="6429" w:author="Arthur Parmentier" w:date="2020-06-07T18:32:00Z">
            <w:rPr>
              <w:ins w:id="6430" w:author="Arthur Parmentier" w:date="2020-05-14T13:28:00Z"/>
            </w:rPr>
          </w:rPrChange>
        </w:rPr>
      </w:pPr>
    </w:p>
    <w:p w:rsidR="00A84632" w:rsidRPr="008C7E78" w:rsidRDefault="00A84632" w:rsidP="00A84632">
      <w:pPr>
        <w:rPr>
          <w:ins w:id="6431" w:author="Arthur Parmentier" w:date="2020-05-14T13:28:00Z"/>
          <w:lang w:val="fr-FR"/>
          <w:rPrChange w:id="6432" w:author="Arthur Parmentier" w:date="2020-06-07T18:32:00Z">
            <w:rPr>
              <w:ins w:id="6433" w:author="Arthur Parmentier" w:date="2020-05-14T13:28:00Z"/>
            </w:rPr>
          </w:rPrChange>
        </w:rPr>
      </w:pPr>
    </w:p>
    <w:p w:rsidR="00A84632" w:rsidRPr="008C7E78" w:rsidRDefault="00A84632" w:rsidP="00A84632">
      <w:pPr>
        <w:rPr>
          <w:ins w:id="6434" w:author="Arthur Parmentier" w:date="2020-05-14T13:28:00Z"/>
          <w:lang w:val="fr-FR"/>
          <w:rPrChange w:id="6435" w:author="Arthur Parmentier" w:date="2020-06-07T18:32:00Z">
            <w:rPr>
              <w:ins w:id="6436" w:author="Arthur Parmentier" w:date="2020-05-14T13:28:00Z"/>
            </w:rPr>
          </w:rPrChange>
        </w:rPr>
      </w:pPr>
    </w:p>
    <w:p w:rsidR="00A84632" w:rsidRPr="007C437A" w:rsidRDefault="00A84632" w:rsidP="00A84632">
      <w:pPr>
        <w:rPr>
          <w:ins w:id="6437" w:author="Arthur Parmentier" w:date="2020-05-14T13:28:00Z"/>
        </w:rPr>
      </w:pPr>
      <w:ins w:id="6438" w:author="Arthur Parmentier" w:date="2020-05-14T13:28:00Z">
        <w:r w:rsidRPr="007C437A">
          <w:t>“categorization is the name of the cognition game and analogy is the mechanism that drives it all”.</w:t>
        </w:r>
      </w:ins>
    </w:p>
    <w:p w:rsidR="00A84632" w:rsidRPr="007C437A" w:rsidRDefault="00A84632" w:rsidP="00A84632">
      <w:pPr>
        <w:rPr>
          <w:ins w:id="6439" w:author="Arthur Parmentier" w:date="2020-05-14T13:28:00Z"/>
        </w:rPr>
      </w:pPr>
      <w:ins w:id="6440" w:author="Arthur Parmentier" w:date="2020-05-14T13:28:00Z">
        <w:r w:rsidRPr="007C437A">
          <w:t>Making analogy = raising the similar features of two mental things</w:t>
        </w:r>
      </w:ins>
    </w:p>
    <w:p w:rsidR="00A84632" w:rsidRPr="007C437A" w:rsidRDefault="00A84632" w:rsidP="00A84632">
      <w:pPr>
        <w:rPr>
          <w:ins w:id="6441" w:author="Arthur Parmentier" w:date="2020-05-14T13:28:00Z"/>
        </w:rPr>
      </w:pPr>
      <w:ins w:id="6442" w:author="Arthur Parmentier" w:date="2020-05-14T13:28:00Z">
        <w:r w:rsidRPr="007C437A">
          <w:t>Analogy is responsible for concept’s expansion.</w:t>
        </w:r>
      </w:ins>
    </w:p>
    <w:p w:rsidR="00A84632" w:rsidRPr="008C7E78" w:rsidRDefault="00A84632" w:rsidP="00A84632">
      <w:pPr>
        <w:rPr>
          <w:ins w:id="6443" w:author="Arthur Parmentier" w:date="2020-05-14T13:28:00Z"/>
          <w:lang w:val="fr-FR"/>
          <w:rPrChange w:id="6444" w:author="Arthur Parmentier" w:date="2020-06-07T18:32:00Z">
            <w:rPr>
              <w:ins w:id="6445" w:author="Arthur Parmentier" w:date="2020-05-14T13:28:00Z"/>
            </w:rPr>
          </w:rPrChange>
        </w:rPr>
      </w:pPr>
      <w:ins w:id="6446" w:author="Arthur Parmentier" w:date="2020-05-14T13:28:00Z">
        <w:r w:rsidRPr="007C437A">
          <w:t xml:space="preserve">Hierarchy of concepts? At least a complex form of structuring; Link with researchs in DH ontologies. </w:t>
        </w:r>
        <w:r w:rsidRPr="008C7E78">
          <w:rPr>
            <w:lang w:val="fr-FR"/>
            <w:rPrChange w:id="6447" w:author="Arthur Parmentier" w:date="2020-06-07T18:32:00Z">
              <w:rPr/>
            </w:rPrChange>
          </w:rPr>
          <w:t>Nice example: german way of constructing words</w:t>
        </w:r>
      </w:ins>
    </w:p>
    <w:p w:rsidR="00A84632" w:rsidRPr="008C7E78" w:rsidRDefault="00A84632" w:rsidP="00E6654A">
      <w:pPr>
        <w:rPr>
          <w:ins w:id="6448" w:author="Arthur Parmentier" w:date="2020-05-14T13:28:00Z"/>
          <w:lang w:val="fr-FR"/>
          <w:rPrChange w:id="6449" w:author="Arthur Parmentier" w:date="2020-06-07T18:32:00Z">
            <w:rPr>
              <w:ins w:id="6450" w:author="Arthur Parmentier" w:date="2020-05-14T13:28:00Z"/>
            </w:rPr>
          </w:rPrChange>
        </w:rPr>
      </w:pPr>
    </w:p>
    <w:p w:rsidR="00A84632" w:rsidRPr="008C7E78" w:rsidRDefault="000B405B" w:rsidP="00E6654A">
      <w:pPr>
        <w:rPr>
          <w:ins w:id="6451" w:author="Arthur Parmentier" w:date="2020-05-14T14:50:00Z"/>
          <w:lang w:val="fr-FR"/>
          <w:rPrChange w:id="6452" w:author="Arthur Parmentier" w:date="2020-06-07T18:32:00Z">
            <w:rPr>
              <w:ins w:id="6453" w:author="Arthur Parmentier" w:date="2020-05-14T14:50:00Z"/>
            </w:rPr>
          </w:rPrChange>
        </w:rPr>
      </w:pPr>
      <w:ins w:id="6454" w:author="Arthur Parmentier" w:date="2020-05-14T14:49:00Z">
        <w:r w:rsidRPr="008C7E78">
          <w:rPr>
            <w:lang w:val="fr-FR"/>
            <w:rPrChange w:id="6455" w:author="Arthur Parmentier" w:date="2020-06-07T18:32:00Z">
              <w:rPr/>
            </w:rPrChange>
          </w:rPr>
          <w:t>Utilization des signes motivée par la representation a priori du concept/résultat du soundpainter</w:t>
        </w:r>
      </w:ins>
    </w:p>
    <w:p w:rsidR="006331DF" w:rsidRPr="008C7E78" w:rsidRDefault="006331DF" w:rsidP="00E6654A">
      <w:pPr>
        <w:rPr>
          <w:ins w:id="6456" w:author="Arthur Parmentier" w:date="2020-05-14T14:51:00Z"/>
          <w:lang w:val="fr-FR"/>
          <w:rPrChange w:id="6457" w:author="Arthur Parmentier" w:date="2020-06-07T18:32:00Z">
            <w:rPr>
              <w:ins w:id="6458" w:author="Arthur Parmentier" w:date="2020-05-14T14:51:00Z"/>
            </w:rPr>
          </w:rPrChange>
        </w:rPr>
      </w:pPr>
      <w:ins w:id="6459" w:author="Arthur Parmentier" w:date="2020-05-14T14:50:00Z">
        <w:r w:rsidRPr="008C7E78">
          <w:rPr>
            <w:lang w:val="fr-FR"/>
            <w:rPrChange w:id="6460" w:author="Arthur Parmentier" w:date="2020-06-07T18:32:00Z">
              <w:rPr/>
            </w:rPrChange>
          </w:rPr>
          <w:t xml:space="preserve">Représentation mentale qui precede la réponse du performer; intéressant pour W (tout le monde?) si </w:t>
        </w:r>
      </w:ins>
      <w:ins w:id="6461" w:author="Arthur Parmentier" w:date="2020-05-14T14:51:00Z">
        <w:r w:rsidRPr="008C7E78">
          <w:rPr>
            <w:lang w:val="fr-FR"/>
            <w:rPrChange w:id="6462" w:author="Arthur Parmentier" w:date="2020-06-07T18:32:00Z">
              <w:rPr/>
            </w:rPrChange>
          </w:rPr>
          <w:t>la réponse n’est pas telle qu’attendue</w:t>
        </w:r>
      </w:ins>
    </w:p>
    <w:p w:rsidR="00C63733" w:rsidRPr="008C7E78" w:rsidRDefault="00C63733" w:rsidP="00E6654A">
      <w:pPr>
        <w:rPr>
          <w:ins w:id="6463" w:author="Arthur Parmentier" w:date="2020-05-14T14:57:00Z"/>
          <w:lang w:val="fr-FR"/>
          <w:rPrChange w:id="6464" w:author="Arthur Parmentier" w:date="2020-06-07T18:32:00Z">
            <w:rPr>
              <w:ins w:id="6465" w:author="Arthur Parmentier" w:date="2020-05-14T14:57:00Z"/>
            </w:rPr>
          </w:rPrChange>
        </w:rPr>
      </w:pPr>
      <w:ins w:id="6466" w:author="Arthur Parmentier" w:date="2020-05-14T14:51:00Z">
        <w:r w:rsidRPr="008C7E78">
          <w:rPr>
            <w:lang w:val="fr-FR"/>
            <w:rPrChange w:id="6467" w:author="Arthur Parmentier" w:date="2020-06-07T18:32:00Z">
              <w:rPr/>
            </w:rPrChange>
          </w:rPr>
          <w:t>On ne peut s’adresser qu’à une discipline qu’on connait un peu</w:t>
        </w:r>
      </w:ins>
    </w:p>
    <w:p w:rsidR="00CD4FE1" w:rsidRPr="008C7E78" w:rsidRDefault="00CD4FE1" w:rsidP="00E6654A">
      <w:pPr>
        <w:rPr>
          <w:ins w:id="6468" w:author="Arthur Parmentier" w:date="2020-05-14T14:57:00Z"/>
          <w:lang w:val="fr-FR"/>
          <w:rPrChange w:id="6469" w:author="Arthur Parmentier" w:date="2020-06-07T18:32:00Z">
            <w:rPr>
              <w:ins w:id="6470" w:author="Arthur Parmentier" w:date="2020-05-14T14:57:00Z"/>
            </w:rPr>
          </w:rPrChange>
        </w:rPr>
      </w:pPr>
    </w:p>
    <w:p w:rsidR="00CD4FE1" w:rsidRPr="008C7E78" w:rsidRDefault="00CD4FE1" w:rsidP="00E6654A">
      <w:pPr>
        <w:rPr>
          <w:ins w:id="6471" w:author="Arthur Parmentier" w:date="2020-05-14T14:59:00Z"/>
          <w:lang w:val="fr-FR"/>
          <w:rPrChange w:id="6472" w:author="Arthur Parmentier" w:date="2020-06-07T18:32:00Z">
            <w:rPr>
              <w:ins w:id="6473" w:author="Arthur Parmentier" w:date="2020-05-14T14:59:00Z"/>
            </w:rPr>
          </w:rPrChange>
        </w:rPr>
      </w:pPr>
      <w:ins w:id="6474" w:author="Arthur Parmentier" w:date="2020-05-14T14:57:00Z">
        <w:r w:rsidRPr="008C7E78">
          <w:rPr>
            <w:lang w:val="fr-FR"/>
            <w:rPrChange w:id="6475" w:author="Arthur Parmentier" w:date="2020-06-07T18:32:00Z">
              <w:rPr/>
            </w:rPrChange>
          </w:rPr>
          <w:t>Immobilté du soundpainter dans la config ordi et config traditionnelle walter</w:t>
        </w:r>
      </w:ins>
      <w:ins w:id="6476" w:author="Arthur Parmentier" w:date="2020-05-14T14:58:00Z">
        <w:r w:rsidR="00B47E57" w:rsidRPr="008C7E78">
          <w:rPr>
            <w:lang w:val="fr-FR"/>
            <w:rPrChange w:id="6477" w:author="Arthur Parmentier" w:date="2020-06-07T18:32:00Z">
              <w:rPr/>
            </w:rPrChange>
          </w:rPr>
          <w:t xml:space="preserve"> =&gt; aucune “deformation” du contexte de la performance artistique</w:t>
        </w:r>
        <w:r w:rsidR="004732DA" w:rsidRPr="008C7E78">
          <w:rPr>
            <w:lang w:val="fr-FR"/>
            <w:rPrChange w:id="6478" w:author="Arthur Parmentier" w:date="2020-06-07T18:32:00Z">
              <w:rPr/>
            </w:rPrChange>
          </w:rPr>
          <w:br/>
          <w:t>Notion d’espace</w:t>
        </w:r>
      </w:ins>
    </w:p>
    <w:p w:rsidR="00474CFF" w:rsidRPr="008C7E78" w:rsidRDefault="00474CFF" w:rsidP="00E6654A">
      <w:pPr>
        <w:rPr>
          <w:ins w:id="6479" w:author="Arthur Parmentier" w:date="2020-05-14T14:59:00Z"/>
          <w:lang w:val="fr-FR"/>
          <w:rPrChange w:id="6480" w:author="Arthur Parmentier" w:date="2020-06-07T18:32:00Z">
            <w:rPr>
              <w:ins w:id="6481" w:author="Arthur Parmentier" w:date="2020-05-14T14:59:00Z"/>
            </w:rPr>
          </w:rPrChange>
        </w:rPr>
      </w:pPr>
      <w:ins w:id="6482" w:author="Arthur Parmentier" w:date="2020-05-14T14:59:00Z">
        <w:r w:rsidRPr="008C7E78">
          <w:rPr>
            <w:lang w:val="fr-FR"/>
            <w:rPrChange w:id="6483" w:author="Arthur Parmentier" w:date="2020-06-07T18:32:00Z">
              <w:rPr/>
            </w:rPrChange>
          </w:rPr>
          <w:t>Distinction SP et performer: discussion de l’év</w:t>
        </w:r>
      </w:ins>
      <w:ins w:id="6484" w:author="Arthur Parmentier" w:date="2020-05-14T15:00:00Z">
        <w:r w:rsidRPr="008C7E78">
          <w:rPr>
            <w:lang w:val="fr-FR"/>
            <w:rPrChange w:id="6485" w:author="Arthur Parmentier" w:date="2020-06-07T18:32:00Z">
              <w:rPr/>
            </w:rPrChange>
          </w:rPr>
          <w:t>o</w:t>
        </w:r>
      </w:ins>
      <w:ins w:id="6486" w:author="Arthur Parmentier" w:date="2020-05-14T14:59:00Z">
        <w:r w:rsidRPr="008C7E78">
          <w:rPr>
            <w:lang w:val="fr-FR"/>
            <w:rPrChange w:id="6487" w:author="Arthur Parmentier" w:date="2020-06-07T18:32:00Z">
              <w:rPr/>
            </w:rPrChange>
          </w:rPr>
          <w:t>l</w:t>
        </w:r>
      </w:ins>
      <w:ins w:id="6488" w:author="Arthur Parmentier" w:date="2020-05-14T15:00:00Z">
        <w:r w:rsidRPr="008C7E78">
          <w:rPr>
            <w:lang w:val="fr-FR"/>
            <w:rPrChange w:id="6489" w:author="Arthur Parmentier" w:date="2020-06-07T18:32:00Z">
              <w:rPr/>
            </w:rPrChange>
          </w:rPr>
          <w:t>u</w:t>
        </w:r>
      </w:ins>
      <w:ins w:id="6490" w:author="Arthur Parmentier" w:date="2020-05-14T14:59:00Z">
        <w:r w:rsidRPr="008C7E78">
          <w:rPr>
            <w:lang w:val="fr-FR"/>
            <w:rPrChange w:id="6491" w:author="Arthur Parmentier" w:date="2020-06-07T18:32:00Z">
              <w:rPr/>
            </w:rPrChange>
          </w:rPr>
          <w:t>tion</w:t>
        </w:r>
      </w:ins>
      <w:ins w:id="6492" w:author="Arthur Parmentier" w:date="2020-05-14T15:01:00Z">
        <w:r w:rsidRPr="008C7E78">
          <w:rPr>
            <w:lang w:val="fr-FR"/>
            <w:rPrChange w:id="6493" w:author="Arthur Parmentier" w:date="2020-06-07T18:32:00Z">
              <w:rPr/>
            </w:rPrChange>
          </w:rPr>
          <w:t>, prospections de configuration possible?</w:t>
        </w:r>
      </w:ins>
      <w:ins w:id="6494" w:author="Arthur Parmentier" w:date="2020-05-14T14:59:00Z">
        <w:r w:rsidRPr="008C7E78">
          <w:rPr>
            <w:lang w:val="fr-FR"/>
            <w:rPrChange w:id="6495" w:author="Arthur Parmentier" w:date="2020-06-07T18:32:00Z">
              <w:rPr/>
            </w:rPrChange>
          </w:rPr>
          <w:t xml:space="preserve"> </w:t>
        </w:r>
      </w:ins>
    </w:p>
    <w:p w:rsidR="00474CFF" w:rsidRPr="008C7E78" w:rsidRDefault="00474CFF" w:rsidP="00E6654A">
      <w:pPr>
        <w:rPr>
          <w:ins w:id="6496" w:author="Arthur Parmentier" w:date="2020-05-14T15:29:00Z"/>
          <w:lang w:val="fr-FR"/>
          <w:rPrChange w:id="6497" w:author="Arthur Parmentier" w:date="2020-06-07T18:32:00Z">
            <w:rPr>
              <w:ins w:id="6498" w:author="Arthur Parmentier" w:date="2020-05-14T15:29:00Z"/>
            </w:rPr>
          </w:rPrChange>
        </w:rPr>
      </w:pPr>
      <w:ins w:id="6499" w:author="Arthur Parmentier" w:date="2020-05-14T14:59:00Z">
        <w:r w:rsidRPr="008C7E78">
          <w:rPr>
            <w:lang w:val="fr-FR"/>
            <w:rPrChange w:id="6500" w:author="Arthur Parmentier" w:date="2020-06-07T18:32:00Z">
              <w:rPr/>
            </w:rPrChange>
          </w:rPr>
          <w:t>Nouvelles configurations: le so</w:t>
        </w:r>
      </w:ins>
    </w:p>
    <w:p w:rsidR="0017374C" w:rsidRPr="008C7E78" w:rsidRDefault="0017374C" w:rsidP="00E6654A">
      <w:pPr>
        <w:rPr>
          <w:ins w:id="6501" w:author="Arthur Parmentier" w:date="2020-05-14T15:29:00Z"/>
          <w:lang w:val="fr-FR"/>
          <w:rPrChange w:id="6502" w:author="Arthur Parmentier" w:date="2020-06-07T18:32:00Z">
            <w:rPr>
              <w:ins w:id="6503" w:author="Arthur Parmentier" w:date="2020-05-14T15:29:00Z"/>
            </w:rPr>
          </w:rPrChange>
        </w:rPr>
      </w:pPr>
    </w:p>
    <w:p w:rsidR="0017374C" w:rsidRPr="008C7E78" w:rsidRDefault="0017374C" w:rsidP="00E6654A">
      <w:pPr>
        <w:rPr>
          <w:ins w:id="6504" w:author="Arthur Parmentier" w:date="2020-05-14T15:37:00Z"/>
          <w:lang w:val="fr-FR"/>
          <w:rPrChange w:id="6505" w:author="Arthur Parmentier" w:date="2020-06-07T18:32:00Z">
            <w:rPr>
              <w:ins w:id="6506" w:author="Arthur Parmentier" w:date="2020-05-14T15:37:00Z"/>
            </w:rPr>
          </w:rPrChange>
        </w:rPr>
      </w:pPr>
      <w:ins w:id="6507" w:author="Arthur Parmentier" w:date="2020-05-14T15:29:00Z">
        <w:r w:rsidRPr="008C7E78">
          <w:rPr>
            <w:lang w:val="fr-FR"/>
            <w:rPrChange w:id="6508" w:author="Arthur Parmentier" w:date="2020-06-07T18:32:00Z">
              <w:rPr/>
            </w:rPrChange>
          </w:rPr>
          <w:lastRenderedPageBreak/>
          <w:t xml:space="preserve">W a </w:t>
        </w:r>
        <w:r w:rsidR="009814BB" w:rsidRPr="008C7E78">
          <w:rPr>
            <w:lang w:val="fr-FR"/>
            <w:rPrChange w:id="6509" w:author="Arthur Parmentier" w:date="2020-06-07T18:32:00Z">
              <w:rPr/>
            </w:rPrChange>
          </w:rPr>
          <w:t>d</w:t>
        </w:r>
        <w:r w:rsidRPr="008C7E78">
          <w:rPr>
            <w:lang w:val="fr-FR"/>
            <w:rPrChange w:id="6510" w:author="Arthur Parmentier" w:date="2020-06-07T18:32:00Z">
              <w:rPr/>
            </w:rPrChange>
          </w:rPr>
          <w:t>eja supprimé signe?</w:t>
        </w:r>
        <w:r w:rsidR="009814BB" w:rsidRPr="008C7E78">
          <w:rPr>
            <w:lang w:val="fr-FR"/>
            <w:rPrChange w:id="6511" w:author="Arthur Parmentier" w:date="2020-06-07T18:32:00Z">
              <w:rPr/>
            </w:rPrChange>
          </w:rPr>
          <w:t xml:space="preserve"> Pk?</w:t>
        </w:r>
        <w:r w:rsidRPr="008C7E78">
          <w:rPr>
            <w:lang w:val="fr-FR"/>
            <w:rPrChange w:id="6512" w:author="Arthur Parmentier" w:date="2020-06-07T18:32:00Z">
              <w:rPr/>
            </w:rPrChange>
          </w:rPr>
          <w:t xml:space="preserve"> Ex “race” supprimée du dict de l’académie</w:t>
        </w:r>
      </w:ins>
      <w:ins w:id="6513" w:author="Arthur Parmentier" w:date="2020-05-14T15:30:00Z">
        <w:r w:rsidR="008B1BC4" w:rsidRPr="008C7E78">
          <w:rPr>
            <w:lang w:val="fr-FR"/>
            <w:rPrChange w:id="6514" w:author="Arthur Parmentier" w:date="2020-06-07T18:32:00Z">
              <w:rPr/>
            </w:rPrChange>
          </w:rPr>
          <w:br/>
          <w:t>Pas de synonyme en SP?</w:t>
        </w:r>
        <w:r w:rsidR="009C4444" w:rsidRPr="008C7E78">
          <w:rPr>
            <w:lang w:val="fr-FR"/>
            <w:rPrChange w:id="6515" w:author="Arthur Parmentier" w:date="2020-06-07T18:32:00Z">
              <w:rPr/>
            </w:rPrChange>
          </w:rPr>
          <w:t xml:space="preserve"> </w:t>
        </w:r>
      </w:ins>
      <w:ins w:id="6516" w:author="Arthur Parmentier" w:date="2020-05-14T15:31:00Z">
        <w:r w:rsidR="009C4444" w:rsidRPr="008C7E78">
          <w:rPr>
            <w:lang w:val="fr-FR"/>
            <w:rPrChange w:id="6517" w:author="Arthur Parmentier" w:date="2020-06-07T18:32:00Z">
              <w:rPr/>
            </w:rPrChange>
          </w:rPr>
          <w:t>Interpretation du synonyme d</w:t>
        </w:r>
      </w:ins>
      <w:ins w:id="6518" w:author="Arthur Parmentier" w:date="2020-05-14T15:32:00Z">
        <w:r w:rsidR="009C4444" w:rsidRPr="008C7E78">
          <w:rPr>
            <w:lang w:val="fr-FR"/>
            <w:rPrChange w:id="6519" w:author="Arthur Parmentier" w:date="2020-06-07T18:32:00Z">
              <w:rPr/>
            </w:rPrChange>
          </w:rPr>
          <w:t>ans les langues avec contexts: ???</w:t>
        </w:r>
        <w:r w:rsidR="00A67223" w:rsidRPr="008C7E78">
          <w:rPr>
            <w:lang w:val="fr-FR"/>
            <w:rPrChange w:id="6520" w:author="Arthur Parmentier" w:date="2020-06-07T18:32:00Z">
              <w:rPr/>
            </w:rPrChange>
          </w:rPr>
          <w:t xml:space="preserve"> nuance contextuelle (cf video )</w:t>
        </w:r>
      </w:ins>
    </w:p>
    <w:p w:rsidR="00A06D4C" w:rsidRPr="008C7E78" w:rsidRDefault="00A06D4C" w:rsidP="00E6654A">
      <w:pPr>
        <w:rPr>
          <w:ins w:id="6521" w:author="Arthur Parmentier" w:date="2020-05-14T15:37:00Z"/>
          <w:lang w:val="fr-FR"/>
          <w:rPrChange w:id="6522" w:author="Arthur Parmentier" w:date="2020-06-07T18:32:00Z">
            <w:rPr>
              <w:ins w:id="6523" w:author="Arthur Parmentier" w:date="2020-05-14T15:37:00Z"/>
            </w:rPr>
          </w:rPrChange>
        </w:rPr>
      </w:pPr>
    </w:p>
    <w:p w:rsidR="00A06D4C" w:rsidRPr="008C7E78" w:rsidRDefault="00A06D4C" w:rsidP="00E6654A">
      <w:pPr>
        <w:rPr>
          <w:ins w:id="6524" w:author="Arthur Parmentier" w:date="2020-05-14T15:38:00Z"/>
          <w:lang w:val="fr-FR"/>
          <w:rPrChange w:id="6525" w:author="Arthur Parmentier" w:date="2020-06-07T18:32:00Z">
            <w:rPr>
              <w:ins w:id="6526" w:author="Arthur Parmentier" w:date="2020-05-14T15:38:00Z"/>
            </w:rPr>
          </w:rPrChange>
        </w:rPr>
      </w:pPr>
      <w:ins w:id="6527" w:author="Arthur Parmentier" w:date="2020-05-14T15:37:00Z">
        <w:r w:rsidRPr="008C7E78">
          <w:rPr>
            <w:lang w:val="fr-FR"/>
            <w:rPrChange w:id="6528" w:author="Arthur Parmentier" w:date="2020-06-07T18:32:00Z">
              <w:rPr/>
            </w:rPrChange>
          </w:rPr>
          <w:t xml:space="preserve">Language SP manipulé </w:t>
        </w:r>
      </w:ins>
      <w:ins w:id="6529" w:author="Arthur Parmentier" w:date="2020-05-14T15:38:00Z">
        <w:r w:rsidRPr="008C7E78">
          <w:rPr>
            <w:lang w:val="fr-FR"/>
            <w:rPrChange w:id="6530" w:author="Arthur Parmentier" w:date="2020-06-07T18:32:00Z">
              <w:rPr/>
            </w:rPrChange>
          </w:rPr>
          <w:t>par le sp (context free grammar) VS musical language (context sensitive)</w:t>
        </w:r>
        <w:r w:rsidR="00F732CE" w:rsidRPr="008C7E78">
          <w:rPr>
            <w:lang w:val="fr-FR"/>
            <w:rPrChange w:id="6531" w:author="Arthur Parmentier" w:date="2020-06-07T18:32:00Z">
              <w:rPr/>
            </w:rPrChange>
          </w:rPr>
          <w:t xml:space="preserve"> by performer</w:t>
        </w:r>
      </w:ins>
    </w:p>
    <w:p w:rsidR="00475458" w:rsidRPr="008C7E78" w:rsidRDefault="00475458" w:rsidP="00E6654A">
      <w:pPr>
        <w:rPr>
          <w:ins w:id="6532" w:author="Arthur Parmentier" w:date="2020-05-14T15:38:00Z"/>
          <w:lang w:val="fr-FR"/>
          <w:rPrChange w:id="6533" w:author="Arthur Parmentier" w:date="2020-06-07T18:32:00Z">
            <w:rPr>
              <w:ins w:id="6534" w:author="Arthur Parmentier" w:date="2020-05-14T15:38:00Z"/>
            </w:rPr>
          </w:rPrChange>
        </w:rPr>
      </w:pPr>
    </w:p>
    <w:p w:rsidR="00475458" w:rsidRPr="008C7E78" w:rsidRDefault="00475458" w:rsidP="00E6654A">
      <w:pPr>
        <w:rPr>
          <w:ins w:id="6535" w:author="Arthur Parmentier" w:date="2020-05-14T15:44:00Z"/>
          <w:lang w:val="fr-FR"/>
          <w:rPrChange w:id="6536" w:author="Arthur Parmentier" w:date="2020-06-07T18:32:00Z">
            <w:rPr>
              <w:ins w:id="6537" w:author="Arthur Parmentier" w:date="2020-05-14T15:44:00Z"/>
            </w:rPr>
          </w:rPrChange>
        </w:rPr>
      </w:pPr>
      <w:ins w:id="6538" w:author="Arthur Parmentier" w:date="2020-05-14T15:38:00Z">
        <w:r w:rsidRPr="008C7E78">
          <w:rPr>
            <w:lang w:val="fr-FR"/>
            <w:rPrChange w:id="6539" w:author="Arthur Parmentier" w:date="2020-06-07T18:32:00Z">
              <w:rPr/>
            </w:rPrChange>
          </w:rPr>
          <w:t>Context</w:t>
        </w:r>
      </w:ins>
      <w:ins w:id="6540" w:author="Arthur Parmentier" w:date="2020-05-14T15:39:00Z">
        <w:r w:rsidRPr="008C7E78">
          <w:rPr>
            <w:lang w:val="fr-FR"/>
            <w:rPrChange w:id="6541" w:author="Arthur Parmentier" w:date="2020-06-07T18:32:00Z">
              <w:rPr/>
            </w:rPrChange>
          </w:rPr>
          <w:t>: importance au dela de la (context</w:t>
        </w:r>
      </w:ins>
      <w:ins w:id="6542" w:author="Arthur Parmentier" w:date="2020-05-14T15:41:00Z">
        <w:r w:rsidR="005A0160" w:rsidRPr="008C7E78">
          <w:rPr>
            <w:lang w:val="fr-FR"/>
            <w:rPrChange w:id="6543" w:author="Arthur Parmentier" w:date="2020-06-07T18:32:00Z">
              <w:rPr/>
            </w:rPrChange>
          </w:rPr>
          <w:t>-</w:t>
        </w:r>
      </w:ins>
      <w:ins w:id="6544" w:author="Arthur Parmentier" w:date="2020-05-14T15:39:00Z">
        <w:r w:rsidRPr="008C7E78">
          <w:rPr>
            <w:lang w:val="fr-FR"/>
            <w:rPrChange w:id="6545" w:author="Arthur Parmentier" w:date="2020-06-07T18:32:00Z">
              <w:rPr/>
            </w:rPrChange>
          </w:rPr>
          <w:t>free grammar)</w:t>
        </w:r>
        <w:r w:rsidR="00384716" w:rsidRPr="008C7E78">
          <w:rPr>
            <w:lang w:val="fr-FR"/>
            <w:rPrChange w:id="6546" w:author="Arthur Parmentier" w:date="2020-06-07T18:32:00Z">
              <w:rPr/>
            </w:rPrChange>
          </w:rPr>
          <w:t>: attentes du compositeur, configuration</w:t>
        </w:r>
      </w:ins>
      <w:ins w:id="6547" w:author="Arthur Parmentier" w:date="2020-05-14T15:41:00Z">
        <w:r w:rsidR="00CF3BC0" w:rsidRPr="008C7E78">
          <w:rPr>
            <w:lang w:val="fr-FR"/>
            <w:rPrChange w:id="6548" w:author="Arthur Parmentier" w:date="2020-06-07T18:32:00Z">
              <w:rPr/>
            </w:rPrChange>
          </w:rPr>
          <w:t>, par défaut…</w:t>
        </w:r>
      </w:ins>
    </w:p>
    <w:p w:rsidR="005D5A11" w:rsidRPr="008C7E78" w:rsidRDefault="005D5A11" w:rsidP="00E6654A">
      <w:pPr>
        <w:rPr>
          <w:ins w:id="6549" w:author="Arthur Parmentier" w:date="2020-05-14T15:44:00Z"/>
          <w:lang w:val="fr-FR"/>
          <w:rPrChange w:id="6550" w:author="Arthur Parmentier" w:date="2020-06-07T18:32:00Z">
            <w:rPr>
              <w:ins w:id="6551" w:author="Arthur Parmentier" w:date="2020-05-14T15:44:00Z"/>
            </w:rPr>
          </w:rPrChange>
        </w:rPr>
      </w:pPr>
    </w:p>
    <w:p w:rsidR="005D5A11" w:rsidRPr="008C7E78" w:rsidRDefault="005D5A11" w:rsidP="00E6654A">
      <w:pPr>
        <w:rPr>
          <w:ins w:id="6552" w:author="Arthur Parmentier" w:date="2020-05-14T15:44:00Z"/>
          <w:lang w:val="fr-FR"/>
          <w:rPrChange w:id="6553" w:author="Arthur Parmentier" w:date="2020-06-07T18:32:00Z">
            <w:rPr>
              <w:ins w:id="6554" w:author="Arthur Parmentier" w:date="2020-05-14T15:44:00Z"/>
            </w:rPr>
          </w:rPrChange>
        </w:rPr>
      </w:pPr>
      <w:ins w:id="6555" w:author="Arthur Parmentier" w:date="2020-05-14T15:44:00Z">
        <w:r w:rsidRPr="008C7E78">
          <w:rPr>
            <w:lang w:val="fr-FR"/>
            <w:rPrChange w:id="6556" w:author="Arthur Parmentier" w:date="2020-06-07T18:32:00Z">
              <w:rPr/>
            </w:rPrChange>
          </w:rPr>
          <w:t>Mode: préciser le sens</w:t>
        </w:r>
        <w:r w:rsidR="0074035C" w:rsidRPr="008C7E78">
          <w:rPr>
            <w:lang w:val="fr-FR"/>
            <w:rPrChange w:id="6557" w:author="Arthur Parmentier" w:date="2020-06-07T18:32:00Z">
              <w:rPr/>
            </w:rPrChange>
          </w:rPr>
          <w:t xml:space="preserve"> </w:t>
        </w:r>
        <w:r w:rsidRPr="008C7E78">
          <w:rPr>
            <w:lang w:val="fr-FR"/>
            <w:rPrChange w:id="6558" w:author="Arthur Parmentier" w:date="2020-06-07T18:32:00Z">
              <w:rPr/>
            </w:rPrChange>
          </w:rPr>
          <w:t>en SP</w:t>
        </w:r>
      </w:ins>
    </w:p>
    <w:p w:rsidR="0074035C" w:rsidRPr="008C7E78" w:rsidRDefault="0074035C" w:rsidP="00E6654A">
      <w:pPr>
        <w:rPr>
          <w:ins w:id="6559" w:author="Arthur Parmentier" w:date="2020-05-14T15:58:00Z"/>
          <w:lang w:val="fr-FR"/>
          <w:rPrChange w:id="6560" w:author="Arthur Parmentier" w:date="2020-06-07T18:32:00Z">
            <w:rPr>
              <w:ins w:id="6561" w:author="Arthur Parmentier" w:date="2020-05-14T15:58:00Z"/>
            </w:rPr>
          </w:rPrChange>
        </w:rPr>
      </w:pPr>
      <w:ins w:id="6562" w:author="Arthur Parmentier" w:date="2020-05-14T15:44:00Z">
        <w:r w:rsidRPr="008C7E78">
          <w:rPr>
            <w:lang w:val="fr-FR"/>
            <w:rPrChange w:id="6563" w:author="Arthur Parmentier" w:date="2020-06-07T18:32:00Z">
              <w:rPr/>
            </w:rPrChange>
          </w:rPr>
          <w:t>“mode”, “for</w:t>
        </w:r>
      </w:ins>
      <w:ins w:id="6564" w:author="Arthur Parmentier" w:date="2020-05-14T15:45:00Z">
        <w:r w:rsidRPr="008C7E78">
          <w:rPr>
            <w:lang w:val="fr-FR"/>
            <w:rPrChange w:id="6565" w:author="Arthur Parmentier" w:date="2020-06-07T18:32:00Z">
              <w:rPr/>
            </w:rPrChange>
          </w:rPr>
          <w:t>me”</w:t>
        </w:r>
      </w:ins>
    </w:p>
    <w:p w:rsidR="00FB6B81" w:rsidRPr="008C7E78" w:rsidRDefault="00FB6B81" w:rsidP="00E6654A">
      <w:pPr>
        <w:rPr>
          <w:ins w:id="6566" w:author="Arthur Parmentier" w:date="2020-05-14T15:59:00Z"/>
          <w:lang w:val="fr-FR"/>
          <w:rPrChange w:id="6567" w:author="Arthur Parmentier" w:date="2020-06-07T18:32:00Z">
            <w:rPr>
              <w:ins w:id="6568" w:author="Arthur Parmentier" w:date="2020-05-14T15:59:00Z"/>
            </w:rPr>
          </w:rPrChange>
        </w:rPr>
      </w:pPr>
    </w:p>
    <w:p w:rsidR="00FB6B81" w:rsidRPr="008C7E78" w:rsidRDefault="00FB6B81" w:rsidP="00E6654A">
      <w:pPr>
        <w:rPr>
          <w:ins w:id="6569" w:author="Arthur Parmentier" w:date="2020-05-14T15:58:00Z"/>
          <w:lang w:val="fr-FR"/>
          <w:rPrChange w:id="6570" w:author="Arthur Parmentier" w:date="2020-06-07T18:32:00Z">
            <w:rPr>
              <w:ins w:id="6571" w:author="Arthur Parmentier" w:date="2020-05-14T15:58:00Z"/>
            </w:rPr>
          </w:rPrChange>
        </w:rPr>
      </w:pPr>
      <w:ins w:id="6572" w:author="Arthur Parmentier" w:date="2020-05-14T15:59:00Z">
        <w:r w:rsidRPr="008C7E78">
          <w:rPr>
            <w:lang w:val="fr-FR"/>
            <w:rPrChange w:id="6573" w:author="Arthur Parmentier" w:date="2020-06-07T18:32:00Z">
              <w:rPr/>
            </w:rPrChange>
          </w:rPr>
          <w:t>Glossaire (definition des mots/concepts utilizes)</w:t>
        </w:r>
      </w:ins>
    </w:p>
    <w:p w:rsidR="00FB6B81" w:rsidRPr="008C7E78" w:rsidRDefault="00FB6B81" w:rsidP="00E6654A">
      <w:pPr>
        <w:rPr>
          <w:ins w:id="6574" w:author="Arthur Parmentier" w:date="2020-05-14T16:26:00Z"/>
          <w:lang w:val="fr-FR"/>
          <w:rPrChange w:id="6575" w:author="Arthur Parmentier" w:date="2020-06-07T18:32:00Z">
            <w:rPr>
              <w:ins w:id="6576" w:author="Arthur Parmentier" w:date="2020-05-14T16:26:00Z"/>
            </w:rPr>
          </w:rPrChange>
        </w:rPr>
      </w:pPr>
      <w:ins w:id="6577" w:author="Arthur Parmentier" w:date="2020-05-14T15:58:00Z">
        <w:r w:rsidRPr="008C7E78">
          <w:rPr>
            <w:lang w:val="fr-FR"/>
            <w:rPrChange w:id="6578" w:author="Arthur Parmentier" w:date="2020-06-07T18:32:00Z">
              <w:rPr/>
            </w:rPrChange>
          </w:rPr>
          <w:t>Biblio, table des illust</w:t>
        </w:r>
      </w:ins>
      <w:ins w:id="6579" w:author="Arthur Parmentier" w:date="2020-05-14T15:59:00Z">
        <w:r w:rsidRPr="008C7E78">
          <w:rPr>
            <w:lang w:val="fr-FR"/>
            <w:rPrChange w:id="6580" w:author="Arthur Parmentier" w:date="2020-06-07T18:32:00Z">
              <w:rPr/>
            </w:rPrChange>
          </w:rPr>
          <w:t>rations.</w:t>
        </w:r>
      </w:ins>
    </w:p>
    <w:p w:rsidR="009946FB" w:rsidRPr="008C7E78" w:rsidRDefault="009946FB" w:rsidP="00E6654A">
      <w:pPr>
        <w:rPr>
          <w:ins w:id="6581" w:author="Arthur Parmentier" w:date="2020-05-14T16:26:00Z"/>
          <w:lang w:val="fr-FR"/>
          <w:rPrChange w:id="6582" w:author="Arthur Parmentier" w:date="2020-06-07T18:32:00Z">
            <w:rPr>
              <w:ins w:id="6583" w:author="Arthur Parmentier" w:date="2020-05-14T16:26:00Z"/>
            </w:rPr>
          </w:rPrChange>
        </w:rPr>
      </w:pPr>
    </w:p>
    <w:p w:rsidR="009946FB" w:rsidRPr="008C7E78" w:rsidRDefault="009946FB" w:rsidP="00E6654A">
      <w:pPr>
        <w:rPr>
          <w:ins w:id="6584" w:author="Arthur Parmentier" w:date="2020-05-14T16:26:00Z"/>
          <w:lang w:val="fr-FR"/>
          <w:rPrChange w:id="6585" w:author="Arthur Parmentier" w:date="2020-06-07T18:32:00Z">
            <w:rPr>
              <w:ins w:id="6586" w:author="Arthur Parmentier" w:date="2020-05-14T16:26:00Z"/>
            </w:rPr>
          </w:rPrChange>
        </w:rPr>
      </w:pPr>
      <w:ins w:id="6587" w:author="Arthur Parmentier" w:date="2020-05-14T16:26:00Z">
        <w:r w:rsidRPr="008C7E78">
          <w:rPr>
            <w:lang w:val="fr-FR"/>
            <w:rPrChange w:id="6588" w:author="Arthur Parmentier" w:date="2020-06-07T18:32:00Z">
              <w:rPr/>
            </w:rPrChange>
          </w:rPr>
          <w:t>4 semaines:</w:t>
        </w:r>
      </w:ins>
    </w:p>
    <w:p w:rsidR="009946FB" w:rsidRPr="007C437A" w:rsidRDefault="009946FB" w:rsidP="00E6654A">
      <w:pPr>
        <w:rPr>
          <w:ins w:id="6589" w:author="Arthur Parmentier" w:date="2020-05-14T16:28:00Z"/>
        </w:rPr>
      </w:pPr>
      <w:ins w:id="6590" w:author="Arthur Parmentier" w:date="2020-05-14T16:28:00Z">
        <w:r w:rsidRPr="007C437A">
          <w:t xml:space="preserve">Facilité: </w:t>
        </w:r>
      </w:ins>
    </w:p>
    <w:p w:rsidR="009946FB" w:rsidRPr="007C437A" w:rsidRDefault="009946FB">
      <w:pPr>
        <w:ind w:firstLine="360"/>
        <w:rPr>
          <w:ins w:id="6591" w:author="Arthur Parmentier" w:date="2020-05-14T16:28:00Z"/>
        </w:rPr>
        <w:pPrChange w:id="6592" w:author="Arthur Parmentier" w:date="2020-05-14T16:28:00Z">
          <w:pPr/>
        </w:pPrChange>
      </w:pPr>
      <w:ins w:id="6593" w:author="Arthur Parmentier" w:date="2020-05-14T16:28:00Z">
        <w:r w:rsidRPr="007C437A">
          <w:t>- partie technologique</w:t>
        </w:r>
      </w:ins>
    </w:p>
    <w:p w:rsidR="009946FB" w:rsidRPr="007C437A" w:rsidRDefault="009946FB" w:rsidP="009946FB">
      <w:pPr>
        <w:pStyle w:val="Paragraphedeliste"/>
        <w:numPr>
          <w:ilvl w:val="0"/>
          <w:numId w:val="14"/>
        </w:numPr>
        <w:rPr>
          <w:ins w:id="6594" w:author="Arthur Parmentier" w:date="2020-05-14T16:28:00Z"/>
        </w:rPr>
      </w:pPr>
      <w:ins w:id="6595" w:author="Arthur Parmentier" w:date="2020-05-14T16:28:00Z">
        <w:r w:rsidRPr="007C437A">
          <w:t>Brief history of SP</w:t>
        </w:r>
      </w:ins>
    </w:p>
    <w:p w:rsidR="009946FB" w:rsidRPr="007C437A" w:rsidRDefault="009946FB" w:rsidP="00B827FE">
      <w:pPr>
        <w:rPr>
          <w:ins w:id="6596" w:author="Arthur Parmentier" w:date="2020-05-22T11:49:00Z"/>
        </w:rPr>
      </w:pPr>
    </w:p>
    <w:p w:rsidR="00B827FE" w:rsidRPr="007C437A" w:rsidRDefault="00B827FE">
      <w:pPr>
        <w:rPr>
          <w:ins w:id="6597" w:author="Arthur Parmentier" w:date="2020-05-23T19:48:00Z"/>
        </w:rPr>
      </w:pPr>
      <w:ins w:id="6598" w:author="Arthur Parmentier" w:date="2020-05-22T11:49:00Z">
        <w:r w:rsidRPr="007C437A">
          <w:t>INTERACTML and why I dropped Unity</w:t>
        </w:r>
      </w:ins>
    </w:p>
    <w:p w:rsidR="0019026D" w:rsidRPr="007C437A" w:rsidRDefault="0019026D">
      <w:pPr>
        <w:rPr>
          <w:ins w:id="6599" w:author="Arthur Parmentier" w:date="2020-06-05T16:32:00Z"/>
        </w:rPr>
      </w:pPr>
      <w:ins w:id="6600" w:author="Arthur Parmentier" w:date="2020-05-23T19:48:00Z">
        <w:r w:rsidRPr="007C437A">
          <w:t>Splitcam</w:t>
        </w:r>
      </w:ins>
    </w:p>
    <w:p w:rsidR="00E814B3" w:rsidRPr="007C437A" w:rsidRDefault="00E814B3">
      <w:pPr>
        <w:rPr>
          <w:ins w:id="6601" w:author="Arthur Parmentier" w:date="2020-06-05T16:32:00Z"/>
        </w:rPr>
      </w:pPr>
    </w:p>
    <w:p w:rsidR="006E2B59" w:rsidRPr="007C437A" w:rsidRDefault="006E2B59" w:rsidP="006E2B59">
      <w:pPr>
        <w:rPr>
          <w:moveTo w:id="6602" w:author="Arthur Parmentier" w:date="2020-06-06T22:11:00Z"/>
        </w:rPr>
      </w:pPr>
      <w:moveToRangeStart w:id="6603" w:author="Arthur Parmentier" w:date="2020-06-06T22:11:00Z" w:name="move42373884"/>
      <w:moveTo w:id="6604" w:author="Arthur Parmentier" w:date="2020-06-06T22:11:00Z">
        <w:r w:rsidRPr="007C437A">
          <w:t>DRAFT of ideas</w:t>
        </w:r>
      </w:moveTo>
    </w:p>
    <w:p w:rsidR="006E2B59" w:rsidRPr="007C437A" w:rsidRDefault="006E2B59" w:rsidP="006E2B59">
      <w:pPr>
        <w:pStyle w:val="Paragraphedeliste"/>
        <w:numPr>
          <w:ilvl w:val="0"/>
          <w:numId w:val="8"/>
        </w:numPr>
        <w:rPr>
          <w:moveTo w:id="6605" w:author="Arthur Parmentier" w:date="2020-06-06T22:11:00Z"/>
        </w:rPr>
      </w:pPr>
      <w:moveTo w:id="6606"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6607" w:author="Arthur Parmentier" w:date="2020-06-06T22:11:00Z"/>
        </w:rPr>
      </w:pPr>
      <w:moveTo w:id="660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6609" w:author="Arthur Parmentier" w:date="2020-06-06T22:11:00Z"/>
        </w:rPr>
      </w:pPr>
      <w:moveTo w:id="661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6611" w:author="Arthur Parmentier" w:date="2020-06-06T22:11:00Z"/>
        </w:rPr>
      </w:pPr>
      <w:moveTo w:id="661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6613" w:author="Arthur Parmentier" w:date="2020-06-06T22:11:00Z"/>
        </w:rPr>
      </w:pPr>
      <w:moveTo w:id="661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6615" w:author="Arthur Parmentier" w:date="2020-06-06T22:11:00Z"/>
        </w:rPr>
      </w:pPr>
      <w:moveTo w:id="6616" w:author="Arthur Parmentier" w:date="2020-06-06T22:11:00Z">
        <w:r w:rsidRPr="007C437A">
          <w:t>but rather a fluid, dynamic and varying grammar</w:t>
        </w:r>
      </w:moveTo>
    </w:p>
    <w:moveToRangeEnd w:id="660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661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656" w:rsidRDefault="00375656" w:rsidP="00E6654A">
      <w:r>
        <w:separator/>
      </w:r>
    </w:p>
  </w:endnote>
  <w:endnote w:type="continuationSeparator" w:id="0">
    <w:p w:rsidR="00375656" w:rsidRDefault="00375656"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164" w:rsidRDefault="00E56164" w:rsidP="00E6654A">
    <w:r>
      <w:fldChar w:fldCharType="begin"/>
    </w:r>
    <w:r>
      <w:instrText>PAGE</w:instrText>
    </w:r>
    <w:r>
      <w:fldChar w:fldCharType="end"/>
    </w:r>
  </w:p>
  <w:p w:rsidR="00E56164" w:rsidRDefault="00E56164"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164" w:rsidRDefault="00E56164" w:rsidP="00E6654A">
    <w:r>
      <w:fldChar w:fldCharType="begin"/>
    </w:r>
    <w:r>
      <w:instrText>PAGE</w:instrText>
    </w:r>
    <w:r>
      <w:fldChar w:fldCharType="separate"/>
    </w:r>
    <w:r>
      <w:rPr>
        <w:noProof/>
      </w:rPr>
      <w:t>1</w:t>
    </w:r>
    <w:r>
      <w:fldChar w:fldCharType="end"/>
    </w:r>
  </w:p>
  <w:p w:rsidR="00E56164" w:rsidRDefault="00E56164"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656" w:rsidRDefault="00375656" w:rsidP="00E6654A">
      <w:r>
        <w:separator/>
      </w:r>
    </w:p>
  </w:footnote>
  <w:footnote w:type="continuationSeparator" w:id="0">
    <w:p w:rsidR="00375656" w:rsidRDefault="00375656" w:rsidP="00E6654A">
      <w:r>
        <w:continuationSeparator/>
      </w:r>
    </w:p>
  </w:footnote>
  <w:footnote w:id="1">
    <w:p w:rsidR="00E56164" w:rsidRPr="008C7E78" w:rsidRDefault="00E56164">
      <w:pPr>
        <w:pStyle w:val="Notedebasdepage"/>
        <w:rPr>
          <w:rPrChange w:id="737" w:author="Arthur Parmentier" w:date="2020-06-07T18:32:00Z">
            <w:rPr/>
          </w:rPrChange>
        </w:rPr>
      </w:pPr>
      <w:ins w:id="738" w:author="Arthur Parmentier" w:date="2020-06-06T15:45:00Z">
        <w:r>
          <w:rPr>
            <w:rStyle w:val="Appelnotedebasdep"/>
          </w:rPr>
          <w:footnoteRef/>
        </w:r>
        <w:r w:rsidRPr="008C7E78">
          <w:rPr>
            <w:lang w:val="fr-FR"/>
            <w:rPrChange w:id="739" w:author="Arthur Parmentier" w:date="2020-06-07T18:32:00Z">
              <w:rPr/>
            </w:rPrChange>
          </w:rPr>
          <w:t xml:space="preserve"> Nadine Couture, Sébastien Bottecchia, Serge Chaumette, Mateo Cecconello, Josu Rekalde, et al.. </w:t>
        </w:r>
        <w:r w:rsidRPr="00BA026A">
          <w:rPr>
            <w:i/>
            <w:iCs/>
            <w:rPrChange w:id="740"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41" w:author="Arthur Parmentier" w:date="2020-06-06T15:46:00Z">
        <w:r w:rsidRPr="008C7E78">
          <w:rPr>
            <w:rPrChange w:id="742" w:author="Arthur Parmentier" w:date="2020-06-07T18:32:00Z">
              <w:rPr>
                <w:lang w:val="fr-FR"/>
              </w:rPr>
            </w:rPrChange>
          </w:rPr>
          <w:t xml:space="preserve"> </w:t>
        </w:r>
      </w:ins>
    </w:p>
  </w:footnote>
  <w:footnote w:id="2">
    <w:p w:rsidR="00E56164" w:rsidRPr="000953B3" w:rsidRDefault="00E56164">
      <w:pPr>
        <w:pStyle w:val="Notedebasdepage"/>
        <w:rPr>
          <w:rPrChange w:id="757" w:author="Arthur Parmentier" w:date="2020-06-07T18:50:00Z">
            <w:rPr/>
          </w:rPrChange>
        </w:rPr>
      </w:pPr>
      <w:ins w:id="758" w:author="Arthur Parmentier" w:date="2020-06-07T18:50:00Z">
        <w:r>
          <w:rPr>
            <w:rStyle w:val="Appelnotedebasdep"/>
          </w:rPr>
          <w:footnoteRef/>
        </w:r>
        <w:r>
          <w:t xml:space="preserve"> </w:t>
        </w:r>
        <w:r w:rsidRPr="000953B3">
          <w:t>http://www.soundpainting.com/blog/</w:t>
        </w:r>
      </w:ins>
    </w:p>
  </w:footnote>
  <w:footnote w:id="3">
    <w:p w:rsidR="00E56164" w:rsidRPr="008C7E78" w:rsidRDefault="00E56164">
      <w:pPr>
        <w:pStyle w:val="Notedebasdepage"/>
        <w:rPr>
          <w:rPrChange w:id="797" w:author="Arthur Parmentier" w:date="2020-06-07T18:32:00Z">
            <w:rPr/>
          </w:rPrChange>
        </w:rPr>
      </w:pPr>
      <w:ins w:id="798" w:author="Arthur Parmentier" w:date="2020-06-06T15:59:00Z">
        <w:r>
          <w:rPr>
            <w:rStyle w:val="Appelnotedebasdep"/>
          </w:rPr>
          <w:footnoteRef/>
        </w:r>
        <w:r>
          <w:t xml:space="preserve"> </w:t>
        </w:r>
        <w:r w:rsidRPr="008C7E78">
          <w:rPr>
            <w:rPrChange w:id="799" w:author="Arthur Parmentier" w:date="2020-06-07T18:32:00Z">
              <w:rPr>
                <w:lang w:val="fr-FR"/>
              </w:rPr>
            </w:rPrChange>
          </w:rPr>
          <w:t xml:space="preserve">I have no </w:t>
        </w:r>
      </w:ins>
      <w:ins w:id="800" w:author="Arthur Parmentier" w:date="2020-06-06T16:00:00Z">
        <w:r w:rsidRPr="008C7E78">
          <w:rPr>
            <w:rPrChange w:id="801" w:author="Arthur Parmentier" w:date="2020-06-07T18:32:00Z">
              <w:rPr>
                <w:lang w:val="fr-FR"/>
              </w:rPr>
            </w:rPrChange>
          </w:rPr>
          <w:t>example of SP used by artists outside modern societies</w:t>
        </w:r>
      </w:ins>
      <w:ins w:id="802" w:author="Arthur Parmentier" w:date="2020-06-06T16:01:00Z">
        <w:r w:rsidRPr="008C7E78">
          <w:rPr>
            <w:rPrChange w:id="803" w:author="Arthur Parmentier" w:date="2020-06-07T18:32:00Z">
              <w:rPr>
                <w:lang w:val="fr-FR"/>
              </w:rPr>
            </w:rPrChange>
          </w:rPr>
          <w:t xml:space="preserve"> </w:t>
        </w:r>
      </w:ins>
      <w:ins w:id="804" w:author="Arthur Parmentier" w:date="2020-06-06T16:00:00Z">
        <w:r w:rsidRPr="008C7E78">
          <w:rPr>
            <w:rPrChange w:id="805" w:author="Arthur Parmentier" w:date="2020-06-07T18:32:00Z">
              <w:rPr>
                <w:lang w:val="fr-FR"/>
              </w:rPr>
            </w:rPrChange>
          </w:rPr>
          <w:t>but experience</w:t>
        </w:r>
      </w:ins>
      <w:ins w:id="806" w:author="Arthur Parmentier" w:date="2020-06-06T16:01:00Z">
        <w:r w:rsidRPr="008C7E78">
          <w:rPr>
            <w:rPrChange w:id="807" w:author="Arthur Parmentier" w:date="2020-06-07T18:32:00Z">
              <w:rPr>
                <w:lang w:val="fr-FR"/>
              </w:rPr>
            </w:rPrChange>
          </w:rPr>
          <w:t>s</w:t>
        </w:r>
      </w:ins>
      <w:ins w:id="808" w:author="Arthur Parmentier" w:date="2020-06-06T16:00:00Z">
        <w:r w:rsidRPr="008C7E78">
          <w:rPr>
            <w:rPrChange w:id="809" w:author="Arthur Parmentier" w:date="2020-06-07T18:32:00Z">
              <w:rPr>
                <w:lang w:val="fr-FR"/>
              </w:rPr>
            </w:rPrChange>
          </w:rPr>
          <w:t xml:space="preserve"> with people from cultures that do not share the same linguistic</w:t>
        </w:r>
      </w:ins>
      <w:ins w:id="810" w:author="Arthur Parmentier" w:date="2020-06-06T16:01:00Z">
        <w:r w:rsidRPr="008C7E78">
          <w:rPr>
            <w:rPrChange w:id="811" w:author="Arthur Parmentier" w:date="2020-06-07T18:32:00Z">
              <w:rPr>
                <w:lang w:val="fr-FR"/>
              </w:rPr>
            </w:rPrChange>
          </w:rPr>
          <w:t xml:space="preserve"> structures and views on the artistic practices and roles would be very interesting for further studies.</w:t>
        </w:r>
      </w:ins>
    </w:p>
  </w:footnote>
  <w:footnote w:id="4">
    <w:p w:rsidR="00E56164" w:rsidRPr="00B16E7C" w:rsidRDefault="00E56164">
      <w:pPr>
        <w:pStyle w:val="Notedebasdepage"/>
        <w:rPr>
          <w:lang w:val="fr-FR"/>
          <w:rPrChange w:id="914" w:author="Arthur Parmentier" w:date="2020-06-06T16:32:00Z">
            <w:rPr/>
          </w:rPrChange>
        </w:rPr>
      </w:pPr>
      <w:ins w:id="915" w:author="Arthur Parmentier" w:date="2020-06-06T16:32:00Z">
        <w:r>
          <w:rPr>
            <w:rStyle w:val="Appelnotedebasdep"/>
          </w:rPr>
          <w:footnoteRef/>
        </w:r>
        <w:r>
          <w:t xml:space="preserve"> </w:t>
        </w:r>
      </w:ins>
      <w:ins w:id="916" w:author="Arthur Parmentier" w:date="2020-06-06T16:39:00Z">
        <w:r w:rsidRPr="008C7E78">
          <w:rPr>
            <w:rPrChange w:id="917" w:author="Arthur Parmentier" w:date="2020-06-07T18:32:00Z">
              <w:rPr>
                <w:lang w:val="fr-FR"/>
              </w:rPr>
            </w:rPrChange>
          </w:rPr>
          <w:t xml:space="preserve">For reference, see </w:t>
        </w:r>
      </w:ins>
      <w:ins w:id="918" w:author="Arthur Parmentier" w:date="2020-06-06T16:40:00Z">
        <w:r w:rsidRPr="008C7E78">
          <w:rPr>
            <w:rPrChange w:id="919"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920" w:author="Arthur Parmentier" w:date="2020-06-06T16:41:00Z">
        <w:r w:rsidRPr="00057697">
          <w:rPr>
            <w:lang w:val="fr-FR"/>
          </w:rPr>
          <w:t>J'avancerai vers toi avec les yeux d'un sourd</w:t>
        </w:r>
        <w:r>
          <w:rPr>
            <w:lang w:val="fr-FR"/>
          </w:rPr>
          <w:t> » (Laetitia Carton, 2015)</w:t>
        </w:r>
      </w:ins>
    </w:p>
  </w:footnote>
  <w:footnote w:id="5">
    <w:p w:rsidR="00E56164" w:rsidRPr="003724FD" w:rsidRDefault="00E56164">
      <w:pPr>
        <w:pStyle w:val="Notedebasdepage"/>
        <w:rPr>
          <w:lang w:val="fr-FR"/>
          <w:rPrChange w:id="923" w:author="Arthur Parmentier" w:date="2020-06-06T17:00:00Z">
            <w:rPr/>
          </w:rPrChange>
        </w:rPr>
      </w:pPr>
      <w:ins w:id="924" w:author="Arthur Parmentier" w:date="2020-06-06T17:00:00Z">
        <w:r>
          <w:rPr>
            <w:rStyle w:val="Appelnotedebasdep"/>
          </w:rPr>
          <w:footnoteRef/>
        </w:r>
        <w:r w:rsidRPr="008C7E78">
          <w:rPr>
            <w:lang w:val="fr-FR"/>
            <w:rPrChange w:id="925" w:author="Arthur Parmentier" w:date="2020-06-07T18:32:00Z">
              <w:rPr/>
            </w:rPrChange>
          </w:rPr>
          <w:t xml:space="preserve"> http://www.soundpainting.com/blog/</w:t>
        </w:r>
      </w:ins>
    </w:p>
  </w:footnote>
  <w:footnote w:id="6">
    <w:p w:rsidR="00E56164" w:rsidRPr="008538C8" w:rsidRDefault="00E56164">
      <w:pPr>
        <w:pStyle w:val="Notedebasdepage"/>
        <w:rPr>
          <w:lang w:val="fr-FR"/>
          <w:rPrChange w:id="942" w:author="Arthur Parmentier" w:date="2020-06-07T18:55:00Z">
            <w:rPr/>
          </w:rPrChange>
        </w:rPr>
      </w:pPr>
      <w:ins w:id="943" w:author="Arthur Parmentier" w:date="2020-06-07T18:55:00Z">
        <w:r>
          <w:rPr>
            <w:rStyle w:val="Appelnotedebasdep"/>
          </w:rPr>
          <w:footnoteRef/>
        </w:r>
        <w:r w:rsidRPr="008538C8">
          <w:rPr>
            <w:lang w:val="fr-FR"/>
            <w:rPrChange w:id="944" w:author="Arthur Parmentier" w:date="2020-06-07T18:55:00Z">
              <w:rPr/>
            </w:rPrChange>
          </w:rPr>
          <w:t xml:space="preserve"> http://www.soundpainting.com/soundpainting/</w:t>
        </w:r>
      </w:ins>
    </w:p>
  </w:footnote>
  <w:footnote w:id="7">
    <w:p w:rsidR="00E56164" w:rsidRPr="0098222C" w:rsidRDefault="00E56164" w:rsidP="007150A7">
      <w:pPr>
        <w:pBdr>
          <w:top w:val="nil"/>
          <w:left w:val="nil"/>
          <w:bottom w:val="nil"/>
          <w:right w:val="nil"/>
          <w:between w:val="nil"/>
        </w:pBdr>
        <w:spacing w:after="0" w:line="240" w:lineRule="auto"/>
        <w:rPr>
          <w:ins w:id="957" w:author="Arthur Parmentier" w:date="2020-06-07T18:06:00Z"/>
          <w:color w:val="000000"/>
          <w:sz w:val="20"/>
          <w:szCs w:val="20"/>
        </w:rPr>
      </w:pPr>
      <w:ins w:id="958" w:author="Arthur Parmentier" w:date="2020-06-07T18:06:00Z">
        <w:r w:rsidRPr="0098222C">
          <w:rPr>
            <w:vertAlign w:val="superscript"/>
          </w:rPr>
          <w:footnoteRef/>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For instance, take a look at </w:t>
        </w:r>
        <w:r w:rsidRPr="0098222C">
          <w:rPr>
            <w:rPrChange w:id="960" w:author="Arthur Parmentier" w:date="2020-06-07T18:12:00Z">
              <w:rPr/>
            </w:rPrChange>
          </w:rPr>
          <w:fldChar w:fldCharType="begin"/>
        </w:r>
        <w:r w:rsidRPr="0098222C">
          <w:instrText xml:space="preserve"> HYPERLINK "https://www.facebook.com/ConductingWithTheBody/"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63" w:author="Arthur Parmentier" w:date="2020-06-07T18:12:00Z">
              <w:rPr>
                <w:color w:val="0000FF"/>
                <w:sz w:val="20"/>
                <w:szCs w:val="20"/>
                <w:u w:val="single"/>
              </w:rPr>
            </w:rPrChange>
          </w:rPr>
          <w:fldChar w:fldCharType="end"/>
        </w:r>
      </w:ins>
      <w:ins w:id="964"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65" w:author="Arthur Parmentier" w:date="2020-06-07T18:12:00Z">
        <w:r w:rsidRPr="0098222C">
          <w:rPr>
            <w:color w:val="000000"/>
            <w:rPrChange w:id="966" w:author="Arthur Parmentier" w:date="2020-06-07T18:13:00Z">
              <w:rPr>
                <w:rStyle w:val="Lienhypertexte"/>
                <w:rFonts w:ascii="Nunito ExtraLight" w:hAnsi="Nunito ExtraLight"/>
                <w:sz w:val="20"/>
                <w:szCs w:val="20"/>
              </w:rPr>
            </w:rPrChange>
          </w:rPr>
          <w:instrText>https://vimeo.com/331394981</w:instrText>
        </w:r>
      </w:ins>
      <w:ins w:id="967" w:author="Arthur Parmentier" w:date="2020-06-07T18:13:00Z">
        <w:r>
          <w:rPr>
            <w:color w:val="000000"/>
            <w:sz w:val="20"/>
            <w:szCs w:val="20"/>
          </w:rPr>
          <w:instrText xml:space="preserve">" </w:instrText>
        </w:r>
        <w:r>
          <w:rPr>
            <w:color w:val="000000"/>
            <w:sz w:val="20"/>
            <w:szCs w:val="20"/>
          </w:rPr>
          <w:fldChar w:fldCharType="separate"/>
        </w:r>
      </w:ins>
      <w:ins w:id="968" w:author="Arthur Parmentier" w:date="2020-06-07T18:12:00Z">
        <w:r w:rsidRPr="00E30721">
          <w:rPr>
            <w:rStyle w:val="Lienhypertexte"/>
            <w:sz w:val="20"/>
            <w:szCs w:val="20"/>
            <w:rPrChange w:id="969" w:author="Arthur Parmentier" w:date="2020-06-07T18:13:00Z">
              <w:rPr>
                <w:rStyle w:val="Lienhypertexte"/>
                <w:rFonts w:ascii="Nunito ExtraLight" w:hAnsi="Nunito ExtraLight"/>
                <w:sz w:val="20"/>
                <w:szCs w:val="20"/>
              </w:rPr>
            </w:rPrChange>
          </w:rPr>
          <w:t>https://vimeo.com/331394981</w:t>
        </w:r>
      </w:ins>
      <w:ins w:id="970" w:author="Arthur Parmentier" w:date="2020-06-07T18:13:00Z">
        <w:r>
          <w:rPr>
            <w:color w:val="000000"/>
            <w:sz w:val="20"/>
            <w:szCs w:val="20"/>
          </w:rPr>
          <w:fldChar w:fldCharType="end"/>
        </w:r>
        <w:r>
          <w:rPr>
            <w:color w:val="000000"/>
            <w:sz w:val="20"/>
            <w:szCs w:val="20"/>
          </w:rPr>
          <w:t>)</w:t>
        </w:r>
      </w:ins>
      <w:ins w:id="971" w:author="Arthur Parmentier" w:date="2020-06-07T18:12:00Z">
        <w:r w:rsidRPr="0098222C">
          <w:rPr>
            <w:color w:val="000000"/>
            <w:sz w:val="20"/>
            <w:szCs w:val="20"/>
            <w:rPrChange w:id="972" w:author="Arthur Parmentier" w:date="2020-06-07T18:12:00Z">
              <w:rPr>
                <w:rFonts w:ascii="Nunito ExtraLight" w:hAnsi="Nunito ExtraLight"/>
                <w:color w:val="000000"/>
                <w:sz w:val="20"/>
                <w:szCs w:val="20"/>
              </w:rPr>
            </w:rPrChange>
          </w:rPr>
          <w:t xml:space="preserve"> </w:t>
        </w:r>
      </w:ins>
      <w:ins w:id="973" w:author="Arthur Parmentier" w:date="2020-06-07T18:06:00Z">
        <w:r w:rsidRPr="0098222C">
          <w:rPr>
            <w:color w:val="000000"/>
            <w:sz w:val="20"/>
            <w:szCs w:val="20"/>
            <w:rPrChange w:id="974" w:author="Arthur Parmentier" w:date="2020-06-07T18:12:00Z">
              <w:rPr>
                <w:rFonts w:ascii="Nunito ExtraLight" w:hAnsi="Nunito ExtraLight"/>
                <w:color w:val="000000"/>
                <w:sz w:val="20"/>
                <w:szCs w:val="20"/>
              </w:rPr>
            </w:rPrChange>
          </w:rPr>
          <w:t xml:space="preserve">or </w:t>
        </w:r>
        <w:r w:rsidRPr="0098222C">
          <w:rPr>
            <w:rPrChange w:id="975" w:author="Arthur Parmentier" w:date="2020-06-07T18:12:00Z">
              <w:rPr/>
            </w:rPrChange>
          </w:rPr>
          <w:fldChar w:fldCharType="begin"/>
        </w:r>
        <w:r w:rsidRPr="0098222C">
          <w:instrText xml:space="preserve"> HYPERLINK "https://www.facebook.com/groups/4383252451/permalink/10156376454242452/" \h </w:instrText>
        </w:r>
        <w:r w:rsidRPr="0098222C">
          <w:rPr>
            <w:rPrChange w:id="976" w:author="Arthur Parmentier" w:date="2020-06-07T18:12:00Z">
              <w:rPr>
                <w:color w:val="0000FF"/>
                <w:sz w:val="20"/>
                <w:szCs w:val="20"/>
                <w:u w:val="single"/>
              </w:rPr>
            </w:rPrChange>
          </w:rPr>
          <w:fldChar w:fldCharType="separate"/>
        </w:r>
        <w:r w:rsidRPr="0098222C">
          <w:rPr>
            <w:color w:val="0000FF"/>
            <w:sz w:val="20"/>
            <w:szCs w:val="20"/>
            <w:u w:val="single"/>
            <w:rPrChange w:id="977"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78" w:author="Arthur Parmentier" w:date="2020-06-07T18:12:00Z">
              <w:rPr>
                <w:color w:val="0000FF"/>
                <w:sz w:val="20"/>
                <w:szCs w:val="20"/>
                <w:u w:val="single"/>
              </w:rPr>
            </w:rPrChange>
          </w:rPr>
          <w:fldChar w:fldCharType="end"/>
        </w:r>
        <w:r w:rsidRPr="0098222C">
          <w:rPr>
            <w:color w:val="000000"/>
            <w:sz w:val="20"/>
            <w:szCs w:val="20"/>
            <w:rPrChange w:id="979" w:author="Arthur Parmentier" w:date="2020-06-07T18:12:00Z">
              <w:rPr>
                <w:rFonts w:ascii="Nunito ExtraLight" w:hAnsi="Nunito ExtraLight"/>
                <w:color w:val="000000"/>
                <w:sz w:val="20"/>
                <w:szCs w:val="20"/>
              </w:rPr>
            </w:rPrChange>
          </w:rPr>
          <w:t xml:space="preserve">, </w:t>
        </w:r>
        <w:r w:rsidRPr="0098222C">
          <w:rPr>
            <w:rPrChange w:id="980"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81" w:author="Arthur Parmentier" w:date="2020-06-07T18:12:00Z">
              <w:rPr>
                <w:color w:val="0000FF"/>
                <w:sz w:val="20"/>
                <w:szCs w:val="20"/>
                <w:u w:val="single"/>
              </w:rPr>
            </w:rPrChange>
          </w:rPr>
          <w:fldChar w:fldCharType="separate"/>
        </w:r>
        <w:r w:rsidRPr="0098222C">
          <w:rPr>
            <w:color w:val="0000FF"/>
            <w:sz w:val="20"/>
            <w:szCs w:val="20"/>
            <w:u w:val="single"/>
            <w:rPrChange w:id="982"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83" w:author="Arthur Parmentier" w:date="2020-06-07T18:12:00Z">
              <w:rPr>
                <w:color w:val="0000FF"/>
                <w:sz w:val="20"/>
                <w:szCs w:val="20"/>
                <w:u w:val="single"/>
              </w:rPr>
            </w:rPrChange>
          </w:rPr>
          <w:fldChar w:fldCharType="end"/>
        </w:r>
        <w:r w:rsidRPr="0098222C">
          <w:rPr>
            <w:color w:val="000000"/>
            <w:sz w:val="20"/>
            <w:szCs w:val="20"/>
            <w:rPrChange w:id="984" w:author="Arthur Parmentier" w:date="2020-06-07T18:12:00Z">
              <w:rPr>
                <w:rFonts w:ascii="Nunito ExtraLight" w:hAnsi="Nunito ExtraLight"/>
                <w:color w:val="000000"/>
                <w:sz w:val="20"/>
                <w:szCs w:val="20"/>
              </w:rPr>
            </w:rPrChange>
          </w:rPr>
          <w:t xml:space="preserve">, </w:t>
        </w:r>
        <w:r w:rsidRPr="0098222C">
          <w:rPr>
            <w:rPrChange w:id="985"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86" w:author="Arthur Parmentier" w:date="2020-06-07T18:12:00Z">
              <w:rPr>
                <w:color w:val="0000FF"/>
                <w:sz w:val="20"/>
                <w:szCs w:val="20"/>
                <w:u w:val="single"/>
              </w:rPr>
            </w:rPrChange>
          </w:rPr>
          <w:fldChar w:fldCharType="separate"/>
        </w:r>
        <w:r w:rsidRPr="0098222C">
          <w:rPr>
            <w:color w:val="0000FF"/>
            <w:sz w:val="20"/>
            <w:szCs w:val="20"/>
            <w:u w:val="single"/>
            <w:rPrChange w:id="987"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88" w:author="Arthur Parmentier" w:date="2020-06-07T18:12:00Z">
              <w:rPr>
                <w:color w:val="0000FF"/>
                <w:sz w:val="20"/>
                <w:szCs w:val="20"/>
                <w:u w:val="single"/>
              </w:rPr>
            </w:rPrChange>
          </w:rPr>
          <w:fldChar w:fldCharType="end"/>
        </w:r>
      </w:ins>
    </w:p>
  </w:footnote>
  <w:footnote w:id="8">
    <w:p w:rsidR="00E56164" w:rsidRPr="00967518" w:rsidRDefault="00E56164">
      <w:pPr>
        <w:pStyle w:val="Notedebasdepage"/>
        <w:rPr>
          <w:rPrChange w:id="1057" w:author="Arthur Parmentier" w:date="2020-06-07T21:37:00Z">
            <w:rPr/>
          </w:rPrChange>
        </w:rPr>
      </w:pPr>
      <w:ins w:id="1058" w:author="Arthur Parmentier" w:date="2020-06-07T21:37:00Z">
        <w:r>
          <w:rPr>
            <w:rStyle w:val="Appelnotedebasdep"/>
          </w:rPr>
          <w:footnoteRef/>
        </w:r>
        <w:r w:rsidRPr="00967518">
          <w:rPr>
            <w:rPrChange w:id="1059" w:author="Arthur Parmentier" w:date="2020-06-07T21:37:00Z">
              <w:rPr/>
            </w:rPrChange>
          </w:rPr>
          <w:t xml:space="preserve"> </w:t>
        </w:r>
        <w:r w:rsidRPr="00967518">
          <w:rPr>
            <w:rPrChange w:id="1060" w:author="Arthur Parmentier" w:date="2020-06-07T21:37:00Z">
              <w:rPr>
                <w:lang w:val="fr-FR"/>
              </w:rPr>
            </w:rPrChange>
          </w:rPr>
          <w:t>https://www.youtube.com/watch?v=h2PDhtqDgKg</w:t>
        </w:r>
      </w:ins>
    </w:p>
  </w:footnote>
  <w:footnote w:id="9">
    <w:p w:rsidR="00E56164" w:rsidRPr="00967518" w:rsidRDefault="00E56164">
      <w:pPr>
        <w:pStyle w:val="Notedebasdepage"/>
        <w:rPr>
          <w:lang w:val="fr-FR"/>
          <w:rPrChange w:id="1068" w:author="Arthur Parmentier" w:date="2020-06-07T21:37:00Z">
            <w:rPr/>
          </w:rPrChange>
        </w:rPr>
      </w:pPr>
      <w:ins w:id="1069" w:author="Arthur Parmentier" w:date="2020-06-07T21:14:00Z">
        <w:r>
          <w:rPr>
            <w:rStyle w:val="Appelnotedebasdep"/>
          </w:rPr>
          <w:footnoteRef/>
        </w:r>
        <w:r w:rsidRPr="00967518">
          <w:rPr>
            <w:lang w:val="fr-FR"/>
            <w:rPrChange w:id="1070" w:author="Arthur Parmentier" w:date="2020-06-07T21:37:00Z">
              <w:rPr/>
            </w:rPrChange>
          </w:rPr>
          <w:t xml:space="preserve"> </w:t>
        </w:r>
        <w:r w:rsidRPr="00967518">
          <w:rPr>
            <w:lang w:val="fr-FR"/>
            <w:rPrChange w:id="1071" w:author="Arthur Parmentier" w:date="2020-06-07T21:37:00Z">
              <w:rPr>
                <w:lang w:val="fr-FR"/>
              </w:rPr>
            </w:rPrChange>
          </w:rPr>
          <w:t>Source : https://www.decodedscience.org/ferdinand-de-saussure-the-linguistic-unit-sign-signified-and-signifier-explained/</w:t>
        </w:r>
      </w:ins>
    </w:p>
  </w:footnote>
  <w:footnote w:id="10">
    <w:p w:rsidR="00E56164" w:rsidRPr="00967518" w:rsidRDefault="00E56164">
      <w:pPr>
        <w:pStyle w:val="Notedebasdepage"/>
        <w:rPr>
          <w:rPrChange w:id="1102" w:author="Arthur Parmentier" w:date="2020-06-07T21:33:00Z">
            <w:rPr/>
          </w:rPrChange>
        </w:rPr>
      </w:pPr>
      <w:ins w:id="1103" w:author="Arthur Parmentier" w:date="2020-06-07T21:33:00Z">
        <w:r>
          <w:rPr>
            <w:rStyle w:val="Appelnotedebasdep"/>
          </w:rPr>
          <w:footnoteRef/>
        </w:r>
        <w:r>
          <w:t xml:space="preserve"> </w:t>
        </w:r>
        <w:r>
          <w:fldChar w:fldCharType="begin"/>
        </w:r>
        <w:r>
          <w:instrText xml:space="preserve"> HYPERLINK "</w:instrText>
        </w:r>
        <w:r w:rsidRPr="00967518">
          <w:instrText>https://en.wikipedia.org/wiki/Sign_(semiotics)#Triadic_signs</w:instrText>
        </w:r>
        <w:r>
          <w:instrText xml:space="preserve">" </w:instrText>
        </w:r>
        <w:r>
          <w:fldChar w:fldCharType="separate"/>
        </w:r>
        <w:r w:rsidRPr="006C76CD">
          <w:rPr>
            <w:rStyle w:val="Lienhypertexte"/>
          </w:rPr>
          <w:t>https://en.wikipedia.org/wiki/Sign_(semiotics)#Triadic_signs</w:t>
        </w:r>
        <w:r>
          <w:fldChar w:fldCharType="end"/>
        </w:r>
        <w:r>
          <w:t xml:space="preserve"> and </w:t>
        </w:r>
        <w:r>
          <w:rPr>
            <w:rStyle w:val="reference-text"/>
          </w:rPr>
          <w:t xml:space="preserve">Peirce (1903 MS), "Nomenclature and Divisions of Triadic Relations, as Far as They Are Determined", under other titles in </w:t>
        </w:r>
        <w:r>
          <w:rPr>
            <w:rStyle w:val="reference-text"/>
            <w:i/>
            <w:iCs/>
          </w:rPr>
          <w:t>Collected Papers</w:t>
        </w:r>
        <w:r>
          <w:rPr>
            <w:rStyle w:val="reference-text"/>
          </w:rPr>
          <w:t xml:space="preserve"> (CP) v. 2, paragraphs 233–72</w:t>
        </w:r>
      </w:ins>
    </w:p>
  </w:footnote>
  <w:footnote w:id="11">
    <w:p w:rsidR="00E56164" w:rsidRPr="00347D33" w:rsidRDefault="00E56164">
      <w:pPr>
        <w:pStyle w:val="Notedebasdepage"/>
        <w:rPr>
          <w:rPrChange w:id="1148" w:author="Arthur Parmentier" w:date="2020-06-08T00:57:00Z">
            <w:rPr/>
          </w:rPrChange>
        </w:rPr>
      </w:pPr>
      <w:ins w:id="1149" w:author="Arthur Parmentier" w:date="2020-06-08T00:57:00Z">
        <w:r>
          <w:rPr>
            <w:rStyle w:val="Appelnotedebasdep"/>
          </w:rPr>
          <w:footnoteRef/>
        </w:r>
        <w:r>
          <w:t xml:space="preserve"> </w:t>
        </w:r>
        <w:r w:rsidRPr="00347D33">
          <w:rPr>
            <w:rPrChange w:id="1150"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2">
    <w:p w:rsidR="00E56164" w:rsidRPr="00370364" w:rsidRDefault="00E56164">
      <w:pPr>
        <w:pStyle w:val="Notedebasdepage"/>
        <w:rPr>
          <w:rPrChange w:id="1190" w:author="Arthur Parmentier" w:date="2020-06-08T01:18:00Z">
            <w:rPr/>
          </w:rPrChange>
        </w:rPr>
      </w:pPr>
      <w:ins w:id="1191" w:author="Arthur Parmentier" w:date="2020-06-08T01:18:00Z">
        <w:r>
          <w:rPr>
            <w:rStyle w:val="Appelnotedebasdep"/>
          </w:rPr>
          <w:footnoteRef/>
        </w:r>
        <w:r>
          <w:t xml:space="preserve"> </w:t>
        </w:r>
        <w:r w:rsidRPr="00370364">
          <w:rPr>
            <w:rPrChange w:id="1192" w:author="Arthur Parmentier" w:date="2020-06-08T01:18:00Z">
              <w:rPr>
                <w:lang w:val="fr-FR"/>
              </w:rPr>
            </w:rPrChange>
          </w:rPr>
          <w:t xml:space="preserve">If </w:t>
        </w:r>
        <w:r>
          <w:t>I had to separate</w:t>
        </w:r>
      </w:ins>
      <w:ins w:id="1193"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194" w:author="Arthur Parmentier" w:date="2020-06-08T01:20:00Z">
        <w:r>
          <w:t>cal structures.</w:t>
        </w:r>
      </w:ins>
    </w:p>
  </w:footnote>
  <w:footnote w:id="13">
    <w:p w:rsidR="00E56164" w:rsidRPr="00E85B26" w:rsidRDefault="00E56164">
      <w:pPr>
        <w:pStyle w:val="Notedebasdepage"/>
        <w:rPr>
          <w:rPrChange w:id="1253" w:author="Arthur Parmentier" w:date="2020-06-08T01:36:00Z">
            <w:rPr/>
          </w:rPrChange>
        </w:rPr>
      </w:pPr>
      <w:ins w:id="1254" w:author="Arthur Parmentier" w:date="2020-06-08T01:36:00Z">
        <w:r>
          <w:rPr>
            <w:rStyle w:val="Appelnotedebasdep"/>
          </w:rPr>
          <w:footnoteRef/>
        </w:r>
        <w:r>
          <w:t xml:space="preserve"> </w:t>
        </w:r>
        <w:r>
          <w:rPr>
            <w:rStyle w:val="reference-text"/>
          </w:rPr>
          <w:t>(Hopcroft, Ullman, 1979); Theorem 9.5, 9.6, p. 225–226</w:t>
        </w:r>
      </w:ins>
    </w:p>
  </w:footnote>
  <w:footnote w:id="14">
    <w:p w:rsidR="00E56164" w:rsidRPr="0098315D" w:rsidRDefault="00E56164">
      <w:pPr>
        <w:pStyle w:val="Notedebasdepage"/>
        <w:rPr>
          <w:rPrChange w:id="1357" w:author="Arthur Parmentier" w:date="2020-06-08T02:12:00Z">
            <w:rPr/>
          </w:rPrChange>
        </w:rPr>
      </w:pPr>
      <w:ins w:id="1358" w:author="Arthur Parmentier" w:date="2020-06-08T02:12:00Z">
        <w:r>
          <w:rPr>
            <w:rStyle w:val="Appelnotedebasdep"/>
          </w:rPr>
          <w:footnoteRef/>
        </w:r>
        <w:r>
          <w:t xml:space="preserve"> </w:t>
        </w:r>
        <w:r w:rsidRPr="0098315D">
          <w:rPr>
            <w:rPrChange w:id="1359" w:author="Arthur Parmentier" w:date="2020-06-08T02:12:00Z">
              <w:rPr>
                <w:lang w:val="fr-FR"/>
              </w:rPr>
            </w:rPrChange>
          </w:rPr>
          <w:t>Although I</w:t>
        </w:r>
        <w:r>
          <w:t xml:space="preserve"> have taken </w:t>
        </w:r>
      </w:ins>
      <w:ins w:id="1360" w:author="Arthur Parmentier" w:date="2020-06-08T02:13:00Z">
        <w:r>
          <w:t>an example that is a simplification of the SP grammar</w:t>
        </w:r>
      </w:ins>
      <w:ins w:id="1361" w:author="Arthur Parmentier" w:date="2020-06-08T02:14:00Z">
        <w:r>
          <w:t xml:space="preserve"> for commodity and illustration on our topic</w:t>
        </w:r>
      </w:ins>
      <w:ins w:id="1362" w:author="Arthur Parmentier" w:date="2020-06-08T02:13:00Z">
        <w:r>
          <w:t>, it is not the SP grammar, which we will see is not a context-free grammar.</w:t>
        </w:r>
      </w:ins>
    </w:p>
  </w:footnote>
  <w:footnote w:id="15">
    <w:p w:rsidR="00FB2671" w:rsidRPr="00FB2671" w:rsidRDefault="00FB2671">
      <w:pPr>
        <w:pStyle w:val="Notedebasdepage"/>
        <w:rPr>
          <w:rPrChange w:id="1376" w:author="Arthur Parmentier" w:date="2020-06-08T02:21:00Z">
            <w:rPr/>
          </w:rPrChange>
        </w:rPr>
      </w:pPr>
      <w:ins w:id="1377" w:author="Arthur Parmentier" w:date="2020-06-08T02:21:00Z">
        <w:r>
          <w:rPr>
            <w:rStyle w:val="Appelnotedebasdep"/>
          </w:rPr>
          <w:footnoteRef/>
        </w:r>
        <w:r>
          <w:t xml:space="preserve"> </w:t>
        </w:r>
        <w:r w:rsidRPr="00FB2671">
          <w:rPr>
            <w:rPrChange w:id="1378" w:author="Arthur Parmentier" w:date="2020-06-08T02:21:00Z">
              <w:rPr>
                <w:lang w:val="fr-FR"/>
              </w:rPr>
            </w:rPrChange>
          </w:rPr>
          <w:t>For r</w:t>
        </w:r>
        <w:r>
          <w:t xml:space="preserve">eference on regular grammar, see </w:t>
        </w:r>
        <w:r w:rsidRPr="00FB2671">
          <w:t>https://en.wikipedia.org/wiki/Regular_grammar</w:t>
        </w:r>
      </w:ins>
    </w:p>
  </w:footnote>
  <w:footnote w:id="16">
    <w:p w:rsidR="00E56164" w:rsidRPr="00670002" w:rsidRDefault="00E56164">
      <w:pPr>
        <w:pStyle w:val="Notedebasdepage"/>
        <w:rPr>
          <w:rPrChange w:id="1511" w:author="Arthur Parmentier" w:date="2020-05-18T14:23:00Z">
            <w:rPr>
              <w:lang w:val="fr-FR"/>
            </w:rPr>
          </w:rPrChange>
        </w:rPr>
      </w:pPr>
      <w:r>
        <w:rPr>
          <w:rStyle w:val="Appelnotedebasdep"/>
        </w:rPr>
        <w:footnoteRef/>
      </w:r>
      <w:r>
        <w:t xml:space="preserve"> </w:t>
      </w:r>
      <w:ins w:id="1512" w:author="Arthur Parmentier" w:date="2020-05-13T09:32:00Z">
        <w:r w:rsidRPr="009A67DE">
          <w:t>Eleanor H. Rosch. Natural Categories. Cognitive Psychology 4, 328-350 (1973)</w:t>
        </w:r>
      </w:ins>
      <w:ins w:id="1513" w:author="Arthur Parmentier" w:date="2020-05-13T09:33:00Z">
        <w:r>
          <w:t>, introducing the “prototype theory”</w:t>
        </w:r>
      </w:ins>
      <w:del w:id="1514" w:author="Arthur Parmentier" w:date="2020-05-13T09:32:00Z">
        <w:r w:rsidRPr="00670002" w:rsidDel="009A67DE">
          <w:rPr>
            <w:rPrChange w:id="1515" w:author="Arthur Parmentier" w:date="2020-05-18T14:23:00Z">
              <w:rPr>
                <w:lang w:val="fr-FR"/>
              </w:rPr>
            </w:rPrChange>
          </w:rPr>
          <w:delText>Ref. Eleanor Rosch (prototype theory)</w:delText>
        </w:r>
      </w:del>
    </w:p>
  </w:footnote>
  <w:footnote w:id="17">
    <w:p w:rsidR="00E56164" w:rsidRPr="00670002" w:rsidRDefault="00E56164">
      <w:pPr>
        <w:pStyle w:val="Notedebasdepage"/>
      </w:pPr>
      <w:ins w:id="1531" w:author="Arthur Parmentier" w:date="2020-05-12T19:07:00Z">
        <w:r>
          <w:rPr>
            <w:rStyle w:val="Appelnotedebasdep"/>
          </w:rPr>
          <w:footnoteRef/>
        </w:r>
        <w:r>
          <w:t xml:space="preserve"> </w:t>
        </w:r>
        <w:r w:rsidRPr="00670002">
          <w:rPr>
            <w:rPrChange w:id="1532" w:author="Arthur Parmentier" w:date="2020-05-18T14:23:00Z">
              <w:rPr>
                <w:lang w:val="fr-FR"/>
              </w:rPr>
            </w:rPrChange>
          </w:rPr>
          <w:t xml:space="preserve">For a </w:t>
        </w:r>
      </w:ins>
      <w:ins w:id="1533" w:author="Arthur Parmentier" w:date="2020-05-13T09:33:00Z">
        <w:r w:rsidRPr="00670002">
          <w:rPr>
            <w:rPrChange w:id="1534" w:author="Arthur Parmentier" w:date="2020-05-18T14:23:00Z">
              <w:rPr>
                <w:lang w:val="fr-FR"/>
              </w:rPr>
            </w:rPrChange>
          </w:rPr>
          <w:t>concise explanation of the ideas behind the prototype theory</w:t>
        </w:r>
      </w:ins>
      <w:ins w:id="1535" w:author="Arthur Parmentier" w:date="2020-05-12T19:07:00Z">
        <w:r w:rsidRPr="00670002">
          <w:rPr>
            <w:rPrChange w:id="1536" w:author="Arthur Parmentier" w:date="2020-05-18T14:23:00Z">
              <w:rPr>
                <w:lang w:val="fr-FR"/>
              </w:rPr>
            </w:rPrChange>
          </w:rPr>
          <w:t>, check https://www.youtube.com/watch?v=mff_sPnz_gs</w:t>
        </w:r>
      </w:ins>
    </w:p>
  </w:footnote>
  <w:footnote w:id="18">
    <w:p w:rsidR="00E56164" w:rsidRPr="00670002" w:rsidRDefault="00E56164">
      <w:pPr>
        <w:pStyle w:val="Notedebasdepage"/>
        <w:rPr>
          <w:rPrChange w:id="1537" w:author="Arthur Parmentier" w:date="2020-05-18T14:23:00Z">
            <w:rPr>
              <w:lang w:val="fr-FR"/>
            </w:rPr>
          </w:rPrChange>
        </w:rPr>
      </w:pPr>
      <w:r>
        <w:rPr>
          <w:rStyle w:val="Appelnotedebasdep"/>
        </w:rPr>
        <w:footnoteRef/>
      </w:r>
      <w:r>
        <w:t xml:space="preserve"> </w:t>
      </w:r>
      <w:r w:rsidRPr="00670002">
        <w:rPr>
          <w:rPrChange w:id="1538" w:author="Arthur Parmentier" w:date="2020-05-18T14:23:00Z">
            <w:rPr>
              <w:lang w:val="fr-FR"/>
            </w:rPr>
          </w:rPrChange>
        </w:rPr>
        <w:t>Ref M.R. class on pitch categorisation. Emphasis on the complexity of the categorisation process (non linear wrt similarity)</w:t>
      </w:r>
    </w:p>
  </w:footnote>
  <w:footnote w:id="19">
    <w:p w:rsidR="00E56164" w:rsidRPr="008C7E78" w:rsidRDefault="00E56164">
      <w:pPr>
        <w:pStyle w:val="Notedebasdepage"/>
        <w:rPr>
          <w:rPrChange w:id="1628" w:author="Arthur Parmentier" w:date="2020-06-07T18:32:00Z">
            <w:rPr/>
          </w:rPrChange>
        </w:rPr>
      </w:pPr>
      <w:ins w:id="1629" w:author="Arthur Parmentier" w:date="2020-06-06T17:06:00Z">
        <w:r>
          <w:rPr>
            <w:rStyle w:val="Appelnotedebasdep"/>
          </w:rPr>
          <w:footnoteRef/>
        </w:r>
        <w:r>
          <w:t xml:space="preserve"> </w:t>
        </w:r>
        <w:r w:rsidRPr="003C785D">
          <w:t>http://www.soundpainting.com/blog/</w:t>
        </w:r>
      </w:ins>
    </w:p>
  </w:footnote>
  <w:footnote w:id="20">
    <w:p w:rsidR="00E56164" w:rsidRPr="00670002" w:rsidRDefault="00E56164">
      <w:pPr>
        <w:pStyle w:val="Notedebasdepage"/>
      </w:pPr>
      <w:ins w:id="1662" w:author="Arthur Parmentier" w:date="2020-05-13T11:16:00Z">
        <w:r>
          <w:rPr>
            <w:rStyle w:val="Appelnotedebasdep"/>
          </w:rPr>
          <w:footnoteRef/>
        </w:r>
        <w:r>
          <w:t xml:space="preserve"> </w:t>
        </w:r>
      </w:ins>
      <w:ins w:id="1663" w:author="Arthur Parmentier" w:date="2020-05-13T11:17:00Z">
        <w:r w:rsidRPr="00670002">
          <w:rPr>
            <w:rPrChange w:id="1664" w:author="Arthur Parmentier" w:date="2020-05-18T14:23:00Z">
              <w:rPr>
                <w:lang w:val="fr-FR"/>
              </w:rPr>
            </w:rPrChange>
          </w:rPr>
          <w:t>Note that the whole discussion of this section is only relevant to the signs used to signify contents.</w:t>
        </w:r>
      </w:ins>
    </w:p>
  </w:footnote>
  <w:footnote w:id="21">
    <w:p w:rsidR="00E56164" w:rsidRPr="00670002" w:rsidRDefault="00E56164">
      <w:pPr>
        <w:pStyle w:val="Notedebasdepage"/>
      </w:pPr>
      <w:ins w:id="1670" w:author="Arthur Parmentier" w:date="2020-05-13T10:35:00Z">
        <w:r>
          <w:rPr>
            <w:rStyle w:val="Appelnotedebasdep"/>
          </w:rPr>
          <w:footnoteRef/>
        </w:r>
        <w:r>
          <w:t xml:space="preserve"> </w:t>
        </w:r>
        <w:r w:rsidRPr="00670002">
          <w:rPr>
            <w:rPrChange w:id="1671" w:author="Arthur Parmentier" w:date="2020-05-18T14:23:00Z">
              <w:rPr>
                <w:lang w:val="fr-FR"/>
              </w:rPr>
            </w:rPrChange>
          </w:rPr>
          <w:t xml:space="preserve">In reference to </w:t>
        </w:r>
      </w:ins>
      <w:ins w:id="1672" w:author="Arthur Parmentier" w:date="2020-05-13T10:36:00Z">
        <w:r w:rsidRPr="00670002">
          <w:rPr>
            <w:rPrChange w:id="1673" w:author="Arthur Parmentier" w:date="2020-05-18T14:23:00Z">
              <w:rPr>
                <w:lang w:val="fr-FR"/>
              </w:rPr>
            </w:rPrChange>
          </w:rPr>
          <w:t>the concept of overloading in programming languages.</w:t>
        </w:r>
      </w:ins>
    </w:p>
  </w:footnote>
  <w:footnote w:id="22">
    <w:p w:rsidR="00E56164" w:rsidRPr="00670002" w:rsidRDefault="00E56164">
      <w:pPr>
        <w:pStyle w:val="Notedebasdepage"/>
      </w:pPr>
      <w:ins w:id="1705" w:author="Arthur Parmentier" w:date="2020-05-13T10:19:00Z">
        <w:r>
          <w:rPr>
            <w:rStyle w:val="Appelnotedebasdep"/>
          </w:rPr>
          <w:footnoteRef/>
        </w:r>
        <w:r>
          <w:t xml:space="preserve"> </w:t>
        </w:r>
        <w:r w:rsidRPr="00670002">
          <w:rPr>
            <w:rPrChange w:id="1706" w:author="Arthur Parmentier" w:date="2020-05-18T14:23:00Z">
              <w:rPr>
                <w:lang w:val="fr-FR"/>
              </w:rPr>
            </w:rPrChange>
          </w:rPr>
          <w:t>There may be other cases in which a sign has several signified, even inside one discipline, but we won’t d</w:t>
        </w:r>
      </w:ins>
      <w:ins w:id="1707" w:author="Arthur Parmentier" w:date="2020-05-13T10:20:00Z">
        <w:r w:rsidRPr="00670002">
          <w:rPr>
            <w:rPrChange w:id="1708" w:author="Arthur Parmentier" w:date="2020-05-18T14:23:00Z">
              <w:rPr>
                <w:lang w:val="fr-FR"/>
              </w:rPr>
            </w:rPrChange>
          </w:rPr>
          <w:t>iscuss this possibility.</w:t>
        </w:r>
      </w:ins>
    </w:p>
  </w:footnote>
  <w:footnote w:id="23">
    <w:p w:rsidR="00E56164" w:rsidRPr="00670002" w:rsidRDefault="00E56164" w:rsidP="005868B3">
      <w:pPr>
        <w:pStyle w:val="Notedebasdepage"/>
        <w:rPr>
          <w:ins w:id="1749" w:author="Arthur Parmentier" w:date="2020-05-13T10:30:00Z"/>
          <w:rPrChange w:id="1750" w:author="Arthur Parmentier" w:date="2020-05-18T14:23:00Z">
            <w:rPr>
              <w:ins w:id="1751" w:author="Arthur Parmentier" w:date="2020-05-13T10:30:00Z"/>
              <w:lang w:val="fr-FR"/>
            </w:rPr>
          </w:rPrChange>
        </w:rPr>
      </w:pPr>
      <w:ins w:id="1752" w:author="Arthur Parmentier" w:date="2020-05-13T10:30:00Z">
        <w:r>
          <w:rPr>
            <w:rStyle w:val="Appelnotedebasdep"/>
          </w:rPr>
          <w:footnoteRef/>
        </w:r>
        <w:r>
          <w:t xml:space="preserve"> </w:t>
        </w:r>
        <w:r w:rsidRPr="00670002">
          <w:rPr>
            <w:rPrChange w:id="1753" w:author="Arthur Parmentier" w:date="2020-05-18T14:23:00Z">
              <w:rPr>
                <w:lang w:val="fr-FR"/>
              </w:rPr>
            </w:rPrChange>
          </w:rPr>
          <w:t>We will discuss the motivations of this construction later.</w:t>
        </w:r>
      </w:ins>
    </w:p>
  </w:footnote>
  <w:footnote w:id="24">
    <w:p w:rsidR="00E56164" w:rsidRPr="0054442D" w:rsidDel="00697BA8" w:rsidRDefault="00E56164" w:rsidP="001C0B0E">
      <w:pPr>
        <w:pStyle w:val="Notedebasdepage"/>
        <w:rPr>
          <w:del w:id="1900" w:author="Arthur Parmentier" w:date="2020-05-12T18:13:00Z"/>
          <w:lang w:val="fr-FR"/>
        </w:rPr>
      </w:pPr>
      <w:del w:id="190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5">
    <w:p w:rsidR="00E56164" w:rsidRPr="008B7AAC" w:rsidDel="005868B3" w:rsidRDefault="00E56164">
      <w:pPr>
        <w:pStyle w:val="Notedebasdepage"/>
        <w:rPr>
          <w:del w:id="1953" w:author="Arthur Parmentier" w:date="2020-05-13T10:30:00Z"/>
          <w:lang w:val="fr-FR"/>
        </w:rPr>
      </w:pPr>
      <w:del w:id="1954"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6">
    <w:p w:rsidR="00E56164" w:rsidRPr="00670002" w:rsidRDefault="00E56164">
      <w:pPr>
        <w:pStyle w:val="Notedebasdepage"/>
        <w:rPr>
          <w:rPrChange w:id="1967"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7">
    <w:p w:rsidR="00E56164" w:rsidRPr="00670002" w:rsidRDefault="00E56164">
      <w:pPr>
        <w:pStyle w:val="Notedebasdepage"/>
        <w:rPr>
          <w:rPrChange w:id="1969"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8">
    <w:p w:rsidR="00E56164" w:rsidRPr="00670002" w:rsidRDefault="00E56164">
      <w:pPr>
        <w:pStyle w:val="Notedebasdepage"/>
        <w:rPr>
          <w:rPrChange w:id="1975" w:author="Arthur Parmentier" w:date="2020-05-18T14:23:00Z">
            <w:rPr>
              <w:lang w:val="fr-FR"/>
            </w:rPr>
          </w:rPrChange>
        </w:rPr>
      </w:pPr>
      <w:r>
        <w:rPr>
          <w:rStyle w:val="Appelnotedebasdep"/>
        </w:rPr>
        <w:footnoteRef/>
      </w:r>
      <w:r>
        <w:t xml:space="preserve"> </w:t>
      </w:r>
      <w:r w:rsidRPr="00670002">
        <w:rPr>
          <w:rPrChange w:id="1976"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9">
    <w:p w:rsidR="00E56164" w:rsidRPr="00670002" w:rsidRDefault="00E56164">
      <w:pPr>
        <w:pStyle w:val="Notedebasdepage"/>
        <w:rPr>
          <w:rPrChange w:id="1977" w:author="Arthur Parmentier" w:date="2020-05-18T14:23:00Z">
            <w:rPr>
              <w:lang w:val="fr-FR"/>
            </w:rPr>
          </w:rPrChange>
        </w:rPr>
      </w:pPr>
      <w:r>
        <w:rPr>
          <w:rStyle w:val="Appelnotedebasdep"/>
        </w:rPr>
        <w:footnoteRef/>
      </w:r>
      <w:r>
        <w:t xml:space="preserve"> </w:t>
      </w:r>
      <w:r w:rsidRPr="00670002">
        <w:rPr>
          <w:rPrChange w:id="1978"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0">
    <w:p w:rsidR="00E56164" w:rsidRPr="008C7E78" w:rsidRDefault="00E56164">
      <w:pPr>
        <w:pStyle w:val="Notedebasdepage"/>
        <w:rPr>
          <w:rPrChange w:id="2073" w:author="Arthur Parmentier" w:date="2020-06-07T18:32:00Z">
            <w:rPr/>
          </w:rPrChange>
        </w:rPr>
      </w:pPr>
      <w:ins w:id="2074" w:author="Arthur Parmentier" w:date="2020-06-05T16:54:00Z">
        <w:r>
          <w:rPr>
            <w:rStyle w:val="Appelnotedebasdep"/>
          </w:rPr>
          <w:footnoteRef/>
        </w:r>
        <w:r>
          <w:t xml:space="preserve"> </w:t>
        </w:r>
        <w:r w:rsidRPr="008C7E78">
          <w:rPr>
            <w:rPrChange w:id="2075" w:author="Arthur Parmentier" w:date="2020-06-07T18:32:00Z">
              <w:rPr>
                <w:lang w:val="fr-FR"/>
              </w:rPr>
            </w:rPrChange>
          </w:rPr>
          <w:t xml:space="preserve">Some basic </w:t>
        </w:r>
      </w:ins>
      <w:ins w:id="2076" w:author="Arthur Parmentier" w:date="2020-06-05T16:55:00Z">
        <w:r w:rsidRPr="008C7E78">
          <w:rPr>
            <w:rPrChange w:id="2077" w:author="Arthur Parmentier" w:date="2020-06-07T18:32:00Z">
              <w:rPr>
                <w:lang w:val="fr-FR"/>
              </w:rPr>
            </w:rPrChange>
          </w:rPr>
          <w:t>examples can be found here : https://www.handspeak.com/learn/index.php?id=41</w:t>
        </w:r>
      </w:ins>
    </w:p>
  </w:footnote>
  <w:footnote w:id="31">
    <w:p w:rsidR="00E56164" w:rsidRPr="008C7E78" w:rsidRDefault="00E56164">
      <w:pPr>
        <w:pStyle w:val="Notedebasdepage"/>
        <w:rPr>
          <w:rPrChange w:id="2084" w:author="Arthur Parmentier" w:date="2020-06-07T18:32:00Z">
            <w:rPr/>
          </w:rPrChange>
        </w:rPr>
      </w:pPr>
      <w:ins w:id="2085" w:author="Arthur Parmentier" w:date="2020-06-05T16:44:00Z">
        <w:r>
          <w:rPr>
            <w:rStyle w:val="Appelnotedebasdep"/>
          </w:rPr>
          <w:footnoteRef/>
        </w:r>
        <w:r>
          <w:t xml:space="preserve"> </w:t>
        </w:r>
        <w:r w:rsidRPr="008C7E78">
          <w:rPr>
            <w:rPrChange w:id="2086" w:author="Arthur Parmentier" w:date="2020-06-07T18:32:00Z">
              <w:rPr>
                <w:lang w:val="fr-FR"/>
              </w:rPr>
            </w:rPrChange>
          </w:rPr>
          <w:t>See http://www.sematos.eu/lsf-p-tomber-5958.html</w:t>
        </w:r>
      </w:ins>
    </w:p>
  </w:footnote>
  <w:footnote w:id="32">
    <w:p w:rsidR="00E56164" w:rsidRPr="008C7E78" w:rsidRDefault="00E56164">
      <w:pPr>
        <w:pStyle w:val="Notedebasdepage"/>
        <w:rPr>
          <w:rPrChange w:id="2097" w:author="Arthur Parmentier" w:date="2020-06-07T18:32:00Z">
            <w:rPr/>
          </w:rPrChange>
        </w:rPr>
      </w:pPr>
      <w:ins w:id="2098" w:author="Arthur Parmentier" w:date="2020-06-05T16:53:00Z">
        <w:r>
          <w:rPr>
            <w:rStyle w:val="Appelnotedebasdep"/>
          </w:rPr>
          <w:footnoteRef/>
        </w:r>
        <w:r>
          <w:t xml:space="preserve"> </w:t>
        </w:r>
        <w:r w:rsidRPr="008C7E78">
          <w:rPr>
            <w:rPrChange w:id="2099" w:author="Arthur Parmentier" w:date="2020-06-07T18:32:00Z">
              <w:rPr>
                <w:lang w:val="fr-FR"/>
              </w:rPr>
            </w:rPrChange>
          </w:rPr>
          <w:t xml:space="preserve">For a discussion on this topic, see </w:t>
        </w:r>
      </w:ins>
      <w:ins w:id="2100" w:author="Arthur Parmentier" w:date="2020-06-05T16:54:00Z">
        <w:r>
          <w:t xml:space="preserve">Aronoff, Mark et al. “THE PARADOX OF SIGN LANGUAGE MORPHOLOGY.” </w:t>
        </w:r>
        <w:r>
          <w:rPr>
            <w:i/>
            <w:iCs/>
          </w:rPr>
          <w:t>Language</w:t>
        </w:r>
        <w:r>
          <w:t xml:space="preserve"> vol. 81,2 (2005): 301-344.</w:t>
        </w:r>
      </w:ins>
      <w:ins w:id="2101" w:author="Arthur Parmentier" w:date="2020-06-06T18:56:00Z">
        <w:r>
          <w:t xml:space="preserve"> This argument is sometimes used to motivate the need of normalization of</w:t>
        </w:r>
      </w:ins>
      <w:ins w:id="2102" w:author="Arthur Parmentier" w:date="2020-06-06T18:57:00Z">
        <w:r>
          <w:t xml:space="preserve"> sign language.</w:t>
        </w:r>
      </w:ins>
    </w:p>
  </w:footnote>
  <w:footnote w:id="33">
    <w:p w:rsidR="00E56164" w:rsidRPr="008C7E78" w:rsidRDefault="00E56164">
      <w:pPr>
        <w:pStyle w:val="Notedebasdepage"/>
        <w:rPr>
          <w:rPrChange w:id="2167" w:author="Arthur Parmentier" w:date="2020-06-07T18:32:00Z">
            <w:rPr/>
          </w:rPrChange>
        </w:rPr>
      </w:pPr>
      <w:ins w:id="2168" w:author="Arthur Parmentier" w:date="2020-06-06T17:05:00Z">
        <w:r>
          <w:rPr>
            <w:rStyle w:val="Appelnotedebasdep"/>
          </w:rPr>
          <w:footnoteRef/>
        </w:r>
        <w:r>
          <w:t xml:space="preserve"> </w:t>
        </w:r>
        <w:r w:rsidRPr="003724FD">
          <w:t>http://www.soundpainting.com/blog/</w:t>
        </w:r>
      </w:ins>
    </w:p>
  </w:footnote>
  <w:footnote w:id="34">
    <w:p w:rsidR="00E56164" w:rsidRPr="008C7E78" w:rsidRDefault="00E56164">
      <w:pPr>
        <w:pStyle w:val="Notedebasdepage"/>
        <w:rPr>
          <w:rPrChange w:id="2173" w:author="Arthur Parmentier" w:date="2020-06-07T18:32:00Z">
            <w:rPr/>
          </w:rPrChange>
        </w:rPr>
      </w:pPr>
      <w:ins w:id="2174" w:author="Arthur Parmentier" w:date="2020-06-05T17:14:00Z">
        <w:r>
          <w:rPr>
            <w:rStyle w:val="Appelnotedebasdep"/>
          </w:rPr>
          <w:footnoteRef/>
        </w:r>
        <w:r>
          <w:t xml:space="preserve"> </w:t>
        </w:r>
        <w:r w:rsidRPr="00FE0C03">
          <w:t>http://www.soundpainting.com/soundpainting/</w:t>
        </w:r>
      </w:ins>
    </w:p>
  </w:footnote>
  <w:footnote w:id="35">
    <w:p w:rsidR="00E56164" w:rsidRPr="008C7E78" w:rsidRDefault="00E56164">
      <w:pPr>
        <w:pStyle w:val="Notedebasdepage"/>
        <w:rPr>
          <w:rPrChange w:id="2597" w:author="Arthur Parmentier" w:date="2020-06-07T18:32:00Z">
            <w:rPr/>
          </w:rPrChange>
        </w:rPr>
      </w:pPr>
      <w:ins w:id="2598" w:author="Arthur Parmentier" w:date="2020-06-05T21:23:00Z">
        <w:r>
          <w:rPr>
            <w:rStyle w:val="Appelnotedebasdep"/>
          </w:rPr>
          <w:footnoteRef/>
        </w:r>
        <w:r>
          <w:t xml:space="preserve"> </w:t>
        </w:r>
      </w:ins>
      <w:ins w:id="2599" w:author="Arthur Parmentier" w:date="2020-06-05T21:33:00Z">
        <w:r w:rsidRPr="008C7E78">
          <w:rPr>
            <w:rPrChange w:id="2600" w:author="Arthur Parmentier" w:date="2020-06-07T18:32:00Z">
              <w:rPr>
                <w:lang w:val="fr-FR"/>
              </w:rPr>
            </w:rPrChange>
          </w:rPr>
          <w:t>They</w:t>
        </w:r>
      </w:ins>
      <w:ins w:id="2601" w:author="Arthur Parmentier" w:date="2020-06-05T21:24:00Z">
        <w:r w:rsidRPr="008C7E78">
          <w:rPr>
            <w:rPrChange w:id="2602" w:author="Arthur Parmentier" w:date="2020-06-07T18:32:00Z">
              <w:rPr>
                <w:lang w:val="fr-FR"/>
              </w:rPr>
            </w:rPrChange>
          </w:rPr>
          <w:t xml:space="preserve"> embody several semantic components that can change the meaning of one or several signs</w:t>
        </w:r>
      </w:ins>
      <w:ins w:id="2603" w:author="Arthur Parmentier" w:date="2020-06-05T21:34:00Z">
        <w:r w:rsidRPr="008C7E78">
          <w:rPr>
            <w:rPrChange w:id="2604" w:author="Arthur Parmentier" w:date="2020-06-07T18:32:00Z">
              <w:rPr>
                <w:lang w:val="fr-FR"/>
              </w:rPr>
            </w:rPrChange>
          </w:rPr>
          <w:t xml:space="preserve"> and make some signs from the SP alphabet significant and some other insignificant.</w:t>
        </w:r>
      </w:ins>
    </w:p>
  </w:footnote>
  <w:footnote w:id="36">
    <w:p w:rsidR="00E56164" w:rsidRPr="008C7E78" w:rsidRDefault="00E56164">
      <w:pPr>
        <w:pStyle w:val="Notedebasdepage"/>
        <w:rPr>
          <w:rPrChange w:id="2691" w:author="Arthur Parmentier" w:date="2020-06-07T18:32:00Z">
            <w:rPr/>
          </w:rPrChange>
        </w:rPr>
      </w:pPr>
      <w:ins w:id="2692" w:author="Arthur Parmentier" w:date="2020-06-05T21:38:00Z">
        <w:r>
          <w:rPr>
            <w:rStyle w:val="Appelnotedebasdep"/>
          </w:rPr>
          <w:footnoteRef/>
        </w:r>
        <w:r>
          <w:t xml:space="preserve"> </w:t>
        </w:r>
        <w:r w:rsidRPr="008C7E78">
          <w:rPr>
            <w:rPrChange w:id="2693" w:author="Arthur Parmentier" w:date="2020-06-07T18:32:00Z">
              <w:rPr>
                <w:lang w:val="fr-FR"/>
              </w:rPr>
            </w:rPrChange>
          </w:rPr>
          <w:t xml:space="preserve">Walter uses the term « escape » in </w:t>
        </w:r>
      </w:ins>
      <w:ins w:id="2694" w:author="Arthur Parmentier" w:date="2020-06-05T21:39:00Z">
        <w:r w:rsidRPr="008C7E78">
          <w:rPr>
            <w:rPrChange w:id="2695" w:author="Arthur Parmentier" w:date="2020-06-07T18:32:00Z">
              <w:rPr>
                <w:lang w:val="fr-FR"/>
              </w:rPr>
            </w:rPrChange>
          </w:rPr>
          <w:t>his</w:t>
        </w:r>
      </w:ins>
      <w:ins w:id="2696" w:author="Arthur Parmentier" w:date="2020-06-05T21:38:00Z">
        <w:r w:rsidRPr="008C7E78">
          <w:rPr>
            <w:rPrChange w:id="2697" w:author="Arthur Parmentier" w:date="2020-06-07T18:32:00Z">
              <w:rPr>
                <w:lang w:val="fr-FR"/>
              </w:rPr>
            </w:rPrChange>
          </w:rPr>
          <w:t xml:space="preserve"> description of the « tear up » sign which is very commonly used as an escape sign.</w:t>
        </w:r>
      </w:ins>
    </w:p>
  </w:footnote>
  <w:footnote w:id="37">
    <w:p w:rsidR="00E56164" w:rsidRPr="008C7E78" w:rsidRDefault="00E56164" w:rsidP="00A5016A">
      <w:pPr>
        <w:pStyle w:val="Notedebasdepage"/>
        <w:rPr>
          <w:ins w:id="2887" w:author="Arthur Parmentier" w:date="2020-06-06T20:34:00Z"/>
          <w:rPrChange w:id="2888" w:author="Arthur Parmentier" w:date="2020-06-07T18:32:00Z">
            <w:rPr>
              <w:ins w:id="2889" w:author="Arthur Parmentier" w:date="2020-06-06T20:34:00Z"/>
              <w:lang w:val="fr-FR"/>
            </w:rPr>
          </w:rPrChange>
        </w:rPr>
      </w:pPr>
      <w:ins w:id="2890" w:author="Arthur Parmentier" w:date="2020-06-06T20:34:00Z">
        <w:r>
          <w:rPr>
            <w:rStyle w:val="Appelnotedebasdep"/>
          </w:rPr>
          <w:footnoteRef/>
        </w:r>
        <w:r>
          <w:t xml:space="preserve"> </w:t>
        </w:r>
        <w:r w:rsidRPr="008C7E78">
          <w:rPr>
            <w:rPrChange w:id="2891"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38">
    <w:p w:rsidR="00E56164" w:rsidRPr="008C7E78" w:rsidRDefault="00E56164">
      <w:pPr>
        <w:pStyle w:val="Notedebasdepage"/>
        <w:rPr>
          <w:rPrChange w:id="2913" w:author="Arthur Parmentier" w:date="2020-06-07T18:32:00Z">
            <w:rPr/>
          </w:rPrChange>
        </w:rPr>
      </w:pPr>
      <w:ins w:id="2914" w:author="Arthur Parmentier" w:date="2020-06-06T17:53:00Z">
        <w:r>
          <w:rPr>
            <w:rStyle w:val="Appelnotedebasdep"/>
          </w:rPr>
          <w:footnoteRef/>
        </w:r>
        <w:r>
          <w:t xml:space="preserve"> </w:t>
        </w:r>
        <w:r w:rsidRPr="00A531CB">
          <w:t>http://www.soundpainting.com/blog/</w:t>
        </w:r>
      </w:ins>
    </w:p>
  </w:footnote>
  <w:footnote w:id="39">
    <w:p w:rsidR="00E56164" w:rsidRPr="008C7E78" w:rsidRDefault="00E56164">
      <w:pPr>
        <w:pStyle w:val="Notedebasdepage"/>
        <w:rPr>
          <w:rPrChange w:id="3205" w:author="Arthur Parmentier" w:date="2020-06-07T18:32:00Z">
            <w:rPr/>
          </w:rPrChange>
        </w:rPr>
      </w:pPr>
      <w:ins w:id="3206" w:author="Arthur Parmentier" w:date="2020-06-07T11:14:00Z">
        <w:r>
          <w:rPr>
            <w:rStyle w:val="Appelnotedebasdep"/>
          </w:rPr>
          <w:footnoteRef/>
        </w:r>
        <w:r>
          <w:t xml:space="preserve"> </w:t>
        </w:r>
        <w:r w:rsidRPr="008C7E78">
          <w:rPr>
            <w:rPrChange w:id="3207" w:author="Arthur Parmentier" w:date="2020-06-07T18:32:00Z">
              <w:rPr>
                <w:lang w:val="fr-FR"/>
              </w:rPr>
            </w:rPrChange>
          </w:rPr>
          <w:t>See https://www.youtube.com/watch?v=n8m7lFQ3njk</w:t>
        </w:r>
      </w:ins>
    </w:p>
  </w:footnote>
  <w:footnote w:id="40">
    <w:p w:rsidR="00E56164" w:rsidRPr="008C7E78" w:rsidRDefault="00E56164">
      <w:pPr>
        <w:pStyle w:val="Notedebasdepage"/>
        <w:rPr>
          <w:rPrChange w:id="3233" w:author="Arthur Parmentier" w:date="2020-06-07T18:32:00Z">
            <w:rPr/>
          </w:rPrChange>
        </w:rPr>
      </w:pPr>
      <w:ins w:id="3234" w:author="Arthur Parmentier" w:date="2020-06-07T11:25:00Z">
        <w:r>
          <w:rPr>
            <w:rStyle w:val="Appelnotedebasdep"/>
          </w:rPr>
          <w:footnoteRef/>
        </w:r>
        <w:r>
          <w:t xml:space="preserve"> </w:t>
        </w:r>
      </w:ins>
      <w:ins w:id="3235" w:author="Arthur Parmentier" w:date="2020-06-07T11:28:00Z">
        <w:r w:rsidRPr="008C7E78">
          <w:rPr>
            <w:rPrChange w:id="3236" w:author="Arthur Parmentier" w:date="2020-06-07T18:32:00Z">
              <w:rPr>
                <w:lang w:val="fr-FR"/>
              </w:rPr>
            </w:rPrChange>
          </w:rPr>
          <w:t>Without going in to many details, the concept here is simple to assign each set of parameters to a number (an index) to be able to change them</w:t>
        </w:r>
      </w:ins>
      <w:ins w:id="3237" w:author="Arthur Parmentier" w:date="2020-06-07T11:29:00Z">
        <w:r w:rsidRPr="008C7E78">
          <w:rPr>
            <w:rPrChange w:id="3238" w:author="Arthur Parmentier" w:date="2020-06-07T18:32:00Z">
              <w:rPr>
                <w:lang w:val="fr-FR"/>
              </w:rPr>
            </w:rPrChange>
          </w:rPr>
          <w:t xml:space="preserve"> during the performance.</w:t>
        </w:r>
      </w:ins>
    </w:p>
  </w:footnote>
  <w:footnote w:id="41">
    <w:p w:rsidR="00E56164" w:rsidRPr="006D51B6" w:rsidRDefault="00E56164" w:rsidP="00351FEC">
      <w:pPr>
        <w:pStyle w:val="Notedebasdepage"/>
        <w:rPr>
          <w:ins w:id="3686" w:author="Arthur Parmentier" w:date="2020-06-02T19:33:00Z"/>
        </w:rPr>
      </w:pPr>
      <w:ins w:id="3687" w:author="Arthur Parmentier" w:date="2020-06-02T19:33:00Z">
        <w:r>
          <w:rPr>
            <w:rStyle w:val="Appelnotedebasdep"/>
          </w:rPr>
          <w:footnoteRef/>
        </w:r>
        <w:r>
          <w:t xml:space="preserve"> External parts that are “shipped in” with the program are distributed under GPLv3 license (or less restrictive).</w:t>
        </w:r>
      </w:ins>
    </w:p>
  </w:footnote>
  <w:footnote w:id="42">
    <w:p w:rsidR="00E56164" w:rsidRPr="00116732" w:rsidRDefault="00E56164">
      <w:pPr>
        <w:pStyle w:val="Notedebasdepage"/>
      </w:pPr>
      <w:ins w:id="3923" w:author="Arthur Parmentier" w:date="2020-05-18T15:19:00Z">
        <w:r>
          <w:rPr>
            <w:rStyle w:val="Appelnotedebasdep"/>
          </w:rPr>
          <w:footnoteRef/>
        </w:r>
        <w:r>
          <w:t xml:space="preserve"> </w:t>
        </w:r>
      </w:ins>
      <w:ins w:id="3924" w:author="Arthur Parmentier" w:date="2020-05-18T15:20:00Z">
        <w:r>
          <w:t xml:space="preserve">With </w:t>
        </w:r>
      </w:ins>
      <w:ins w:id="3925" w:author="Arthur Parmentier" w:date="2020-05-19T10:40:00Z">
        <w:r>
          <w:t>TensorFlow</w:t>
        </w:r>
      </w:ins>
      <w:ins w:id="3926" w:author="Arthur Parmentier" w:date="2020-05-18T15:20:00Z">
        <w:r>
          <w:t xml:space="preserve">: </w:t>
        </w:r>
      </w:ins>
      <w:ins w:id="3927" w:author="Arthur Parmentier" w:date="2020-05-18T15:19:00Z">
        <w:r w:rsidRPr="006A443F">
          <w:t>https://github.com/tensorflow/tfjs-models/tree/master/posenet</w:t>
        </w:r>
      </w:ins>
    </w:p>
  </w:footnote>
  <w:footnote w:id="43">
    <w:p w:rsidR="00E56164" w:rsidRPr="008C7E78" w:rsidRDefault="00E56164" w:rsidP="00943F21">
      <w:pPr>
        <w:rPr>
          <w:ins w:id="3946" w:author="Arthur Parmentier" w:date="2020-06-03T17:48:00Z"/>
          <w:rFonts w:ascii="Times New Roman" w:hAnsi="Times New Roman"/>
          <w:rPrChange w:id="3947" w:author="Arthur Parmentier" w:date="2020-06-07T18:32:00Z">
            <w:rPr>
              <w:ins w:id="3948" w:author="Arthur Parmentier" w:date="2020-06-03T17:48:00Z"/>
              <w:rFonts w:ascii="Times New Roman" w:hAnsi="Times New Roman"/>
              <w:lang w:val="fr-FR"/>
            </w:rPr>
          </w:rPrChange>
        </w:rPr>
      </w:pPr>
      <w:ins w:id="3949" w:author="Arthur Parmentier" w:date="2020-05-22T19:58:00Z">
        <w:r>
          <w:rPr>
            <w:rStyle w:val="Appelnotedebasdep"/>
          </w:rPr>
          <w:footnoteRef/>
        </w:r>
        <w:r>
          <w:t xml:space="preserve"> </w:t>
        </w:r>
      </w:ins>
      <w:ins w:id="3950"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E56164" w:rsidRPr="00BF1ECB" w:rsidRDefault="00E56164" w:rsidP="00943F21">
      <w:pPr>
        <w:pStyle w:val="Notedebasdepage"/>
      </w:pPr>
      <w:ins w:id="3951"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44">
    <w:p w:rsidR="00E56164" w:rsidRPr="00BF1ECB" w:rsidRDefault="00E56164">
      <w:pPr>
        <w:pStyle w:val="Notedebasdepage"/>
      </w:pPr>
      <w:ins w:id="4199" w:author="Arthur Parmentier" w:date="2020-05-19T16:10:00Z">
        <w:r>
          <w:rPr>
            <w:rStyle w:val="Appelnotedebasdep"/>
          </w:rPr>
          <w:footnoteRef/>
        </w:r>
        <w:r>
          <w:t xml:space="preserve"> </w:t>
        </w:r>
        <w:r w:rsidRPr="005E2970">
          <w:t>https://github.com/CMU-Perceptual-Computing-Lab/openpose</w:t>
        </w:r>
      </w:ins>
    </w:p>
  </w:footnote>
  <w:footnote w:id="45">
    <w:p w:rsidR="00E56164" w:rsidRPr="00BF1ECB" w:rsidRDefault="00E56164">
      <w:pPr>
        <w:pStyle w:val="Notedebasdepage"/>
      </w:pPr>
      <w:ins w:id="4205" w:author="Arthur Parmentier" w:date="2020-05-19T16:16:00Z">
        <w:r>
          <w:rPr>
            <w:rStyle w:val="Appelnotedebasdep"/>
          </w:rPr>
          <w:footnoteRef/>
        </w:r>
        <w:r>
          <w:t xml:space="preserve"> </w:t>
        </w:r>
      </w:ins>
      <w:ins w:id="4206" w:author="Arthur Parmentier" w:date="2020-05-19T16:17:00Z">
        <w:r w:rsidRPr="00BF1ECB">
          <w:rPr>
            <w:rPrChange w:id="4207"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208"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209" w:author="Arthur Parmentier" w:date="2020-05-23T19:46:00Z">
              <w:rPr>
                <w:rStyle w:val="Lienhypertexte"/>
                <w:lang w:val="fr-FR"/>
              </w:rPr>
            </w:rPrChange>
          </w:rPr>
          <w:t>https://github.com/Hzzone/pytorch-openpose</w:t>
        </w:r>
        <w:r>
          <w:rPr>
            <w:lang w:val="fr-FR"/>
          </w:rPr>
          <w:fldChar w:fldCharType="end"/>
        </w:r>
        <w:r w:rsidRPr="00BF1ECB">
          <w:rPr>
            <w:rPrChange w:id="4210" w:author="Arthur Parmentier" w:date="2020-05-23T19:46:00Z">
              <w:rPr>
                <w:lang w:val="fr-FR"/>
              </w:rPr>
            </w:rPrChange>
          </w:rPr>
          <w:t xml:space="preserve">) and then try to run the python scripts in Max </w:t>
        </w:r>
      </w:ins>
      <w:ins w:id="4211" w:author="Arthur Parmentier" w:date="2020-05-19T16:19:00Z">
        <w:r w:rsidRPr="00BF1ECB">
          <w:rPr>
            <w:rPrChange w:id="4212" w:author="Arthur Parmentier" w:date="2020-05-23T19:46:00Z">
              <w:rPr>
                <w:lang w:val="fr-FR"/>
              </w:rPr>
            </w:rPrChange>
          </w:rPr>
          <w:t xml:space="preserve">(Max does </w:t>
        </w:r>
      </w:ins>
      <w:ins w:id="4213" w:author="Arthur Parmentier" w:date="2020-05-19T16:20:00Z">
        <w:r w:rsidRPr="00BF1ECB">
          <w:rPr>
            <w:rPrChange w:id="4214" w:author="Arthur Parmentier" w:date="2020-05-23T19:46:00Z">
              <w:rPr>
                <w:lang w:val="fr-FR"/>
              </w:rPr>
            </w:rPrChange>
          </w:rPr>
          <w:t xml:space="preserve">not interpret Python natively) </w:t>
        </w:r>
      </w:ins>
      <w:ins w:id="4215" w:author="Arthur Parmentier" w:date="2020-05-19T16:17:00Z">
        <w:r w:rsidRPr="00BF1ECB">
          <w:rPr>
            <w:rPrChange w:id="4216" w:author="Arthur Parmentier" w:date="2020-05-23T19:46:00Z">
              <w:rPr>
                <w:lang w:val="fr-FR"/>
              </w:rPr>
            </w:rPrChange>
          </w:rPr>
          <w:t xml:space="preserve">with </w:t>
        </w:r>
      </w:ins>
      <w:ins w:id="4217" w:author="Arthur Parmentier" w:date="2020-05-19T16:19:00Z">
        <w:r>
          <w:rPr>
            <w:lang w:val="fr-FR"/>
          </w:rPr>
          <w:fldChar w:fldCharType="begin"/>
        </w:r>
        <w:r w:rsidRPr="00BF1ECB">
          <w:rPr>
            <w:rPrChange w:id="4218" w:author="Arthur Parmentier" w:date="2020-05-23T19:46:00Z">
              <w:rPr>
                <w:lang w:val="fr-FR"/>
              </w:rPr>
            </w:rPrChange>
          </w:rPr>
          <w:instrText xml:space="preserve"> HYPERLINK "</w:instrText>
        </w:r>
      </w:ins>
      <w:ins w:id="4219" w:author="Arthur Parmentier" w:date="2020-05-19T16:18:00Z">
        <w:r w:rsidRPr="00BF1ECB">
          <w:rPr>
            <w:rPrChange w:id="4220" w:author="Arthur Parmentier" w:date="2020-05-23T19:46:00Z">
              <w:rPr>
                <w:lang w:val="fr-FR"/>
              </w:rPr>
            </w:rPrChange>
          </w:rPr>
          <w:instrText>https://github.com/grrrr/py</w:instrText>
        </w:r>
      </w:ins>
      <w:ins w:id="4221" w:author="Arthur Parmentier" w:date="2020-05-19T16:19:00Z">
        <w:r w:rsidRPr="00BF1ECB">
          <w:rPr>
            <w:rPrChange w:id="4222" w:author="Arthur Parmentier" w:date="2020-05-23T19:46:00Z">
              <w:rPr>
                <w:lang w:val="fr-FR"/>
              </w:rPr>
            </w:rPrChange>
          </w:rPr>
          <w:instrText xml:space="preserve">" </w:instrText>
        </w:r>
        <w:r>
          <w:rPr>
            <w:lang w:val="fr-FR"/>
          </w:rPr>
          <w:fldChar w:fldCharType="separate"/>
        </w:r>
      </w:ins>
      <w:ins w:id="4223" w:author="Arthur Parmentier" w:date="2020-05-19T16:18:00Z">
        <w:r w:rsidRPr="00BF1ECB">
          <w:rPr>
            <w:rStyle w:val="Lienhypertexte"/>
            <w:rPrChange w:id="4224" w:author="Arthur Parmentier" w:date="2020-05-23T19:46:00Z">
              <w:rPr>
                <w:rStyle w:val="Lienhypertexte"/>
                <w:lang w:val="fr-FR"/>
              </w:rPr>
            </w:rPrChange>
          </w:rPr>
          <w:t>https://github.com/grrrr/py</w:t>
        </w:r>
      </w:ins>
      <w:ins w:id="4225" w:author="Arthur Parmentier" w:date="2020-05-19T16:19:00Z">
        <w:r>
          <w:rPr>
            <w:lang w:val="fr-FR"/>
          </w:rPr>
          <w:fldChar w:fldCharType="end"/>
        </w:r>
      </w:ins>
      <w:ins w:id="4226" w:author="Arthur Parmentier" w:date="2020-05-19T16:20:00Z">
        <w:r w:rsidRPr="00BF1ECB">
          <w:rPr>
            <w:rPrChange w:id="4227" w:author="Arthur Parmentier" w:date="2020-05-23T19:46:00Z">
              <w:rPr>
                <w:lang w:val="fr-FR"/>
              </w:rPr>
            </w:rPrChange>
          </w:rPr>
          <w:t>. It is very unlikely to work</w:t>
        </w:r>
      </w:ins>
      <w:ins w:id="4228" w:author="Arthur Parmentier" w:date="2020-05-19T16:21:00Z">
        <w:r w:rsidRPr="00BF1ECB">
          <w:rPr>
            <w:rPrChange w:id="4229" w:author="Arthur Parmentier" w:date="2020-05-23T19:46:00Z">
              <w:rPr>
                <w:lang w:val="fr-FR"/>
              </w:rPr>
            </w:rPrChange>
          </w:rPr>
          <w:t xml:space="preserve"> and could not be tested in the frame of my master thesis.</w:t>
        </w:r>
      </w:ins>
    </w:p>
  </w:footnote>
  <w:footnote w:id="46">
    <w:p w:rsidR="00E56164" w:rsidRPr="00BF1ECB" w:rsidRDefault="00E56164">
      <w:pPr>
        <w:pStyle w:val="Notedebasdepage"/>
      </w:pPr>
      <w:ins w:id="4234" w:author="Arthur Parmentier" w:date="2020-05-19T19:59:00Z">
        <w:r>
          <w:rPr>
            <w:rStyle w:val="Appelnotedebasdep"/>
          </w:rPr>
          <w:footnoteRef/>
        </w:r>
        <w:r>
          <w:t xml:space="preserve"> </w:t>
        </w:r>
      </w:ins>
      <w:ins w:id="4235" w:author="Arthur Parmentier" w:date="2020-05-19T20:00:00Z">
        <w:r>
          <w:t xml:space="preserve">The most convincing project is </w:t>
        </w:r>
      </w:ins>
      <w:ins w:id="4236" w:author="Arthur Parmentier" w:date="2020-05-19T19:59:00Z">
        <w:r w:rsidRPr="00F707EB">
          <w:t>https://saic-violet.github.io/learnable-triangulation/</w:t>
        </w:r>
      </w:ins>
    </w:p>
  </w:footnote>
  <w:footnote w:id="47">
    <w:p w:rsidR="00E56164" w:rsidRPr="00BF1ECB" w:rsidRDefault="00E56164" w:rsidP="00FF7548">
      <w:pPr>
        <w:pStyle w:val="Notedebasdepage"/>
        <w:rPr>
          <w:ins w:id="4264" w:author="Arthur Parmentier" w:date="2020-05-19T22:04:00Z"/>
          <w:rPrChange w:id="4265" w:author="Arthur Parmentier" w:date="2020-05-23T19:46:00Z">
            <w:rPr>
              <w:ins w:id="4266" w:author="Arthur Parmentier" w:date="2020-05-19T22:04:00Z"/>
              <w:lang w:val="fr-FR"/>
            </w:rPr>
          </w:rPrChange>
        </w:rPr>
      </w:pPr>
      <w:ins w:id="4267" w:author="Arthur Parmentier" w:date="2020-05-19T21:57:00Z">
        <w:r>
          <w:rPr>
            <w:rStyle w:val="Appelnotedebasdep"/>
          </w:rPr>
          <w:footnoteRef/>
        </w:r>
        <w:r>
          <w:t xml:space="preserve"> </w:t>
        </w:r>
        <w:r w:rsidRPr="00BF1ECB">
          <w:rPr>
            <w:rPrChange w:id="4268" w:author="Arthur Parmentier" w:date="2020-05-23T19:46:00Z">
              <w:rPr>
                <w:lang w:val="fr-FR"/>
              </w:rPr>
            </w:rPrChange>
          </w:rPr>
          <w:t xml:space="preserve">I had a theoretical discussion with Walter around the idea that in theory, one could use </w:t>
        </w:r>
      </w:ins>
      <w:ins w:id="4269" w:author="Arthur Parmentier" w:date="2020-05-19T21:58:00Z">
        <w:r w:rsidRPr="00BF1ECB">
          <w:rPr>
            <w:rPrChange w:id="4270" w:author="Arthur Parmentier" w:date="2020-05-23T19:46:00Z">
              <w:rPr>
                <w:lang w:val="fr-FR"/>
              </w:rPr>
            </w:rPrChange>
          </w:rPr>
          <w:t xml:space="preserve">« play » without « entering the box » in requests such as </w:t>
        </w:r>
      </w:ins>
      <w:ins w:id="4271" w:author="Arthur Parmentier" w:date="2020-05-19T21:59:00Z">
        <w:r w:rsidRPr="00BF1ECB">
          <w:rPr>
            <w:rPrChange w:id="4272" w:author="Arthur Parmentier" w:date="2020-05-23T19:46:00Z">
              <w:rPr>
                <w:lang w:val="fr-FR"/>
              </w:rPr>
            </w:rPrChange>
          </w:rPr>
          <w:t>« </w:t>
        </w:r>
      </w:ins>
      <w:ins w:id="4273" w:author="Arthur Parmentier" w:date="2020-05-19T22:03:00Z">
        <w:r w:rsidRPr="00BF1ECB">
          <w:rPr>
            <w:rPrChange w:id="4274" w:author="Arthur Parmentier" w:date="2020-05-23T19:46:00Z">
              <w:rPr>
                <w:lang w:val="fr-FR"/>
              </w:rPr>
            </w:rPrChange>
          </w:rPr>
          <w:t xml:space="preserve">Strings LT Slowly enter </w:t>
        </w:r>
      </w:ins>
      <w:ins w:id="4275" w:author="Arthur Parmentier" w:date="2020-05-19T22:01:00Z">
        <w:r w:rsidRPr="00BF1ECB">
          <w:rPr>
            <w:rPrChange w:id="4276" w:author="Arthur Parmentier" w:date="2020-05-23T19:46:00Z">
              <w:rPr>
                <w:lang w:val="fr-FR"/>
              </w:rPr>
            </w:rPrChange>
          </w:rPr>
          <w:t>Perc.</w:t>
        </w:r>
      </w:ins>
      <w:ins w:id="4277" w:author="Arthur Parmentier" w:date="2020-05-19T21:58:00Z">
        <w:r w:rsidRPr="00BF1ECB">
          <w:rPr>
            <w:rPrChange w:id="4278" w:author="Arthur Parmentier" w:date="2020-05-23T19:46:00Z">
              <w:rPr>
                <w:lang w:val="fr-FR"/>
              </w:rPr>
            </w:rPrChange>
          </w:rPr>
          <w:t xml:space="preserve"> LT Play </w:t>
        </w:r>
      </w:ins>
      <w:ins w:id="4279" w:author="Arthur Parmentier" w:date="2020-05-19T22:04:00Z">
        <w:r w:rsidRPr="00BF1ECB">
          <w:rPr>
            <w:rPrChange w:id="4280" w:author="Arthur Parmentier" w:date="2020-05-23T19:46:00Z">
              <w:rPr>
                <w:lang w:val="fr-FR"/>
              </w:rPr>
            </w:rPrChange>
          </w:rPr>
          <w:t xml:space="preserve">WG </w:t>
        </w:r>
      </w:ins>
      <w:ins w:id="4281" w:author="Arthur Parmentier" w:date="2020-05-19T21:59:00Z">
        <w:r w:rsidRPr="00BF1ECB">
          <w:rPr>
            <w:rPrChange w:id="4282" w:author="Arthur Parmentier" w:date="2020-05-23T19:46:00Z">
              <w:rPr>
                <w:lang w:val="fr-FR"/>
              </w:rPr>
            </w:rPrChange>
          </w:rPr>
          <w:t>After 30 seconds Off Play </w:t>
        </w:r>
      </w:ins>
      <w:ins w:id="4283" w:author="Arthur Parmentier" w:date="2020-05-19T22:03:00Z">
        <w:r w:rsidRPr="00BF1ECB">
          <w:rPr>
            <w:rPrChange w:id="4284" w:author="Arthur Parmentier" w:date="2020-05-23T19:46:00Z">
              <w:rPr>
                <w:lang w:val="fr-FR"/>
              </w:rPr>
            </w:rPrChange>
          </w:rPr>
          <w:t>&lt;enter the box&gt;</w:t>
        </w:r>
      </w:ins>
      <w:ins w:id="4285" w:author="Arthur Parmentier" w:date="2020-05-19T22:05:00Z">
        <w:r w:rsidRPr="00BF1ECB">
          <w:rPr>
            <w:rPrChange w:id="4286" w:author="Arthur Parmentier" w:date="2020-05-23T19:46:00Z">
              <w:rPr>
                <w:lang w:val="fr-FR"/>
              </w:rPr>
            </w:rPrChange>
          </w:rPr>
          <w:t xml:space="preserve"> </w:t>
        </w:r>
      </w:ins>
      <w:ins w:id="4287" w:author="Arthur Parmentier" w:date="2020-05-19T21:59:00Z">
        <w:r w:rsidRPr="00BF1ECB">
          <w:rPr>
            <w:rPrChange w:id="4288" w:author="Arthur Parmentier" w:date="2020-05-23T19:46:00Z">
              <w:rPr>
                <w:lang w:val="fr-FR"/>
              </w:rPr>
            </w:rPrChange>
          </w:rPr>
          <w:t>», which would mean </w:t>
        </w:r>
      </w:ins>
      <w:ins w:id="4289" w:author="Arthur Parmentier" w:date="2020-05-19T22:04:00Z">
        <w:r w:rsidRPr="00BF1ECB">
          <w:rPr>
            <w:rPrChange w:id="4290" w:author="Arthur Parmentier" w:date="2020-05-23T19:46:00Z">
              <w:rPr>
                <w:lang w:val="fr-FR"/>
              </w:rPr>
            </w:rPrChange>
          </w:rPr>
          <w:t>that when the soundpainter « enters the box » :</w:t>
        </w:r>
      </w:ins>
    </w:p>
    <w:p w:rsidR="00E56164" w:rsidRPr="00BF1ECB" w:rsidRDefault="00E56164" w:rsidP="00FF7548">
      <w:pPr>
        <w:pStyle w:val="Notedebasdepage"/>
        <w:numPr>
          <w:ilvl w:val="0"/>
          <w:numId w:val="29"/>
        </w:numPr>
        <w:rPr>
          <w:ins w:id="4291" w:author="Arthur Parmentier" w:date="2020-05-19T22:05:00Z"/>
          <w:rPrChange w:id="4292" w:author="Arthur Parmentier" w:date="2020-05-23T19:46:00Z">
            <w:rPr>
              <w:ins w:id="4293" w:author="Arthur Parmentier" w:date="2020-05-19T22:05:00Z"/>
              <w:lang w:val="fr-FR"/>
            </w:rPr>
          </w:rPrChange>
        </w:rPr>
      </w:pPr>
      <w:ins w:id="4294" w:author="Arthur Parmentier" w:date="2020-05-19T22:04:00Z">
        <w:r w:rsidRPr="00BF1ECB">
          <w:rPr>
            <w:rPrChange w:id="4295" w:author="Arthur Parmentier" w:date="2020-05-23T19:46:00Z">
              <w:rPr>
                <w:lang w:val="fr-FR"/>
              </w:rPr>
            </w:rPrChange>
          </w:rPr>
          <w:t xml:space="preserve">Strings slowly </w:t>
        </w:r>
      </w:ins>
      <w:ins w:id="4296" w:author="Arthur Parmentier" w:date="2020-05-19T22:05:00Z">
        <w:r w:rsidRPr="00BF1ECB">
          <w:rPr>
            <w:rPrChange w:id="4297" w:author="Arthur Parmentier" w:date="2020-05-23T19:46:00Z">
              <w:rPr>
                <w:lang w:val="fr-FR"/>
              </w:rPr>
            </w:rPrChange>
          </w:rPr>
          <w:t>enter with a LT</w:t>
        </w:r>
      </w:ins>
    </w:p>
    <w:p w:rsidR="00E56164" w:rsidRDefault="00E56164" w:rsidP="00FF7548">
      <w:pPr>
        <w:pStyle w:val="Notedebasdepage"/>
        <w:numPr>
          <w:ilvl w:val="0"/>
          <w:numId w:val="29"/>
        </w:numPr>
        <w:rPr>
          <w:ins w:id="4298" w:author="Arthur Parmentier" w:date="2020-05-19T22:05:00Z"/>
          <w:lang w:val="fr-FR"/>
        </w:rPr>
      </w:pPr>
      <w:ins w:id="4299" w:author="Arthur Parmentier" w:date="2020-05-19T22:05:00Z">
        <w:r>
          <w:rPr>
            <w:lang w:val="fr-FR"/>
          </w:rPr>
          <w:t>Percussions play immediately a LT</w:t>
        </w:r>
      </w:ins>
    </w:p>
    <w:p w:rsidR="00E56164" w:rsidRDefault="00E56164" w:rsidP="00FF7548">
      <w:pPr>
        <w:pStyle w:val="Notedebasdepage"/>
        <w:numPr>
          <w:ilvl w:val="0"/>
          <w:numId w:val="29"/>
        </w:numPr>
        <w:rPr>
          <w:ins w:id="4300" w:author="Arthur Parmentier" w:date="2020-05-19T22:05:00Z"/>
          <w:lang w:val="fr-FR"/>
        </w:rPr>
      </w:pPr>
      <w:ins w:id="4301" w:author="Arthur Parmentier" w:date="2020-05-19T22:05:00Z">
        <w:r>
          <w:rPr>
            <w:lang w:val="fr-FR"/>
          </w:rPr>
          <w:t>Everyone stops after 30 seconds</w:t>
        </w:r>
      </w:ins>
    </w:p>
    <w:p w:rsidR="00E56164" w:rsidRPr="00BF1ECB" w:rsidRDefault="00E56164">
      <w:pPr>
        <w:pStyle w:val="Notedebasdepage"/>
      </w:pPr>
      <w:ins w:id="4302" w:author="Arthur Parmentier" w:date="2020-05-19T22:05:00Z">
        <w:r w:rsidRPr="00BF1ECB">
          <w:rPr>
            <w:rPrChange w:id="4303" w:author="Arthur Parmentier" w:date="2020-05-23T19:46:00Z">
              <w:rPr>
                <w:lang w:val="fr-FR"/>
              </w:rPr>
            </w:rPrChange>
          </w:rPr>
          <w:t>By not « entering the box » when signing the « Play » or « Slowly enter » gest</w:t>
        </w:r>
      </w:ins>
      <w:ins w:id="4304" w:author="Arthur Parmentier" w:date="2020-05-19T22:06:00Z">
        <w:r w:rsidRPr="00BF1ECB">
          <w:rPr>
            <w:rPrChange w:id="4305" w:author="Arthur Parmentier" w:date="2020-05-23T19:46:00Z">
              <w:rPr>
                <w:lang w:val="fr-FR"/>
              </w:rPr>
            </w:rPrChange>
          </w:rPr>
          <w:t xml:space="preserve">ures, it would allow everyone to schedule the 30 seconds count at the same time to perhaps stay synchronized with an external process. </w:t>
        </w:r>
      </w:ins>
      <w:ins w:id="4306" w:author="Arthur Parmentier" w:date="2020-05-19T22:07:00Z">
        <w:r w:rsidRPr="00BF1ECB">
          <w:rPr>
            <w:rPrChange w:id="4307" w:author="Arthur Parmentier" w:date="2020-05-23T19:46:00Z">
              <w:rPr>
                <w:lang w:val="fr-FR"/>
              </w:rPr>
            </w:rPrChange>
          </w:rPr>
          <w:t xml:space="preserve">It would make sense to differenciate the timing properties of the « go gestures » (delay </w:t>
        </w:r>
      </w:ins>
      <w:ins w:id="4308" w:author="Arthur Parmentier" w:date="2020-05-19T22:08:00Z">
        <w:r w:rsidRPr="00BF1ECB">
          <w:rPr>
            <w:rPrChange w:id="4309" w:author="Arthur Parmentier" w:date="2020-05-23T19:46:00Z">
              <w:rPr>
                <w:lang w:val="fr-FR"/>
              </w:rPr>
            </w:rPrChange>
          </w:rPr>
          <w:t xml:space="preserve">start by a certain amount) with </w:t>
        </w:r>
      </w:ins>
      <w:ins w:id="4310" w:author="Arthur Parmentier" w:date="2020-05-19T22:10:00Z">
        <w:r w:rsidRPr="00BF1ECB">
          <w:rPr>
            <w:rPrChange w:id="4311" w:author="Arthur Parmentier" w:date="2020-05-23T19:46:00Z">
              <w:rPr>
                <w:lang w:val="fr-FR"/>
              </w:rPr>
            </w:rPrChange>
          </w:rPr>
          <w:t>« entering the box » which has for specific meaning « execute the request now »</w:t>
        </w:r>
      </w:ins>
      <w:ins w:id="4312" w:author="Arthur Parmentier" w:date="2020-05-19T22:08:00Z">
        <w:r w:rsidRPr="00BF1ECB">
          <w:rPr>
            <w:rPrChange w:id="4313" w:author="Arthur Parmentier" w:date="2020-05-23T19:46:00Z">
              <w:rPr>
                <w:lang w:val="fr-FR"/>
              </w:rPr>
            </w:rPrChange>
          </w:rPr>
          <w:t xml:space="preserve"> for certain configurations, such as when working with computers and time-sen</w:t>
        </w:r>
      </w:ins>
      <w:ins w:id="4314" w:author="Arthur Parmentier" w:date="2020-05-19T22:09:00Z">
        <w:r w:rsidRPr="00BF1ECB">
          <w:rPr>
            <w:rPrChange w:id="4315" w:author="Arthur Parmentier" w:date="2020-05-23T19:46:00Z">
              <w:rPr>
                <w:lang w:val="fr-FR"/>
              </w:rPr>
            </w:rPrChange>
          </w:rPr>
          <w:t xml:space="preserve">sitive systems. In practice, with human performers, the </w:t>
        </w:r>
      </w:ins>
      <w:ins w:id="4316" w:author="Arthur Parmentier" w:date="2020-05-19T22:11:00Z">
        <w:r w:rsidRPr="00BF1ECB">
          <w:rPr>
            <w:rPrChange w:id="4317" w:author="Arthur Parmentier" w:date="2020-05-23T19:46:00Z">
              <w:rPr>
                <w:lang w:val="fr-FR"/>
              </w:rPr>
            </w:rPrChange>
          </w:rPr>
          <w:t>de</w:t>
        </w:r>
      </w:ins>
      <w:ins w:id="4318" w:author="Arthur Parmentier" w:date="2020-05-19T22:09:00Z">
        <w:r w:rsidRPr="00BF1ECB">
          <w:rPr>
            <w:rPrChange w:id="4319" w:author="Arthur Parmentier" w:date="2020-05-23T19:46:00Z">
              <w:rPr>
                <w:lang w:val="fr-FR"/>
              </w:rPr>
            </w:rPrChange>
          </w:rPr>
          <w:t>correlation between the</w:t>
        </w:r>
      </w:ins>
      <w:ins w:id="4320" w:author="Arthur Parmentier" w:date="2020-05-19T22:10:00Z">
        <w:r w:rsidRPr="00BF1ECB">
          <w:rPr>
            <w:rPrChange w:id="4321" w:author="Arthur Parmentier" w:date="2020-05-23T19:46:00Z">
              <w:rPr>
                <w:lang w:val="fr-FR"/>
              </w:rPr>
            </w:rPrChange>
          </w:rPr>
          <w:t xml:space="preserve"> two </w:t>
        </w:r>
      </w:ins>
      <w:ins w:id="4322" w:author="Arthur Parmentier" w:date="2020-05-19T22:11:00Z">
        <w:r w:rsidRPr="00BF1ECB">
          <w:rPr>
            <w:rPrChange w:id="4323" w:author="Arthur Parmentier" w:date="2020-05-23T19:46:00Z">
              <w:rPr>
                <w:lang w:val="fr-FR"/>
              </w:rPr>
            </w:rPrChange>
          </w:rPr>
          <w:t>is either rare or never used within the default mode</w:t>
        </w:r>
      </w:ins>
      <w:ins w:id="4324" w:author="Arthur Parmentier" w:date="2020-05-19T22:14:00Z">
        <w:r w:rsidRPr="00BF1ECB">
          <w:rPr>
            <w:rPrChange w:id="4325" w:author="Arthur Parmentier" w:date="2020-05-23T19:46:00Z">
              <w:rPr>
                <w:lang w:val="fr-FR"/>
              </w:rPr>
            </w:rPrChange>
          </w:rPr>
          <w:t>.</w:t>
        </w:r>
      </w:ins>
    </w:p>
  </w:footnote>
  <w:footnote w:id="48">
    <w:p w:rsidR="00E56164" w:rsidRPr="00BF1ECB" w:rsidRDefault="00E56164">
      <w:pPr>
        <w:pStyle w:val="Notedebasdepage"/>
      </w:pPr>
      <w:ins w:id="4361" w:author="Arthur Parmentier" w:date="2020-05-19T23:04:00Z">
        <w:r>
          <w:rPr>
            <w:rStyle w:val="Appelnotedebasdep"/>
          </w:rPr>
          <w:footnoteRef/>
        </w:r>
        <w:r>
          <w:t xml:space="preserve"> </w:t>
        </w:r>
        <w:r w:rsidRPr="00BF1ECB">
          <w:rPr>
            <w:rPrChange w:id="4362" w:author="Arthur Parmentier" w:date="2020-05-23T19:46:00Z">
              <w:rPr>
                <w:lang w:val="fr-FR"/>
              </w:rPr>
            </w:rPrChange>
          </w:rPr>
          <w:t>One could ask</w:t>
        </w:r>
      </w:ins>
      <w:ins w:id="4363" w:author="Arthur Parmentier" w:date="2020-05-19T23:05:00Z">
        <w:r w:rsidRPr="00BF1ECB">
          <w:rPr>
            <w:rPrChange w:id="4364" w:author="Arthur Parmentier" w:date="2020-05-23T19:46:00Z">
              <w:rPr>
                <w:lang w:val="fr-FR"/>
              </w:rPr>
            </w:rPrChange>
          </w:rPr>
          <w:t xml:space="preserve"> : « why then is it the case that the soundpainter always consider </w:t>
        </w:r>
      </w:ins>
      <w:ins w:id="4365" w:author="Arthur Parmentier" w:date="2020-05-19T23:08:00Z">
        <w:r w:rsidRPr="00BF1ECB">
          <w:rPr>
            <w:rPrChange w:id="4366" w:author="Arthur Parmentier" w:date="2020-05-23T19:46:00Z">
              <w:rPr>
                <w:lang w:val="fr-FR"/>
              </w:rPr>
            </w:rPrChange>
          </w:rPr>
          <w:t>the virtual</w:t>
        </w:r>
      </w:ins>
      <w:ins w:id="4367" w:author="Arthur Parmentier" w:date="2020-05-19T23:05:00Z">
        <w:r w:rsidRPr="00BF1ECB">
          <w:rPr>
            <w:rPrChange w:id="4368" w:author="Arthur Parmentier" w:date="2020-05-23T19:46:00Z">
              <w:rPr>
                <w:lang w:val="fr-FR"/>
              </w:rPr>
            </w:rPrChange>
          </w:rPr>
          <w:t xml:space="preserve"> « box », even when the grammar of the mode implies that the request is always immediate ? I believe that it has to do with how SP has developed from the </w:t>
        </w:r>
      </w:ins>
      <w:ins w:id="4369" w:author="Arthur Parmentier" w:date="2020-05-19T23:06:00Z">
        <w:r w:rsidRPr="00BF1ECB">
          <w:rPr>
            <w:rPrChange w:id="4370" w:author="Arthur Parmentier" w:date="2020-05-23T19:46:00Z">
              <w:rPr>
                <w:lang w:val="fr-FR"/>
              </w:rPr>
            </w:rPrChange>
          </w:rPr>
          <w:t xml:space="preserve">default mode to others and the pratical </w:t>
        </w:r>
      </w:ins>
      <w:ins w:id="4371" w:author="Arthur Parmentier" w:date="2020-05-19T23:07:00Z">
        <w:r w:rsidRPr="00BF1ECB">
          <w:rPr>
            <w:rPrChange w:id="4372" w:author="Arthur Parmentier" w:date="2020-05-23T19:46:00Z">
              <w:rPr>
                <w:lang w:val="fr-FR"/>
              </w:rPr>
            </w:rPrChange>
          </w:rPr>
          <w:t>point of reference</w:t>
        </w:r>
      </w:ins>
      <w:ins w:id="4373" w:author="Arthur Parmentier" w:date="2020-05-19T23:06:00Z">
        <w:r w:rsidRPr="00BF1ECB">
          <w:rPr>
            <w:rPrChange w:id="4374" w:author="Arthur Parmentier" w:date="2020-05-23T19:46:00Z">
              <w:rPr>
                <w:lang w:val="fr-FR"/>
              </w:rPr>
            </w:rPrChange>
          </w:rPr>
          <w:t xml:space="preserve"> that the « box » is a common symbol for immediateness in all modes.</w:t>
        </w:r>
      </w:ins>
    </w:p>
  </w:footnote>
  <w:footnote w:id="49">
    <w:p w:rsidR="00E56164" w:rsidRPr="00BF1ECB" w:rsidRDefault="00E56164">
      <w:pPr>
        <w:pStyle w:val="Notedebasdepage"/>
      </w:pPr>
      <w:ins w:id="4389" w:author="Arthur Parmentier" w:date="2020-05-19T23:11:00Z">
        <w:r>
          <w:rPr>
            <w:rStyle w:val="Appelnotedebasdep"/>
          </w:rPr>
          <w:footnoteRef/>
        </w:r>
        <w:r>
          <w:t xml:space="preserve"> </w:t>
        </w:r>
        <w:r w:rsidRPr="00BF1ECB">
          <w:rPr>
            <w:rPrChange w:id="4390" w:author="Arthur Parmentier" w:date="2020-05-23T19:46:00Z">
              <w:rPr>
                <w:lang w:val="fr-FR"/>
              </w:rPr>
            </w:rPrChange>
          </w:rPr>
          <w:t>In practice, soundpainters tend to omit the « enter » and « exit »</w:t>
        </w:r>
      </w:ins>
      <w:ins w:id="4391" w:author="Arthur Parmentier" w:date="2020-05-19T23:12:00Z">
        <w:r w:rsidRPr="00BF1ECB">
          <w:rPr>
            <w:rPrChange w:id="4392" w:author="Arthur Parmentier" w:date="2020-05-23T19:46:00Z">
              <w:rPr>
                <w:lang w:val="fr-FR"/>
              </w:rPr>
            </w:rPrChange>
          </w:rPr>
          <w:t xml:space="preserve"> signs of mode</w:t>
        </w:r>
      </w:ins>
      <w:ins w:id="4393" w:author="Arthur Parmentier" w:date="2020-05-19T23:15:00Z">
        <w:r w:rsidRPr="00BF1ECB">
          <w:rPr>
            <w:rPrChange w:id="4394" w:author="Arthur Parmentier" w:date="2020-05-23T19:46:00Z">
              <w:rPr>
                <w:lang w:val="fr-FR"/>
              </w:rPr>
            </w:rPrChange>
          </w:rPr>
          <w:t xml:space="preserve">s that are </w:t>
        </w:r>
      </w:ins>
      <w:ins w:id="4395" w:author="Arthur Parmentier" w:date="2020-05-19T23:16:00Z">
        <w:r w:rsidRPr="00BF1ECB">
          <w:rPr>
            <w:rPrChange w:id="4396" w:author="Arthur Parmentier" w:date="2020-05-23T19:46:00Z">
              <w:rPr>
                <w:lang w:val="fr-FR"/>
              </w:rPr>
            </w:rPrChange>
          </w:rPr>
          <w:t>not ambiguous</w:t>
        </w:r>
      </w:ins>
      <w:ins w:id="4397" w:author="Arthur Parmentier" w:date="2020-05-19T23:12:00Z">
        <w:r w:rsidRPr="00BF1ECB">
          <w:rPr>
            <w:rPrChange w:id="4398" w:author="Arthur Parmentier" w:date="2020-05-23T19:46:00Z">
              <w:rPr>
                <w:lang w:val="fr-FR"/>
              </w:rPr>
            </w:rPrChange>
          </w:rPr>
          <w:t>, making things more difficult without depth tracking</w:t>
        </w:r>
      </w:ins>
      <w:ins w:id="4399" w:author="Arthur Parmentier" w:date="2020-05-19T23:16:00Z">
        <w:r w:rsidRPr="00BF1ECB">
          <w:rPr>
            <w:rPrChange w:id="4400" w:author="Arthur Parmentier" w:date="2020-05-23T19:46:00Z">
              <w:rPr>
                <w:lang w:val="fr-FR"/>
              </w:rPr>
            </w:rPrChange>
          </w:rPr>
          <w:t xml:space="preserve"> in case that « entering the box » is the only mark of the change of mode </w:t>
        </w:r>
      </w:ins>
      <w:ins w:id="4401" w:author="Arthur Parmentier" w:date="2020-05-19T23:17:00Z">
        <w:r w:rsidRPr="00BF1ECB">
          <w:rPr>
            <w:rPrChange w:id="4402" w:author="Arthur Parmentier" w:date="2020-05-23T19:46:00Z">
              <w:rPr>
                <w:lang w:val="fr-FR"/>
              </w:rPr>
            </w:rPrChange>
          </w:rPr>
          <w:t>(for instance by using the launch mode directly with « entering/exiting the box » instead of signing Launch Mode and Tear).</w:t>
        </w:r>
      </w:ins>
    </w:p>
  </w:footnote>
  <w:footnote w:id="50">
    <w:p w:rsidR="00E56164" w:rsidRPr="00BF1ECB" w:rsidRDefault="00E56164">
      <w:pPr>
        <w:pStyle w:val="Notedebasdepage"/>
      </w:pPr>
      <w:ins w:id="4514" w:author="Arthur Parmentier" w:date="2020-05-20T19:43:00Z">
        <w:r>
          <w:rPr>
            <w:rStyle w:val="Appelnotedebasdep"/>
          </w:rPr>
          <w:footnoteRef/>
        </w:r>
        <w:r>
          <w:t xml:space="preserve"> </w:t>
        </w:r>
        <w:r w:rsidRPr="00BF1ECB">
          <w:rPr>
            <w:rPrChange w:id="4515" w:author="Arthur Parmentier" w:date="2020-05-23T19:46:00Z">
              <w:rPr>
                <w:lang w:val="fr-FR"/>
              </w:rPr>
            </w:rPrChange>
          </w:rPr>
          <w:t>I did not test the performance of this choice quantitatively, but only qualitatively</w:t>
        </w:r>
      </w:ins>
      <w:ins w:id="4516" w:author="Arthur Parmentier" w:date="2020-05-20T21:37:00Z">
        <w:r w:rsidRPr="00BF1ECB">
          <w:rPr>
            <w:rPrChange w:id="4517" w:author="Arthur Parmentier" w:date="2020-05-23T19:46:00Z">
              <w:rPr>
                <w:lang w:val="fr-FR"/>
              </w:rPr>
            </w:rPrChange>
          </w:rPr>
          <w:t xml:space="preserve"> </w:t>
        </w:r>
      </w:ins>
      <w:ins w:id="4518" w:author="Arthur Parmentier" w:date="2020-05-20T19:43:00Z">
        <w:r w:rsidRPr="00BF1ECB">
          <w:rPr>
            <w:rPrChange w:id="4519" w:author="Arthur Parmentier" w:date="2020-05-23T19:46:00Z">
              <w:rPr>
                <w:lang w:val="fr-FR"/>
              </w:rPr>
            </w:rPrChange>
          </w:rPr>
          <w:t>by testing</w:t>
        </w:r>
      </w:ins>
      <w:ins w:id="4520" w:author="Arthur Parmentier" w:date="2020-05-20T21:37:00Z">
        <w:r w:rsidRPr="00BF1ECB">
          <w:rPr>
            <w:rPrChange w:id="4521" w:author="Arthur Parmentier" w:date="2020-05-23T19:46:00Z">
              <w:rPr>
                <w:lang w:val="fr-FR"/>
              </w:rPr>
            </w:rPrChange>
          </w:rPr>
          <w:t xml:space="preserve"> the change in performance that I could perceive</w:t>
        </w:r>
      </w:ins>
      <w:ins w:id="4522" w:author="Arthur Parmentier" w:date="2020-05-20T19:44:00Z">
        <w:r w:rsidRPr="00BF1ECB">
          <w:rPr>
            <w:rPrChange w:id="4523" w:author="Arthur Parmentier" w:date="2020-05-23T19:46:00Z">
              <w:rPr>
                <w:lang w:val="fr-FR"/>
              </w:rPr>
            </w:rPrChange>
          </w:rPr>
          <w:t xml:space="preserve"> with and without shoulders. </w:t>
        </w:r>
      </w:ins>
      <w:ins w:id="4524" w:author="Arthur Parmentier" w:date="2020-05-20T19:45:00Z">
        <w:r w:rsidRPr="00BF1ECB">
          <w:rPr>
            <w:rPrChange w:id="4525" w:author="Arthur Parmentier" w:date="2020-05-23T19:46:00Z">
              <w:rPr>
                <w:lang w:val="fr-FR"/>
              </w:rPr>
            </w:rPrChange>
          </w:rPr>
          <w:t>It is obvious from the SP signs</w:t>
        </w:r>
      </w:ins>
      <w:ins w:id="4526" w:author="Arthur Parmentier" w:date="2020-05-20T19:46:00Z">
        <w:r w:rsidRPr="00BF1ECB">
          <w:rPr>
            <w:rPrChange w:id="4527" w:author="Arthur Parmentier" w:date="2020-05-23T19:46:00Z">
              <w:rPr>
                <w:lang w:val="fr-FR"/>
              </w:rPr>
            </w:rPrChange>
          </w:rPr>
          <w:t xml:space="preserve"> that I consider</w:t>
        </w:r>
      </w:ins>
      <w:ins w:id="4528" w:author="Arthur Parmentier" w:date="2020-05-20T19:45:00Z">
        <w:r w:rsidRPr="00BF1ECB">
          <w:rPr>
            <w:rPrChange w:id="4529" w:author="Arthur Parmentier" w:date="2020-05-23T19:46:00Z">
              <w:rPr>
                <w:lang w:val="fr-FR"/>
              </w:rPr>
            </w:rPrChange>
          </w:rPr>
          <w:t xml:space="preserve"> that aside shoulders, no other </w:t>
        </w:r>
      </w:ins>
      <w:ins w:id="4530" w:author="Arthur Parmentier" w:date="2020-05-20T19:46:00Z">
        <w:r w:rsidRPr="00BF1ECB">
          <w:rPr>
            <w:rPrChange w:id="4531" w:author="Arthur Parmentier" w:date="2020-05-23T19:46:00Z">
              <w:rPr>
                <w:lang w:val="fr-FR"/>
              </w:rPr>
            </w:rPrChange>
          </w:rPr>
          <w:t>body joints could increase the performance of the recognition in real-time (curse of dimentionality problem).</w:t>
        </w:r>
      </w:ins>
    </w:p>
  </w:footnote>
  <w:footnote w:id="51">
    <w:p w:rsidR="00E56164" w:rsidRPr="008C7E78" w:rsidRDefault="00E56164">
      <w:pPr>
        <w:pStyle w:val="Notedebasdepage"/>
        <w:rPr>
          <w:rPrChange w:id="4561" w:author="Arthur Parmentier" w:date="2020-06-07T18:32:00Z">
            <w:rPr/>
          </w:rPrChange>
        </w:rPr>
      </w:pPr>
      <w:ins w:id="4562" w:author="Arthur Parmentier" w:date="2020-06-03T19:00:00Z">
        <w:r>
          <w:rPr>
            <w:rStyle w:val="Appelnotedebasdep"/>
          </w:rPr>
          <w:footnoteRef/>
        </w:r>
        <w:r>
          <w:t xml:space="preserve"> </w:t>
        </w:r>
        <w:r w:rsidRPr="008C7E78">
          <w:rPr>
            <w:rPrChange w:id="4563" w:author="Arthur Parmentier" w:date="2020-06-07T18:32:00Z">
              <w:rPr>
                <w:lang w:val="fr-FR"/>
              </w:rPr>
            </w:rPrChange>
          </w:rPr>
          <w:t xml:space="preserve">Several hand pose estimations models are presented here : </w:t>
        </w:r>
        <w:r>
          <w:rPr>
            <w:lang w:val="fr-FR"/>
          </w:rPr>
          <w:fldChar w:fldCharType="begin"/>
        </w:r>
        <w:r w:rsidRPr="008C7E78">
          <w:rPr>
            <w:rPrChange w:id="4564"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4565" w:author="Arthur Parmentier" w:date="2020-06-07T18:32:00Z">
              <w:rPr>
                <w:rStyle w:val="Lienhypertexte"/>
                <w:lang w:val="fr-FR"/>
              </w:rPr>
            </w:rPrChange>
          </w:rPr>
          <w:t>https://xinghaochen.github.io/awesome-hand-pose-estimation/</w:t>
        </w:r>
        <w:r>
          <w:rPr>
            <w:lang w:val="fr-FR"/>
          </w:rPr>
          <w:fldChar w:fldCharType="end"/>
        </w:r>
        <w:r w:rsidRPr="008C7E78">
          <w:rPr>
            <w:rPrChange w:id="4566" w:author="Arthur Parmentier" w:date="2020-06-07T18:32:00Z">
              <w:rPr>
                <w:lang w:val="fr-FR"/>
              </w:rPr>
            </w:rPrChange>
          </w:rPr>
          <w:t xml:space="preserve">. </w:t>
        </w:r>
      </w:ins>
      <w:ins w:id="4567" w:author="Arthur Parmentier" w:date="2020-06-03T19:01:00Z">
        <w:r w:rsidRPr="008C7E78">
          <w:rPr>
            <w:rPrChange w:id="4568" w:author="Arthur Parmentier" w:date="2020-06-07T18:32:00Z">
              <w:rPr>
                <w:lang w:val="fr-FR"/>
              </w:rPr>
            </w:rPrChange>
          </w:rPr>
          <w:t>The open pose model also has 2D hand pose recognition but in each case, the models c</w:t>
        </w:r>
      </w:ins>
      <w:ins w:id="4569" w:author="Arthur Parmentier" w:date="2020-06-03T19:02:00Z">
        <w:r w:rsidRPr="008C7E78">
          <w:rPr>
            <w:rPrChange w:id="4570" w:author="Arthur Parmentier" w:date="2020-06-07T18:32:00Z">
              <w:rPr>
                <w:lang w:val="fr-FR"/>
              </w:rPr>
            </w:rPrChange>
          </w:rPr>
          <w:t>ould not easily be ported to Max.</w:t>
        </w:r>
      </w:ins>
    </w:p>
  </w:footnote>
  <w:footnote w:id="52">
    <w:p w:rsidR="00E56164" w:rsidRPr="008C7E78" w:rsidRDefault="00E56164">
      <w:pPr>
        <w:pStyle w:val="Notedebasdepage"/>
        <w:rPr>
          <w:rPrChange w:id="4660" w:author="Arthur Parmentier" w:date="2020-06-07T18:32:00Z">
            <w:rPr/>
          </w:rPrChange>
        </w:rPr>
      </w:pPr>
      <w:ins w:id="4661" w:author="Arthur Parmentier" w:date="2020-06-03T20:04:00Z">
        <w:r>
          <w:rPr>
            <w:rStyle w:val="Appelnotedebasdep"/>
          </w:rPr>
          <w:footnoteRef/>
        </w:r>
        <w:r>
          <w:t xml:space="preserve"> </w:t>
        </w:r>
        <w:r w:rsidRPr="008C7E78">
          <w:rPr>
            <w:rPrChange w:id="4662" w:author="Arthur Parmentier" w:date="2020-06-07T18:32:00Z">
              <w:rPr>
                <w:lang w:val="fr-FR"/>
              </w:rPr>
            </w:rPrChange>
          </w:rPr>
          <w:t>See Tensorflow blog, March 09, 2020 : https://blog.tensorflow.org/2020/03/face-and-hand-tracking-in-browser-with-mediapipe-and-tensorflowjs.html</w:t>
        </w:r>
      </w:ins>
    </w:p>
  </w:footnote>
  <w:footnote w:id="53">
    <w:p w:rsidR="00E56164" w:rsidRPr="008C7E78" w:rsidRDefault="00E56164">
      <w:pPr>
        <w:pStyle w:val="Notedebasdepage"/>
        <w:rPr>
          <w:rPrChange w:id="4672" w:author="Arthur Parmentier" w:date="2020-06-07T18:32:00Z">
            <w:rPr/>
          </w:rPrChange>
        </w:rPr>
      </w:pPr>
      <w:ins w:id="4673" w:author="Arthur Parmentier" w:date="2020-06-03T20:08:00Z">
        <w:r>
          <w:rPr>
            <w:rStyle w:val="Appelnotedebasdep"/>
          </w:rPr>
          <w:footnoteRef/>
        </w:r>
        <w:r>
          <w:t xml:space="preserve"> </w:t>
        </w:r>
      </w:ins>
      <w:ins w:id="4674" w:author="Arthur Parmentier" w:date="2020-06-03T20:09:00Z">
        <w:r w:rsidRPr="003D6C76">
          <w:t>https://github.com/lysdexic-audio/n4m-handpose</w:t>
        </w:r>
      </w:ins>
    </w:p>
  </w:footnote>
  <w:footnote w:id="54">
    <w:p w:rsidR="00E56164" w:rsidRPr="008C7E78" w:rsidRDefault="00E56164">
      <w:pPr>
        <w:pStyle w:val="Notedebasdepage"/>
        <w:rPr>
          <w:rPrChange w:id="4703" w:author="Arthur Parmentier" w:date="2020-06-07T18:32:00Z">
            <w:rPr/>
          </w:rPrChange>
        </w:rPr>
      </w:pPr>
      <w:ins w:id="4704" w:author="Arthur Parmentier" w:date="2020-06-03T20:22:00Z">
        <w:r>
          <w:rPr>
            <w:rStyle w:val="Appelnotedebasdep"/>
          </w:rPr>
          <w:footnoteRef/>
        </w:r>
        <w:r>
          <w:t xml:space="preserve"> </w:t>
        </w:r>
        <w:r w:rsidRPr="008C7E78">
          <w:rPr>
            <w:rPrChange w:id="4705" w:author="Arthur Parmentier" w:date="2020-06-07T18:32:00Z">
              <w:rPr>
                <w:lang w:val="fr-FR"/>
              </w:rPr>
            </w:rPrChange>
          </w:rPr>
          <w:t>See the MediaPipe repository : https://github.com/google/mediapipe/blob/master/mediapipe/docs/multi_hand_tracking_mobile_gpu.md</w:t>
        </w:r>
      </w:ins>
    </w:p>
  </w:footnote>
  <w:footnote w:id="55">
    <w:p w:rsidR="00E56164" w:rsidRPr="00BF1ECB" w:rsidRDefault="00E56164">
      <w:pPr>
        <w:pStyle w:val="Notedebasdepage"/>
      </w:pPr>
      <w:ins w:id="4802" w:author="Arthur Parmentier" w:date="2020-05-20T22:47:00Z">
        <w:r>
          <w:rPr>
            <w:rStyle w:val="Appelnotedebasdep"/>
          </w:rPr>
          <w:footnoteRef/>
        </w:r>
        <w:r>
          <w:t xml:space="preserve"> </w:t>
        </w:r>
        <w:r w:rsidRPr="00BF1ECB">
          <w:rPr>
            <w:rPrChange w:id="4803" w:author="Arthur Parmentier" w:date="2020-05-23T19:46:00Z">
              <w:rPr>
                <w:lang w:val="fr-FR"/>
              </w:rPr>
            </w:rPrChange>
          </w:rPr>
          <w:t xml:space="preserve">The </w:t>
        </w:r>
      </w:ins>
      <w:ins w:id="4804" w:author="Arthur Parmentier" w:date="2020-05-20T22:50:00Z">
        <w:r w:rsidRPr="00BF1ECB">
          <w:rPr>
            <w:rPrChange w:id="4805" w:author="Arthur Parmentier" w:date="2020-05-23T19:46:00Z">
              <w:rPr>
                <w:lang w:val="fr-FR"/>
              </w:rPr>
            </w:rPrChange>
          </w:rPr>
          <w:t>information flow</w:t>
        </w:r>
      </w:ins>
      <w:ins w:id="4806" w:author="Arthur Parmentier" w:date="2020-05-20T22:47:00Z">
        <w:r w:rsidRPr="00BF1ECB">
          <w:rPr>
            <w:rPrChange w:id="4807" w:author="Arthur Parmentier" w:date="2020-05-23T19:46:00Z">
              <w:rPr>
                <w:lang w:val="fr-FR"/>
              </w:rPr>
            </w:rPrChange>
          </w:rPr>
          <w:t xml:space="preserve"> at the opening of the patch</w:t>
        </w:r>
      </w:ins>
      <w:ins w:id="4808" w:author="Arthur Parmentier" w:date="2020-05-22T18:38:00Z">
        <w:r w:rsidRPr="00BF1ECB">
          <w:rPr>
            <w:rPrChange w:id="4809" w:author="Arthur Parmentier" w:date="2020-05-23T19:46:00Z">
              <w:rPr>
                <w:lang w:val="fr-FR"/>
              </w:rPr>
            </w:rPrChange>
          </w:rPr>
          <w:t>er</w:t>
        </w:r>
      </w:ins>
      <w:ins w:id="4810" w:author="Arthur Parmentier" w:date="2020-05-20T22:47:00Z">
        <w:r w:rsidRPr="00BF1ECB">
          <w:rPr>
            <w:rPrChange w:id="4811" w:author="Arthur Parmentier" w:date="2020-05-23T19:46:00Z">
              <w:rPr>
                <w:lang w:val="fr-FR"/>
              </w:rPr>
            </w:rPrChange>
          </w:rPr>
          <w:t xml:space="preserve"> follows a specific order. </w:t>
        </w:r>
      </w:ins>
      <w:ins w:id="4812" w:author="Arthur Parmentier" w:date="2020-05-20T22:53:00Z">
        <w:r w:rsidRPr="00BF1ECB">
          <w:rPr>
            <w:rPrChange w:id="4813" w:author="Arthur Parmentier" w:date="2020-05-23T19:46:00Z">
              <w:rPr>
                <w:lang w:val="fr-FR"/>
              </w:rPr>
            </w:rPrChange>
          </w:rPr>
          <w:t>If implemented at startup, t</w:t>
        </w:r>
      </w:ins>
      <w:ins w:id="4814" w:author="Arthur Parmentier" w:date="2020-05-20T22:48:00Z">
        <w:r w:rsidRPr="00BF1ECB">
          <w:rPr>
            <w:rPrChange w:id="4815" w:author="Arthur Parmentier" w:date="2020-05-23T19:46:00Z">
              <w:rPr>
                <w:lang w:val="fr-FR"/>
              </w:rPr>
            </w:rPrChange>
          </w:rPr>
          <w:t>he triggering of the input size</w:t>
        </w:r>
      </w:ins>
      <w:ins w:id="4816" w:author="Arthur Parmentier" w:date="2020-05-20T22:50:00Z">
        <w:r w:rsidRPr="00BF1ECB">
          <w:rPr>
            <w:rPrChange w:id="4817" w:author="Arthur Parmentier" w:date="2020-05-23T19:46:00Z">
              <w:rPr>
                <w:lang w:val="fr-FR"/>
              </w:rPr>
            </w:rPrChange>
          </w:rPr>
          <w:t xml:space="preserve"> </w:t>
        </w:r>
      </w:ins>
      <w:ins w:id="4818" w:author="Arthur Parmentier" w:date="2020-05-20T22:48:00Z">
        <w:r w:rsidRPr="00BF1ECB">
          <w:rPr>
            <w:rPrChange w:id="4819" w:author="Arthur Parmentier" w:date="2020-05-23T19:46:00Z">
              <w:rPr>
                <w:lang w:val="fr-FR"/>
              </w:rPr>
            </w:rPrChange>
          </w:rPr>
          <w:t>should be launched with a « loadpercent 91 » object to garan</w:t>
        </w:r>
      </w:ins>
      <w:ins w:id="4820" w:author="Arthur Parmentier" w:date="2020-05-20T22:49:00Z">
        <w:r w:rsidRPr="00BF1ECB">
          <w:rPr>
            <w:rPrChange w:id="4821" w:author="Arthur Parmentier" w:date="2020-05-23T19:46:00Z">
              <w:rPr>
                <w:lang w:val="fr-FR"/>
              </w:rPr>
            </w:rPrChange>
          </w:rPr>
          <w:t>tee that it is caught by the input manager</w:t>
        </w:r>
      </w:ins>
      <w:ins w:id="4822" w:author="Arthur Parmentier" w:date="2020-05-20T22:53:00Z">
        <w:r w:rsidRPr="00BF1ECB">
          <w:rPr>
            <w:rPrChange w:id="4823" w:author="Arthur Parmentier" w:date="2020-05-23T19:46:00Z">
              <w:rPr>
                <w:lang w:val="fr-FR"/>
              </w:rPr>
            </w:rPrChange>
          </w:rPr>
          <w:t>. Otherwise, the number can be sent anytime</w:t>
        </w:r>
      </w:ins>
      <w:ins w:id="4824" w:author="Arthur Parmentier" w:date="2020-05-20T22:54:00Z">
        <w:r w:rsidRPr="00BF1ECB">
          <w:rPr>
            <w:rPrChange w:id="4825" w:author="Arthur Parmentier" w:date="2020-05-23T19:46:00Z">
              <w:rPr>
                <w:lang w:val="fr-FR"/>
              </w:rPr>
            </w:rPrChange>
          </w:rPr>
          <w:t xml:space="preserve"> before the recording is launched.</w:t>
        </w:r>
      </w:ins>
    </w:p>
  </w:footnote>
  <w:footnote w:id="56">
    <w:p w:rsidR="00E56164" w:rsidRPr="008C7E78" w:rsidRDefault="00E56164">
      <w:pPr>
        <w:pStyle w:val="Notedebasdepage"/>
        <w:rPr>
          <w:rPrChange w:id="4916" w:author="Arthur Parmentier" w:date="2020-06-07T18:32:00Z">
            <w:rPr/>
          </w:rPrChange>
        </w:rPr>
      </w:pPr>
      <w:ins w:id="4917"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7">
    <w:p w:rsidR="00E56164" w:rsidRPr="00BF1ECB" w:rsidRDefault="00E56164">
      <w:pPr>
        <w:pStyle w:val="Notedebasdepage"/>
      </w:pPr>
      <w:ins w:id="5038" w:author="Arthur Parmentier" w:date="2020-05-20T22:33:00Z">
        <w:r>
          <w:rPr>
            <w:rStyle w:val="Appelnotedebasdep"/>
          </w:rPr>
          <w:footnoteRef/>
        </w:r>
        <w:r>
          <w:t xml:space="preserve"> </w:t>
        </w:r>
        <w:r w:rsidRPr="00BF1ECB">
          <w:rPr>
            <w:rPrChange w:id="5039" w:author="Arthur Parmentier" w:date="2020-05-23T19:46:00Z">
              <w:rPr>
                <w:lang w:val="fr-FR"/>
              </w:rPr>
            </w:rPrChange>
          </w:rPr>
          <w:t xml:space="preserve">5 seconds is the maximum sequence length </w:t>
        </w:r>
      </w:ins>
      <w:ins w:id="5040" w:author="Arthur Parmentier" w:date="2020-05-20T22:35:00Z">
        <w:r w:rsidRPr="00BF1ECB">
          <w:rPr>
            <w:rPrChange w:id="5041" w:author="Arthur Parmentier" w:date="2020-05-23T19:46:00Z">
              <w:rPr>
                <w:lang w:val="fr-FR"/>
              </w:rPr>
            </w:rPrChange>
          </w:rPr>
          <w:t>that I allowed the recording buffer to store</w:t>
        </w:r>
      </w:ins>
      <w:ins w:id="5042" w:author="Arthur Parmentier" w:date="2020-05-20T22:36:00Z">
        <w:r w:rsidRPr="00BF1ECB">
          <w:rPr>
            <w:rPrChange w:id="5043" w:author="Arthur Parmentier" w:date="2020-05-23T19:46:00Z">
              <w:rPr>
                <w:lang w:val="fr-FR"/>
              </w:rPr>
            </w:rPrChange>
          </w:rPr>
          <w:t xml:space="preserve">. Internally, </w:t>
        </w:r>
      </w:ins>
      <w:ins w:id="5044" w:author="Arthur Parmentier" w:date="2020-05-20T22:37:00Z">
        <w:r w:rsidRPr="00BF1ECB">
          <w:rPr>
            <w:rPrChange w:id="5045" w:author="Arthur Parmentier" w:date="2020-05-23T19:46:00Z">
              <w:rPr>
                <w:lang w:val="fr-FR"/>
              </w:rPr>
            </w:rPrChange>
          </w:rPr>
          <w:t>it is a constraint from the M</w:t>
        </w:r>
      </w:ins>
      <w:ins w:id="5046" w:author="Arthur Parmentier" w:date="2020-05-20T22:38:00Z">
        <w:r w:rsidRPr="00BF1ECB">
          <w:rPr>
            <w:rPrChange w:id="5047" w:author="Arthur Parmentier" w:date="2020-05-23T19:46:00Z">
              <w:rPr>
                <w:lang w:val="fr-FR"/>
              </w:rPr>
            </w:rPrChange>
          </w:rPr>
          <w:t>uBu object that stores the buffers and require a « maximum capacity » for each track, possibly for memory allocation issues.</w:t>
        </w:r>
      </w:ins>
      <w:ins w:id="5048" w:author="Arthur Parmentier" w:date="2020-05-20T22:36:00Z">
        <w:r w:rsidRPr="00BF1ECB">
          <w:rPr>
            <w:rPrChange w:id="5049" w:author="Arthur Parmentier" w:date="2020-05-23T19:46:00Z">
              <w:rPr>
                <w:lang w:val="fr-FR"/>
              </w:rPr>
            </w:rPrChange>
          </w:rPr>
          <w:t xml:space="preserve"> </w:t>
        </w:r>
      </w:ins>
      <w:ins w:id="5050" w:author="Arthur Parmentier" w:date="2020-05-20T22:39:00Z">
        <w:r w:rsidRPr="00BF1ECB">
          <w:rPr>
            <w:rPrChange w:id="5051" w:author="Arthur Parmentier" w:date="2020-05-23T19:46:00Z">
              <w:rPr>
                <w:lang w:val="fr-FR"/>
              </w:rPr>
            </w:rPrChange>
          </w:rPr>
          <w:t xml:space="preserve">However, it is unrealistic that a sign does take more than 2 seconds to </w:t>
        </w:r>
      </w:ins>
      <w:ins w:id="5052" w:author="Arthur Parmentier" w:date="2020-05-20T22:40:00Z">
        <w:r w:rsidRPr="00BF1ECB">
          <w:rPr>
            <w:rPrChange w:id="5053" w:author="Arthur Parmentier" w:date="2020-05-23T19:46:00Z">
              <w:rPr>
                <w:lang w:val="fr-FR"/>
              </w:rPr>
            </w:rPrChange>
          </w:rPr>
          <w:t>be executed.</w:t>
        </w:r>
      </w:ins>
    </w:p>
  </w:footnote>
  <w:footnote w:id="58">
    <w:p w:rsidR="00E56164" w:rsidRPr="008C7E78" w:rsidRDefault="00E56164">
      <w:pPr>
        <w:pStyle w:val="Notedebasdepage"/>
        <w:rPr>
          <w:rPrChange w:id="5064" w:author="Arthur Parmentier" w:date="2020-06-07T18:32:00Z">
            <w:rPr/>
          </w:rPrChange>
        </w:rPr>
      </w:pPr>
      <w:ins w:id="5065" w:author="Arthur Parmentier" w:date="2020-06-03T23:27:00Z">
        <w:r>
          <w:rPr>
            <w:rStyle w:val="Appelnotedebasdep"/>
          </w:rPr>
          <w:footnoteRef/>
        </w:r>
        <w:r>
          <w:t xml:space="preserve"> </w:t>
        </w:r>
        <w:r w:rsidRPr="008C7E78">
          <w:rPr>
            <w:rPrChange w:id="5066" w:author="Arthur Parmentier" w:date="2020-06-07T18:32:00Z">
              <w:rPr>
                <w:lang w:val="fr-FR"/>
              </w:rPr>
            </w:rPrChange>
          </w:rPr>
          <w:t xml:space="preserve">In further releases of the tool, </w:t>
        </w:r>
      </w:ins>
      <w:ins w:id="5067" w:author="Arthur Parmentier" w:date="2020-06-03T23:28:00Z">
        <w:r w:rsidRPr="008C7E78">
          <w:rPr>
            <w:rPrChange w:id="5068" w:author="Arthur Parmentier" w:date="2020-06-07T18:32:00Z">
              <w:rPr>
                <w:lang w:val="fr-FR"/>
              </w:rPr>
            </w:rPrChange>
          </w:rPr>
          <w:t>i twill be possible</w:t>
        </w:r>
      </w:ins>
      <w:ins w:id="5069" w:author="Arthur Parmentier" w:date="2020-06-03T23:27:00Z">
        <w:r w:rsidRPr="008C7E78">
          <w:rPr>
            <w:rPrChange w:id="5070" w:author="Arthur Parmentier" w:date="2020-06-07T18:32:00Z">
              <w:rPr>
                <w:lang w:val="fr-FR"/>
              </w:rPr>
            </w:rPrChange>
          </w:rPr>
          <w:t xml:space="preserve"> to only use one Mubu object for all models, but I could not reach this level of gener</w:t>
        </w:r>
      </w:ins>
      <w:ins w:id="5071" w:author="Arthur Parmentier" w:date="2020-06-03T23:28:00Z">
        <w:r w:rsidRPr="008C7E78">
          <w:rPr>
            <w:rPrChange w:id="5072" w:author="Arthur Parmentier" w:date="2020-06-07T18:32:00Z">
              <w:rPr>
                <w:lang w:val="fr-FR"/>
              </w:rPr>
            </w:rPrChange>
          </w:rPr>
          <w:t>icity and complexity inside the frame of my project.</w:t>
        </w:r>
      </w:ins>
    </w:p>
  </w:footnote>
  <w:footnote w:id="59">
    <w:p w:rsidR="00E56164" w:rsidRPr="00BF1ECB" w:rsidRDefault="00E56164">
      <w:pPr>
        <w:pStyle w:val="Notedebasdepage"/>
      </w:pPr>
      <w:ins w:id="5168" w:author="Arthur Parmentier" w:date="2020-05-22T08:13:00Z">
        <w:r>
          <w:rPr>
            <w:rStyle w:val="Appelnotedebasdep"/>
          </w:rPr>
          <w:footnoteRef/>
        </w:r>
        <w:r>
          <w:t xml:space="preserve"> </w:t>
        </w:r>
        <w:r w:rsidRPr="00023308">
          <w:t>https://discussion.forum.ircam.fr/t/mubu-write-to-file-bugs-suggested-improvement/21714/2</w:t>
        </w:r>
      </w:ins>
    </w:p>
  </w:footnote>
  <w:footnote w:id="60">
    <w:p w:rsidR="00E56164" w:rsidRPr="00BF1ECB" w:rsidRDefault="00E56164">
      <w:pPr>
        <w:pStyle w:val="Notedebasdepage"/>
      </w:pPr>
      <w:ins w:id="5276"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61">
    <w:p w:rsidR="00E56164" w:rsidRPr="00834EA5" w:rsidRDefault="00E56164">
      <w:pPr>
        <w:rPr>
          <w:rPrChange w:id="5281" w:author="Arthur Parmentier" w:date="2020-05-22T09:51:00Z">
            <w:rPr/>
          </w:rPrChange>
        </w:rPr>
        <w:pPrChange w:id="5282" w:author="Arthur Parmentier" w:date="2020-05-22T09:51:00Z">
          <w:pPr>
            <w:pStyle w:val="Notedebasdepage"/>
          </w:pPr>
        </w:pPrChange>
      </w:pPr>
      <w:ins w:id="5283" w:author="Arthur Parmentier" w:date="2020-05-22T09:50:00Z">
        <w:r>
          <w:rPr>
            <w:rStyle w:val="Appelnotedebasdep"/>
          </w:rPr>
          <w:footnoteRef/>
        </w:r>
        <w:r>
          <w:t xml:space="preserve"> </w:t>
        </w:r>
      </w:ins>
      <w:ins w:id="5284"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5285"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5286"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62">
    <w:p w:rsidR="00E56164" w:rsidRPr="008C7E78" w:rsidRDefault="00E56164" w:rsidP="00B734D3">
      <w:pPr>
        <w:pStyle w:val="Notedebasdepage"/>
        <w:rPr>
          <w:ins w:id="5345" w:author="Arthur Parmentier" w:date="2020-05-22T12:58:00Z"/>
          <w:rPrChange w:id="5346" w:author="Arthur Parmentier" w:date="2020-06-07T18:32:00Z">
            <w:rPr>
              <w:ins w:id="5347" w:author="Arthur Parmentier" w:date="2020-05-22T12:58:00Z"/>
              <w:lang w:val="fr-FR"/>
            </w:rPr>
          </w:rPrChange>
        </w:rPr>
      </w:pPr>
      <w:ins w:id="5348" w:author="Arthur Parmentier" w:date="2020-05-22T12:58:00Z">
        <w:r>
          <w:rPr>
            <w:rStyle w:val="Appelnotedebasdep"/>
          </w:rPr>
          <w:footnoteRef/>
        </w:r>
        <w:r>
          <w:t xml:space="preserve"> </w:t>
        </w:r>
      </w:ins>
      <w:ins w:id="5349" w:author="Arthur Parmentier" w:date="2020-06-04T11:08:00Z">
        <w:r w:rsidRPr="008C7E78">
          <w:rPr>
            <w:rPrChange w:id="5350" w:author="Arthur Parmentier" w:date="2020-06-07T18:32:00Z">
              <w:rPr>
                <w:lang w:val="fr-FR"/>
              </w:rPr>
            </w:rPrChange>
          </w:rPr>
          <w:t xml:space="preserve">Raheja, Jagdish &amp; Minhas, M. &amp; Prashanth, D. &amp; Shah, Tarang &amp; Chaudhary, Ankit. (2015). </w:t>
        </w:r>
        <w:r w:rsidRPr="008C7E78">
          <w:rPr>
            <w:i/>
            <w:iCs/>
            <w:rPrChange w:id="5351" w:author="Arthur Parmentier" w:date="2020-06-07T18:32:00Z">
              <w:rPr>
                <w:lang w:val="fr-FR"/>
              </w:rPr>
            </w:rPrChange>
          </w:rPr>
          <w:t>Robust gesture recognition using Kinect: A comparison between DTW and HMM</w:t>
        </w:r>
        <w:r w:rsidRPr="008C7E78">
          <w:rPr>
            <w:rPrChange w:id="5352" w:author="Arthur Parmentier" w:date="2020-06-07T18:32:00Z">
              <w:rPr>
                <w:lang w:val="fr-FR"/>
              </w:rPr>
            </w:rPrChange>
          </w:rPr>
          <w:t>. Optik - International Journal for Light and Electron Optics.</w:t>
        </w:r>
      </w:ins>
      <w:ins w:id="5353" w:author="Arthur Parmentier" w:date="2020-06-04T11:11:00Z">
        <w:r w:rsidRPr="008C7E78">
          <w:rPr>
            <w:rPrChange w:id="5354" w:author="Arthur Parmentier" w:date="2020-06-07T18:32:00Z">
              <w:rPr>
                <w:lang w:val="fr-FR"/>
              </w:rPr>
            </w:rPrChange>
          </w:rPr>
          <w:br/>
        </w:r>
        <w:r>
          <w:t xml:space="preserve">Carmona J.M., Climent J. (2012) </w:t>
        </w:r>
        <w:r w:rsidRPr="00C4278F">
          <w:rPr>
            <w:i/>
            <w:iCs/>
            <w:rPrChange w:id="5355"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63">
    <w:p w:rsidR="00E56164" w:rsidRPr="00C4278F" w:rsidRDefault="00E56164">
      <w:pPr>
        <w:pStyle w:val="Notedebasdepage"/>
        <w:rPr>
          <w:lang w:val="fr-FR"/>
          <w:rPrChange w:id="5357" w:author="Arthur Parmentier" w:date="2020-06-04T11:12:00Z">
            <w:rPr/>
          </w:rPrChange>
        </w:rPr>
      </w:pPr>
      <w:ins w:id="5358" w:author="Arthur Parmentier" w:date="2020-06-04T11:12:00Z">
        <w:r>
          <w:rPr>
            <w:rStyle w:val="Appelnotedebasdep"/>
          </w:rPr>
          <w:footnoteRef/>
        </w:r>
        <w:r>
          <w:t xml:space="preserve"> </w:t>
        </w:r>
      </w:ins>
      <w:ins w:id="5359" w:author="Arthur Parmentier" w:date="2020-06-04T11:13:00Z">
        <w:r w:rsidRPr="00C4278F">
          <w:t xml:space="preserve">Hiyadi, Hajar &amp; Ababsa, Fakhreddine &amp; Montagne, Christophe &amp; Bouyakhf, El Houssine &amp; Regragui, Fakhita. (2016). </w:t>
        </w:r>
        <w:r w:rsidRPr="00C4278F">
          <w:rPr>
            <w:i/>
            <w:iCs/>
            <w:rPrChange w:id="5360" w:author="Arthur Parmentier" w:date="2020-06-04T11:13:00Z">
              <w:rPr/>
            </w:rPrChange>
          </w:rPr>
          <w:t>Combination of HMM and DTW for 3D Dynamic Gesture Recognition Using Depth Only</w:t>
        </w:r>
        <w:r w:rsidRPr="00C4278F">
          <w:t>.</w:t>
        </w:r>
        <w:r>
          <w:br/>
        </w:r>
      </w:ins>
      <w:ins w:id="5361" w:author="Arthur Parmentier" w:date="2020-06-04T11:14:00Z">
        <w:r w:rsidRPr="008C7E78">
          <w:rPr>
            <w:rPrChange w:id="5362" w:author="Arthur Parmentier" w:date="2020-06-07T18:32:00Z">
              <w:rPr>
                <w:lang w:val="fr-FR"/>
              </w:rPr>
            </w:rPrChange>
          </w:rPr>
          <w:t xml:space="preserve">Choi, Hyo-rim &amp; Kim, Tae-Yong. (2017). </w:t>
        </w:r>
        <w:r w:rsidRPr="008C7E78">
          <w:rPr>
            <w:i/>
            <w:iCs/>
            <w:rPrChange w:id="5363" w:author="Arthur Parmentier" w:date="2020-06-07T18:32:00Z">
              <w:rPr>
                <w:lang w:val="fr-FR"/>
              </w:rPr>
            </w:rPrChange>
          </w:rPr>
          <w:t>Directional Dynamic Time Warping for Gesture Recognition</w:t>
        </w:r>
        <w:r w:rsidRPr="008C7E78">
          <w:rPr>
            <w:rPrChange w:id="5364" w:author="Arthur Parmentier" w:date="2020-06-07T18:32:00Z">
              <w:rPr>
                <w:lang w:val="fr-FR"/>
              </w:rPr>
            </w:rPrChange>
          </w:rPr>
          <w:t xml:space="preserve">. </w:t>
        </w:r>
        <w:r w:rsidRPr="00C4278F">
          <w:rPr>
            <w:lang w:val="fr-FR"/>
          </w:rPr>
          <w:t>22-25. 10.1145/3145511.3145526.</w:t>
        </w:r>
      </w:ins>
    </w:p>
  </w:footnote>
  <w:footnote w:id="64">
    <w:p w:rsidR="00E56164" w:rsidRDefault="00E56164" w:rsidP="00D64278">
      <w:pPr>
        <w:pStyle w:val="Notedebasdepage"/>
        <w:rPr>
          <w:ins w:id="5395" w:author="Arthur Parmentier" w:date="2020-05-22T11:26:00Z"/>
        </w:rPr>
      </w:pPr>
      <w:ins w:id="5396" w:author="Arthur Parmentier" w:date="2020-05-22T10:44:00Z">
        <w:r>
          <w:rPr>
            <w:rStyle w:val="Appelnotedebasdep"/>
          </w:rPr>
          <w:footnoteRef/>
        </w:r>
      </w:ins>
    </w:p>
    <w:p w:rsidR="00E56164" w:rsidRPr="00BF1ECB" w:rsidRDefault="00E56164">
      <w:pPr>
        <w:pStyle w:val="Notedebasdepage"/>
        <w:numPr>
          <w:ilvl w:val="0"/>
          <w:numId w:val="39"/>
        </w:numPr>
        <w:rPr>
          <w:ins w:id="5397" w:author="Arthur Parmentier" w:date="2020-05-22T11:01:00Z"/>
          <w:rPrChange w:id="5398" w:author="Arthur Parmentier" w:date="2020-05-23T19:46:00Z">
            <w:rPr>
              <w:ins w:id="5399" w:author="Arthur Parmentier" w:date="2020-05-22T11:01:00Z"/>
              <w:lang w:val="fr-FR"/>
            </w:rPr>
          </w:rPrChange>
        </w:rPr>
      </w:pPr>
      <w:ins w:id="5400" w:author="Arthur Parmentier" w:date="2020-05-22T10:44:00Z">
        <w:r w:rsidRPr="00BF1ECB">
          <w:rPr>
            <w:rPrChange w:id="5401" w:author="Arthur Parmentier" w:date="2020-05-23T19:46:00Z">
              <w:rPr>
                <w:lang w:val="fr-FR"/>
              </w:rPr>
            </w:rPrChange>
          </w:rPr>
          <w:t xml:space="preserve">The MuBu library has a </w:t>
        </w:r>
      </w:ins>
      <w:ins w:id="5402" w:author="Arthur Parmentier" w:date="2020-05-22T10:45:00Z">
        <w:r w:rsidRPr="00BF1ECB">
          <w:rPr>
            <w:rPrChange w:id="5403" w:author="Arthur Parmentier" w:date="2020-05-23T19:46:00Z">
              <w:rPr>
                <w:lang w:val="fr-FR"/>
              </w:rPr>
            </w:rPrChange>
          </w:rPr>
          <w:t xml:space="preserve">DTW object that can be directly used on the buffers but I could not find </w:t>
        </w:r>
      </w:ins>
      <w:ins w:id="5404" w:author="Arthur Parmentier" w:date="2020-05-22T10:46:00Z">
        <w:r w:rsidRPr="00BF1ECB">
          <w:rPr>
            <w:rPrChange w:id="5405" w:author="Arthur Parmentier" w:date="2020-05-23T19:46:00Z">
              <w:rPr>
                <w:lang w:val="fr-FR"/>
              </w:rPr>
            </w:rPrChange>
          </w:rPr>
          <w:t xml:space="preserve">whether it could or </w:t>
        </w:r>
      </w:ins>
      <w:ins w:id="5406" w:author="Arthur Parmentier" w:date="2020-05-22T10:45:00Z">
        <w:r w:rsidRPr="00BF1ECB">
          <w:rPr>
            <w:rPrChange w:id="5407" w:author="Arthur Parmentier" w:date="2020-05-23T19:46:00Z">
              <w:rPr>
                <w:lang w:val="fr-FR"/>
              </w:rPr>
            </w:rPrChange>
          </w:rPr>
          <w:t xml:space="preserve">how to make it work </w:t>
        </w:r>
      </w:ins>
      <w:ins w:id="5408" w:author="Arthur Parmentier" w:date="2020-05-22T10:46:00Z">
        <w:r w:rsidRPr="00BF1ECB">
          <w:rPr>
            <w:rPrChange w:id="5409" w:author="Arthur Parmentier" w:date="2020-05-23T19:46:00Z">
              <w:rPr>
                <w:lang w:val="fr-FR"/>
              </w:rPr>
            </w:rPrChange>
          </w:rPr>
          <w:t xml:space="preserve">with </w:t>
        </w:r>
      </w:ins>
      <w:ins w:id="5410" w:author="Arthur Parmentier" w:date="2020-05-22T10:45:00Z">
        <w:r w:rsidRPr="00BF1ECB">
          <w:rPr>
            <w:rPrChange w:id="5411" w:author="Arthur Parmentier" w:date="2020-05-23T19:46:00Z">
              <w:rPr>
                <w:lang w:val="fr-FR"/>
              </w:rPr>
            </w:rPrChange>
          </w:rPr>
          <w:t>real-time</w:t>
        </w:r>
      </w:ins>
      <w:ins w:id="5412" w:author="Arthur Parmentier" w:date="2020-05-22T10:46:00Z">
        <w:r w:rsidRPr="00BF1ECB">
          <w:rPr>
            <w:rPrChange w:id="5413" w:author="Arthur Parmentier" w:date="2020-05-23T19:46:00Z">
              <w:rPr>
                <w:lang w:val="fr-FR"/>
              </w:rPr>
            </w:rPrChange>
          </w:rPr>
          <w:t xml:space="preserve"> data.</w:t>
        </w:r>
      </w:ins>
      <w:ins w:id="5414" w:author="Arthur Parmentier" w:date="2020-05-22T11:00:00Z">
        <w:r w:rsidRPr="00BF1ECB">
          <w:rPr>
            <w:rPrChange w:id="5415" w:author="Arthur Parmentier" w:date="2020-05-23T19:46:00Z">
              <w:rPr>
                <w:lang w:val="fr-FR"/>
              </w:rPr>
            </w:rPrChange>
          </w:rPr>
          <w:t xml:space="preserve"> </w:t>
        </w:r>
      </w:ins>
    </w:p>
    <w:p w:rsidR="00E56164" w:rsidRPr="0058758C" w:rsidRDefault="00E56164" w:rsidP="00AD7B79">
      <w:pPr>
        <w:pStyle w:val="Notedebasdepage"/>
        <w:numPr>
          <w:ilvl w:val="0"/>
          <w:numId w:val="39"/>
        </w:numPr>
        <w:rPr>
          <w:ins w:id="5416" w:author="Arthur Parmentier" w:date="2020-05-22T11:27:00Z"/>
          <w:lang w:val="fr-FR"/>
          <w:rPrChange w:id="5417" w:author="Arthur Parmentier" w:date="2020-05-22T11:27:00Z">
            <w:rPr>
              <w:ins w:id="5418" w:author="Arthur Parmentier" w:date="2020-05-22T11:27:00Z"/>
            </w:rPr>
          </w:rPrChange>
        </w:rPr>
      </w:pPr>
      <w:ins w:id="5419" w:author="Arthur Parmentier" w:date="2020-05-22T11:01:00Z">
        <w:r w:rsidRPr="00BF1ECB">
          <w:rPr>
            <w:rPrChange w:id="5420" w:author="Arthur Parmentier" w:date="2020-05-23T19:46:00Z">
              <w:rPr>
                <w:lang w:val="fr-FR"/>
              </w:rPr>
            </w:rPrChange>
          </w:rPr>
          <w:t xml:space="preserve">Frédéric Bettens from UMons presented in 2009 the num.dtw object for Max and PD, but it can not longer be found over the </w:t>
        </w:r>
      </w:ins>
      <w:ins w:id="5421" w:author="Arthur Parmentier" w:date="2020-05-22T11:02:00Z">
        <w:r w:rsidRPr="00BF1ECB">
          <w:rPr>
            <w:rPrChange w:id="5422" w:author="Arthur Parmentier" w:date="2020-05-23T19:46:00Z">
              <w:rPr>
                <w:lang w:val="fr-FR"/>
              </w:rPr>
            </w:rPrChange>
          </w:rPr>
          <w:t xml:space="preserve">web as annonced in its introductory paper </w:t>
        </w:r>
      </w:ins>
      <w:ins w:id="5423" w:author="Arthur Parmentier" w:date="2020-05-22T11:22:00Z">
        <w:r w:rsidRPr="00BF1ECB">
          <w:rPr>
            <w:i/>
            <w:iCs/>
            <w:rPrChange w:id="5424" w:author="Arthur Parmentier" w:date="2020-05-23T19:46:00Z">
              <w:rPr>
                <w:lang w:val="fr-FR"/>
              </w:rPr>
            </w:rPrChange>
          </w:rPr>
          <w:t>Real-time dtw-based gesture recognition external object for max/msp and puredata</w:t>
        </w:r>
        <w:r w:rsidRPr="00BF1ECB">
          <w:rPr>
            <w:rPrChange w:id="5425" w:author="Arthur Parmentier" w:date="2020-05-23T19:46:00Z">
              <w:rPr>
                <w:lang w:val="fr-FR"/>
              </w:rPr>
            </w:rPrChange>
          </w:rPr>
          <w:t xml:space="preserve"> in </w:t>
        </w:r>
      </w:ins>
      <w:ins w:id="5426" w:author="Arthur Parmentier" w:date="2020-05-22T11:23:00Z">
        <w:r>
          <w:t>Proc. SMC ’09, 2009 30-35</w:t>
        </w:r>
      </w:ins>
    </w:p>
    <w:p w:rsidR="00E56164" w:rsidRDefault="00E56164">
      <w:pPr>
        <w:pStyle w:val="Notedebasdepage"/>
        <w:numPr>
          <w:ilvl w:val="0"/>
          <w:numId w:val="39"/>
        </w:numPr>
        <w:rPr>
          <w:ins w:id="5427" w:author="Arthur Parmentier" w:date="2020-06-04T10:54:00Z"/>
        </w:rPr>
      </w:pPr>
      <w:ins w:id="5428" w:author="Arthur Parmentier" w:date="2020-05-22T11:27:00Z">
        <w:r>
          <w:t>A</w:t>
        </w:r>
      </w:ins>
      <w:ins w:id="5429" w:author="Arthur Parmentier" w:date="2020-05-22T11:29:00Z">
        <w:r>
          <w:t>nother DTW object for Max has been built on t</w:t>
        </w:r>
      </w:ins>
      <w:ins w:id="5430" w:author="Arthur Parmentier" w:date="2020-05-22T11:30:00Z">
        <w:r>
          <w:t xml:space="preserve">he online-DTW library: </w:t>
        </w:r>
        <w:r w:rsidRPr="0058758C">
          <w:rPr>
            <w:i/>
            <w:iCs/>
            <w:rPrChange w:id="5431" w:author="Arthur Parmentier" w:date="2020-05-22T11:30:00Z">
              <w:rPr/>
            </w:rPrChange>
          </w:rPr>
          <w:t>An Online Tempo Tracker for Automatic Accompaniment based on Audio-to-audio Alignment and Beat Tracking</w:t>
        </w:r>
        <w:r>
          <w:t xml:space="preserve">, G. Burloiu. In Sound and Music Computing (SMC), 2016, but </w:t>
        </w:r>
      </w:ins>
      <w:ins w:id="5432" w:author="Arthur Parmentier" w:date="2020-05-22T11:31:00Z">
        <w:r>
          <w:t>i</w:t>
        </w:r>
      </w:ins>
      <w:ins w:id="5433" w:author="Arthur Parmentier" w:date="2020-05-22T11:32:00Z">
        <w:r>
          <w:t>t is not designed to be used as a classifier.</w:t>
        </w:r>
      </w:ins>
    </w:p>
    <w:p w:rsidR="00E56164" w:rsidRPr="00BF1ECB" w:rsidRDefault="00E56164">
      <w:pPr>
        <w:pStyle w:val="Notedebasdepage"/>
        <w:numPr>
          <w:ilvl w:val="0"/>
          <w:numId w:val="39"/>
        </w:numPr>
        <w:pPrChange w:id="5434" w:author="Arthur Parmentier" w:date="2020-05-22T11:01:00Z">
          <w:pPr>
            <w:pStyle w:val="Notedebasdepage"/>
          </w:pPr>
        </w:pPrChange>
      </w:pPr>
      <w:ins w:id="5435"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65">
    <w:p w:rsidR="00E56164" w:rsidRPr="00BF1ECB" w:rsidRDefault="00E56164">
      <w:pPr>
        <w:pStyle w:val="Notedebasdepage"/>
      </w:pPr>
      <w:ins w:id="5441" w:author="Arthur Parmentier" w:date="2020-05-22T11:38:00Z">
        <w:r>
          <w:rPr>
            <w:rStyle w:val="Appelnotedebasdep"/>
          </w:rPr>
          <w:footnoteRef/>
        </w:r>
        <w:r>
          <w:t xml:space="preserve"> </w:t>
        </w:r>
      </w:ins>
      <w:ins w:id="5442" w:author="Arthur Parmentier" w:date="2020-05-22T11:39:00Z">
        <w:r w:rsidRPr="00BA3283">
          <w:t>http://www.</w:t>
        </w:r>
      </w:ins>
      <w:ins w:id="5443" w:author="Arthur Parmentier" w:date="2020-05-22T12:18:00Z">
        <w:r>
          <w:t>Wekinator</w:t>
        </w:r>
      </w:ins>
      <w:ins w:id="5444" w:author="Arthur Parmentier" w:date="2020-05-22T11:39:00Z">
        <w:r w:rsidRPr="00BA3283">
          <w:t>.org/</w:t>
        </w:r>
      </w:ins>
    </w:p>
  </w:footnote>
  <w:footnote w:id="66">
    <w:p w:rsidR="00E56164" w:rsidRPr="00965FAA" w:rsidRDefault="00E56164" w:rsidP="00965FAA">
      <w:pPr>
        <w:pStyle w:val="Notedebasdepage"/>
        <w:rPr>
          <w:i/>
          <w:iCs/>
          <w:rPrChange w:id="5447" w:author="Arthur Parmentier" w:date="2020-05-22T11:42:00Z">
            <w:rPr/>
          </w:rPrChange>
        </w:rPr>
      </w:pPr>
      <w:ins w:id="5448" w:author="Arthur Parmentier" w:date="2020-05-22T11:40:00Z">
        <w:r>
          <w:rPr>
            <w:rStyle w:val="Appelnotedebasdep"/>
          </w:rPr>
          <w:footnoteRef/>
        </w:r>
        <w:r>
          <w:t xml:space="preserve"> See </w:t>
        </w:r>
      </w:ins>
      <w:ins w:id="5449" w:author="Arthur Parmentier" w:date="2020-05-22T11:41:00Z">
        <w:r w:rsidRPr="00965FAA">
          <w:rPr>
            <w:i/>
            <w:iCs/>
            <w:rPrChange w:id="5450" w:author="Arthur Parmentier" w:date="2020-05-22T11:41:00Z">
              <w:rPr/>
            </w:rPrChange>
          </w:rPr>
          <w:t>FastDTW: Toward Accurate Dynamic Time Warping in</w:t>
        </w:r>
      </w:ins>
      <w:ins w:id="5451" w:author="Arthur Parmentier" w:date="2020-05-22T11:42:00Z">
        <w:r>
          <w:rPr>
            <w:i/>
            <w:iCs/>
          </w:rPr>
          <w:t xml:space="preserve"> </w:t>
        </w:r>
      </w:ins>
      <w:ins w:id="5452" w:author="Arthur Parmentier" w:date="2020-05-22T11:41:00Z">
        <w:r w:rsidRPr="00965FAA">
          <w:rPr>
            <w:i/>
            <w:iCs/>
            <w:rPrChange w:id="5453" w:author="Arthur Parmentier" w:date="2020-05-22T11:41:00Z">
              <w:rPr/>
            </w:rPrChange>
          </w:rPr>
          <w:t>Linear Time and Space</w:t>
        </w:r>
        <w:r>
          <w:rPr>
            <w:i/>
            <w:iCs/>
          </w:rPr>
          <w:t>,</w:t>
        </w:r>
        <w:r>
          <w:t xml:space="preserve"> </w:t>
        </w:r>
        <w:r w:rsidRPr="00965FAA">
          <w:t xml:space="preserve">Stan Salvador and Philip </w:t>
        </w:r>
      </w:ins>
      <w:ins w:id="5454" w:author="Arthur Parmentier" w:date="2020-05-22T11:42:00Z">
        <w:r w:rsidRPr="00965FAA">
          <w:t>in</w:t>
        </w:r>
        <w:r>
          <w:t xml:space="preserve"> </w:t>
        </w:r>
        <w:r w:rsidRPr="00965FAA">
          <w:t>Intelligent Data Analysis 11(5):70-80 · January 2004</w:t>
        </w:r>
      </w:ins>
    </w:p>
  </w:footnote>
  <w:footnote w:id="67">
    <w:p w:rsidR="00E56164" w:rsidRPr="008C7E78" w:rsidRDefault="00E56164">
      <w:pPr>
        <w:pStyle w:val="Notedebasdepage"/>
        <w:rPr>
          <w:rPrChange w:id="5680" w:author="Arthur Parmentier" w:date="2020-06-07T18:32:00Z">
            <w:rPr/>
          </w:rPrChange>
        </w:rPr>
      </w:pPr>
      <w:ins w:id="5681" w:author="Arthur Parmentier" w:date="2020-06-04T14:08:00Z">
        <w:r>
          <w:rPr>
            <w:rStyle w:val="Appelnotedebasdep"/>
          </w:rPr>
          <w:footnoteRef/>
        </w:r>
        <w:r>
          <w:t xml:space="preserve"> </w:t>
        </w:r>
        <w:r w:rsidRPr="008C7E78">
          <w:rPr>
            <w:rPrChange w:id="5682" w:author="Arthur Parmentier" w:date="2020-06-07T18:32:00Z">
              <w:rPr>
                <w:lang w:val="fr-FR"/>
              </w:rPr>
            </w:rPrChange>
          </w:rPr>
          <w:t>See https://github.com/jakesgordon/javascript-state-machine/</w:t>
        </w:r>
      </w:ins>
    </w:p>
  </w:footnote>
  <w:footnote w:id="68">
    <w:p w:rsidR="00E56164" w:rsidRPr="008C7E78" w:rsidRDefault="00E56164">
      <w:pPr>
        <w:pStyle w:val="Notedebasdepage"/>
        <w:rPr>
          <w:rPrChange w:id="5686" w:author="Arthur Parmentier" w:date="2020-06-07T18:32:00Z">
            <w:rPr/>
          </w:rPrChange>
        </w:rPr>
      </w:pPr>
      <w:ins w:id="5687" w:author="Arthur Parmentier" w:date="2020-06-04T14:11:00Z">
        <w:r>
          <w:rPr>
            <w:rStyle w:val="Appelnotedebasdep"/>
          </w:rPr>
          <w:footnoteRef/>
        </w:r>
        <w:r>
          <w:t xml:space="preserve"> </w:t>
        </w:r>
        <w:r w:rsidRPr="00443149">
          <w:t>https://github.com/mdaines/viz.js</w:t>
        </w:r>
      </w:ins>
    </w:p>
  </w:footnote>
  <w:footnote w:id="69">
    <w:p w:rsidR="00E56164" w:rsidRPr="008C7E78" w:rsidRDefault="00E56164">
      <w:pPr>
        <w:pStyle w:val="Notedebasdepage"/>
        <w:rPr>
          <w:rPrChange w:id="6011" w:author="Arthur Parmentier" w:date="2020-06-07T18:32:00Z">
            <w:rPr/>
          </w:rPrChange>
        </w:rPr>
      </w:pPr>
      <w:ins w:id="6012" w:author="Arthur Parmentier" w:date="2020-06-05T15:46:00Z">
        <w:r>
          <w:rPr>
            <w:rStyle w:val="Appelnotedebasdep"/>
          </w:rPr>
          <w:footnoteRef/>
        </w:r>
        <w:r>
          <w:t xml:space="preserve"> </w:t>
        </w:r>
      </w:ins>
      <w:ins w:id="6013" w:author="Arthur Parmentier" w:date="2020-06-05T15:47:00Z">
        <w:r w:rsidRPr="008C7E78">
          <w:rPr>
            <w:rPrChange w:id="6014"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70">
    <w:p w:rsidR="00E56164" w:rsidRPr="008C7E78" w:rsidRDefault="00E56164">
      <w:pPr>
        <w:pStyle w:val="Notedebasdepage"/>
        <w:rPr>
          <w:rPrChange w:id="6097" w:author="Arthur Parmentier" w:date="2020-06-07T18:32:00Z">
            <w:rPr/>
          </w:rPrChange>
        </w:rPr>
      </w:pPr>
      <w:ins w:id="6098" w:author="Arthur Parmentier" w:date="2020-06-05T00:48:00Z">
        <w:r>
          <w:rPr>
            <w:rStyle w:val="Appelnotedebasdep"/>
          </w:rPr>
          <w:footnoteRef/>
        </w:r>
        <w:r>
          <w:t xml:space="preserve"> </w:t>
        </w:r>
        <w:r w:rsidRPr="008C7E78">
          <w:rPr>
            <w:rPrChange w:id="6099" w:author="Arthur Parmentier" w:date="2020-06-07T18:32:00Z">
              <w:rPr>
                <w:lang w:val="fr-FR"/>
              </w:rPr>
            </w:rPrChange>
          </w:rPr>
          <w:t>The vers</w:t>
        </w:r>
      </w:ins>
      <w:ins w:id="6100" w:author="Arthur Parmentier" w:date="2020-06-05T00:49:00Z">
        <w:r w:rsidRPr="008C7E78">
          <w:rPr>
            <w:rPrChange w:id="6101" w:author="Arthur Parmentier" w:date="2020-06-07T18:32:00Z">
              <w:rPr>
                <w:lang w:val="fr-FR"/>
              </w:rPr>
            </w:rPrChange>
          </w:rPr>
          <w:t>ion that I am using is the following : https://github.com/ideoforms/LiveOSC</w:t>
        </w:r>
      </w:ins>
    </w:p>
  </w:footnote>
  <w:footnote w:id="71">
    <w:p w:rsidR="00E56164" w:rsidRPr="00FF217B" w:rsidRDefault="00E56164" w:rsidP="005522F0">
      <w:pPr>
        <w:pStyle w:val="Notedebasdepage"/>
        <w:rPr>
          <w:ins w:id="6210" w:author="Arthur Parmentier" w:date="2020-05-18T17:07:00Z"/>
        </w:rPr>
      </w:pPr>
      <w:ins w:id="6211" w:author="Arthur Parmentier" w:date="2020-05-18T17:07:00Z">
        <w:r>
          <w:rPr>
            <w:rStyle w:val="Appelnotedebasdep"/>
          </w:rPr>
          <w:footnoteRef/>
        </w:r>
        <w:r>
          <w:t xml:space="preserve"> </w:t>
        </w:r>
        <w:r w:rsidRPr="00CC0B22">
          <w:t xml:space="preserve">2 seconds is the default value </w:t>
        </w:r>
        <w:r>
          <w:t>of the recording sequence for each sign.</w:t>
        </w:r>
      </w:ins>
      <w:ins w:id="6212" w:author="Arthur Parmentier" w:date="2020-05-22T20:16:00Z">
        <w:r>
          <w:t xml:space="preserve"> The implementation details of Wekinator are discussed in </w:t>
        </w:r>
      </w:ins>
      <w:ins w:id="6213" w:author="Arthur Parmentier" w:date="2020-05-22T20:17:00Z">
        <w:r>
          <w:t xml:space="preserve">the course </w:t>
        </w:r>
        <w:r>
          <w:rPr>
            <w:i/>
            <w:iCs/>
          </w:rPr>
          <w:t>Machine learning for musicians and artists, Working with time</w:t>
        </w:r>
        <w:r>
          <w:t xml:space="preserve"> on Kadenze.com</w:t>
        </w:r>
      </w:ins>
      <w:ins w:id="6214"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72">
    <w:p w:rsidR="00E56164" w:rsidRPr="00CC0B22" w:rsidRDefault="00E56164" w:rsidP="005522F0">
      <w:pPr>
        <w:pStyle w:val="Notedebasdepage"/>
        <w:rPr>
          <w:ins w:id="6217" w:author="Arthur Parmentier" w:date="2020-05-18T17:07:00Z"/>
        </w:rPr>
      </w:pPr>
      <w:ins w:id="6218" w:author="Arthur Parmentier" w:date="2020-05-18T17:07:00Z">
        <w:r>
          <w:rPr>
            <w:rStyle w:val="Appelnotedebasdep"/>
          </w:rPr>
          <w:footnoteRef/>
        </w:r>
        <w:r>
          <w:t xml:space="preserve"> </w:t>
        </w:r>
        <w:r w:rsidRPr="00CC0B22">
          <w:t>We indeed have FPS*sequence_</w:t>
        </w:r>
        <w:r>
          <w:t>length = sequence size.</w:t>
        </w:r>
      </w:ins>
    </w:p>
  </w:footnote>
  <w:footnote w:id="73">
    <w:p w:rsidR="00E56164" w:rsidRPr="00BF1ECB" w:rsidRDefault="00E56164" w:rsidP="00F7581A">
      <w:pPr>
        <w:pStyle w:val="Notedebasdepage"/>
        <w:rPr>
          <w:ins w:id="6285" w:author="Arthur Parmentier" w:date="2020-05-21T17:01:00Z"/>
          <w:rPrChange w:id="6286" w:author="Arthur Parmentier" w:date="2020-05-23T19:46:00Z">
            <w:rPr>
              <w:ins w:id="6287" w:author="Arthur Parmentier" w:date="2020-05-21T17:01:00Z"/>
              <w:lang w:val="fr-FR"/>
            </w:rPr>
          </w:rPrChange>
        </w:rPr>
      </w:pPr>
      <w:ins w:id="6288" w:author="Arthur Parmentier" w:date="2020-05-21T17:01:00Z">
        <w:r>
          <w:rPr>
            <w:rStyle w:val="Appelnotedebasdep"/>
          </w:rPr>
          <w:footnoteRef/>
        </w:r>
        <w:r>
          <w:t xml:space="preserve"> </w:t>
        </w:r>
        <w:r w:rsidRPr="00BF1ECB">
          <w:rPr>
            <w:rPrChange w:id="6289" w:author="Arthur Parmentier" w:date="2020-05-23T19:46:00Z">
              <w:rPr>
                <w:lang w:val="fr-FR"/>
              </w:rPr>
            </w:rPrChange>
          </w:rPr>
          <w:t xml:space="preserve">Modosc can be found at </w:t>
        </w:r>
        <w:r>
          <w:rPr>
            <w:lang w:val="fr-FR"/>
          </w:rPr>
          <w:fldChar w:fldCharType="begin"/>
        </w:r>
        <w:r w:rsidRPr="00BF1ECB">
          <w:rPr>
            <w:rPrChange w:id="629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291" w:author="Arthur Parmentier" w:date="2020-05-23T19:46:00Z">
              <w:rPr>
                <w:rStyle w:val="Lienhypertexte"/>
                <w:lang w:val="fr-FR"/>
              </w:rPr>
            </w:rPrChange>
          </w:rPr>
          <w:t>https://github.com/motiondescriptors/modosc</w:t>
        </w:r>
        <w:r>
          <w:rPr>
            <w:lang w:val="fr-FR"/>
          </w:rPr>
          <w:fldChar w:fldCharType="end"/>
        </w:r>
        <w:r w:rsidRPr="00BF1ECB">
          <w:rPr>
            <w:rPrChange w:id="6292" w:author="Arthur Parmentier" w:date="2020-05-23T19:46:00Z">
              <w:rPr>
                <w:lang w:val="fr-FR"/>
              </w:rPr>
            </w:rPrChange>
          </w:rPr>
          <w:t>, which relevant papers.</w:t>
        </w:r>
      </w:ins>
    </w:p>
  </w:footnote>
  <w:footnote w:id="74">
    <w:p w:rsidR="00E56164" w:rsidRPr="00BF1ECB" w:rsidRDefault="00E56164" w:rsidP="00F7581A">
      <w:pPr>
        <w:pStyle w:val="Notedebasdepage"/>
        <w:rPr>
          <w:ins w:id="6297" w:author="Arthur Parmentier" w:date="2020-05-21T17:01:00Z"/>
          <w:rPrChange w:id="6298" w:author="Arthur Parmentier" w:date="2020-05-23T19:46:00Z">
            <w:rPr>
              <w:ins w:id="6299" w:author="Arthur Parmentier" w:date="2020-05-21T17:01:00Z"/>
              <w:lang w:val="fr-FR"/>
            </w:rPr>
          </w:rPrChange>
        </w:rPr>
      </w:pPr>
      <w:ins w:id="6300" w:author="Arthur Parmentier" w:date="2020-05-21T17:01:00Z">
        <w:r>
          <w:rPr>
            <w:rStyle w:val="Appelnotedebasdep"/>
          </w:rPr>
          <w:footnoteRef/>
        </w:r>
        <w:r>
          <w:t xml:space="preserve"> </w:t>
        </w:r>
        <w:r w:rsidRPr="00A17DFF">
          <w:t>http://www.infomus.org/eyesweb_eng.php</w:t>
        </w:r>
      </w:ins>
    </w:p>
  </w:footnote>
  <w:footnote w:id="75">
    <w:p w:rsidR="00E56164" w:rsidRPr="00BF1ECB" w:rsidRDefault="00E56164" w:rsidP="00F7581A">
      <w:pPr>
        <w:pStyle w:val="Notedebasdepage"/>
        <w:rPr>
          <w:ins w:id="6301" w:author="Arthur Parmentier" w:date="2020-05-21T17:01:00Z"/>
          <w:rPrChange w:id="6302" w:author="Arthur Parmentier" w:date="2020-05-23T19:46:00Z">
            <w:rPr>
              <w:ins w:id="6303" w:author="Arthur Parmentier" w:date="2020-05-21T17:01:00Z"/>
              <w:lang w:val="fr-FR"/>
            </w:rPr>
          </w:rPrChange>
        </w:rPr>
      </w:pPr>
      <w:ins w:id="6304" w:author="Arthur Parmentier" w:date="2020-05-21T17:01:00Z">
        <w:r>
          <w:rPr>
            <w:rStyle w:val="Appelnotedebasdep"/>
          </w:rPr>
          <w:footnoteRef/>
        </w:r>
        <w:r>
          <w:t xml:space="preserve"> </w:t>
        </w:r>
        <w:r w:rsidRPr="00BF1ECB">
          <w:rPr>
            <w:rPrChange w:id="6305" w:author="Arthur Parmentier" w:date="2020-05-23T19:46:00Z">
              <w:rPr>
                <w:lang w:val="fr-FR"/>
              </w:rPr>
            </w:rPrChange>
          </w:rPr>
          <w:t xml:space="preserve">See for instance </w:t>
        </w:r>
        <w:r>
          <w:t>https://arxiv.org/pdf/1402.5047v1.pdf</w:t>
        </w:r>
      </w:ins>
    </w:p>
  </w:footnote>
  <w:footnote w:id="76">
    <w:p w:rsidR="00E56164" w:rsidRPr="00BF1ECB" w:rsidRDefault="00E56164">
      <w:pPr>
        <w:pStyle w:val="Notedebasdepage"/>
      </w:pPr>
      <w:ins w:id="632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0"/>
  </w:num>
  <w:num w:numId="4">
    <w:abstractNumId w:val="29"/>
  </w:num>
  <w:num w:numId="5">
    <w:abstractNumId w:val="37"/>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2"/>
  </w:num>
  <w:num w:numId="10">
    <w:abstractNumId w:val="4"/>
  </w:num>
  <w:num w:numId="11">
    <w:abstractNumId w:val="16"/>
  </w:num>
  <w:num w:numId="12">
    <w:abstractNumId w:val="31"/>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3"/>
  </w:num>
  <w:num w:numId="16">
    <w:abstractNumId w:val="1"/>
  </w:num>
  <w:num w:numId="17">
    <w:abstractNumId w:val="9"/>
  </w:num>
  <w:num w:numId="18">
    <w:abstractNumId w:val="38"/>
  </w:num>
  <w:num w:numId="19">
    <w:abstractNumId w:val="19"/>
  </w:num>
  <w:num w:numId="20">
    <w:abstractNumId w:val="32"/>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1"/>
  </w:num>
  <w:num w:numId="25">
    <w:abstractNumId w:val="36"/>
  </w:num>
  <w:num w:numId="26">
    <w:abstractNumId w:val="24"/>
  </w:num>
  <w:num w:numId="27">
    <w:abstractNumId w:val="23"/>
  </w:num>
  <w:num w:numId="28">
    <w:abstractNumId w:val="28"/>
  </w:num>
  <w:num w:numId="29">
    <w:abstractNumId w:val="33"/>
  </w:num>
  <w:num w:numId="30">
    <w:abstractNumId w:val="7"/>
  </w:num>
  <w:num w:numId="31">
    <w:abstractNumId w:val="22"/>
  </w:num>
  <w:num w:numId="32">
    <w:abstractNumId w:val="17"/>
  </w:num>
  <w:num w:numId="33">
    <w:abstractNumId w:val="6"/>
  </w:num>
  <w:num w:numId="34">
    <w:abstractNumId w:val="26"/>
  </w:num>
  <w:num w:numId="35">
    <w:abstractNumId w:val="35"/>
  </w:num>
  <w:num w:numId="36">
    <w:abstractNumId w:val="2"/>
  </w:num>
  <w:num w:numId="37">
    <w:abstractNumId w:val="34"/>
  </w:num>
  <w:num w:numId="38">
    <w:abstractNumId w:val="25"/>
  </w:num>
  <w:num w:numId="39">
    <w:abstractNumId w:val="5"/>
  </w:num>
  <w:num w:numId="40">
    <w:abstractNumId w:val="30"/>
  </w:num>
  <w:num w:numId="41">
    <w:abstractNumId w:val="15"/>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0E94"/>
    <w:rsid w:val="00021EF8"/>
    <w:rsid w:val="000223A2"/>
    <w:rsid w:val="000224C7"/>
    <w:rsid w:val="00023308"/>
    <w:rsid w:val="00027915"/>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18F2"/>
    <w:rsid w:val="00061E60"/>
    <w:rsid w:val="00067022"/>
    <w:rsid w:val="00070661"/>
    <w:rsid w:val="000717DB"/>
    <w:rsid w:val="00071EE1"/>
    <w:rsid w:val="00073176"/>
    <w:rsid w:val="00076BC8"/>
    <w:rsid w:val="00080779"/>
    <w:rsid w:val="0008325B"/>
    <w:rsid w:val="00084B44"/>
    <w:rsid w:val="0008549C"/>
    <w:rsid w:val="000854CE"/>
    <w:rsid w:val="00086E5D"/>
    <w:rsid w:val="00091253"/>
    <w:rsid w:val="00091E3C"/>
    <w:rsid w:val="000953B3"/>
    <w:rsid w:val="000A18E8"/>
    <w:rsid w:val="000A26DB"/>
    <w:rsid w:val="000B1D7E"/>
    <w:rsid w:val="000B2701"/>
    <w:rsid w:val="000B345C"/>
    <w:rsid w:val="000B405B"/>
    <w:rsid w:val="000B4E52"/>
    <w:rsid w:val="000C2232"/>
    <w:rsid w:val="000C29FF"/>
    <w:rsid w:val="000C3214"/>
    <w:rsid w:val="000C5075"/>
    <w:rsid w:val="000C66DC"/>
    <w:rsid w:val="000C6A61"/>
    <w:rsid w:val="000D082F"/>
    <w:rsid w:val="000D15D8"/>
    <w:rsid w:val="000D2632"/>
    <w:rsid w:val="000D48F1"/>
    <w:rsid w:val="000E299B"/>
    <w:rsid w:val="000E327A"/>
    <w:rsid w:val="000E48D1"/>
    <w:rsid w:val="000E4DCD"/>
    <w:rsid w:val="000F1082"/>
    <w:rsid w:val="000F1531"/>
    <w:rsid w:val="000F22A7"/>
    <w:rsid w:val="000F7B62"/>
    <w:rsid w:val="0010023A"/>
    <w:rsid w:val="001014E8"/>
    <w:rsid w:val="00101C2C"/>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6023"/>
    <w:rsid w:val="001261FF"/>
    <w:rsid w:val="00126451"/>
    <w:rsid w:val="00126A02"/>
    <w:rsid w:val="00127EE4"/>
    <w:rsid w:val="001303A0"/>
    <w:rsid w:val="00134758"/>
    <w:rsid w:val="00137F09"/>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6485"/>
    <w:rsid w:val="001B082B"/>
    <w:rsid w:val="001B372B"/>
    <w:rsid w:val="001B3C86"/>
    <w:rsid w:val="001B4864"/>
    <w:rsid w:val="001C0B0E"/>
    <w:rsid w:val="001C10F6"/>
    <w:rsid w:val="001C1266"/>
    <w:rsid w:val="001C2AA6"/>
    <w:rsid w:val="001C55EF"/>
    <w:rsid w:val="001C7282"/>
    <w:rsid w:val="001C7560"/>
    <w:rsid w:val="001D1810"/>
    <w:rsid w:val="001D3228"/>
    <w:rsid w:val="001D3544"/>
    <w:rsid w:val="001D3835"/>
    <w:rsid w:val="001D5E7F"/>
    <w:rsid w:val="001D6D56"/>
    <w:rsid w:val="001D7151"/>
    <w:rsid w:val="001D7225"/>
    <w:rsid w:val="001D75D5"/>
    <w:rsid w:val="001D766B"/>
    <w:rsid w:val="001E01C8"/>
    <w:rsid w:val="001E09DA"/>
    <w:rsid w:val="001E0BB1"/>
    <w:rsid w:val="001E0E98"/>
    <w:rsid w:val="001E11AE"/>
    <w:rsid w:val="001E1856"/>
    <w:rsid w:val="001F0E95"/>
    <w:rsid w:val="001F182F"/>
    <w:rsid w:val="001F5AEC"/>
    <w:rsid w:val="001F6197"/>
    <w:rsid w:val="00201997"/>
    <w:rsid w:val="002067E2"/>
    <w:rsid w:val="002109BC"/>
    <w:rsid w:val="00214331"/>
    <w:rsid w:val="00217BEE"/>
    <w:rsid w:val="00221FBD"/>
    <w:rsid w:val="00224457"/>
    <w:rsid w:val="0023341B"/>
    <w:rsid w:val="00233897"/>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73CAA"/>
    <w:rsid w:val="00273CB4"/>
    <w:rsid w:val="00274337"/>
    <w:rsid w:val="00276936"/>
    <w:rsid w:val="00276A39"/>
    <w:rsid w:val="00276CA1"/>
    <w:rsid w:val="00277174"/>
    <w:rsid w:val="002778E1"/>
    <w:rsid w:val="00277A13"/>
    <w:rsid w:val="002827FA"/>
    <w:rsid w:val="00284E1B"/>
    <w:rsid w:val="002869D0"/>
    <w:rsid w:val="00292AD2"/>
    <w:rsid w:val="00297C3F"/>
    <w:rsid w:val="002A0CF5"/>
    <w:rsid w:val="002A0F01"/>
    <w:rsid w:val="002A16C2"/>
    <w:rsid w:val="002A1FE9"/>
    <w:rsid w:val="002A3C42"/>
    <w:rsid w:val="002A46D5"/>
    <w:rsid w:val="002B27F4"/>
    <w:rsid w:val="002B4F17"/>
    <w:rsid w:val="002C0BFC"/>
    <w:rsid w:val="002C1E78"/>
    <w:rsid w:val="002C276B"/>
    <w:rsid w:val="002D025D"/>
    <w:rsid w:val="002D269B"/>
    <w:rsid w:val="002D466E"/>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B2A"/>
    <w:rsid w:val="00363997"/>
    <w:rsid w:val="00365C58"/>
    <w:rsid w:val="00370364"/>
    <w:rsid w:val="003706BA"/>
    <w:rsid w:val="003724FD"/>
    <w:rsid w:val="003735D4"/>
    <w:rsid w:val="003739E8"/>
    <w:rsid w:val="00373B55"/>
    <w:rsid w:val="00375332"/>
    <w:rsid w:val="00375656"/>
    <w:rsid w:val="00376090"/>
    <w:rsid w:val="003807C2"/>
    <w:rsid w:val="00381F4D"/>
    <w:rsid w:val="0038284C"/>
    <w:rsid w:val="00384716"/>
    <w:rsid w:val="00385E2E"/>
    <w:rsid w:val="003873DC"/>
    <w:rsid w:val="003911EB"/>
    <w:rsid w:val="00391624"/>
    <w:rsid w:val="00393470"/>
    <w:rsid w:val="00393C40"/>
    <w:rsid w:val="00394059"/>
    <w:rsid w:val="003943E3"/>
    <w:rsid w:val="00395172"/>
    <w:rsid w:val="00397262"/>
    <w:rsid w:val="00397A02"/>
    <w:rsid w:val="003A23BB"/>
    <w:rsid w:val="003A5421"/>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12E8"/>
    <w:rsid w:val="003E1EE3"/>
    <w:rsid w:val="003E3907"/>
    <w:rsid w:val="003E3973"/>
    <w:rsid w:val="003E3DE4"/>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6AB2"/>
    <w:rsid w:val="0044724C"/>
    <w:rsid w:val="0045073A"/>
    <w:rsid w:val="00454612"/>
    <w:rsid w:val="004577DA"/>
    <w:rsid w:val="00462E61"/>
    <w:rsid w:val="004659F5"/>
    <w:rsid w:val="004662C5"/>
    <w:rsid w:val="004714EE"/>
    <w:rsid w:val="004732DA"/>
    <w:rsid w:val="00473DCD"/>
    <w:rsid w:val="0047451C"/>
    <w:rsid w:val="00474CFF"/>
    <w:rsid w:val="00475458"/>
    <w:rsid w:val="00476F68"/>
    <w:rsid w:val="00480CA1"/>
    <w:rsid w:val="004810C9"/>
    <w:rsid w:val="00481EE1"/>
    <w:rsid w:val="004844B0"/>
    <w:rsid w:val="00486495"/>
    <w:rsid w:val="00486DE0"/>
    <w:rsid w:val="00486FDC"/>
    <w:rsid w:val="00492FB8"/>
    <w:rsid w:val="0049358D"/>
    <w:rsid w:val="0049456C"/>
    <w:rsid w:val="004A28AB"/>
    <w:rsid w:val="004A5894"/>
    <w:rsid w:val="004B04FD"/>
    <w:rsid w:val="004B1016"/>
    <w:rsid w:val="004B18F3"/>
    <w:rsid w:val="004B43DE"/>
    <w:rsid w:val="004B4499"/>
    <w:rsid w:val="004B4D10"/>
    <w:rsid w:val="004B5F28"/>
    <w:rsid w:val="004C1058"/>
    <w:rsid w:val="004C1FCB"/>
    <w:rsid w:val="004C2F74"/>
    <w:rsid w:val="004C52F4"/>
    <w:rsid w:val="004C63B5"/>
    <w:rsid w:val="004C7B1A"/>
    <w:rsid w:val="004D3630"/>
    <w:rsid w:val="004D3B98"/>
    <w:rsid w:val="004D468F"/>
    <w:rsid w:val="004D5BD4"/>
    <w:rsid w:val="004D677D"/>
    <w:rsid w:val="004D7731"/>
    <w:rsid w:val="004D7C82"/>
    <w:rsid w:val="004E0B5A"/>
    <w:rsid w:val="004E4397"/>
    <w:rsid w:val="004E5194"/>
    <w:rsid w:val="004F1D82"/>
    <w:rsid w:val="004F69F6"/>
    <w:rsid w:val="004F6E10"/>
    <w:rsid w:val="004F7994"/>
    <w:rsid w:val="00500F7F"/>
    <w:rsid w:val="00501832"/>
    <w:rsid w:val="0051191F"/>
    <w:rsid w:val="0051238B"/>
    <w:rsid w:val="0051412E"/>
    <w:rsid w:val="00514370"/>
    <w:rsid w:val="00515E70"/>
    <w:rsid w:val="00517834"/>
    <w:rsid w:val="00521206"/>
    <w:rsid w:val="00523640"/>
    <w:rsid w:val="00523A85"/>
    <w:rsid w:val="00530085"/>
    <w:rsid w:val="00531407"/>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5D0B"/>
    <w:rsid w:val="005868B3"/>
    <w:rsid w:val="0058758C"/>
    <w:rsid w:val="00587BD5"/>
    <w:rsid w:val="0059081B"/>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B09"/>
    <w:rsid w:val="005B0B86"/>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301D"/>
    <w:rsid w:val="005F3B4F"/>
    <w:rsid w:val="005F3B6B"/>
    <w:rsid w:val="005F3CFB"/>
    <w:rsid w:val="005F4770"/>
    <w:rsid w:val="005F48A0"/>
    <w:rsid w:val="00601FB4"/>
    <w:rsid w:val="00602378"/>
    <w:rsid w:val="00603BF3"/>
    <w:rsid w:val="00603CFA"/>
    <w:rsid w:val="00604767"/>
    <w:rsid w:val="0060525E"/>
    <w:rsid w:val="006054A3"/>
    <w:rsid w:val="006127A3"/>
    <w:rsid w:val="00612F18"/>
    <w:rsid w:val="00613706"/>
    <w:rsid w:val="006155A3"/>
    <w:rsid w:val="00616215"/>
    <w:rsid w:val="00616EBE"/>
    <w:rsid w:val="006172B3"/>
    <w:rsid w:val="00620051"/>
    <w:rsid w:val="006217E4"/>
    <w:rsid w:val="006223A9"/>
    <w:rsid w:val="006331DF"/>
    <w:rsid w:val="00635850"/>
    <w:rsid w:val="00635F2F"/>
    <w:rsid w:val="00640FA9"/>
    <w:rsid w:val="00643933"/>
    <w:rsid w:val="00651061"/>
    <w:rsid w:val="00651357"/>
    <w:rsid w:val="00651E2D"/>
    <w:rsid w:val="00654D43"/>
    <w:rsid w:val="006553DF"/>
    <w:rsid w:val="00655B8B"/>
    <w:rsid w:val="0066003C"/>
    <w:rsid w:val="00660D67"/>
    <w:rsid w:val="0066352B"/>
    <w:rsid w:val="00665749"/>
    <w:rsid w:val="00665CB4"/>
    <w:rsid w:val="006676C8"/>
    <w:rsid w:val="00667A8E"/>
    <w:rsid w:val="00667E73"/>
    <w:rsid w:val="00670002"/>
    <w:rsid w:val="00672C10"/>
    <w:rsid w:val="0067424B"/>
    <w:rsid w:val="00674C10"/>
    <w:rsid w:val="006770A8"/>
    <w:rsid w:val="00682B61"/>
    <w:rsid w:val="006840DA"/>
    <w:rsid w:val="006854B3"/>
    <w:rsid w:val="00685808"/>
    <w:rsid w:val="00685AAF"/>
    <w:rsid w:val="00685B7F"/>
    <w:rsid w:val="00686540"/>
    <w:rsid w:val="00687356"/>
    <w:rsid w:val="00687A5C"/>
    <w:rsid w:val="00693047"/>
    <w:rsid w:val="006955B4"/>
    <w:rsid w:val="0069767F"/>
    <w:rsid w:val="0069782B"/>
    <w:rsid w:val="00697BA8"/>
    <w:rsid w:val="006A17B3"/>
    <w:rsid w:val="006A1B0D"/>
    <w:rsid w:val="006A443F"/>
    <w:rsid w:val="006A50CD"/>
    <w:rsid w:val="006A5A11"/>
    <w:rsid w:val="006A5C81"/>
    <w:rsid w:val="006A67AC"/>
    <w:rsid w:val="006A68DA"/>
    <w:rsid w:val="006A6B19"/>
    <w:rsid w:val="006A7F9F"/>
    <w:rsid w:val="006B144E"/>
    <w:rsid w:val="006B356D"/>
    <w:rsid w:val="006B3B0D"/>
    <w:rsid w:val="006B493F"/>
    <w:rsid w:val="006B6ED0"/>
    <w:rsid w:val="006C424F"/>
    <w:rsid w:val="006C4B1C"/>
    <w:rsid w:val="006C5C52"/>
    <w:rsid w:val="006C6E21"/>
    <w:rsid w:val="006D0BF0"/>
    <w:rsid w:val="006D10E9"/>
    <w:rsid w:val="006D51B6"/>
    <w:rsid w:val="006D58F1"/>
    <w:rsid w:val="006D5BBB"/>
    <w:rsid w:val="006E03AC"/>
    <w:rsid w:val="006E2B59"/>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2DA4"/>
    <w:rsid w:val="00733263"/>
    <w:rsid w:val="00736DF0"/>
    <w:rsid w:val="00736EF4"/>
    <w:rsid w:val="0074035C"/>
    <w:rsid w:val="00741F28"/>
    <w:rsid w:val="00743436"/>
    <w:rsid w:val="0074518A"/>
    <w:rsid w:val="00745AF4"/>
    <w:rsid w:val="00745F86"/>
    <w:rsid w:val="00747963"/>
    <w:rsid w:val="00747B7B"/>
    <w:rsid w:val="00752647"/>
    <w:rsid w:val="00752860"/>
    <w:rsid w:val="00765D65"/>
    <w:rsid w:val="00766A0C"/>
    <w:rsid w:val="00770F9D"/>
    <w:rsid w:val="0077353F"/>
    <w:rsid w:val="00773982"/>
    <w:rsid w:val="00774F33"/>
    <w:rsid w:val="007776CB"/>
    <w:rsid w:val="00783AA3"/>
    <w:rsid w:val="007843D1"/>
    <w:rsid w:val="00784AD2"/>
    <w:rsid w:val="00792D87"/>
    <w:rsid w:val="007938BA"/>
    <w:rsid w:val="0079757F"/>
    <w:rsid w:val="007A0071"/>
    <w:rsid w:val="007A0932"/>
    <w:rsid w:val="007A0B34"/>
    <w:rsid w:val="007A0E51"/>
    <w:rsid w:val="007A0EF4"/>
    <w:rsid w:val="007A5BBA"/>
    <w:rsid w:val="007B1805"/>
    <w:rsid w:val="007B2664"/>
    <w:rsid w:val="007B3735"/>
    <w:rsid w:val="007B6B04"/>
    <w:rsid w:val="007B7A4A"/>
    <w:rsid w:val="007C1D12"/>
    <w:rsid w:val="007C3219"/>
    <w:rsid w:val="007C437A"/>
    <w:rsid w:val="007C5AC4"/>
    <w:rsid w:val="007C6041"/>
    <w:rsid w:val="007C61CD"/>
    <w:rsid w:val="007D075F"/>
    <w:rsid w:val="007D0D3B"/>
    <w:rsid w:val="007D1E32"/>
    <w:rsid w:val="007D30A4"/>
    <w:rsid w:val="007D41A1"/>
    <w:rsid w:val="007D4B4B"/>
    <w:rsid w:val="007D4E17"/>
    <w:rsid w:val="007D69D8"/>
    <w:rsid w:val="007D7578"/>
    <w:rsid w:val="007D784E"/>
    <w:rsid w:val="007E0A0A"/>
    <w:rsid w:val="007E64ED"/>
    <w:rsid w:val="007E76C0"/>
    <w:rsid w:val="007E7D0A"/>
    <w:rsid w:val="007F1E08"/>
    <w:rsid w:val="0080158F"/>
    <w:rsid w:val="0080218A"/>
    <w:rsid w:val="008030DF"/>
    <w:rsid w:val="00803E2B"/>
    <w:rsid w:val="0080466C"/>
    <w:rsid w:val="00804910"/>
    <w:rsid w:val="008054B5"/>
    <w:rsid w:val="00805C6B"/>
    <w:rsid w:val="00805DF1"/>
    <w:rsid w:val="0080662F"/>
    <w:rsid w:val="00807A3E"/>
    <w:rsid w:val="008155A6"/>
    <w:rsid w:val="00817BCA"/>
    <w:rsid w:val="008211BE"/>
    <w:rsid w:val="00825C6F"/>
    <w:rsid w:val="00830C1A"/>
    <w:rsid w:val="00833029"/>
    <w:rsid w:val="0083330E"/>
    <w:rsid w:val="00833F14"/>
    <w:rsid w:val="00834EA5"/>
    <w:rsid w:val="0083564B"/>
    <w:rsid w:val="00835835"/>
    <w:rsid w:val="008362F0"/>
    <w:rsid w:val="0083672F"/>
    <w:rsid w:val="0083784D"/>
    <w:rsid w:val="0084003C"/>
    <w:rsid w:val="0085122F"/>
    <w:rsid w:val="008538C8"/>
    <w:rsid w:val="008542B7"/>
    <w:rsid w:val="00857472"/>
    <w:rsid w:val="00860214"/>
    <w:rsid w:val="00860B54"/>
    <w:rsid w:val="00862E4D"/>
    <w:rsid w:val="00863218"/>
    <w:rsid w:val="00863F70"/>
    <w:rsid w:val="0086556A"/>
    <w:rsid w:val="0087002D"/>
    <w:rsid w:val="008706E0"/>
    <w:rsid w:val="00870DCB"/>
    <w:rsid w:val="008754EA"/>
    <w:rsid w:val="00881453"/>
    <w:rsid w:val="00882698"/>
    <w:rsid w:val="00882B73"/>
    <w:rsid w:val="00883190"/>
    <w:rsid w:val="008833B3"/>
    <w:rsid w:val="0088440D"/>
    <w:rsid w:val="008852B8"/>
    <w:rsid w:val="0089035B"/>
    <w:rsid w:val="00890740"/>
    <w:rsid w:val="00897810"/>
    <w:rsid w:val="00897AB2"/>
    <w:rsid w:val="008A1107"/>
    <w:rsid w:val="008A1F96"/>
    <w:rsid w:val="008A359E"/>
    <w:rsid w:val="008A6401"/>
    <w:rsid w:val="008A6488"/>
    <w:rsid w:val="008A6CE7"/>
    <w:rsid w:val="008B1BC4"/>
    <w:rsid w:val="008B7AAC"/>
    <w:rsid w:val="008C1CCA"/>
    <w:rsid w:val="008C2709"/>
    <w:rsid w:val="008C57BC"/>
    <w:rsid w:val="008C7E78"/>
    <w:rsid w:val="008D00B2"/>
    <w:rsid w:val="008E17B4"/>
    <w:rsid w:val="008E2F19"/>
    <w:rsid w:val="008E3834"/>
    <w:rsid w:val="008E45E0"/>
    <w:rsid w:val="008E4BF0"/>
    <w:rsid w:val="008E5C88"/>
    <w:rsid w:val="008E5F07"/>
    <w:rsid w:val="008F1E52"/>
    <w:rsid w:val="008F3623"/>
    <w:rsid w:val="008F3F58"/>
    <w:rsid w:val="008F5BD3"/>
    <w:rsid w:val="008F7240"/>
    <w:rsid w:val="00900BAB"/>
    <w:rsid w:val="00900C8A"/>
    <w:rsid w:val="0090325B"/>
    <w:rsid w:val="00904AF3"/>
    <w:rsid w:val="00905C28"/>
    <w:rsid w:val="00906D2A"/>
    <w:rsid w:val="00907944"/>
    <w:rsid w:val="0091268D"/>
    <w:rsid w:val="00912BCC"/>
    <w:rsid w:val="00913680"/>
    <w:rsid w:val="00914B9D"/>
    <w:rsid w:val="00915AFD"/>
    <w:rsid w:val="00915B3A"/>
    <w:rsid w:val="00916597"/>
    <w:rsid w:val="009230DE"/>
    <w:rsid w:val="0092338D"/>
    <w:rsid w:val="00924FE7"/>
    <w:rsid w:val="00925889"/>
    <w:rsid w:val="009300B6"/>
    <w:rsid w:val="009304A6"/>
    <w:rsid w:val="0093296D"/>
    <w:rsid w:val="00934630"/>
    <w:rsid w:val="00935701"/>
    <w:rsid w:val="00936A60"/>
    <w:rsid w:val="00937092"/>
    <w:rsid w:val="00937D97"/>
    <w:rsid w:val="00941E46"/>
    <w:rsid w:val="00942F80"/>
    <w:rsid w:val="00943D75"/>
    <w:rsid w:val="00943F21"/>
    <w:rsid w:val="00944734"/>
    <w:rsid w:val="00944CDF"/>
    <w:rsid w:val="00947BFF"/>
    <w:rsid w:val="00951A39"/>
    <w:rsid w:val="00952411"/>
    <w:rsid w:val="00953072"/>
    <w:rsid w:val="009564AC"/>
    <w:rsid w:val="0095760F"/>
    <w:rsid w:val="00957686"/>
    <w:rsid w:val="00960BA6"/>
    <w:rsid w:val="0096226B"/>
    <w:rsid w:val="00964E49"/>
    <w:rsid w:val="00965FAA"/>
    <w:rsid w:val="00966026"/>
    <w:rsid w:val="00967518"/>
    <w:rsid w:val="009732EE"/>
    <w:rsid w:val="00974865"/>
    <w:rsid w:val="0097606E"/>
    <w:rsid w:val="00977D66"/>
    <w:rsid w:val="009814BB"/>
    <w:rsid w:val="0098222C"/>
    <w:rsid w:val="009824AD"/>
    <w:rsid w:val="0098315D"/>
    <w:rsid w:val="00983480"/>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516"/>
    <w:rsid w:val="009C1A6D"/>
    <w:rsid w:val="009C261B"/>
    <w:rsid w:val="009C4444"/>
    <w:rsid w:val="009C5B97"/>
    <w:rsid w:val="009D140B"/>
    <w:rsid w:val="009D182D"/>
    <w:rsid w:val="009D2FFA"/>
    <w:rsid w:val="009D3597"/>
    <w:rsid w:val="009D41F3"/>
    <w:rsid w:val="009D5821"/>
    <w:rsid w:val="009D63F0"/>
    <w:rsid w:val="009D75C8"/>
    <w:rsid w:val="009D7F8E"/>
    <w:rsid w:val="009E3561"/>
    <w:rsid w:val="009E7ADA"/>
    <w:rsid w:val="009F19C2"/>
    <w:rsid w:val="009F2A2F"/>
    <w:rsid w:val="009F582B"/>
    <w:rsid w:val="009F79AA"/>
    <w:rsid w:val="00A008F7"/>
    <w:rsid w:val="00A00963"/>
    <w:rsid w:val="00A01FAD"/>
    <w:rsid w:val="00A025BD"/>
    <w:rsid w:val="00A0616F"/>
    <w:rsid w:val="00A06D4C"/>
    <w:rsid w:val="00A12510"/>
    <w:rsid w:val="00A15169"/>
    <w:rsid w:val="00A17DFF"/>
    <w:rsid w:val="00A17E5A"/>
    <w:rsid w:val="00A24663"/>
    <w:rsid w:val="00A26F11"/>
    <w:rsid w:val="00A309A4"/>
    <w:rsid w:val="00A34795"/>
    <w:rsid w:val="00A3493C"/>
    <w:rsid w:val="00A357FE"/>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38B2"/>
    <w:rsid w:val="00A94972"/>
    <w:rsid w:val="00A97496"/>
    <w:rsid w:val="00AA09A4"/>
    <w:rsid w:val="00AA2510"/>
    <w:rsid w:val="00AA60AB"/>
    <w:rsid w:val="00AA760B"/>
    <w:rsid w:val="00AB02F6"/>
    <w:rsid w:val="00AB2243"/>
    <w:rsid w:val="00AB55B3"/>
    <w:rsid w:val="00AB5E12"/>
    <w:rsid w:val="00AC069B"/>
    <w:rsid w:val="00AC2E6D"/>
    <w:rsid w:val="00AC4940"/>
    <w:rsid w:val="00AC50C0"/>
    <w:rsid w:val="00AC57DD"/>
    <w:rsid w:val="00AC7276"/>
    <w:rsid w:val="00AD03FA"/>
    <w:rsid w:val="00AD0ADB"/>
    <w:rsid w:val="00AD2F22"/>
    <w:rsid w:val="00AD2F7B"/>
    <w:rsid w:val="00AD4404"/>
    <w:rsid w:val="00AD4CD1"/>
    <w:rsid w:val="00AD6A79"/>
    <w:rsid w:val="00AD6FFE"/>
    <w:rsid w:val="00AD70C6"/>
    <w:rsid w:val="00AD721A"/>
    <w:rsid w:val="00AD7B79"/>
    <w:rsid w:val="00AE03D5"/>
    <w:rsid w:val="00AE0551"/>
    <w:rsid w:val="00AE0A35"/>
    <w:rsid w:val="00AE2B8F"/>
    <w:rsid w:val="00AE2C19"/>
    <w:rsid w:val="00AE58D1"/>
    <w:rsid w:val="00AE73D8"/>
    <w:rsid w:val="00AE7556"/>
    <w:rsid w:val="00AF1433"/>
    <w:rsid w:val="00AF2EC4"/>
    <w:rsid w:val="00AF3FE7"/>
    <w:rsid w:val="00AF7CAA"/>
    <w:rsid w:val="00B001BB"/>
    <w:rsid w:val="00B01C19"/>
    <w:rsid w:val="00B01D9E"/>
    <w:rsid w:val="00B05CB9"/>
    <w:rsid w:val="00B07984"/>
    <w:rsid w:val="00B11BF7"/>
    <w:rsid w:val="00B11EF1"/>
    <w:rsid w:val="00B122FD"/>
    <w:rsid w:val="00B12EC1"/>
    <w:rsid w:val="00B16E7C"/>
    <w:rsid w:val="00B1735D"/>
    <w:rsid w:val="00B17B8A"/>
    <w:rsid w:val="00B21279"/>
    <w:rsid w:val="00B2140E"/>
    <w:rsid w:val="00B22614"/>
    <w:rsid w:val="00B22E85"/>
    <w:rsid w:val="00B25170"/>
    <w:rsid w:val="00B307BE"/>
    <w:rsid w:val="00B30A20"/>
    <w:rsid w:val="00B34D15"/>
    <w:rsid w:val="00B34E77"/>
    <w:rsid w:val="00B359C9"/>
    <w:rsid w:val="00B35A01"/>
    <w:rsid w:val="00B35E64"/>
    <w:rsid w:val="00B3767E"/>
    <w:rsid w:val="00B37963"/>
    <w:rsid w:val="00B400C3"/>
    <w:rsid w:val="00B40A17"/>
    <w:rsid w:val="00B41BD3"/>
    <w:rsid w:val="00B41CA4"/>
    <w:rsid w:val="00B427B1"/>
    <w:rsid w:val="00B4379D"/>
    <w:rsid w:val="00B437A4"/>
    <w:rsid w:val="00B43E85"/>
    <w:rsid w:val="00B44442"/>
    <w:rsid w:val="00B44471"/>
    <w:rsid w:val="00B4486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3D67"/>
    <w:rsid w:val="00B64BAF"/>
    <w:rsid w:val="00B66461"/>
    <w:rsid w:val="00B67915"/>
    <w:rsid w:val="00B70897"/>
    <w:rsid w:val="00B734D3"/>
    <w:rsid w:val="00B74CBB"/>
    <w:rsid w:val="00B7596F"/>
    <w:rsid w:val="00B7667C"/>
    <w:rsid w:val="00B8247D"/>
    <w:rsid w:val="00B827FE"/>
    <w:rsid w:val="00B832E8"/>
    <w:rsid w:val="00B83B38"/>
    <w:rsid w:val="00B849A3"/>
    <w:rsid w:val="00B87A50"/>
    <w:rsid w:val="00B91200"/>
    <w:rsid w:val="00B92220"/>
    <w:rsid w:val="00B95361"/>
    <w:rsid w:val="00B9593F"/>
    <w:rsid w:val="00B9612C"/>
    <w:rsid w:val="00B96316"/>
    <w:rsid w:val="00B964BD"/>
    <w:rsid w:val="00B967E3"/>
    <w:rsid w:val="00BA026A"/>
    <w:rsid w:val="00BA2E6A"/>
    <w:rsid w:val="00BA3283"/>
    <w:rsid w:val="00BA3828"/>
    <w:rsid w:val="00BA63E4"/>
    <w:rsid w:val="00BA66EC"/>
    <w:rsid w:val="00BB0B55"/>
    <w:rsid w:val="00BB329A"/>
    <w:rsid w:val="00BB3B34"/>
    <w:rsid w:val="00BB7AB5"/>
    <w:rsid w:val="00BC086B"/>
    <w:rsid w:val="00BC2A28"/>
    <w:rsid w:val="00BC3D06"/>
    <w:rsid w:val="00BC41ED"/>
    <w:rsid w:val="00BC4BBB"/>
    <w:rsid w:val="00BC5C24"/>
    <w:rsid w:val="00BD202F"/>
    <w:rsid w:val="00BD2C86"/>
    <w:rsid w:val="00BD52CD"/>
    <w:rsid w:val="00BD61A6"/>
    <w:rsid w:val="00BD621B"/>
    <w:rsid w:val="00BD6305"/>
    <w:rsid w:val="00BD73B3"/>
    <w:rsid w:val="00BD746C"/>
    <w:rsid w:val="00BD79EF"/>
    <w:rsid w:val="00BE04C2"/>
    <w:rsid w:val="00BE0793"/>
    <w:rsid w:val="00BE0944"/>
    <w:rsid w:val="00BE6686"/>
    <w:rsid w:val="00BE6883"/>
    <w:rsid w:val="00BE77C2"/>
    <w:rsid w:val="00BF0C35"/>
    <w:rsid w:val="00BF0ED0"/>
    <w:rsid w:val="00BF1318"/>
    <w:rsid w:val="00BF1ECB"/>
    <w:rsid w:val="00BF2076"/>
    <w:rsid w:val="00BF3C70"/>
    <w:rsid w:val="00BF5AB9"/>
    <w:rsid w:val="00BF73B1"/>
    <w:rsid w:val="00C03948"/>
    <w:rsid w:val="00C04C33"/>
    <w:rsid w:val="00C07A15"/>
    <w:rsid w:val="00C1087F"/>
    <w:rsid w:val="00C11EF2"/>
    <w:rsid w:val="00C12299"/>
    <w:rsid w:val="00C13D88"/>
    <w:rsid w:val="00C16C06"/>
    <w:rsid w:val="00C2080C"/>
    <w:rsid w:val="00C209FE"/>
    <w:rsid w:val="00C21DB0"/>
    <w:rsid w:val="00C21E49"/>
    <w:rsid w:val="00C225D0"/>
    <w:rsid w:val="00C22AA0"/>
    <w:rsid w:val="00C24A48"/>
    <w:rsid w:val="00C261F8"/>
    <w:rsid w:val="00C26758"/>
    <w:rsid w:val="00C27D4A"/>
    <w:rsid w:val="00C304C7"/>
    <w:rsid w:val="00C30769"/>
    <w:rsid w:val="00C31E28"/>
    <w:rsid w:val="00C3262D"/>
    <w:rsid w:val="00C32ADD"/>
    <w:rsid w:val="00C362C5"/>
    <w:rsid w:val="00C36A2F"/>
    <w:rsid w:val="00C4278F"/>
    <w:rsid w:val="00C43BD9"/>
    <w:rsid w:val="00C45B55"/>
    <w:rsid w:val="00C45C9D"/>
    <w:rsid w:val="00C46A73"/>
    <w:rsid w:val="00C47018"/>
    <w:rsid w:val="00C47381"/>
    <w:rsid w:val="00C47E0F"/>
    <w:rsid w:val="00C514A9"/>
    <w:rsid w:val="00C51F09"/>
    <w:rsid w:val="00C52DE9"/>
    <w:rsid w:val="00C5542B"/>
    <w:rsid w:val="00C57F79"/>
    <w:rsid w:val="00C61D32"/>
    <w:rsid w:val="00C621A9"/>
    <w:rsid w:val="00C6284D"/>
    <w:rsid w:val="00C63733"/>
    <w:rsid w:val="00C6459A"/>
    <w:rsid w:val="00C64909"/>
    <w:rsid w:val="00C66F72"/>
    <w:rsid w:val="00C67C3E"/>
    <w:rsid w:val="00C71B81"/>
    <w:rsid w:val="00C75BE3"/>
    <w:rsid w:val="00C76B94"/>
    <w:rsid w:val="00C83F83"/>
    <w:rsid w:val="00C86DBE"/>
    <w:rsid w:val="00C87BEA"/>
    <w:rsid w:val="00C907A8"/>
    <w:rsid w:val="00C91523"/>
    <w:rsid w:val="00C928AB"/>
    <w:rsid w:val="00C9469B"/>
    <w:rsid w:val="00C97610"/>
    <w:rsid w:val="00CA3393"/>
    <w:rsid w:val="00CA7DF5"/>
    <w:rsid w:val="00CB1E29"/>
    <w:rsid w:val="00CB26AB"/>
    <w:rsid w:val="00CB5D85"/>
    <w:rsid w:val="00CC0516"/>
    <w:rsid w:val="00CC0FEC"/>
    <w:rsid w:val="00CC2C90"/>
    <w:rsid w:val="00CC42BC"/>
    <w:rsid w:val="00CC430C"/>
    <w:rsid w:val="00CC721C"/>
    <w:rsid w:val="00CC7259"/>
    <w:rsid w:val="00CC74C2"/>
    <w:rsid w:val="00CD2812"/>
    <w:rsid w:val="00CD3788"/>
    <w:rsid w:val="00CD4D7C"/>
    <w:rsid w:val="00CD4FE1"/>
    <w:rsid w:val="00CD5F56"/>
    <w:rsid w:val="00CD6D2E"/>
    <w:rsid w:val="00CD7228"/>
    <w:rsid w:val="00CE0118"/>
    <w:rsid w:val="00CE30A8"/>
    <w:rsid w:val="00CE53C0"/>
    <w:rsid w:val="00CE62A0"/>
    <w:rsid w:val="00CE6B94"/>
    <w:rsid w:val="00CE7ED8"/>
    <w:rsid w:val="00CF01B3"/>
    <w:rsid w:val="00CF1C7A"/>
    <w:rsid w:val="00CF3BC0"/>
    <w:rsid w:val="00CF5D3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3577"/>
    <w:rsid w:val="00D2561F"/>
    <w:rsid w:val="00D26927"/>
    <w:rsid w:val="00D26A17"/>
    <w:rsid w:val="00D3005F"/>
    <w:rsid w:val="00D32387"/>
    <w:rsid w:val="00D36F5F"/>
    <w:rsid w:val="00D41733"/>
    <w:rsid w:val="00D42943"/>
    <w:rsid w:val="00D448A5"/>
    <w:rsid w:val="00D454BF"/>
    <w:rsid w:val="00D46826"/>
    <w:rsid w:val="00D46CC2"/>
    <w:rsid w:val="00D47049"/>
    <w:rsid w:val="00D47AF2"/>
    <w:rsid w:val="00D47C89"/>
    <w:rsid w:val="00D50F7A"/>
    <w:rsid w:val="00D5164C"/>
    <w:rsid w:val="00D523FE"/>
    <w:rsid w:val="00D52E8D"/>
    <w:rsid w:val="00D52FC2"/>
    <w:rsid w:val="00D5486E"/>
    <w:rsid w:val="00D54BF5"/>
    <w:rsid w:val="00D57E4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E1C"/>
    <w:rsid w:val="00DE6220"/>
    <w:rsid w:val="00DE6402"/>
    <w:rsid w:val="00DF17A5"/>
    <w:rsid w:val="00DF24F8"/>
    <w:rsid w:val="00DF2693"/>
    <w:rsid w:val="00DF2E6B"/>
    <w:rsid w:val="00DF3BEC"/>
    <w:rsid w:val="00DF40D9"/>
    <w:rsid w:val="00DF47C8"/>
    <w:rsid w:val="00DF645F"/>
    <w:rsid w:val="00DF7AED"/>
    <w:rsid w:val="00E00D2B"/>
    <w:rsid w:val="00E02161"/>
    <w:rsid w:val="00E02D0E"/>
    <w:rsid w:val="00E06654"/>
    <w:rsid w:val="00E13FD2"/>
    <w:rsid w:val="00E165D2"/>
    <w:rsid w:val="00E176C0"/>
    <w:rsid w:val="00E20C85"/>
    <w:rsid w:val="00E21AD2"/>
    <w:rsid w:val="00E22AD3"/>
    <w:rsid w:val="00E24064"/>
    <w:rsid w:val="00E2450D"/>
    <w:rsid w:val="00E24837"/>
    <w:rsid w:val="00E30346"/>
    <w:rsid w:val="00E30937"/>
    <w:rsid w:val="00E314FF"/>
    <w:rsid w:val="00E32F34"/>
    <w:rsid w:val="00E336D0"/>
    <w:rsid w:val="00E34725"/>
    <w:rsid w:val="00E3655F"/>
    <w:rsid w:val="00E4176C"/>
    <w:rsid w:val="00E430D6"/>
    <w:rsid w:val="00E43538"/>
    <w:rsid w:val="00E44A97"/>
    <w:rsid w:val="00E44D60"/>
    <w:rsid w:val="00E44F6D"/>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747D"/>
    <w:rsid w:val="00E97618"/>
    <w:rsid w:val="00EA3401"/>
    <w:rsid w:val="00EA4C32"/>
    <w:rsid w:val="00EA6F12"/>
    <w:rsid w:val="00EA7F1C"/>
    <w:rsid w:val="00EB115B"/>
    <w:rsid w:val="00EB11F1"/>
    <w:rsid w:val="00EB3650"/>
    <w:rsid w:val="00EB42AE"/>
    <w:rsid w:val="00EB6FB5"/>
    <w:rsid w:val="00EC0188"/>
    <w:rsid w:val="00EC06A7"/>
    <w:rsid w:val="00EC0935"/>
    <w:rsid w:val="00EC0CDA"/>
    <w:rsid w:val="00EC6EF9"/>
    <w:rsid w:val="00ED06F1"/>
    <w:rsid w:val="00ED0716"/>
    <w:rsid w:val="00ED0E0D"/>
    <w:rsid w:val="00ED2072"/>
    <w:rsid w:val="00ED2134"/>
    <w:rsid w:val="00EE0694"/>
    <w:rsid w:val="00EE1399"/>
    <w:rsid w:val="00EE175E"/>
    <w:rsid w:val="00EE24A2"/>
    <w:rsid w:val="00EE2DD4"/>
    <w:rsid w:val="00EE3C9F"/>
    <w:rsid w:val="00EE3EF9"/>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4388"/>
    <w:rsid w:val="00F148AD"/>
    <w:rsid w:val="00F150E6"/>
    <w:rsid w:val="00F163F4"/>
    <w:rsid w:val="00F17DD1"/>
    <w:rsid w:val="00F2032B"/>
    <w:rsid w:val="00F20CBC"/>
    <w:rsid w:val="00F21DF2"/>
    <w:rsid w:val="00F24850"/>
    <w:rsid w:val="00F25194"/>
    <w:rsid w:val="00F304EE"/>
    <w:rsid w:val="00F33572"/>
    <w:rsid w:val="00F35428"/>
    <w:rsid w:val="00F35BC0"/>
    <w:rsid w:val="00F419AB"/>
    <w:rsid w:val="00F45509"/>
    <w:rsid w:val="00F4578C"/>
    <w:rsid w:val="00F47638"/>
    <w:rsid w:val="00F479B2"/>
    <w:rsid w:val="00F56170"/>
    <w:rsid w:val="00F572C3"/>
    <w:rsid w:val="00F622D8"/>
    <w:rsid w:val="00F630AC"/>
    <w:rsid w:val="00F636CA"/>
    <w:rsid w:val="00F6380F"/>
    <w:rsid w:val="00F64405"/>
    <w:rsid w:val="00F65BD6"/>
    <w:rsid w:val="00F65D6B"/>
    <w:rsid w:val="00F66CEC"/>
    <w:rsid w:val="00F701F6"/>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41D4"/>
    <w:rsid w:val="00FA052A"/>
    <w:rsid w:val="00FA4DD8"/>
    <w:rsid w:val="00FA53E4"/>
    <w:rsid w:val="00FA6678"/>
    <w:rsid w:val="00FB0C2C"/>
    <w:rsid w:val="00FB2671"/>
    <w:rsid w:val="00FB2824"/>
    <w:rsid w:val="00FB31C3"/>
    <w:rsid w:val="00FB3C33"/>
    <w:rsid w:val="00FB620E"/>
    <w:rsid w:val="00FB6B81"/>
    <w:rsid w:val="00FC110A"/>
    <w:rsid w:val="00FC1C0A"/>
    <w:rsid w:val="00FC2280"/>
    <w:rsid w:val="00FC3700"/>
    <w:rsid w:val="00FC5FD3"/>
    <w:rsid w:val="00FC61C6"/>
    <w:rsid w:val="00FC6CCC"/>
    <w:rsid w:val="00FC7B7A"/>
    <w:rsid w:val="00FD00B9"/>
    <w:rsid w:val="00FD1DF3"/>
    <w:rsid w:val="00FD25EA"/>
    <w:rsid w:val="00FD4109"/>
    <w:rsid w:val="00FD47FA"/>
    <w:rsid w:val="00FE0C03"/>
    <w:rsid w:val="00FE10BB"/>
    <w:rsid w:val="00FE27EB"/>
    <w:rsid w:val="00FE2852"/>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D571D"/>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256457-80D7-4EC7-A935-2DA97F181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11441</TotalTime>
  <Pages>76</Pages>
  <Words>24733</Words>
  <Characters>136034</Characters>
  <Application>Microsoft Office Word</Application>
  <DocSecurity>0</DocSecurity>
  <Lines>1133</Lines>
  <Paragraphs>320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1263</cp:revision>
  <dcterms:created xsi:type="dcterms:W3CDTF">2019-12-11T06:12:00Z</dcterms:created>
  <dcterms:modified xsi:type="dcterms:W3CDTF">2020-06-08T00:30:00Z</dcterms:modified>
</cp:coreProperties>
</file>