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536DF" w:rsidRPr="009C1516" w:rsidRDefault="001536DF" w:rsidP="00E6654A">
      <w:pPr>
        <w:pStyle w:val="Titre"/>
      </w:pPr>
    </w:p>
    <w:p w:rsidR="001536DF" w:rsidRPr="007C437A" w:rsidRDefault="001536DF" w:rsidP="00E6654A">
      <w:pPr>
        <w:pStyle w:val="Titre"/>
      </w:pPr>
    </w:p>
    <w:p w:rsidR="001536DF" w:rsidRPr="007C437A" w:rsidRDefault="001536DF" w:rsidP="00E6654A">
      <w:pPr>
        <w:pStyle w:val="Titre"/>
      </w:pPr>
    </w:p>
    <w:p w:rsidR="00A768EF" w:rsidRPr="007C437A" w:rsidRDefault="00900BAB" w:rsidP="00DE6220">
      <w:pPr>
        <w:pStyle w:val="Titre"/>
        <w:jc w:val="center"/>
      </w:pPr>
      <w:r w:rsidRPr="007C437A">
        <w:br/>
        <w:t xml:space="preserve">Soundpainting </w:t>
      </w:r>
      <w:r w:rsidR="005D1170" w:rsidRPr="007C437A">
        <w:t>language</w:t>
      </w:r>
      <w:r w:rsidRPr="007C437A">
        <w:t xml:space="preserve"> recognition</w:t>
      </w:r>
    </w:p>
    <w:p w:rsidR="001536DF" w:rsidRPr="007C437A" w:rsidRDefault="001536DF" w:rsidP="00E6654A"/>
    <w:p w:rsidR="001536DF" w:rsidRPr="007C437A" w:rsidRDefault="001536DF" w:rsidP="00E6654A"/>
    <w:p w:rsidR="001536DF" w:rsidRPr="007C437A" w:rsidRDefault="001536DF" w:rsidP="00E6654A"/>
    <w:p w:rsidR="001536DF" w:rsidRPr="007C437A" w:rsidRDefault="001536DF" w:rsidP="00E6654A"/>
    <w:p w:rsidR="001536DF" w:rsidRPr="007C437A" w:rsidRDefault="001536DF" w:rsidP="00E6654A"/>
    <w:p w:rsidR="001536DF" w:rsidRPr="007C437A" w:rsidRDefault="001536DF" w:rsidP="00E6654A"/>
    <w:p w:rsidR="001536DF" w:rsidRPr="007C437A" w:rsidRDefault="001536DF" w:rsidP="00E6654A"/>
    <w:p w:rsidR="001536DF" w:rsidRPr="007C437A" w:rsidRDefault="001536DF" w:rsidP="00E6654A"/>
    <w:p w:rsidR="001536DF" w:rsidRPr="007C437A" w:rsidRDefault="001536DF" w:rsidP="00E6654A"/>
    <w:p w:rsidR="001536DF" w:rsidRPr="007C437A" w:rsidRDefault="001536DF" w:rsidP="00E6654A"/>
    <w:p w:rsidR="001536DF" w:rsidRPr="007C437A" w:rsidRDefault="001536DF" w:rsidP="00DE6220">
      <w:pPr>
        <w:jc w:val="center"/>
      </w:pPr>
    </w:p>
    <w:p w:rsidR="001536DF" w:rsidRPr="007C437A" w:rsidRDefault="00BF0ED0" w:rsidP="00DE6220">
      <w:pPr>
        <w:pStyle w:val="Titre"/>
        <w:jc w:val="center"/>
      </w:pPr>
      <w:r w:rsidRPr="007C437A">
        <w:t xml:space="preserve">EPFL DH </w:t>
      </w:r>
      <w:r w:rsidR="001536DF" w:rsidRPr="007C437A">
        <w:t>Master thesis</w:t>
      </w:r>
    </w:p>
    <w:p w:rsidR="001536DF" w:rsidRPr="007C437A" w:rsidRDefault="001536DF" w:rsidP="00DE6220">
      <w:pPr>
        <w:jc w:val="center"/>
      </w:pPr>
    </w:p>
    <w:p w:rsidR="001D7151" w:rsidRPr="007C437A" w:rsidRDefault="001536DF" w:rsidP="00DE6220">
      <w:pPr>
        <w:jc w:val="center"/>
      </w:pPr>
      <w:r w:rsidRPr="007C437A">
        <w:t>By</w:t>
      </w:r>
      <w:r w:rsidRPr="007C437A">
        <w:br/>
        <w:t>Arthur Parmentier</w:t>
      </w:r>
    </w:p>
    <w:p w:rsidR="00A768EF" w:rsidRPr="007C437A" w:rsidRDefault="001D7151" w:rsidP="00E6654A">
      <w:pPr>
        <w:pStyle w:val="Titre1"/>
      </w:pPr>
      <w:bookmarkStart w:id="2" w:name="_Toc39912162"/>
      <w:bookmarkStart w:id="3" w:name="_Toc40025927"/>
      <w:bookmarkStart w:id="4" w:name="_Toc42550065"/>
      <w:r w:rsidRPr="007C437A">
        <w:lastRenderedPageBreak/>
        <w:t>Introduction</w:t>
      </w:r>
      <w:bookmarkEnd w:id="2"/>
      <w:bookmarkEnd w:id="3"/>
      <w:bookmarkEnd w:id="4"/>
    </w:p>
    <w:p w:rsidR="001261FF" w:rsidRDefault="00126023" w:rsidP="00E6654A">
      <w:pPr>
        <w:rPr>
          <w:ins w:id="5" w:author="Arthur Parmentier" w:date="2020-06-07T19:22:00Z"/>
        </w:rPr>
      </w:pPr>
      <w:r w:rsidRPr="007C437A">
        <w:t>To be written last.</w:t>
      </w:r>
    </w:p>
    <w:p w:rsidR="00C225D0" w:rsidRDefault="00C225D0">
      <w:pPr>
        <w:rPr>
          <w:ins w:id="6" w:author="Arthur Parmentier" w:date="2020-06-07T19:22:00Z"/>
        </w:rPr>
      </w:pPr>
      <w:ins w:id="7" w:author="Arthur Parmentier" w:date="2020-06-07T19:22:00Z">
        <w:r>
          <w:br w:type="page"/>
        </w:r>
      </w:ins>
    </w:p>
    <w:p w:rsidR="00C225D0" w:rsidRPr="007C437A" w:rsidDel="00C225D0" w:rsidRDefault="00C225D0" w:rsidP="00E6654A">
      <w:pPr>
        <w:rPr>
          <w:del w:id="8" w:author="Arthur Parmentier" w:date="2020-06-07T19:22:00Z"/>
        </w:rPr>
      </w:pPr>
      <w:bookmarkStart w:id="9" w:name="_Toc42549973"/>
      <w:bookmarkStart w:id="10" w:name="_Toc42550066"/>
      <w:bookmarkEnd w:id="9"/>
      <w:bookmarkEnd w:id="10"/>
    </w:p>
    <w:bookmarkStart w:id="11" w:name="_Toc42550067" w:displacedByCustomXml="next"/>
    <w:sdt>
      <w:sdtPr>
        <w:rPr>
          <w:rFonts w:asciiTheme="minorHAnsi" w:eastAsia="Nunito ExtraLight" w:hAnsiTheme="minorHAnsi" w:cs="Nunito ExtraLight"/>
          <w:color w:val="auto"/>
          <w:sz w:val="22"/>
          <w:szCs w:val="22"/>
        </w:rPr>
        <w:id w:val="-939297267"/>
        <w:docPartObj>
          <w:docPartGallery w:val="Table of Contents"/>
          <w:docPartUnique/>
        </w:docPartObj>
      </w:sdtPr>
      <w:sdtEndPr/>
      <w:sdtContent>
        <w:p w:rsidR="00924FE7" w:rsidRPr="007C437A" w:rsidRDefault="00924FE7" w:rsidP="00E6654A">
          <w:pPr>
            <w:pStyle w:val="Titre1"/>
          </w:pPr>
          <w:r w:rsidRPr="007C437A">
            <w:t>Table des matières</w:t>
          </w:r>
          <w:bookmarkEnd w:id="11"/>
        </w:p>
        <w:p w:rsidR="00F4343F" w:rsidRDefault="00924FE7">
          <w:pPr>
            <w:pStyle w:val="TM1"/>
            <w:tabs>
              <w:tab w:val="left" w:pos="440"/>
              <w:tab w:val="right" w:leader="dot" w:pos="9736"/>
            </w:tabs>
            <w:rPr>
              <w:ins w:id="12" w:author="Arthur Parmentier" w:date="2020-06-08T23:06:00Z"/>
              <w:rFonts w:eastAsiaTheme="minorEastAsia" w:cstheme="minorBidi"/>
              <w:b w:val="0"/>
              <w:bCs w:val="0"/>
              <w:i w:val="0"/>
              <w:iCs w:val="0"/>
              <w:noProof/>
              <w:sz w:val="22"/>
              <w:szCs w:val="22"/>
              <w:lang w:val="fr-FR"/>
            </w:rPr>
          </w:pPr>
          <w:r w:rsidRPr="007C437A">
            <w:fldChar w:fldCharType="begin"/>
          </w:r>
          <w:r w:rsidRPr="007C437A">
            <w:instrText xml:space="preserve"> TOC \o "1-3" \h \z \u </w:instrText>
          </w:r>
          <w:r w:rsidRPr="007C437A">
            <w:rPr>
              <w:rPrChange w:id="13" w:author="Arthur Parmentier" w:date="2020-06-07T15:27:00Z">
                <w:rPr>
                  <w:b w:val="0"/>
                  <w:bCs w:val="0"/>
                  <w:i w:val="0"/>
                  <w:iCs w:val="0"/>
                  <w:sz w:val="22"/>
                  <w:szCs w:val="22"/>
                </w:rPr>
              </w:rPrChange>
            </w:rPr>
            <w:fldChar w:fldCharType="separate"/>
          </w:r>
          <w:ins w:id="14" w:author="Arthur Parmentier" w:date="2020-06-08T23:06:00Z">
            <w:r w:rsidR="00F4343F" w:rsidRPr="00D777C5">
              <w:rPr>
                <w:rStyle w:val="Lienhypertexte"/>
                <w:noProof/>
              </w:rPr>
              <w:fldChar w:fldCharType="begin"/>
            </w:r>
            <w:r w:rsidR="00F4343F" w:rsidRPr="00D777C5">
              <w:rPr>
                <w:rStyle w:val="Lienhypertexte"/>
                <w:noProof/>
              </w:rPr>
              <w:instrText xml:space="preserve"> </w:instrText>
            </w:r>
            <w:r w:rsidR="00F4343F">
              <w:rPr>
                <w:noProof/>
              </w:rPr>
              <w:instrText>HYPERLINK \l "_Toc42550065"</w:instrText>
            </w:r>
            <w:r w:rsidR="00F4343F" w:rsidRPr="00D777C5">
              <w:rPr>
                <w:rStyle w:val="Lienhypertexte"/>
                <w:noProof/>
              </w:rPr>
              <w:instrText xml:space="preserve"> </w:instrText>
            </w:r>
            <w:r w:rsidR="00F4343F" w:rsidRPr="00D777C5">
              <w:rPr>
                <w:rStyle w:val="Lienhypertexte"/>
                <w:noProof/>
              </w:rPr>
              <w:fldChar w:fldCharType="separate"/>
            </w:r>
            <w:r w:rsidR="00F4343F" w:rsidRPr="00D777C5">
              <w:rPr>
                <w:rStyle w:val="Lienhypertexte"/>
                <w:noProof/>
              </w:rPr>
              <w:t>I.</w:t>
            </w:r>
            <w:r w:rsidR="00F4343F">
              <w:rPr>
                <w:rFonts w:eastAsiaTheme="minorEastAsia" w:cstheme="minorBidi"/>
                <w:b w:val="0"/>
                <w:bCs w:val="0"/>
                <w:i w:val="0"/>
                <w:iCs w:val="0"/>
                <w:noProof/>
                <w:sz w:val="22"/>
                <w:szCs w:val="22"/>
                <w:lang w:val="fr-FR"/>
              </w:rPr>
              <w:tab/>
            </w:r>
            <w:r w:rsidR="00F4343F" w:rsidRPr="00D777C5">
              <w:rPr>
                <w:rStyle w:val="Lienhypertexte"/>
                <w:noProof/>
              </w:rPr>
              <w:t>Introduction</w:t>
            </w:r>
            <w:r w:rsidR="00F4343F">
              <w:rPr>
                <w:noProof/>
                <w:webHidden/>
              </w:rPr>
              <w:tab/>
            </w:r>
            <w:r w:rsidR="00F4343F">
              <w:rPr>
                <w:noProof/>
                <w:webHidden/>
              </w:rPr>
              <w:fldChar w:fldCharType="begin"/>
            </w:r>
            <w:r w:rsidR="00F4343F">
              <w:rPr>
                <w:noProof/>
                <w:webHidden/>
              </w:rPr>
              <w:instrText xml:space="preserve"> PAGEREF _Toc42550065 \h </w:instrText>
            </w:r>
          </w:ins>
          <w:r w:rsidR="00F4343F">
            <w:rPr>
              <w:noProof/>
              <w:webHidden/>
            </w:rPr>
          </w:r>
          <w:r w:rsidR="00F4343F">
            <w:rPr>
              <w:noProof/>
              <w:webHidden/>
            </w:rPr>
            <w:fldChar w:fldCharType="separate"/>
          </w:r>
          <w:ins w:id="15" w:author="Arthur Parmentier" w:date="2020-06-08T23:06:00Z">
            <w:r w:rsidR="00F4343F">
              <w:rPr>
                <w:noProof/>
                <w:webHidden/>
              </w:rPr>
              <w:t>2</w:t>
            </w:r>
            <w:r w:rsidR="00F4343F">
              <w:rPr>
                <w:noProof/>
                <w:webHidden/>
              </w:rPr>
              <w:fldChar w:fldCharType="end"/>
            </w:r>
            <w:r w:rsidR="00F4343F" w:rsidRPr="00D777C5">
              <w:rPr>
                <w:rStyle w:val="Lienhypertexte"/>
                <w:noProof/>
              </w:rPr>
              <w:fldChar w:fldCharType="end"/>
            </w:r>
          </w:ins>
        </w:p>
        <w:p w:rsidR="00F4343F" w:rsidRDefault="00F4343F">
          <w:pPr>
            <w:pStyle w:val="TM1"/>
            <w:tabs>
              <w:tab w:val="left" w:pos="440"/>
              <w:tab w:val="right" w:leader="dot" w:pos="9736"/>
            </w:tabs>
            <w:rPr>
              <w:ins w:id="16" w:author="Arthur Parmentier" w:date="2020-06-08T23:06:00Z"/>
              <w:rFonts w:eastAsiaTheme="minorEastAsia" w:cstheme="minorBidi"/>
              <w:b w:val="0"/>
              <w:bCs w:val="0"/>
              <w:i w:val="0"/>
              <w:iCs w:val="0"/>
              <w:noProof/>
              <w:sz w:val="22"/>
              <w:szCs w:val="22"/>
              <w:lang w:val="fr-FR"/>
            </w:rPr>
          </w:pPr>
          <w:ins w:id="17"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"_Toc42550067"</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II.</w:t>
            </w:r>
            <w:r>
              <w:rPr>
                <w:rFonts w:eastAsiaTheme="minorEastAsia" w:cstheme="minorBidi"/>
                <w:b w:val="0"/>
                <w:bCs w:val="0"/>
                <w:i w:val="0"/>
                <w:iCs w:val="0"/>
                <w:noProof/>
                <w:sz w:val="22"/>
                <w:szCs w:val="22"/>
                <w:lang w:val="fr-FR"/>
              </w:rPr>
              <w:tab/>
            </w:r>
            <w:r w:rsidRPr="00D777C5">
              <w:rPr>
                <w:rStyle w:val="Lienhypertexte"/>
                <w:noProof/>
              </w:rPr>
              <w:t>Table des matières</w:t>
            </w:r>
            <w:r>
              <w:rPr>
                <w:noProof/>
                <w:webHidden/>
              </w:rPr>
              <w:tab/>
            </w:r>
            <w:r>
              <w:rPr>
                <w:noProof/>
                <w:webHidden/>
              </w:rPr>
              <w:fldChar w:fldCharType="begin"/>
            </w:r>
            <w:r>
              <w:rPr>
                <w:noProof/>
                <w:webHidden/>
              </w:rPr>
              <w:instrText xml:space="preserve"> PAGEREF _Toc42550067 \h </w:instrText>
            </w:r>
          </w:ins>
          <w:r>
            <w:rPr>
              <w:noProof/>
              <w:webHidden/>
            </w:rPr>
          </w:r>
          <w:r>
            <w:rPr>
              <w:noProof/>
              <w:webHidden/>
            </w:rPr>
            <w:fldChar w:fldCharType="separate"/>
          </w:r>
          <w:ins w:id="18" w:author="Arthur Parmentier" w:date="2020-06-08T23:06:00Z">
            <w:r>
              <w:rPr>
                <w:noProof/>
                <w:webHidden/>
              </w:rPr>
              <w:t>3</w:t>
            </w:r>
            <w:r>
              <w:rPr>
                <w:noProof/>
                <w:webHidden/>
              </w:rPr>
              <w:fldChar w:fldCharType="end"/>
            </w:r>
            <w:r w:rsidRPr="00D777C5">
              <w:rPr>
                <w:rStyle w:val="Lienhypertexte"/>
                <w:noProof/>
              </w:rPr>
              <w:fldChar w:fldCharType="end"/>
            </w:r>
          </w:ins>
        </w:p>
        <w:p w:rsidR="00F4343F" w:rsidRDefault="00F4343F">
          <w:pPr>
            <w:pStyle w:val="TM1"/>
            <w:tabs>
              <w:tab w:val="left" w:pos="660"/>
              <w:tab w:val="right" w:leader="dot" w:pos="9736"/>
            </w:tabs>
            <w:rPr>
              <w:ins w:id="19" w:author="Arthur Parmentier" w:date="2020-06-08T23:06:00Z"/>
              <w:rFonts w:eastAsiaTheme="minorEastAsia" w:cstheme="minorBidi"/>
              <w:b w:val="0"/>
              <w:bCs w:val="0"/>
              <w:i w:val="0"/>
              <w:iCs w:val="0"/>
              <w:noProof/>
              <w:sz w:val="22"/>
              <w:szCs w:val="22"/>
              <w:lang w:val="fr-FR"/>
            </w:rPr>
          </w:pPr>
          <w:ins w:id="20"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"_Toc42550069"</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III.</w:t>
            </w:r>
            <w:r>
              <w:rPr>
                <w:rFonts w:eastAsiaTheme="minorEastAsia" w:cstheme="minorBidi"/>
                <w:b w:val="0"/>
                <w:bCs w:val="0"/>
                <w:i w:val="0"/>
                <w:iCs w:val="0"/>
                <w:noProof/>
                <w:sz w:val="22"/>
                <w:szCs w:val="22"/>
                <w:lang w:val="fr-FR"/>
              </w:rPr>
              <w:tab/>
            </w:r>
            <w:r w:rsidRPr="00D777C5">
              <w:rPr>
                <w:rStyle w:val="Lienhypertexte"/>
                <w:noProof/>
              </w:rPr>
              <w:t>A brief history of Soundpainting</w:t>
            </w:r>
            <w:r>
              <w:rPr>
                <w:noProof/>
                <w:webHidden/>
              </w:rPr>
              <w:tab/>
            </w:r>
            <w:r>
              <w:rPr>
                <w:noProof/>
                <w:webHidden/>
              </w:rPr>
              <w:fldChar w:fldCharType="begin"/>
            </w:r>
            <w:r>
              <w:rPr>
                <w:noProof/>
                <w:webHidden/>
              </w:rPr>
              <w:instrText xml:space="preserve"> PAGEREF _Toc42550069 \h </w:instrText>
            </w:r>
          </w:ins>
          <w:r>
            <w:rPr>
              <w:noProof/>
              <w:webHidden/>
            </w:rPr>
          </w:r>
          <w:r>
            <w:rPr>
              <w:noProof/>
              <w:webHidden/>
            </w:rPr>
            <w:fldChar w:fldCharType="separate"/>
          </w:r>
          <w:ins w:id="21" w:author="Arthur Parmentier" w:date="2020-06-08T23:06:00Z">
            <w:r>
              <w:rPr>
                <w:noProof/>
                <w:webHidden/>
              </w:rPr>
              <w:t>6</w:t>
            </w:r>
            <w:r>
              <w:rPr>
                <w:noProof/>
                <w:webHidden/>
              </w:rPr>
              <w:fldChar w:fldCharType="end"/>
            </w:r>
            <w:r w:rsidRPr="00D777C5">
              <w:rPr>
                <w:rStyle w:val="Lienhypertexte"/>
                <w:noProof/>
              </w:rPr>
              <w:fldChar w:fldCharType="end"/>
            </w:r>
          </w:ins>
        </w:p>
        <w:p w:rsidR="00F4343F" w:rsidRDefault="00F4343F">
          <w:pPr>
            <w:pStyle w:val="TM2"/>
            <w:tabs>
              <w:tab w:val="left" w:pos="660"/>
              <w:tab w:val="right" w:leader="dot" w:pos="9736"/>
            </w:tabs>
            <w:rPr>
              <w:ins w:id="22" w:author="Arthur Parmentier" w:date="2020-06-08T23:06:00Z"/>
              <w:rFonts w:eastAsiaTheme="minorEastAsia" w:cstheme="minorBidi"/>
              <w:b w:val="0"/>
              <w:bCs w:val="0"/>
              <w:noProof/>
              <w:lang w:val="fr-FR"/>
            </w:rPr>
          </w:pPr>
          <w:ins w:id="23"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"_Toc42550070"</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A.</w:t>
            </w:r>
            <w:r>
              <w:rPr>
                <w:rFonts w:eastAsiaTheme="minorEastAsia" w:cstheme="minorBidi"/>
                <w:b w:val="0"/>
                <w:bCs w:val="0"/>
                <w:noProof/>
                <w:lang w:val="fr-FR"/>
              </w:rPr>
              <w:tab/>
            </w:r>
            <w:r w:rsidRPr="00D777C5">
              <w:rPr>
                <w:rStyle w:val="Lienhypertexte"/>
                <w:noProof/>
              </w:rPr>
              <w:t>Back in Woodstock 1974: emergence in emergency</w:t>
            </w:r>
            <w:r>
              <w:rPr>
                <w:noProof/>
                <w:webHidden/>
              </w:rPr>
              <w:tab/>
            </w:r>
            <w:r>
              <w:rPr>
                <w:noProof/>
                <w:webHidden/>
              </w:rPr>
              <w:fldChar w:fldCharType="begin"/>
            </w:r>
            <w:r>
              <w:rPr>
                <w:noProof/>
                <w:webHidden/>
              </w:rPr>
              <w:instrText xml:space="preserve"> PAGEREF _Toc42550070 \h </w:instrText>
            </w:r>
          </w:ins>
          <w:r>
            <w:rPr>
              <w:noProof/>
              <w:webHidden/>
            </w:rPr>
          </w:r>
          <w:r>
            <w:rPr>
              <w:noProof/>
              <w:webHidden/>
            </w:rPr>
            <w:fldChar w:fldCharType="separate"/>
          </w:r>
          <w:ins w:id="24" w:author="Arthur Parmentier" w:date="2020-06-08T23:06:00Z">
            <w:r>
              <w:rPr>
                <w:noProof/>
                <w:webHidden/>
              </w:rPr>
              <w:t>6</w:t>
            </w:r>
            <w:r>
              <w:rPr>
                <w:noProof/>
                <w:webHidden/>
              </w:rPr>
              <w:fldChar w:fldCharType="end"/>
            </w:r>
            <w:r w:rsidRPr="00D777C5">
              <w:rPr>
                <w:rStyle w:val="Lienhypertexte"/>
                <w:noProof/>
              </w:rPr>
              <w:fldChar w:fldCharType="end"/>
            </w:r>
          </w:ins>
        </w:p>
        <w:p w:rsidR="00F4343F" w:rsidRDefault="00F4343F">
          <w:pPr>
            <w:pStyle w:val="TM2"/>
            <w:tabs>
              <w:tab w:val="left" w:pos="660"/>
              <w:tab w:val="right" w:leader="dot" w:pos="9736"/>
            </w:tabs>
            <w:rPr>
              <w:ins w:id="25" w:author="Arthur Parmentier" w:date="2020-06-08T23:06:00Z"/>
              <w:rFonts w:eastAsiaTheme="minorEastAsia" w:cstheme="minorBidi"/>
              <w:b w:val="0"/>
              <w:bCs w:val="0"/>
              <w:noProof/>
              <w:lang w:val="fr-FR"/>
            </w:rPr>
          </w:pPr>
          <w:ins w:id="26"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"_Toc42550071"</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B.</w:t>
            </w:r>
            <w:r>
              <w:rPr>
                <w:rFonts w:eastAsiaTheme="minorEastAsia" w:cstheme="minorBidi"/>
                <w:b w:val="0"/>
                <w:bCs w:val="0"/>
                <w:noProof/>
                <w:lang w:val="fr-FR"/>
              </w:rPr>
              <w:tab/>
            </w:r>
            <w:r w:rsidRPr="00D777C5">
              <w:rPr>
                <w:rStyle w:val="Lienhypertexte"/>
                <w:noProof/>
              </w:rPr>
              <w:t>Developments</w:t>
            </w:r>
            <w:r>
              <w:rPr>
                <w:noProof/>
                <w:webHidden/>
              </w:rPr>
              <w:tab/>
            </w:r>
            <w:r>
              <w:rPr>
                <w:noProof/>
                <w:webHidden/>
              </w:rPr>
              <w:fldChar w:fldCharType="begin"/>
            </w:r>
            <w:r>
              <w:rPr>
                <w:noProof/>
                <w:webHidden/>
              </w:rPr>
              <w:instrText xml:space="preserve"> PAGEREF _Toc42550071 \h </w:instrText>
            </w:r>
          </w:ins>
          <w:r>
            <w:rPr>
              <w:noProof/>
              <w:webHidden/>
            </w:rPr>
          </w:r>
          <w:r>
            <w:rPr>
              <w:noProof/>
              <w:webHidden/>
            </w:rPr>
            <w:fldChar w:fldCharType="separate"/>
          </w:r>
          <w:ins w:id="27" w:author="Arthur Parmentier" w:date="2020-06-08T23:06:00Z">
            <w:r>
              <w:rPr>
                <w:noProof/>
                <w:webHidden/>
              </w:rPr>
              <w:t>7</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28" w:author="Arthur Parmentier" w:date="2020-06-08T23:06:00Z"/>
              <w:rFonts w:eastAsiaTheme="minorEastAsia" w:cstheme="minorBidi"/>
              <w:noProof/>
              <w:sz w:val="22"/>
              <w:szCs w:val="22"/>
              <w:lang w:val="fr-FR"/>
            </w:rPr>
          </w:pPr>
          <w:ins w:id="29"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"_Toc42550076"</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1.</w:t>
            </w:r>
            <w:r>
              <w:rPr>
                <w:rFonts w:eastAsiaTheme="minorEastAsia" w:cstheme="minorBidi"/>
                <w:noProof/>
                <w:sz w:val="22"/>
                <w:szCs w:val="22"/>
                <w:lang w:val="fr-FR"/>
              </w:rPr>
              <w:tab/>
            </w:r>
            <w:r w:rsidRPr="00D777C5">
              <w:rPr>
                <w:rStyle w:val="Lienhypertexte"/>
                <w:noProof/>
              </w:rPr>
              <w:t>A multidisciplinary language</w:t>
            </w:r>
            <w:r>
              <w:rPr>
                <w:noProof/>
                <w:webHidden/>
              </w:rPr>
              <w:tab/>
            </w:r>
            <w:r>
              <w:rPr>
                <w:noProof/>
                <w:webHidden/>
              </w:rPr>
              <w:fldChar w:fldCharType="begin"/>
            </w:r>
            <w:r>
              <w:rPr>
                <w:noProof/>
                <w:webHidden/>
              </w:rPr>
              <w:instrText xml:space="preserve"> PAGEREF _Toc42550076 \h </w:instrText>
            </w:r>
          </w:ins>
          <w:r>
            <w:rPr>
              <w:noProof/>
              <w:webHidden/>
            </w:rPr>
          </w:r>
          <w:r>
            <w:rPr>
              <w:noProof/>
              <w:webHidden/>
            </w:rPr>
            <w:fldChar w:fldCharType="separate"/>
          </w:r>
          <w:ins w:id="30" w:author="Arthur Parmentier" w:date="2020-06-08T23:06:00Z">
            <w:r>
              <w:rPr>
                <w:noProof/>
                <w:webHidden/>
              </w:rPr>
              <w:t>7</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31" w:author="Arthur Parmentier" w:date="2020-06-08T23:06:00Z"/>
              <w:rFonts w:eastAsiaTheme="minorEastAsia" w:cstheme="minorBidi"/>
              <w:noProof/>
              <w:sz w:val="22"/>
              <w:szCs w:val="22"/>
              <w:lang w:val="fr-FR"/>
            </w:rPr>
          </w:pPr>
          <w:ins w:id="32"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"_Toc42550078"</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2.</w:t>
            </w:r>
            <w:r>
              <w:rPr>
                <w:rFonts w:eastAsiaTheme="minorEastAsia" w:cstheme="minorBidi"/>
                <w:noProof/>
                <w:sz w:val="22"/>
                <w:szCs w:val="22"/>
                <w:lang w:val="fr-FR"/>
              </w:rPr>
              <w:tab/>
            </w:r>
            <w:r w:rsidRPr="00D777C5">
              <w:rPr>
                <w:rStyle w:val="Lienhypertexte"/>
                <w:noProof/>
              </w:rPr>
              <w:t>Fertility in Europe, worldwide spread in Western societies, the construction of a community and the beginning of the normalization of SP</w:t>
            </w:r>
            <w:r>
              <w:rPr>
                <w:noProof/>
                <w:webHidden/>
              </w:rPr>
              <w:tab/>
            </w:r>
            <w:r>
              <w:rPr>
                <w:noProof/>
                <w:webHidden/>
              </w:rPr>
              <w:fldChar w:fldCharType="begin"/>
            </w:r>
            <w:r>
              <w:rPr>
                <w:noProof/>
                <w:webHidden/>
              </w:rPr>
              <w:instrText xml:space="preserve"> PAGEREF _Toc42550078 \h </w:instrText>
            </w:r>
          </w:ins>
          <w:r>
            <w:rPr>
              <w:noProof/>
              <w:webHidden/>
            </w:rPr>
          </w:r>
          <w:r>
            <w:rPr>
              <w:noProof/>
              <w:webHidden/>
            </w:rPr>
            <w:fldChar w:fldCharType="separate"/>
          </w:r>
          <w:ins w:id="33" w:author="Arthur Parmentier" w:date="2020-06-08T23:06:00Z">
            <w:r>
              <w:rPr>
                <w:noProof/>
                <w:webHidden/>
              </w:rPr>
              <w:t>8</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34" w:author="Arthur Parmentier" w:date="2020-06-08T23:06:00Z"/>
              <w:rFonts w:eastAsiaTheme="minorEastAsia" w:cstheme="minorBidi"/>
              <w:noProof/>
              <w:sz w:val="22"/>
              <w:szCs w:val="22"/>
              <w:lang w:val="fr-FR"/>
            </w:rPr>
          </w:pPr>
          <w:ins w:id="35"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"_Toc42550079"</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3.</w:t>
            </w:r>
            <w:r>
              <w:rPr>
                <w:rFonts w:eastAsiaTheme="minorEastAsia" w:cstheme="minorBidi"/>
                <w:noProof/>
                <w:sz w:val="22"/>
                <w:szCs w:val="22"/>
                <w:lang w:val="fr-FR"/>
              </w:rPr>
              <w:tab/>
            </w:r>
            <w:r w:rsidRPr="00D777C5">
              <w:rPr>
                <w:rStyle w:val="Lienhypertexte"/>
                <w:noProof/>
              </w:rPr>
              <w:t>The revisited orchestra</w:t>
            </w:r>
            <w:r>
              <w:rPr>
                <w:noProof/>
                <w:webHidden/>
              </w:rPr>
              <w:tab/>
            </w:r>
            <w:r>
              <w:rPr>
                <w:noProof/>
                <w:webHidden/>
              </w:rPr>
              <w:fldChar w:fldCharType="begin"/>
            </w:r>
            <w:r>
              <w:rPr>
                <w:noProof/>
                <w:webHidden/>
              </w:rPr>
              <w:instrText xml:space="preserve"> PAGEREF _Toc42550079 \h </w:instrText>
            </w:r>
          </w:ins>
          <w:r>
            <w:rPr>
              <w:noProof/>
              <w:webHidden/>
            </w:rPr>
          </w:r>
          <w:r>
            <w:rPr>
              <w:noProof/>
              <w:webHidden/>
            </w:rPr>
            <w:fldChar w:fldCharType="separate"/>
          </w:r>
          <w:ins w:id="36" w:author="Arthur Parmentier" w:date="2020-06-08T23:06:00Z">
            <w:r>
              <w:rPr>
                <w:noProof/>
                <w:webHidden/>
              </w:rPr>
              <w:t>9</w:t>
            </w:r>
            <w:r>
              <w:rPr>
                <w:noProof/>
                <w:webHidden/>
              </w:rPr>
              <w:fldChar w:fldCharType="end"/>
            </w:r>
            <w:r w:rsidRPr="00D777C5">
              <w:rPr>
                <w:rStyle w:val="Lienhypertexte"/>
                <w:noProof/>
              </w:rPr>
              <w:fldChar w:fldCharType="end"/>
            </w:r>
          </w:ins>
        </w:p>
        <w:p w:rsidR="00F4343F" w:rsidRDefault="00F4343F">
          <w:pPr>
            <w:pStyle w:val="TM1"/>
            <w:tabs>
              <w:tab w:val="left" w:pos="660"/>
              <w:tab w:val="right" w:leader="dot" w:pos="9736"/>
            </w:tabs>
            <w:rPr>
              <w:ins w:id="37" w:author="Arthur Parmentier" w:date="2020-06-08T23:06:00Z"/>
              <w:rFonts w:eastAsiaTheme="minorEastAsia" w:cstheme="minorBidi"/>
              <w:b w:val="0"/>
              <w:bCs w:val="0"/>
              <w:i w:val="0"/>
              <w:iCs w:val="0"/>
              <w:noProof/>
              <w:sz w:val="22"/>
              <w:szCs w:val="22"/>
              <w:lang w:val="fr-FR"/>
            </w:rPr>
          </w:pPr>
          <w:ins w:id="38"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"_Toc42550080"</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IV.</w:t>
            </w:r>
            <w:r>
              <w:rPr>
                <w:rFonts w:eastAsiaTheme="minorEastAsia" w:cstheme="minorBidi"/>
                <w:b w:val="0"/>
                <w:bCs w:val="0"/>
                <w:i w:val="0"/>
                <w:iCs w:val="0"/>
                <w:noProof/>
                <w:sz w:val="22"/>
                <w:szCs w:val="22"/>
                <w:lang w:val="fr-FR"/>
              </w:rPr>
              <w:tab/>
            </w:r>
            <w:r w:rsidRPr="00D777C5">
              <w:rPr>
                <w:rStyle w:val="Lienhypertexte"/>
                <w:noProof/>
              </w:rPr>
              <w:t>Historical and theoretical context</w:t>
            </w:r>
            <w:r>
              <w:rPr>
                <w:noProof/>
                <w:webHidden/>
              </w:rPr>
              <w:tab/>
            </w:r>
            <w:r>
              <w:rPr>
                <w:noProof/>
                <w:webHidden/>
              </w:rPr>
              <w:fldChar w:fldCharType="begin"/>
            </w:r>
            <w:r>
              <w:rPr>
                <w:noProof/>
                <w:webHidden/>
              </w:rPr>
              <w:instrText xml:space="preserve"> PAGEREF _Toc42550080 \h </w:instrText>
            </w:r>
          </w:ins>
          <w:r>
            <w:rPr>
              <w:noProof/>
              <w:webHidden/>
            </w:rPr>
          </w:r>
          <w:r>
            <w:rPr>
              <w:noProof/>
              <w:webHidden/>
            </w:rPr>
            <w:fldChar w:fldCharType="separate"/>
          </w:r>
          <w:ins w:id="39" w:author="Arthur Parmentier" w:date="2020-06-08T23:06:00Z">
            <w:r>
              <w:rPr>
                <w:noProof/>
                <w:webHidden/>
              </w:rPr>
              <w:t>11</w:t>
            </w:r>
            <w:r>
              <w:rPr>
                <w:noProof/>
                <w:webHidden/>
              </w:rPr>
              <w:fldChar w:fldCharType="end"/>
            </w:r>
            <w:r w:rsidRPr="00D777C5">
              <w:rPr>
                <w:rStyle w:val="Lienhypertexte"/>
                <w:noProof/>
              </w:rPr>
              <w:fldChar w:fldCharType="end"/>
            </w:r>
          </w:ins>
        </w:p>
        <w:p w:rsidR="00F4343F" w:rsidRDefault="00F4343F">
          <w:pPr>
            <w:pStyle w:val="TM2"/>
            <w:tabs>
              <w:tab w:val="left" w:pos="660"/>
              <w:tab w:val="right" w:leader="dot" w:pos="9736"/>
            </w:tabs>
            <w:rPr>
              <w:ins w:id="40" w:author="Arthur Parmentier" w:date="2020-06-08T23:06:00Z"/>
              <w:rFonts w:eastAsiaTheme="minorEastAsia" w:cstheme="minorBidi"/>
              <w:b w:val="0"/>
              <w:bCs w:val="0"/>
              <w:noProof/>
              <w:lang w:val="fr-FR"/>
            </w:rPr>
          </w:pPr>
          <w:ins w:id="41"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"_Toc42550081"</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A.</w:t>
            </w:r>
            <w:r>
              <w:rPr>
                <w:rFonts w:eastAsiaTheme="minorEastAsia" w:cstheme="minorBidi"/>
                <w:b w:val="0"/>
                <w:bCs w:val="0"/>
                <w:noProof/>
                <w:lang w:val="fr-FR"/>
              </w:rPr>
              <w:tab/>
            </w:r>
            <w:r w:rsidRPr="00D777C5">
              <w:rPr>
                <w:rStyle w:val="Lienhypertexte"/>
                <w:noProof/>
              </w:rPr>
              <w:t>Signs and linguistics</w:t>
            </w:r>
            <w:r>
              <w:rPr>
                <w:noProof/>
                <w:webHidden/>
              </w:rPr>
              <w:tab/>
            </w:r>
            <w:r>
              <w:rPr>
                <w:noProof/>
                <w:webHidden/>
              </w:rPr>
              <w:fldChar w:fldCharType="begin"/>
            </w:r>
            <w:r>
              <w:rPr>
                <w:noProof/>
                <w:webHidden/>
              </w:rPr>
              <w:instrText xml:space="preserve"> PAGEREF _Toc42550081 \h </w:instrText>
            </w:r>
          </w:ins>
          <w:r>
            <w:rPr>
              <w:noProof/>
              <w:webHidden/>
            </w:rPr>
          </w:r>
          <w:r>
            <w:rPr>
              <w:noProof/>
              <w:webHidden/>
            </w:rPr>
            <w:fldChar w:fldCharType="separate"/>
          </w:r>
          <w:ins w:id="42" w:author="Arthur Parmentier" w:date="2020-06-08T23:06:00Z">
            <w:r>
              <w:rPr>
                <w:noProof/>
                <w:webHidden/>
              </w:rPr>
              <w:t>11</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43" w:author="Arthur Parmentier" w:date="2020-06-08T23:06:00Z"/>
              <w:rFonts w:eastAsiaTheme="minorEastAsia" w:cstheme="minorBidi"/>
              <w:noProof/>
              <w:sz w:val="22"/>
              <w:szCs w:val="22"/>
              <w:lang w:val="fr-FR"/>
            </w:rPr>
          </w:pPr>
          <w:ins w:id="44"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"_Toc42550082"</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1.</w:t>
            </w:r>
            <w:r>
              <w:rPr>
                <w:rFonts w:eastAsiaTheme="minorEastAsia" w:cstheme="minorBidi"/>
                <w:noProof/>
                <w:sz w:val="22"/>
                <w:szCs w:val="22"/>
                <w:lang w:val="fr-FR"/>
              </w:rPr>
              <w:tab/>
            </w:r>
            <w:r w:rsidRPr="00D777C5">
              <w:rPr>
                <w:rStyle w:val="Lienhypertexte"/>
                <w:noProof/>
              </w:rPr>
              <w:t>Theories of signs</w:t>
            </w:r>
            <w:r>
              <w:rPr>
                <w:noProof/>
                <w:webHidden/>
              </w:rPr>
              <w:tab/>
            </w:r>
            <w:r>
              <w:rPr>
                <w:noProof/>
                <w:webHidden/>
              </w:rPr>
              <w:fldChar w:fldCharType="begin"/>
            </w:r>
            <w:r>
              <w:rPr>
                <w:noProof/>
                <w:webHidden/>
              </w:rPr>
              <w:instrText xml:space="preserve"> PAGEREF _Toc42550082 \h </w:instrText>
            </w:r>
          </w:ins>
          <w:r>
            <w:rPr>
              <w:noProof/>
              <w:webHidden/>
            </w:rPr>
          </w:r>
          <w:r>
            <w:rPr>
              <w:noProof/>
              <w:webHidden/>
            </w:rPr>
            <w:fldChar w:fldCharType="separate"/>
          </w:r>
          <w:ins w:id="45" w:author="Arthur Parmentier" w:date="2020-06-08T23:06:00Z">
            <w:r>
              <w:rPr>
                <w:noProof/>
                <w:webHidden/>
              </w:rPr>
              <w:t>11</w:t>
            </w:r>
            <w:r>
              <w:rPr>
                <w:noProof/>
                <w:webHidden/>
              </w:rPr>
              <w:fldChar w:fldCharType="end"/>
            </w:r>
            <w:r w:rsidRPr="00D777C5">
              <w:rPr>
                <w:rStyle w:val="Lienhypertexte"/>
                <w:noProof/>
              </w:rPr>
              <w:fldChar w:fldCharType="end"/>
            </w:r>
          </w:ins>
        </w:p>
        <w:p w:rsidR="00F4343F" w:rsidRDefault="00F4343F">
          <w:pPr>
            <w:pStyle w:val="TM3"/>
            <w:tabs>
              <w:tab w:val="right" w:leader="dot" w:pos="9736"/>
            </w:tabs>
            <w:rPr>
              <w:ins w:id="46" w:author="Arthur Parmentier" w:date="2020-06-08T23:06:00Z"/>
              <w:rFonts w:eastAsiaTheme="minorEastAsia" w:cstheme="minorBidi"/>
              <w:noProof/>
              <w:sz w:val="22"/>
              <w:szCs w:val="22"/>
              <w:lang w:val="fr-FR"/>
            </w:rPr>
          </w:pPr>
          <w:ins w:id="47"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"_Toc42550083"</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Rousseau, Wittgenstein.. theory of signs: De Saussure (sign theory)</w:t>
            </w:r>
            <w:r>
              <w:rPr>
                <w:noProof/>
                <w:webHidden/>
              </w:rPr>
              <w:tab/>
            </w:r>
            <w:r>
              <w:rPr>
                <w:noProof/>
                <w:webHidden/>
              </w:rPr>
              <w:fldChar w:fldCharType="begin"/>
            </w:r>
            <w:r>
              <w:rPr>
                <w:noProof/>
                <w:webHidden/>
              </w:rPr>
              <w:instrText xml:space="preserve"> PAGEREF _Toc42550083 \h </w:instrText>
            </w:r>
          </w:ins>
          <w:r>
            <w:rPr>
              <w:noProof/>
              <w:webHidden/>
            </w:rPr>
          </w:r>
          <w:r>
            <w:rPr>
              <w:noProof/>
              <w:webHidden/>
            </w:rPr>
            <w:fldChar w:fldCharType="separate"/>
          </w:r>
          <w:ins w:id="48" w:author="Arthur Parmentier" w:date="2020-06-08T23:06:00Z">
            <w:r>
              <w:rPr>
                <w:noProof/>
                <w:webHidden/>
              </w:rPr>
              <w:t>12</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49" w:author="Arthur Parmentier" w:date="2020-06-08T23:06:00Z"/>
              <w:rFonts w:eastAsiaTheme="minorEastAsia" w:cstheme="minorBidi"/>
              <w:noProof/>
              <w:sz w:val="22"/>
              <w:szCs w:val="22"/>
              <w:lang w:val="fr-FR"/>
            </w:rPr>
          </w:pPr>
          <w:ins w:id="50"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"_Toc42550084"</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2.</w:t>
            </w:r>
            <w:r>
              <w:rPr>
                <w:rFonts w:eastAsiaTheme="minorEastAsia" w:cstheme="minorBidi"/>
                <w:noProof/>
                <w:sz w:val="22"/>
                <w:szCs w:val="22"/>
                <w:lang w:val="fr-FR"/>
              </w:rPr>
              <w:tab/>
            </w:r>
            <w:r w:rsidRPr="00D777C5">
              <w:rPr>
                <w:rStyle w:val="Lienhypertexte"/>
                <w:noProof/>
              </w:rPr>
              <w:t>Communication</w:t>
            </w:r>
            <w:r>
              <w:rPr>
                <w:noProof/>
                <w:webHidden/>
              </w:rPr>
              <w:tab/>
            </w:r>
            <w:r>
              <w:rPr>
                <w:noProof/>
                <w:webHidden/>
              </w:rPr>
              <w:fldChar w:fldCharType="begin"/>
            </w:r>
            <w:r>
              <w:rPr>
                <w:noProof/>
                <w:webHidden/>
              </w:rPr>
              <w:instrText xml:space="preserve"> PAGEREF _Toc42550084 \h </w:instrText>
            </w:r>
          </w:ins>
          <w:r>
            <w:rPr>
              <w:noProof/>
              <w:webHidden/>
            </w:rPr>
          </w:r>
          <w:r>
            <w:rPr>
              <w:noProof/>
              <w:webHidden/>
            </w:rPr>
            <w:fldChar w:fldCharType="separate"/>
          </w:r>
          <w:ins w:id="51" w:author="Arthur Parmentier" w:date="2020-06-08T23:06:00Z">
            <w:r>
              <w:rPr>
                <w:noProof/>
                <w:webHidden/>
              </w:rPr>
              <w:t>12</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52" w:author="Arthur Parmentier" w:date="2020-06-08T23:06:00Z"/>
              <w:rFonts w:eastAsiaTheme="minorEastAsia" w:cstheme="minorBidi"/>
              <w:noProof/>
              <w:sz w:val="22"/>
              <w:szCs w:val="22"/>
              <w:lang w:val="fr-FR"/>
            </w:rPr>
          </w:pPr>
          <w:ins w:id="53"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"_Toc42550085"</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3.</w:t>
            </w:r>
            <w:r>
              <w:rPr>
                <w:rFonts w:eastAsiaTheme="minorEastAsia" w:cstheme="minorBidi"/>
                <w:noProof/>
                <w:sz w:val="22"/>
                <w:szCs w:val="22"/>
                <w:lang w:val="fr-FR"/>
              </w:rPr>
              <w:tab/>
            </w:r>
            <w:r w:rsidRPr="00D777C5">
              <w:rPr>
                <w:rStyle w:val="Lienhypertexte"/>
                <w:noProof/>
              </w:rPr>
              <w:t>Some elements of syntax</w:t>
            </w:r>
            <w:r>
              <w:rPr>
                <w:noProof/>
                <w:webHidden/>
              </w:rPr>
              <w:tab/>
            </w:r>
            <w:r>
              <w:rPr>
                <w:noProof/>
                <w:webHidden/>
              </w:rPr>
              <w:fldChar w:fldCharType="begin"/>
            </w:r>
            <w:r>
              <w:rPr>
                <w:noProof/>
                <w:webHidden/>
              </w:rPr>
              <w:instrText xml:space="preserve"> PAGEREF _Toc42550085 \h </w:instrText>
            </w:r>
          </w:ins>
          <w:r>
            <w:rPr>
              <w:noProof/>
              <w:webHidden/>
            </w:rPr>
          </w:r>
          <w:r>
            <w:rPr>
              <w:noProof/>
              <w:webHidden/>
            </w:rPr>
            <w:fldChar w:fldCharType="separate"/>
          </w:r>
          <w:ins w:id="54" w:author="Arthur Parmentier" w:date="2020-06-08T23:06:00Z">
            <w:r>
              <w:rPr>
                <w:noProof/>
                <w:webHidden/>
              </w:rPr>
              <w:t>13</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55" w:author="Arthur Parmentier" w:date="2020-06-08T23:06:00Z"/>
              <w:rFonts w:eastAsiaTheme="minorEastAsia" w:cstheme="minorBidi"/>
              <w:noProof/>
              <w:sz w:val="22"/>
              <w:szCs w:val="22"/>
              <w:lang w:val="fr-FR"/>
            </w:rPr>
          </w:pPr>
          <w:ins w:id="56"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"_Toc42550086"</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4.</w:t>
            </w:r>
            <w:r>
              <w:rPr>
                <w:rFonts w:eastAsiaTheme="minorEastAsia" w:cstheme="minorBidi"/>
                <w:noProof/>
                <w:sz w:val="22"/>
                <w:szCs w:val="22"/>
                <w:lang w:val="fr-FR"/>
              </w:rPr>
              <w:tab/>
            </w:r>
            <w:r w:rsidRPr="00D777C5">
              <w:rPr>
                <w:rStyle w:val="Lienhypertexte"/>
                <w:noProof/>
              </w:rPr>
              <w:t>Context-free, context-sensitive and regular languages</w:t>
            </w:r>
            <w:r>
              <w:rPr>
                <w:noProof/>
                <w:webHidden/>
              </w:rPr>
              <w:tab/>
            </w:r>
            <w:r>
              <w:rPr>
                <w:noProof/>
                <w:webHidden/>
              </w:rPr>
              <w:fldChar w:fldCharType="begin"/>
            </w:r>
            <w:r>
              <w:rPr>
                <w:noProof/>
                <w:webHidden/>
              </w:rPr>
              <w:instrText xml:space="preserve"> PAGEREF _Toc42550086 \h </w:instrText>
            </w:r>
          </w:ins>
          <w:r>
            <w:rPr>
              <w:noProof/>
              <w:webHidden/>
            </w:rPr>
          </w:r>
          <w:r>
            <w:rPr>
              <w:noProof/>
              <w:webHidden/>
            </w:rPr>
            <w:fldChar w:fldCharType="separate"/>
          </w:r>
          <w:ins w:id="57" w:author="Arthur Parmentier" w:date="2020-06-08T23:06:00Z">
            <w:r>
              <w:rPr>
                <w:noProof/>
                <w:webHidden/>
              </w:rPr>
              <w:t>14</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58" w:author="Arthur Parmentier" w:date="2020-06-08T23:06:00Z"/>
              <w:rFonts w:eastAsiaTheme="minorEastAsia" w:cstheme="minorBidi"/>
              <w:noProof/>
              <w:sz w:val="22"/>
              <w:szCs w:val="22"/>
              <w:lang w:val="fr-FR"/>
            </w:rPr>
          </w:pPr>
          <w:ins w:id="59"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"_Toc42550087"</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5.</w:t>
            </w:r>
            <w:r>
              <w:rPr>
                <w:rFonts w:eastAsiaTheme="minorEastAsia" w:cstheme="minorBidi"/>
                <w:noProof/>
                <w:sz w:val="22"/>
                <w:szCs w:val="22"/>
                <w:lang w:val="fr-FR"/>
              </w:rPr>
              <w:tab/>
            </w:r>
            <w:r w:rsidRPr="00D777C5">
              <w:rPr>
                <w:rStyle w:val="Lienhypertexte"/>
                <w:noProof/>
              </w:rPr>
              <w:t>Parsing</w:t>
            </w:r>
            <w:r>
              <w:rPr>
                <w:noProof/>
                <w:webHidden/>
              </w:rPr>
              <w:tab/>
            </w:r>
            <w:r>
              <w:rPr>
                <w:noProof/>
                <w:webHidden/>
              </w:rPr>
              <w:fldChar w:fldCharType="begin"/>
            </w:r>
            <w:r>
              <w:rPr>
                <w:noProof/>
                <w:webHidden/>
              </w:rPr>
              <w:instrText xml:space="preserve"> PAGEREF _Toc42550087 \h </w:instrText>
            </w:r>
          </w:ins>
          <w:r>
            <w:rPr>
              <w:noProof/>
              <w:webHidden/>
            </w:rPr>
          </w:r>
          <w:r>
            <w:rPr>
              <w:noProof/>
              <w:webHidden/>
            </w:rPr>
            <w:fldChar w:fldCharType="separate"/>
          </w:r>
          <w:ins w:id="60" w:author="Arthur Parmentier" w:date="2020-06-08T23:06:00Z">
            <w:r>
              <w:rPr>
                <w:noProof/>
                <w:webHidden/>
              </w:rPr>
              <w:t>15</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61" w:author="Arthur Parmentier" w:date="2020-06-08T23:06:00Z"/>
              <w:rFonts w:eastAsiaTheme="minorEastAsia" w:cstheme="minorBidi"/>
              <w:noProof/>
              <w:sz w:val="22"/>
              <w:szCs w:val="22"/>
              <w:lang w:val="fr-FR"/>
            </w:rPr>
          </w:pPr>
          <w:ins w:id="62"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"_Toc42550088"</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6.</w:t>
            </w:r>
            <w:r>
              <w:rPr>
                <w:rFonts w:eastAsiaTheme="minorEastAsia" w:cstheme="minorBidi"/>
                <w:noProof/>
                <w:sz w:val="22"/>
                <w:szCs w:val="22"/>
                <w:lang w:val="fr-FR"/>
              </w:rPr>
              <w:tab/>
            </w:r>
            <w:r w:rsidRPr="00D777C5">
              <w:rPr>
                <w:rStyle w:val="Lienhypertexte"/>
                <w:noProof/>
              </w:rPr>
              <w:t>Linguistics in generative music</w:t>
            </w:r>
            <w:r>
              <w:rPr>
                <w:noProof/>
                <w:webHidden/>
              </w:rPr>
              <w:tab/>
            </w:r>
            <w:r>
              <w:rPr>
                <w:noProof/>
                <w:webHidden/>
              </w:rPr>
              <w:fldChar w:fldCharType="begin"/>
            </w:r>
            <w:r>
              <w:rPr>
                <w:noProof/>
                <w:webHidden/>
              </w:rPr>
              <w:instrText xml:space="preserve"> PAGEREF _Toc42550088 \h </w:instrText>
            </w:r>
          </w:ins>
          <w:r>
            <w:rPr>
              <w:noProof/>
              <w:webHidden/>
            </w:rPr>
          </w:r>
          <w:r>
            <w:rPr>
              <w:noProof/>
              <w:webHidden/>
            </w:rPr>
            <w:fldChar w:fldCharType="separate"/>
          </w:r>
          <w:ins w:id="63" w:author="Arthur Parmentier" w:date="2020-06-08T23:06:00Z">
            <w:r>
              <w:rPr>
                <w:noProof/>
                <w:webHidden/>
              </w:rPr>
              <w:t>15</w:t>
            </w:r>
            <w:r>
              <w:rPr>
                <w:noProof/>
                <w:webHidden/>
              </w:rPr>
              <w:fldChar w:fldCharType="end"/>
            </w:r>
            <w:r w:rsidRPr="00D777C5">
              <w:rPr>
                <w:rStyle w:val="Lienhypertexte"/>
                <w:noProof/>
              </w:rPr>
              <w:fldChar w:fldCharType="end"/>
            </w:r>
          </w:ins>
        </w:p>
        <w:p w:rsidR="00F4343F" w:rsidRDefault="00F4343F">
          <w:pPr>
            <w:pStyle w:val="TM2"/>
            <w:tabs>
              <w:tab w:val="left" w:pos="660"/>
              <w:tab w:val="right" w:leader="dot" w:pos="9736"/>
            </w:tabs>
            <w:rPr>
              <w:ins w:id="64" w:author="Arthur Parmentier" w:date="2020-06-08T23:06:00Z"/>
              <w:rFonts w:eastAsiaTheme="minorEastAsia" w:cstheme="minorBidi"/>
              <w:b w:val="0"/>
              <w:bCs w:val="0"/>
              <w:noProof/>
              <w:lang w:val="fr-FR"/>
            </w:rPr>
          </w:pPr>
          <w:ins w:id="65"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"_Toc42550089"</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B.</w:t>
            </w:r>
            <w:r>
              <w:rPr>
                <w:rFonts w:eastAsiaTheme="minorEastAsia" w:cstheme="minorBidi"/>
                <w:b w:val="0"/>
                <w:bCs w:val="0"/>
                <w:noProof/>
                <w:lang w:val="fr-FR"/>
              </w:rPr>
              <w:tab/>
            </w:r>
            <w:r w:rsidRPr="00D777C5">
              <w:rPr>
                <w:rStyle w:val="Lienhypertexte"/>
                <w:noProof/>
              </w:rPr>
              <w:t>Gestural signs for communication: a long history</w:t>
            </w:r>
            <w:r>
              <w:rPr>
                <w:noProof/>
                <w:webHidden/>
              </w:rPr>
              <w:tab/>
            </w:r>
            <w:r>
              <w:rPr>
                <w:noProof/>
                <w:webHidden/>
              </w:rPr>
              <w:fldChar w:fldCharType="begin"/>
            </w:r>
            <w:r>
              <w:rPr>
                <w:noProof/>
                <w:webHidden/>
              </w:rPr>
              <w:instrText xml:space="preserve"> PAGEREF _Toc42550089 \h </w:instrText>
            </w:r>
          </w:ins>
          <w:r>
            <w:rPr>
              <w:noProof/>
              <w:webHidden/>
            </w:rPr>
          </w:r>
          <w:r>
            <w:rPr>
              <w:noProof/>
              <w:webHidden/>
            </w:rPr>
            <w:fldChar w:fldCharType="separate"/>
          </w:r>
          <w:ins w:id="66" w:author="Arthur Parmentier" w:date="2020-06-08T23:06:00Z">
            <w:r>
              <w:rPr>
                <w:noProof/>
                <w:webHidden/>
              </w:rPr>
              <w:t>15</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67" w:author="Arthur Parmentier" w:date="2020-06-08T23:06:00Z"/>
              <w:rFonts w:eastAsiaTheme="minorEastAsia" w:cstheme="minorBidi"/>
              <w:noProof/>
              <w:sz w:val="22"/>
              <w:szCs w:val="22"/>
              <w:lang w:val="fr-FR"/>
            </w:rPr>
          </w:pPr>
          <w:ins w:id="68"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"_Toc42550091"</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1.</w:t>
            </w:r>
            <w:r>
              <w:rPr>
                <w:rFonts w:eastAsiaTheme="minorEastAsia" w:cstheme="minorBidi"/>
                <w:noProof/>
                <w:sz w:val="22"/>
                <w:szCs w:val="22"/>
                <w:lang w:val="fr-FR"/>
              </w:rPr>
              <w:tab/>
            </w:r>
            <w:r w:rsidRPr="00D777C5">
              <w:rPr>
                <w:rStyle w:val="Lienhypertexte"/>
                <w:noProof/>
              </w:rPr>
              <w:t>A very long time ago…</w:t>
            </w:r>
            <w:r>
              <w:rPr>
                <w:noProof/>
                <w:webHidden/>
              </w:rPr>
              <w:tab/>
            </w:r>
            <w:r>
              <w:rPr>
                <w:noProof/>
                <w:webHidden/>
              </w:rPr>
              <w:fldChar w:fldCharType="begin"/>
            </w:r>
            <w:r>
              <w:rPr>
                <w:noProof/>
                <w:webHidden/>
              </w:rPr>
              <w:instrText xml:space="preserve"> PAGEREF _Toc42550091 \h </w:instrText>
            </w:r>
          </w:ins>
          <w:r>
            <w:rPr>
              <w:noProof/>
              <w:webHidden/>
            </w:rPr>
          </w:r>
          <w:r>
            <w:rPr>
              <w:noProof/>
              <w:webHidden/>
            </w:rPr>
            <w:fldChar w:fldCharType="separate"/>
          </w:r>
          <w:ins w:id="69" w:author="Arthur Parmentier" w:date="2020-06-08T23:06:00Z">
            <w:r>
              <w:rPr>
                <w:noProof/>
                <w:webHidden/>
              </w:rPr>
              <w:t>15</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70" w:author="Arthur Parmentier" w:date="2020-06-08T23:06:00Z"/>
              <w:rFonts w:eastAsiaTheme="minorEastAsia" w:cstheme="minorBidi"/>
              <w:noProof/>
              <w:sz w:val="22"/>
              <w:szCs w:val="22"/>
              <w:lang w:val="fr-FR"/>
            </w:rPr>
          </w:pPr>
          <w:ins w:id="71"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"_Toc42550092"</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2.</w:t>
            </w:r>
            <w:r>
              <w:rPr>
                <w:rFonts w:eastAsiaTheme="minorEastAsia" w:cstheme="minorBidi"/>
                <w:noProof/>
                <w:sz w:val="22"/>
                <w:szCs w:val="22"/>
                <w:lang w:val="fr-FR"/>
              </w:rPr>
              <w:tab/>
            </w:r>
            <w:r w:rsidRPr="00D777C5">
              <w:rPr>
                <w:rStyle w:val="Lienhypertexte"/>
                <w:noProof/>
              </w:rPr>
              <w:t>Middle ages: neumes</w:t>
            </w:r>
            <w:r>
              <w:rPr>
                <w:noProof/>
                <w:webHidden/>
              </w:rPr>
              <w:tab/>
            </w:r>
            <w:r>
              <w:rPr>
                <w:noProof/>
                <w:webHidden/>
              </w:rPr>
              <w:fldChar w:fldCharType="begin"/>
            </w:r>
            <w:r>
              <w:rPr>
                <w:noProof/>
                <w:webHidden/>
              </w:rPr>
              <w:instrText xml:space="preserve"> PAGEREF _Toc42550092 \h </w:instrText>
            </w:r>
          </w:ins>
          <w:r>
            <w:rPr>
              <w:noProof/>
              <w:webHidden/>
            </w:rPr>
          </w:r>
          <w:r>
            <w:rPr>
              <w:noProof/>
              <w:webHidden/>
            </w:rPr>
            <w:fldChar w:fldCharType="separate"/>
          </w:r>
          <w:ins w:id="72" w:author="Arthur Parmentier" w:date="2020-06-08T23:06:00Z">
            <w:r>
              <w:rPr>
                <w:noProof/>
                <w:webHidden/>
              </w:rPr>
              <w:t>15</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73" w:author="Arthur Parmentier" w:date="2020-06-08T23:06:00Z"/>
              <w:rFonts w:eastAsiaTheme="minorEastAsia" w:cstheme="minorBidi"/>
              <w:noProof/>
              <w:sz w:val="22"/>
              <w:szCs w:val="22"/>
              <w:lang w:val="fr-FR"/>
            </w:rPr>
          </w:pPr>
          <w:ins w:id="74"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"_Toc42550094"</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3.</w:t>
            </w:r>
            <w:r>
              <w:rPr>
                <w:rFonts w:eastAsiaTheme="minorEastAsia" w:cstheme="minorBidi"/>
                <w:noProof/>
                <w:sz w:val="22"/>
                <w:szCs w:val="22"/>
                <w:lang w:val="fr-FR"/>
              </w:rPr>
              <w:tab/>
            </w:r>
            <w:r w:rsidRPr="00D777C5">
              <w:rPr>
                <w:rStyle w:val="Lienhypertexte"/>
                <w:noProof/>
              </w:rPr>
              <w:t>Creation of modern sign languages for deafs (?)</w:t>
            </w:r>
            <w:r>
              <w:rPr>
                <w:noProof/>
                <w:webHidden/>
              </w:rPr>
              <w:tab/>
            </w:r>
            <w:r>
              <w:rPr>
                <w:noProof/>
                <w:webHidden/>
              </w:rPr>
              <w:fldChar w:fldCharType="begin"/>
            </w:r>
            <w:r>
              <w:rPr>
                <w:noProof/>
                <w:webHidden/>
              </w:rPr>
              <w:instrText xml:space="preserve"> PAGEREF _Toc42550094 \h </w:instrText>
            </w:r>
          </w:ins>
          <w:r>
            <w:rPr>
              <w:noProof/>
              <w:webHidden/>
            </w:rPr>
          </w:r>
          <w:r>
            <w:rPr>
              <w:noProof/>
              <w:webHidden/>
            </w:rPr>
            <w:fldChar w:fldCharType="separate"/>
          </w:r>
          <w:ins w:id="75" w:author="Arthur Parmentier" w:date="2020-06-08T23:06:00Z">
            <w:r>
              <w:rPr>
                <w:noProof/>
                <w:webHidden/>
              </w:rPr>
              <w:t>16</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76" w:author="Arthur Parmentier" w:date="2020-06-08T23:06:00Z"/>
              <w:rFonts w:eastAsiaTheme="minorEastAsia" w:cstheme="minorBidi"/>
              <w:noProof/>
              <w:sz w:val="22"/>
              <w:szCs w:val="22"/>
              <w:lang w:val="fr-FR"/>
            </w:rPr>
          </w:pPr>
          <w:ins w:id="77"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"_Toc42550096"</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4.</w:t>
            </w:r>
            <w:r>
              <w:rPr>
                <w:rFonts w:eastAsiaTheme="minorEastAsia" w:cstheme="minorBidi"/>
                <w:noProof/>
                <w:sz w:val="22"/>
                <w:szCs w:val="22"/>
                <w:lang w:val="fr-FR"/>
              </w:rPr>
              <w:tab/>
            </w:r>
            <w:r w:rsidRPr="00D777C5">
              <w:rPr>
                <w:rStyle w:val="Lienhypertexte"/>
                <w:noProof/>
              </w:rPr>
              <w:t>Conduction &amp; other contemporary forms of artistic sign languages</w:t>
            </w:r>
            <w:r>
              <w:rPr>
                <w:noProof/>
                <w:webHidden/>
              </w:rPr>
              <w:tab/>
            </w:r>
            <w:r>
              <w:rPr>
                <w:noProof/>
                <w:webHidden/>
              </w:rPr>
              <w:fldChar w:fldCharType="begin"/>
            </w:r>
            <w:r>
              <w:rPr>
                <w:noProof/>
                <w:webHidden/>
              </w:rPr>
              <w:instrText xml:space="preserve"> PAGEREF _Toc42550096 \h </w:instrText>
            </w:r>
          </w:ins>
          <w:r>
            <w:rPr>
              <w:noProof/>
              <w:webHidden/>
            </w:rPr>
          </w:r>
          <w:r>
            <w:rPr>
              <w:noProof/>
              <w:webHidden/>
            </w:rPr>
            <w:fldChar w:fldCharType="separate"/>
          </w:r>
          <w:ins w:id="78" w:author="Arthur Parmentier" w:date="2020-06-08T23:06:00Z">
            <w:r>
              <w:rPr>
                <w:noProof/>
                <w:webHidden/>
              </w:rPr>
              <w:t>16</w:t>
            </w:r>
            <w:r>
              <w:rPr>
                <w:noProof/>
                <w:webHidden/>
              </w:rPr>
              <w:fldChar w:fldCharType="end"/>
            </w:r>
            <w:r w:rsidRPr="00D777C5">
              <w:rPr>
                <w:rStyle w:val="Lienhypertexte"/>
                <w:noProof/>
              </w:rPr>
              <w:fldChar w:fldCharType="end"/>
            </w:r>
          </w:ins>
        </w:p>
        <w:p w:rsidR="00F4343F" w:rsidRDefault="00F4343F">
          <w:pPr>
            <w:pStyle w:val="TM2"/>
            <w:tabs>
              <w:tab w:val="left" w:pos="660"/>
              <w:tab w:val="right" w:leader="dot" w:pos="9736"/>
            </w:tabs>
            <w:rPr>
              <w:ins w:id="79" w:author="Arthur Parmentier" w:date="2020-06-08T23:06:00Z"/>
              <w:rFonts w:eastAsiaTheme="minorEastAsia" w:cstheme="minorBidi"/>
              <w:b w:val="0"/>
              <w:bCs w:val="0"/>
              <w:noProof/>
              <w:lang w:val="fr-FR"/>
            </w:rPr>
          </w:pPr>
          <w:ins w:id="80"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"_Toc42550097"</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C.</w:t>
            </w:r>
            <w:r>
              <w:rPr>
                <w:rFonts w:eastAsiaTheme="minorEastAsia" w:cstheme="minorBidi"/>
                <w:b w:val="0"/>
                <w:bCs w:val="0"/>
                <w:noProof/>
                <w:lang w:val="fr-FR"/>
              </w:rPr>
              <w:tab/>
            </w:r>
            <w:r w:rsidRPr="00D777C5">
              <w:rPr>
                <w:rStyle w:val="Lienhypertexte"/>
                <w:noProof/>
              </w:rPr>
              <w:t>Real-time composition/improvisation/generative music in the XXth century</w:t>
            </w:r>
            <w:r>
              <w:rPr>
                <w:noProof/>
                <w:webHidden/>
              </w:rPr>
              <w:tab/>
            </w:r>
            <w:r>
              <w:rPr>
                <w:noProof/>
                <w:webHidden/>
              </w:rPr>
              <w:fldChar w:fldCharType="begin"/>
            </w:r>
            <w:r>
              <w:rPr>
                <w:noProof/>
                <w:webHidden/>
              </w:rPr>
              <w:instrText xml:space="preserve"> PAGEREF _Toc42550097 \h </w:instrText>
            </w:r>
          </w:ins>
          <w:r>
            <w:rPr>
              <w:noProof/>
              <w:webHidden/>
            </w:rPr>
          </w:r>
          <w:r>
            <w:rPr>
              <w:noProof/>
              <w:webHidden/>
            </w:rPr>
            <w:fldChar w:fldCharType="separate"/>
          </w:r>
          <w:ins w:id="81" w:author="Arthur Parmentier" w:date="2020-06-08T23:06:00Z">
            <w:r>
              <w:rPr>
                <w:noProof/>
                <w:webHidden/>
              </w:rPr>
              <w:t>16</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82" w:author="Arthur Parmentier" w:date="2020-06-08T23:06:00Z"/>
              <w:rFonts w:eastAsiaTheme="minorEastAsia" w:cstheme="minorBidi"/>
              <w:noProof/>
              <w:sz w:val="22"/>
              <w:szCs w:val="22"/>
              <w:lang w:val="fr-FR"/>
            </w:rPr>
          </w:pPr>
          <w:ins w:id="83"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"_Toc42550098"</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1.</w:t>
            </w:r>
            <w:r>
              <w:rPr>
                <w:rFonts w:eastAsiaTheme="minorEastAsia" w:cstheme="minorBidi"/>
                <w:noProof/>
                <w:sz w:val="22"/>
                <w:szCs w:val="22"/>
                <w:lang w:val="fr-FR"/>
              </w:rPr>
              <w:tab/>
            </w:r>
            <w:r w:rsidRPr="00D777C5">
              <w:rPr>
                <w:rStyle w:val="Lienhypertexte"/>
                <w:noProof/>
              </w:rPr>
              <w:t>Cage &amp; co</w:t>
            </w:r>
            <w:r>
              <w:rPr>
                <w:noProof/>
                <w:webHidden/>
              </w:rPr>
              <w:tab/>
            </w:r>
            <w:r>
              <w:rPr>
                <w:noProof/>
                <w:webHidden/>
              </w:rPr>
              <w:fldChar w:fldCharType="begin"/>
            </w:r>
            <w:r>
              <w:rPr>
                <w:noProof/>
                <w:webHidden/>
              </w:rPr>
              <w:instrText xml:space="preserve"> PAGEREF _Toc42550098 \h </w:instrText>
            </w:r>
          </w:ins>
          <w:r>
            <w:rPr>
              <w:noProof/>
              <w:webHidden/>
            </w:rPr>
          </w:r>
          <w:r>
            <w:rPr>
              <w:noProof/>
              <w:webHidden/>
            </w:rPr>
            <w:fldChar w:fldCharType="separate"/>
          </w:r>
          <w:ins w:id="84" w:author="Arthur Parmentier" w:date="2020-06-08T23:06:00Z">
            <w:r>
              <w:rPr>
                <w:noProof/>
                <w:webHidden/>
              </w:rPr>
              <w:t>16</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85" w:author="Arthur Parmentier" w:date="2020-06-08T23:06:00Z"/>
              <w:rFonts w:eastAsiaTheme="minorEastAsia" w:cstheme="minorBidi"/>
              <w:noProof/>
              <w:sz w:val="22"/>
              <w:szCs w:val="22"/>
              <w:lang w:val="fr-FR"/>
            </w:rPr>
          </w:pPr>
          <w:ins w:id="86"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"_Toc42550099"</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2.</w:t>
            </w:r>
            <w:r>
              <w:rPr>
                <w:rFonts w:eastAsiaTheme="minorEastAsia" w:cstheme="minorBidi"/>
                <w:noProof/>
                <w:sz w:val="22"/>
                <w:szCs w:val="22"/>
                <w:lang w:val="fr-FR"/>
              </w:rPr>
              <w:tab/>
            </w:r>
            <w:r w:rsidRPr="00D777C5">
              <w:rPr>
                <w:rStyle w:val="Lienhypertexte"/>
                <w:noProof/>
              </w:rPr>
              <w:t>Algorithmic music</w:t>
            </w:r>
            <w:r>
              <w:rPr>
                <w:noProof/>
                <w:webHidden/>
              </w:rPr>
              <w:tab/>
            </w:r>
            <w:r>
              <w:rPr>
                <w:noProof/>
                <w:webHidden/>
              </w:rPr>
              <w:fldChar w:fldCharType="begin"/>
            </w:r>
            <w:r>
              <w:rPr>
                <w:noProof/>
                <w:webHidden/>
              </w:rPr>
              <w:instrText xml:space="preserve"> PAGEREF _Toc42550099 \h </w:instrText>
            </w:r>
          </w:ins>
          <w:r>
            <w:rPr>
              <w:noProof/>
              <w:webHidden/>
            </w:rPr>
          </w:r>
          <w:r>
            <w:rPr>
              <w:noProof/>
              <w:webHidden/>
            </w:rPr>
            <w:fldChar w:fldCharType="separate"/>
          </w:r>
          <w:ins w:id="87" w:author="Arthur Parmentier" w:date="2020-06-08T23:06:00Z">
            <w:r>
              <w:rPr>
                <w:noProof/>
                <w:webHidden/>
              </w:rPr>
              <w:t>16</w:t>
            </w:r>
            <w:r>
              <w:rPr>
                <w:noProof/>
                <w:webHidden/>
              </w:rPr>
              <w:fldChar w:fldCharType="end"/>
            </w:r>
            <w:r w:rsidRPr="00D777C5">
              <w:rPr>
                <w:rStyle w:val="Lienhypertexte"/>
                <w:noProof/>
              </w:rPr>
              <w:fldChar w:fldCharType="end"/>
            </w:r>
          </w:ins>
        </w:p>
        <w:p w:rsidR="00F4343F" w:rsidRDefault="00F4343F">
          <w:pPr>
            <w:pStyle w:val="TM1"/>
            <w:tabs>
              <w:tab w:val="left" w:pos="440"/>
              <w:tab w:val="right" w:leader="dot" w:pos="9736"/>
            </w:tabs>
            <w:rPr>
              <w:ins w:id="88" w:author="Arthur Parmentier" w:date="2020-06-08T23:06:00Z"/>
              <w:rFonts w:eastAsiaTheme="minorEastAsia" w:cstheme="minorBidi"/>
              <w:b w:val="0"/>
              <w:bCs w:val="0"/>
              <w:i w:val="0"/>
              <w:iCs w:val="0"/>
              <w:noProof/>
              <w:sz w:val="22"/>
              <w:szCs w:val="22"/>
              <w:lang w:val="fr-FR"/>
            </w:rPr>
          </w:pPr>
          <w:ins w:id="89"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"_Toc42550104"</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V.</w:t>
            </w:r>
            <w:r>
              <w:rPr>
                <w:rFonts w:eastAsiaTheme="minorEastAsia" w:cstheme="minorBidi"/>
                <w:b w:val="0"/>
                <w:bCs w:val="0"/>
                <w:i w:val="0"/>
                <w:iCs w:val="0"/>
                <w:noProof/>
                <w:sz w:val="22"/>
                <w:szCs w:val="22"/>
                <w:lang w:val="fr-FR"/>
              </w:rPr>
              <w:tab/>
            </w:r>
            <w:r w:rsidRPr="00D777C5">
              <w:rPr>
                <w:rStyle w:val="Lienhypertexte"/>
                <w:noProof/>
              </w:rPr>
              <w:t>(abstract) Mechanisms and concepts of Soundpainting (a theoretical model of SP)</w:t>
            </w:r>
            <w:r>
              <w:rPr>
                <w:noProof/>
                <w:webHidden/>
              </w:rPr>
              <w:tab/>
            </w:r>
            <w:r>
              <w:rPr>
                <w:noProof/>
                <w:webHidden/>
              </w:rPr>
              <w:fldChar w:fldCharType="begin"/>
            </w:r>
            <w:r>
              <w:rPr>
                <w:noProof/>
                <w:webHidden/>
              </w:rPr>
              <w:instrText xml:space="preserve"> PAGEREF _Toc42550104 \h </w:instrText>
            </w:r>
          </w:ins>
          <w:r>
            <w:rPr>
              <w:noProof/>
              <w:webHidden/>
            </w:rPr>
          </w:r>
          <w:r>
            <w:rPr>
              <w:noProof/>
              <w:webHidden/>
            </w:rPr>
            <w:fldChar w:fldCharType="separate"/>
          </w:r>
          <w:ins w:id="90" w:author="Arthur Parmentier" w:date="2020-06-08T23:06:00Z">
            <w:r>
              <w:rPr>
                <w:noProof/>
                <w:webHidden/>
              </w:rPr>
              <w:t>16</w:t>
            </w:r>
            <w:r>
              <w:rPr>
                <w:noProof/>
                <w:webHidden/>
              </w:rPr>
              <w:fldChar w:fldCharType="end"/>
            </w:r>
            <w:r w:rsidRPr="00D777C5">
              <w:rPr>
                <w:rStyle w:val="Lienhypertexte"/>
                <w:noProof/>
              </w:rPr>
              <w:fldChar w:fldCharType="end"/>
            </w:r>
          </w:ins>
        </w:p>
        <w:p w:rsidR="00F4343F" w:rsidRDefault="00F4343F">
          <w:pPr>
            <w:pStyle w:val="TM2"/>
            <w:tabs>
              <w:tab w:val="left" w:pos="660"/>
              <w:tab w:val="right" w:leader="dot" w:pos="9736"/>
            </w:tabs>
            <w:rPr>
              <w:ins w:id="91" w:author="Arthur Parmentier" w:date="2020-06-08T23:06:00Z"/>
              <w:rFonts w:eastAsiaTheme="minorEastAsia" w:cstheme="minorBidi"/>
              <w:b w:val="0"/>
              <w:bCs w:val="0"/>
              <w:noProof/>
              <w:lang w:val="fr-FR"/>
            </w:rPr>
          </w:pPr>
          <w:ins w:id="92"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"_Toc42550105"</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A.</w:t>
            </w:r>
            <w:r>
              <w:rPr>
                <w:rFonts w:eastAsiaTheme="minorEastAsia" w:cstheme="minorBidi"/>
                <w:b w:val="0"/>
                <w:bCs w:val="0"/>
                <w:noProof/>
                <w:lang w:val="fr-FR"/>
              </w:rPr>
              <w:tab/>
            </w:r>
            <w:r w:rsidRPr="00D777C5">
              <w:rPr>
                <w:rStyle w:val="Lienhypertexte"/>
                <w:noProof/>
              </w:rPr>
              <w:t>Preliminary remarks</w:t>
            </w:r>
            <w:r>
              <w:rPr>
                <w:noProof/>
                <w:webHidden/>
              </w:rPr>
              <w:tab/>
            </w:r>
            <w:r>
              <w:rPr>
                <w:noProof/>
                <w:webHidden/>
              </w:rPr>
              <w:fldChar w:fldCharType="begin"/>
            </w:r>
            <w:r>
              <w:rPr>
                <w:noProof/>
                <w:webHidden/>
              </w:rPr>
              <w:instrText xml:space="preserve"> PAGEREF _Toc42550105 \h </w:instrText>
            </w:r>
          </w:ins>
          <w:r>
            <w:rPr>
              <w:noProof/>
              <w:webHidden/>
            </w:rPr>
          </w:r>
          <w:r>
            <w:rPr>
              <w:noProof/>
              <w:webHidden/>
            </w:rPr>
            <w:fldChar w:fldCharType="separate"/>
          </w:r>
          <w:ins w:id="93" w:author="Arthur Parmentier" w:date="2020-06-08T23:06:00Z">
            <w:r>
              <w:rPr>
                <w:noProof/>
                <w:webHidden/>
              </w:rPr>
              <w:t>16</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94" w:author="Arthur Parmentier" w:date="2020-06-08T23:06:00Z"/>
              <w:rFonts w:eastAsiaTheme="minorEastAsia" w:cstheme="minorBidi"/>
              <w:noProof/>
              <w:sz w:val="22"/>
              <w:szCs w:val="22"/>
              <w:lang w:val="fr-FR"/>
            </w:rPr>
          </w:pPr>
          <w:ins w:id="95"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"_Toc42550106"</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1.</w:t>
            </w:r>
            <w:r>
              <w:rPr>
                <w:rFonts w:eastAsiaTheme="minorEastAsia" w:cstheme="minorBidi"/>
                <w:noProof/>
                <w:sz w:val="22"/>
                <w:szCs w:val="22"/>
                <w:lang w:val="fr-FR"/>
              </w:rPr>
              <w:tab/>
            </w:r>
            <w:r w:rsidRPr="00D777C5">
              <w:rPr>
                <w:rStyle w:val="Lienhypertexte"/>
                <w:noProof/>
              </w:rPr>
              <w:t>Context and scope of my personal observations</w:t>
            </w:r>
            <w:r>
              <w:rPr>
                <w:noProof/>
                <w:webHidden/>
              </w:rPr>
              <w:tab/>
            </w:r>
            <w:r>
              <w:rPr>
                <w:noProof/>
                <w:webHidden/>
              </w:rPr>
              <w:fldChar w:fldCharType="begin"/>
            </w:r>
            <w:r>
              <w:rPr>
                <w:noProof/>
                <w:webHidden/>
              </w:rPr>
              <w:instrText xml:space="preserve"> PAGEREF _Toc42550106 \h </w:instrText>
            </w:r>
          </w:ins>
          <w:r>
            <w:rPr>
              <w:noProof/>
              <w:webHidden/>
            </w:rPr>
          </w:r>
          <w:r>
            <w:rPr>
              <w:noProof/>
              <w:webHidden/>
            </w:rPr>
            <w:fldChar w:fldCharType="separate"/>
          </w:r>
          <w:ins w:id="96" w:author="Arthur Parmentier" w:date="2020-06-08T23:06:00Z">
            <w:r>
              <w:rPr>
                <w:noProof/>
                <w:webHidden/>
              </w:rPr>
              <w:t>16</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97" w:author="Arthur Parmentier" w:date="2020-06-08T23:06:00Z"/>
              <w:rFonts w:eastAsiaTheme="minorEastAsia" w:cstheme="minorBidi"/>
              <w:noProof/>
              <w:sz w:val="22"/>
              <w:szCs w:val="22"/>
              <w:lang w:val="fr-FR"/>
            </w:rPr>
          </w:pPr>
          <w:ins w:id="98"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"_Toc42550107"</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1.</w:t>
            </w:r>
            <w:r>
              <w:rPr>
                <w:rFonts w:eastAsiaTheme="minorEastAsia" w:cstheme="minorBidi"/>
                <w:noProof/>
                <w:sz w:val="22"/>
                <w:szCs w:val="22"/>
                <w:lang w:val="fr-FR"/>
              </w:rPr>
              <w:tab/>
            </w:r>
            <w:r w:rsidRPr="00D777C5">
              <w:rPr>
                <w:rStyle w:val="Lienhypertexte"/>
                <w:noProof/>
              </w:rPr>
              <w:t>The categorical and prototypical perception of concepts</w:t>
            </w:r>
            <w:r>
              <w:rPr>
                <w:noProof/>
                <w:webHidden/>
              </w:rPr>
              <w:tab/>
            </w:r>
            <w:r>
              <w:rPr>
                <w:noProof/>
                <w:webHidden/>
              </w:rPr>
              <w:fldChar w:fldCharType="begin"/>
            </w:r>
            <w:r>
              <w:rPr>
                <w:noProof/>
                <w:webHidden/>
              </w:rPr>
              <w:instrText xml:space="preserve"> PAGEREF _Toc42550107 \h </w:instrText>
            </w:r>
          </w:ins>
          <w:r>
            <w:rPr>
              <w:noProof/>
              <w:webHidden/>
            </w:rPr>
          </w:r>
          <w:r>
            <w:rPr>
              <w:noProof/>
              <w:webHidden/>
            </w:rPr>
            <w:fldChar w:fldCharType="separate"/>
          </w:r>
          <w:ins w:id="99" w:author="Arthur Parmentier" w:date="2020-06-08T23:06:00Z">
            <w:r>
              <w:rPr>
                <w:noProof/>
                <w:webHidden/>
              </w:rPr>
              <w:t>17</w:t>
            </w:r>
            <w:r>
              <w:rPr>
                <w:noProof/>
                <w:webHidden/>
              </w:rPr>
              <w:fldChar w:fldCharType="end"/>
            </w:r>
            <w:r w:rsidRPr="00D777C5">
              <w:rPr>
                <w:rStyle w:val="Lienhypertexte"/>
                <w:noProof/>
              </w:rPr>
              <w:fldChar w:fldCharType="end"/>
            </w:r>
          </w:ins>
        </w:p>
        <w:p w:rsidR="00F4343F" w:rsidRDefault="00F4343F">
          <w:pPr>
            <w:pStyle w:val="TM2"/>
            <w:tabs>
              <w:tab w:val="left" w:pos="660"/>
              <w:tab w:val="right" w:leader="dot" w:pos="9736"/>
            </w:tabs>
            <w:rPr>
              <w:ins w:id="100" w:author="Arthur Parmentier" w:date="2020-06-08T23:06:00Z"/>
              <w:rFonts w:eastAsiaTheme="minorEastAsia" w:cstheme="minorBidi"/>
              <w:b w:val="0"/>
              <w:bCs w:val="0"/>
              <w:noProof/>
              <w:lang w:val="fr-FR"/>
            </w:rPr>
          </w:pPr>
          <w:ins w:id="101"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"_Toc42550108"</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A.</w:t>
            </w:r>
            <w:r>
              <w:rPr>
                <w:rFonts w:eastAsiaTheme="minorEastAsia" w:cstheme="minorBidi"/>
                <w:b w:val="0"/>
                <w:bCs w:val="0"/>
                <w:noProof/>
                <w:lang w:val="fr-FR"/>
              </w:rPr>
              <w:tab/>
            </w:r>
            <w:r w:rsidRPr="00D777C5">
              <w:rPr>
                <w:rStyle w:val="Lienhypertexte"/>
                <w:noProof/>
              </w:rPr>
              <w:t>Mechanism 1: transformations (projections?) of concepts into signs (morphemes) on the physical space of the body</w:t>
            </w:r>
            <w:r>
              <w:rPr>
                <w:noProof/>
                <w:webHidden/>
              </w:rPr>
              <w:tab/>
            </w:r>
            <w:r>
              <w:rPr>
                <w:noProof/>
                <w:webHidden/>
              </w:rPr>
              <w:fldChar w:fldCharType="begin"/>
            </w:r>
            <w:r>
              <w:rPr>
                <w:noProof/>
                <w:webHidden/>
              </w:rPr>
              <w:instrText xml:space="preserve"> PAGEREF _Toc42550108 \h </w:instrText>
            </w:r>
          </w:ins>
          <w:r>
            <w:rPr>
              <w:noProof/>
              <w:webHidden/>
            </w:rPr>
          </w:r>
          <w:r>
            <w:rPr>
              <w:noProof/>
              <w:webHidden/>
            </w:rPr>
            <w:fldChar w:fldCharType="separate"/>
          </w:r>
          <w:ins w:id="102" w:author="Arthur Parmentier" w:date="2020-06-08T23:06:00Z">
            <w:r>
              <w:rPr>
                <w:noProof/>
                <w:webHidden/>
              </w:rPr>
              <w:t>17</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103" w:author="Arthur Parmentier" w:date="2020-06-08T23:06:00Z"/>
              <w:rFonts w:eastAsiaTheme="minorEastAsia" w:cstheme="minorBidi"/>
              <w:noProof/>
              <w:sz w:val="22"/>
              <w:szCs w:val="22"/>
              <w:lang w:val="fr-FR"/>
            </w:rPr>
          </w:pPr>
          <w:ins w:id="104"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"_Toc42550109"</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1.</w:t>
            </w:r>
            <w:r>
              <w:rPr>
                <w:rFonts w:eastAsiaTheme="minorEastAsia" w:cstheme="minorBidi"/>
                <w:noProof/>
                <w:sz w:val="22"/>
                <w:szCs w:val="22"/>
                <w:lang w:val="fr-FR"/>
              </w:rPr>
              <w:tab/>
            </w:r>
            <w:r w:rsidRPr="00D777C5">
              <w:rPr>
                <w:rStyle w:val="Lienhypertexte"/>
                <w:noProof/>
              </w:rPr>
              <w:t>Input space</w:t>
            </w:r>
            <w:r>
              <w:rPr>
                <w:noProof/>
                <w:webHidden/>
              </w:rPr>
              <w:tab/>
            </w:r>
            <w:r>
              <w:rPr>
                <w:noProof/>
                <w:webHidden/>
              </w:rPr>
              <w:fldChar w:fldCharType="begin"/>
            </w:r>
            <w:r>
              <w:rPr>
                <w:noProof/>
                <w:webHidden/>
              </w:rPr>
              <w:instrText xml:space="preserve"> PAGEREF _Toc42550109 \h </w:instrText>
            </w:r>
          </w:ins>
          <w:r>
            <w:rPr>
              <w:noProof/>
              <w:webHidden/>
            </w:rPr>
          </w:r>
          <w:r>
            <w:rPr>
              <w:noProof/>
              <w:webHidden/>
            </w:rPr>
            <w:fldChar w:fldCharType="separate"/>
          </w:r>
          <w:ins w:id="105" w:author="Arthur Parmentier" w:date="2020-06-08T23:06:00Z">
            <w:r>
              <w:rPr>
                <w:noProof/>
                <w:webHidden/>
              </w:rPr>
              <w:t>17</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106" w:author="Arthur Parmentier" w:date="2020-06-08T23:06:00Z"/>
              <w:rFonts w:eastAsiaTheme="minorEastAsia" w:cstheme="minorBidi"/>
              <w:noProof/>
              <w:sz w:val="22"/>
              <w:szCs w:val="22"/>
              <w:lang w:val="fr-FR"/>
            </w:rPr>
          </w:pPr>
          <w:ins w:id="107"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"_Toc42550110"</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2.</w:t>
            </w:r>
            <w:r>
              <w:rPr>
                <w:rFonts w:eastAsiaTheme="minorEastAsia" w:cstheme="minorBidi"/>
                <w:noProof/>
                <w:sz w:val="22"/>
                <w:szCs w:val="22"/>
                <w:lang w:val="fr-FR"/>
              </w:rPr>
              <w:tab/>
            </w:r>
            <w:r w:rsidRPr="00D777C5">
              <w:rPr>
                <w:rStyle w:val="Lienhypertexte"/>
                <w:noProof/>
              </w:rPr>
              <w:t>Transformations and output spaces</w:t>
            </w:r>
            <w:r>
              <w:rPr>
                <w:noProof/>
                <w:webHidden/>
              </w:rPr>
              <w:tab/>
            </w:r>
            <w:r>
              <w:rPr>
                <w:noProof/>
                <w:webHidden/>
              </w:rPr>
              <w:fldChar w:fldCharType="begin"/>
            </w:r>
            <w:r>
              <w:rPr>
                <w:noProof/>
                <w:webHidden/>
              </w:rPr>
              <w:instrText xml:space="preserve"> PAGEREF _Toc42550110 \h </w:instrText>
            </w:r>
          </w:ins>
          <w:r>
            <w:rPr>
              <w:noProof/>
              <w:webHidden/>
            </w:rPr>
          </w:r>
          <w:r>
            <w:rPr>
              <w:noProof/>
              <w:webHidden/>
            </w:rPr>
            <w:fldChar w:fldCharType="separate"/>
          </w:r>
          <w:ins w:id="108" w:author="Arthur Parmentier" w:date="2020-06-08T23:06:00Z">
            <w:r>
              <w:rPr>
                <w:noProof/>
                <w:webHidden/>
              </w:rPr>
              <w:t>18</w:t>
            </w:r>
            <w:r>
              <w:rPr>
                <w:noProof/>
                <w:webHidden/>
              </w:rPr>
              <w:fldChar w:fldCharType="end"/>
            </w:r>
            <w:r w:rsidRPr="00D777C5">
              <w:rPr>
                <w:rStyle w:val="Lienhypertexte"/>
                <w:noProof/>
              </w:rPr>
              <w:fldChar w:fldCharType="end"/>
            </w:r>
          </w:ins>
        </w:p>
        <w:p w:rsidR="00F4343F" w:rsidRDefault="00F4343F">
          <w:pPr>
            <w:pStyle w:val="TM2"/>
            <w:tabs>
              <w:tab w:val="left" w:pos="660"/>
              <w:tab w:val="right" w:leader="dot" w:pos="9736"/>
            </w:tabs>
            <w:rPr>
              <w:ins w:id="109" w:author="Arthur Parmentier" w:date="2020-06-08T23:06:00Z"/>
              <w:rFonts w:eastAsiaTheme="minorEastAsia" w:cstheme="minorBidi"/>
              <w:b w:val="0"/>
              <w:bCs w:val="0"/>
              <w:noProof/>
              <w:lang w:val="fr-FR"/>
            </w:rPr>
          </w:pPr>
          <w:ins w:id="110"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"_Toc42550111"</w:instrText>
            </w:r>
            <w:r w:rsidRPr="00D777C5">
              <w:rPr>
                <w:rStyle w:val="Lienhypertexte"/>
                <w:noProof/>
              </w:rPr>
              <w:instrText xml:space="preserve"> </w:instrText>
            </w:r>
            <w:r w:rsidRPr="00D777C5">
              <w:rPr>
                <w:rStyle w:val="Lienhypertexte"/>
                <w:noProof/>
              </w:rPr>
              <w:fldChar w:fldCharType="separate"/>
            </w:r>
            <w:r>
              <w:rPr>
                <w:rFonts w:eastAsiaTheme="minorEastAsia" w:cstheme="minorBidi"/>
                <w:b w:val="0"/>
                <w:bCs w:val="0"/>
                <w:noProof/>
                <w:lang w:val="fr-FR"/>
              </w:rPr>
              <w:tab/>
            </w:r>
            <w:r w:rsidRPr="00D777C5">
              <w:rPr>
                <w:rStyle w:val="Lienhypertexte"/>
                <w:noProof/>
              </w:rPr>
              <w:t>Mechanism 2:</w:t>
            </w:r>
            <w:r>
              <w:rPr>
                <w:noProof/>
                <w:webHidden/>
              </w:rPr>
              <w:tab/>
            </w:r>
            <w:r>
              <w:rPr>
                <w:noProof/>
                <w:webHidden/>
              </w:rPr>
              <w:fldChar w:fldCharType="begin"/>
            </w:r>
            <w:r>
              <w:rPr>
                <w:noProof/>
                <w:webHidden/>
              </w:rPr>
              <w:instrText xml:space="preserve"> PAGEREF _Toc42550111 \h </w:instrText>
            </w:r>
          </w:ins>
          <w:r>
            <w:rPr>
              <w:noProof/>
              <w:webHidden/>
            </w:rPr>
          </w:r>
          <w:r>
            <w:rPr>
              <w:noProof/>
              <w:webHidden/>
            </w:rPr>
            <w:fldChar w:fldCharType="separate"/>
          </w:r>
          <w:ins w:id="111" w:author="Arthur Parmentier" w:date="2020-06-08T23:06:00Z">
            <w:r>
              <w:rPr>
                <w:noProof/>
                <w:webHidden/>
              </w:rPr>
              <w:t>19</w:t>
            </w:r>
            <w:r>
              <w:rPr>
                <w:noProof/>
                <w:webHidden/>
              </w:rPr>
              <w:fldChar w:fldCharType="end"/>
            </w:r>
            <w:r w:rsidRPr="00D777C5">
              <w:rPr>
                <w:rStyle w:val="Lienhypertexte"/>
                <w:noProof/>
              </w:rPr>
              <w:fldChar w:fldCharType="end"/>
            </w:r>
          </w:ins>
        </w:p>
        <w:p w:rsidR="00F4343F" w:rsidRDefault="00F4343F">
          <w:pPr>
            <w:pStyle w:val="TM2"/>
            <w:tabs>
              <w:tab w:val="left" w:pos="660"/>
              <w:tab w:val="right" w:leader="dot" w:pos="9736"/>
            </w:tabs>
            <w:rPr>
              <w:ins w:id="112" w:author="Arthur Parmentier" w:date="2020-06-08T23:06:00Z"/>
              <w:rFonts w:eastAsiaTheme="minorEastAsia" w:cstheme="minorBidi"/>
              <w:b w:val="0"/>
              <w:bCs w:val="0"/>
              <w:noProof/>
              <w:lang w:val="fr-FR"/>
            </w:rPr>
          </w:pPr>
          <w:ins w:id="113"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"_Toc42550112"</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B.</w:t>
            </w:r>
            <w:r>
              <w:rPr>
                <w:rFonts w:eastAsiaTheme="minorEastAsia" w:cstheme="minorBidi"/>
                <w:b w:val="0"/>
                <w:bCs w:val="0"/>
                <w:noProof/>
                <w:lang w:val="fr-FR"/>
              </w:rPr>
              <w:tab/>
            </w:r>
            <w:r w:rsidRPr="00D777C5">
              <w:rPr>
                <w:rStyle w:val="Lienhypertexte"/>
                <w:noProof/>
              </w:rPr>
              <w:t>Sign “overloading”</w:t>
            </w:r>
            <w:r>
              <w:rPr>
                <w:noProof/>
                <w:webHidden/>
              </w:rPr>
              <w:tab/>
            </w:r>
            <w:r>
              <w:rPr>
                <w:noProof/>
                <w:webHidden/>
              </w:rPr>
              <w:fldChar w:fldCharType="begin"/>
            </w:r>
            <w:r>
              <w:rPr>
                <w:noProof/>
                <w:webHidden/>
              </w:rPr>
              <w:instrText xml:space="preserve"> PAGEREF _Toc42550112 \h </w:instrText>
            </w:r>
          </w:ins>
          <w:r>
            <w:rPr>
              <w:noProof/>
              <w:webHidden/>
            </w:rPr>
          </w:r>
          <w:r>
            <w:rPr>
              <w:noProof/>
              <w:webHidden/>
            </w:rPr>
            <w:fldChar w:fldCharType="separate"/>
          </w:r>
          <w:ins w:id="114" w:author="Arthur Parmentier" w:date="2020-06-08T23:06:00Z">
            <w:r>
              <w:rPr>
                <w:noProof/>
                <w:webHidden/>
              </w:rPr>
              <w:t>19</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115" w:author="Arthur Parmentier" w:date="2020-06-08T23:06:00Z"/>
              <w:rFonts w:eastAsiaTheme="minorEastAsia" w:cstheme="minorBidi"/>
              <w:noProof/>
              <w:sz w:val="22"/>
              <w:szCs w:val="22"/>
              <w:lang w:val="fr-FR"/>
            </w:rPr>
          </w:pPr>
          <w:ins w:id="116" w:author="Arthur Parmentier" w:date="2020-06-08T23:06:00Z">
            <w:r w:rsidRPr="00D777C5">
              <w:rPr>
                <w:rStyle w:val="Lienhypertexte"/>
                <w:noProof/>
              </w:rPr>
              <w:lastRenderedPageBreak/>
              <w:fldChar w:fldCharType="begin"/>
            </w:r>
            <w:r w:rsidRPr="00D777C5">
              <w:rPr>
                <w:rStyle w:val="Lienhypertexte"/>
                <w:noProof/>
              </w:rPr>
              <w:instrText xml:space="preserve"> </w:instrText>
            </w:r>
            <w:r>
              <w:rPr>
                <w:noProof/>
              </w:rPr>
              <w:instrText>HYPERLINK \l "_Toc42550113"</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1.</w:t>
            </w:r>
            <w:r>
              <w:rPr>
                <w:rFonts w:eastAsiaTheme="minorEastAsia" w:cstheme="minorBidi"/>
                <w:noProof/>
                <w:sz w:val="22"/>
                <w:szCs w:val="22"/>
                <w:lang w:val="fr-FR"/>
              </w:rPr>
              <w:tab/>
            </w:r>
            <w:r w:rsidRPr="00D777C5">
              <w:rPr>
                <w:rStyle w:val="Lienhypertexte"/>
                <w:noProof/>
              </w:rPr>
              <w:t>Motivation</w:t>
            </w:r>
            <w:r>
              <w:rPr>
                <w:noProof/>
                <w:webHidden/>
              </w:rPr>
              <w:tab/>
            </w:r>
            <w:r>
              <w:rPr>
                <w:noProof/>
                <w:webHidden/>
              </w:rPr>
              <w:fldChar w:fldCharType="begin"/>
            </w:r>
            <w:r>
              <w:rPr>
                <w:noProof/>
                <w:webHidden/>
              </w:rPr>
              <w:instrText xml:space="preserve"> PAGEREF _Toc42550113 \h </w:instrText>
            </w:r>
          </w:ins>
          <w:r>
            <w:rPr>
              <w:noProof/>
              <w:webHidden/>
            </w:rPr>
          </w:r>
          <w:r>
            <w:rPr>
              <w:noProof/>
              <w:webHidden/>
            </w:rPr>
            <w:fldChar w:fldCharType="separate"/>
          </w:r>
          <w:ins w:id="117" w:author="Arthur Parmentier" w:date="2020-06-08T23:06:00Z">
            <w:r>
              <w:rPr>
                <w:noProof/>
                <w:webHidden/>
              </w:rPr>
              <w:t>19</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118" w:author="Arthur Parmentier" w:date="2020-06-08T23:06:00Z"/>
              <w:rFonts w:eastAsiaTheme="minorEastAsia" w:cstheme="minorBidi"/>
              <w:noProof/>
              <w:sz w:val="22"/>
              <w:szCs w:val="22"/>
              <w:lang w:val="fr-FR"/>
            </w:rPr>
          </w:pPr>
          <w:ins w:id="119"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"_Toc42550114"</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2.</w:t>
            </w:r>
            <w:r>
              <w:rPr>
                <w:rFonts w:eastAsiaTheme="minorEastAsia" w:cstheme="minorBidi"/>
                <w:noProof/>
                <w:sz w:val="22"/>
                <w:szCs w:val="22"/>
                <w:lang w:val="fr-FR"/>
              </w:rPr>
              <w:tab/>
            </w:r>
            <w:r w:rsidRPr="00D777C5">
              <w:rPr>
                <w:rStyle w:val="Lienhypertexte"/>
                <w:noProof/>
              </w:rPr>
              <w:t>Differentiation of signified across disciplines</w:t>
            </w:r>
            <w:r>
              <w:rPr>
                <w:noProof/>
                <w:webHidden/>
              </w:rPr>
              <w:tab/>
            </w:r>
            <w:r>
              <w:rPr>
                <w:noProof/>
                <w:webHidden/>
              </w:rPr>
              <w:fldChar w:fldCharType="begin"/>
            </w:r>
            <w:r>
              <w:rPr>
                <w:noProof/>
                <w:webHidden/>
              </w:rPr>
              <w:instrText xml:space="preserve"> PAGEREF _Toc42550114 \h </w:instrText>
            </w:r>
          </w:ins>
          <w:r>
            <w:rPr>
              <w:noProof/>
              <w:webHidden/>
            </w:rPr>
          </w:r>
          <w:r>
            <w:rPr>
              <w:noProof/>
              <w:webHidden/>
            </w:rPr>
            <w:fldChar w:fldCharType="separate"/>
          </w:r>
          <w:ins w:id="120" w:author="Arthur Parmentier" w:date="2020-06-08T23:06:00Z">
            <w:r>
              <w:rPr>
                <w:noProof/>
                <w:webHidden/>
              </w:rPr>
              <w:t>19</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121" w:author="Arthur Parmentier" w:date="2020-06-08T23:06:00Z"/>
              <w:rFonts w:eastAsiaTheme="minorEastAsia" w:cstheme="minorBidi"/>
              <w:noProof/>
              <w:sz w:val="22"/>
              <w:szCs w:val="22"/>
              <w:lang w:val="fr-FR"/>
            </w:rPr>
          </w:pPr>
          <w:ins w:id="122"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"_Toc42550115"</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3.</w:t>
            </w:r>
            <w:r>
              <w:rPr>
                <w:rFonts w:eastAsiaTheme="minorEastAsia" w:cstheme="minorBidi"/>
                <w:noProof/>
                <w:sz w:val="22"/>
                <w:szCs w:val="22"/>
                <w:lang w:val="fr-FR"/>
              </w:rPr>
              <w:tab/>
            </w:r>
            <w:r w:rsidRPr="00D777C5">
              <w:rPr>
                <w:rStyle w:val="Lienhypertexte"/>
                <w:noProof/>
              </w:rPr>
              <w:t>The difference between discipline (music, theater..) and technical apparatus, or “why we sometimes need to specify how to play a long tone, and sometimes not”</w:t>
            </w:r>
            <w:r>
              <w:rPr>
                <w:noProof/>
                <w:webHidden/>
              </w:rPr>
              <w:tab/>
            </w:r>
            <w:r>
              <w:rPr>
                <w:noProof/>
                <w:webHidden/>
              </w:rPr>
              <w:fldChar w:fldCharType="begin"/>
            </w:r>
            <w:r>
              <w:rPr>
                <w:noProof/>
                <w:webHidden/>
              </w:rPr>
              <w:instrText xml:space="preserve"> PAGEREF _Toc42550115 \h </w:instrText>
            </w:r>
          </w:ins>
          <w:r>
            <w:rPr>
              <w:noProof/>
              <w:webHidden/>
            </w:rPr>
          </w:r>
          <w:r>
            <w:rPr>
              <w:noProof/>
              <w:webHidden/>
            </w:rPr>
            <w:fldChar w:fldCharType="separate"/>
          </w:r>
          <w:ins w:id="123" w:author="Arthur Parmentier" w:date="2020-06-08T23:06:00Z">
            <w:r>
              <w:rPr>
                <w:noProof/>
                <w:webHidden/>
              </w:rPr>
              <w:t>21</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124" w:author="Arthur Parmentier" w:date="2020-06-08T23:06:00Z"/>
              <w:rFonts w:eastAsiaTheme="minorEastAsia" w:cstheme="minorBidi"/>
              <w:noProof/>
              <w:sz w:val="22"/>
              <w:szCs w:val="22"/>
              <w:lang w:val="fr-FR"/>
            </w:rPr>
          </w:pPr>
          <w:ins w:id="125"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"_Toc42550116"</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4.</w:t>
            </w:r>
            <w:r>
              <w:rPr>
                <w:rFonts w:eastAsiaTheme="minorEastAsia" w:cstheme="minorBidi"/>
                <w:noProof/>
                <w:sz w:val="22"/>
                <w:szCs w:val="22"/>
                <w:lang w:val="fr-FR"/>
              </w:rPr>
              <w:tab/>
            </w:r>
            <w:r w:rsidRPr="00D777C5">
              <w:rPr>
                <w:rStyle w:val="Lienhypertexte"/>
                <w:noProof/>
              </w:rPr>
              <w:t>Speculative theory of differentiation of signified across instruments (technical apparatus) of the same discipline</w:t>
            </w:r>
            <w:r>
              <w:rPr>
                <w:noProof/>
                <w:webHidden/>
              </w:rPr>
              <w:tab/>
            </w:r>
            <w:r>
              <w:rPr>
                <w:noProof/>
                <w:webHidden/>
              </w:rPr>
              <w:fldChar w:fldCharType="begin"/>
            </w:r>
            <w:r>
              <w:rPr>
                <w:noProof/>
                <w:webHidden/>
              </w:rPr>
              <w:instrText xml:space="preserve"> PAGEREF _Toc42550116 \h </w:instrText>
            </w:r>
          </w:ins>
          <w:r>
            <w:rPr>
              <w:noProof/>
              <w:webHidden/>
            </w:rPr>
          </w:r>
          <w:r>
            <w:rPr>
              <w:noProof/>
              <w:webHidden/>
            </w:rPr>
            <w:fldChar w:fldCharType="separate"/>
          </w:r>
          <w:ins w:id="126" w:author="Arthur Parmentier" w:date="2020-06-08T23:06:00Z">
            <w:r>
              <w:rPr>
                <w:noProof/>
                <w:webHidden/>
              </w:rPr>
              <w:t>21</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127" w:author="Arthur Parmentier" w:date="2020-06-08T23:06:00Z"/>
              <w:rFonts w:eastAsiaTheme="minorEastAsia" w:cstheme="minorBidi"/>
              <w:noProof/>
              <w:sz w:val="22"/>
              <w:szCs w:val="22"/>
              <w:lang w:val="fr-FR"/>
            </w:rPr>
          </w:pPr>
          <w:ins w:id="128"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"_Toc42550117"</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5.</w:t>
            </w:r>
            <w:r>
              <w:rPr>
                <w:rFonts w:eastAsiaTheme="minorEastAsia" w:cstheme="minorBidi"/>
                <w:noProof/>
                <w:sz w:val="22"/>
                <w:szCs w:val="22"/>
                <w:lang w:val="fr-FR"/>
              </w:rPr>
              <w:tab/>
            </w:r>
            <w:r w:rsidRPr="00D777C5">
              <w:rPr>
                <w:rStyle w:val="Lienhypertexte"/>
                <w:noProof/>
              </w:rPr>
              <w:t>Sign overloading</w:t>
            </w:r>
            <w:r>
              <w:rPr>
                <w:noProof/>
                <w:webHidden/>
              </w:rPr>
              <w:tab/>
            </w:r>
            <w:r>
              <w:rPr>
                <w:noProof/>
                <w:webHidden/>
              </w:rPr>
              <w:fldChar w:fldCharType="begin"/>
            </w:r>
            <w:r>
              <w:rPr>
                <w:noProof/>
                <w:webHidden/>
              </w:rPr>
              <w:instrText xml:space="preserve"> PAGEREF _Toc42550117 \h </w:instrText>
            </w:r>
          </w:ins>
          <w:r>
            <w:rPr>
              <w:noProof/>
              <w:webHidden/>
            </w:rPr>
          </w:r>
          <w:r>
            <w:rPr>
              <w:noProof/>
              <w:webHidden/>
            </w:rPr>
            <w:fldChar w:fldCharType="separate"/>
          </w:r>
          <w:ins w:id="129" w:author="Arthur Parmentier" w:date="2020-06-08T23:06:00Z">
            <w:r>
              <w:rPr>
                <w:noProof/>
                <w:webHidden/>
              </w:rPr>
              <w:t>22</w:t>
            </w:r>
            <w:r>
              <w:rPr>
                <w:noProof/>
                <w:webHidden/>
              </w:rPr>
              <w:fldChar w:fldCharType="end"/>
            </w:r>
            <w:r w:rsidRPr="00D777C5">
              <w:rPr>
                <w:rStyle w:val="Lienhypertexte"/>
                <w:noProof/>
              </w:rPr>
              <w:fldChar w:fldCharType="end"/>
            </w:r>
          </w:ins>
        </w:p>
        <w:p w:rsidR="00F4343F" w:rsidRDefault="00F4343F">
          <w:pPr>
            <w:pStyle w:val="TM2"/>
            <w:tabs>
              <w:tab w:val="left" w:pos="660"/>
              <w:tab w:val="right" w:leader="dot" w:pos="9736"/>
            </w:tabs>
            <w:rPr>
              <w:ins w:id="130" w:author="Arthur Parmentier" w:date="2020-06-08T23:06:00Z"/>
              <w:rFonts w:eastAsiaTheme="minorEastAsia" w:cstheme="minorBidi"/>
              <w:b w:val="0"/>
              <w:bCs w:val="0"/>
              <w:noProof/>
              <w:lang w:val="fr-FR"/>
            </w:rPr>
          </w:pPr>
          <w:ins w:id="131"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"_Toc42550118"</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C.</w:t>
            </w:r>
            <w:r>
              <w:rPr>
                <w:rFonts w:eastAsiaTheme="minorEastAsia" w:cstheme="minorBidi"/>
                <w:b w:val="0"/>
                <w:bCs w:val="0"/>
                <w:noProof/>
                <w:lang w:val="fr-FR"/>
              </w:rPr>
              <w:tab/>
            </w:r>
            <w:r w:rsidRPr="00D777C5">
              <w:rPr>
                <w:rStyle w:val="Lienhypertexte"/>
                <w:noProof/>
              </w:rPr>
              <w:t>Personal observations during SP practice</w:t>
            </w:r>
            <w:r>
              <w:rPr>
                <w:noProof/>
                <w:webHidden/>
              </w:rPr>
              <w:tab/>
            </w:r>
            <w:r>
              <w:rPr>
                <w:noProof/>
                <w:webHidden/>
              </w:rPr>
              <w:fldChar w:fldCharType="begin"/>
            </w:r>
            <w:r>
              <w:rPr>
                <w:noProof/>
                <w:webHidden/>
              </w:rPr>
              <w:instrText xml:space="preserve"> PAGEREF _Toc42550118 \h </w:instrText>
            </w:r>
          </w:ins>
          <w:r>
            <w:rPr>
              <w:noProof/>
              <w:webHidden/>
            </w:rPr>
          </w:r>
          <w:r>
            <w:rPr>
              <w:noProof/>
              <w:webHidden/>
            </w:rPr>
            <w:fldChar w:fldCharType="separate"/>
          </w:r>
          <w:ins w:id="132" w:author="Arthur Parmentier" w:date="2020-06-08T23:06:00Z">
            <w:r>
              <w:rPr>
                <w:noProof/>
                <w:webHidden/>
              </w:rPr>
              <w:t>23</w:t>
            </w:r>
            <w:r>
              <w:rPr>
                <w:noProof/>
                <w:webHidden/>
              </w:rPr>
              <w:fldChar w:fldCharType="end"/>
            </w:r>
            <w:r w:rsidRPr="00D777C5">
              <w:rPr>
                <w:rStyle w:val="Lienhypertexte"/>
                <w:noProof/>
              </w:rPr>
              <w:fldChar w:fldCharType="end"/>
            </w:r>
          </w:ins>
        </w:p>
        <w:p w:rsidR="00F4343F" w:rsidRDefault="00F4343F">
          <w:pPr>
            <w:pStyle w:val="TM2"/>
            <w:tabs>
              <w:tab w:val="left" w:pos="660"/>
              <w:tab w:val="right" w:leader="dot" w:pos="9736"/>
            </w:tabs>
            <w:rPr>
              <w:ins w:id="133" w:author="Arthur Parmentier" w:date="2020-06-08T23:06:00Z"/>
              <w:rFonts w:eastAsiaTheme="minorEastAsia" w:cstheme="minorBidi"/>
              <w:b w:val="0"/>
              <w:bCs w:val="0"/>
              <w:noProof/>
              <w:lang w:val="fr-FR"/>
            </w:rPr>
          </w:pPr>
          <w:ins w:id="134"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"_Toc42550119"</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D.</w:t>
            </w:r>
            <w:r>
              <w:rPr>
                <w:rFonts w:eastAsiaTheme="minorEastAsia" w:cstheme="minorBidi"/>
                <w:b w:val="0"/>
                <w:bCs w:val="0"/>
                <w:noProof/>
                <w:lang w:val="fr-FR"/>
              </w:rPr>
              <w:tab/>
            </w:r>
            <w:r w:rsidRPr="00D777C5">
              <w:rPr>
                <w:rStyle w:val="Lienhypertexte"/>
                <w:noProof/>
              </w:rPr>
              <w:t>High level structures in the language: the SP grammar</w:t>
            </w:r>
            <w:r>
              <w:rPr>
                <w:noProof/>
                <w:webHidden/>
              </w:rPr>
              <w:tab/>
            </w:r>
            <w:r>
              <w:rPr>
                <w:noProof/>
                <w:webHidden/>
              </w:rPr>
              <w:fldChar w:fldCharType="begin"/>
            </w:r>
            <w:r>
              <w:rPr>
                <w:noProof/>
                <w:webHidden/>
              </w:rPr>
              <w:instrText xml:space="preserve"> PAGEREF _Toc42550119 \h </w:instrText>
            </w:r>
          </w:ins>
          <w:r>
            <w:rPr>
              <w:noProof/>
              <w:webHidden/>
            </w:rPr>
          </w:r>
          <w:r>
            <w:rPr>
              <w:noProof/>
              <w:webHidden/>
            </w:rPr>
            <w:fldChar w:fldCharType="separate"/>
          </w:r>
          <w:ins w:id="135" w:author="Arthur Parmentier" w:date="2020-06-08T23:06:00Z">
            <w:r>
              <w:rPr>
                <w:noProof/>
                <w:webHidden/>
              </w:rPr>
              <w:t>25</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136" w:author="Arthur Parmentier" w:date="2020-06-08T23:06:00Z"/>
              <w:rFonts w:eastAsiaTheme="minorEastAsia" w:cstheme="minorBidi"/>
              <w:noProof/>
              <w:sz w:val="22"/>
              <w:szCs w:val="22"/>
              <w:lang w:val="fr-FR"/>
            </w:rPr>
          </w:pPr>
          <w:ins w:id="137"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"_Toc42550120"</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1.</w:t>
            </w:r>
            <w:r>
              <w:rPr>
                <w:rFonts w:eastAsiaTheme="minorEastAsia" w:cstheme="minorBidi"/>
                <w:noProof/>
                <w:sz w:val="22"/>
                <w:szCs w:val="22"/>
                <w:lang w:val="fr-FR"/>
              </w:rPr>
              <w:tab/>
            </w:r>
            <w:r w:rsidRPr="00D777C5">
              <w:rPr>
                <w:rStyle w:val="Lienhypertexte"/>
                <w:noProof/>
              </w:rPr>
              <w:t>Morphology in SP</w:t>
            </w:r>
            <w:r>
              <w:rPr>
                <w:noProof/>
                <w:webHidden/>
              </w:rPr>
              <w:tab/>
            </w:r>
            <w:r>
              <w:rPr>
                <w:noProof/>
                <w:webHidden/>
              </w:rPr>
              <w:fldChar w:fldCharType="begin"/>
            </w:r>
            <w:r>
              <w:rPr>
                <w:noProof/>
                <w:webHidden/>
              </w:rPr>
              <w:instrText xml:space="preserve"> PAGEREF _Toc42550120 \h </w:instrText>
            </w:r>
          </w:ins>
          <w:r>
            <w:rPr>
              <w:noProof/>
              <w:webHidden/>
            </w:rPr>
          </w:r>
          <w:r>
            <w:rPr>
              <w:noProof/>
              <w:webHidden/>
            </w:rPr>
            <w:fldChar w:fldCharType="separate"/>
          </w:r>
          <w:ins w:id="138" w:author="Arthur Parmentier" w:date="2020-06-08T23:06:00Z">
            <w:r>
              <w:rPr>
                <w:noProof/>
                <w:webHidden/>
              </w:rPr>
              <w:t>25</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139" w:author="Arthur Parmentier" w:date="2020-06-08T23:06:00Z"/>
              <w:rFonts w:eastAsiaTheme="minorEastAsia" w:cstheme="minorBidi"/>
              <w:noProof/>
              <w:sz w:val="22"/>
              <w:szCs w:val="22"/>
              <w:lang w:val="fr-FR"/>
            </w:rPr>
          </w:pPr>
          <w:ins w:id="140"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"_Toc42550121"</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2.</w:t>
            </w:r>
            <w:r>
              <w:rPr>
                <w:rFonts w:eastAsiaTheme="minorEastAsia" w:cstheme="minorBidi"/>
                <w:noProof/>
                <w:sz w:val="22"/>
                <w:szCs w:val="22"/>
                <w:lang w:val="fr-FR"/>
              </w:rPr>
              <w:tab/>
            </w:r>
            <w:r w:rsidRPr="00D777C5">
              <w:rPr>
                <w:rStyle w:val="Lienhypertexte"/>
                <w:noProof/>
              </w:rPr>
              <w:t>Syntax in SP</w:t>
            </w:r>
            <w:r>
              <w:rPr>
                <w:noProof/>
                <w:webHidden/>
              </w:rPr>
              <w:tab/>
            </w:r>
            <w:r>
              <w:rPr>
                <w:noProof/>
                <w:webHidden/>
              </w:rPr>
              <w:fldChar w:fldCharType="begin"/>
            </w:r>
            <w:r>
              <w:rPr>
                <w:noProof/>
                <w:webHidden/>
              </w:rPr>
              <w:instrText xml:space="preserve"> PAGEREF _Toc42550121 \h </w:instrText>
            </w:r>
          </w:ins>
          <w:r>
            <w:rPr>
              <w:noProof/>
              <w:webHidden/>
            </w:rPr>
          </w:r>
          <w:r>
            <w:rPr>
              <w:noProof/>
              <w:webHidden/>
            </w:rPr>
            <w:fldChar w:fldCharType="separate"/>
          </w:r>
          <w:ins w:id="141" w:author="Arthur Parmentier" w:date="2020-06-08T23:06:00Z">
            <w:r>
              <w:rPr>
                <w:noProof/>
                <w:webHidden/>
              </w:rPr>
              <w:t>26</w:t>
            </w:r>
            <w:r>
              <w:rPr>
                <w:noProof/>
                <w:webHidden/>
              </w:rPr>
              <w:fldChar w:fldCharType="end"/>
            </w:r>
            <w:r w:rsidRPr="00D777C5">
              <w:rPr>
                <w:rStyle w:val="Lienhypertexte"/>
                <w:noProof/>
              </w:rPr>
              <w:fldChar w:fldCharType="end"/>
            </w:r>
          </w:ins>
        </w:p>
        <w:p w:rsidR="00F4343F" w:rsidRDefault="00F4343F">
          <w:pPr>
            <w:pStyle w:val="TM1"/>
            <w:tabs>
              <w:tab w:val="left" w:pos="660"/>
              <w:tab w:val="right" w:leader="dot" w:pos="9736"/>
            </w:tabs>
            <w:rPr>
              <w:ins w:id="142" w:author="Arthur Parmentier" w:date="2020-06-08T23:06:00Z"/>
              <w:rFonts w:eastAsiaTheme="minorEastAsia" w:cstheme="minorBidi"/>
              <w:b w:val="0"/>
              <w:bCs w:val="0"/>
              <w:i w:val="0"/>
              <w:iCs w:val="0"/>
              <w:noProof/>
              <w:sz w:val="22"/>
              <w:szCs w:val="22"/>
              <w:lang w:val="fr-FR"/>
            </w:rPr>
          </w:pPr>
          <w:ins w:id="143"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"_Toc42550122"</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VI.</w:t>
            </w:r>
            <w:r>
              <w:rPr>
                <w:rFonts w:eastAsiaTheme="minorEastAsia" w:cstheme="minorBidi"/>
                <w:b w:val="0"/>
                <w:bCs w:val="0"/>
                <w:i w:val="0"/>
                <w:iCs w:val="0"/>
                <w:noProof/>
                <w:sz w:val="22"/>
                <w:szCs w:val="22"/>
                <w:lang w:val="fr-FR"/>
              </w:rPr>
              <w:tab/>
            </w:r>
            <w:r w:rsidRPr="00D777C5">
              <w:rPr>
                <w:rStyle w:val="Lienhypertexte"/>
                <w:noProof/>
              </w:rPr>
              <w:t>Meta-structures of SP: configurations, conventions, diffusion mechanisms &amp; a critique of “tradition” in SP.</w:t>
            </w:r>
            <w:r>
              <w:rPr>
                <w:noProof/>
                <w:webHidden/>
              </w:rPr>
              <w:tab/>
            </w:r>
            <w:r>
              <w:rPr>
                <w:noProof/>
                <w:webHidden/>
              </w:rPr>
              <w:fldChar w:fldCharType="begin"/>
            </w:r>
            <w:r>
              <w:rPr>
                <w:noProof/>
                <w:webHidden/>
              </w:rPr>
              <w:instrText xml:space="preserve"> PAGEREF _Toc42550122 \h </w:instrText>
            </w:r>
          </w:ins>
          <w:r>
            <w:rPr>
              <w:noProof/>
              <w:webHidden/>
            </w:rPr>
          </w:r>
          <w:r>
            <w:rPr>
              <w:noProof/>
              <w:webHidden/>
            </w:rPr>
            <w:fldChar w:fldCharType="separate"/>
          </w:r>
          <w:ins w:id="144" w:author="Arthur Parmentier" w:date="2020-06-08T23:06:00Z">
            <w:r>
              <w:rPr>
                <w:noProof/>
                <w:webHidden/>
              </w:rPr>
              <w:t>35</w:t>
            </w:r>
            <w:r>
              <w:rPr>
                <w:noProof/>
                <w:webHidden/>
              </w:rPr>
              <w:fldChar w:fldCharType="end"/>
            </w:r>
            <w:r w:rsidRPr="00D777C5">
              <w:rPr>
                <w:rStyle w:val="Lienhypertexte"/>
                <w:noProof/>
              </w:rPr>
              <w:fldChar w:fldCharType="end"/>
            </w:r>
          </w:ins>
        </w:p>
        <w:p w:rsidR="00F4343F" w:rsidRDefault="00F4343F">
          <w:pPr>
            <w:pStyle w:val="TM2"/>
            <w:tabs>
              <w:tab w:val="left" w:pos="660"/>
              <w:tab w:val="right" w:leader="dot" w:pos="9736"/>
            </w:tabs>
            <w:rPr>
              <w:ins w:id="145" w:author="Arthur Parmentier" w:date="2020-06-08T23:06:00Z"/>
              <w:rFonts w:eastAsiaTheme="minorEastAsia" w:cstheme="minorBidi"/>
              <w:b w:val="0"/>
              <w:bCs w:val="0"/>
              <w:noProof/>
              <w:lang w:val="fr-FR"/>
            </w:rPr>
          </w:pPr>
          <w:ins w:id="146"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"_Toc42550123"</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A.</w:t>
            </w:r>
            <w:r>
              <w:rPr>
                <w:rFonts w:eastAsiaTheme="minorEastAsia" w:cstheme="minorBidi"/>
                <w:b w:val="0"/>
                <w:bCs w:val="0"/>
                <w:noProof/>
                <w:lang w:val="fr-FR"/>
              </w:rPr>
              <w:tab/>
            </w:r>
            <w:r w:rsidRPr="00D777C5">
              <w:rPr>
                <w:rStyle w:val="Lienhypertexte"/>
                <w:noProof/>
              </w:rPr>
              <w:t>SP as a complex communication form</w:t>
            </w:r>
            <w:r>
              <w:rPr>
                <w:noProof/>
                <w:webHidden/>
              </w:rPr>
              <w:tab/>
            </w:r>
            <w:r>
              <w:rPr>
                <w:noProof/>
                <w:webHidden/>
              </w:rPr>
              <w:fldChar w:fldCharType="begin"/>
            </w:r>
            <w:r>
              <w:rPr>
                <w:noProof/>
                <w:webHidden/>
              </w:rPr>
              <w:instrText xml:space="preserve"> PAGEREF _Toc42550123 \h </w:instrText>
            </w:r>
          </w:ins>
          <w:r>
            <w:rPr>
              <w:noProof/>
              <w:webHidden/>
            </w:rPr>
          </w:r>
          <w:r>
            <w:rPr>
              <w:noProof/>
              <w:webHidden/>
            </w:rPr>
            <w:fldChar w:fldCharType="separate"/>
          </w:r>
          <w:ins w:id="147" w:author="Arthur Parmentier" w:date="2020-06-08T23:06:00Z">
            <w:r>
              <w:rPr>
                <w:noProof/>
                <w:webHidden/>
              </w:rPr>
              <w:t>35</w:t>
            </w:r>
            <w:r>
              <w:rPr>
                <w:noProof/>
                <w:webHidden/>
              </w:rPr>
              <w:fldChar w:fldCharType="end"/>
            </w:r>
            <w:r w:rsidRPr="00D777C5">
              <w:rPr>
                <w:rStyle w:val="Lienhypertexte"/>
                <w:noProof/>
              </w:rPr>
              <w:fldChar w:fldCharType="end"/>
            </w:r>
          </w:ins>
        </w:p>
        <w:p w:rsidR="00F4343F" w:rsidRDefault="00F4343F">
          <w:pPr>
            <w:pStyle w:val="TM2"/>
            <w:tabs>
              <w:tab w:val="left" w:pos="660"/>
              <w:tab w:val="right" w:leader="dot" w:pos="9736"/>
            </w:tabs>
            <w:rPr>
              <w:ins w:id="148" w:author="Arthur Parmentier" w:date="2020-06-08T23:06:00Z"/>
              <w:rFonts w:eastAsiaTheme="minorEastAsia" w:cstheme="minorBidi"/>
              <w:b w:val="0"/>
              <w:bCs w:val="0"/>
              <w:noProof/>
              <w:lang w:val="fr-FR"/>
            </w:rPr>
          </w:pPr>
          <w:ins w:id="149"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"_Toc42550124"</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B.</w:t>
            </w:r>
            <w:r>
              <w:rPr>
                <w:rFonts w:eastAsiaTheme="minorEastAsia" w:cstheme="minorBidi"/>
                <w:b w:val="0"/>
                <w:bCs w:val="0"/>
                <w:noProof/>
                <w:lang w:val="fr-FR"/>
              </w:rPr>
              <w:tab/>
            </w:r>
            <w:r w:rsidRPr="00D777C5">
              <w:rPr>
                <w:rStyle w:val="Lienhypertexte"/>
                <w:noProof/>
              </w:rPr>
              <w:t>Configurations of SP practices and performances</w:t>
            </w:r>
            <w:r>
              <w:rPr>
                <w:noProof/>
                <w:webHidden/>
              </w:rPr>
              <w:tab/>
            </w:r>
            <w:r>
              <w:rPr>
                <w:noProof/>
                <w:webHidden/>
              </w:rPr>
              <w:fldChar w:fldCharType="begin"/>
            </w:r>
            <w:r>
              <w:rPr>
                <w:noProof/>
                <w:webHidden/>
              </w:rPr>
              <w:instrText xml:space="preserve"> PAGEREF _Toc42550124 \h </w:instrText>
            </w:r>
          </w:ins>
          <w:r>
            <w:rPr>
              <w:noProof/>
              <w:webHidden/>
            </w:rPr>
          </w:r>
          <w:r>
            <w:rPr>
              <w:noProof/>
              <w:webHidden/>
            </w:rPr>
            <w:fldChar w:fldCharType="separate"/>
          </w:r>
          <w:ins w:id="150" w:author="Arthur Parmentier" w:date="2020-06-08T23:06:00Z">
            <w:r>
              <w:rPr>
                <w:noProof/>
                <w:webHidden/>
              </w:rPr>
              <w:t>36</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151" w:author="Arthur Parmentier" w:date="2020-06-08T23:06:00Z"/>
              <w:rFonts w:eastAsiaTheme="minorEastAsia" w:cstheme="minorBidi"/>
              <w:noProof/>
              <w:sz w:val="22"/>
              <w:szCs w:val="22"/>
              <w:lang w:val="fr-FR"/>
            </w:rPr>
          </w:pPr>
          <w:ins w:id="152"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"_Toc42550125"</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1.</w:t>
            </w:r>
            <w:r>
              <w:rPr>
                <w:rFonts w:eastAsiaTheme="minorEastAsia" w:cstheme="minorBidi"/>
                <w:noProof/>
                <w:sz w:val="22"/>
                <w:szCs w:val="22"/>
                <w:lang w:val="fr-FR"/>
              </w:rPr>
              <w:tab/>
            </w:r>
            <w:r w:rsidRPr="00D777C5">
              <w:rPr>
                <w:rStyle w:val="Lienhypertexte"/>
                <w:noProof/>
              </w:rPr>
              <w:t>Introduction to the notion of configuration and context to SP</w:t>
            </w:r>
            <w:r>
              <w:rPr>
                <w:noProof/>
                <w:webHidden/>
              </w:rPr>
              <w:tab/>
            </w:r>
            <w:r>
              <w:rPr>
                <w:noProof/>
                <w:webHidden/>
              </w:rPr>
              <w:fldChar w:fldCharType="begin"/>
            </w:r>
            <w:r>
              <w:rPr>
                <w:noProof/>
                <w:webHidden/>
              </w:rPr>
              <w:instrText xml:space="preserve"> PAGEREF _Toc42550125 \h </w:instrText>
            </w:r>
          </w:ins>
          <w:r>
            <w:rPr>
              <w:noProof/>
              <w:webHidden/>
            </w:rPr>
          </w:r>
          <w:r>
            <w:rPr>
              <w:noProof/>
              <w:webHidden/>
            </w:rPr>
            <w:fldChar w:fldCharType="separate"/>
          </w:r>
          <w:ins w:id="153" w:author="Arthur Parmentier" w:date="2020-06-08T23:06:00Z">
            <w:r>
              <w:rPr>
                <w:noProof/>
                <w:webHidden/>
              </w:rPr>
              <w:t>36</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154" w:author="Arthur Parmentier" w:date="2020-06-08T23:06:00Z"/>
              <w:rFonts w:eastAsiaTheme="minorEastAsia" w:cstheme="minorBidi"/>
              <w:noProof/>
              <w:sz w:val="22"/>
              <w:szCs w:val="22"/>
              <w:lang w:val="fr-FR"/>
            </w:rPr>
          </w:pPr>
          <w:ins w:id="155"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"_Toc42550126"</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2.</w:t>
            </w:r>
            <w:r>
              <w:rPr>
                <w:rFonts w:eastAsiaTheme="minorEastAsia" w:cstheme="minorBidi"/>
                <w:noProof/>
                <w:sz w:val="22"/>
                <w:szCs w:val="22"/>
                <w:lang w:val="fr-FR"/>
              </w:rPr>
              <w:tab/>
            </w:r>
            <w:r w:rsidRPr="00D777C5">
              <w:rPr>
                <w:rStyle w:val="Lienhypertexte"/>
                <w:noProof/>
              </w:rPr>
              <w:t>A linguistic re-definition of SP taken away from its traditional configurations and contexts</w:t>
            </w:r>
            <w:r>
              <w:rPr>
                <w:noProof/>
                <w:webHidden/>
              </w:rPr>
              <w:tab/>
            </w:r>
            <w:r>
              <w:rPr>
                <w:noProof/>
                <w:webHidden/>
              </w:rPr>
              <w:fldChar w:fldCharType="begin"/>
            </w:r>
            <w:r>
              <w:rPr>
                <w:noProof/>
                <w:webHidden/>
              </w:rPr>
              <w:instrText xml:space="preserve"> PAGEREF _Toc42550126 \h </w:instrText>
            </w:r>
          </w:ins>
          <w:r>
            <w:rPr>
              <w:noProof/>
              <w:webHidden/>
            </w:rPr>
          </w:r>
          <w:r>
            <w:rPr>
              <w:noProof/>
              <w:webHidden/>
            </w:rPr>
            <w:fldChar w:fldCharType="separate"/>
          </w:r>
          <w:ins w:id="156" w:author="Arthur Parmentier" w:date="2020-06-08T23:06:00Z">
            <w:r>
              <w:rPr>
                <w:noProof/>
                <w:webHidden/>
              </w:rPr>
              <w:t>37</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157" w:author="Arthur Parmentier" w:date="2020-06-08T23:06:00Z"/>
              <w:rFonts w:eastAsiaTheme="minorEastAsia" w:cstheme="minorBidi"/>
              <w:noProof/>
              <w:sz w:val="22"/>
              <w:szCs w:val="22"/>
              <w:lang w:val="fr-FR"/>
            </w:rPr>
          </w:pPr>
          <w:ins w:id="158"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"_Toc42550127"</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3.</w:t>
            </w:r>
            <w:r>
              <w:rPr>
                <w:rFonts w:eastAsiaTheme="minorEastAsia" w:cstheme="minorBidi"/>
                <w:noProof/>
                <w:sz w:val="22"/>
                <w:szCs w:val="22"/>
                <w:lang w:val="fr-FR"/>
              </w:rPr>
              <w:tab/>
            </w:r>
            <w:r w:rsidRPr="00D777C5">
              <w:rPr>
                <w:rStyle w:val="Lienhypertexte"/>
                <w:noProof/>
              </w:rPr>
              <w:t>Default parameters as conventions and configurational elements of SP</w:t>
            </w:r>
            <w:r>
              <w:rPr>
                <w:noProof/>
                <w:webHidden/>
              </w:rPr>
              <w:tab/>
            </w:r>
            <w:r>
              <w:rPr>
                <w:noProof/>
                <w:webHidden/>
              </w:rPr>
              <w:fldChar w:fldCharType="begin"/>
            </w:r>
            <w:r>
              <w:rPr>
                <w:noProof/>
                <w:webHidden/>
              </w:rPr>
              <w:instrText xml:space="preserve"> PAGEREF _Toc42550127 \h </w:instrText>
            </w:r>
          </w:ins>
          <w:r>
            <w:rPr>
              <w:noProof/>
              <w:webHidden/>
            </w:rPr>
          </w:r>
          <w:r>
            <w:rPr>
              <w:noProof/>
              <w:webHidden/>
            </w:rPr>
            <w:fldChar w:fldCharType="separate"/>
          </w:r>
          <w:ins w:id="159" w:author="Arthur Parmentier" w:date="2020-06-08T23:06:00Z">
            <w:r>
              <w:rPr>
                <w:noProof/>
                <w:webHidden/>
              </w:rPr>
              <w:t>39</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160" w:author="Arthur Parmentier" w:date="2020-06-08T23:06:00Z"/>
              <w:rFonts w:eastAsiaTheme="minorEastAsia" w:cstheme="minorBidi"/>
              <w:noProof/>
              <w:sz w:val="22"/>
              <w:szCs w:val="22"/>
              <w:lang w:val="fr-FR"/>
            </w:rPr>
          </w:pPr>
          <w:ins w:id="161"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"_Toc42550128"</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4.</w:t>
            </w:r>
            <w:r>
              <w:rPr>
                <w:rFonts w:eastAsiaTheme="minorEastAsia" w:cstheme="minorBidi"/>
                <w:noProof/>
                <w:sz w:val="22"/>
                <w:szCs w:val="22"/>
                <w:lang w:val="fr-FR"/>
              </w:rPr>
              <w:tab/>
            </w:r>
            <w:r w:rsidRPr="00D777C5">
              <w:rPr>
                <w:rStyle w:val="Lienhypertexte"/>
                <w:noProof/>
              </w:rPr>
              <w:t>A remark on the performativity of SP, style and esthetics</w:t>
            </w:r>
            <w:r>
              <w:rPr>
                <w:noProof/>
                <w:webHidden/>
              </w:rPr>
              <w:tab/>
            </w:r>
            <w:r>
              <w:rPr>
                <w:noProof/>
                <w:webHidden/>
              </w:rPr>
              <w:fldChar w:fldCharType="begin"/>
            </w:r>
            <w:r>
              <w:rPr>
                <w:noProof/>
                <w:webHidden/>
              </w:rPr>
              <w:instrText xml:space="preserve"> PAGEREF _Toc42550128 \h </w:instrText>
            </w:r>
          </w:ins>
          <w:r>
            <w:rPr>
              <w:noProof/>
              <w:webHidden/>
            </w:rPr>
          </w:r>
          <w:r>
            <w:rPr>
              <w:noProof/>
              <w:webHidden/>
            </w:rPr>
            <w:fldChar w:fldCharType="separate"/>
          </w:r>
          <w:ins w:id="162" w:author="Arthur Parmentier" w:date="2020-06-08T23:06:00Z">
            <w:r>
              <w:rPr>
                <w:noProof/>
                <w:webHidden/>
              </w:rPr>
              <w:t>41</w:t>
            </w:r>
            <w:r>
              <w:rPr>
                <w:noProof/>
                <w:webHidden/>
              </w:rPr>
              <w:fldChar w:fldCharType="end"/>
            </w:r>
            <w:r w:rsidRPr="00D777C5">
              <w:rPr>
                <w:rStyle w:val="Lienhypertexte"/>
                <w:noProof/>
              </w:rPr>
              <w:fldChar w:fldCharType="end"/>
            </w:r>
          </w:ins>
        </w:p>
        <w:p w:rsidR="00F4343F" w:rsidRDefault="00F4343F">
          <w:pPr>
            <w:pStyle w:val="TM1"/>
            <w:tabs>
              <w:tab w:val="left" w:pos="660"/>
              <w:tab w:val="right" w:leader="dot" w:pos="9736"/>
            </w:tabs>
            <w:rPr>
              <w:ins w:id="163" w:author="Arthur Parmentier" w:date="2020-06-08T23:06:00Z"/>
              <w:rFonts w:eastAsiaTheme="minorEastAsia" w:cstheme="minorBidi"/>
              <w:b w:val="0"/>
              <w:bCs w:val="0"/>
              <w:i w:val="0"/>
              <w:iCs w:val="0"/>
              <w:noProof/>
              <w:sz w:val="22"/>
              <w:szCs w:val="22"/>
              <w:lang w:val="fr-FR"/>
            </w:rPr>
          </w:pPr>
          <w:ins w:id="164"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"_Toc42550130"</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VII.</w:t>
            </w:r>
            <w:r>
              <w:rPr>
                <w:rFonts w:eastAsiaTheme="minorEastAsia" w:cstheme="minorBidi"/>
                <w:b w:val="0"/>
                <w:bCs w:val="0"/>
                <w:i w:val="0"/>
                <w:iCs w:val="0"/>
                <w:noProof/>
                <w:sz w:val="22"/>
                <w:szCs w:val="22"/>
                <w:lang w:val="fr-FR"/>
              </w:rPr>
              <w:tab/>
            </w:r>
            <w:r w:rsidRPr="00D777C5">
              <w:rPr>
                <w:rStyle w:val="Lienhypertexte"/>
                <w:noProof/>
              </w:rPr>
              <w:t>Soundpainting recognition with Max/MSP</w:t>
            </w:r>
            <w:r>
              <w:rPr>
                <w:noProof/>
                <w:webHidden/>
              </w:rPr>
              <w:tab/>
            </w:r>
            <w:r>
              <w:rPr>
                <w:noProof/>
                <w:webHidden/>
              </w:rPr>
              <w:fldChar w:fldCharType="begin"/>
            </w:r>
            <w:r>
              <w:rPr>
                <w:noProof/>
                <w:webHidden/>
              </w:rPr>
              <w:instrText xml:space="preserve"> PAGEREF _Toc42550130 \h </w:instrText>
            </w:r>
          </w:ins>
          <w:r>
            <w:rPr>
              <w:noProof/>
              <w:webHidden/>
            </w:rPr>
          </w:r>
          <w:r>
            <w:rPr>
              <w:noProof/>
              <w:webHidden/>
            </w:rPr>
            <w:fldChar w:fldCharType="separate"/>
          </w:r>
          <w:ins w:id="165" w:author="Arthur Parmentier" w:date="2020-06-08T23:06:00Z">
            <w:r>
              <w:rPr>
                <w:noProof/>
                <w:webHidden/>
              </w:rPr>
              <w:t>42</w:t>
            </w:r>
            <w:r>
              <w:rPr>
                <w:noProof/>
                <w:webHidden/>
              </w:rPr>
              <w:fldChar w:fldCharType="end"/>
            </w:r>
            <w:r w:rsidRPr="00D777C5">
              <w:rPr>
                <w:rStyle w:val="Lienhypertexte"/>
                <w:noProof/>
              </w:rPr>
              <w:fldChar w:fldCharType="end"/>
            </w:r>
          </w:ins>
        </w:p>
        <w:p w:rsidR="00F4343F" w:rsidRDefault="00F4343F">
          <w:pPr>
            <w:pStyle w:val="TM2"/>
            <w:tabs>
              <w:tab w:val="left" w:pos="660"/>
              <w:tab w:val="right" w:leader="dot" w:pos="9736"/>
            </w:tabs>
            <w:rPr>
              <w:ins w:id="166" w:author="Arthur Parmentier" w:date="2020-06-08T23:06:00Z"/>
              <w:rFonts w:eastAsiaTheme="minorEastAsia" w:cstheme="minorBidi"/>
              <w:b w:val="0"/>
              <w:bCs w:val="0"/>
              <w:noProof/>
              <w:lang w:val="fr-FR"/>
            </w:rPr>
          </w:pPr>
          <w:ins w:id="167"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"_Toc42550131"</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A.</w:t>
            </w:r>
            <w:r>
              <w:rPr>
                <w:rFonts w:eastAsiaTheme="minorEastAsia" w:cstheme="minorBidi"/>
                <w:b w:val="0"/>
                <w:bCs w:val="0"/>
                <w:noProof/>
                <w:lang w:val="fr-FR"/>
              </w:rPr>
              <w:tab/>
            </w:r>
            <w:r w:rsidRPr="00D777C5">
              <w:rPr>
                <w:rStyle w:val="Lienhypertexte"/>
                <w:noProof/>
              </w:rPr>
              <w:t>A new configuration: motivations, goals, workflow &amp; challenges</w:t>
            </w:r>
            <w:r>
              <w:rPr>
                <w:noProof/>
                <w:webHidden/>
              </w:rPr>
              <w:tab/>
            </w:r>
            <w:r>
              <w:rPr>
                <w:noProof/>
                <w:webHidden/>
              </w:rPr>
              <w:fldChar w:fldCharType="begin"/>
            </w:r>
            <w:r>
              <w:rPr>
                <w:noProof/>
                <w:webHidden/>
              </w:rPr>
              <w:instrText xml:space="preserve"> PAGEREF _Toc42550131 \h </w:instrText>
            </w:r>
          </w:ins>
          <w:r>
            <w:rPr>
              <w:noProof/>
              <w:webHidden/>
            </w:rPr>
          </w:r>
          <w:r>
            <w:rPr>
              <w:noProof/>
              <w:webHidden/>
            </w:rPr>
            <w:fldChar w:fldCharType="separate"/>
          </w:r>
          <w:ins w:id="168" w:author="Arthur Parmentier" w:date="2020-06-08T23:06:00Z">
            <w:r>
              <w:rPr>
                <w:noProof/>
                <w:webHidden/>
              </w:rPr>
              <w:t>42</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169" w:author="Arthur Parmentier" w:date="2020-06-08T23:06:00Z"/>
              <w:rFonts w:eastAsiaTheme="minorEastAsia" w:cstheme="minorBidi"/>
              <w:noProof/>
              <w:sz w:val="22"/>
              <w:szCs w:val="22"/>
              <w:lang w:val="fr-FR"/>
            </w:rPr>
          </w:pPr>
          <w:ins w:id="170"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"_Toc42550132"</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1.</w:t>
            </w:r>
            <w:r>
              <w:rPr>
                <w:rFonts w:eastAsiaTheme="minorEastAsia" w:cstheme="minorBidi"/>
                <w:noProof/>
                <w:sz w:val="22"/>
                <w:szCs w:val="22"/>
                <w:lang w:val="fr-FR"/>
              </w:rPr>
              <w:tab/>
            </w:r>
            <w:r w:rsidRPr="00D777C5">
              <w:rPr>
                <w:rStyle w:val="Lienhypertexte"/>
                <w:noProof/>
              </w:rPr>
              <w:t>Motivations</w:t>
            </w:r>
            <w:r>
              <w:rPr>
                <w:noProof/>
                <w:webHidden/>
              </w:rPr>
              <w:tab/>
            </w:r>
            <w:r>
              <w:rPr>
                <w:noProof/>
                <w:webHidden/>
              </w:rPr>
              <w:fldChar w:fldCharType="begin"/>
            </w:r>
            <w:r>
              <w:rPr>
                <w:noProof/>
                <w:webHidden/>
              </w:rPr>
              <w:instrText xml:space="preserve"> PAGEREF _Toc42550132 \h </w:instrText>
            </w:r>
          </w:ins>
          <w:r>
            <w:rPr>
              <w:noProof/>
              <w:webHidden/>
            </w:rPr>
          </w:r>
          <w:r>
            <w:rPr>
              <w:noProof/>
              <w:webHidden/>
            </w:rPr>
            <w:fldChar w:fldCharType="separate"/>
          </w:r>
          <w:ins w:id="171" w:author="Arthur Parmentier" w:date="2020-06-08T23:06:00Z">
            <w:r>
              <w:rPr>
                <w:noProof/>
                <w:webHidden/>
              </w:rPr>
              <w:t>42</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172" w:author="Arthur Parmentier" w:date="2020-06-08T23:06:00Z"/>
              <w:rFonts w:eastAsiaTheme="minorEastAsia" w:cstheme="minorBidi"/>
              <w:noProof/>
              <w:sz w:val="22"/>
              <w:szCs w:val="22"/>
              <w:lang w:val="fr-FR"/>
            </w:rPr>
          </w:pPr>
          <w:ins w:id="173"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"_Toc42550133"</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2.</w:t>
            </w:r>
            <w:r>
              <w:rPr>
                <w:rFonts w:eastAsiaTheme="minorEastAsia" w:cstheme="minorBidi"/>
                <w:noProof/>
                <w:sz w:val="22"/>
                <w:szCs w:val="22"/>
                <w:lang w:val="fr-FR"/>
              </w:rPr>
              <w:tab/>
            </w:r>
            <w:r w:rsidRPr="00D777C5">
              <w:rPr>
                <w:rStyle w:val="Lienhypertexte"/>
                <w:noProof/>
              </w:rPr>
              <w:t>Goals</w:t>
            </w:r>
            <w:r>
              <w:rPr>
                <w:noProof/>
                <w:webHidden/>
              </w:rPr>
              <w:tab/>
            </w:r>
            <w:r>
              <w:rPr>
                <w:noProof/>
                <w:webHidden/>
              </w:rPr>
              <w:fldChar w:fldCharType="begin"/>
            </w:r>
            <w:r>
              <w:rPr>
                <w:noProof/>
                <w:webHidden/>
              </w:rPr>
              <w:instrText xml:space="preserve"> PAGEREF _Toc42550133 \h </w:instrText>
            </w:r>
          </w:ins>
          <w:r>
            <w:rPr>
              <w:noProof/>
              <w:webHidden/>
            </w:rPr>
          </w:r>
          <w:r>
            <w:rPr>
              <w:noProof/>
              <w:webHidden/>
            </w:rPr>
            <w:fldChar w:fldCharType="separate"/>
          </w:r>
          <w:ins w:id="174" w:author="Arthur Parmentier" w:date="2020-06-08T23:06:00Z">
            <w:r>
              <w:rPr>
                <w:noProof/>
                <w:webHidden/>
              </w:rPr>
              <w:t>44</w:t>
            </w:r>
            <w:r>
              <w:rPr>
                <w:noProof/>
                <w:webHidden/>
              </w:rPr>
              <w:fldChar w:fldCharType="end"/>
            </w:r>
            <w:r w:rsidRPr="00D777C5">
              <w:rPr>
                <w:rStyle w:val="Lienhypertexte"/>
                <w:noProof/>
              </w:rPr>
              <w:fldChar w:fldCharType="end"/>
            </w:r>
          </w:ins>
        </w:p>
        <w:p w:rsidR="00F4343F" w:rsidRDefault="00F4343F">
          <w:pPr>
            <w:pStyle w:val="TM2"/>
            <w:tabs>
              <w:tab w:val="left" w:pos="660"/>
              <w:tab w:val="right" w:leader="dot" w:pos="9736"/>
            </w:tabs>
            <w:rPr>
              <w:ins w:id="175" w:author="Arthur Parmentier" w:date="2020-06-08T23:06:00Z"/>
              <w:rFonts w:eastAsiaTheme="minorEastAsia" w:cstheme="minorBidi"/>
              <w:b w:val="0"/>
              <w:bCs w:val="0"/>
              <w:noProof/>
              <w:lang w:val="fr-FR"/>
            </w:rPr>
          </w:pPr>
          <w:ins w:id="176"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"_Toc42550134"</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B.</w:t>
            </w:r>
            <w:r>
              <w:rPr>
                <w:rFonts w:eastAsiaTheme="minorEastAsia" w:cstheme="minorBidi"/>
                <w:b w:val="0"/>
                <w:bCs w:val="0"/>
                <w:noProof/>
                <w:lang w:val="fr-FR"/>
              </w:rPr>
              <w:tab/>
            </w:r>
            <w:r w:rsidRPr="00D777C5">
              <w:rPr>
                <w:rStyle w:val="Lienhypertexte"/>
                <w:noProof/>
              </w:rPr>
              <w:t>The big picture</w:t>
            </w:r>
            <w:r>
              <w:rPr>
                <w:noProof/>
                <w:webHidden/>
              </w:rPr>
              <w:tab/>
            </w:r>
            <w:r>
              <w:rPr>
                <w:noProof/>
                <w:webHidden/>
              </w:rPr>
              <w:fldChar w:fldCharType="begin"/>
            </w:r>
            <w:r>
              <w:rPr>
                <w:noProof/>
                <w:webHidden/>
              </w:rPr>
              <w:instrText xml:space="preserve"> PAGEREF _Toc42550134 \h </w:instrText>
            </w:r>
          </w:ins>
          <w:r>
            <w:rPr>
              <w:noProof/>
              <w:webHidden/>
            </w:rPr>
          </w:r>
          <w:r>
            <w:rPr>
              <w:noProof/>
              <w:webHidden/>
            </w:rPr>
            <w:fldChar w:fldCharType="separate"/>
          </w:r>
          <w:ins w:id="177" w:author="Arthur Parmentier" w:date="2020-06-08T23:06:00Z">
            <w:r>
              <w:rPr>
                <w:noProof/>
                <w:webHidden/>
              </w:rPr>
              <w:t>44</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178" w:author="Arthur Parmentier" w:date="2020-06-08T23:06:00Z"/>
              <w:rFonts w:eastAsiaTheme="minorEastAsia" w:cstheme="minorBidi"/>
              <w:noProof/>
              <w:sz w:val="22"/>
              <w:szCs w:val="22"/>
              <w:lang w:val="fr-FR"/>
            </w:rPr>
          </w:pPr>
          <w:ins w:id="179"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"_Toc42550135"</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1.</w:t>
            </w:r>
            <w:r>
              <w:rPr>
                <w:rFonts w:eastAsiaTheme="minorEastAsia" w:cstheme="minorBidi"/>
                <w:noProof/>
                <w:sz w:val="22"/>
                <w:szCs w:val="22"/>
                <w:lang w:val="fr-FR"/>
              </w:rPr>
              <w:tab/>
            </w:r>
            <w:r w:rsidRPr="00D777C5">
              <w:rPr>
                <w:rStyle w:val="Lienhypertexte"/>
                <w:noProof/>
              </w:rPr>
              <w:t>General overview of the system</w:t>
            </w:r>
            <w:r>
              <w:rPr>
                <w:noProof/>
                <w:webHidden/>
              </w:rPr>
              <w:tab/>
            </w:r>
            <w:r>
              <w:rPr>
                <w:noProof/>
                <w:webHidden/>
              </w:rPr>
              <w:fldChar w:fldCharType="begin"/>
            </w:r>
            <w:r>
              <w:rPr>
                <w:noProof/>
                <w:webHidden/>
              </w:rPr>
              <w:instrText xml:space="preserve"> PAGEREF _Toc42550135 \h </w:instrText>
            </w:r>
          </w:ins>
          <w:r>
            <w:rPr>
              <w:noProof/>
              <w:webHidden/>
            </w:rPr>
          </w:r>
          <w:r>
            <w:rPr>
              <w:noProof/>
              <w:webHidden/>
            </w:rPr>
            <w:fldChar w:fldCharType="separate"/>
          </w:r>
          <w:ins w:id="180" w:author="Arthur Parmentier" w:date="2020-06-08T23:06:00Z">
            <w:r>
              <w:rPr>
                <w:noProof/>
                <w:webHidden/>
              </w:rPr>
              <w:t>44</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181" w:author="Arthur Parmentier" w:date="2020-06-08T23:06:00Z"/>
              <w:rFonts w:eastAsiaTheme="minorEastAsia" w:cstheme="minorBidi"/>
              <w:noProof/>
              <w:sz w:val="22"/>
              <w:szCs w:val="22"/>
              <w:lang w:val="fr-FR"/>
            </w:rPr>
          </w:pPr>
          <w:ins w:id="182"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"_Toc42550136"</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2.</w:t>
            </w:r>
            <w:r>
              <w:rPr>
                <w:rFonts w:eastAsiaTheme="minorEastAsia" w:cstheme="minorBidi"/>
                <w:noProof/>
                <w:sz w:val="22"/>
                <w:szCs w:val="22"/>
                <w:lang w:val="fr-FR"/>
              </w:rPr>
              <w:tab/>
            </w:r>
            <w:r w:rsidRPr="00D777C5">
              <w:rPr>
                <w:rStyle w:val="Lienhypertexte"/>
                <w:noProof/>
              </w:rPr>
              <w:t>The choice of Max/MSP</w:t>
            </w:r>
            <w:r>
              <w:rPr>
                <w:noProof/>
                <w:webHidden/>
              </w:rPr>
              <w:tab/>
            </w:r>
            <w:r>
              <w:rPr>
                <w:noProof/>
                <w:webHidden/>
              </w:rPr>
              <w:fldChar w:fldCharType="begin"/>
            </w:r>
            <w:r>
              <w:rPr>
                <w:noProof/>
                <w:webHidden/>
              </w:rPr>
              <w:instrText xml:space="preserve"> PAGEREF _Toc42550136 \h </w:instrText>
            </w:r>
          </w:ins>
          <w:r>
            <w:rPr>
              <w:noProof/>
              <w:webHidden/>
            </w:rPr>
          </w:r>
          <w:r>
            <w:rPr>
              <w:noProof/>
              <w:webHidden/>
            </w:rPr>
            <w:fldChar w:fldCharType="separate"/>
          </w:r>
          <w:ins w:id="183" w:author="Arthur Parmentier" w:date="2020-06-08T23:06:00Z">
            <w:r>
              <w:rPr>
                <w:noProof/>
                <w:webHidden/>
              </w:rPr>
              <w:t>46</w:t>
            </w:r>
            <w:r>
              <w:rPr>
                <w:noProof/>
                <w:webHidden/>
              </w:rPr>
              <w:fldChar w:fldCharType="end"/>
            </w:r>
            <w:r w:rsidRPr="00D777C5">
              <w:rPr>
                <w:rStyle w:val="Lienhypertexte"/>
                <w:noProof/>
              </w:rPr>
              <w:fldChar w:fldCharType="end"/>
            </w:r>
          </w:ins>
        </w:p>
        <w:p w:rsidR="00F4343F" w:rsidRDefault="00F4343F">
          <w:pPr>
            <w:pStyle w:val="TM2"/>
            <w:tabs>
              <w:tab w:val="left" w:pos="660"/>
              <w:tab w:val="right" w:leader="dot" w:pos="9736"/>
            </w:tabs>
            <w:rPr>
              <w:ins w:id="184" w:author="Arthur Parmentier" w:date="2020-06-08T23:06:00Z"/>
              <w:rFonts w:eastAsiaTheme="minorEastAsia" w:cstheme="minorBidi"/>
              <w:b w:val="0"/>
              <w:bCs w:val="0"/>
              <w:noProof/>
              <w:lang w:val="fr-FR"/>
            </w:rPr>
          </w:pPr>
          <w:ins w:id="185"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"_Toc42550137"</w:instrText>
            </w:r>
            <w:r w:rsidRPr="00D777C5">
              <w:rPr>
                <w:rStyle w:val="Lienhypertexte"/>
                <w:noProof/>
              </w:rPr>
              <w:instrText xml:space="preserve"> </w:instrText>
            </w:r>
            <w:r w:rsidRPr="00D777C5">
              <w:rPr>
                <w:rStyle w:val="Lienhypertexte"/>
                <w:noProof/>
              </w:rPr>
              <w:fldChar w:fldCharType="separate"/>
            </w:r>
            <w:r>
              <w:rPr>
                <w:rFonts w:eastAsiaTheme="minorEastAsia" w:cstheme="minorBidi"/>
                <w:b w:val="0"/>
                <w:bCs w:val="0"/>
                <w:noProof/>
                <w:lang w:val="fr-FR"/>
              </w:rPr>
              <w:tab/>
            </w:r>
            <w:r w:rsidRPr="00D777C5">
              <w:rPr>
                <w:rStyle w:val="Lienhypertexte"/>
                <w:noProof/>
              </w:rPr>
              <w:t>Description of each layer</w:t>
            </w:r>
            <w:r>
              <w:rPr>
                <w:noProof/>
                <w:webHidden/>
              </w:rPr>
              <w:tab/>
            </w:r>
            <w:r>
              <w:rPr>
                <w:noProof/>
                <w:webHidden/>
              </w:rPr>
              <w:fldChar w:fldCharType="begin"/>
            </w:r>
            <w:r>
              <w:rPr>
                <w:noProof/>
                <w:webHidden/>
              </w:rPr>
              <w:instrText xml:space="preserve"> PAGEREF _Toc42550137 \h </w:instrText>
            </w:r>
          </w:ins>
          <w:r>
            <w:rPr>
              <w:noProof/>
              <w:webHidden/>
            </w:rPr>
          </w:r>
          <w:r>
            <w:rPr>
              <w:noProof/>
              <w:webHidden/>
            </w:rPr>
            <w:fldChar w:fldCharType="separate"/>
          </w:r>
          <w:ins w:id="186" w:author="Arthur Parmentier" w:date="2020-06-08T23:06:00Z">
            <w:r>
              <w:rPr>
                <w:noProof/>
                <w:webHidden/>
              </w:rPr>
              <w:t>46</w:t>
            </w:r>
            <w:r>
              <w:rPr>
                <w:noProof/>
                <w:webHidden/>
              </w:rPr>
              <w:fldChar w:fldCharType="end"/>
            </w:r>
            <w:r w:rsidRPr="00D777C5">
              <w:rPr>
                <w:rStyle w:val="Lienhypertexte"/>
                <w:noProof/>
              </w:rPr>
              <w:fldChar w:fldCharType="end"/>
            </w:r>
          </w:ins>
        </w:p>
        <w:p w:rsidR="00F4343F" w:rsidRDefault="00F4343F">
          <w:pPr>
            <w:pStyle w:val="TM2"/>
            <w:tabs>
              <w:tab w:val="right" w:leader="dot" w:pos="9736"/>
            </w:tabs>
            <w:rPr>
              <w:ins w:id="187" w:author="Arthur Parmentier" w:date="2020-06-08T23:06:00Z"/>
              <w:rFonts w:eastAsiaTheme="minorEastAsia" w:cstheme="minorBidi"/>
              <w:b w:val="0"/>
              <w:bCs w:val="0"/>
              <w:noProof/>
              <w:lang w:val="fr-FR"/>
            </w:rPr>
          </w:pPr>
          <w:ins w:id="188"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"_Toc42550138"</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C.</w:t>
            </w:r>
            <w:r>
              <w:rPr>
                <w:noProof/>
                <w:webHidden/>
              </w:rPr>
              <w:tab/>
            </w:r>
            <w:r>
              <w:rPr>
                <w:noProof/>
                <w:webHidden/>
              </w:rPr>
              <w:fldChar w:fldCharType="begin"/>
            </w:r>
            <w:r>
              <w:rPr>
                <w:noProof/>
                <w:webHidden/>
              </w:rPr>
              <w:instrText xml:space="preserve"> PAGEREF _Toc42550138 \h </w:instrText>
            </w:r>
          </w:ins>
          <w:r>
            <w:rPr>
              <w:noProof/>
              <w:webHidden/>
            </w:rPr>
          </w:r>
          <w:r>
            <w:rPr>
              <w:noProof/>
              <w:webHidden/>
            </w:rPr>
            <w:fldChar w:fldCharType="separate"/>
          </w:r>
          <w:ins w:id="189" w:author="Arthur Parmentier" w:date="2020-06-08T23:06:00Z">
            <w:r>
              <w:rPr>
                <w:noProof/>
                <w:webHidden/>
              </w:rPr>
              <w:t>46</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190" w:author="Arthur Parmentier" w:date="2020-06-08T23:06:00Z"/>
              <w:rFonts w:eastAsiaTheme="minorEastAsia" w:cstheme="minorBidi"/>
              <w:noProof/>
              <w:sz w:val="22"/>
              <w:szCs w:val="22"/>
              <w:lang w:val="fr-FR"/>
            </w:rPr>
          </w:pPr>
          <w:ins w:id="191"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"_Toc42550139"</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1.</w:t>
            </w:r>
            <w:r>
              <w:rPr>
                <w:rFonts w:eastAsiaTheme="minorEastAsia" w:cstheme="minorBidi"/>
                <w:noProof/>
                <w:sz w:val="22"/>
                <w:szCs w:val="22"/>
                <w:lang w:val="fr-FR"/>
              </w:rPr>
              <w:tab/>
            </w:r>
            <w:r w:rsidRPr="00D777C5">
              <w:rPr>
                <w:rStyle w:val="Lienhypertexte"/>
                <w:noProof/>
              </w:rPr>
              <w:t>Part 1: Motion tracking inputs</w:t>
            </w:r>
            <w:r>
              <w:rPr>
                <w:noProof/>
                <w:webHidden/>
              </w:rPr>
              <w:tab/>
            </w:r>
            <w:r>
              <w:rPr>
                <w:noProof/>
                <w:webHidden/>
              </w:rPr>
              <w:fldChar w:fldCharType="begin"/>
            </w:r>
            <w:r>
              <w:rPr>
                <w:noProof/>
                <w:webHidden/>
              </w:rPr>
              <w:instrText xml:space="preserve"> PAGEREF _Toc42550139 \h </w:instrText>
            </w:r>
          </w:ins>
          <w:r>
            <w:rPr>
              <w:noProof/>
              <w:webHidden/>
            </w:rPr>
          </w:r>
          <w:r>
            <w:rPr>
              <w:noProof/>
              <w:webHidden/>
            </w:rPr>
            <w:fldChar w:fldCharType="separate"/>
          </w:r>
          <w:ins w:id="192" w:author="Arthur Parmentier" w:date="2020-06-08T23:06:00Z">
            <w:r>
              <w:rPr>
                <w:noProof/>
                <w:webHidden/>
              </w:rPr>
              <w:t>46</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193" w:author="Arthur Parmentier" w:date="2020-06-08T23:06:00Z"/>
              <w:rFonts w:eastAsiaTheme="minorEastAsia" w:cstheme="minorBidi"/>
              <w:noProof/>
              <w:sz w:val="22"/>
              <w:szCs w:val="22"/>
              <w:lang w:val="fr-FR"/>
            </w:rPr>
          </w:pPr>
          <w:ins w:id="194"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"_Toc42550141"</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2.</w:t>
            </w:r>
            <w:r>
              <w:rPr>
                <w:rFonts w:eastAsiaTheme="minorEastAsia" w:cstheme="minorBidi"/>
                <w:noProof/>
                <w:sz w:val="22"/>
                <w:szCs w:val="22"/>
                <w:lang w:val="fr-FR"/>
              </w:rPr>
              <w:tab/>
            </w:r>
            <w:r w:rsidRPr="00D777C5">
              <w:rPr>
                <w:rStyle w:val="Lienhypertexte"/>
                <w:noProof/>
              </w:rPr>
              <w:t>Part 2: Signs &amp; dictionary management</w:t>
            </w:r>
            <w:r>
              <w:rPr>
                <w:noProof/>
                <w:webHidden/>
              </w:rPr>
              <w:tab/>
            </w:r>
            <w:r>
              <w:rPr>
                <w:noProof/>
                <w:webHidden/>
              </w:rPr>
              <w:fldChar w:fldCharType="begin"/>
            </w:r>
            <w:r>
              <w:rPr>
                <w:noProof/>
                <w:webHidden/>
              </w:rPr>
              <w:instrText xml:space="preserve"> PAGEREF _Toc42550141 \h </w:instrText>
            </w:r>
          </w:ins>
          <w:r>
            <w:rPr>
              <w:noProof/>
              <w:webHidden/>
            </w:rPr>
          </w:r>
          <w:r>
            <w:rPr>
              <w:noProof/>
              <w:webHidden/>
            </w:rPr>
            <w:fldChar w:fldCharType="separate"/>
          </w:r>
          <w:ins w:id="195" w:author="Arthur Parmentier" w:date="2020-06-08T23:06:00Z">
            <w:r>
              <w:rPr>
                <w:noProof/>
                <w:webHidden/>
              </w:rPr>
              <w:t>57</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196" w:author="Arthur Parmentier" w:date="2020-06-08T23:06:00Z"/>
              <w:rFonts w:eastAsiaTheme="minorEastAsia" w:cstheme="minorBidi"/>
              <w:noProof/>
              <w:sz w:val="22"/>
              <w:szCs w:val="22"/>
              <w:lang w:val="fr-FR"/>
            </w:rPr>
          </w:pPr>
          <w:ins w:id="197"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"_Toc42550143"</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3.</w:t>
            </w:r>
            <w:r>
              <w:rPr>
                <w:rFonts w:eastAsiaTheme="minorEastAsia" w:cstheme="minorBidi"/>
                <w:noProof/>
                <w:sz w:val="22"/>
                <w:szCs w:val="22"/>
                <w:lang w:val="fr-FR"/>
              </w:rPr>
              <w:tab/>
            </w:r>
            <w:r w:rsidRPr="00D777C5">
              <w:rPr>
                <w:rStyle w:val="Lienhypertexte"/>
                <w:noProof/>
              </w:rPr>
              <w:t>Part 3: Real-time classifiers, regression or DTW models</w:t>
            </w:r>
            <w:r>
              <w:rPr>
                <w:noProof/>
                <w:webHidden/>
              </w:rPr>
              <w:tab/>
            </w:r>
            <w:r>
              <w:rPr>
                <w:noProof/>
                <w:webHidden/>
              </w:rPr>
              <w:fldChar w:fldCharType="begin"/>
            </w:r>
            <w:r>
              <w:rPr>
                <w:noProof/>
                <w:webHidden/>
              </w:rPr>
              <w:instrText xml:space="preserve"> PAGEREF _Toc42550143 \h </w:instrText>
            </w:r>
          </w:ins>
          <w:r>
            <w:rPr>
              <w:noProof/>
              <w:webHidden/>
            </w:rPr>
          </w:r>
          <w:r>
            <w:rPr>
              <w:noProof/>
              <w:webHidden/>
            </w:rPr>
            <w:fldChar w:fldCharType="separate"/>
          </w:r>
          <w:ins w:id="198" w:author="Arthur Parmentier" w:date="2020-06-08T23:06:00Z">
            <w:r>
              <w:rPr>
                <w:noProof/>
                <w:webHidden/>
              </w:rPr>
              <w:t>61</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199" w:author="Arthur Parmentier" w:date="2020-06-08T23:06:00Z"/>
              <w:rFonts w:eastAsiaTheme="minorEastAsia" w:cstheme="minorBidi"/>
              <w:noProof/>
              <w:sz w:val="22"/>
              <w:szCs w:val="22"/>
              <w:lang w:val="fr-FR"/>
            </w:rPr>
          </w:pPr>
          <w:ins w:id="200"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"_Toc42550145"</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4.</w:t>
            </w:r>
            <w:r>
              <w:rPr>
                <w:rFonts w:eastAsiaTheme="minorEastAsia" w:cstheme="minorBidi"/>
                <w:noProof/>
                <w:sz w:val="22"/>
                <w:szCs w:val="22"/>
                <w:lang w:val="fr-FR"/>
              </w:rPr>
              <w:tab/>
            </w:r>
            <w:r w:rsidRPr="00D777C5">
              <w:rPr>
                <w:rStyle w:val="Lienhypertexte"/>
                <w:noProof/>
              </w:rPr>
              <w:t>Part 4: Grammar parsing</w:t>
            </w:r>
            <w:r>
              <w:rPr>
                <w:noProof/>
                <w:webHidden/>
              </w:rPr>
              <w:tab/>
            </w:r>
            <w:r>
              <w:rPr>
                <w:noProof/>
                <w:webHidden/>
              </w:rPr>
              <w:fldChar w:fldCharType="begin"/>
            </w:r>
            <w:r>
              <w:rPr>
                <w:noProof/>
                <w:webHidden/>
              </w:rPr>
              <w:instrText xml:space="preserve"> PAGEREF _Toc42550145 \h </w:instrText>
            </w:r>
          </w:ins>
          <w:r>
            <w:rPr>
              <w:noProof/>
              <w:webHidden/>
            </w:rPr>
          </w:r>
          <w:r>
            <w:rPr>
              <w:noProof/>
              <w:webHidden/>
            </w:rPr>
            <w:fldChar w:fldCharType="separate"/>
          </w:r>
          <w:ins w:id="201" w:author="Arthur Parmentier" w:date="2020-06-08T23:06:00Z">
            <w:r>
              <w:rPr>
                <w:noProof/>
                <w:webHidden/>
              </w:rPr>
              <w:t>65</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202" w:author="Arthur Parmentier" w:date="2020-06-08T23:06:00Z"/>
              <w:rFonts w:eastAsiaTheme="minorEastAsia" w:cstheme="minorBidi"/>
              <w:noProof/>
              <w:sz w:val="22"/>
              <w:szCs w:val="22"/>
              <w:lang w:val="fr-FR"/>
            </w:rPr>
          </w:pPr>
          <w:ins w:id="203"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"_Toc42550147"</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5.</w:t>
            </w:r>
            <w:r>
              <w:rPr>
                <w:rFonts w:eastAsiaTheme="minorEastAsia" w:cstheme="minorBidi"/>
                <w:noProof/>
                <w:sz w:val="22"/>
                <w:szCs w:val="22"/>
                <w:lang w:val="fr-FR"/>
              </w:rPr>
              <w:tab/>
            </w:r>
            <w:r w:rsidRPr="00D777C5">
              <w:rPr>
                <w:rStyle w:val="Lienhypertexte"/>
                <w:noProof/>
              </w:rPr>
              <w:t>Part 5: Orchestra simulation</w:t>
            </w:r>
            <w:r>
              <w:rPr>
                <w:noProof/>
                <w:webHidden/>
              </w:rPr>
              <w:tab/>
            </w:r>
            <w:r>
              <w:rPr>
                <w:noProof/>
                <w:webHidden/>
              </w:rPr>
              <w:fldChar w:fldCharType="begin"/>
            </w:r>
            <w:r>
              <w:rPr>
                <w:noProof/>
                <w:webHidden/>
              </w:rPr>
              <w:instrText xml:space="preserve"> PAGEREF _Toc42550147 \h </w:instrText>
            </w:r>
          </w:ins>
          <w:r>
            <w:rPr>
              <w:noProof/>
              <w:webHidden/>
            </w:rPr>
          </w:r>
          <w:r>
            <w:rPr>
              <w:noProof/>
              <w:webHidden/>
            </w:rPr>
            <w:fldChar w:fldCharType="separate"/>
          </w:r>
          <w:ins w:id="204" w:author="Arthur Parmentier" w:date="2020-06-08T23:06:00Z">
            <w:r>
              <w:rPr>
                <w:noProof/>
                <w:webHidden/>
              </w:rPr>
              <w:t>71</w:t>
            </w:r>
            <w:r>
              <w:rPr>
                <w:noProof/>
                <w:webHidden/>
              </w:rPr>
              <w:fldChar w:fldCharType="end"/>
            </w:r>
            <w:r w:rsidRPr="00D777C5">
              <w:rPr>
                <w:rStyle w:val="Lienhypertexte"/>
                <w:noProof/>
              </w:rPr>
              <w:fldChar w:fldCharType="end"/>
            </w:r>
          </w:ins>
        </w:p>
        <w:p w:rsidR="00F4343F" w:rsidRDefault="00F4343F">
          <w:pPr>
            <w:pStyle w:val="TM2"/>
            <w:tabs>
              <w:tab w:val="left" w:pos="660"/>
              <w:tab w:val="right" w:leader="dot" w:pos="9736"/>
            </w:tabs>
            <w:rPr>
              <w:ins w:id="205" w:author="Arthur Parmentier" w:date="2020-06-08T23:06:00Z"/>
              <w:rFonts w:eastAsiaTheme="minorEastAsia" w:cstheme="minorBidi"/>
              <w:b w:val="0"/>
              <w:bCs w:val="0"/>
              <w:noProof/>
              <w:lang w:val="fr-FR"/>
            </w:rPr>
          </w:pPr>
          <w:ins w:id="206"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"_Toc42550148"</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D.</w:t>
            </w:r>
            <w:r>
              <w:rPr>
                <w:rFonts w:eastAsiaTheme="minorEastAsia" w:cstheme="minorBidi"/>
                <w:b w:val="0"/>
                <w:bCs w:val="0"/>
                <w:noProof/>
                <w:lang w:val="fr-FR"/>
              </w:rPr>
              <w:tab/>
            </w:r>
            <w:r w:rsidRPr="00D777C5">
              <w:rPr>
                <w:rStyle w:val="Lienhypertexte"/>
                <w:noProof/>
              </w:rPr>
              <w:t>Performance aspects</w:t>
            </w:r>
            <w:r>
              <w:rPr>
                <w:noProof/>
                <w:webHidden/>
              </w:rPr>
              <w:tab/>
            </w:r>
            <w:r>
              <w:rPr>
                <w:noProof/>
                <w:webHidden/>
              </w:rPr>
              <w:fldChar w:fldCharType="begin"/>
            </w:r>
            <w:r>
              <w:rPr>
                <w:noProof/>
                <w:webHidden/>
              </w:rPr>
              <w:instrText xml:space="preserve"> PAGEREF _Toc42550148 \h </w:instrText>
            </w:r>
          </w:ins>
          <w:r>
            <w:rPr>
              <w:noProof/>
              <w:webHidden/>
            </w:rPr>
          </w:r>
          <w:r>
            <w:rPr>
              <w:noProof/>
              <w:webHidden/>
            </w:rPr>
            <w:fldChar w:fldCharType="separate"/>
          </w:r>
          <w:ins w:id="207" w:author="Arthur Parmentier" w:date="2020-06-08T23:06:00Z">
            <w:r>
              <w:rPr>
                <w:noProof/>
                <w:webHidden/>
              </w:rPr>
              <w:t>72</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208" w:author="Arthur Parmentier" w:date="2020-06-08T23:06:00Z"/>
              <w:rFonts w:eastAsiaTheme="minorEastAsia" w:cstheme="minorBidi"/>
              <w:noProof/>
              <w:sz w:val="22"/>
              <w:szCs w:val="22"/>
              <w:lang w:val="fr-FR"/>
            </w:rPr>
          </w:pPr>
          <w:ins w:id="209"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"_Toc42550149"</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1.</w:t>
            </w:r>
            <w:r>
              <w:rPr>
                <w:rFonts w:eastAsiaTheme="minorEastAsia" w:cstheme="minorBidi"/>
                <w:noProof/>
                <w:sz w:val="22"/>
                <w:szCs w:val="22"/>
                <w:lang w:val="fr-FR"/>
              </w:rPr>
              <w:tab/>
            </w:r>
            <w:r w:rsidRPr="00D777C5">
              <w:rPr>
                <w:rStyle w:val="Lienhypertexte"/>
                <w:noProof/>
              </w:rPr>
              <w:t>PoseNet and Wekinator settings</w:t>
            </w:r>
            <w:r>
              <w:rPr>
                <w:noProof/>
                <w:webHidden/>
              </w:rPr>
              <w:tab/>
            </w:r>
            <w:r>
              <w:rPr>
                <w:noProof/>
                <w:webHidden/>
              </w:rPr>
              <w:fldChar w:fldCharType="begin"/>
            </w:r>
            <w:r>
              <w:rPr>
                <w:noProof/>
                <w:webHidden/>
              </w:rPr>
              <w:instrText xml:space="preserve"> PAGEREF _Toc42550149 \h </w:instrText>
            </w:r>
          </w:ins>
          <w:r>
            <w:rPr>
              <w:noProof/>
              <w:webHidden/>
            </w:rPr>
          </w:r>
          <w:r>
            <w:rPr>
              <w:noProof/>
              <w:webHidden/>
            </w:rPr>
            <w:fldChar w:fldCharType="separate"/>
          </w:r>
          <w:ins w:id="210" w:author="Arthur Parmentier" w:date="2020-06-08T23:06:00Z">
            <w:r>
              <w:rPr>
                <w:noProof/>
                <w:webHidden/>
              </w:rPr>
              <w:t>72</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211" w:author="Arthur Parmentier" w:date="2020-06-08T23:06:00Z"/>
              <w:rFonts w:eastAsiaTheme="minorEastAsia" w:cstheme="minorBidi"/>
              <w:noProof/>
              <w:sz w:val="22"/>
              <w:szCs w:val="22"/>
              <w:lang w:val="fr-FR"/>
            </w:rPr>
          </w:pPr>
          <w:ins w:id="212"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"_Toc42550150"</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2.</w:t>
            </w:r>
            <w:r>
              <w:rPr>
                <w:rFonts w:eastAsiaTheme="minorEastAsia" w:cstheme="minorBidi"/>
                <w:noProof/>
                <w:sz w:val="22"/>
                <w:szCs w:val="22"/>
                <w:lang w:val="fr-FR"/>
              </w:rPr>
              <w:tab/>
            </w:r>
            <w:r w:rsidRPr="00D777C5">
              <w:rPr>
                <w:rStyle w:val="Lienhypertexte"/>
                <w:noProof/>
              </w:rPr>
              <w:t>Threading</w:t>
            </w:r>
            <w:r>
              <w:rPr>
                <w:noProof/>
                <w:webHidden/>
              </w:rPr>
              <w:tab/>
            </w:r>
            <w:r>
              <w:rPr>
                <w:noProof/>
                <w:webHidden/>
              </w:rPr>
              <w:fldChar w:fldCharType="begin"/>
            </w:r>
            <w:r>
              <w:rPr>
                <w:noProof/>
                <w:webHidden/>
              </w:rPr>
              <w:instrText xml:space="preserve"> PAGEREF _Toc42550150 \h </w:instrText>
            </w:r>
          </w:ins>
          <w:r>
            <w:rPr>
              <w:noProof/>
              <w:webHidden/>
            </w:rPr>
          </w:r>
          <w:r>
            <w:rPr>
              <w:noProof/>
              <w:webHidden/>
            </w:rPr>
            <w:fldChar w:fldCharType="separate"/>
          </w:r>
          <w:ins w:id="213" w:author="Arthur Parmentier" w:date="2020-06-08T23:06:00Z">
            <w:r>
              <w:rPr>
                <w:noProof/>
                <w:webHidden/>
              </w:rPr>
              <w:t>73</w:t>
            </w:r>
            <w:r>
              <w:rPr>
                <w:noProof/>
                <w:webHidden/>
              </w:rPr>
              <w:fldChar w:fldCharType="end"/>
            </w:r>
            <w:r w:rsidRPr="00D777C5">
              <w:rPr>
                <w:rStyle w:val="Lienhypertexte"/>
                <w:noProof/>
              </w:rPr>
              <w:fldChar w:fldCharType="end"/>
            </w:r>
          </w:ins>
        </w:p>
        <w:p w:rsidR="00F4343F" w:rsidRDefault="00F4343F">
          <w:pPr>
            <w:pStyle w:val="TM2"/>
            <w:tabs>
              <w:tab w:val="left" w:pos="660"/>
              <w:tab w:val="right" w:leader="dot" w:pos="9736"/>
            </w:tabs>
            <w:rPr>
              <w:ins w:id="214" w:author="Arthur Parmentier" w:date="2020-06-08T23:06:00Z"/>
              <w:rFonts w:eastAsiaTheme="minorEastAsia" w:cstheme="minorBidi"/>
              <w:b w:val="0"/>
              <w:bCs w:val="0"/>
              <w:noProof/>
              <w:lang w:val="fr-FR"/>
            </w:rPr>
          </w:pPr>
          <w:ins w:id="215"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"_Toc42550151"</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E.</w:t>
            </w:r>
            <w:r>
              <w:rPr>
                <w:rFonts w:eastAsiaTheme="minorEastAsia" w:cstheme="minorBidi"/>
                <w:b w:val="0"/>
                <w:bCs w:val="0"/>
                <w:noProof/>
                <w:lang w:val="fr-FR"/>
              </w:rPr>
              <w:tab/>
            </w:r>
            <w:r w:rsidRPr="00D777C5">
              <w:rPr>
                <w:rStyle w:val="Lienhypertexte"/>
                <w:noProof/>
              </w:rPr>
              <w:t>Learning in SP and numerical tool</w:t>
            </w:r>
            <w:r>
              <w:rPr>
                <w:noProof/>
                <w:webHidden/>
              </w:rPr>
              <w:tab/>
            </w:r>
            <w:r>
              <w:rPr>
                <w:noProof/>
                <w:webHidden/>
              </w:rPr>
              <w:fldChar w:fldCharType="begin"/>
            </w:r>
            <w:r>
              <w:rPr>
                <w:noProof/>
                <w:webHidden/>
              </w:rPr>
              <w:instrText xml:space="preserve"> PAGEREF _Toc42550151 \h </w:instrText>
            </w:r>
          </w:ins>
          <w:r>
            <w:rPr>
              <w:noProof/>
              <w:webHidden/>
            </w:rPr>
          </w:r>
          <w:r>
            <w:rPr>
              <w:noProof/>
              <w:webHidden/>
            </w:rPr>
            <w:fldChar w:fldCharType="separate"/>
          </w:r>
          <w:ins w:id="216" w:author="Arthur Parmentier" w:date="2020-06-08T23:06:00Z">
            <w:r>
              <w:rPr>
                <w:noProof/>
                <w:webHidden/>
              </w:rPr>
              <w:t>74</w:t>
            </w:r>
            <w:r>
              <w:rPr>
                <w:noProof/>
                <w:webHidden/>
              </w:rPr>
              <w:fldChar w:fldCharType="end"/>
            </w:r>
            <w:r w:rsidRPr="00D777C5">
              <w:rPr>
                <w:rStyle w:val="Lienhypertexte"/>
                <w:noProof/>
              </w:rPr>
              <w:fldChar w:fldCharType="end"/>
            </w:r>
          </w:ins>
        </w:p>
        <w:p w:rsidR="00F4343F" w:rsidRDefault="00F4343F">
          <w:pPr>
            <w:pStyle w:val="TM2"/>
            <w:tabs>
              <w:tab w:val="left" w:pos="660"/>
              <w:tab w:val="right" w:leader="dot" w:pos="9736"/>
            </w:tabs>
            <w:rPr>
              <w:ins w:id="217" w:author="Arthur Parmentier" w:date="2020-06-08T23:06:00Z"/>
              <w:rFonts w:eastAsiaTheme="minorEastAsia" w:cstheme="minorBidi"/>
              <w:b w:val="0"/>
              <w:bCs w:val="0"/>
              <w:noProof/>
              <w:lang w:val="fr-FR"/>
            </w:rPr>
          </w:pPr>
          <w:ins w:id="218"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"_Toc42550152"</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F.</w:t>
            </w:r>
            <w:r>
              <w:rPr>
                <w:rFonts w:eastAsiaTheme="minorEastAsia" w:cstheme="minorBidi"/>
                <w:b w:val="0"/>
                <w:bCs w:val="0"/>
                <w:noProof/>
                <w:lang w:val="fr-FR"/>
              </w:rPr>
              <w:tab/>
            </w:r>
            <w:r w:rsidRPr="00D777C5">
              <w:rPr>
                <w:rStyle w:val="Lienhypertexte"/>
                <w:noProof/>
              </w:rPr>
              <w:t>Potential &amp; future of the tool</w:t>
            </w:r>
            <w:r>
              <w:rPr>
                <w:noProof/>
                <w:webHidden/>
              </w:rPr>
              <w:tab/>
            </w:r>
            <w:r>
              <w:rPr>
                <w:noProof/>
                <w:webHidden/>
              </w:rPr>
              <w:fldChar w:fldCharType="begin"/>
            </w:r>
            <w:r>
              <w:rPr>
                <w:noProof/>
                <w:webHidden/>
              </w:rPr>
              <w:instrText xml:space="preserve"> PAGEREF _Toc42550152 \h </w:instrText>
            </w:r>
          </w:ins>
          <w:r>
            <w:rPr>
              <w:noProof/>
              <w:webHidden/>
            </w:rPr>
          </w:r>
          <w:r>
            <w:rPr>
              <w:noProof/>
              <w:webHidden/>
            </w:rPr>
            <w:fldChar w:fldCharType="separate"/>
          </w:r>
          <w:ins w:id="219" w:author="Arthur Parmentier" w:date="2020-06-08T23:06:00Z">
            <w:r>
              <w:rPr>
                <w:noProof/>
                <w:webHidden/>
              </w:rPr>
              <w:t>74</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220" w:author="Arthur Parmentier" w:date="2020-06-08T23:06:00Z"/>
              <w:rFonts w:eastAsiaTheme="minorEastAsia" w:cstheme="minorBidi"/>
              <w:noProof/>
              <w:sz w:val="22"/>
              <w:szCs w:val="22"/>
              <w:lang w:val="fr-FR"/>
            </w:rPr>
          </w:pPr>
          <w:ins w:id="221"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"_Toc42550153"</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1.</w:t>
            </w:r>
            <w:r>
              <w:rPr>
                <w:rFonts w:eastAsiaTheme="minorEastAsia" w:cstheme="minorBidi"/>
                <w:noProof/>
                <w:sz w:val="22"/>
                <w:szCs w:val="22"/>
                <w:lang w:val="fr-FR"/>
              </w:rPr>
              <w:tab/>
            </w:r>
            <w:r w:rsidRPr="00D777C5">
              <w:rPr>
                <w:rStyle w:val="Lienhypertexte"/>
                <w:noProof/>
              </w:rPr>
              <w:t>Emotion recognition</w:t>
            </w:r>
            <w:r>
              <w:rPr>
                <w:noProof/>
                <w:webHidden/>
              </w:rPr>
              <w:tab/>
            </w:r>
            <w:r>
              <w:rPr>
                <w:noProof/>
                <w:webHidden/>
              </w:rPr>
              <w:fldChar w:fldCharType="begin"/>
            </w:r>
            <w:r>
              <w:rPr>
                <w:noProof/>
                <w:webHidden/>
              </w:rPr>
              <w:instrText xml:space="preserve"> PAGEREF _Toc42550153 \h </w:instrText>
            </w:r>
          </w:ins>
          <w:r>
            <w:rPr>
              <w:noProof/>
              <w:webHidden/>
            </w:rPr>
          </w:r>
          <w:r>
            <w:rPr>
              <w:noProof/>
              <w:webHidden/>
            </w:rPr>
            <w:fldChar w:fldCharType="separate"/>
          </w:r>
          <w:ins w:id="222" w:author="Arthur Parmentier" w:date="2020-06-08T23:06:00Z">
            <w:r>
              <w:rPr>
                <w:noProof/>
                <w:webHidden/>
              </w:rPr>
              <w:t>74</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223" w:author="Arthur Parmentier" w:date="2020-06-08T23:06:00Z"/>
              <w:rFonts w:eastAsiaTheme="minorEastAsia" w:cstheme="minorBidi"/>
              <w:noProof/>
              <w:sz w:val="22"/>
              <w:szCs w:val="22"/>
              <w:lang w:val="fr-FR"/>
            </w:rPr>
          </w:pPr>
          <w:ins w:id="224" w:author="Arthur Parmentier" w:date="2020-06-08T23:06:00Z">
            <w:r w:rsidRPr="00D777C5">
              <w:rPr>
                <w:rStyle w:val="Lienhypertexte"/>
                <w:noProof/>
              </w:rPr>
              <w:lastRenderedPageBreak/>
              <w:fldChar w:fldCharType="begin"/>
            </w:r>
            <w:r w:rsidRPr="00D777C5">
              <w:rPr>
                <w:rStyle w:val="Lienhypertexte"/>
                <w:noProof/>
              </w:rPr>
              <w:instrText xml:space="preserve"> </w:instrText>
            </w:r>
            <w:r>
              <w:rPr>
                <w:noProof/>
              </w:rPr>
              <w:instrText>HYPERLINK \l "_Toc42550155"</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2.</w:t>
            </w:r>
            <w:r>
              <w:rPr>
                <w:rFonts w:eastAsiaTheme="minorEastAsia" w:cstheme="minorBidi"/>
                <w:noProof/>
                <w:sz w:val="22"/>
                <w:szCs w:val="22"/>
                <w:lang w:val="fr-FR"/>
              </w:rPr>
              <w:tab/>
            </w:r>
            <w:r w:rsidRPr="00D777C5">
              <w:rPr>
                <w:rStyle w:val="Lienhypertexte"/>
                <w:noProof/>
              </w:rPr>
              <w:t>Classification problem with CRF</w:t>
            </w:r>
            <w:r>
              <w:rPr>
                <w:noProof/>
                <w:webHidden/>
              </w:rPr>
              <w:tab/>
            </w:r>
            <w:r>
              <w:rPr>
                <w:noProof/>
                <w:webHidden/>
              </w:rPr>
              <w:fldChar w:fldCharType="begin"/>
            </w:r>
            <w:r>
              <w:rPr>
                <w:noProof/>
                <w:webHidden/>
              </w:rPr>
              <w:instrText xml:space="preserve"> PAGEREF _Toc42550155 \h </w:instrText>
            </w:r>
          </w:ins>
          <w:r>
            <w:rPr>
              <w:noProof/>
              <w:webHidden/>
            </w:rPr>
          </w:r>
          <w:r>
            <w:rPr>
              <w:noProof/>
              <w:webHidden/>
            </w:rPr>
            <w:fldChar w:fldCharType="separate"/>
          </w:r>
          <w:ins w:id="225" w:author="Arthur Parmentier" w:date="2020-06-08T23:06:00Z">
            <w:r>
              <w:rPr>
                <w:noProof/>
                <w:webHidden/>
              </w:rPr>
              <w:t>75</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226" w:author="Arthur Parmentier" w:date="2020-06-08T23:06:00Z"/>
              <w:rFonts w:eastAsiaTheme="minorEastAsia" w:cstheme="minorBidi"/>
              <w:noProof/>
              <w:sz w:val="22"/>
              <w:szCs w:val="22"/>
              <w:lang w:val="fr-FR"/>
            </w:rPr>
          </w:pPr>
          <w:ins w:id="227"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"_Toc42550156"</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3.</w:t>
            </w:r>
            <w:r>
              <w:rPr>
                <w:rFonts w:eastAsiaTheme="minorEastAsia" w:cstheme="minorBidi"/>
                <w:noProof/>
                <w:sz w:val="22"/>
                <w:szCs w:val="22"/>
                <w:lang w:val="fr-FR"/>
              </w:rPr>
              <w:tab/>
            </w:r>
            <w:r w:rsidRPr="00D777C5">
              <w:rPr>
                <w:rStyle w:val="Lienhypertexte"/>
                <w:noProof/>
              </w:rPr>
              <w:t>The future</w:t>
            </w:r>
            <w:r>
              <w:rPr>
                <w:noProof/>
                <w:webHidden/>
              </w:rPr>
              <w:tab/>
            </w:r>
            <w:r>
              <w:rPr>
                <w:noProof/>
                <w:webHidden/>
              </w:rPr>
              <w:fldChar w:fldCharType="begin"/>
            </w:r>
            <w:r>
              <w:rPr>
                <w:noProof/>
                <w:webHidden/>
              </w:rPr>
              <w:instrText xml:space="preserve"> PAGEREF _Toc42550156 \h </w:instrText>
            </w:r>
          </w:ins>
          <w:r>
            <w:rPr>
              <w:noProof/>
              <w:webHidden/>
            </w:rPr>
          </w:r>
          <w:r>
            <w:rPr>
              <w:noProof/>
              <w:webHidden/>
            </w:rPr>
            <w:fldChar w:fldCharType="separate"/>
          </w:r>
          <w:ins w:id="228" w:author="Arthur Parmentier" w:date="2020-06-08T23:06:00Z">
            <w:r>
              <w:rPr>
                <w:noProof/>
                <w:webHidden/>
              </w:rPr>
              <w:t>75</w:t>
            </w:r>
            <w:r>
              <w:rPr>
                <w:noProof/>
                <w:webHidden/>
              </w:rPr>
              <w:fldChar w:fldCharType="end"/>
            </w:r>
            <w:r w:rsidRPr="00D777C5">
              <w:rPr>
                <w:rStyle w:val="Lienhypertexte"/>
                <w:noProof/>
              </w:rPr>
              <w:fldChar w:fldCharType="end"/>
            </w:r>
          </w:ins>
        </w:p>
        <w:p w:rsidR="00F4343F" w:rsidRDefault="00F4343F">
          <w:pPr>
            <w:pStyle w:val="TM1"/>
            <w:tabs>
              <w:tab w:val="left" w:pos="660"/>
              <w:tab w:val="right" w:leader="dot" w:pos="9736"/>
            </w:tabs>
            <w:rPr>
              <w:ins w:id="229" w:author="Arthur Parmentier" w:date="2020-06-08T23:06:00Z"/>
              <w:rFonts w:eastAsiaTheme="minorEastAsia" w:cstheme="minorBidi"/>
              <w:b w:val="0"/>
              <w:bCs w:val="0"/>
              <w:i w:val="0"/>
              <w:iCs w:val="0"/>
              <w:noProof/>
              <w:sz w:val="22"/>
              <w:szCs w:val="22"/>
              <w:lang w:val="fr-FR"/>
            </w:rPr>
          </w:pPr>
          <w:ins w:id="230"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"_Toc42550157"</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VIII.</w:t>
            </w:r>
            <w:r>
              <w:rPr>
                <w:rFonts w:eastAsiaTheme="minorEastAsia" w:cstheme="minorBidi"/>
                <w:b w:val="0"/>
                <w:bCs w:val="0"/>
                <w:i w:val="0"/>
                <w:iCs w:val="0"/>
                <w:noProof/>
                <w:sz w:val="22"/>
                <w:szCs w:val="22"/>
                <w:lang w:val="fr-FR"/>
              </w:rPr>
              <w:tab/>
            </w:r>
            <w:r w:rsidRPr="00D777C5">
              <w:rPr>
                <w:rStyle w:val="Lienhypertexte"/>
                <w:noProof/>
              </w:rPr>
              <w:t>Conclusion</w:t>
            </w:r>
            <w:r>
              <w:rPr>
                <w:noProof/>
                <w:webHidden/>
              </w:rPr>
              <w:tab/>
            </w:r>
            <w:r>
              <w:rPr>
                <w:noProof/>
                <w:webHidden/>
              </w:rPr>
              <w:fldChar w:fldCharType="begin"/>
            </w:r>
            <w:r>
              <w:rPr>
                <w:noProof/>
                <w:webHidden/>
              </w:rPr>
              <w:instrText xml:space="preserve"> PAGEREF _Toc42550157 \h </w:instrText>
            </w:r>
          </w:ins>
          <w:r>
            <w:rPr>
              <w:noProof/>
              <w:webHidden/>
            </w:rPr>
          </w:r>
          <w:r>
            <w:rPr>
              <w:noProof/>
              <w:webHidden/>
            </w:rPr>
            <w:fldChar w:fldCharType="separate"/>
          </w:r>
          <w:ins w:id="231" w:author="Arthur Parmentier" w:date="2020-06-08T23:06:00Z">
            <w:r>
              <w:rPr>
                <w:noProof/>
                <w:webHidden/>
              </w:rPr>
              <w:t>75</w:t>
            </w:r>
            <w:r>
              <w:rPr>
                <w:noProof/>
                <w:webHidden/>
              </w:rPr>
              <w:fldChar w:fldCharType="end"/>
            </w:r>
            <w:r w:rsidRPr="00D777C5">
              <w:rPr>
                <w:rStyle w:val="Lienhypertexte"/>
                <w:noProof/>
              </w:rPr>
              <w:fldChar w:fldCharType="end"/>
            </w:r>
          </w:ins>
        </w:p>
        <w:p w:rsidR="00DC3FF9" w:rsidRPr="007C437A" w:rsidDel="00BA3828" w:rsidRDefault="00DC3FF9" w:rsidP="00E6654A">
          <w:pPr>
            <w:pStyle w:val="TM1"/>
            <w:rPr>
              <w:del w:id="232" w:author="Arthur Parmentier" w:date="2020-05-14T13:28:00Z"/>
              <w:rFonts w:eastAsiaTheme="minorEastAsia" w:cstheme="minorBidi"/>
              <w:noProof/>
              <w:sz w:val="22"/>
              <w:szCs w:val="22"/>
              <w:rPrChange w:id="233" w:author="Arthur Parmentier" w:date="2020-06-07T15:27:00Z">
                <w:rPr>
                  <w:del w:id="234" w:author="Arthur Parmentier" w:date="2020-05-14T13:28:00Z"/>
                  <w:rFonts w:eastAsiaTheme="minorEastAsia" w:cstheme="minorBidi"/>
                  <w:noProof/>
                  <w:sz w:val="22"/>
                  <w:szCs w:val="22"/>
                  <w:lang w:val="fr-FR"/>
                </w:rPr>
              </w:rPrChange>
            </w:rPr>
          </w:pPr>
          <w:del w:id="235" w:author="Arthur Parmentier" w:date="2020-05-14T13:28:00Z">
            <w:r w:rsidRPr="007C437A" w:rsidDel="00BA3828">
              <w:rPr>
                <w:rPrChange w:id="236" w:author="Arthur Parmentier" w:date="2020-06-07T15:27:00Z">
                  <w:rPr>
                    <w:rStyle w:val="Lienhypertexte"/>
                    <w:b w:val="0"/>
                    <w:bCs w:val="0"/>
                    <w:i w:val="0"/>
                    <w:iCs w:val="0"/>
                    <w:noProof/>
                  </w:rPr>
                </w:rPrChange>
              </w:rPr>
              <w:delText>I.</w:delText>
            </w:r>
            <w:r w:rsidRPr="007C437A" w:rsidDel="00BA3828">
              <w:rPr>
                <w:rFonts w:eastAsiaTheme="minorEastAsia" w:cstheme="minorBidi"/>
                <w:b w:val="0"/>
                <w:bCs w:val="0"/>
                <w:i w:val="0"/>
                <w:iCs w:val="0"/>
                <w:noProof/>
                <w:rPrChange w:id="237" w:author="Arthur Parmentier" w:date="2020-06-07T15:27:00Z">
                  <w:rPr>
                    <w:rFonts w:eastAsiaTheme="minorEastAsia" w:cstheme="minorBidi"/>
                    <w:b w:val="0"/>
                    <w:bCs w:val="0"/>
                    <w:i w:val="0"/>
                    <w:iCs w:val="0"/>
                    <w:noProof/>
                    <w:lang w:val="fr-FR"/>
                  </w:rPr>
                </w:rPrChange>
              </w:rPr>
              <w:tab/>
            </w:r>
            <w:r w:rsidRPr="007C437A" w:rsidDel="00BA3828">
              <w:rPr>
                <w:rPrChange w:id="238" w:author="Arthur Parmentier" w:date="2020-06-07T15:27:00Z">
                  <w:rPr>
                    <w:rStyle w:val="Lienhypertexte"/>
                    <w:b w:val="0"/>
                    <w:bCs w:val="0"/>
                    <w:i w:val="0"/>
                    <w:iCs w:val="0"/>
                    <w:noProof/>
                  </w:rPr>
                </w:rPrChange>
              </w:rPr>
              <w:delText>Introduction</w:delText>
            </w:r>
            <w:r w:rsidRPr="007C437A" w:rsidDel="00BA3828">
              <w:rPr>
                <w:noProof/>
                <w:webHidden/>
              </w:rPr>
              <w:tab/>
              <w:delText>2</w:delText>
            </w:r>
          </w:del>
        </w:p>
        <w:p w:rsidR="00DC3FF9" w:rsidRPr="007C437A" w:rsidDel="00BA3828" w:rsidRDefault="00DC3FF9" w:rsidP="00E6654A">
          <w:pPr>
            <w:pStyle w:val="TM1"/>
            <w:rPr>
              <w:del w:id="239" w:author="Arthur Parmentier" w:date="2020-05-14T13:28:00Z"/>
              <w:rFonts w:eastAsiaTheme="minorEastAsia" w:cstheme="minorBidi"/>
              <w:noProof/>
              <w:sz w:val="22"/>
              <w:szCs w:val="22"/>
              <w:rPrChange w:id="240" w:author="Arthur Parmentier" w:date="2020-06-07T15:27:00Z">
                <w:rPr>
                  <w:del w:id="241" w:author="Arthur Parmentier" w:date="2020-05-14T13:28:00Z"/>
                  <w:rFonts w:eastAsiaTheme="minorEastAsia" w:cstheme="minorBidi"/>
                  <w:noProof/>
                  <w:sz w:val="22"/>
                  <w:szCs w:val="22"/>
                  <w:lang w:val="fr-FR"/>
                </w:rPr>
              </w:rPrChange>
            </w:rPr>
          </w:pPr>
          <w:del w:id="242" w:author="Arthur Parmentier" w:date="2020-05-14T13:28:00Z">
            <w:r w:rsidRPr="007C437A" w:rsidDel="00BA3828">
              <w:rPr>
                <w:rPrChange w:id="243" w:author="Arthur Parmentier" w:date="2020-06-07T15:27:00Z">
                  <w:rPr>
                    <w:rStyle w:val="Lienhypertexte"/>
                    <w:b w:val="0"/>
                    <w:bCs w:val="0"/>
                    <w:i w:val="0"/>
                    <w:iCs w:val="0"/>
                    <w:noProof/>
                  </w:rPr>
                </w:rPrChange>
              </w:rPr>
              <w:delText>III.</w:delText>
            </w:r>
            <w:r w:rsidRPr="007C437A" w:rsidDel="00BA3828">
              <w:rPr>
                <w:rFonts w:eastAsiaTheme="minorEastAsia" w:cstheme="minorBidi"/>
                <w:b w:val="0"/>
                <w:bCs w:val="0"/>
                <w:i w:val="0"/>
                <w:iCs w:val="0"/>
                <w:noProof/>
                <w:rPrChange w:id="244" w:author="Arthur Parmentier" w:date="2020-06-07T15:27:00Z">
                  <w:rPr>
                    <w:rFonts w:eastAsiaTheme="minorEastAsia" w:cstheme="minorBidi"/>
                    <w:b w:val="0"/>
                    <w:bCs w:val="0"/>
                    <w:i w:val="0"/>
                    <w:iCs w:val="0"/>
                    <w:noProof/>
                    <w:lang w:val="fr-FR"/>
                  </w:rPr>
                </w:rPrChange>
              </w:rPr>
              <w:tab/>
            </w:r>
            <w:r w:rsidRPr="007C437A" w:rsidDel="00BA3828">
              <w:rPr>
                <w:rPrChange w:id="245" w:author="Arthur Parmentier" w:date="2020-06-07T15:27:00Z">
                  <w:rPr>
                    <w:rStyle w:val="Lienhypertexte"/>
                    <w:b w:val="0"/>
                    <w:bCs w:val="0"/>
                    <w:i w:val="0"/>
                    <w:iCs w:val="0"/>
                    <w:noProof/>
                  </w:rPr>
                </w:rPrChange>
              </w:rPr>
              <w:delText>A brief history of Soundpainting</w:delText>
            </w:r>
            <w:r w:rsidRPr="007C437A" w:rsidDel="00BA3828">
              <w:rPr>
                <w:noProof/>
                <w:webHidden/>
              </w:rPr>
              <w:tab/>
              <w:delText>3</w:delText>
            </w:r>
          </w:del>
        </w:p>
        <w:p w:rsidR="00DC3FF9" w:rsidRPr="007C437A" w:rsidDel="00BA3828" w:rsidRDefault="00DC3FF9" w:rsidP="00E6654A">
          <w:pPr>
            <w:pStyle w:val="TM2"/>
            <w:rPr>
              <w:del w:id="246" w:author="Arthur Parmentier" w:date="2020-05-14T13:28:00Z"/>
              <w:rFonts w:eastAsiaTheme="minorEastAsia" w:cstheme="minorBidi"/>
              <w:noProof/>
              <w:rPrChange w:id="247" w:author="Arthur Parmentier" w:date="2020-06-07T15:27:00Z">
                <w:rPr>
                  <w:del w:id="248" w:author="Arthur Parmentier" w:date="2020-05-14T13:28:00Z"/>
                  <w:rFonts w:eastAsiaTheme="minorEastAsia" w:cstheme="minorBidi"/>
                  <w:noProof/>
                  <w:lang w:val="fr-FR"/>
                </w:rPr>
              </w:rPrChange>
            </w:rPr>
          </w:pPr>
          <w:del w:id="249" w:author="Arthur Parmentier" w:date="2020-05-14T13:28:00Z">
            <w:r w:rsidRPr="007C437A" w:rsidDel="00BA3828">
              <w:rPr>
                <w:rPrChange w:id="250" w:author="Arthur Parmentier" w:date="2020-06-07T15:27:00Z">
                  <w:rPr>
                    <w:rStyle w:val="Lienhypertexte"/>
                    <w:b w:val="0"/>
                    <w:bCs w:val="0"/>
                    <w:noProof/>
                  </w:rPr>
                </w:rPrChange>
              </w:rPr>
              <w:delText>A.</w:delText>
            </w:r>
            <w:r w:rsidRPr="007C437A" w:rsidDel="00BA3828">
              <w:rPr>
                <w:rFonts w:eastAsiaTheme="minorEastAsia" w:cstheme="minorBidi"/>
                <w:b w:val="0"/>
                <w:bCs w:val="0"/>
                <w:noProof/>
                <w:rPrChange w:id="251" w:author="Arthur Parmentier" w:date="2020-06-07T15:27:00Z">
                  <w:rPr>
                    <w:rFonts w:eastAsiaTheme="minorEastAsia" w:cstheme="minorBidi"/>
                    <w:b w:val="0"/>
                    <w:bCs w:val="0"/>
                    <w:noProof/>
                    <w:lang w:val="fr-FR"/>
                  </w:rPr>
                </w:rPrChange>
              </w:rPr>
              <w:tab/>
            </w:r>
            <w:r w:rsidRPr="007C437A" w:rsidDel="00BA3828">
              <w:rPr>
                <w:rPrChange w:id="252" w:author="Arthur Parmentier" w:date="2020-06-07T15:27:00Z">
                  <w:rPr>
                    <w:rStyle w:val="Lienhypertexte"/>
                    <w:b w:val="0"/>
                    <w:bCs w:val="0"/>
                    <w:noProof/>
                  </w:rPr>
                </w:rPrChange>
              </w:rPr>
              <w:delText>Back in Woodstock 1974: emergence in emergency</w:delText>
            </w:r>
            <w:r w:rsidRPr="007C437A" w:rsidDel="00BA3828">
              <w:rPr>
                <w:noProof/>
                <w:webHidden/>
              </w:rPr>
              <w:tab/>
              <w:delText>3</w:delText>
            </w:r>
          </w:del>
        </w:p>
        <w:p w:rsidR="00DC3FF9" w:rsidRPr="007C437A" w:rsidDel="00BA3828" w:rsidRDefault="00DC3FF9" w:rsidP="00E6654A">
          <w:pPr>
            <w:pStyle w:val="TM2"/>
            <w:rPr>
              <w:del w:id="253" w:author="Arthur Parmentier" w:date="2020-05-14T13:28:00Z"/>
              <w:rFonts w:eastAsiaTheme="minorEastAsia" w:cstheme="minorBidi"/>
              <w:noProof/>
              <w:rPrChange w:id="254" w:author="Arthur Parmentier" w:date="2020-06-07T15:27:00Z">
                <w:rPr>
                  <w:del w:id="255" w:author="Arthur Parmentier" w:date="2020-05-14T13:28:00Z"/>
                  <w:rFonts w:eastAsiaTheme="minorEastAsia" w:cstheme="minorBidi"/>
                  <w:noProof/>
                  <w:lang w:val="fr-FR"/>
                </w:rPr>
              </w:rPrChange>
            </w:rPr>
          </w:pPr>
          <w:del w:id="256" w:author="Arthur Parmentier" w:date="2020-05-14T13:28:00Z">
            <w:r w:rsidRPr="007C437A" w:rsidDel="00BA3828">
              <w:rPr>
                <w:rPrChange w:id="257" w:author="Arthur Parmentier" w:date="2020-06-07T15:27:00Z">
                  <w:rPr>
                    <w:rStyle w:val="Lienhypertexte"/>
                    <w:b w:val="0"/>
                    <w:bCs w:val="0"/>
                    <w:noProof/>
                  </w:rPr>
                </w:rPrChange>
              </w:rPr>
              <w:delText>B.</w:delText>
            </w:r>
            <w:r w:rsidRPr="007C437A" w:rsidDel="00BA3828">
              <w:rPr>
                <w:rFonts w:eastAsiaTheme="minorEastAsia" w:cstheme="minorBidi"/>
                <w:b w:val="0"/>
                <w:bCs w:val="0"/>
                <w:noProof/>
                <w:rPrChange w:id="258" w:author="Arthur Parmentier" w:date="2020-06-07T15:27:00Z">
                  <w:rPr>
                    <w:rFonts w:eastAsiaTheme="minorEastAsia" w:cstheme="minorBidi"/>
                    <w:b w:val="0"/>
                    <w:bCs w:val="0"/>
                    <w:noProof/>
                    <w:lang w:val="fr-FR"/>
                  </w:rPr>
                </w:rPrChange>
              </w:rPr>
              <w:tab/>
            </w:r>
            <w:r w:rsidRPr="007C437A" w:rsidDel="00BA3828">
              <w:rPr>
                <w:rPrChange w:id="259" w:author="Arthur Parmentier" w:date="2020-06-07T15:27:00Z">
                  <w:rPr>
                    <w:rStyle w:val="Lienhypertexte"/>
                    <w:b w:val="0"/>
                    <w:bCs w:val="0"/>
                    <w:noProof/>
                  </w:rPr>
                </w:rPrChange>
              </w:rPr>
              <w:delText>A new form of composition</w:delText>
            </w:r>
            <w:r w:rsidRPr="007C437A" w:rsidDel="00BA3828">
              <w:rPr>
                <w:noProof/>
                <w:webHidden/>
              </w:rPr>
              <w:tab/>
              <w:delText>3</w:delText>
            </w:r>
          </w:del>
        </w:p>
        <w:p w:rsidR="00DC3FF9" w:rsidRPr="007C437A" w:rsidDel="00BA3828" w:rsidRDefault="00DC3FF9" w:rsidP="00E6654A">
          <w:pPr>
            <w:pStyle w:val="TM3"/>
            <w:rPr>
              <w:del w:id="260" w:author="Arthur Parmentier" w:date="2020-05-14T13:28:00Z"/>
              <w:rFonts w:eastAsiaTheme="minorEastAsia" w:cstheme="minorBidi"/>
              <w:noProof/>
              <w:sz w:val="22"/>
              <w:szCs w:val="22"/>
              <w:rPrChange w:id="261" w:author="Arthur Parmentier" w:date="2020-06-07T15:27:00Z">
                <w:rPr>
                  <w:del w:id="262" w:author="Arthur Parmentier" w:date="2020-05-14T13:28:00Z"/>
                  <w:rFonts w:eastAsiaTheme="minorEastAsia" w:cstheme="minorBidi"/>
                  <w:noProof/>
                  <w:sz w:val="22"/>
                  <w:szCs w:val="22"/>
                  <w:lang w:val="fr-FR"/>
                </w:rPr>
              </w:rPrChange>
            </w:rPr>
          </w:pPr>
          <w:del w:id="263" w:author="Arthur Parmentier" w:date="2020-05-14T13:28:00Z">
            <w:r w:rsidRPr="007C437A" w:rsidDel="00BA3828">
              <w:rPr>
                <w:rPrChange w:id="264" w:author="Arthur Parmentier" w:date="2020-06-07T15:27:00Z">
                  <w:rPr>
                    <w:rStyle w:val="Lienhypertexte"/>
                    <w:noProof/>
                  </w:rPr>
                </w:rPrChange>
              </w:rPr>
              <w:delText>1.</w:delText>
            </w:r>
            <w:r w:rsidRPr="007C437A" w:rsidDel="00BA3828">
              <w:rPr>
                <w:rFonts w:eastAsiaTheme="minorEastAsia" w:cstheme="minorBidi"/>
                <w:noProof/>
                <w:rPrChange w:id="265" w:author="Arthur Parmentier" w:date="2020-06-07T15:27:00Z">
                  <w:rPr>
                    <w:rFonts w:eastAsiaTheme="minorEastAsia" w:cstheme="minorBidi"/>
                    <w:noProof/>
                    <w:lang w:val="fr-FR"/>
                  </w:rPr>
                </w:rPrChange>
              </w:rPr>
              <w:tab/>
            </w:r>
            <w:r w:rsidRPr="007C437A" w:rsidDel="00BA3828">
              <w:rPr>
                <w:rPrChange w:id="266" w:author="Arthur Parmentier" w:date="2020-06-07T15:27:00Z">
                  <w:rPr>
                    <w:rStyle w:val="Lienhypertexte"/>
                    <w:noProof/>
                  </w:rPr>
                </w:rPrChange>
              </w:rPr>
              <w:delText>Sign language: from cultural concepts to performance</w:delText>
            </w:r>
            <w:r w:rsidRPr="007C437A" w:rsidDel="00BA3828">
              <w:rPr>
                <w:noProof/>
                <w:webHidden/>
              </w:rPr>
              <w:tab/>
              <w:delText>3</w:delText>
            </w:r>
          </w:del>
        </w:p>
        <w:p w:rsidR="00DC3FF9" w:rsidRPr="007C437A" w:rsidDel="00BA3828" w:rsidRDefault="00DC3FF9" w:rsidP="00E6654A">
          <w:pPr>
            <w:pStyle w:val="TM3"/>
            <w:rPr>
              <w:del w:id="267" w:author="Arthur Parmentier" w:date="2020-05-14T13:28:00Z"/>
              <w:rFonts w:eastAsiaTheme="minorEastAsia" w:cstheme="minorBidi"/>
              <w:noProof/>
              <w:sz w:val="22"/>
              <w:szCs w:val="22"/>
              <w:rPrChange w:id="268" w:author="Arthur Parmentier" w:date="2020-06-07T15:27:00Z">
                <w:rPr>
                  <w:del w:id="269" w:author="Arthur Parmentier" w:date="2020-05-14T13:28:00Z"/>
                  <w:rFonts w:eastAsiaTheme="minorEastAsia" w:cstheme="minorBidi"/>
                  <w:noProof/>
                  <w:sz w:val="22"/>
                  <w:szCs w:val="22"/>
                  <w:lang w:val="fr-FR"/>
                </w:rPr>
              </w:rPrChange>
            </w:rPr>
          </w:pPr>
          <w:del w:id="270" w:author="Arthur Parmentier" w:date="2020-05-14T13:28:00Z">
            <w:r w:rsidRPr="007C437A" w:rsidDel="00BA3828">
              <w:rPr>
                <w:rPrChange w:id="271" w:author="Arthur Parmentier" w:date="2020-06-07T15:27:00Z">
                  <w:rPr>
                    <w:rStyle w:val="Lienhypertexte"/>
                    <w:noProof/>
                  </w:rPr>
                </w:rPrChange>
              </w:rPr>
              <w:delText>2.</w:delText>
            </w:r>
            <w:r w:rsidRPr="007C437A" w:rsidDel="00BA3828">
              <w:rPr>
                <w:rFonts w:eastAsiaTheme="minorEastAsia" w:cstheme="minorBidi"/>
                <w:noProof/>
                <w:rPrChange w:id="272" w:author="Arthur Parmentier" w:date="2020-06-07T15:27:00Z">
                  <w:rPr>
                    <w:rFonts w:eastAsiaTheme="minorEastAsia" w:cstheme="minorBidi"/>
                    <w:noProof/>
                    <w:lang w:val="fr-FR"/>
                  </w:rPr>
                </w:rPrChange>
              </w:rPr>
              <w:tab/>
            </w:r>
            <w:r w:rsidRPr="007C437A" w:rsidDel="00BA3828">
              <w:rPr>
                <w:rPrChange w:id="273" w:author="Arthur Parmentier" w:date="2020-06-07T15:27:00Z">
                  <w:rPr>
                    <w:rStyle w:val="Lienhypertexte"/>
                    <w:noProof/>
                  </w:rPr>
                </w:rPrChange>
              </w:rPr>
              <w:delText>A multidisciplinary language</w:delText>
            </w:r>
            <w:r w:rsidRPr="007C437A" w:rsidDel="00BA3828">
              <w:rPr>
                <w:noProof/>
                <w:webHidden/>
              </w:rPr>
              <w:tab/>
              <w:delText>3</w:delText>
            </w:r>
          </w:del>
        </w:p>
        <w:p w:rsidR="00DC3FF9" w:rsidRPr="007C437A" w:rsidDel="00BA3828" w:rsidRDefault="00DC3FF9" w:rsidP="00E6654A">
          <w:pPr>
            <w:pStyle w:val="TM3"/>
            <w:rPr>
              <w:del w:id="274" w:author="Arthur Parmentier" w:date="2020-05-14T13:28:00Z"/>
              <w:rFonts w:eastAsiaTheme="minorEastAsia" w:cstheme="minorBidi"/>
              <w:noProof/>
              <w:sz w:val="22"/>
              <w:szCs w:val="22"/>
              <w:rPrChange w:id="275" w:author="Arthur Parmentier" w:date="2020-06-07T15:27:00Z">
                <w:rPr>
                  <w:del w:id="276" w:author="Arthur Parmentier" w:date="2020-05-14T13:28:00Z"/>
                  <w:rFonts w:eastAsiaTheme="minorEastAsia" w:cstheme="minorBidi"/>
                  <w:noProof/>
                  <w:sz w:val="22"/>
                  <w:szCs w:val="22"/>
                  <w:lang w:val="fr-FR"/>
                </w:rPr>
              </w:rPrChange>
            </w:rPr>
          </w:pPr>
          <w:del w:id="277" w:author="Arthur Parmentier" w:date="2020-05-14T13:28:00Z">
            <w:r w:rsidRPr="007C437A" w:rsidDel="00BA3828">
              <w:rPr>
                <w:rPrChange w:id="278" w:author="Arthur Parmentier" w:date="2020-06-07T15:27:00Z">
                  <w:rPr>
                    <w:rStyle w:val="Lienhypertexte"/>
                    <w:noProof/>
                  </w:rPr>
                </w:rPrChange>
              </w:rPr>
              <w:delText>3.</w:delText>
            </w:r>
            <w:r w:rsidRPr="007C437A" w:rsidDel="00BA3828">
              <w:rPr>
                <w:rFonts w:eastAsiaTheme="minorEastAsia" w:cstheme="minorBidi"/>
                <w:noProof/>
                <w:rPrChange w:id="279" w:author="Arthur Parmentier" w:date="2020-06-07T15:27:00Z">
                  <w:rPr>
                    <w:rFonts w:eastAsiaTheme="minorEastAsia" w:cstheme="minorBidi"/>
                    <w:noProof/>
                    <w:lang w:val="fr-FR"/>
                  </w:rPr>
                </w:rPrChange>
              </w:rPr>
              <w:tab/>
            </w:r>
            <w:r w:rsidRPr="007C437A" w:rsidDel="00BA3828">
              <w:rPr>
                <w:rPrChange w:id="280" w:author="Arthur Parmentier" w:date="2020-06-07T15:27:00Z">
                  <w:rPr>
                    <w:rStyle w:val="Lienhypertexte"/>
                    <w:noProof/>
                  </w:rPr>
                </w:rPrChange>
              </w:rPr>
              <w:delText>Fertility in Europe, worldwide spread in modern societies</w:delText>
            </w:r>
            <w:r w:rsidRPr="007C437A" w:rsidDel="00BA3828">
              <w:rPr>
                <w:noProof/>
                <w:webHidden/>
              </w:rPr>
              <w:tab/>
              <w:delText>4</w:delText>
            </w:r>
          </w:del>
        </w:p>
        <w:p w:rsidR="00DC3FF9" w:rsidRPr="007C437A" w:rsidDel="00BA3828" w:rsidRDefault="00DC3FF9" w:rsidP="00E6654A">
          <w:pPr>
            <w:pStyle w:val="TM1"/>
            <w:rPr>
              <w:del w:id="281" w:author="Arthur Parmentier" w:date="2020-05-14T13:28:00Z"/>
              <w:rFonts w:eastAsiaTheme="minorEastAsia" w:cstheme="minorBidi"/>
              <w:noProof/>
              <w:sz w:val="22"/>
              <w:szCs w:val="22"/>
              <w:rPrChange w:id="282" w:author="Arthur Parmentier" w:date="2020-06-07T15:27:00Z">
                <w:rPr>
                  <w:del w:id="283" w:author="Arthur Parmentier" w:date="2020-05-14T13:28:00Z"/>
                  <w:rFonts w:eastAsiaTheme="minorEastAsia" w:cstheme="minorBidi"/>
                  <w:noProof/>
                  <w:sz w:val="22"/>
                  <w:szCs w:val="22"/>
                  <w:lang w:val="fr-FR"/>
                </w:rPr>
              </w:rPrChange>
            </w:rPr>
          </w:pPr>
          <w:del w:id="284" w:author="Arthur Parmentier" w:date="2020-05-14T13:28:00Z">
            <w:r w:rsidRPr="007C437A" w:rsidDel="00BA3828">
              <w:rPr>
                <w:rPrChange w:id="285" w:author="Arthur Parmentier" w:date="2020-06-07T15:27:00Z">
                  <w:rPr>
                    <w:rStyle w:val="Lienhypertexte"/>
                    <w:b w:val="0"/>
                    <w:bCs w:val="0"/>
                    <w:i w:val="0"/>
                    <w:iCs w:val="0"/>
                    <w:noProof/>
                  </w:rPr>
                </w:rPrChange>
              </w:rPr>
              <w:delText>IV.</w:delText>
            </w:r>
            <w:r w:rsidRPr="007C437A" w:rsidDel="00BA3828">
              <w:rPr>
                <w:rFonts w:eastAsiaTheme="minorEastAsia" w:cstheme="minorBidi"/>
                <w:b w:val="0"/>
                <w:bCs w:val="0"/>
                <w:i w:val="0"/>
                <w:iCs w:val="0"/>
                <w:noProof/>
                <w:rPrChange w:id="286" w:author="Arthur Parmentier" w:date="2020-06-07T15:27:00Z">
                  <w:rPr>
                    <w:rFonts w:eastAsiaTheme="minorEastAsia" w:cstheme="minorBidi"/>
                    <w:b w:val="0"/>
                    <w:bCs w:val="0"/>
                    <w:i w:val="0"/>
                    <w:iCs w:val="0"/>
                    <w:noProof/>
                    <w:lang w:val="fr-FR"/>
                  </w:rPr>
                </w:rPrChange>
              </w:rPr>
              <w:tab/>
            </w:r>
            <w:r w:rsidRPr="007C437A" w:rsidDel="00BA3828">
              <w:rPr>
                <w:rPrChange w:id="287" w:author="Arthur Parmentier" w:date="2020-06-07T15:27:00Z">
                  <w:rPr>
                    <w:rStyle w:val="Lienhypertexte"/>
                    <w:b w:val="0"/>
                    <w:bCs w:val="0"/>
                    <w:i w:val="0"/>
                    <w:iCs w:val="0"/>
                    <w:noProof/>
                  </w:rPr>
                </w:rPrChange>
              </w:rPr>
              <w:delText>Historical and theoretical context</w:delText>
            </w:r>
            <w:r w:rsidRPr="007C437A" w:rsidDel="00BA3828">
              <w:rPr>
                <w:noProof/>
                <w:webHidden/>
              </w:rPr>
              <w:tab/>
              <w:delText>4</w:delText>
            </w:r>
          </w:del>
        </w:p>
        <w:p w:rsidR="00DC3FF9" w:rsidRPr="007C437A" w:rsidDel="00BA3828" w:rsidRDefault="00DC3FF9" w:rsidP="00E6654A">
          <w:pPr>
            <w:pStyle w:val="TM2"/>
            <w:rPr>
              <w:del w:id="288" w:author="Arthur Parmentier" w:date="2020-05-14T13:28:00Z"/>
              <w:rFonts w:eastAsiaTheme="minorEastAsia" w:cstheme="minorBidi"/>
              <w:noProof/>
              <w:rPrChange w:id="289" w:author="Arthur Parmentier" w:date="2020-06-07T15:27:00Z">
                <w:rPr>
                  <w:del w:id="290" w:author="Arthur Parmentier" w:date="2020-05-14T13:28:00Z"/>
                  <w:rFonts w:eastAsiaTheme="minorEastAsia" w:cstheme="minorBidi"/>
                  <w:noProof/>
                  <w:lang w:val="fr-FR"/>
                </w:rPr>
              </w:rPrChange>
            </w:rPr>
          </w:pPr>
          <w:del w:id="291" w:author="Arthur Parmentier" w:date="2020-05-14T13:28:00Z">
            <w:r w:rsidRPr="007C437A" w:rsidDel="00BA3828">
              <w:rPr>
                <w:rPrChange w:id="292" w:author="Arthur Parmentier" w:date="2020-06-07T15:27:00Z">
                  <w:rPr>
                    <w:rStyle w:val="Lienhypertexte"/>
                    <w:b w:val="0"/>
                    <w:bCs w:val="0"/>
                    <w:noProof/>
                  </w:rPr>
                </w:rPrChange>
              </w:rPr>
              <w:delText>A.</w:delText>
            </w:r>
            <w:r w:rsidRPr="007C437A" w:rsidDel="00BA3828">
              <w:rPr>
                <w:rFonts w:eastAsiaTheme="minorEastAsia" w:cstheme="minorBidi"/>
                <w:b w:val="0"/>
                <w:bCs w:val="0"/>
                <w:noProof/>
                <w:rPrChange w:id="293" w:author="Arthur Parmentier" w:date="2020-06-07T15:27:00Z">
                  <w:rPr>
                    <w:rFonts w:eastAsiaTheme="minorEastAsia" w:cstheme="minorBidi"/>
                    <w:b w:val="0"/>
                    <w:bCs w:val="0"/>
                    <w:noProof/>
                    <w:lang w:val="fr-FR"/>
                  </w:rPr>
                </w:rPrChange>
              </w:rPr>
              <w:tab/>
            </w:r>
            <w:r w:rsidRPr="007C437A" w:rsidDel="00BA3828">
              <w:rPr>
                <w:rPrChange w:id="294" w:author="Arthur Parmentier" w:date="2020-06-07T15:27:00Z">
                  <w:rPr>
                    <w:rStyle w:val="Lienhypertexte"/>
                    <w:b w:val="0"/>
                    <w:bCs w:val="0"/>
                    <w:noProof/>
                  </w:rPr>
                </w:rPrChange>
              </w:rPr>
              <w:delText>Gestures and signs for communication: a long history</w:delText>
            </w:r>
            <w:r w:rsidRPr="007C437A" w:rsidDel="00BA3828">
              <w:rPr>
                <w:noProof/>
                <w:webHidden/>
              </w:rPr>
              <w:tab/>
              <w:delText>4</w:delText>
            </w:r>
          </w:del>
        </w:p>
        <w:p w:rsidR="00DC3FF9" w:rsidRPr="007C437A" w:rsidDel="00BA3828" w:rsidRDefault="00DC3FF9" w:rsidP="00E6654A">
          <w:pPr>
            <w:pStyle w:val="TM3"/>
            <w:rPr>
              <w:del w:id="295" w:author="Arthur Parmentier" w:date="2020-05-14T13:28:00Z"/>
              <w:rFonts w:eastAsiaTheme="minorEastAsia" w:cstheme="minorBidi"/>
              <w:noProof/>
              <w:sz w:val="22"/>
              <w:szCs w:val="22"/>
              <w:rPrChange w:id="296" w:author="Arthur Parmentier" w:date="2020-06-07T15:27:00Z">
                <w:rPr>
                  <w:del w:id="297" w:author="Arthur Parmentier" w:date="2020-05-14T13:28:00Z"/>
                  <w:rFonts w:eastAsiaTheme="minorEastAsia" w:cstheme="minorBidi"/>
                  <w:noProof/>
                  <w:sz w:val="22"/>
                  <w:szCs w:val="22"/>
                  <w:lang w:val="fr-FR"/>
                </w:rPr>
              </w:rPrChange>
            </w:rPr>
          </w:pPr>
          <w:del w:id="298" w:author="Arthur Parmentier" w:date="2020-05-14T13:28:00Z">
            <w:r w:rsidRPr="007C437A" w:rsidDel="00BA3828">
              <w:rPr>
                <w:rPrChange w:id="299" w:author="Arthur Parmentier" w:date="2020-06-07T15:27:00Z">
                  <w:rPr>
                    <w:rStyle w:val="Lienhypertexte"/>
                    <w:noProof/>
                  </w:rPr>
                </w:rPrChange>
              </w:rPr>
              <w:delText>1.</w:delText>
            </w:r>
            <w:r w:rsidRPr="007C437A" w:rsidDel="00BA3828">
              <w:rPr>
                <w:rFonts w:eastAsiaTheme="minorEastAsia" w:cstheme="minorBidi"/>
                <w:noProof/>
                <w:rPrChange w:id="300" w:author="Arthur Parmentier" w:date="2020-06-07T15:27:00Z">
                  <w:rPr>
                    <w:rFonts w:eastAsiaTheme="minorEastAsia" w:cstheme="minorBidi"/>
                    <w:noProof/>
                    <w:lang w:val="fr-FR"/>
                  </w:rPr>
                </w:rPrChange>
              </w:rPr>
              <w:tab/>
            </w:r>
            <w:r w:rsidRPr="007C437A" w:rsidDel="00BA3828">
              <w:rPr>
                <w:rPrChange w:id="301" w:author="Arthur Parmentier" w:date="2020-06-07T15:27:00Z">
                  <w:rPr>
                    <w:rStyle w:val="Lienhypertexte"/>
                    <w:noProof/>
                  </w:rPr>
                </w:rPrChange>
              </w:rPr>
              <w:delText>A very long time ago…</w:delText>
            </w:r>
            <w:r w:rsidRPr="007C437A" w:rsidDel="00BA3828">
              <w:rPr>
                <w:noProof/>
                <w:webHidden/>
              </w:rPr>
              <w:tab/>
              <w:delText>5</w:delText>
            </w:r>
          </w:del>
        </w:p>
        <w:p w:rsidR="00DC3FF9" w:rsidRPr="007C437A" w:rsidDel="00BA3828" w:rsidRDefault="00DC3FF9" w:rsidP="00E6654A">
          <w:pPr>
            <w:pStyle w:val="TM3"/>
            <w:rPr>
              <w:del w:id="302" w:author="Arthur Parmentier" w:date="2020-05-14T13:28:00Z"/>
              <w:rFonts w:eastAsiaTheme="minorEastAsia" w:cstheme="minorBidi"/>
              <w:noProof/>
              <w:sz w:val="22"/>
              <w:szCs w:val="22"/>
              <w:rPrChange w:id="303" w:author="Arthur Parmentier" w:date="2020-06-07T15:27:00Z">
                <w:rPr>
                  <w:del w:id="304" w:author="Arthur Parmentier" w:date="2020-05-14T13:28:00Z"/>
                  <w:rFonts w:eastAsiaTheme="minorEastAsia" w:cstheme="minorBidi"/>
                  <w:noProof/>
                  <w:sz w:val="22"/>
                  <w:szCs w:val="22"/>
                  <w:lang w:val="fr-FR"/>
                </w:rPr>
              </w:rPrChange>
            </w:rPr>
          </w:pPr>
          <w:del w:id="305" w:author="Arthur Parmentier" w:date="2020-05-14T13:28:00Z">
            <w:r w:rsidRPr="007C437A" w:rsidDel="00BA3828">
              <w:rPr>
                <w:rPrChange w:id="306" w:author="Arthur Parmentier" w:date="2020-06-07T15:27:00Z">
                  <w:rPr>
                    <w:rStyle w:val="Lienhypertexte"/>
                    <w:noProof/>
                  </w:rPr>
                </w:rPrChange>
              </w:rPr>
              <w:delText>2.</w:delText>
            </w:r>
            <w:r w:rsidRPr="007C437A" w:rsidDel="00BA3828">
              <w:rPr>
                <w:rFonts w:eastAsiaTheme="minorEastAsia" w:cstheme="minorBidi"/>
                <w:noProof/>
                <w:rPrChange w:id="307" w:author="Arthur Parmentier" w:date="2020-06-07T15:27:00Z">
                  <w:rPr>
                    <w:rFonts w:eastAsiaTheme="minorEastAsia" w:cstheme="minorBidi"/>
                    <w:noProof/>
                    <w:lang w:val="fr-FR"/>
                  </w:rPr>
                </w:rPrChange>
              </w:rPr>
              <w:tab/>
            </w:r>
            <w:r w:rsidRPr="007C437A" w:rsidDel="00BA3828">
              <w:rPr>
                <w:rPrChange w:id="308" w:author="Arthur Parmentier" w:date="2020-06-07T15:27:00Z">
                  <w:rPr>
                    <w:rStyle w:val="Lienhypertexte"/>
                    <w:noProof/>
                  </w:rPr>
                </w:rPrChange>
              </w:rPr>
              <w:delText>Middle ages: neumes</w:delText>
            </w:r>
            <w:r w:rsidRPr="007C437A" w:rsidDel="00BA3828">
              <w:rPr>
                <w:noProof/>
                <w:webHidden/>
              </w:rPr>
              <w:tab/>
              <w:delText>5</w:delText>
            </w:r>
          </w:del>
        </w:p>
        <w:p w:rsidR="00DC3FF9" w:rsidRPr="007C437A" w:rsidDel="00BA3828" w:rsidRDefault="00DC3FF9" w:rsidP="00E6654A">
          <w:pPr>
            <w:pStyle w:val="TM3"/>
            <w:rPr>
              <w:del w:id="309" w:author="Arthur Parmentier" w:date="2020-05-14T13:28:00Z"/>
              <w:rFonts w:eastAsiaTheme="minorEastAsia" w:cstheme="minorBidi"/>
              <w:noProof/>
              <w:sz w:val="22"/>
              <w:szCs w:val="22"/>
              <w:rPrChange w:id="310" w:author="Arthur Parmentier" w:date="2020-06-07T15:27:00Z">
                <w:rPr>
                  <w:del w:id="311" w:author="Arthur Parmentier" w:date="2020-05-14T13:28:00Z"/>
                  <w:rFonts w:eastAsiaTheme="minorEastAsia" w:cstheme="minorBidi"/>
                  <w:noProof/>
                  <w:sz w:val="22"/>
                  <w:szCs w:val="22"/>
                  <w:lang w:val="fr-FR"/>
                </w:rPr>
              </w:rPrChange>
            </w:rPr>
          </w:pPr>
          <w:del w:id="312" w:author="Arthur Parmentier" w:date="2020-05-14T13:28:00Z">
            <w:r w:rsidRPr="007C437A" w:rsidDel="00BA3828">
              <w:rPr>
                <w:rPrChange w:id="313" w:author="Arthur Parmentier" w:date="2020-06-07T15:27:00Z">
                  <w:rPr>
                    <w:rStyle w:val="Lienhypertexte"/>
                    <w:noProof/>
                  </w:rPr>
                </w:rPrChange>
              </w:rPr>
              <w:delText>3.</w:delText>
            </w:r>
            <w:r w:rsidRPr="007C437A" w:rsidDel="00BA3828">
              <w:rPr>
                <w:rFonts w:eastAsiaTheme="minorEastAsia" w:cstheme="minorBidi"/>
                <w:noProof/>
                <w:rPrChange w:id="314" w:author="Arthur Parmentier" w:date="2020-06-07T15:27:00Z">
                  <w:rPr>
                    <w:rFonts w:eastAsiaTheme="minorEastAsia" w:cstheme="minorBidi"/>
                    <w:noProof/>
                    <w:lang w:val="fr-FR"/>
                  </w:rPr>
                </w:rPrChange>
              </w:rPr>
              <w:tab/>
            </w:r>
            <w:r w:rsidRPr="007C437A" w:rsidDel="00BA3828">
              <w:rPr>
                <w:rPrChange w:id="315" w:author="Arthur Parmentier" w:date="2020-06-07T15:27:00Z">
                  <w:rPr>
                    <w:rStyle w:val="Lienhypertexte"/>
                    <w:noProof/>
                  </w:rPr>
                </w:rPrChange>
              </w:rPr>
              <w:delText>Rousseau, Wittgenstein.. theory of signs</w:delText>
            </w:r>
            <w:r w:rsidRPr="007C437A" w:rsidDel="00BA3828">
              <w:rPr>
                <w:noProof/>
                <w:webHidden/>
              </w:rPr>
              <w:tab/>
              <w:delText>5</w:delText>
            </w:r>
          </w:del>
        </w:p>
        <w:p w:rsidR="00DC3FF9" w:rsidRPr="007C437A" w:rsidDel="00BA3828" w:rsidRDefault="00DC3FF9" w:rsidP="00E6654A">
          <w:pPr>
            <w:pStyle w:val="TM3"/>
            <w:rPr>
              <w:del w:id="316" w:author="Arthur Parmentier" w:date="2020-05-14T13:28:00Z"/>
              <w:rFonts w:eastAsiaTheme="minorEastAsia" w:cstheme="minorBidi"/>
              <w:noProof/>
              <w:sz w:val="22"/>
              <w:szCs w:val="22"/>
              <w:rPrChange w:id="317" w:author="Arthur Parmentier" w:date="2020-06-07T15:27:00Z">
                <w:rPr>
                  <w:del w:id="318" w:author="Arthur Parmentier" w:date="2020-05-14T13:28:00Z"/>
                  <w:rFonts w:eastAsiaTheme="minorEastAsia" w:cstheme="minorBidi"/>
                  <w:noProof/>
                  <w:sz w:val="22"/>
                  <w:szCs w:val="22"/>
                  <w:lang w:val="fr-FR"/>
                </w:rPr>
              </w:rPrChange>
            </w:rPr>
          </w:pPr>
          <w:del w:id="319" w:author="Arthur Parmentier" w:date="2020-05-14T13:28:00Z">
            <w:r w:rsidRPr="007C437A" w:rsidDel="00BA3828">
              <w:rPr>
                <w:rPrChange w:id="320" w:author="Arthur Parmentier" w:date="2020-06-07T15:27:00Z">
                  <w:rPr>
                    <w:rStyle w:val="Lienhypertexte"/>
                    <w:noProof/>
                  </w:rPr>
                </w:rPrChange>
              </w:rPr>
              <w:delText>4.</w:delText>
            </w:r>
            <w:r w:rsidRPr="007C437A" w:rsidDel="00BA3828">
              <w:rPr>
                <w:rFonts w:eastAsiaTheme="minorEastAsia" w:cstheme="minorBidi"/>
                <w:noProof/>
                <w:rPrChange w:id="321" w:author="Arthur Parmentier" w:date="2020-06-07T15:27:00Z">
                  <w:rPr>
                    <w:rFonts w:eastAsiaTheme="minorEastAsia" w:cstheme="minorBidi"/>
                    <w:noProof/>
                    <w:lang w:val="fr-FR"/>
                  </w:rPr>
                </w:rPrChange>
              </w:rPr>
              <w:tab/>
            </w:r>
            <w:r w:rsidRPr="007C437A" w:rsidDel="00BA3828">
              <w:rPr>
                <w:rPrChange w:id="322" w:author="Arthur Parmentier" w:date="2020-06-07T15:27:00Z">
                  <w:rPr>
                    <w:rStyle w:val="Lienhypertexte"/>
                    <w:noProof/>
                  </w:rPr>
                </w:rPrChange>
              </w:rPr>
              <w:delText>Creation of modern sign languages for deafs (?)</w:delText>
            </w:r>
            <w:r w:rsidRPr="007C437A" w:rsidDel="00BA3828">
              <w:rPr>
                <w:noProof/>
                <w:webHidden/>
              </w:rPr>
              <w:tab/>
              <w:delText>5</w:delText>
            </w:r>
          </w:del>
        </w:p>
        <w:p w:rsidR="00DC3FF9" w:rsidRPr="007C437A" w:rsidDel="00BA3828" w:rsidRDefault="00DC3FF9" w:rsidP="00E6654A">
          <w:pPr>
            <w:pStyle w:val="TM3"/>
            <w:rPr>
              <w:del w:id="323" w:author="Arthur Parmentier" w:date="2020-05-14T13:28:00Z"/>
              <w:rFonts w:eastAsiaTheme="minorEastAsia" w:cstheme="minorBidi"/>
              <w:noProof/>
              <w:sz w:val="22"/>
              <w:szCs w:val="22"/>
              <w:rPrChange w:id="324" w:author="Arthur Parmentier" w:date="2020-06-07T15:27:00Z">
                <w:rPr>
                  <w:del w:id="325" w:author="Arthur Parmentier" w:date="2020-05-14T13:28:00Z"/>
                  <w:rFonts w:eastAsiaTheme="minorEastAsia" w:cstheme="minorBidi"/>
                  <w:noProof/>
                  <w:sz w:val="22"/>
                  <w:szCs w:val="22"/>
                  <w:lang w:val="fr-FR"/>
                </w:rPr>
              </w:rPrChange>
            </w:rPr>
          </w:pPr>
          <w:del w:id="326" w:author="Arthur Parmentier" w:date="2020-05-14T13:28:00Z">
            <w:r w:rsidRPr="007C437A" w:rsidDel="00BA3828">
              <w:rPr>
                <w:rPrChange w:id="327" w:author="Arthur Parmentier" w:date="2020-06-07T15:27:00Z">
                  <w:rPr>
                    <w:rStyle w:val="Lienhypertexte"/>
                    <w:noProof/>
                  </w:rPr>
                </w:rPrChange>
              </w:rPr>
              <w:delText>5.</w:delText>
            </w:r>
            <w:r w:rsidRPr="007C437A" w:rsidDel="00BA3828">
              <w:rPr>
                <w:rFonts w:eastAsiaTheme="minorEastAsia" w:cstheme="minorBidi"/>
                <w:noProof/>
                <w:rPrChange w:id="328" w:author="Arthur Parmentier" w:date="2020-06-07T15:27:00Z">
                  <w:rPr>
                    <w:rFonts w:eastAsiaTheme="minorEastAsia" w:cstheme="minorBidi"/>
                    <w:noProof/>
                    <w:lang w:val="fr-FR"/>
                  </w:rPr>
                </w:rPrChange>
              </w:rPr>
              <w:tab/>
            </w:r>
            <w:r w:rsidRPr="007C437A" w:rsidDel="00BA3828">
              <w:rPr>
                <w:rPrChange w:id="329" w:author="Arthur Parmentier" w:date="2020-06-07T15:27:00Z">
                  <w:rPr>
                    <w:rStyle w:val="Lienhypertexte"/>
                    <w:noProof/>
                  </w:rPr>
                </w:rPrChange>
              </w:rPr>
              <w:delText>Attempts or cases in arts before SP</w:delText>
            </w:r>
            <w:r w:rsidRPr="007C437A" w:rsidDel="00BA3828">
              <w:rPr>
                <w:noProof/>
                <w:webHidden/>
              </w:rPr>
              <w:tab/>
              <w:delText>5</w:delText>
            </w:r>
          </w:del>
        </w:p>
        <w:p w:rsidR="00DC3FF9" w:rsidRPr="007C437A" w:rsidDel="00BA3828" w:rsidRDefault="00DC3FF9" w:rsidP="00E6654A">
          <w:pPr>
            <w:pStyle w:val="TM3"/>
            <w:rPr>
              <w:del w:id="330" w:author="Arthur Parmentier" w:date="2020-05-14T13:28:00Z"/>
              <w:rFonts w:eastAsiaTheme="minorEastAsia" w:cstheme="minorBidi"/>
              <w:noProof/>
              <w:sz w:val="22"/>
              <w:szCs w:val="22"/>
              <w:rPrChange w:id="331" w:author="Arthur Parmentier" w:date="2020-06-07T15:27:00Z">
                <w:rPr>
                  <w:del w:id="332" w:author="Arthur Parmentier" w:date="2020-05-14T13:28:00Z"/>
                  <w:rFonts w:eastAsiaTheme="minorEastAsia" w:cstheme="minorBidi"/>
                  <w:noProof/>
                  <w:sz w:val="22"/>
                  <w:szCs w:val="22"/>
                  <w:lang w:val="fr-FR"/>
                </w:rPr>
              </w:rPrChange>
            </w:rPr>
          </w:pPr>
          <w:del w:id="333" w:author="Arthur Parmentier" w:date="2020-05-14T13:28:00Z">
            <w:r w:rsidRPr="007C437A" w:rsidDel="00BA3828">
              <w:rPr>
                <w:rPrChange w:id="334" w:author="Arthur Parmentier" w:date="2020-06-07T15:27:00Z">
                  <w:rPr>
                    <w:rStyle w:val="Lienhypertexte"/>
                    <w:noProof/>
                  </w:rPr>
                </w:rPrChange>
              </w:rPr>
              <w:delText>6.</w:delText>
            </w:r>
            <w:r w:rsidRPr="007C437A" w:rsidDel="00BA3828">
              <w:rPr>
                <w:rFonts w:eastAsiaTheme="minorEastAsia" w:cstheme="minorBidi"/>
                <w:noProof/>
                <w:rPrChange w:id="335" w:author="Arthur Parmentier" w:date="2020-06-07T15:27:00Z">
                  <w:rPr>
                    <w:rFonts w:eastAsiaTheme="minorEastAsia" w:cstheme="minorBidi"/>
                    <w:noProof/>
                    <w:lang w:val="fr-FR"/>
                  </w:rPr>
                </w:rPrChange>
              </w:rPr>
              <w:tab/>
            </w:r>
            <w:r w:rsidRPr="007C437A" w:rsidDel="00BA3828">
              <w:rPr>
                <w:rPrChange w:id="336" w:author="Arthur Parmentier" w:date="2020-06-07T15:27:00Z">
                  <w:rPr>
                    <w:rStyle w:val="Lienhypertexte"/>
                    <w:noProof/>
                  </w:rPr>
                </w:rPrChange>
              </w:rPr>
              <w:delText>Conduction &amp; other contemporary forms of artistic sign languages</w:delText>
            </w:r>
            <w:r w:rsidRPr="007C437A" w:rsidDel="00BA3828">
              <w:rPr>
                <w:noProof/>
                <w:webHidden/>
              </w:rPr>
              <w:tab/>
              <w:delText>5</w:delText>
            </w:r>
          </w:del>
        </w:p>
        <w:p w:rsidR="00DC3FF9" w:rsidRPr="007C437A" w:rsidDel="00BA3828" w:rsidRDefault="00DC3FF9" w:rsidP="00E6654A">
          <w:pPr>
            <w:pStyle w:val="TM2"/>
            <w:rPr>
              <w:del w:id="337" w:author="Arthur Parmentier" w:date="2020-05-14T13:28:00Z"/>
              <w:rFonts w:eastAsiaTheme="minorEastAsia" w:cstheme="minorBidi"/>
              <w:noProof/>
              <w:rPrChange w:id="338" w:author="Arthur Parmentier" w:date="2020-06-07T15:27:00Z">
                <w:rPr>
                  <w:del w:id="339" w:author="Arthur Parmentier" w:date="2020-05-14T13:28:00Z"/>
                  <w:rFonts w:eastAsiaTheme="minorEastAsia" w:cstheme="minorBidi"/>
                  <w:noProof/>
                  <w:lang w:val="fr-FR"/>
                </w:rPr>
              </w:rPrChange>
            </w:rPr>
          </w:pPr>
          <w:del w:id="340" w:author="Arthur Parmentier" w:date="2020-05-14T13:28:00Z">
            <w:r w:rsidRPr="007C437A" w:rsidDel="00BA3828">
              <w:rPr>
                <w:rPrChange w:id="341" w:author="Arthur Parmentier" w:date="2020-06-07T15:27:00Z">
                  <w:rPr>
                    <w:rStyle w:val="Lienhypertexte"/>
                    <w:b w:val="0"/>
                    <w:bCs w:val="0"/>
                    <w:noProof/>
                  </w:rPr>
                </w:rPrChange>
              </w:rPr>
              <w:delText>B.</w:delText>
            </w:r>
            <w:r w:rsidRPr="007C437A" w:rsidDel="00BA3828">
              <w:rPr>
                <w:rFonts w:eastAsiaTheme="minorEastAsia" w:cstheme="minorBidi"/>
                <w:b w:val="0"/>
                <w:bCs w:val="0"/>
                <w:noProof/>
                <w:rPrChange w:id="342" w:author="Arthur Parmentier" w:date="2020-06-07T15:27:00Z">
                  <w:rPr>
                    <w:rFonts w:eastAsiaTheme="minorEastAsia" w:cstheme="minorBidi"/>
                    <w:b w:val="0"/>
                    <w:bCs w:val="0"/>
                    <w:noProof/>
                    <w:lang w:val="fr-FR"/>
                  </w:rPr>
                </w:rPrChange>
              </w:rPr>
              <w:tab/>
            </w:r>
            <w:r w:rsidRPr="007C437A" w:rsidDel="00BA3828">
              <w:rPr>
                <w:rPrChange w:id="343" w:author="Arthur Parmentier" w:date="2020-06-07T15:27:00Z">
                  <w:rPr>
                    <w:rStyle w:val="Lienhypertexte"/>
                    <w:b w:val="0"/>
                    <w:bCs w:val="0"/>
                    <w:noProof/>
                  </w:rPr>
                </w:rPrChange>
              </w:rPr>
              <w:delText>Real-time composition/improvisation/generative music in the XXth century</w:delText>
            </w:r>
            <w:r w:rsidRPr="007C437A" w:rsidDel="00BA3828">
              <w:rPr>
                <w:noProof/>
                <w:webHidden/>
              </w:rPr>
              <w:tab/>
              <w:delText>5</w:delText>
            </w:r>
          </w:del>
        </w:p>
        <w:p w:rsidR="00DC3FF9" w:rsidRPr="007C437A" w:rsidDel="00BA3828" w:rsidRDefault="00DC3FF9" w:rsidP="00E6654A">
          <w:pPr>
            <w:pStyle w:val="TM3"/>
            <w:rPr>
              <w:del w:id="344" w:author="Arthur Parmentier" w:date="2020-05-14T13:28:00Z"/>
              <w:rFonts w:eastAsiaTheme="minorEastAsia" w:cstheme="minorBidi"/>
              <w:noProof/>
              <w:sz w:val="22"/>
              <w:szCs w:val="22"/>
              <w:rPrChange w:id="345" w:author="Arthur Parmentier" w:date="2020-06-07T15:27:00Z">
                <w:rPr>
                  <w:del w:id="346" w:author="Arthur Parmentier" w:date="2020-05-14T13:28:00Z"/>
                  <w:rFonts w:eastAsiaTheme="minorEastAsia" w:cstheme="minorBidi"/>
                  <w:noProof/>
                  <w:sz w:val="22"/>
                  <w:szCs w:val="22"/>
                  <w:lang w:val="fr-FR"/>
                </w:rPr>
              </w:rPrChange>
            </w:rPr>
          </w:pPr>
          <w:del w:id="347" w:author="Arthur Parmentier" w:date="2020-05-14T13:28:00Z">
            <w:r w:rsidRPr="007C437A" w:rsidDel="00BA3828">
              <w:rPr>
                <w:rPrChange w:id="348" w:author="Arthur Parmentier" w:date="2020-06-07T15:27:00Z">
                  <w:rPr>
                    <w:rStyle w:val="Lienhypertexte"/>
                    <w:noProof/>
                  </w:rPr>
                </w:rPrChange>
              </w:rPr>
              <w:delText>1.</w:delText>
            </w:r>
            <w:r w:rsidRPr="007C437A" w:rsidDel="00BA3828">
              <w:rPr>
                <w:rFonts w:eastAsiaTheme="minorEastAsia" w:cstheme="minorBidi"/>
                <w:noProof/>
                <w:rPrChange w:id="349" w:author="Arthur Parmentier" w:date="2020-06-07T15:27:00Z">
                  <w:rPr>
                    <w:rFonts w:eastAsiaTheme="minorEastAsia" w:cstheme="minorBidi"/>
                    <w:noProof/>
                    <w:lang w:val="fr-FR"/>
                  </w:rPr>
                </w:rPrChange>
              </w:rPr>
              <w:tab/>
            </w:r>
            <w:r w:rsidRPr="007C437A" w:rsidDel="00BA3828">
              <w:rPr>
                <w:rPrChange w:id="350" w:author="Arthur Parmentier" w:date="2020-06-07T15:27:00Z">
                  <w:rPr>
                    <w:rStyle w:val="Lienhypertexte"/>
                    <w:noProof/>
                  </w:rPr>
                </w:rPrChange>
              </w:rPr>
              <w:delText>Cage &amp; co</w:delText>
            </w:r>
            <w:r w:rsidRPr="007C437A" w:rsidDel="00BA3828">
              <w:rPr>
                <w:noProof/>
                <w:webHidden/>
              </w:rPr>
              <w:tab/>
              <w:delText>5</w:delText>
            </w:r>
          </w:del>
        </w:p>
        <w:p w:rsidR="00DC3FF9" w:rsidRPr="007C437A" w:rsidDel="00BA3828" w:rsidRDefault="00DC3FF9" w:rsidP="00E6654A">
          <w:pPr>
            <w:pStyle w:val="TM3"/>
            <w:rPr>
              <w:del w:id="351" w:author="Arthur Parmentier" w:date="2020-05-14T13:28:00Z"/>
              <w:rFonts w:eastAsiaTheme="minorEastAsia" w:cstheme="minorBidi"/>
              <w:noProof/>
              <w:sz w:val="22"/>
              <w:szCs w:val="22"/>
              <w:rPrChange w:id="352" w:author="Arthur Parmentier" w:date="2020-06-07T15:27:00Z">
                <w:rPr>
                  <w:del w:id="353" w:author="Arthur Parmentier" w:date="2020-05-14T13:28:00Z"/>
                  <w:rFonts w:eastAsiaTheme="minorEastAsia" w:cstheme="minorBidi"/>
                  <w:noProof/>
                  <w:sz w:val="22"/>
                  <w:szCs w:val="22"/>
                  <w:lang w:val="fr-FR"/>
                </w:rPr>
              </w:rPrChange>
            </w:rPr>
          </w:pPr>
          <w:del w:id="354" w:author="Arthur Parmentier" w:date="2020-05-14T13:28:00Z">
            <w:r w:rsidRPr="007C437A" w:rsidDel="00BA3828">
              <w:rPr>
                <w:rPrChange w:id="355" w:author="Arthur Parmentier" w:date="2020-06-07T15:27:00Z">
                  <w:rPr>
                    <w:rStyle w:val="Lienhypertexte"/>
                    <w:noProof/>
                  </w:rPr>
                </w:rPrChange>
              </w:rPr>
              <w:delText>2.</w:delText>
            </w:r>
            <w:r w:rsidRPr="007C437A" w:rsidDel="00BA3828">
              <w:rPr>
                <w:rFonts w:eastAsiaTheme="minorEastAsia" w:cstheme="minorBidi"/>
                <w:noProof/>
                <w:rPrChange w:id="356" w:author="Arthur Parmentier" w:date="2020-06-07T15:27:00Z">
                  <w:rPr>
                    <w:rFonts w:eastAsiaTheme="minorEastAsia" w:cstheme="minorBidi"/>
                    <w:noProof/>
                    <w:lang w:val="fr-FR"/>
                  </w:rPr>
                </w:rPrChange>
              </w:rPr>
              <w:tab/>
            </w:r>
            <w:r w:rsidRPr="007C437A" w:rsidDel="00BA3828">
              <w:rPr>
                <w:rPrChange w:id="357" w:author="Arthur Parmentier" w:date="2020-06-07T15:27:00Z">
                  <w:rPr>
                    <w:rStyle w:val="Lienhypertexte"/>
                    <w:noProof/>
                  </w:rPr>
                </w:rPrChange>
              </w:rPr>
              <w:delText>Algorithmic music</w:delText>
            </w:r>
            <w:r w:rsidRPr="007C437A" w:rsidDel="00BA3828">
              <w:rPr>
                <w:noProof/>
                <w:webHidden/>
              </w:rPr>
              <w:tab/>
              <w:delText>5</w:delText>
            </w:r>
          </w:del>
        </w:p>
        <w:p w:rsidR="00DC3FF9" w:rsidRPr="007C437A" w:rsidDel="00BA3828" w:rsidRDefault="00DC3FF9" w:rsidP="00E6654A">
          <w:pPr>
            <w:pStyle w:val="TM2"/>
            <w:rPr>
              <w:del w:id="358" w:author="Arthur Parmentier" w:date="2020-05-14T13:28:00Z"/>
              <w:rFonts w:eastAsiaTheme="minorEastAsia" w:cstheme="minorBidi"/>
              <w:noProof/>
              <w:rPrChange w:id="359" w:author="Arthur Parmentier" w:date="2020-06-07T15:27:00Z">
                <w:rPr>
                  <w:del w:id="360" w:author="Arthur Parmentier" w:date="2020-05-14T13:28:00Z"/>
                  <w:rFonts w:eastAsiaTheme="minorEastAsia" w:cstheme="minorBidi"/>
                  <w:noProof/>
                  <w:lang w:val="fr-FR"/>
                </w:rPr>
              </w:rPrChange>
            </w:rPr>
          </w:pPr>
          <w:del w:id="361" w:author="Arthur Parmentier" w:date="2020-05-14T13:28:00Z">
            <w:r w:rsidRPr="007C437A" w:rsidDel="00BA3828">
              <w:rPr>
                <w:rPrChange w:id="362" w:author="Arthur Parmentier" w:date="2020-06-07T15:27:00Z">
                  <w:rPr>
                    <w:rStyle w:val="Lienhypertexte"/>
                    <w:b w:val="0"/>
                    <w:bCs w:val="0"/>
                    <w:noProof/>
                  </w:rPr>
                </w:rPrChange>
              </w:rPr>
              <w:delText>C.</w:delText>
            </w:r>
            <w:r w:rsidRPr="007C437A" w:rsidDel="00BA3828">
              <w:rPr>
                <w:rFonts w:eastAsiaTheme="minorEastAsia" w:cstheme="minorBidi"/>
                <w:b w:val="0"/>
                <w:bCs w:val="0"/>
                <w:noProof/>
                <w:rPrChange w:id="363" w:author="Arthur Parmentier" w:date="2020-06-07T15:27:00Z">
                  <w:rPr>
                    <w:rFonts w:eastAsiaTheme="minorEastAsia" w:cstheme="minorBidi"/>
                    <w:b w:val="0"/>
                    <w:bCs w:val="0"/>
                    <w:noProof/>
                    <w:lang w:val="fr-FR"/>
                  </w:rPr>
                </w:rPrChange>
              </w:rPr>
              <w:tab/>
            </w:r>
            <w:r w:rsidRPr="007C437A" w:rsidDel="00BA3828">
              <w:rPr>
                <w:rPrChange w:id="364" w:author="Arthur Parmentier" w:date="2020-06-07T15:27:00Z">
                  <w:rPr>
                    <w:rStyle w:val="Lienhypertexte"/>
                    <w:b w:val="0"/>
                    <w:bCs w:val="0"/>
                    <w:noProof/>
                  </w:rPr>
                </w:rPrChange>
              </w:rPr>
              <w:delText>Linguistics</w:delText>
            </w:r>
            <w:r w:rsidRPr="007C437A" w:rsidDel="00BA3828">
              <w:rPr>
                <w:noProof/>
                <w:webHidden/>
              </w:rPr>
              <w:tab/>
              <w:delText>5</w:delText>
            </w:r>
          </w:del>
        </w:p>
        <w:p w:rsidR="00DC3FF9" w:rsidRPr="007C437A" w:rsidDel="00BA3828" w:rsidRDefault="00DC3FF9" w:rsidP="00E6654A">
          <w:pPr>
            <w:pStyle w:val="TM3"/>
            <w:rPr>
              <w:del w:id="365" w:author="Arthur Parmentier" w:date="2020-05-14T13:28:00Z"/>
              <w:rFonts w:eastAsiaTheme="minorEastAsia" w:cstheme="minorBidi"/>
              <w:noProof/>
              <w:sz w:val="22"/>
              <w:szCs w:val="22"/>
              <w:rPrChange w:id="366" w:author="Arthur Parmentier" w:date="2020-06-07T15:27:00Z">
                <w:rPr>
                  <w:del w:id="367" w:author="Arthur Parmentier" w:date="2020-05-14T13:28:00Z"/>
                  <w:rFonts w:eastAsiaTheme="minorEastAsia" w:cstheme="minorBidi"/>
                  <w:noProof/>
                  <w:sz w:val="22"/>
                  <w:szCs w:val="22"/>
                  <w:lang w:val="fr-FR"/>
                </w:rPr>
              </w:rPrChange>
            </w:rPr>
          </w:pPr>
          <w:del w:id="368" w:author="Arthur Parmentier" w:date="2020-05-14T13:28:00Z">
            <w:r w:rsidRPr="007C437A" w:rsidDel="00BA3828">
              <w:rPr>
                <w:rPrChange w:id="369" w:author="Arthur Parmentier" w:date="2020-06-07T15:27:00Z">
                  <w:rPr>
                    <w:rStyle w:val="Lienhypertexte"/>
                    <w:noProof/>
                  </w:rPr>
                </w:rPrChange>
              </w:rPr>
              <w:delText>1.</w:delText>
            </w:r>
            <w:r w:rsidRPr="007C437A" w:rsidDel="00BA3828">
              <w:rPr>
                <w:rFonts w:eastAsiaTheme="minorEastAsia" w:cstheme="minorBidi"/>
                <w:noProof/>
                <w:rPrChange w:id="370" w:author="Arthur Parmentier" w:date="2020-06-07T15:27:00Z">
                  <w:rPr>
                    <w:rFonts w:eastAsiaTheme="minorEastAsia" w:cstheme="minorBidi"/>
                    <w:noProof/>
                    <w:lang w:val="fr-FR"/>
                  </w:rPr>
                </w:rPrChange>
              </w:rPr>
              <w:tab/>
            </w:r>
            <w:r w:rsidRPr="007C437A" w:rsidDel="00BA3828">
              <w:rPr>
                <w:rPrChange w:id="371" w:author="Arthur Parmentier" w:date="2020-06-07T15:27:00Z">
                  <w:rPr>
                    <w:rStyle w:val="Lienhypertexte"/>
                    <w:noProof/>
                  </w:rPr>
                </w:rPrChange>
              </w:rPr>
              <w:delText>Regular languages</w:delText>
            </w:r>
            <w:r w:rsidRPr="007C437A" w:rsidDel="00BA3828">
              <w:rPr>
                <w:noProof/>
                <w:webHidden/>
              </w:rPr>
              <w:tab/>
              <w:delText>5</w:delText>
            </w:r>
          </w:del>
        </w:p>
        <w:p w:rsidR="00DC3FF9" w:rsidRPr="007C437A" w:rsidDel="00BA3828" w:rsidRDefault="00DC3FF9" w:rsidP="00E6654A">
          <w:pPr>
            <w:pStyle w:val="TM3"/>
            <w:rPr>
              <w:del w:id="372" w:author="Arthur Parmentier" w:date="2020-05-14T13:28:00Z"/>
              <w:rFonts w:eastAsiaTheme="minorEastAsia" w:cstheme="minorBidi"/>
              <w:noProof/>
              <w:sz w:val="22"/>
              <w:szCs w:val="22"/>
              <w:rPrChange w:id="373" w:author="Arthur Parmentier" w:date="2020-06-07T15:27:00Z">
                <w:rPr>
                  <w:del w:id="374" w:author="Arthur Parmentier" w:date="2020-05-14T13:28:00Z"/>
                  <w:rFonts w:eastAsiaTheme="minorEastAsia" w:cstheme="minorBidi"/>
                  <w:noProof/>
                  <w:sz w:val="22"/>
                  <w:szCs w:val="22"/>
                  <w:lang w:val="fr-FR"/>
                </w:rPr>
              </w:rPrChange>
            </w:rPr>
          </w:pPr>
          <w:del w:id="375" w:author="Arthur Parmentier" w:date="2020-05-14T13:28:00Z">
            <w:r w:rsidRPr="007C437A" w:rsidDel="00BA3828">
              <w:rPr>
                <w:rPrChange w:id="376" w:author="Arthur Parmentier" w:date="2020-06-07T15:27:00Z">
                  <w:rPr>
                    <w:rStyle w:val="Lienhypertexte"/>
                    <w:noProof/>
                  </w:rPr>
                </w:rPrChange>
              </w:rPr>
              <w:delText>2.</w:delText>
            </w:r>
            <w:r w:rsidRPr="007C437A" w:rsidDel="00BA3828">
              <w:rPr>
                <w:rFonts w:eastAsiaTheme="minorEastAsia" w:cstheme="minorBidi"/>
                <w:noProof/>
                <w:rPrChange w:id="377" w:author="Arthur Parmentier" w:date="2020-06-07T15:27:00Z">
                  <w:rPr>
                    <w:rFonts w:eastAsiaTheme="minorEastAsia" w:cstheme="minorBidi"/>
                    <w:noProof/>
                    <w:lang w:val="fr-FR"/>
                  </w:rPr>
                </w:rPrChange>
              </w:rPr>
              <w:tab/>
            </w:r>
            <w:r w:rsidRPr="007C437A" w:rsidDel="00BA3828">
              <w:rPr>
                <w:rPrChange w:id="378" w:author="Arthur Parmentier" w:date="2020-06-07T15:27:00Z">
                  <w:rPr>
                    <w:rStyle w:val="Lienhypertexte"/>
                    <w:noProof/>
                  </w:rPr>
                </w:rPrChange>
              </w:rPr>
              <w:delText>… link with generative music?</w:delText>
            </w:r>
            <w:r w:rsidRPr="007C437A" w:rsidDel="00BA3828">
              <w:rPr>
                <w:noProof/>
                <w:webHidden/>
              </w:rPr>
              <w:tab/>
              <w:delText>5</w:delText>
            </w:r>
          </w:del>
        </w:p>
        <w:p w:rsidR="00DC3FF9" w:rsidRPr="007C437A" w:rsidDel="00BA3828" w:rsidRDefault="00DC3FF9" w:rsidP="00E6654A">
          <w:pPr>
            <w:pStyle w:val="TM1"/>
            <w:rPr>
              <w:del w:id="379" w:author="Arthur Parmentier" w:date="2020-05-14T13:28:00Z"/>
              <w:rFonts w:eastAsiaTheme="minorEastAsia" w:cstheme="minorBidi"/>
              <w:noProof/>
              <w:sz w:val="22"/>
              <w:szCs w:val="22"/>
              <w:rPrChange w:id="380" w:author="Arthur Parmentier" w:date="2020-06-07T15:27:00Z">
                <w:rPr>
                  <w:del w:id="381" w:author="Arthur Parmentier" w:date="2020-05-14T13:28:00Z"/>
                  <w:rFonts w:eastAsiaTheme="minorEastAsia" w:cstheme="minorBidi"/>
                  <w:noProof/>
                  <w:sz w:val="22"/>
                  <w:szCs w:val="22"/>
                  <w:lang w:val="fr-FR"/>
                </w:rPr>
              </w:rPrChange>
            </w:rPr>
          </w:pPr>
          <w:del w:id="382" w:author="Arthur Parmentier" w:date="2020-05-14T13:28:00Z">
            <w:r w:rsidRPr="007C437A" w:rsidDel="00BA3828">
              <w:rPr>
                <w:rPrChange w:id="383" w:author="Arthur Parmentier" w:date="2020-06-07T15:27:00Z">
                  <w:rPr>
                    <w:rStyle w:val="Lienhypertexte"/>
                    <w:b w:val="0"/>
                    <w:bCs w:val="0"/>
                    <w:i w:val="0"/>
                    <w:iCs w:val="0"/>
                    <w:noProof/>
                  </w:rPr>
                </w:rPrChange>
              </w:rPr>
              <w:delText>V.</w:delText>
            </w:r>
            <w:r w:rsidRPr="007C437A" w:rsidDel="00BA3828">
              <w:rPr>
                <w:rFonts w:eastAsiaTheme="minorEastAsia" w:cstheme="minorBidi"/>
                <w:b w:val="0"/>
                <w:bCs w:val="0"/>
                <w:i w:val="0"/>
                <w:iCs w:val="0"/>
                <w:noProof/>
                <w:rPrChange w:id="384" w:author="Arthur Parmentier" w:date="2020-06-07T15:27:00Z">
                  <w:rPr>
                    <w:rFonts w:eastAsiaTheme="minorEastAsia" w:cstheme="minorBidi"/>
                    <w:b w:val="0"/>
                    <w:bCs w:val="0"/>
                    <w:i w:val="0"/>
                    <w:iCs w:val="0"/>
                    <w:noProof/>
                    <w:lang w:val="fr-FR"/>
                  </w:rPr>
                </w:rPrChange>
              </w:rPr>
              <w:tab/>
            </w:r>
            <w:r w:rsidRPr="007C437A" w:rsidDel="00BA3828">
              <w:rPr>
                <w:rPrChange w:id="385" w:author="Arthur Parmentier" w:date="2020-06-07T15:27:00Z">
                  <w:rPr>
                    <w:rStyle w:val="Lienhypertexte"/>
                    <w:b w:val="0"/>
                    <w:bCs w:val="0"/>
                    <w:i w:val="0"/>
                    <w:iCs w:val="0"/>
                    <w:noProof/>
                  </w:rPr>
                </w:rPrChange>
              </w:rPr>
              <w:delText>(abstract) Mechanisms and concepts of Soundpainting (a model of SP)</w:delText>
            </w:r>
            <w:r w:rsidRPr="007C437A" w:rsidDel="00BA3828">
              <w:rPr>
                <w:noProof/>
                <w:webHidden/>
              </w:rPr>
              <w:tab/>
              <w:delText>5</w:delText>
            </w:r>
          </w:del>
        </w:p>
        <w:p w:rsidR="00DC3FF9" w:rsidRPr="007C437A" w:rsidDel="00BA3828" w:rsidRDefault="00DC3FF9" w:rsidP="00E6654A">
          <w:pPr>
            <w:pStyle w:val="TM2"/>
            <w:rPr>
              <w:del w:id="386" w:author="Arthur Parmentier" w:date="2020-05-14T13:28:00Z"/>
              <w:rFonts w:eastAsiaTheme="minorEastAsia" w:cstheme="minorBidi"/>
              <w:noProof/>
              <w:rPrChange w:id="387" w:author="Arthur Parmentier" w:date="2020-06-07T15:27:00Z">
                <w:rPr>
                  <w:del w:id="388" w:author="Arthur Parmentier" w:date="2020-05-14T13:28:00Z"/>
                  <w:rFonts w:eastAsiaTheme="minorEastAsia" w:cstheme="minorBidi"/>
                  <w:noProof/>
                  <w:lang w:val="fr-FR"/>
                </w:rPr>
              </w:rPrChange>
            </w:rPr>
          </w:pPr>
          <w:del w:id="389" w:author="Arthur Parmentier" w:date="2020-05-14T13:28:00Z">
            <w:r w:rsidRPr="007C437A" w:rsidDel="00BA3828">
              <w:rPr>
                <w:rPrChange w:id="390" w:author="Arthur Parmentier" w:date="2020-06-07T15:27:00Z">
                  <w:rPr>
                    <w:rStyle w:val="Lienhypertexte"/>
                    <w:b w:val="0"/>
                    <w:bCs w:val="0"/>
                    <w:noProof/>
                  </w:rPr>
                </w:rPrChange>
              </w:rPr>
              <w:delText>A.</w:delText>
            </w:r>
            <w:r w:rsidRPr="007C437A" w:rsidDel="00BA3828">
              <w:rPr>
                <w:rFonts w:eastAsiaTheme="minorEastAsia" w:cstheme="minorBidi"/>
                <w:b w:val="0"/>
                <w:bCs w:val="0"/>
                <w:noProof/>
                <w:rPrChange w:id="391" w:author="Arthur Parmentier" w:date="2020-06-07T15:27:00Z">
                  <w:rPr>
                    <w:rFonts w:eastAsiaTheme="minorEastAsia" w:cstheme="minorBidi"/>
                    <w:b w:val="0"/>
                    <w:bCs w:val="0"/>
                    <w:noProof/>
                    <w:lang w:val="fr-FR"/>
                  </w:rPr>
                </w:rPrChange>
              </w:rPr>
              <w:tab/>
            </w:r>
            <w:r w:rsidRPr="007C437A" w:rsidDel="00BA3828">
              <w:rPr>
                <w:rPrChange w:id="392" w:author="Arthur Parmentier" w:date="2020-06-07T15:27:00Z">
                  <w:rPr>
                    <w:rStyle w:val="Lienhypertexte"/>
                    <w:b w:val="0"/>
                    <w:bCs w:val="0"/>
                    <w:noProof/>
                  </w:rPr>
                </w:rPrChange>
              </w:rPr>
              <w:delText>Mechanism 1: transformations (projections?) of concepts onto the physical space of the body</w:delText>
            </w:r>
            <w:r w:rsidRPr="007C437A" w:rsidDel="00BA3828">
              <w:rPr>
                <w:noProof/>
                <w:webHidden/>
              </w:rPr>
              <w:tab/>
              <w:delText>6</w:delText>
            </w:r>
          </w:del>
        </w:p>
        <w:p w:rsidR="00DC3FF9" w:rsidRPr="007C437A" w:rsidDel="00BA3828" w:rsidRDefault="00DC3FF9" w:rsidP="00E6654A">
          <w:pPr>
            <w:pStyle w:val="TM3"/>
            <w:rPr>
              <w:del w:id="393" w:author="Arthur Parmentier" w:date="2020-05-14T13:28:00Z"/>
              <w:rFonts w:eastAsiaTheme="minorEastAsia" w:cstheme="minorBidi"/>
              <w:noProof/>
              <w:sz w:val="22"/>
              <w:szCs w:val="22"/>
              <w:rPrChange w:id="394" w:author="Arthur Parmentier" w:date="2020-06-07T15:27:00Z">
                <w:rPr>
                  <w:del w:id="395" w:author="Arthur Parmentier" w:date="2020-05-14T13:28:00Z"/>
                  <w:rFonts w:eastAsiaTheme="minorEastAsia" w:cstheme="minorBidi"/>
                  <w:noProof/>
                  <w:sz w:val="22"/>
                  <w:szCs w:val="22"/>
                  <w:lang w:val="fr-FR"/>
                </w:rPr>
              </w:rPrChange>
            </w:rPr>
          </w:pPr>
          <w:del w:id="396" w:author="Arthur Parmentier" w:date="2020-05-14T13:28:00Z">
            <w:r w:rsidRPr="007C437A" w:rsidDel="00BA3828">
              <w:rPr>
                <w:rPrChange w:id="397" w:author="Arthur Parmentier" w:date="2020-06-07T15:27:00Z">
                  <w:rPr>
                    <w:rStyle w:val="Lienhypertexte"/>
                    <w:noProof/>
                  </w:rPr>
                </w:rPrChange>
              </w:rPr>
              <w:delText>1.</w:delText>
            </w:r>
            <w:r w:rsidRPr="007C437A" w:rsidDel="00BA3828">
              <w:rPr>
                <w:rFonts w:eastAsiaTheme="minorEastAsia" w:cstheme="minorBidi"/>
                <w:noProof/>
                <w:rPrChange w:id="398" w:author="Arthur Parmentier" w:date="2020-06-07T15:27:00Z">
                  <w:rPr>
                    <w:rFonts w:eastAsiaTheme="minorEastAsia" w:cstheme="minorBidi"/>
                    <w:noProof/>
                    <w:lang w:val="fr-FR"/>
                  </w:rPr>
                </w:rPrChange>
              </w:rPr>
              <w:tab/>
            </w:r>
            <w:r w:rsidRPr="007C437A" w:rsidDel="00BA3828">
              <w:rPr>
                <w:rPrChange w:id="399" w:author="Arthur Parmentier" w:date="2020-06-07T15:27:00Z">
                  <w:rPr>
                    <w:rStyle w:val="Lienhypertexte"/>
                    <w:noProof/>
                  </w:rPr>
                </w:rPrChange>
              </w:rPr>
              <w:delText>Input space</w:delText>
            </w:r>
            <w:r w:rsidRPr="007C437A" w:rsidDel="00BA3828">
              <w:rPr>
                <w:noProof/>
                <w:webHidden/>
              </w:rPr>
              <w:tab/>
              <w:delText>6</w:delText>
            </w:r>
          </w:del>
        </w:p>
        <w:p w:rsidR="00DC3FF9" w:rsidRPr="007C437A" w:rsidDel="00BA3828" w:rsidRDefault="00DC3FF9" w:rsidP="00E6654A">
          <w:pPr>
            <w:pStyle w:val="TM3"/>
            <w:rPr>
              <w:del w:id="400" w:author="Arthur Parmentier" w:date="2020-05-14T13:28:00Z"/>
              <w:rFonts w:eastAsiaTheme="minorEastAsia" w:cstheme="minorBidi"/>
              <w:noProof/>
              <w:sz w:val="22"/>
              <w:szCs w:val="22"/>
              <w:rPrChange w:id="401" w:author="Arthur Parmentier" w:date="2020-06-07T15:27:00Z">
                <w:rPr>
                  <w:del w:id="402" w:author="Arthur Parmentier" w:date="2020-05-14T13:28:00Z"/>
                  <w:rFonts w:eastAsiaTheme="minorEastAsia" w:cstheme="minorBidi"/>
                  <w:noProof/>
                  <w:sz w:val="22"/>
                  <w:szCs w:val="22"/>
                  <w:lang w:val="fr-FR"/>
                </w:rPr>
              </w:rPrChange>
            </w:rPr>
          </w:pPr>
          <w:del w:id="403" w:author="Arthur Parmentier" w:date="2020-05-14T13:28:00Z">
            <w:r w:rsidRPr="007C437A" w:rsidDel="00BA3828">
              <w:rPr>
                <w:rPrChange w:id="404" w:author="Arthur Parmentier" w:date="2020-06-07T15:27:00Z">
                  <w:rPr>
                    <w:rStyle w:val="Lienhypertexte"/>
                    <w:noProof/>
                  </w:rPr>
                </w:rPrChange>
              </w:rPr>
              <w:delText>2.</w:delText>
            </w:r>
            <w:r w:rsidRPr="007C437A" w:rsidDel="00BA3828">
              <w:rPr>
                <w:rFonts w:eastAsiaTheme="minorEastAsia" w:cstheme="minorBidi"/>
                <w:noProof/>
                <w:rPrChange w:id="405" w:author="Arthur Parmentier" w:date="2020-06-07T15:27:00Z">
                  <w:rPr>
                    <w:rFonts w:eastAsiaTheme="minorEastAsia" w:cstheme="minorBidi"/>
                    <w:noProof/>
                    <w:lang w:val="fr-FR"/>
                  </w:rPr>
                </w:rPrChange>
              </w:rPr>
              <w:tab/>
            </w:r>
            <w:r w:rsidRPr="007C437A" w:rsidDel="00BA3828">
              <w:rPr>
                <w:rPrChange w:id="406" w:author="Arthur Parmentier" w:date="2020-06-07T15:27:00Z">
                  <w:rPr>
                    <w:rStyle w:val="Lienhypertexte"/>
                    <w:noProof/>
                  </w:rPr>
                </w:rPrChange>
              </w:rPr>
              <w:delText>Transformations and output spaces</w:delText>
            </w:r>
            <w:r w:rsidRPr="007C437A" w:rsidDel="00BA3828">
              <w:rPr>
                <w:noProof/>
                <w:webHidden/>
              </w:rPr>
              <w:tab/>
              <w:delText>6</w:delText>
            </w:r>
          </w:del>
        </w:p>
        <w:p w:rsidR="00DC3FF9" w:rsidRPr="007C437A" w:rsidDel="00BA3828" w:rsidRDefault="00DC3FF9" w:rsidP="00E6654A">
          <w:pPr>
            <w:pStyle w:val="TM2"/>
            <w:rPr>
              <w:del w:id="407" w:author="Arthur Parmentier" w:date="2020-05-14T13:28:00Z"/>
              <w:rFonts w:eastAsiaTheme="minorEastAsia" w:cstheme="minorBidi"/>
              <w:noProof/>
              <w:rPrChange w:id="408" w:author="Arthur Parmentier" w:date="2020-06-07T15:27:00Z">
                <w:rPr>
                  <w:del w:id="409" w:author="Arthur Parmentier" w:date="2020-05-14T13:28:00Z"/>
                  <w:rFonts w:eastAsiaTheme="minorEastAsia" w:cstheme="minorBidi"/>
                  <w:noProof/>
                  <w:lang w:val="fr-FR"/>
                </w:rPr>
              </w:rPrChange>
            </w:rPr>
          </w:pPr>
          <w:del w:id="410" w:author="Arthur Parmentier" w:date="2020-05-14T13:28:00Z">
            <w:r w:rsidRPr="007C437A" w:rsidDel="00BA3828">
              <w:rPr>
                <w:rPrChange w:id="411" w:author="Arthur Parmentier" w:date="2020-06-07T15:27:00Z">
                  <w:rPr>
                    <w:rStyle w:val="Lienhypertexte"/>
                    <w:b w:val="0"/>
                    <w:bCs w:val="0"/>
                    <w:noProof/>
                  </w:rPr>
                </w:rPrChange>
              </w:rPr>
              <w:delText>B.</w:delText>
            </w:r>
            <w:r w:rsidRPr="007C437A" w:rsidDel="00BA3828">
              <w:rPr>
                <w:rFonts w:eastAsiaTheme="minorEastAsia" w:cstheme="minorBidi"/>
                <w:b w:val="0"/>
                <w:bCs w:val="0"/>
                <w:noProof/>
                <w:rPrChange w:id="412" w:author="Arthur Parmentier" w:date="2020-06-07T15:27:00Z">
                  <w:rPr>
                    <w:rFonts w:eastAsiaTheme="minorEastAsia" w:cstheme="minorBidi"/>
                    <w:b w:val="0"/>
                    <w:bCs w:val="0"/>
                    <w:noProof/>
                    <w:lang w:val="fr-FR"/>
                  </w:rPr>
                </w:rPrChange>
              </w:rPr>
              <w:tab/>
            </w:r>
            <w:r w:rsidRPr="007C437A" w:rsidDel="00BA3828">
              <w:rPr>
                <w:rPrChange w:id="413" w:author="Arthur Parmentier" w:date="2020-06-07T15:27:00Z">
                  <w:rPr>
                    <w:rStyle w:val="Lienhypertexte"/>
                    <w:b w:val="0"/>
                    <w:bCs w:val="0"/>
                    <w:noProof/>
                  </w:rPr>
                </w:rPrChange>
              </w:rPr>
              <w:delText>Structural concepts (the grammar of the language, that results in its language)</w:delText>
            </w:r>
            <w:r w:rsidRPr="007C437A" w:rsidDel="00BA3828">
              <w:rPr>
                <w:noProof/>
                <w:webHidden/>
              </w:rPr>
              <w:tab/>
              <w:delText>7</w:delText>
            </w:r>
          </w:del>
        </w:p>
        <w:p w:rsidR="00DC3FF9" w:rsidRPr="007C437A" w:rsidDel="00BA3828" w:rsidRDefault="00DC3FF9" w:rsidP="00E6654A">
          <w:pPr>
            <w:pStyle w:val="TM3"/>
            <w:rPr>
              <w:del w:id="414" w:author="Arthur Parmentier" w:date="2020-05-14T13:28:00Z"/>
              <w:rFonts w:eastAsiaTheme="minorEastAsia" w:cstheme="minorBidi"/>
              <w:noProof/>
              <w:sz w:val="22"/>
              <w:szCs w:val="22"/>
              <w:rPrChange w:id="415" w:author="Arthur Parmentier" w:date="2020-06-07T15:27:00Z">
                <w:rPr>
                  <w:del w:id="416" w:author="Arthur Parmentier" w:date="2020-05-14T13:28:00Z"/>
                  <w:rFonts w:eastAsiaTheme="minorEastAsia" w:cstheme="minorBidi"/>
                  <w:noProof/>
                  <w:sz w:val="22"/>
                  <w:szCs w:val="22"/>
                  <w:lang w:val="fr-FR"/>
                </w:rPr>
              </w:rPrChange>
            </w:rPr>
          </w:pPr>
          <w:del w:id="417" w:author="Arthur Parmentier" w:date="2020-05-14T13:28:00Z">
            <w:r w:rsidRPr="007C437A" w:rsidDel="00BA3828">
              <w:rPr>
                <w:rPrChange w:id="418" w:author="Arthur Parmentier" w:date="2020-06-07T15:27:00Z">
                  <w:rPr>
                    <w:rStyle w:val="Lienhypertexte"/>
                    <w:noProof/>
                  </w:rPr>
                </w:rPrChange>
              </w:rPr>
              <w:delText>1.</w:delText>
            </w:r>
            <w:r w:rsidRPr="007C437A" w:rsidDel="00BA3828">
              <w:rPr>
                <w:rFonts w:eastAsiaTheme="minorEastAsia" w:cstheme="minorBidi"/>
                <w:noProof/>
                <w:rPrChange w:id="419" w:author="Arthur Parmentier" w:date="2020-06-07T15:27:00Z">
                  <w:rPr>
                    <w:rFonts w:eastAsiaTheme="minorEastAsia" w:cstheme="minorBidi"/>
                    <w:noProof/>
                    <w:lang w:val="fr-FR"/>
                  </w:rPr>
                </w:rPrChange>
              </w:rPr>
              <w:tab/>
            </w:r>
            <w:r w:rsidRPr="007C437A" w:rsidDel="00BA3828">
              <w:rPr>
                <w:rPrChange w:id="420" w:author="Arthur Parmentier" w:date="2020-06-07T15:27:00Z">
                  <w:rPr>
                    <w:rStyle w:val="Lienhypertexte"/>
                    <w:noProof/>
                  </w:rPr>
                </w:rPrChange>
              </w:rPr>
              <w:delText>Identifiers</w:delText>
            </w:r>
            <w:r w:rsidRPr="007C437A" w:rsidDel="00BA3828">
              <w:rPr>
                <w:noProof/>
                <w:webHidden/>
              </w:rPr>
              <w:tab/>
              <w:delText>7</w:delText>
            </w:r>
          </w:del>
        </w:p>
        <w:p w:rsidR="00DC3FF9" w:rsidRPr="007C437A" w:rsidDel="00BA3828" w:rsidRDefault="00DC3FF9" w:rsidP="00E6654A">
          <w:pPr>
            <w:pStyle w:val="TM3"/>
            <w:rPr>
              <w:del w:id="421" w:author="Arthur Parmentier" w:date="2020-05-14T13:28:00Z"/>
              <w:rFonts w:eastAsiaTheme="minorEastAsia" w:cstheme="minorBidi"/>
              <w:noProof/>
              <w:sz w:val="22"/>
              <w:szCs w:val="22"/>
              <w:rPrChange w:id="422" w:author="Arthur Parmentier" w:date="2020-06-07T15:27:00Z">
                <w:rPr>
                  <w:del w:id="423" w:author="Arthur Parmentier" w:date="2020-05-14T13:28:00Z"/>
                  <w:rFonts w:eastAsiaTheme="minorEastAsia" w:cstheme="minorBidi"/>
                  <w:noProof/>
                  <w:sz w:val="22"/>
                  <w:szCs w:val="22"/>
                  <w:lang w:val="fr-FR"/>
                </w:rPr>
              </w:rPrChange>
            </w:rPr>
          </w:pPr>
          <w:del w:id="424" w:author="Arthur Parmentier" w:date="2020-05-14T13:28:00Z">
            <w:r w:rsidRPr="007C437A" w:rsidDel="00BA3828">
              <w:rPr>
                <w:rPrChange w:id="425" w:author="Arthur Parmentier" w:date="2020-06-07T15:27:00Z">
                  <w:rPr>
                    <w:rStyle w:val="Lienhypertexte"/>
                    <w:noProof/>
                  </w:rPr>
                </w:rPrChange>
              </w:rPr>
              <w:delText>2.</w:delText>
            </w:r>
            <w:r w:rsidRPr="007C437A" w:rsidDel="00BA3828">
              <w:rPr>
                <w:rFonts w:eastAsiaTheme="minorEastAsia" w:cstheme="minorBidi"/>
                <w:noProof/>
                <w:rPrChange w:id="426" w:author="Arthur Parmentier" w:date="2020-06-07T15:27:00Z">
                  <w:rPr>
                    <w:rFonts w:eastAsiaTheme="minorEastAsia" w:cstheme="minorBidi"/>
                    <w:noProof/>
                    <w:lang w:val="fr-FR"/>
                  </w:rPr>
                </w:rPrChange>
              </w:rPr>
              <w:tab/>
            </w:r>
            <w:r w:rsidRPr="007C437A" w:rsidDel="00BA3828">
              <w:rPr>
                <w:rPrChange w:id="427" w:author="Arthur Parmentier" w:date="2020-06-07T15:27:00Z">
                  <w:rPr>
                    <w:rStyle w:val="Lienhypertexte"/>
                    <w:noProof/>
                  </w:rPr>
                </w:rPrChange>
              </w:rPr>
              <w:delText>Content</w:delText>
            </w:r>
            <w:r w:rsidRPr="007C437A" w:rsidDel="00BA3828">
              <w:rPr>
                <w:noProof/>
                <w:webHidden/>
              </w:rPr>
              <w:tab/>
              <w:delText>7</w:delText>
            </w:r>
          </w:del>
        </w:p>
        <w:p w:rsidR="00DC3FF9" w:rsidRPr="007C437A" w:rsidDel="00BA3828" w:rsidRDefault="00DC3FF9" w:rsidP="00E6654A">
          <w:pPr>
            <w:pStyle w:val="TM3"/>
            <w:rPr>
              <w:del w:id="428" w:author="Arthur Parmentier" w:date="2020-05-14T13:28:00Z"/>
              <w:rFonts w:eastAsiaTheme="minorEastAsia" w:cstheme="minorBidi"/>
              <w:noProof/>
              <w:sz w:val="22"/>
              <w:szCs w:val="22"/>
              <w:rPrChange w:id="429" w:author="Arthur Parmentier" w:date="2020-06-07T15:27:00Z">
                <w:rPr>
                  <w:del w:id="430" w:author="Arthur Parmentier" w:date="2020-05-14T13:28:00Z"/>
                  <w:rFonts w:eastAsiaTheme="minorEastAsia" w:cstheme="minorBidi"/>
                  <w:noProof/>
                  <w:sz w:val="22"/>
                  <w:szCs w:val="22"/>
                  <w:lang w:val="fr-FR"/>
                </w:rPr>
              </w:rPrChange>
            </w:rPr>
          </w:pPr>
          <w:del w:id="431" w:author="Arthur Parmentier" w:date="2020-05-14T13:28:00Z">
            <w:r w:rsidRPr="007C437A" w:rsidDel="00BA3828">
              <w:rPr>
                <w:rPrChange w:id="432" w:author="Arthur Parmentier" w:date="2020-06-07T15:27:00Z">
                  <w:rPr>
                    <w:rStyle w:val="Lienhypertexte"/>
                    <w:noProof/>
                  </w:rPr>
                </w:rPrChange>
              </w:rPr>
              <w:delText>3.</w:delText>
            </w:r>
            <w:r w:rsidRPr="007C437A" w:rsidDel="00BA3828">
              <w:rPr>
                <w:rFonts w:eastAsiaTheme="minorEastAsia" w:cstheme="minorBidi"/>
                <w:noProof/>
                <w:rPrChange w:id="433" w:author="Arthur Parmentier" w:date="2020-06-07T15:27:00Z">
                  <w:rPr>
                    <w:rFonts w:eastAsiaTheme="minorEastAsia" w:cstheme="minorBidi"/>
                    <w:noProof/>
                    <w:lang w:val="fr-FR"/>
                  </w:rPr>
                </w:rPrChange>
              </w:rPr>
              <w:tab/>
            </w:r>
            <w:r w:rsidRPr="007C437A" w:rsidDel="00BA3828">
              <w:rPr>
                <w:rPrChange w:id="434" w:author="Arthur Parmentier" w:date="2020-06-07T15:27:00Z">
                  <w:rPr>
                    <w:rStyle w:val="Lienhypertexte"/>
                    <w:noProof/>
                  </w:rPr>
                </w:rPrChange>
              </w:rPr>
              <w:delText>Modifiers (content parameters)</w:delText>
            </w:r>
            <w:r w:rsidRPr="007C437A" w:rsidDel="00BA3828">
              <w:rPr>
                <w:noProof/>
                <w:webHidden/>
              </w:rPr>
              <w:tab/>
              <w:delText>7</w:delText>
            </w:r>
          </w:del>
        </w:p>
        <w:p w:rsidR="00DC3FF9" w:rsidRPr="007C437A" w:rsidDel="00BA3828" w:rsidRDefault="00DC3FF9" w:rsidP="00E6654A">
          <w:pPr>
            <w:pStyle w:val="TM3"/>
            <w:rPr>
              <w:del w:id="435" w:author="Arthur Parmentier" w:date="2020-05-14T13:28:00Z"/>
              <w:rFonts w:eastAsiaTheme="minorEastAsia" w:cstheme="minorBidi"/>
              <w:noProof/>
              <w:sz w:val="22"/>
              <w:szCs w:val="22"/>
              <w:rPrChange w:id="436" w:author="Arthur Parmentier" w:date="2020-06-07T15:27:00Z">
                <w:rPr>
                  <w:del w:id="437" w:author="Arthur Parmentier" w:date="2020-05-14T13:28:00Z"/>
                  <w:rFonts w:eastAsiaTheme="minorEastAsia" w:cstheme="minorBidi"/>
                  <w:noProof/>
                  <w:sz w:val="22"/>
                  <w:szCs w:val="22"/>
                  <w:lang w:val="fr-FR"/>
                </w:rPr>
              </w:rPrChange>
            </w:rPr>
          </w:pPr>
          <w:del w:id="438" w:author="Arthur Parmentier" w:date="2020-05-14T13:28:00Z">
            <w:r w:rsidRPr="007C437A" w:rsidDel="00BA3828">
              <w:rPr>
                <w:rPrChange w:id="439" w:author="Arthur Parmentier" w:date="2020-06-07T15:27:00Z">
                  <w:rPr>
                    <w:rStyle w:val="Lienhypertexte"/>
                    <w:noProof/>
                  </w:rPr>
                </w:rPrChange>
              </w:rPr>
              <w:delText>4.</w:delText>
            </w:r>
            <w:r w:rsidRPr="007C437A" w:rsidDel="00BA3828">
              <w:rPr>
                <w:rFonts w:eastAsiaTheme="minorEastAsia" w:cstheme="minorBidi"/>
                <w:noProof/>
                <w:rPrChange w:id="440" w:author="Arthur Parmentier" w:date="2020-06-07T15:27:00Z">
                  <w:rPr>
                    <w:rFonts w:eastAsiaTheme="minorEastAsia" w:cstheme="minorBidi"/>
                    <w:noProof/>
                    <w:lang w:val="fr-FR"/>
                  </w:rPr>
                </w:rPrChange>
              </w:rPr>
              <w:tab/>
            </w:r>
            <w:r w:rsidRPr="007C437A" w:rsidDel="00BA3828">
              <w:rPr>
                <w:rPrChange w:id="441" w:author="Arthur Parmentier" w:date="2020-06-07T15:27:00Z">
                  <w:rPr>
                    <w:rStyle w:val="Lienhypertexte"/>
                    <w:noProof/>
                  </w:rPr>
                </w:rPrChange>
              </w:rPr>
              <w:delText>Mode</w:delText>
            </w:r>
            <w:r w:rsidRPr="007C437A" w:rsidDel="00BA3828">
              <w:rPr>
                <w:noProof/>
                <w:webHidden/>
              </w:rPr>
              <w:tab/>
              <w:delText>7</w:delText>
            </w:r>
          </w:del>
        </w:p>
        <w:p w:rsidR="00DC3FF9" w:rsidRPr="007C437A" w:rsidDel="00BA3828" w:rsidRDefault="00DC3FF9" w:rsidP="00E6654A">
          <w:pPr>
            <w:pStyle w:val="TM1"/>
            <w:rPr>
              <w:del w:id="442" w:author="Arthur Parmentier" w:date="2020-05-14T13:28:00Z"/>
              <w:rFonts w:eastAsiaTheme="minorEastAsia" w:cstheme="minorBidi"/>
              <w:noProof/>
              <w:sz w:val="22"/>
              <w:szCs w:val="22"/>
              <w:rPrChange w:id="443" w:author="Arthur Parmentier" w:date="2020-06-07T15:27:00Z">
                <w:rPr>
                  <w:del w:id="444" w:author="Arthur Parmentier" w:date="2020-05-14T13:28:00Z"/>
                  <w:rFonts w:eastAsiaTheme="minorEastAsia" w:cstheme="minorBidi"/>
                  <w:noProof/>
                  <w:sz w:val="22"/>
                  <w:szCs w:val="22"/>
                  <w:lang w:val="fr-FR"/>
                </w:rPr>
              </w:rPrChange>
            </w:rPr>
          </w:pPr>
          <w:del w:id="445" w:author="Arthur Parmentier" w:date="2020-05-14T13:28:00Z">
            <w:r w:rsidRPr="007C437A" w:rsidDel="00BA3828">
              <w:rPr>
                <w:rPrChange w:id="446" w:author="Arthur Parmentier" w:date="2020-06-07T15:27:00Z">
                  <w:rPr>
                    <w:rStyle w:val="Lienhypertexte"/>
                    <w:b w:val="0"/>
                    <w:bCs w:val="0"/>
                    <w:i w:val="0"/>
                    <w:iCs w:val="0"/>
                    <w:noProof/>
                  </w:rPr>
                </w:rPrChange>
              </w:rPr>
              <w:delText>VI.</w:delText>
            </w:r>
            <w:r w:rsidRPr="007C437A" w:rsidDel="00BA3828">
              <w:rPr>
                <w:rFonts w:eastAsiaTheme="minorEastAsia" w:cstheme="minorBidi"/>
                <w:b w:val="0"/>
                <w:bCs w:val="0"/>
                <w:i w:val="0"/>
                <w:iCs w:val="0"/>
                <w:noProof/>
                <w:rPrChange w:id="447" w:author="Arthur Parmentier" w:date="2020-06-07T15:27:00Z">
                  <w:rPr>
                    <w:rFonts w:eastAsiaTheme="minorEastAsia" w:cstheme="minorBidi"/>
                    <w:b w:val="0"/>
                    <w:bCs w:val="0"/>
                    <w:i w:val="0"/>
                    <w:iCs w:val="0"/>
                    <w:noProof/>
                    <w:lang w:val="fr-FR"/>
                  </w:rPr>
                </w:rPrChange>
              </w:rPr>
              <w:tab/>
            </w:r>
            <w:r w:rsidRPr="007C437A" w:rsidDel="00BA3828">
              <w:rPr>
                <w:rPrChange w:id="448" w:author="Arthur Parmentier" w:date="2020-06-07T15:27:00Z">
                  <w:rPr>
                    <w:rStyle w:val="Lienhypertexte"/>
                    <w:b w:val="0"/>
                    <w:bCs w:val="0"/>
                    <w:i w:val="0"/>
                    <w:iCs w:val="0"/>
                    <w:noProof/>
                  </w:rPr>
                </w:rPrChange>
              </w:rPr>
              <w:delText>Soundpainting recognition with Max/MSP</w:delText>
            </w:r>
            <w:r w:rsidRPr="007C437A" w:rsidDel="00BA3828">
              <w:rPr>
                <w:noProof/>
                <w:webHidden/>
              </w:rPr>
              <w:tab/>
              <w:delText>8</w:delText>
            </w:r>
          </w:del>
        </w:p>
        <w:p w:rsidR="00DC3FF9" w:rsidRPr="007C437A" w:rsidDel="00BA3828" w:rsidRDefault="00DC3FF9" w:rsidP="00E6654A">
          <w:pPr>
            <w:pStyle w:val="TM2"/>
            <w:rPr>
              <w:del w:id="449" w:author="Arthur Parmentier" w:date="2020-05-14T13:28:00Z"/>
              <w:rFonts w:eastAsiaTheme="minorEastAsia" w:cstheme="minorBidi"/>
              <w:noProof/>
              <w:rPrChange w:id="450" w:author="Arthur Parmentier" w:date="2020-06-07T15:27:00Z">
                <w:rPr>
                  <w:del w:id="451" w:author="Arthur Parmentier" w:date="2020-05-14T13:28:00Z"/>
                  <w:rFonts w:eastAsiaTheme="minorEastAsia" w:cstheme="minorBidi"/>
                  <w:noProof/>
                  <w:lang w:val="fr-FR"/>
                </w:rPr>
              </w:rPrChange>
            </w:rPr>
          </w:pPr>
          <w:del w:id="452" w:author="Arthur Parmentier" w:date="2020-05-14T13:28:00Z">
            <w:r w:rsidRPr="007C437A" w:rsidDel="00BA3828">
              <w:rPr>
                <w:rPrChange w:id="453" w:author="Arthur Parmentier" w:date="2020-06-07T15:27:00Z">
                  <w:rPr>
                    <w:rStyle w:val="Lienhypertexte"/>
                    <w:b w:val="0"/>
                    <w:bCs w:val="0"/>
                    <w:noProof/>
                  </w:rPr>
                </w:rPrChange>
              </w:rPr>
              <w:delText>A.</w:delText>
            </w:r>
            <w:r w:rsidRPr="007C437A" w:rsidDel="00BA3828">
              <w:rPr>
                <w:rFonts w:eastAsiaTheme="minorEastAsia" w:cstheme="minorBidi"/>
                <w:b w:val="0"/>
                <w:bCs w:val="0"/>
                <w:noProof/>
                <w:rPrChange w:id="454" w:author="Arthur Parmentier" w:date="2020-06-07T15:27:00Z">
                  <w:rPr>
                    <w:rFonts w:eastAsiaTheme="minorEastAsia" w:cstheme="minorBidi"/>
                    <w:b w:val="0"/>
                    <w:bCs w:val="0"/>
                    <w:noProof/>
                    <w:lang w:val="fr-FR"/>
                  </w:rPr>
                </w:rPrChange>
              </w:rPr>
              <w:tab/>
            </w:r>
            <w:r w:rsidRPr="007C437A" w:rsidDel="00BA3828">
              <w:rPr>
                <w:rPrChange w:id="455" w:author="Arthur Parmentier" w:date="2020-06-07T15:27:00Z">
                  <w:rPr>
                    <w:rStyle w:val="Lienhypertexte"/>
                    <w:b w:val="0"/>
                    <w:bCs w:val="0"/>
                    <w:noProof/>
                  </w:rPr>
                </w:rPrChange>
              </w:rPr>
              <w:delText>A new configuration: motivations, goals, workflow &amp; challenges</w:delText>
            </w:r>
            <w:r w:rsidRPr="007C437A" w:rsidDel="00BA3828">
              <w:rPr>
                <w:noProof/>
                <w:webHidden/>
              </w:rPr>
              <w:tab/>
              <w:delText>8</w:delText>
            </w:r>
          </w:del>
        </w:p>
        <w:p w:rsidR="00DC3FF9" w:rsidRPr="007C437A" w:rsidDel="00BA3828" w:rsidRDefault="00DC3FF9" w:rsidP="00E6654A">
          <w:pPr>
            <w:pStyle w:val="TM2"/>
            <w:rPr>
              <w:del w:id="456" w:author="Arthur Parmentier" w:date="2020-05-14T13:28:00Z"/>
              <w:rFonts w:eastAsiaTheme="minorEastAsia" w:cstheme="minorBidi"/>
              <w:noProof/>
              <w:rPrChange w:id="457" w:author="Arthur Parmentier" w:date="2020-06-07T15:27:00Z">
                <w:rPr>
                  <w:del w:id="458" w:author="Arthur Parmentier" w:date="2020-05-14T13:28:00Z"/>
                  <w:rFonts w:eastAsiaTheme="minorEastAsia" w:cstheme="minorBidi"/>
                  <w:noProof/>
                  <w:lang w:val="fr-FR"/>
                </w:rPr>
              </w:rPrChange>
            </w:rPr>
          </w:pPr>
          <w:del w:id="459" w:author="Arthur Parmentier" w:date="2020-05-14T13:28:00Z">
            <w:r w:rsidRPr="007C437A" w:rsidDel="00BA3828">
              <w:rPr>
                <w:rPrChange w:id="460" w:author="Arthur Parmentier" w:date="2020-06-07T15:27:00Z">
                  <w:rPr>
                    <w:rStyle w:val="Lienhypertexte"/>
                    <w:b w:val="0"/>
                    <w:bCs w:val="0"/>
                    <w:noProof/>
                  </w:rPr>
                </w:rPrChange>
              </w:rPr>
              <w:delText>B.</w:delText>
            </w:r>
            <w:r w:rsidRPr="007C437A" w:rsidDel="00BA3828">
              <w:rPr>
                <w:rFonts w:eastAsiaTheme="minorEastAsia" w:cstheme="minorBidi"/>
                <w:b w:val="0"/>
                <w:bCs w:val="0"/>
                <w:noProof/>
                <w:rPrChange w:id="461" w:author="Arthur Parmentier" w:date="2020-06-07T15:27:00Z">
                  <w:rPr>
                    <w:rFonts w:eastAsiaTheme="minorEastAsia" w:cstheme="minorBidi"/>
                    <w:b w:val="0"/>
                    <w:bCs w:val="0"/>
                    <w:noProof/>
                    <w:lang w:val="fr-FR"/>
                  </w:rPr>
                </w:rPrChange>
              </w:rPr>
              <w:tab/>
            </w:r>
            <w:r w:rsidRPr="007C437A" w:rsidDel="00BA3828">
              <w:rPr>
                <w:rPrChange w:id="462" w:author="Arthur Parmentier" w:date="2020-06-07T15:27:00Z">
                  <w:rPr>
                    <w:rStyle w:val="Lienhypertexte"/>
                    <w:b w:val="0"/>
                    <w:bCs w:val="0"/>
                    <w:noProof/>
                  </w:rPr>
                </w:rPrChange>
              </w:rPr>
              <w:delText>The big picture: general description of the system</w:delText>
            </w:r>
            <w:r w:rsidRPr="007C437A" w:rsidDel="00BA3828">
              <w:rPr>
                <w:noProof/>
                <w:webHidden/>
              </w:rPr>
              <w:tab/>
              <w:delText>8</w:delText>
            </w:r>
          </w:del>
        </w:p>
        <w:p w:rsidR="00DC3FF9" w:rsidRPr="007C437A" w:rsidDel="00BA3828" w:rsidRDefault="00DC3FF9" w:rsidP="00E6654A">
          <w:pPr>
            <w:pStyle w:val="TM2"/>
            <w:rPr>
              <w:del w:id="463" w:author="Arthur Parmentier" w:date="2020-05-14T13:28:00Z"/>
              <w:rFonts w:eastAsiaTheme="minorEastAsia" w:cstheme="minorBidi"/>
              <w:noProof/>
              <w:rPrChange w:id="464" w:author="Arthur Parmentier" w:date="2020-06-07T15:27:00Z">
                <w:rPr>
                  <w:del w:id="465" w:author="Arthur Parmentier" w:date="2020-05-14T13:28:00Z"/>
                  <w:rFonts w:eastAsiaTheme="minorEastAsia" w:cstheme="minorBidi"/>
                  <w:noProof/>
                  <w:lang w:val="fr-FR"/>
                </w:rPr>
              </w:rPrChange>
            </w:rPr>
          </w:pPr>
          <w:del w:id="466" w:author="Arthur Parmentier" w:date="2020-05-14T13:28:00Z">
            <w:r w:rsidRPr="007C437A" w:rsidDel="00BA3828">
              <w:rPr>
                <w:rPrChange w:id="467" w:author="Arthur Parmentier" w:date="2020-06-07T15:27:00Z">
                  <w:rPr>
                    <w:rStyle w:val="Lienhypertexte"/>
                    <w:b w:val="0"/>
                    <w:bCs w:val="0"/>
                    <w:noProof/>
                  </w:rPr>
                </w:rPrChange>
              </w:rPr>
              <w:delText>C.</w:delText>
            </w:r>
            <w:r w:rsidRPr="007C437A" w:rsidDel="00BA3828">
              <w:rPr>
                <w:rFonts w:eastAsiaTheme="minorEastAsia" w:cstheme="minorBidi"/>
                <w:b w:val="0"/>
                <w:bCs w:val="0"/>
                <w:noProof/>
                <w:rPrChange w:id="468" w:author="Arthur Parmentier" w:date="2020-06-07T15:27:00Z">
                  <w:rPr>
                    <w:rFonts w:eastAsiaTheme="minorEastAsia" w:cstheme="minorBidi"/>
                    <w:b w:val="0"/>
                    <w:bCs w:val="0"/>
                    <w:noProof/>
                    <w:lang w:val="fr-FR"/>
                  </w:rPr>
                </w:rPrChange>
              </w:rPr>
              <w:tab/>
            </w:r>
            <w:r w:rsidRPr="007C437A" w:rsidDel="00BA3828">
              <w:rPr>
                <w:rPrChange w:id="469" w:author="Arthur Parmentier" w:date="2020-06-07T15:27:00Z">
                  <w:rPr>
                    <w:rStyle w:val="Lienhypertexte"/>
                    <w:b w:val="0"/>
                    <w:bCs w:val="0"/>
                    <w:noProof/>
                  </w:rPr>
                </w:rPrChange>
              </w:rPr>
              <w:delText>Part 1: Posenet &amp; gloves feature building</w:delText>
            </w:r>
            <w:r w:rsidRPr="007C437A" w:rsidDel="00BA3828">
              <w:rPr>
                <w:noProof/>
                <w:webHidden/>
              </w:rPr>
              <w:tab/>
              <w:delText>8</w:delText>
            </w:r>
          </w:del>
        </w:p>
        <w:p w:rsidR="00DC3FF9" w:rsidRPr="007C437A" w:rsidDel="00BA3828" w:rsidRDefault="00DC3FF9" w:rsidP="00E6654A">
          <w:pPr>
            <w:pStyle w:val="TM2"/>
            <w:rPr>
              <w:del w:id="470" w:author="Arthur Parmentier" w:date="2020-05-14T13:28:00Z"/>
              <w:rFonts w:eastAsiaTheme="minorEastAsia" w:cstheme="minorBidi"/>
              <w:noProof/>
              <w:rPrChange w:id="471" w:author="Arthur Parmentier" w:date="2020-06-07T15:27:00Z">
                <w:rPr>
                  <w:del w:id="472" w:author="Arthur Parmentier" w:date="2020-05-14T13:28:00Z"/>
                  <w:rFonts w:eastAsiaTheme="minorEastAsia" w:cstheme="minorBidi"/>
                  <w:noProof/>
                  <w:lang w:val="fr-FR"/>
                </w:rPr>
              </w:rPrChange>
            </w:rPr>
          </w:pPr>
          <w:del w:id="473" w:author="Arthur Parmentier" w:date="2020-05-14T13:28:00Z">
            <w:r w:rsidRPr="007C437A" w:rsidDel="00BA3828">
              <w:rPr>
                <w:rPrChange w:id="474" w:author="Arthur Parmentier" w:date="2020-06-07T15:27:00Z">
                  <w:rPr>
                    <w:rStyle w:val="Lienhypertexte"/>
                    <w:b w:val="0"/>
                    <w:bCs w:val="0"/>
                    <w:noProof/>
                  </w:rPr>
                </w:rPrChange>
              </w:rPr>
              <w:delText>D.</w:delText>
            </w:r>
            <w:r w:rsidRPr="007C437A" w:rsidDel="00BA3828">
              <w:rPr>
                <w:rFonts w:eastAsiaTheme="minorEastAsia" w:cstheme="minorBidi"/>
                <w:b w:val="0"/>
                <w:bCs w:val="0"/>
                <w:noProof/>
                <w:rPrChange w:id="475" w:author="Arthur Parmentier" w:date="2020-06-07T15:27:00Z">
                  <w:rPr>
                    <w:rFonts w:eastAsiaTheme="minorEastAsia" w:cstheme="minorBidi"/>
                    <w:b w:val="0"/>
                    <w:bCs w:val="0"/>
                    <w:noProof/>
                    <w:lang w:val="fr-FR"/>
                  </w:rPr>
                </w:rPrChange>
              </w:rPr>
              <w:tab/>
            </w:r>
            <w:r w:rsidRPr="007C437A" w:rsidDel="00BA3828">
              <w:rPr>
                <w:rPrChange w:id="476" w:author="Arthur Parmentier" w:date="2020-06-07T15:27:00Z">
                  <w:rPr>
                    <w:rStyle w:val="Lienhypertexte"/>
                    <w:b w:val="0"/>
                    <w:bCs w:val="0"/>
                    <w:noProof/>
                  </w:rPr>
                </w:rPrChange>
              </w:rPr>
              <w:delText>Part 2: Training &amp; data management</w:delText>
            </w:r>
            <w:r w:rsidRPr="007C437A" w:rsidDel="00BA3828">
              <w:rPr>
                <w:noProof/>
                <w:webHidden/>
              </w:rPr>
              <w:tab/>
              <w:delText>8</w:delText>
            </w:r>
          </w:del>
        </w:p>
        <w:p w:rsidR="00DC3FF9" w:rsidRPr="007C437A" w:rsidDel="00BA3828" w:rsidRDefault="00DC3FF9" w:rsidP="00E6654A">
          <w:pPr>
            <w:pStyle w:val="TM2"/>
            <w:rPr>
              <w:del w:id="477" w:author="Arthur Parmentier" w:date="2020-05-14T13:28:00Z"/>
              <w:rFonts w:eastAsiaTheme="minorEastAsia" w:cstheme="minorBidi"/>
              <w:noProof/>
              <w:rPrChange w:id="478" w:author="Arthur Parmentier" w:date="2020-06-07T15:27:00Z">
                <w:rPr>
                  <w:del w:id="479" w:author="Arthur Parmentier" w:date="2020-05-14T13:28:00Z"/>
                  <w:rFonts w:eastAsiaTheme="minorEastAsia" w:cstheme="minorBidi"/>
                  <w:noProof/>
                  <w:lang w:val="fr-FR"/>
                </w:rPr>
              </w:rPrChange>
            </w:rPr>
          </w:pPr>
          <w:del w:id="480" w:author="Arthur Parmentier" w:date="2020-05-14T13:28:00Z">
            <w:r w:rsidRPr="007C437A" w:rsidDel="00BA3828">
              <w:rPr>
                <w:rPrChange w:id="481" w:author="Arthur Parmentier" w:date="2020-06-07T15:27:00Z">
                  <w:rPr>
                    <w:rStyle w:val="Lienhypertexte"/>
                    <w:b w:val="0"/>
                    <w:bCs w:val="0"/>
                    <w:noProof/>
                  </w:rPr>
                </w:rPrChange>
              </w:rPr>
              <w:delText>E.</w:delText>
            </w:r>
            <w:r w:rsidRPr="007C437A" w:rsidDel="00BA3828">
              <w:rPr>
                <w:rFonts w:eastAsiaTheme="minorEastAsia" w:cstheme="minorBidi"/>
                <w:b w:val="0"/>
                <w:bCs w:val="0"/>
                <w:noProof/>
                <w:rPrChange w:id="482" w:author="Arthur Parmentier" w:date="2020-06-07T15:27:00Z">
                  <w:rPr>
                    <w:rFonts w:eastAsiaTheme="minorEastAsia" w:cstheme="minorBidi"/>
                    <w:b w:val="0"/>
                    <w:bCs w:val="0"/>
                    <w:noProof/>
                    <w:lang w:val="fr-FR"/>
                  </w:rPr>
                </w:rPrChange>
              </w:rPr>
              <w:tab/>
            </w:r>
            <w:r w:rsidRPr="007C437A" w:rsidDel="00BA3828">
              <w:rPr>
                <w:rPrChange w:id="483" w:author="Arthur Parmentier" w:date="2020-06-07T15:27:00Z">
                  <w:rPr>
                    <w:rStyle w:val="Lienhypertexte"/>
                    <w:b w:val="0"/>
                    <w:bCs w:val="0"/>
                    <w:noProof/>
                  </w:rPr>
                </w:rPrChange>
              </w:rPr>
              <w:delText>Part 3: Classification</w:delText>
            </w:r>
            <w:r w:rsidRPr="007C437A" w:rsidDel="00BA3828">
              <w:rPr>
                <w:noProof/>
                <w:webHidden/>
              </w:rPr>
              <w:tab/>
              <w:delText>8</w:delText>
            </w:r>
          </w:del>
        </w:p>
        <w:p w:rsidR="00DC3FF9" w:rsidRPr="007C437A" w:rsidDel="00BA3828" w:rsidRDefault="00DC3FF9" w:rsidP="00E6654A">
          <w:pPr>
            <w:pStyle w:val="TM2"/>
            <w:rPr>
              <w:del w:id="484" w:author="Arthur Parmentier" w:date="2020-05-14T13:28:00Z"/>
              <w:rFonts w:eastAsiaTheme="minorEastAsia" w:cstheme="minorBidi"/>
              <w:noProof/>
              <w:rPrChange w:id="485" w:author="Arthur Parmentier" w:date="2020-06-07T15:27:00Z">
                <w:rPr>
                  <w:del w:id="486" w:author="Arthur Parmentier" w:date="2020-05-14T13:28:00Z"/>
                  <w:rFonts w:eastAsiaTheme="minorEastAsia" w:cstheme="minorBidi"/>
                  <w:noProof/>
                  <w:lang w:val="fr-FR"/>
                </w:rPr>
              </w:rPrChange>
            </w:rPr>
          </w:pPr>
          <w:del w:id="487" w:author="Arthur Parmentier" w:date="2020-05-14T13:28:00Z">
            <w:r w:rsidRPr="007C437A" w:rsidDel="00BA3828">
              <w:rPr>
                <w:rPrChange w:id="488" w:author="Arthur Parmentier" w:date="2020-06-07T15:27:00Z">
                  <w:rPr>
                    <w:rStyle w:val="Lienhypertexte"/>
                    <w:b w:val="0"/>
                    <w:bCs w:val="0"/>
                    <w:noProof/>
                  </w:rPr>
                </w:rPrChange>
              </w:rPr>
              <w:delText>F.</w:delText>
            </w:r>
            <w:r w:rsidRPr="007C437A" w:rsidDel="00BA3828">
              <w:rPr>
                <w:rFonts w:eastAsiaTheme="minorEastAsia" w:cstheme="minorBidi"/>
                <w:b w:val="0"/>
                <w:bCs w:val="0"/>
                <w:noProof/>
                <w:rPrChange w:id="489" w:author="Arthur Parmentier" w:date="2020-06-07T15:27:00Z">
                  <w:rPr>
                    <w:rFonts w:eastAsiaTheme="minorEastAsia" w:cstheme="minorBidi"/>
                    <w:b w:val="0"/>
                    <w:bCs w:val="0"/>
                    <w:noProof/>
                    <w:lang w:val="fr-FR"/>
                  </w:rPr>
                </w:rPrChange>
              </w:rPr>
              <w:tab/>
            </w:r>
            <w:r w:rsidRPr="007C437A" w:rsidDel="00BA3828">
              <w:rPr>
                <w:rPrChange w:id="490" w:author="Arthur Parmentier" w:date="2020-06-07T15:27:00Z">
                  <w:rPr>
                    <w:rStyle w:val="Lienhypertexte"/>
                    <w:b w:val="0"/>
                    <w:bCs w:val="0"/>
                    <w:noProof/>
                  </w:rPr>
                </w:rPrChange>
              </w:rPr>
              <w:delText>Part 4: Grammar parsing</w:delText>
            </w:r>
            <w:r w:rsidRPr="007C437A" w:rsidDel="00BA3828">
              <w:rPr>
                <w:noProof/>
                <w:webHidden/>
              </w:rPr>
              <w:tab/>
              <w:delText>8</w:delText>
            </w:r>
          </w:del>
        </w:p>
        <w:p w:rsidR="00DC3FF9" w:rsidRPr="007C437A" w:rsidDel="00BA3828" w:rsidRDefault="00DC3FF9" w:rsidP="00E6654A">
          <w:pPr>
            <w:pStyle w:val="TM2"/>
            <w:rPr>
              <w:del w:id="491" w:author="Arthur Parmentier" w:date="2020-05-14T13:28:00Z"/>
              <w:rFonts w:eastAsiaTheme="minorEastAsia" w:cstheme="minorBidi"/>
              <w:noProof/>
              <w:rPrChange w:id="492" w:author="Arthur Parmentier" w:date="2020-06-07T15:27:00Z">
                <w:rPr>
                  <w:del w:id="493" w:author="Arthur Parmentier" w:date="2020-05-14T13:28:00Z"/>
                  <w:rFonts w:eastAsiaTheme="minorEastAsia" w:cstheme="minorBidi"/>
                  <w:noProof/>
                  <w:lang w:val="fr-FR"/>
                </w:rPr>
              </w:rPrChange>
            </w:rPr>
          </w:pPr>
          <w:del w:id="494" w:author="Arthur Parmentier" w:date="2020-05-14T13:28:00Z">
            <w:r w:rsidRPr="007C437A" w:rsidDel="00BA3828">
              <w:rPr>
                <w:rPrChange w:id="495" w:author="Arthur Parmentier" w:date="2020-06-07T15:27:00Z">
                  <w:rPr>
                    <w:rStyle w:val="Lienhypertexte"/>
                    <w:b w:val="0"/>
                    <w:bCs w:val="0"/>
                    <w:noProof/>
                  </w:rPr>
                </w:rPrChange>
              </w:rPr>
              <w:delText>G.</w:delText>
            </w:r>
            <w:r w:rsidRPr="007C437A" w:rsidDel="00BA3828">
              <w:rPr>
                <w:rFonts w:eastAsiaTheme="minorEastAsia" w:cstheme="minorBidi"/>
                <w:b w:val="0"/>
                <w:bCs w:val="0"/>
                <w:noProof/>
                <w:rPrChange w:id="496" w:author="Arthur Parmentier" w:date="2020-06-07T15:27:00Z">
                  <w:rPr>
                    <w:rFonts w:eastAsiaTheme="minorEastAsia" w:cstheme="minorBidi"/>
                    <w:b w:val="0"/>
                    <w:bCs w:val="0"/>
                    <w:noProof/>
                    <w:lang w:val="fr-FR"/>
                  </w:rPr>
                </w:rPrChange>
              </w:rPr>
              <w:tab/>
            </w:r>
            <w:r w:rsidRPr="007C437A" w:rsidDel="00BA3828">
              <w:rPr>
                <w:rPrChange w:id="497" w:author="Arthur Parmentier" w:date="2020-06-07T15:27:00Z">
                  <w:rPr>
                    <w:rStyle w:val="Lienhypertexte"/>
                    <w:b w:val="0"/>
                    <w:bCs w:val="0"/>
                    <w:noProof/>
                  </w:rPr>
                </w:rPrChange>
              </w:rPr>
              <w:delText>Part 5: Orchestra simulation</w:delText>
            </w:r>
            <w:r w:rsidRPr="007C437A" w:rsidDel="00BA3828">
              <w:rPr>
                <w:noProof/>
                <w:webHidden/>
              </w:rPr>
              <w:tab/>
              <w:delText>8</w:delText>
            </w:r>
          </w:del>
        </w:p>
        <w:p w:rsidR="00DC3FF9" w:rsidRPr="007C437A" w:rsidDel="00BA3828" w:rsidRDefault="00DC3FF9" w:rsidP="00E6654A">
          <w:pPr>
            <w:pStyle w:val="TM2"/>
            <w:rPr>
              <w:del w:id="498" w:author="Arthur Parmentier" w:date="2020-05-14T13:28:00Z"/>
              <w:rFonts w:eastAsiaTheme="minorEastAsia" w:cstheme="minorBidi"/>
              <w:noProof/>
              <w:rPrChange w:id="499" w:author="Arthur Parmentier" w:date="2020-06-07T15:27:00Z">
                <w:rPr>
                  <w:del w:id="500" w:author="Arthur Parmentier" w:date="2020-05-14T13:28:00Z"/>
                  <w:rFonts w:eastAsiaTheme="minorEastAsia" w:cstheme="minorBidi"/>
                  <w:noProof/>
                  <w:lang w:val="fr-FR"/>
                </w:rPr>
              </w:rPrChange>
            </w:rPr>
          </w:pPr>
          <w:del w:id="501" w:author="Arthur Parmentier" w:date="2020-05-14T13:28:00Z">
            <w:r w:rsidRPr="007C437A" w:rsidDel="00BA3828">
              <w:rPr>
                <w:rPrChange w:id="502" w:author="Arthur Parmentier" w:date="2020-06-07T15:27:00Z">
                  <w:rPr>
                    <w:rStyle w:val="Lienhypertexte"/>
                    <w:b w:val="0"/>
                    <w:bCs w:val="0"/>
                    <w:noProof/>
                  </w:rPr>
                </w:rPrChange>
              </w:rPr>
              <w:delText>H.</w:delText>
            </w:r>
            <w:r w:rsidRPr="007C437A" w:rsidDel="00BA3828">
              <w:rPr>
                <w:rFonts w:eastAsiaTheme="minorEastAsia" w:cstheme="minorBidi"/>
                <w:b w:val="0"/>
                <w:bCs w:val="0"/>
                <w:noProof/>
                <w:rPrChange w:id="503" w:author="Arthur Parmentier" w:date="2020-06-07T15:27:00Z">
                  <w:rPr>
                    <w:rFonts w:eastAsiaTheme="minorEastAsia" w:cstheme="minorBidi"/>
                    <w:b w:val="0"/>
                    <w:bCs w:val="0"/>
                    <w:noProof/>
                    <w:lang w:val="fr-FR"/>
                  </w:rPr>
                </w:rPrChange>
              </w:rPr>
              <w:tab/>
            </w:r>
            <w:r w:rsidRPr="007C437A" w:rsidDel="00BA3828">
              <w:rPr>
                <w:rPrChange w:id="504" w:author="Arthur Parmentier" w:date="2020-06-07T15:27:00Z">
                  <w:rPr>
                    <w:rStyle w:val="Lienhypertexte"/>
                    <w:b w:val="0"/>
                    <w:bCs w:val="0"/>
                    <w:noProof/>
                  </w:rPr>
                </w:rPrChange>
              </w:rPr>
              <w:delText>Part 6: Learning mechanism (?)</w:delText>
            </w:r>
            <w:r w:rsidRPr="007C437A" w:rsidDel="00BA3828">
              <w:rPr>
                <w:noProof/>
                <w:webHidden/>
              </w:rPr>
              <w:tab/>
              <w:delText>8</w:delText>
            </w:r>
          </w:del>
        </w:p>
        <w:p w:rsidR="00DC3FF9" w:rsidRPr="007C437A" w:rsidDel="00BA3828" w:rsidRDefault="00DC3FF9" w:rsidP="00E6654A">
          <w:pPr>
            <w:pStyle w:val="TM1"/>
            <w:rPr>
              <w:del w:id="505" w:author="Arthur Parmentier" w:date="2020-05-14T13:28:00Z"/>
              <w:rFonts w:eastAsiaTheme="minorEastAsia" w:cstheme="minorBidi"/>
              <w:noProof/>
              <w:sz w:val="22"/>
              <w:szCs w:val="22"/>
              <w:rPrChange w:id="506" w:author="Arthur Parmentier" w:date="2020-06-07T15:27:00Z">
                <w:rPr>
                  <w:del w:id="507" w:author="Arthur Parmentier" w:date="2020-05-14T13:28:00Z"/>
                  <w:rFonts w:eastAsiaTheme="minorEastAsia" w:cstheme="minorBidi"/>
                  <w:noProof/>
                  <w:sz w:val="22"/>
                  <w:szCs w:val="22"/>
                  <w:lang w:val="fr-FR"/>
                </w:rPr>
              </w:rPrChange>
            </w:rPr>
          </w:pPr>
          <w:del w:id="508" w:author="Arthur Parmentier" w:date="2020-05-14T13:28:00Z">
            <w:r w:rsidRPr="007C437A" w:rsidDel="00BA3828">
              <w:rPr>
                <w:rPrChange w:id="509" w:author="Arthur Parmentier" w:date="2020-06-07T15:27:00Z">
                  <w:rPr>
                    <w:rStyle w:val="Lienhypertexte"/>
                    <w:b w:val="0"/>
                    <w:bCs w:val="0"/>
                    <w:i w:val="0"/>
                    <w:iCs w:val="0"/>
                    <w:noProof/>
                  </w:rPr>
                </w:rPrChange>
              </w:rPr>
              <w:delText>VII.</w:delText>
            </w:r>
            <w:r w:rsidRPr="007C437A" w:rsidDel="00BA3828">
              <w:rPr>
                <w:rFonts w:eastAsiaTheme="minorEastAsia" w:cstheme="minorBidi"/>
                <w:b w:val="0"/>
                <w:bCs w:val="0"/>
                <w:i w:val="0"/>
                <w:iCs w:val="0"/>
                <w:noProof/>
                <w:rPrChange w:id="510" w:author="Arthur Parmentier" w:date="2020-06-07T15:27:00Z">
                  <w:rPr>
                    <w:rFonts w:eastAsiaTheme="minorEastAsia" w:cstheme="minorBidi"/>
                    <w:b w:val="0"/>
                    <w:bCs w:val="0"/>
                    <w:i w:val="0"/>
                    <w:iCs w:val="0"/>
                    <w:noProof/>
                    <w:lang w:val="fr-FR"/>
                  </w:rPr>
                </w:rPrChange>
              </w:rPr>
              <w:tab/>
            </w:r>
            <w:r w:rsidRPr="007C437A" w:rsidDel="00BA3828">
              <w:rPr>
                <w:rPrChange w:id="511" w:author="Arthur Parmentier" w:date="2020-06-07T15:27:00Z">
                  <w:rPr>
                    <w:rStyle w:val="Lienhypertexte"/>
                    <w:b w:val="0"/>
                    <w:bCs w:val="0"/>
                    <w:i w:val="0"/>
                    <w:iCs w:val="0"/>
                    <w:noProof/>
                  </w:rPr>
                </w:rPrChange>
              </w:rPr>
              <w:delText>Potential &amp; future of the tool</w:delText>
            </w:r>
            <w:r w:rsidRPr="007C437A" w:rsidDel="00BA3828">
              <w:rPr>
                <w:noProof/>
                <w:webHidden/>
              </w:rPr>
              <w:tab/>
              <w:delText>8</w:delText>
            </w:r>
          </w:del>
        </w:p>
        <w:p w:rsidR="00DC3FF9" w:rsidRPr="007C437A" w:rsidDel="00BA3828" w:rsidRDefault="00DC3FF9" w:rsidP="00E6654A">
          <w:pPr>
            <w:pStyle w:val="TM2"/>
            <w:rPr>
              <w:del w:id="512" w:author="Arthur Parmentier" w:date="2020-05-14T13:28:00Z"/>
              <w:rFonts w:eastAsiaTheme="minorEastAsia" w:cstheme="minorBidi"/>
              <w:noProof/>
              <w:rPrChange w:id="513" w:author="Arthur Parmentier" w:date="2020-06-07T15:27:00Z">
                <w:rPr>
                  <w:del w:id="514" w:author="Arthur Parmentier" w:date="2020-05-14T13:28:00Z"/>
                  <w:rFonts w:eastAsiaTheme="minorEastAsia" w:cstheme="minorBidi"/>
                  <w:noProof/>
                  <w:lang w:val="fr-FR"/>
                </w:rPr>
              </w:rPrChange>
            </w:rPr>
          </w:pPr>
          <w:del w:id="515" w:author="Arthur Parmentier" w:date="2020-05-14T13:28:00Z">
            <w:r w:rsidRPr="007C437A" w:rsidDel="00BA3828">
              <w:rPr>
                <w:rPrChange w:id="516" w:author="Arthur Parmentier" w:date="2020-06-07T15:27:00Z">
                  <w:rPr>
                    <w:rStyle w:val="Lienhypertexte"/>
                    <w:b w:val="0"/>
                    <w:bCs w:val="0"/>
                    <w:noProof/>
                  </w:rPr>
                </w:rPrChange>
              </w:rPr>
              <w:delText>A.</w:delText>
            </w:r>
            <w:r w:rsidRPr="007C437A" w:rsidDel="00BA3828">
              <w:rPr>
                <w:rFonts w:eastAsiaTheme="minorEastAsia" w:cstheme="minorBidi"/>
                <w:b w:val="0"/>
                <w:bCs w:val="0"/>
                <w:noProof/>
                <w:rPrChange w:id="517" w:author="Arthur Parmentier" w:date="2020-06-07T15:27:00Z">
                  <w:rPr>
                    <w:rFonts w:eastAsiaTheme="minorEastAsia" w:cstheme="minorBidi"/>
                    <w:b w:val="0"/>
                    <w:bCs w:val="0"/>
                    <w:noProof/>
                    <w:lang w:val="fr-FR"/>
                  </w:rPr>
                </w:rPrChange>
              </w:rPr>
              <w:tab/>
            </w:r>
            <w:r w:rsidRPr="007C437A" w:rsidDel="00BA3828">
              <w:rPr>
                <w:rPrChange w:id="518" w:author="Arthur Parmentier" w:date="2020-06-07T15:27:00Z">
                  <w:rPr>
                    <w:rStyle w:val="Lienhypertexte"/>
                    <w:b w:val="0"/>
                    <w:bCs w:val="0"/>
                    <w:noProof/>
                  </w:rPr>
                </w:rPrChange>
              </w:rPr>
              <w:delText>Topic A: what could be improved and how</w:delText>
            </w:r>
            <w:r w:rsidRPr="007C437A" w:rsidDel="00BA3828">
              <w:rPr>
                <w:noProof/>
                <w:webHidden/>
              </w:rPr>
              <w:tab/>
              <w:delText>8</w:delText>
            </w:r>
          </w:del>
        </w:p>
        <w:p w:rsidR="00DC3FF9" w:rsidRPr="007C437A" w:rsidDel="00BA3828" w:rsidRDefault="00DC3FF9" w:rsidP="00E6654A">
          <w:pPr>
            <w:pStyle w:val="TM2"/>
            <w:rPr>
              <w:del w:id="519" w:author="Arthur Parmentier" w:date="2020-05-14T13:28:00Z"/>
              <w:rFonts w:eastAsiaTheme="minorEastAsia" w:cstheme="minorBidi"/>
              <w:noProof/>
              <w:rPrChange w:id="520" w:author="Arthur Parmentier" w:date="2020-06-07T15:27:00Z">
                <w:rPr>
                  <w:del w:id="521" w:author="Arthur Parmentier" w:date="2020-05-14T13:28:00Z"/>
                  <w:rFonts w:eastAsiaTheme="minorEastAsia" w:cstheme="minorBidi"/>
                  <w:noProof/>
                  <w:lang w:val="fr-FR"/>
                </w:rPr>
              </w:rPrChange>
            </w:rPr>
          </w:pPr>
          <w:del w:id="522" w:author="Arthur Parmentier" w:date="2020-05-14T13:28:00Z">
            <w:r w:rsidRPr="007C437A" w:rsidDel="00BA3828">
              <w:rPr>
                <w:rPrChange w:id="523" w:author="Arthur Parmentier" w:date="2020-06-07T15:27:00Z">
                  <w:rPr>
                    <w:rStyle w:val="Lienhypertexte"/>
                    <w:b w:val="0"/>
                    <w:bCs w:val="0"/>
                    <w:noProof/>
                  </w:rPr>
                </w:rPrChange>
              </w:rPr>
              <w:delText>B.</w:delText>
            </w:r>
            <w:r w:rsidRPr="007C437A" w:rsidDel="00BA3828">
              <w:rPr>
                <w:rFonts w:eastAsiaTheme="minorEastAsia" w:cstheme="minorBidi"/>
                <w:b w:val="0"/>
                <w:bCs w:val="0"/>
                <w:noProof/>
                <w:rPrChange w:id="524" w:author="Arthur Parmentier" w:date="2020-06-07T15:27:00Z">
                  <w:rPr>
                    <w:rFonts w:eastAsiaTheme="minorEastAsia" w:cstheme="minorBidi"/>
                    <w:b w:val="0"/>
                    <w:bCs w:val="0"/>
                    <w:noProof/>
                    <w:lang w:val="fr-FR"/>
                  </w:rPr>
                </w:rPrChange>
              </w:rPr>
              <w:tab/>
            </w:r>
            <w:r w:rsidRPr="007C437A" w:rsidDel="00BA3828">
              <w:rPr>
                <w:rPrChange w:id="525" w:author="Arthur Parmentier" w:date="2020-06-07T15:27:00Z">
                  <w:rPr>
                    <w:rStyle w:val="Lienhypertexte"/>
                    <w:b w:val="0"/>
                    <w:bCs w:val="0"/>
                    <w:noProof/>
                  </w:rPr>
                </w:rPrChange>
              </w:rPr>
              <w:delText>Topic B: …</w:delText>
            </w:r>
            <w:r w:rsidRPr="007C437A" w:rsidDel="00BA3828">
              <w:rPr>
                <w:noProof/>
                <w:webHidden/>
              </w:rPr>
              <w:tab/>
              <w:delText>8</w:delText>
            </w:r>
          </w:del>
        </w:p>
        <w:p w:rsidR="00DC3FF9" w:rsidRPr="007C437A" w:rsidDel="00BA3828" w:rsidRDefault="00DC3FF9" w:rsidP="00E6654A">
          <w:pPr>
            <w:pStyle w:val="TM2"/>
            <w:rPr>
              <w:del w:id="526" w:author="Arthur Parmentier" w:date="2020-05-14T13:28:00Z"/>
              <w:rFonts w:eastAsiaTheme="minorEastAsia" w:cstheme="minorBidi"/>
              <w:noProof/>
              <w:rPrChange w:id="527" w:author="Arthur Parmentier" w:date="2020-06-07T15:27:00Z">
                <w:rPr>
                  <w:del w:id="528" w:author="Arthur Parmentier" w:date="2020-05-14T13:28:00Z"/>
                  <w:rFonts w:eastAsiaTheme="minorEastAsia" w:cstheme="minorBidi"/>
                  <w:noProof/>
                  <w:lang w:val="fr-FR"/>
                </w:rPr>
              </w:rPrChange>
            </w:rPr>
          </w:pPr>
          <w:del w:id="529" w:author="Arthur Parmentier" w:date="2020-05-14T13:28:00Z">
            <w:r w:rsidRPr="007C437A" w:rsidDel="00BA3828">
              <w:rPr>
                <w:rPrChange w:id="530" w:author="Arthur Parmentier" w:date="2020-06-07T15:27:00Z">
                  <w:rPr>
                    <w:rStyle w:val="Lienhypertexte"/>
                    <w:b w:val="0"/>
                    <w:bCs w:val="0"/>
                    <w:noProof/>
                  </w:rPr>
                </w:rPrChange>
              </w:rPr>
              <w:delText>C.</w:delText>
            </w:r>
            <w:r w:rsidRPr="007C437A" w:rsidDel="00BA3828">
              <w:rPr>
                <w:rFonts w:eastAsiaTheme="minorEastAsia" w:cstheme="minorBidi"/>
                <w:b w:val="0"/>
                <w:bCs w:val="0"/>
                <w:noProof/>
                <w:rPrChange w:id="531" w:author="Arthur Parmentier" w:date="2020-06-07T15:27:00Z">
                  <w:rPr>
                    <w:rFonts w:eastAsiaTheme="minorEastAsia" w:cstheme="minorBidi"/>
                    <w:b w:val="0"/>
                    <w:bCs w:val="0"/>
                    <w:noProof/>
                    <w:lang w:val="fr-FR"/>
                  </w:rPr>
                </w:rPrChange>
              </w:rPr>
              <w:tab/>
            </w:r>
            <w:r w:rsidRPr="007C437A" w:rsidDel="00BA3828">
              <w:rPr>
                <w:rPrChange w:id="532" w:author="Arthur Parmentier" w:date="2020-06-07T15:27:00Z">
                  <w:rPr>
                    <w:rStyle w:val="Lienhypertexte"/>
                    <w:b w:val="0"/>
                    <w:bCs w:val="0"/>
                    <w:noProof/>
                  </w:rPr>
                </w:rPrChange>
              </w:rPr>
              <w:delText>The future</w:delText>
            </w:r>
            <w:r w:rsidRPr="007C437A" w:rsidDel="00BA3828">
              <w:rPr>
                <w:noProof/>
                <w:webHidden/>
              </w:rPr>
              <w:tab/>
              <w:delText>8</w:delText>
            </w:r>
          </w:del>
        </w:p>
        <w:p w:rsidR="00DC3FF9" w:rsidRPr="007C437A" w:rsidDel="00BA3828" w:rsidRDefault="00DC3FF9" w:rsidP="00E6654A">
          <w:pPr>
            <w:pStyle w:val="TM1"/>
            <w:rPr>
              <w:del w:id="533" w:author="Arthur Parmentier" w:date="2020-05-14T13:28:00Z"/>
              <w:rFonts w:eastAsiaTheme="minorEastAsia" w:cstheme="minorBidi"/>
              <w:noProof/>
              <w:sz w:val="22"/>
              <w:szCs w:val="22"/>
              <w:rPrChange w:id="534" w:author="Arthur Parmentier" w:date="2020-06-07T15:27:00Z">
                <w:rPr>
                  <w:del w:id="535" w:author="Arthur Parmentier" w:date="2020-05-14T13:28:00Z"/>
                  <w:rFonts w:eastAsiaTheme="minorEastAsia" w:cstheme="minorBidi"/>
                  <w:noProof/>
                  <w:sz w:val="22"/>
                  <w:szCs w:val="22"/>
                  <w:lang w:val="fr-FR"/>
                </w:rPr>
              </w:rPrChange>
            </w:rPr>
          </w:pPr>
          <w:del w:id="536" w:author="Arthur Parmentier" w:date="2020-05-14T13:28:00Z">
            <w:r w:rsidRPr="007C437A" w:rsidDel="00BA3828">
              <w:rPr>
                <w:rPrChange w:id="537" w:author="Arthur Parmentier" w:date="2020-06-07T15:27:00Z">
                  <w:rPr>
                    <w:rStyle w:val="Lienhypertexte"/>
                    <w:b w:val="0"/>
                    <w:bCs w:val="0"/>
                    <w:i w:val="0"/>
                    <w:iCs w:val="0"/>
                    <w:noProof/>
                  </w:rPr>
                </w:rPrChange>
              </w:rPr>
              <w:delText>VIII.</w:delText>
            </w:r>
            <w:r w:rsidRPr="007C437A" w:rsidDel="00BA3828">
              <w:rPr>
                <w:rFonts w:eastAsiaTheme="minorEastAsia" w:cstheme="minorBidi"/>
                <w:b w:val="0"/>
                <w:bCs w:val="0"/>
                <w:i w:val="0"/>
                <w:iCs w:val="0"/>
                <w:noProof/>
                <w:rPrChange w:id="538" w:author="Arthur Parmentier" w:date="2020-06-07T15:27:00Z">
                  <w:rPr>
                    <w:rFonts w:eastAsiaTheme="minorEastAsia" w:cstheme="minorBidi"/>
                    <w:b w:val="0"/>
                    <w:bCs w:val="0"/>
                    <w:i w:val="0"/>
                    <w:iCs w:val="0"/>
                    <w:noProof/>
                    <w:lang w:val="fr-FR"/>
                  </w:rPr>
                </w:rPrChange>
              </w:rPr>
              <w:tab/>
            </w:r>
            <w:r w:rsidRPr="007C437A" w:rsidDel="00BA3828">
              <w:rPr>
                <w:rPrChange w:id="539" w:author="Arthur Parmentier" w:date="2020-06-07T15:27:00Z">
                  <w:rPr>
                    <w:rStyle w:val="Lienhypertexte"/>
                    <w:b w:val="0"/>
                    <w:bCs w:val="0"/>
                    <w:i w:val="0"/>
                    <w:iCs w:val="0"/>
                    <w:noProof/>
                  </w:rPr>
                </w:rPrChange>
              </w:rPr>
              <w:delText>Conclusion</w:delText>
            </w:r>
            <w:r w:rsidRPr="007C437A" w:rsidDel="00BA3828">
              <w:rPr>
                <w:noProof/>
                <w:webHidden/>
              </w:rPr>
              <w:tab/>
              <w:delText>8</w:delText>
            </w:r>
          </w:del>
        </w:p>
        <w:p w:rsidR="00924FE7" w:rsidRPr="007C437A" w:rsidRDefault="00924FE7" w:rsidP="00E6654A">
          <w:r w:rsidRPr="007C437A">
            <w:rPr>
              <w:rPrChange w:id="540" w:author="Arthur Parmentier" w:date="2020-06-07T15:27:00Z">
                <w:rPr/>
              </w:rPrChange>
            </w:rPr>
            <w:fldChar w:fldCharType="end"/>
          </w:r>
        </w:p>
      </w:sdtContent>
    </w:sdt>
    <w:p w:rsidR="00C225D0" w:rsidRDefault="00C225D0">
      <w:pPr>
        <w:rPr>
          <w:ins w:id="541" w:author="Arthur Parmentier" w:date="2020-06-07T19:22:00Z"/>
        </w:rPr>
      </w:pPr>
      <w:ins w:id="542" w:author="Arthur Parmentier" w:date="2020-06-07T19:22:00Z">
        <w:r>
          <w:br w:type="page"/>
        </w:r>
      </w:ins>
    </w:p>
    <w:p w:rsidR="001261FF" w:rsidRPr="007C437A" w:rsidDel="00B46F48" w:rsidRDefault="001261FF" w:rsidP="00E6654A">
      <w:pPr>
        <w:rPr>
          <w:del w:id="543" w:author="Arthur Parmentier" w:date="2020-06-07T19:22:00Z"/>
        </w:rPr>
      </w:pPr>
      <w:bookmarkStart w:id="544" w:name="_Toc42549975"/>
      <w:bookmarkStart w:id="545" w:name="_Toc42550068"/>
      <w:bookmarkEnd w:id="544"/>
      <w:bookmarkEnd w:id="545"/>
    </w:p>
    <w:p w:rsidR="00AC57DD" w:rsidRPr="007C437A" w:rsidRDefault="00BD621B" w:rsidP="00E6654A">
      <w:pPr>
        <w:pStyle w:val="Titre1"/>
      </w:pPr>
      <w:bookmarkStart w:id="546" w:name="_Toc40025928"/>
      <w:bookmarkStart w:id="547" w:name="_Toc42550069"/>
      <w:bookmarkStart w:id="548" w:name="_Toc39912163"/>
      <w:r w:rsidRPr="007C437A">
        <w:t>A brief history of Soundpainting</w:t>
      </w:r>
      <w:bookmarkEnd w:id="546"/>
      <w:bookmarkEnd w:id="547"/>
    </w:p>
    <w:p w:rsidR="00F20CBC" w:rsidRPr="007C437A" w:rsidRDefault="006840DA">
      <w:pPr>
        <w:pStyle w:val="Titre2"/>
      </w:pPr>
      <w:bookmarkStart w:id="549" w:name="_Toc40025929"/>
      <w:bookmarkStart w:id="550" w:name="_Toc42550070"/>
      <w:r w:rsidRPr="007C437A">
        <w:t>Back in Woodstock 1974</w:t>
      </w:r>
      <w:r w:rsidR="009F19C2" w:rsidRPr="007C437A">
        <w:t>: emergence in emergency</w:t>
      </w:r>
      <w:bookmarkEnd w:id="549"/>
      <w:bookmarkEnd w:id="550"/>
    </w:p>
    <w:p w:rsidR="000027F3" w:rsidRPr="007C437A" w:rsidDel="00765D65" w:rsidRDefault="000027F3" w:rsidP="00E6654A">
      <w:pPr>
        <w:rPr>
          <w:del w:id="551" w:author="Arthur Parmentier" w:date="2020-06-06T14:57:00Z"/>
        </w:rPr>
      </w:pPr>
      <w:del w:id="552" w:author="Arthur Parmentier" w:date="2020-06-06T14:57:00Z">
        <w:r w:rsidRPr="007C437A" w:rsidDel="00765D65">
          <w:delText>Emergence of the first SP signs with the orchestra.</w:delText>
        </w:r>
        <w:r w:rsidR="00DC4FBF" w:rsidRPr="007C437A" w:rsidDel="00765D65">
          <w:delText xml:space="preserve"> Emergent in emergency (</w:delText>
        </w:r>
        <w:r w:rsidR="00DC4FBF" w:rsidRPr="007C437A" w:rsidDel="00765D65">
          <w:rPr>
            <w:i/>
            <w:iCs/>
          </w:rPr>
          <w:delText>Emergent</w:delText>
        </w:r>
        <w:r w:rsidR="00DC4FBF" w:rsidRPr="007C437A" w:rsidDel="00765D65">
          <w:delText xml:space="preserve"> means beginning to arise and </w:delText>
        </w:r>
        <w:r w:rsidR="00DC4FBF" w:rsidRPr="007C437A" w:rsidDel="00765D65">
          <w:rPr>
            <w:i/>
            <w:iCs/>
          </w:rPr>
          <w:delText>emergency</w:delText>
        </w:r>
        <w:r w:rsidR="00DC4FBF" w:rsidRPr="007C437A" w:rsidDel="00765D65">
          <w:delText xml:space="preserve"> means arising unexpectedly)!</w:delText>
        </w:r>
      </w:del>
    </w:p>
    <w:p w:rsidR="00F20CBC" w:rsidRPr="007C437A" w:rsidRDefault="00670002" w:rsidP="00E6654A">
      <w:pPr>
        <w:rPr>
          <w:ins w:id="553" w:author="Arthur Parmentier" w:date="2020-06-06T14:49:00Z"/>
          <w:rStyle w:val="Lienhypertexte"/>
          <w:u w:val="none"/>
        </w:rPr>
      </w:pPr>
      <w:del w:id="554" w:author="Arthur Parmentier" w:date="2020-06-06T14:57:00Z">
        <w:r w:rsidRPr="007C437A" w:rsidDel="00765D65">
          <w:rPr>
            <w:rPrChange w:id="555" w:author="Arthur Parmentier" w:date="2020-06-07T15:27:00Z">
              <w:rPr/>
            </w:rPrChange>
          </w:rPr>
          <w:fldChar w:fldCharType="begin"/>
        </w:r>
        <w:r w:rsidRPr="007C437A" w:rsidDel="00765D65">
          <w:delInstrText xml:space="preserve"> HYPERLINK "http://www.soundpainting.com/history/" </w:delInstrText>
        </w:r>
        <w:r w:rsidRPr="007C437A" w:rsidDel="00765D65">
          <w:rPr>
            <w:rPrChange w:id="556" w:author="Arthur Parmentier" w:date="2020-06-07T15:27:00Z">
              <w:rPr>
                <w:rStyle w:val="Lienhypertexte"/>
              </w:rPr>
            </w:rPrChange>
          </w:rPr>
          <w:fldChar w:fldCharType="separate"/>
        </w:r>
        <w:r w:rsidR="000027F3" w:rsidRPr="007C437A" w:rsidDel="00765D65">
          <w:rPr>
            <w:rStyle w:val="Lienhypertexte"/>
          </w:rPr>
          <w:delText>http://www.soundpainting.com/history/</w:delText>
        </w:r>
        <w:r w:rsidRPr="007C437A" w:rsidDel="00765D65">
          <w:rPr>
            <w:rStyle w:val="Lienhypertexte"/>
            <w:rPrChange w:id="557" w:author="Arthur Parmentier" w:date="2020-06-07T15:27:00Z">
              <w:rPr>
                <w:rStyle w:val="Lienhypertexte"/>
              </w:rPr>
            </w:rPrChange>
          </w:rPr>
          <w:fldChar w:fldCharType="end"/>
        </w:r>
      </w:del>
      <w:ins w:id="558" w:author="Arthur Parmentier" w:date="2020-06-06T14:41:00Z">
        <w:r w:rsidR="00682B61" w:rsidRPr="007C437A">
          <w:rPr>
            <w:rStyle w:val="Lienhypertexte"/>
            <w:u w:val="none"/>
          </w:rPr>
          <w:t xml:space="preserve">The </w:t>
        </w:r>
      </w:ins>
      <w:ins w:id="559" w:author="Arthur Parmentier" w:date="2020-06-06T14:42:00Z">
        <w:r w:rsidR="00682B61" w:rsidRPr="007C437A">
          <w:rPr>
            <w:rStyle w:val="Lienhypertexte"/>
            <w:u w:val="none"/>
          </w:rPr>
          <w:t>emergence of SP is well documented by its creator Walter Thompson</w:t>
        </w:r>
      </w:ins>
      <w:ins w:id="560" w:author="Arthur Parmentier" w:date="2020-06-06T14:48:00Z">
        <w:r w:rsidR="00682B61" w:rsidRPr="007C437A">
          <w:rPr>
            <w:rStyle w:val="Lienhypertexte"/>
            <w:u w:val="none"/>
          </w:rPr>
          <w:t xml:space="preserve"> in the first SP workbook “Soundpainting, The Art of Live Com</w:t>
        </w:r>
      </w:ins>
      <w:ins w:id="561" w:author="Arthur Parmentier" w:date="2020-06-06T14:49:00Z">
        <w:r w:rsidR="00682B61" w:rsidRPr="007C437A">
          <w:rPr>
            <w:rStyle w:val="Lienhypertexte"/>
            <w:u w:val="none"/>
          </w:rPr>
          <w:t>position” (Walter Thompson, 2006):</w:t>
        </w:r>
      </w:ins>
    </w:p>
    <w:p w:rsidR="00682B61" w:rsidRPr="007C437A" w:rsidRDefault="00682B61">
      <w:pPr>
        <w:pStyle w:val="Citation"/>
        <w:rPr>
          <w:ins w:id="562" w:author="Arthur Parmentier" w:date="2020-06-06T14:53:00Z"/>
          <w:rPrChange w:id="563" w:author="Arthur Parmentier" w:date="2020-06-07T15:27:00Z">
            <w:rPr>
              <w:ins w:id="564" w:author="Arthur Parmentier" w:date="2020-06-06T14:53:00Z"/>
              <w:lang w:val="fr-FR"/>
            </w:rPr>
          </w:rPrChange>
        </w:rPr>
        <w:pPrChange w:id="565" w:author="Arthur Parmentier" w:date="2020-06-06T14:53:00Z">
          <w:pPr>
            <w:spacing w:before="100" w:beforeAutospacing="1" w:after="100" w:afterAutospacing="1" w:line="240" w:lineRule="auto"/>
          </w:pPr>
        </w:pPrChange>
      </w:pPr>
      <w:ins w:id="566" w:author="Arthur Parmentier" w:date="2020-06-06T14:53:00Z">
        <w:r w:rsidRPr="007C437A">
          <w:rPr>
            <w:rPrChange w:id="567" w:author="Arthur Parmentier" w:date="2020-06-07T15:27:00Z">
              <w:rPr>
                <w:i/>
                <w:iCs/>
                <w:lang w:val="fr-FR"/>
              </w:rPr>
            </w:rPrChange>
          </w:rPr>
          <w:t>Woodstock during the 1970s was an important place for the growth of creative music. This was largely due to The Creative Music School (CMS), founded by Karl Berger whose vision was to invite composers and performers such as John Cage, Ed Blackwell, Carlos Santana, Don Cherry, Anthony Braxton, and Carla Bley among others, to give 2-week master classes with the students and often each session would culminate with a performance.</w:t>
        </w:r>
      </w:ins>
    </w:p>
    <w:p w:rsidR="00682B61" w:rsidRPr="007C437A" w:rsidRDefault="00682B61">
      <w:pPr>
        <w:pStyle w:val="Citation"/>
        <w:rPr>
          <w:ins w:id="568" w:author="Arthur Parmentier" w:date="2020-06-06T14:53:00Z"/>
          <w:rPrChange w:id="569" w:author="Arthur Parmentier" w:date="2020-06-07T15:27:00Z">
            <w:rPr>
              <w:ins w:id="570" w:author="Arthur Parmentier" w:date="2020-06-06T14:53:00Z"/>
              <w:lang w:val="fr-FR"/>
            </w:rPr>
          </w:rPrChange>
        </w:rPr>
        <w:pPrChange w:id="571" w:author="Arthur Parmentier" w:date="2020-06-06T14:53:00Z">
          <w:pPr>
            <w:spacing w:after="0" w:line="240" w:lineRule="auto"/>
          </w:pPr>
        </w:pPrChange>
      </w:pPr>
      <w:ins w:id="572" w:author="Arthur Parmentier" w:date="2020-06-06T14:53:00Z">
        <w:r w:rsidRPr="007C437A">
          <w:rPr>
            <w:rPrChange w:id="573" w:author="Arthur Parmentier" w:date="2020-06-07T15:27:00Z">
              <w:rPr>
                <w:i/>
                <w:iCs/>
                <w:lang w:val="fr-FR"/>
              </w:rPr>
            </w:rPrChange>
          </w:rPr>
          <w:t>The CMS was, in the earlier years, closed during summer and many of the students would stay and live in Woodstock until the school re-opened. During Thompson’s first summer he organized jam sessions with these students and formed his first orchestra. His group included 22 musicians and 7 dancers – the dancers would improvise to material performed by the musicians. Thompson produced a series of 3 concerts at Woodstock’s Kleinert/James Gallery. The focus of his work with the orchestra was on compositions incorporating sections of open form improvisation. It was during these early days that Thompson created his first signs that would later grow to become the Soundpainting language.</w:t>
        </w:r>
      </w:ins>
    </w:p>
    <w:p w:rsidR="00682B61" w:rsidRPr="007C437A" w:rsidRDefault="00682B61">
      <w:pPr>
        <w:pStyle w:val="Citation"/>
        <w:rPr>
          <w:ins w:id="574" w:author="Arthur Parmentier" w:date="2020-06-06T14:53:00Z"/>
          <w:rPrChange w:id="575" w:author="Arthur Parmentier" w:date="2020-06-07T15:27:00Z">
            <w:rPr>
              <w:ins w:id="576" w:author="Arthur Parmentier" w:date="2020-06-06T14:53:00Z"/>
              <w:lang w:val="fr-FR"/>
            </w:rPr>
          </w:rPrChange>
        </w:rPr>
        <w:pPrChange w:id="577" w:author="Arthur Parmentier" w:date="2020-06-06T14:53:00Z">
          <w:pPr>
            <w:spacing w:before="100" w:beforeAutospacing="1" w:after="100" w:afterAutospacing="1" w:line="240" w:lineRule="auto"/>
          </w:pPr>
        </w:pPrChange>
      </w:pPr>
      <w:ins w:id="578" w:author="Arthur Parmentier" w:date="2020-06-06T14:53:00Z">
        <w:r w:rsidRPr="007C437A">
          <w:rPr>
            <w:rPrChange w:id="579" w:author="Arthur Parmentier" w:date="2020-06-07T15:27:00Z">
              <w:rPr>
                <w:i/>
                <w:iCs/>
                <w:lang w:val="fr-FR"/>
              </w:rPr>
            </w:rPrChange>
          </w:rPr>
          <w:t>The first gestures of Soundpainting were created in the moment during the opening concert. Thompson had notated a composition where the basic rule for each player, when performing a solo improvisation, was to make a relationship to the notated material. The first person to take a solo did not follow the rule and Thompson felt that in order to maintain the integrity of the piece he needed to come up with a way to guide the composition behind the soloist. He decided to create a sign asking the other performers to play a specific content behind the soloist. In the moment, he created the gesture Long Tone and pointed at several players and gestured to them to begin. The Long Tone gesture was easily understood and executed by the performers and a few minutes later Thompson created the gesture Pointillism which was also readily understood and performed. After the concert Thompson continued to develop his signs and over the next few years in Woodstock Thompson would develop 40 new gestures.</w:t>
        </w:r>
      </w:ins>
    </w:p>
    <w:p w:rsidR="00F20CBC" w:rsidRPr="007C437A" w:rsidRDefault="00682B61" w:rsidP="00765D65">
      <w:pPr>
        <w:pStyle w:val="Citation"/>
        <w:rPr>
          <w:ins w:id="580" w:author="Arthur Parmentier" w:date="2020-06-06T14:53:00Z"/>
          <w:rPrChange w:id="581" w:author="Arthur Parmentier" w:date="2020-06-07T15:27:00Z">
            <w:rPr>
              <w:ins w:id="582" w:author="Arthur Parmentier" w:date="2020-06-06T14:53:00Z"/>
              <w:lang w:val="fr-FR"/>
            </w:rPr>
          </w:rPrChange>
        </w:rPr>
      </w:pPr>
      <w:ins w:id="583" w:author="Arthur Parmentier" w:date="2020-06-06T14:53:00Z">
        <w:r w:rsidRPr="007C437A">
          <w:rPr>
            <w:rPrChange w:id="584" w:author="Arthur Parmentier" w:date="2020-06-07T15:27:00Z">
              <w:rPr>
                <w:lang w:val="fr-FR"/>
              </w:rPr>
            </w:rPrChange>
          </w:rPr>
          <w:t xml:space="preserve">In 1980 he moved to New York City and formed The Walter Thompson Orchestra (then known as The Walter Thompson Big Band). During the first year with his orchestra, while conducting one of his notated works in concert in Brooklyn, New York, Thompson wanted to communicate with the his orchestra and decided to use some of his signs. Trumpet 2 was soloing and during his solo Thompson asked one of the other trumpet players to create a repetitive background behind the soloist and </w:t>
        </w:r>
        <w:r w:rsidRPr="007C437A">
          <w:rPr>
            <w:rPrChange w:id="585" w:author="Arthur Parmentier" w:date="2020-06-07T15:27:00Z">
              <w:rPr>
                <w:lang w:val="fr-FR"/>
              </w:rPr>
            </w:rPrChange>
          </w:rPr>
          <w:lastRenderedPageBreak/>
          <w:t>he signed the phrase: Trumpet 1, Background, With, 2-Measure, Feel; Watch Me, and then beat a 4 pattern to bring Trumpet 1 in but, Trumpet 1 did not respond, he stared at Thompson with a blank look. Thompson had never used his signs with his new orchestra and they had no idea what was meant by the gestures. A week later at rehearsal several members of the orchestra asked what the signing was about. Thompson taught the orchestra a few signs and they responded favorably to it and encouraged Thompson to continue developing the language. During the next 10 years, Thompson developed Soundpainting into a comprehensive sign language comprising more than 200 gestures for composing in real time with musicians.</w:t>
        </w:r>
      </w:ins>
    </w:p>
    <w:p w:rsidR="00DF2693" w:rsidRPr="007C437A" w:rsidRDefault="00765D65" w:rsidP="00765D65">
      <w:pPr>
        <w:rPr>
          <w:ins w:id="586" w:author="Arthur Parmentier" w:date="2020-06-06T15:08:00Z"/>
          <w:rPrChange w:id="587" w:author="Arthur Parmentier" w:date="2020-06-07T15:27:00Z">
            <w:rPr>
              <w:ins w:id="588" w:author="Arthur Parmentier" w:date="2020-06-06T15:08:00Z"/>
              <w:lang w:val="fr-FR"/>
            </w:rPr>
          </w:rPrChange>
        </w:rPr>
      </w:pPr>
      <w:ins w:id="589" w:author="Arthur Parmentier" w:date="2020-06-06T14:58:00Z">
        <w:r w:rsidRPr="007C437A">
          <w:rPr>
            <w:rPrChange w:id="590" w:author="Arthur Parmentier" w:date="2020-06-07T15:27:00Z">
              <w:rPr>
                <w:lang w:val="fr-FR"/>
              </w:rPr>
            </w:rPrChange>
          </w:rPr>
          <w:t xml:space="preserve">One important remark is that </w:t>
        </w:r>
      </w:ins>
      <w:ins w:id="591" w:author="Arthur Parmentier" w:date="2020-06-06T14:56:00Z">
        <w:r w:rsidRPr="007C437A">
          <w:rPr>
            <w:rPrChange w:id="592" w:author="Arthur Parmentier" w:date="2020-06-07T15:27:00Z">
              <w:rPr>
                <w:lang w:val="fr-FR"/>
              </w:rPr>
            </w:rPrChange>
          </w:rPr>
          <w:t>SP has emerged in emergency.</w:t>
        </w:r>
      </w:ins>
      <w:ins w:id="593" w:author="Arthur Parmentier" w:date="2020-06-06T15:03:00Z">
        <w:r w:rsidR="002827FA" w:rsidRPr="007C437A">
          <w:rPr>
            <w:rPrChange w:id="594" w:author="Arthur Parmentier" w:date="2020-06-07T15:27:00Z">
              <w:rPr>
                <w:lang w:val="fr-FR"/>
              </w:rPr>
            </w:rPrChange>
          </w:rPr>
          <w:t xml:space="preserve"> At the opposite of oral and written languages that we know ha</w:t>
        </w:r>
      </w:ins>
      <w:ins w:id="595" w:author="Arthur Parmentier" w:date="2020-06-06T15:04:00Z">
        <w:r w:rsidR="002827FA" w:rsidRPr="007C437A">
          <w:rPr>
            <w:rPrChange w:id="596" w:author="Arthur Parmentier" w:date="2020-06-07T15:27:00Z">
              <w:rPr>
                <w:lang w:val="fr-FR"/>
              </w:rPr>
            </w:rPrChange>
          </w:rPr>
          <w:t xml:space="preserve">ve emerged and </w:t>
        </w:r>
      </w:ins>
      <w:ins w:id="597" w:author="Arthur Parmentier" w:date="2020-06-07T15:27:00Z">
        <w:r w:rsidR="00F14388" w:rsidRPr="007C437A">
          <w:t>developed</w:t>
        </w:r>
      </w:ins>
      <w:ins w:id="598" w:author="Arthur Parmentier" w:date="2020-06-06T15:04:00Z">
        <w:r w:rsidR="002827FA" w:rsidRPr="007C437A">
          <w:rPr>
            <w:rPrChange w:id="599" w:author="Arthur Parmentier" w:date="2020-06-07T15:27:00Z">
              <w:rPr>
                <w:lang w:val="fr-FR"/>
              </w:rPr>
            </w:rPrChange>
          </w:rPr>
          <w:t xml:space="preserve"> in </w:t>
        </w:r>
      </w:ins>
      <w:ins w:id="600" w:author="Arthur Parmentier" w:date="2020-06-07T15:27:00Z">
        <w:r w:rsidR="00F14388" w:rsidRPr="007C437A">
          <w:t>thousands</w:t>
        </w:r>
      </w:ins>
      <w:ins w:id="601" w:author="Arthur Parmentier" w:date="2020-06-06T15:04:00Z">
        <w:r w:rsidR="002827FA" w:rsidRPr="007C437A">
          <w:rPr>
            <w:rPrChange w:id="602" w:author="Arthur Parmentier" w:date="2020-06-07T15:27:00Z">
              <w:rPr>
                <w:lang w:val="fr-FR"/>
              </w:rPr>
            </w:rPrChange>
          </w:rPr>
          <w:t xml:space="preserve"> of years, </w:t>
        </w:r>
      </w:ins>
      <w:ins w:id="603" w:author="Arthur Parmentier" w:date="2020-06-06T15:00:00Z">
        <w:r w:rsidRPr="007C437A">
          <w:rPr>
            <w:rPrChange w:id="604" w:author="Arthur Parmentier" w:date="2020-06-07T15:27:00Z">
              <w:rPr>
                <w:lang w:val="fr-FR"/>
              </w:rPr>
            </w:rPrChange>
          </w:rPr>
          <w:t xml:space="preserve">Thompson had to construct signs </w:t>
        </w:r>
      </w:ins>
      <w:ins w:id="605" w:author="Arthur Parmentier" w:date="2020-06-06T15:04:00Z">
        <w:r w:rsidR="002827FA" w:rsidRPr="007C437A">
          <w:rPr>
            <w:rPrChange w:id="606" w:author="Arthur Parmentier" w:date="2020-06-07T15:27:00Z">
              <w:rPr>
                <w:lang w:val="fr-FR"/>
              </w:rPr>
            </w:rPrChange>
          </w:rPr>
          <w:t xml:space="preserve">and a syntax </w:t>
        </w:r>
      </w:ins>
      <w:ins w:id="607" w:author="Arthur Parmentier" w:date="2020-06-06T15:00:00Z">
        <w:r w:rsidRPr="007C437A">
          <w:rPr>
            <w:rPrChange w:id="608" w:author="Arthur Parmentier" w:date="2020-06-07T15:27:00Z">
              <w:rPr>
                <w:lang w:val="fr-FR"/>
              </w:rPr>
            </w:rPrChange>
          </w:rPr>
          <w:t>that he thought the orchestra would understand</w:t>
        </w:r>
      </w:ins>
      <w:ins w:id="609" w:author="Arthur Parmentier" w:date="2020-06-06T15:07:00Z">
        <w:r w:rsidR="00DF2693" w:rsidRPr="007C437A">
          <w:rPr>
            <w:rPrChange w:id="610" w:author="Arthur Parmentier" w:date="2020-06-07T15:27:00Z">
              <w:rPr>
                <w:lang w:val="fr-FR"/>
              </w:rPr>
            </w:rPrChange>
          </w:rPr>
          <w:t xml:space="preserve"> </w:t>
        </w:r>
      </w:ins>
      <w:ins w:id="611" w:author="Arthur Parmentier" w:date="2020-06-06T15:03:00Z">
        <w:r w:rsidR="0090325B" w:rsidRPr="007C437A">
          <w:rPr>
            <w:rPrChange w:id="612" w:author="Arthur Parmentier" w:date="2020-06-07T15:27:00Z">
              <w:rPr>
                <w:lang w:val="fr-FR"/>
              </w:rPr>
            </w:rPrChange>
          </w:rPr>
          <w:t>on the fly</w:t>
        </w:r>
      </w:ins>
      <w:ins w:id="613" w:author="Arthur Parmentier" w:date="2020-06-06T15:07:00Z">
        <w:r w:rsidR="00DF2693" w:rsidRPr="007C437A">
          <w:rPr>
            <w:rPrChange w:id="614" w:author="Arthur Parmentier" w:date="2020-06-07T15:27:00Z">
              <w:rPr>
                <w:lang w:val="fr-FR"/>
              </w:rPr>
            </w:rPrChange>
          </w:rPr>
          <w:t xml:space="preserve"> without being able to d</w:t>
        </w:r>
      </w:ins>
      <w:ins w:id="615" w:author="Arthur Parmentier" w:date="2020-06-06T15:08:00Z">
        <w:r w:rsidR="00DF2693" w:rsidRPr="007C437A">
          <w:rPr>
            <w:rPrChange w:id="616" w:author="Arthur Parmentier" w:date="2020-06-07T15:27:00Z">
              <w:rPr>
                <w:lang w:val="fr-FR"/>
              </w:rPr>
            </w:rPrChange>
          </w:rPr>
          <w:t xml:space="preserve">iscuss prior conventions. </w:t>
        </w:r>
      </w:ins>
    </w:p>
    <w:p w:rsidR="00765D65" w:rsidRDefault="00DF2693">
      <w:pPr>
        <w:rPr>
          <w:ins w:id="617" w:author="Arthur Parmentier" w:date="2020-06-07T19:15:00Z"/>
        </w:rPr>
      </w:pPr>
      <w:ins w:id="618" w:author="Arthur Parmentier" w:date="2020-06-06T15:08:00Z">
        <w:r w:rsidRPr="007C437A">
          <w:rPr>
            <w:rPrChange w:id="619" w:author="Arthur Parmentier" w:date="2020-06-07T15:27:00Z">
              <w:rPr>
                <w:lang w:val="fr-FR"/>
              </w:rPr>
            </w:rPrChange>
          </w:rPr>
          <w:t xml:space="preserve">Even though later, signs were discussed and learned </w:t>
        </w:r>
      </w:ins>
      <w:ins w:id="620" w:author="Arthur Parmentier" w:date="2020-06-06T15:09:00Z">
        <w:r w:rsidRPr="007C437A">
          <w:rPr>
            <w:rPrChange w:id="621" w:author="Arthur Parmentier" w:date="2020-06-07T15:27:00Z">
              <w:rPr>
                <w:lang w:val="fr-FR"/>
              </w:rPr>
            </w:rPrChange>
          </w:rPr>
          <w:t xml:space="preserve">with </w:t>
        </w:r>
      </w:ins>
      <w:ins w:id="622" w:author="Arthur Parmentier" w:date="2020-06-06T15:08:00Z">
        <w:r w:rsidRPr="007C437A">
          <w:rPr>
            <w:rPrChange w:id="623" w:author="Arthur Parmentier" w:date="2020-06-07T15:27:00Z">
              <w:rPr>
                <w:lang w:val="fr-FR"/>
              </w:rPr>
            </w:rPrChange>
          </w:rPr>
          <w:t>convention</w:t>
        </w:r>
      </w:ins>
      <w:ins w:id="624" w:author="Arthur Parmentier" w:date="2020-06-06T15:09:00Z">
        <w:r w:rsidRPr="007C437A">
          <w:rPr>
            <w:rPrChange w:id="625" w:author="Arthur Parmentier" w:date="2020-06-07T15:27:00Z">
              <w:rPr>
                <w:lang w:val="fr-FR"/>
              </w:rPr>
            </w:rPrChange>
          </w:rPr>
          <w:t>s</w:t>
        </w:r>
      </w:ins>
      <w:ins w:id="626" w:author="Arthur Parmentier" w:date="2020-06-06T15:08:00Z">
        <w:r w:rsidRPr="007C437A">
          <w:rPr>
            <w:rPrChange w:id="627" w:author="Arthur Parmentier" w:date="2020-06-07T15:27:00Z">
              <w:rPr>
                <w:lang w:val="fr-FR"/>
              </w:rPr>
            </w:rPrChange>
          </w:rPr>
          <w:t xml:space="preserve">, </w:t>
        </w:r>
      </w:ins>
      <w:ins w:id="628" w:author="Arthur Parmentier" w:date="2020-06-06T15:13:00Z">
        <w:r w:rsidR="00784AD2" w:rsidRPr="007C437A">
          <w:rPr>
            <w:rPrChange w:id="629" w:author="Arthur Parmentier" w:date="2020-06-07T15:27:00Z">
              <w:rPr>
                <w:lang w:val="fr-FR"/>
              </w:rPr>
            </w:rPrChange>
          </w:rPr>
          <w:t xml:space="preserve">the fact that signs </w:t>
        </w:r>
      </w:ins>
      <w:ins w:id="630" w:author="Arthur Parmentier" w:date="2020-06-06T15:14:00Z">
        <w:r w:rsidR="00784AD2" w:rsidRPr="007C437A">
          <w:rPr>
            <w:rPrChange w:id="631" w:author="Arthur Parmentier" w:date="2020-06-07T15:27:00Z">
              <w:rPr>
                <w:lang w:val="fr-FR"/>
              </w:rPr>
            </w:rPrChange>
          </w:rPr>
          <w:t xml:space="preserve">must be learned and understood </w:t>
        </w:r>
      </w:ins>
      <w:ins w:id="632" w:author="Arthur Parmentier" w:date="2020-06-06T15:18:00Z">
        <w:r w:rsidR="00784AD2" w:rsidRPr="007C437A">
          <w:rPr>
            <w:rPrChange w:id="633" w:author="Arthur Parmentier" w:date="2020-06-07T15:27:00Z">
              <w:rPr>
                <w:lang w:val="fr-FR"/>
              </w:rPr>
            </w:rPrChange>
          </w:rPr>
          <w:t>quickly had important consequences that will discuss later.</w:t>
        </w:r>
      </w:ins>
    </w:p>
    <w:p w:rsidR="00951A39" w:rsidRPr="007C437A" w:rsidRDefault="00951A39">
      <w:ins w:id="634" w:author="Arthur Parmentier" w:date="2020-06-07T19:20:00Z">
        <w:r>
          <w:t>What Thompson describes is what turned out to be the</w:t>
        </w:r>
      </w:ins>
      <w:ins w:id="635" w:author="Arthur Parmentier" w:date="2020-06-07T19:16:00Z">
        <w:r>
          <w:t xml:space="preserve"> most common configuration</w:t>
        </w:r>
      </w:ins>
      <w:ins w:id="636" w:author="Arthur Parmentier" w:date="2020-06-07T19:20:00Z">
        <w:r>
          <w:t xml:space="preserve"> of</w:t>
        </w:r>
      </w:ins>
      <w:ins w:id="637" w:author="Arthur Parmentier" w:date="2020-06-07T19:16:00Z">
        <w:r>
          <w:t xml:space="preserve"> </w:t>
        </w:r>
      </w:ins>
      <w:ins w:id="638" w:author="Arthur Parmentier" w:date="2020-06-07T19:21:00Z">
        <w:r w:rsidR="00F127C5">
          <w:t>SP:</w:t>
        </w:r>
        <w:r>
          <w:t xml:space="preserve"> </w:t>
        </w:r>
      </w:ins>
      <w:ins w:id="639" w:author="Arthur Parmentier" w:date="2020-06-07T19:16:00Z">
        <w:r>
          <w:t>a single composer</w:t>
        </w:r>
      </w:ins>
      <w:ins w:id="640" w:author="Arthur Parmentier" w:date="2020-06-07T19:21:00Z">
        <w:r>
          <w:t xml:space="preserve"> (sometimes a few)</w:t>
        </w:r>
      </w:ins>
      <w:ins w:id="641" w:author="Arthur Parmentier" w:date="2020-06-07T19:16:00Z">
        <w:r>
          <w:t xml:space="preserve"> that faces an orchestra of performers. The soundp</w:t>
        </w:r>
      </w:ins>
      <w:ins w:id="642" w:author="Arthur Parmentier" w:date="2020-06-07T19:17:00Z">
        <w:r>
          <w:t xml:space="preserve">ainter creates requests to the performers using the sign language in real-time, during the performance. </w:t>
        </w:r>
      </w:ins>
      <w:ins w:id="643" w:author="Arthur Parmentier" w:date="2020-06-07T19:18:00Z">
        <w:r>
          <w:t xml:space="preserve">At the exception of two signs, the performers do not sign to the composer but rather propose </w:t>
        </w:r>
      </w:ins>
      <w:ins w:id="644" w:author="Arthur Parmentier" w:date="2020-06-07T19:19:00Z">
        <w:r>
          <w:t>material that he will shape and compose with.</w:t>
        </w:r>
      </w:ins>
    </w:p>
    <w:p w:rsidR="00915AFD" w:rsidRPr="007C437A" w:rsidRDefault="00A938B2">
      <w:pPr>
        <w:pStyle w:val="Titre2"/>
      </w:pPr>
      <w:bookmarkStart w:id="645" w:name="_Toc42550071"/>
      <w:bookmarkStart w:id="646" w:name="_Toc40025930"/>
      <w:ins w:id="647" w:author="Arthur Parmentier" w:date="2020-05-14T14:10:00Z">
        <w:r w:rsidRPr="007C437A">
          <w:t>Developments</w:t>
        </w:r>
      </w:ins>
      <w:bookmarkEnd w:id="645"/>
      <w:del w:id="648" w:author="Arthur Parmentier" w:date="2020-05-14T14:10:00Z">
        <w:r w:rsidR="00915AFD" w:rsidRPr="007C437A" w:rsidDel="00A938B2">
          <w:delText>A new</w:delText>
        </w:r>
      </w:del>
      <w:del w:id="649" w:author="Arthur Parmentier" w:date="2020-05-14T14:09:00Z">
        <w:r w:rsidR="00915AFD" w:rsidRPr="007C437A" w:rsidDel="00706FFA">
          <w:delText xml:space="preserve"> form</w:delText>
        </w:r>
      </w:del>
      <w:del w:id="650" w:author="Arthur Parmentier" w:date="2020-05-14T14:10:00Z">
        <w:r w:rsidR="00915AFD" w:rsidRPr="007C437A" w:rsidDel="00A938B2">
          <w:delText xml:space="preserve"> of c</w:delText>
        </w:r>
      </w:del>
      <w:del w:id="651" w:author="Arthur Parmentier" w:date="2020-05-14T14:11:00Z">
        <w:r w:rsidR="00915AFD" w:rsidRPr="007C437A" w:rsidDel="00A938B2">
          <w:delText>omposition</w:delText>
        </w:r>
      </w:del>
      <w:bookmarkEnd w:id="646"/>
    </w:p>
    <w:p w:rsidR="00486FDC" w:rsidRPr="007C437A" w:rsidDel="00A938B2" w:rsidRDefault="00486FDC">
      <w:pPr>
        <w:pStyle w:val="Titre3"/>
        <w:rPr>
          <w:del w:id="652" w:author="Arthur Parmentier" w:date="2020-05-14T14:10:00Z"/>
        </w:rPr>
      </w:pPr>
      <w:bookmarkStart w:id="653" w:name="_Toc40025931"/>
      <w:del w:id="654" w:author="Arthur Parmentier" w:date="2020-05-14T14:10:00Z">
        <w:r w:rsidRPr="007C437A" w:rsidDel="00A938B2">
          <w:delText>Sign language: from cultural concepts to performance</w:delText>
        </w:r>
        <w:bookmarkStart w:id="655" w:name="_Toc40363654"/>
        <w:bookmarkStart w:id="656" w:name="_Toc40363717"/>
        <w:bookmarkStart w:id="657" w:name="_Toc40431426"/>
        <w:bookmarkStart w:id="658" w:name="_Toc41067154"/>
        <w:bookmarkStart w:id="659" w:name="_Toc42258969"/>
        <w:bookmarkStart w:id="660" w:name="_Toc42259046"/>
        <w:bookmarkStart w:id="661" w:name="_Toc42449720"/>
        <w:bookmarkStart w:id="662" w:name="_Toc42449802"/>
        <w:bookmarkStart w:id="663" w:name="_Toc42549979"/>
        <w:bookmarkStart w:id="664" w:name="_Toc42550072"/>
        <w:bookmarkEnd w:id="653"/>
        <w:bookmarkEnd w:id="655"/>
        <w:bookmarkEnd w:id="656"/>
        <w:bookmarkEnd w:id="657"/>
        <w:bookmarkEnd w:id="658"/>
        <w:bookmarkEnd w:id="659"/>
        <w:bookmarkEnd w:id="660"/>
        <w:bookmarkEnd w:id="661"/>
        <w:bookmarkEnd w:id="662"/>
        <w:bookmarkEnd w:id="663"/>
        <w:bookmarkEnd w:id="664"/>
      </w:del>
    </w:p>
    <w:p w:rsidR="00486FDC" w:rsidRPr="007C437A" w:rsidDel="00A938B2" w:rsidRDefault="00486FDC" w:rsidP="00E6654A">
      <w:pPr>
        <w:rPr>
          <w:del w:id="665" w:author="Arthur Parmentier" w:date="2020-05-14T14:10:00Z"/>
        </w:rPr>
      </w:pPr>
      <w:del w:id="666" w:author="Arthur Parmentier" w:date="2020-05-14T14:10:00Z">
        <w:r w:rsidRPr="007C437A" w:rsidDel="00A938B2">
          <w:delText>The point here is: SP could grow fast because it is originally built on existing concepts (or latent concepts) in the fields of music, artistic performance, human communication (identifiers, content, parameters…).</w:delText>
        </w:r>
        <w:bookmarkStart w:id="667" w:name="_Toc40363655"/>
        <w:bookmarkStart w:id="668" w:name="_Toc40363718"/>
        <w:bookmarkStart w:id="669" w:name="_Toc40431427"/>
        <w:bookmarkStart w:id="670" w:name="_Toc41067155"/>
        <w:bookmarkStart w:id="671" w:name="_Toc42258970"/>
        <w:bookmarkStart w:id="672" w:name="_Toc42259047"/>
        <w:bookmarkStart w:id="673" w:name="_Toc42449721"/>
        <w:bookmarkStart w:id="674" w:name="_Toc42449803"/>
        <w:bookmarkStart w:id="675" w:name="_Toc42549980"/>
        <w:bookmarkStart w:id="676" w:name="_Toc42550073"/>
        <w:bookmarkEnd w:id="667"/>
        <w:bookmarkEnd w:id="668"/>
        <w:bookmarkEnd w:id="669"/>
        <w:bookmarkEnd w:id="670"/>
        <w:bookmarkEnd w:id="671"/>
        <w:bookmarkEnd w:id="672"/>
        <w:bookmarkEnd w:id="673"/>
        <w:bookmarkEnd w:id="674"/>
        <w:bookmarkEnd w:id="675"/>
        <w:bookmarkEnd w:id="676"/>
      </w:del>
    </w:p>
    <w:p w:rsidR="00665CB4" w:rsidRPr="007C437A" w:rsidDel="00A938B2" w:rsidRDefault="00665CB4" w:rsidP="00E6654A">
      <w:pPr>
        <w:rPr>
          <w:del w:id="677" w:author="Arthur Parmentier" w:date="2020-05-14T14:10:00Z"/>
        </w:rPr>
      </w:pPr>
      <w:del w:id="678" w:author="Arthur Parmentier" w:date="2020-05-14T14:10:00Z">
        <w:r w:rsidRPr="007C437A" w:rsidDel="00A938B2">
          <w:delText xml:space="preserve">Develop cultural aspects examples. </w:delText>
        </w:r>
        <w:bookmarkStart w:id="679" w:name="_Toc40363656"/>
        <w:bookmarkStart w:id="680" w:name="_Toc40363719"/>
        <w:bookmarkStart w:id="681" w:name="_Toc40431428"/>
        <w:bookmarkStart w:id="682" w:name="_Toc41067156"/>
        <w:bookmarkStart w:id="683" w:name="_Toc42258971"/>
        <w:bookmarkStart w:id="684" w:name="_Toc42259048"/>
        <w:bookmarkStart w:id="685" w:name="_Toc42449722"/>
        <w:bookmarkStart w:id="686" w:name="_Toc42449804"/>
        <w:bookmarkStart w:id="687" w:name="_Toc42549981"/>
        <w:bookmarkStart w:id="688" w:name="_Toc42550074"/>
        <w:bookmarkEnd w:id="679"/>
        <w:bookmarkEnd w:id="680"/>
        <w:bookmarkEnd w:id="681"/>
        <w:bookmarkEnd w:id="682"/>
        <w:bookmarkEnd w:id="683"/>
        <w:bookmarkEnd w:id="684"/>
        <w:bookmarkEnd w:id="685"/>
        <w:bookmarkEnd w:id="686"/>
        <w:bookmarkEnd w:id="687"/>
        <w:bookmarkEnd w:id="688"/>
      </w:del>
    </w:p>
    <w:p w:rsidR="00486FDC" w:rsidRPr="007C437A" w:rsidDel="00A938B2" w:rsidRDefault="00486FDC" w:rsidP="00E6654A">
      <w:pPr>
        <w:rPr>
          <w:del w:id="689" w:author="Arthur Parmentier" w:date="2020-05-14T14:10:00Z"/>
        </w:rPr>
      </w:pPr>
      <w:del w:id="690" w:author="Arthur Parmentier" w:date="2020-05-14T14:10:00Z">
        <w:r w:rsidRPr="007C437A" w:rsidDel="00A938B2">
          <w:delText xml:space="preserve">Q: Is it only a mere translation of old concepts into a more efficient sign/gestural </w:delText>
        </w:r>
      </w:del>
      <w:del w:id="691" w:author="Arthur Parmentier" w:date="2020-05-13T09:25:00Z">
        <w:r w:rsidRPr="007C437A" w:rsidDel="00990A90">
          <w:delText>langage</w:delText>
        </w:r>
      </w:del>
      <w:del w:id="692" w:author="Arthur Parmentier" w:date="2020-05-14T14:10:00Z">
        <w:r w:rsidRPr="007C437A" w:rsidDel="00A938B2">
          <w:delText>? A: no. It also has emergent properties (think of shapeline).</w:delText>
        </w:r>
        <w:bookmarkStart w:id="693" w:name="_Toc40363657"/>
        <w:bookmarkStart w:id="694" w:name="_Toc40363720"/>
        <w:bookmarkStart w:id="695" w:name="_Toc40431429"/>
        <w:bookmarkStart w:id="696" w:name="_Toc41067157"/>
        <w:bookmarkStart w:id="697" w:name="_Toc42258972"/>
        <w:bookmarkStart w:id="698" w:name="_Toc42259049"/>
        <w:bookmarkStart w:id="699" w:name="_Toc42449723"/>
        <w:bookmarkStart w:id="700" w:name="_Toc42449805"/>
        <w:bookmarkStart w:id="701" w:name="_Toc42549982"/>
        <w:bookmarkStart w:id="702" w:name="_Toc42550075"/>
        <w:bookmarkEnd w:id="693"/>
        <w:bookmarkEnd w:id="694"/>
        <w:bookmarkEnd w:id="695"/>
        <w:bookmarkEnd w:id="696"/>
        <w:bookmarkEnd w:id="697"/>
        <w:bookmarkEnd w:id="698"/>
        <w:bookmarkEnd w:id="699"/>
        <w:bookmarkEnd w:id="700"/>
        <w:bookmarkEnd w:id="701"/>
        <w:bookmarkEnd w:id="702"/>
      </w:del>
    </w:p>
    <w:p w:rsidR="00486FDC" w:rsidRPr="007C437A" w:rsidRDefault="00915AFD">
      <w:pPr>
        <w:pStyle w:val="Titre3"/>
      </w:pPr>
      <w:bookmarkStart w:id="703" w:name="_Toc40025932"/>
      <w:bookmarkStart w:id="704" w:name="_Toc42550076"/>
      <w:r w:rsidRPr="007C437A">
        <w:t>A m</w:t>
      </w:r>
      <w:r w:rsidR="003706BA" w:rsidRPr="007C437A">
        <w:t>ultidisciplinary language</w:t>
      </w:r>
      <w:bookmarkEnd w:id="703"/>
      <w:bookmarkEnd w:id="704"/>
    </w:p>
    <w:p w:rsidR="007F1E08" w:rsidRDefault="001875CF" w:rsidP="00E6654A">
      <w:pPr>
        <w:rPr>
          <w:ins w:id="705" w:author="Arthur Parmentier" w:date="2020-06-07T18:47:00Z"/>
        </w:rPr>
      </w:pPr>
      <w:ins w:id="706" w:author="Arthur Parmentier" w:date="2020-06-06T15:41:00Z">
        <w:r w:rsidRPr="007C437A">
          <w:t xml:space="preserve">One of the most important development of SP </w:t>
        </w:r>
      </w:ins>
      <w:ins w:id="707" w:author="Arthur Parmentier" w:date="2020-06-06T15:47:00Z">
        <w:r w:rsidR="00AC50C0" w:rsidRPr="007C437A">
          <w:t xml:space="preserve">in the 90’s and later </w:t>
        </w:r>
      </w:ins>
      <w:ins w:id="708" w:author="Arthur Parmentier" w:date="2020-06-06T15:41:00Z">
        <w:r w:rsidRPr="007C437A">
          <w:t xml:space="preserve">is </w:t>
        </w:r>
      </w:ins>
      <w:ins w:id="709" w:author="Arthur Parmentier" w:date="2020-06-06T15:42:00Z">
        <w:r w:rsidRPr="007C437A">
          <w:t xml:space="preserve">its use with several disciplines: </w:t>
        </w:r>
      </w:ins>
      <w:ins w:id="710" w:author="Arthur Parmentier" w:date="2020-06-06T15:43:00Z">
        <w:r w:rsidRPr="007C437A">
          <w:t xml:space="preserve">music, dance, acting, </w:t>
        </w:r>
      </w:ins>
      <w:ins w:id="711" w:author="Arthur Parmentier" w:date="2020-06-06T15:44:00Z">
        <w:r w:rsidR="00BA026A" w:rsidRPr="007C437A">
          <w:t xml:space="preserve">all visual arts, sculpture… </w:t>
        </w:r>
      </w:ins>
      <w:ins w:id="712" w:author="Arthur Parmentier" w:date="2020-06-06T15:45:00Z">
        <w:r w:rsidR="00BA026A" w:rsidRPr="007C437A">
          <w:t xml:space="preserve">Recently, SP was </w:t>
        </w:r>
      </w:ins>
      <w:ins w:id="713" w:author="Arthur Parmentier" w:date="2020-06-07T19:23:00Z">
        <w:r w:rsidR="00582372">
          <w:t xml:space="preserve">even </w:t>
        </w:r>
      </w:ins>
      <w:ins w:id="714" w:author="Arthur Parmentier" w:date="2020-06-06T15:45:00Z">
        <w:r w:rsidR="00BA026A" w:rsidRPr="007C437A">
          <w:t>used to control a swarm of drones</w:t>
        </w:r>
        <w:r w:rsidR="00BA026A" w:rsidRPr="007C437A">
          <w:rPr>
            <w:rStyle w:val="Appelnotedebasdep"/>
          </w:rPr>
          <w:footnoteReference w:id="1"/>
        </w:r>
      </w:ins>
      <w:ins w:id="720" w:author="Arthur Parmentier" w:date="2020-06-07T19:24:00Z">
        <w:r w:rsidR="00D15826">
          <w:t xml:space="preserve">, showing the </w:t>
        </w:r>
      </w:ins>
      <w:ins w:id="721" w:author="Arthur Parmentier" w:date="2020-06-07T19:25:00Z">
        <w:r w:rsidR="00D15826">
          <w:t>diversity of instruments and disciplines it can be meaningful to.</w:t>
        </w:r>
      </w:ins>
    </w:p>
    <w:p w:rsidR="00E06654" w:rsidRDefault="00E06654" w:rsidP="00E06654">
      <w:pPr>
        <w:rPr>
          <w:ins w:id="722" w:author="Arthur Parmentier" w:date="2020-06-07T18:49:00Z"/>
        </w:rPr>
      </w:pPr>
      <w:ins w:id="723" w:author="Arthur Parmentier" w:date="2020-06-07T18:47:00Z">
        <w:r>
          <w:t xml:space="preserve">Walter explains </w:t>
        </w:r>
      </w:ins>
      <w:ins w:id="724" w:author="Arthur Parmentier" w:date="2020-06-07T18:49:00Z">
        <w:r>
          <w:t xml:space="preserve">that “Performers first learning Soundpainting won’t relate it to any specific discipline because of its multidisciplinary applications. </w:t>
        </w:r>
      </w:ins>
      <w:ins w:id="725" w:author="Arthur Parmentier" w:date="2020-06-07T18:50:00Z">
        <w:r>
          <w:t>[He]</w:t>
        </w:r>
      </w:ins>
      <w:ins w:id="726" w:author="Arthur Parmentier" w:date="2020-06-07T18:49:00Z">
        <w:r>
          <w:t xml:space="preserve"> created many of the gestures from concepts found in theatre, music, dancing, visual arts, and happenings in everyday life. Since Soundpainting is a not a discipline-based language dancers, musicians, actors, and visual artists never have difficulty understanding the meaning of the gestures.</w:t>
        </w:r>
      </w:ins>
      <w:ins w:id="727" w:author="Arthur Parmentier" w:date="2020-06-07T18:50:00Z">
        <w:r w:rsidR="008E2F19">
          <w:t>”</w:t>
        </w:r>
      </w:ins>
    </w:p>
    <w:p w:rsidR="00E06654" w:rsidRDefault="008E2F19" w:rsidP="00E06654">
      <w:pPr>
        <w:rPr>
          <w:ins w:id="728" w:author="Arthur Parmentier" w:date="2020-06-07T18:51:00Z"/>
        </w:rPr>
      </w:pPr>
      <w:ins w:id="729" w:author="Arthur Parmentier" w:date="2020-06-07T18:50:00Z">
        <w:r>
          <w:t>To the question “</w:t>
        </w:r>
      </w:ins>
      <w:ins w:id="730" w:author="Arthur Parmentier" w:date="2020-06-07T18:49:00Z">
        <w:r w:rsidR="00E06654">
          <w:t>Are all your gestures intended to be interpretable by both musicians and dancers?</w:t>
        </w:r>
      </w:ins>
      <w:ins w:id="731" w:author="Arthur Parmentier" w:date="2020-06-07T18:50:00Z">
        <w:r>
          <w:t>”, he answers: “</w:t>
        </w:r>
      </w:ins>
      <w:ins w:id="732" w:author="Arthur Parmentier" w:date="2020-06-07T18:49:00Z">
        <w:r w:rsidR="00E06654">
          <w:t xml:space="preserve">Yes. That is to say, all the Sculpting gestures – the gestures indicating what content to be </w:t>
        </w:r>
        <w:r w:rsidR="00E06654">
          <w:lastRenderedPageBreak/>
          <w:t>performed. Of course, there are gestures such as C Major 7 Chord and Jump that are obviously discipline-specific but most of the gestures traverse the disciplines.</w:t>
        </w:r>
      </w:ins>
      <w:ins w:id="733" w:author="Arthur Parmentier" w:date="2020-06-07T18:50:00Z">
        <w:r>
          <w:t>”</w:t>
        </w:r>
        <w:r w:rsidR="000953B3">
          <w:rPr>
            <w:rStyle w:val="Appelnotedebasdep"/>
          </w:rPr>
          <w:footnoteReference w:id="2"/>
        </w:r>
      </w:ins>
    </w:p>
    <w:p w:rsidR="00736EF4" w:rsidRPr="007C437A" w:rsidRDefault="008538C8" w:rsidP="00E06654">
      <w:pPr>
        <w:rPr>
          <w:ins w:id="735" w:author="Arthur Parmentier" w:date="2020-06-06T15:19:00Z"/>
        </w:rPr>
      </w:pPr>
      <w:ins w:id="736" w:author="Arthur Parmentier" w:date="2020-06-07T18:51:00Z">
        <w:r>
          <w:t xml:space="preserve">The </w:t>
        </w:r>
      </w:ins>
      <w:ins w:id="737" w:author="Arthur Parmentier" w:date="2020-06-07T19:25:00Z">
        <w:r w:rsidR="00352C06">
          <w:t xml:space="preserve">multi-disciplinary component of SP is now at the core of its </w:t>
        </w:r>
      </w:ins>
      <w:ins w:id="738" w:author="Arthur Parmentier" w:date="2020-06-07T19:26:00Z">
        <w:r w:rsidR="00352C06">
          <w:t>definition, although at first it was designed for musicians. We will see in a next part of this report what mechanisms allowed to extend the language to several disciplines.</w:t>
        </w:r>
      </w:ins>
    </w:p>
    <w:p w:rsidR="003706BA" w:rsidRPr="007C437A" w:rsidDel="00AC50C0" w:rsidRDefault="00C75BE3" w:rsidP="00E6654A">
      <w:pPr>
        <w:rPr>
          <w:del w:id="739" w:author="Arthur Parmentier" w:date="2020-06-06T15:47:00Z"/>
        </w:rPr>
      </w:pPr>
      <w:del w:id="740" w:author="Arthur Parmentier" w:date="2020-06-06T15:47:00Z">
        <w:r w:rsidRPr="007C437A" w:rsidDel="00AC50C0">
          <w:delText>SP not limited to music performance. Signs started to be created by W himself from 90+ for multidisciplinary performance.</w:delText>
        </w:r>
        <w:bookmarkStart w:id="741" w:name="_Toc42449725"/>
        <w:bookmarkStart w:id="742" w:name="_Toc42449807"/>
        <w:bookmarkStart w:id="743" w:name="_Toc42549984"/>
        <w:bookmarkStart w:id="744" w:name="_Toc42550077"/>
        <w:bookmarkEnd w:id="741"/>
        <w:bookmarkEnd w:id="742"/>
        <w:bookmarkEnd w:id="743"/>
        <w:bookmarkEnd w:id="744"/>
      </w:del>
    </w:p>
    <w:p w:rsidR="00C75BE3" w:rsidRDefault="00C75BE3">
      <w:pPr>
        <w:pStyle w:val="Titre3"/>
        <w:rPr>
          <w:ins w:id="745" w:author="Arthur Parmentier" w:date="2020-06-07T18:02:00Z"/>
        </w:rPr>
      </w:pPr>
      <w:bookmarkStart w:id="746" w:name="_Toc40025933"/>
      <w:bookmarkStart w:id="747" w:name="_Toc42550078"/>
      <w:r w:rsidRPr="007C437A">
        <w:t xml:space="preserve">Fertility in Europe, </w:t>
      </w:r>
      <w:r w:rsidR="00ED2072" w:rsidRPr="007C437A">
        <w:t xml:space="preserve">worldwide </w:t>
      </w:r>
      <w:r w:rsidRPr="007C437A">
        <w:t>spread</w:t>
      </w:r>
      <w:r w:rsidR="00ED2072" w:rsidRPr="007C437A">
        <w:t xml:space="preserve"> in </w:t>
      </w:r>
      <w:del w:id="748" w:author="Arthur Parmentier" w:date="2020-06-07T17:56:00Z">
        <w:r w:rsidR="00ED2072" w:rsidRPr="007C437A" w:rsidDel="00252940">
          <w:delText xml:space="preserve">modern </w:delText>
        </w:r>
      </w:del>
      <w:ins w:id="749" w:author="Arthur Parmentier" w:date="2020-06-07T17:56:00Z">
        <w:r w:rsidR="00252940">
          <w:t>Western</w:t>
        </w:r>
        <w:r w:rsidR="00252940" w:rsidRPr="007C437A">
          <w:t xml:space="preserve"> </w:t>
        </w:r>
      </w:ins>
      <w:r w:rsidR="00ED2072" w:rsidRPr="007C437A">
        <w:t>societ</w:t>
      </w:r>
      <w:ins w:id="750" w:author="Arthur Parmentier" w:date="2020-06-07T19:27:00Z">
        <w:r w:rsidR="004E5194">
          <w:t>ies</w:t>
        </w:r>
      </w:ins>
      <w:del w:id="751" w:author="Arthur Parmentier" w:date="2020-06-07T17:57:00Z">
        <w:r w:rsidR="00ED2072" w:rsidRPr="007C437A" w:rsidDel="00252940">
          <w:delText>i</w:delText>
        </w:r>
      </w:del>
      <w:del w:id="752" w:author="Arthur Parmentier" w:date="2020-06-07T17:56:00Z">
        <w:r w:rsidR="00ED2072" w:rsidRPr="007C437A" w:rsidDel="00252940">
          <w:delText>es</w:delText>
        </w:r>
      </w:del>
      <w:bookmarkEnd w:id="746"/>
      <w:ins w:id="753" w:author="Arthur Parmentier" w:date="2020-06-06T15:57:00Z">
        <w:r w:rsidR="00FA052A" w:rsidRPr="007C437A">
          <w:t>, the constr</w:t>
        </w:r>
      </w:ins>
      <w:ins w:id="754" w:author="Arthur Parmentier" w:date="2020-06-06T15:58:00Z">
        <w:r w:rsidR="00FA052A" w:rsidRPr="007C437A">
          <w:t xml:space="preserve">uction of a community and the beginning of the </w:t>
        </w:r>
      </w:ins>
      <w:ins w:id="755" w:author="Arthur Parmentier" w:date="2020-06-06T15:59:00Z">
        <w:r w:rsidR="00FA052A" w:rsidRPr="007C437A">
          <w:t>normalization of SP</w:t>
        </w:r>
      </w:ins>
      <w:bookmarkEnd w:id="747"/>
    </w:p>
    <w:p w:rsidR="00514370" w:rsidRPr="00514370" w:rsidRDefault="00514370">
      <w:pPr>
        <w:pStyle w:val="Titre4"/>
        <w:rPr>
          <w:rPrChange w:id="756" w:author="Arthur Parmentier" w:date="2020-06-07T18:02:00Z">
            <w:rPr/>
          </w:rPrChange>
        </w:rPr>
        <w:pPrChange w:id="757" w:author="Arthur Parmentier" w:date="2020-06-07T18:02:00Z">
          <w:pPr>
            <w:pStyle w:val="Titre3"/>
          </w:pPr>
        </w:pPrChange>
      </w:pPr>
      <w:ins w:id="758" w:author="Arthur Parmentier" w:date="2020-06-07T18:02:00Z">
        <w:r>
          <w:t>An important spread and growth in Western soci</w:t>
        </w:r>
      </w:ins>
      <w:ins w:id="759" w:author="Arthur Parmentier" w:date="2020-06-07T18:03:00Z">
        <w:r>
          <w:t>eties</w:t>
        </w:r>
      </w:ins>
    </w:p>
    <w:p w:rsidR="002676CA" w:rsidRPr="007C437A" w:rsidRDefault="002676CA" w:rsidP="00E6654A">
      <w:r w:rsidRPr="007C437A">
        <w:t xml:space="preserve">Walter gave his first SP workshop in Europe in the late 90’s and found a very fertile ground for </w:t>
      </w:r>
      <w:ins w:id="760" w:author="Arthur Parmentier" w:date="2020-06-07T19:28:00Z">
        <w:r w:rsidR="00AE7556">
          <w:t xml:space="preserve">the growth of </w:t>
        </w:r>
      </w:ins>
      <w:r w:rsidRPr="007C437A">
        <w:t xml:space="preserve">Soundpainting in France, which </w:t>
      </w:r>
      <w:ins w:id="761" w:author="Arthur Parmentier" w:date="2020-06-07T19:28:00Z">
        <w:r w:rsidR="00AA760B">
          <w:t>is now</w:t>
        </w:r>
      </w:ins>
      <w:del w:id="762" w:author="Arthur Parmentier" w:date="2020-06-07T19:28:00Z">
        <w:r w:rsidRPr="007C437A" w:rsidDel="00AA760B">
          <w:delText>now has</w:delText>
        </w:r>
      </w:del>
      <w:r w:rsidRPr="007C437A">
        <w:t xml:space="preserve"> probably </w:t>
      </w:r>
      <w:ins w:id="763" w:author="Arthur Parmentier" w:date="2020-06-07T19:28:00Z">
        <w:r w:rsidR="00AA760B">
          <w:t>its</w:t>
        </w:r>
      </w:ins>
      <w:del w:id="764" w:author="Arthur Parmentier" w:date="2020-06-07T19:28:00Z">
        <w:r w:rsidRPr="007C437A" w:rsidDel="00AA760B">
          <w:delText>the</w:delText>
        </w:r>
      </w:del>
      <w:r w:rsidRPr="007C437A">
        <w:t xml:space="preserve"> largest </w:t>
      </w:r>
      <w:del w:id="765" w:author="Arthur Parmentier" w:date="2020-06-07T19:28:00Z">
        <w:r w:rsidRPr="007C437A" w:rsidDel="00AA760B">
          <w:delText xml:space="preserve">SP </w:delText>
        </w:r>
      </w:del>
      <w:r w:rsidRPr="007C437A">
        <w:t>community over the world.</w:t>
      </w:r>
    </w:p>
    <w:p w:rsidR="00252940" w:rsidRDefault="009A2092" w:rsidP="00E6654A">
      <w:pPr>
        <w:rPr>
          <w:ins w:id="766" w:author="Arthur Parmentier" w:date="2020-06-07T18:03:00Z"/>
        </w:rPr>
      </w:pPr>
      <w:del w:id="767" w:author="Arthur Parmentier" w:date="2020-06-07T19:28:00Z">
        <w:r w:rsidRPr="007C437A" w:rsidDel="007B6B04">
          <w:delText xml:space="preserve">Today, </w:delText>
        </w:r>
      </w:del>
      <w:r w:rsidRPr="007C437A">
        <w:t xml:space="preserve">Soundpainting is </w:t>
      </w:r>
      <w:ins w:id="768" w:author="Arthur Parmentier" w:date="2020-06-07T19:28:00Z">
        <w:r w:rsidR="007B6B04">
          <w:t xml:space="preserve">now </w:t>
        </w:r>
      </w:ins>
      <w:r w:rsidRPr="007C437A">
        <w:t>used for on</w:t>
      </w:r>
      <w:ins w:id="769" w:author="Arthur Parmentier" w:date="2020-06-06T15:49:00Z">
        <w:r w:rsidR="00F479B2" w:rsidRPr="007C437A">
          <w:t xml:space="preserve"> </w:t>
        </w:r>
      </w:ins>
      <w:del w:id="770" w:author="Arthur Parmentier" w:date="2020-06-06T15:50:00Z">
        <w:r w:rsidRPr="007C437A" w:rsidDel="00F479B2">
          <w:delText xml:space="preserve"> </w:delText>
        </w:r>
      </w:del>
      <w:r w:rsidRPr="007C437A">
        <w:t xml:space="preserve">every </w:t>
      </w:r>
      <w:ins w:id="771" w:author="Arthur Parmentier" w:date="2020-06-06T15:50:00Z">
        <w:r w:rsidR="00F479B2" w:rsidRPr="007C437A">
          <w:t xml:space="preserve">populated </w:t>
        </w:r>
      </w:ins>
      <w:r w:rsidRPr="007C437A">
        <w:t>continent</w:t>
      </w:r>
      <w:ins w:id="772" w:author="Arthur Parmentier" w:date="2020-06-06T15:59:00Z">
        <w:r w:rsidR="00FA052A" w:rsidRPr="007C437A">
          <w:t xml:space="preserve">, especially in </w:t>
        </w:r>
      </w:ins>
      <w:ins w:id="773" w:author="Arthur Parmentier" w:date="2020-06-07T17:48:00Z">
        <w:r w:rsidR="00053756">
          <w:t>the Western world</w:t>
        </w:r>
      </w:ins>
      <w:ins w:id="774" w:author="Arthur Parmentier" w:date="2020-06-06T15:59:00Z">
        <w:r w:rsidR="00FA052A" w:rsidRPr="007C437A">
          <w:t>.</w:t>
        </w:r>
        <w:r w:rsidR="00FA052A" w:rsidRPr="007C437A">
          <w:rPr>
            <w:rStyle w:val="Appelnotedebasdep"/>
          </w:rPr>
          <w:footnoteReference w:id="3"/>
        </w:r>
      </w:ins>
      <w:ins w:id="789" w:author="Arthur Parmentier" w:date="2020-06-07T17:57:00Z">
        <w:r w:rsidR="00252940">
          <w:br/>
          <w:t>A</w:t>
        </w:r>
      </w:ins>
      <w:ins w:id="790" w:author="Arthur Parmentier" w:date="2020-06-07T17:58:00Z">
        <w:r w:rsidR="00252940">
          <w:t xml:space="preserve"> community is born around Walter Thompson</w:t>
        </w:r>
      </w:ins>
      <w:ins w:id="791" w:author="Arthur Parmentier" w:date="2020-06-07T18:00:00Z">
        <w:r w:rsidR="00F9296B">
          <w:t xml:space="preserve"> as we</w:t>
        </w:r>
      </w:ins>
      <w:ins w:id="792" w:author="Arthur Parmentier" w:date="2020-06-07T18:01:00Z">
        <w:r w:rsidR="00F9296B">
          <w:t>ll as several SP orchestras on top of the Walter Thompson</w:t>
        </w:r>
      </w:ins>
      <w:ins w:id="793" w:author="Arthur Parmentier" w:date="2020-06-07T18:02:00Z">
        <w:r w:rsidR="00F9296B">
          <w:t xml:space="preserve"> Orchestra which he started soundpainting with.</w:t>
        </w:r>
      </w:ins>
      <w:del w:id="794" w:author="Arthur Parmentier" w:date="2020-06-06T15:59:00Z">
        <w:r w:rsidRPr="007C437A" w:rsidDel="00FA052A">
          <w:delText xml:space="preserve"> and</w:delText>
        </w:r>
      </w:del>
    </w:p>
    <w:p w:rsidR="00514370" w:rsidRDefault="00514370">
      <w:pPr>
        <w:pStyle w:val="Titre4"/>
        <w:rPr>
          <w:ins w:id="795" w:author="Arthur Parmentier" w:date="2020-06-07T17:57:00Z"/>
        </w:rPr>
        <w:pPrChange w:id="796" w:author="Arthur Parmentier" w:date="2020-06-07T18:03:00Z">
          <w:pPr/>
        </w:pPrChange>
      </w:pPr>
      <w:ins w:id="797" w:author="Arthur Parmentier" w:date="2020-06-07T18:03:00Z">
        <w:r>
          <w:t xml:space="preserve">A living and expanding language </w:t>
        </w:r>
      </w:ins>
    </w:p>
    <w:p w:rsidR="009A2092" w:rsidRPr="007C437A" w:rsidDel="00FA052A" w:rsidRDefault="009A2092" w:rsidP="00E6654A">
      <w:pPr>
        <w:rPr>
          <w:del w:id="798" w:author="Arthur Parmentier" w:date="2020-06-06T15:55:00Z"/>
        </w:rPr>
      </w:pPr>
      <w:del w:id="799" w:author="Arthur Parmentier" w:date="2020-06-06T15:59:00Z">
        <w:r w:rsidRPr="007C437A" w:rsidDel="00FA052A">
          <w:delText xml:space="preserve"> s</w:delText>
        </w:r>
      </w:del>
      <w:ins w:id="800" w:author="Arthur Parmentier" w:date="2020-06-06T15:59:00Z">
        <w:r w:rsidR="00FA052A" w:rsidRPr="007C437A">
          <w:t>S</w:t>
        </w:r>
      </w:ins>
      <w:r w:rsidRPr="007C437A">
        <w:t xml:space="preserve">everal artists created </w:t>
      </w:r>
      <w:ins w:id="801" w:author="Arthur Parmentier" w:date="2020-06-07T19:47:00Z">
        <w:r w:rsidR="00FC5FD3">
          <w:t>new sign</w:t>
        </w:r>
      </w:ins>
      <w:ins w:id="802" w:author="Arthur Parmentier" w:date="2020-06-07T19:50:00Z">
        <w:r w:rsidR="00531407">
          <w:t>s</w:t>
        </w:r>
      </w:ins>
      <w:del w:id="803" w:author="Arthur Parmentier" w:date="2020-06-07T19:47:00Z">
        <w:r w:rsidRPr="007C437A" w:rsidDel="00FC5FD3">
          <w:delText>their own signs</w:delText>
        </w:r>
      </w:del>
      <w:r w:rsidRPr="007C437A">
        <w:t xml:space="preserve"> for the</w:t>
      </w:r>
      <w:ins w:id="804" w:author="Arthur Parmentier" w:date="2020-06-07T19:47:00Z">
        <w:r w:rsidR="00FC5FD3">
          <w:t>ir own</w:t>
        </w:r>
      </w:ins>
      <w:r w:rsidRPr="007C437A">
        <w:t xml:space="preserve"> needs</w:t>
      </w:r>
      <w:ins w:id="805" w:author="Arthur Parmentier" w:date="2020-06-06T15:51:00Z">
        <w:r w:rsidR="00912BCC" w:rsidRPr="007C437A">
          <w:t xml:space="preserve"> </w:t>
        </w:r>
      </w:ins>
      <w:ins w:id="806" w:author="Arthur Parmentier" w:date="2020-06-07T19:47:00Z">
        <w:r w:rsidR="00FC5FD3">
          <w:t>with</w:t>
        </w:r>
      </w:ins>
      <w:ins w:id="807" w:author="Arthur Parmentier" w:date="2020-06-06T15:51:00Z">
        <w:r w:rsidR="00912BCC" w:rsidRPr="007C437A">
          <w:t xml:space="preserve"> their</w:t>
        </w:r>
      </w:ins>
      <w:del w:id="808" w:author="Arthur Parmentier" w:date="2020-06-06T15:51:00Z">
        <w:r w:rsidRPr="007C437A" w:rsidDel="00912BCC">
          <w:delText xml:space="preserve"> of their own</w:delText>
        </w:r>
      </w:del>
      <w:r w:rsidRPr="007C437A">
        <w:t xml:space="preserve"> </w:t>
      </w:r>
      <w:ins w:id="809" w:author="Arthur Parmentier" w:date="2020-06-07T19:47:00Z">
        <w:r w:rsidR="00FC5FD3">
          <w:t xml:space="preserve">particular </w:t>
        </w:r>
      </w:ins>
      <w:r w:rsidRPr="007C437A">
        <w:t>group</w:t>
      </w:r>
      <w:ins w:id="810" w:author="Arthur Parmentier" w:date="2020-06-06T15:51:00Z">
        <w:r w:rsidR="00912BCC" w:rsidRPr="007C437A">
          <w:t>s</w:t>
        </w:r>
      </w:ins>
      <w:r w:rsidRPr="007C437A">
        <w:t xml:space="preserve"> </w:t>
      </w:r>
      <w:ins w:id="811" w:author="Arthur Parmentier" w:date="2020-06-06T15:52:00Z">
        <w:r w:rsidR="00912BCC" w:rsidRPr="007C437A">
          <w:t>and</w:t>
        </w:r>
      </w:ins>
      <w:del w:id="812" w:author="Arthur Parmentier" w:date="2020-06-06T15:52:00Z">
        <w:r w:rsidRPr="007C437A" w:rsidDel="00912BCC">
          <w:delText>or</w:delText>
        </w:r>
      </w:del>
      <w:r w:rsidRPr="007C437A">
        <w:t xml:space="preserve"> </w:t>
      </w:r>
      <w:ins w:id="813" w:author="Arthur Parmentier" w:date="2020-06-06T15:52:00Z">
        <w:r w:rsidR="00912BCC" w:rsidRPr="007C437A">
          <w:t xml:space="preserve">performance </w:t>
        </w:r>
      </w:ins>
      <w:r w:rsidRPr="007C437A">
        <w:t>configuration</w:t>
      </w:r>
      <w:ins w:id="814" w:author="Arthur Parmentier" w:date="2020-06-06T15:52:00Z">
        <w:r w:rsidR="00912BCC" w:rsidRPr="007C437A">
          <w:t>s</w:t>
        </w:r>
      </w:ins>
      <w:ins w:id="815" w:author="Arthur Parmentier" w:date="2020-06-07T19:50:00Z">
        <w:r w:rsidR="00FE2852">
          <w:t>: the language has evolved with the contribution of new soundpai</w:t>
        </w:r>
      </w:ins>
      <w:ins w:id="816" w:author="Arthur Parmentier" w:date="2020-06-07T19:51:00Z">
        <w:r w:rsidR="00FE2852">
          <w:t>nters, creating now more than 1500 signs</w:t>
        </w:r>
      </w:ins>
      <w:r w:rsidRPr="007C437A">
        <w:t>.</w:t>
      </w:r>
      <w:ins w:id="817" w:author="Arthur Parmentier" w:date="2020-06-07T19:51:00Z">
        <w:r w:rsidR="00FE2852">
          <w:br/>
        </w:r>
      </w:ins>
      <w:ins w:id="818" w:author="Arthur Parmentier" w:date="2020-06-06T15:52:00Z">
        <w:r w:rsidR="00B74CBB" w:rsidRPr="007C437A">
          <w:t>T</w:t>
        </w:r>
      </w:ins>
      <w:ins w:id="819" w:author="Arthur Parmentier" w:date="2020-06-06T15:53:00Z">
        <w:r w:rsidR="00B74CBB" w:rsidRPr="007C437A">
          <w:t xml:space="preserve">hompson </w:t>
        </w:r>
      </w:ins>
      <w:ins w:id="820" w:author="Arthur Parmentier" w:date="2020-06-06T15:54:00Z">
        <w:r w:rsidR="00FA052A" w:rsidRPr="007C437A">
          <w:t>is still the main figure of SP and gave himself a special role in keeping the language normalized and un</w:t>
        </w:r>
      </w:ins>
      <w:ins w:id="821" w:author="Arthur Parmentier" w:date="2020-06-06T15:55:00Z">
        <w:r w:rsidR="00FA052A" w:rsidRPr="007C437A">
          <w:t xml:space="preserve">iversal. He leads </w:t>
        </w:r>
      </w:ins>
    </w:p>
    <w:p w:rsidR="006C4B1C" w:rsidRPr="007C437A" w:rsidDel="00FA052A" w:rsidRDefault="006C4B1C" w:rsidP="00E6654A">
      <w:pPr>
        <w:rPr>
          <w:del w:id="822" w:author="Arthur Parmentier" w:date="2020-06-06T15:55:00Z"/>
        </w:rPr>
      </w:pPr>
      <w:del w:id="823" w:author="Arthur Parmentier" w:date="2020-06-06T15:55:00Z">
        <w:r w:rsidRPr="007C437A" w:rsidDel="00FA052A">
          <w:delText xml:space="preserve">Important point: W wants to make sure that the language stays normalized and universal. </w:delText>
        </w:r>
      </w:del>
      <w:ins w:id="824" w:author="Arthur Parmentier" w:date="2020-06-06T15:55:00Z">
        <w:r w:rsidR="00FA052A" w:rsidRPr="007C437A">
          <w:t>t</w:t>
        </w:r>
      </w:ins>
      <w:del w:id="825" w:author="Arthur Parmentier" w:date="2020-06-06T15:55:00Z">
        <w:r w:rsidRPr="007C437A" w:rsidDel="00FA052A">
          <w:delText>T</w:delText>
        </w:r>
      </w:del>
      <w:r w:rsidRPr="007C437A">
        <w:t>hink tanks,</w:t>
      </w:r>
      <w:ins w:id="826" w:author="Arthur Parmentier" w:date="2020-06-06T15:55:00Z">
        <w:r w:rsidR="00FA052A" w:rsidRPr="007C437A">
          <w:t xml:space="preserve"> community groups and discussions,</w:t>
        </w:r>
      </w:ins>
      <w:r w:rsidRPr="007C437A">
        <w:t xml:space="preserve"> </w:t>
      </w:r>
      <w:ins w:id="827" w:author="Arthur Parmentier" w:date="2020-06-06T15:55:00Z">
        <w:r w:rsidR="00FA052A" w:rsidRPr="007C437A">
          <w:t>the constr</w:t>
        </w:r>
      </w:ins>
      <w:ins w:id="828" w:author="Arthur Parmentier" w:date="2020-06-06T15:56:00Z">
        <w:r w:rsidR="00FA052A" w:rsidRPr="007C437A">
          <w:t xml:space="preserve">uction of </w:t>
        </w:r>
      </w:ins>
      <w:r w:rsidRPr="007C437A">
        <w:t>glossar</w:t>
      </w:r>
      <w:ins w:id="829" w:author="Arthur Parmentier" w:date="2020-06-06T15:55:00Z">
        <w:r w:rsidR="00FA052A" w:rsidRPr="007C437A">
          <w:t>ies</w:t>
        </w:r>
      </w:ins>
      <w:del w:id="830" w:author="Arthur Parmentier" w:date="2020-06-06T15:55:00Z">
        <w:r w:rsidRPr="007C437A" w:rsidDel="00FA052A">
          <w:delText>y</w:delText>
        </w:r>
      </w:del>
      <w:ins w:id="831" w:author="Arthur Parmentier" w:date="2020-06-06T15:55:00Z">
        <w:r w:rsidR="00FA052A" w:rsidRPr="007C437A">
          <w:t xml:space="preserve"> and </w:t>
        </w:r>
      </w:ins>
      <w:del w:id="832" w:author="Arthur Parmentier" w:date="2020-06-06T15:55:00Z">
        <w:r w:rsidRPr="007C437A" w:rsidDel="00FA052A">
          <w:delText>/</w:delText>
        </w:r>
      </w:del>
      <w:r w:rsidRPr="007C437A">
        <w:t>dictionar</w:t>
      </w:r>
      <w:ins w:id="833" w:author="Arthur Parmentier" w:date="2020-06-06T15:55:00Z">
        <w:r w:rsidR="00FA052A" w:rsidRPr="007C437A">
          <w:t>ies</w:t>
        </w:r>
      </w:ins>
      <w:del w:id="834" w:author="Arthur Parmentier" w:date="2020-06-06T15:55:00Z">
        <w:r w:rsidRPr="007C437A" w:rsidDel="00FA052A">
          <w:delText>y of signs, community relations…</w:delText>
        </w:r>
      </w:del>
    </w:p>
    <w:p w:rsidR="009A2092" w:rsidRPr="007C437A" w:rsidRDefault="00FA052A" w:rsidP="00E6654A">
      <w:pPr>
        <w:rPr>
          <w:ins w:id="835" w:author="Arthur Parmentier" w:date="2020-06-06T15:56:00Z"/>
        </w:rPr>
      </w:pPr>
      <w:ins w:id="836" w:author="Arthur Parmentier" w:date="2020-06-06T15:55:00Z">
        <w:r w:rsidRPr="007C437A">
          <w:t xml:space="preserve"> </w:t>
        </w:r>
      </w:ins>
      <w:ins w:id="837" w:author="Arthur Parmentier" w:date="2020-06-06T15:56:00Z">
        <w:r w:rsidRPr="007C437A">
          <w:t>where the signs</w:t>
        </w:r>
      </w:ins>
      <w:ins w:id="838" w:author="Arthur Parmentier" w:date="2020-06-06T16:29:00Z">
        <w:r w:rsidR="008030DF" w:rsidRPr="007C437A">
          <w:t>, their meanings</w:t>
        </w:r>
      </w:ins>
      <w:ins w:id="839" w:author="Arthur Parmentier" w:date="2020-06-06T15:56:00Z">
        <w:r w:rsidRPr="007C437A">
          <w:t xml:space="preserve"> and uses are discussed.</w:t>
        </w:r>
      </w:ins>
    </w:p>
    <w:p w:rsidR="00FA052A" w:rsidRPr="007C437A" w:rsidRDefault="00B3767E" w:rsidP="00E6654A">
      <w:ins w:id="840" w:author="Arthur Parmentier" w:date="2020-06-06T16:09:00Z">
        <w:r w:rsidRPr="007C437A">
          <w:t>T</w:t>
        </w:r>
      </w:ins>
      <w:ins w:id="841" w:author="Arthur Parmentier" w:date="2020-06-06T16:10:00Z">
        <w:r w:rsidRPr="007C437A">
          <w:t xml:space="preserve">wo conflictual views of on </w:t>
        </w:r>
      </w:ins>
      <w:ins w:id="842" w:author="Arthur Parmentier" w:date="2020-06-06T16:15:00Z">
        <w:r w:rsidRPr="007C437A">
          <w:t>SP</w:t>
        </w:r>
      </w:ins>
      <w:ins w:id="843" w:author="Arthur Parmentier" w:date="2020-06-06T16:10:00Z">
        <w:r w:rsidRPr="007C437A">
          <w:t xml:space="preserve"> are observed: </w:t>
        </w:r>
      </w:ins>
      <w:ins w:id="844" w:author="Arthur Parmentier" w:date="2020-06-06T16:13:00Z">
        <w:r w:rsidRPr="007C437A">
          <w:br/>
          <w:t>On one hand</w:t>
        </w:r>
      </w:ins>
      <w:ins w:id="845" w:author="Arthur Parmentier" w:date="2020-06-06T16:10:00Z">
        <w:r w:rsidRPr="007C437A">
          <w:t xml:space="preserve"> </w:t>
        </w:r>
      </w:ins>
      <w:ins w:id="846" w:author="Arthur Parmentier" w:date="2020-06-06T16:11:00Z">
        <w:r w:rsidRPr="007C437A">
          <w:t xml:space="preserve">the idea of SP as a language in constant evolution, whose rules and definitions are changing over time as people </w:t>
        </w:r>
      </w:ins>
      <w:ins w:id="847" w:author="Arthur Parmentier" w:date="2020-06-06T16:12:00Z">
        <w:r w:rsidRPr="007C437A">
          <w:t xml:space="preserve">transform </w:t>
        </w:r>
      </w:ins>
      <w:ins w:id="848" w:author="Arthur Parmentier" w:date="2020-06-06T16:11:00Z">
        <w:r w:rsidRPr="007C437A">
          <w:t xml:space="preserve">it for </w:t>
        </w:r>
      </w:ins>
      <w:ins w:id="849" w:author="Arthur Parmentier" w:date="2020-06-06T16:12:00Z">
        <w:r w:rsidRPr="007C437A">
          <w:t xml:space="preserve">their own use; an element of culture that </w:t>
        </w:r>
      </w:ins>
      <w:ins w:id="850" w:author="Arthur Parmentier" w:date="2020-06-06T16:13:00Z">
        <w:r w:rsidRPr="007C437A">
          <w:t>can fundamentally not be owned and controlled.</w:t>
        </w:r>
      </w:ins>
      <w:ins w:id="851" w:author="Arthur Parmentier" w:date="2020-06-06T16:14:00Z">
        <w:r w:rsidRPr="007C437A">
          <w:t xml:space="preserve"> This representation is close to the one of other languages whose diversit</w:t>
        </w:r>
      </w:ins>
      <w:ins w:id="852" w:author="Arthur Parmentier" w:date="2020-06-06T16:15:00Z">
        <w:r w:rsidRPr="007C437A">
          <w:t>ies and divergent evolutions are well-known throughout history.</w:t>
        </w:r>
      </w:ins>
      <w:ins w:id="853" w:author="Arthur Parmentier" w:date="2020-06-06T16:13:00Z">
        <w:r w:rsidRPr="007C437A">
          <w:br/>
          <w:t>On the other hand</w:t>
        </w:r>
      </w:ins>
      <w:ins w:id="854" w:author="Arthur Parmentier" w:date="2020-06-06T16:15:00Z">
        <w:r w:rsidRPr="007C437A">
          <w:t xml:space="preserve">, </w:t>
        </w:r>
        <w:r w:rsidR="0053613D" w:rsidRPr="007C437A">
          <w:t>SP is considered as a creation</w:t>
        </w:r>
      </w:ins>
      <w:ins w:id="855" w:author="Arthur Parmentier" w:date="2020-06-06T16:16:00Z">
        <w:r w:rsidR="0053613D" w:rsidRPr="007C437A">
          <w:t xml:space="preserve"> (moreover, with a living creator)</w:t>
        </w:r>
      </w:ins>
      <w:ins w:id="856" w:author="Arthur Parmentier" w:date="2020-06-06T16:17:00Z">
        <w:r w:rsidR="0053613D" w:rsidRPr="007C437A">
          <w:t xml:space="preserve"> </w:t>
        </w:r>
      </w:ins>
      <w:ins w:id="857" w:author="Arthur Parmentier" w:date="2020-06-06T16:20:00Z">
        <w:r w:rsidR="0053613D" w:rsidRPr="007C437A">
          <w:t>that cannot legitimately be transformed by anyone under the same name and whose transformations must be discussed</w:t>
        </w:r>
      </w:ins>
      <w:ins w:id="858" w:author="Arthur Parmentier" w:date="2020-06-06T16:21:00Z">
        <w:r w:rsidR="0053613D" w:rsidRPr="007C437A">
          <w:t xml:space="preserve"> and eventually approved by its creator and the members of the community.</w:t>
        </w:r>
      </w:ins>
    </w:p>
    <w:p w:rsidR="009A2092" w:rsidRPr="007C437A" w:rsidRDefault="00B43E85" w:rsidP="00E6654A">
      <w:pPr>
        <w:rPr>
          <w:ins w:id="859" w:author="Arthur Parmentier" w:date="2020-06-07T15:20:00Z"/>
        </w:rPr>
      </w:pPr>
      <w:ins w:id="860" w:author="Arthur Parmentier" w:date="2020-06-06T16:23:00Z">
        <w:r w:rsidRPr="007C437A">
          <w:lastRenderedPageBreak/>
          <w:t>Th</w:t>
        </w:r>
      </w:ins>
      <w:ins w:id="861" w:author="Arthur Parmentier" w:date="2020-06-06T16:24:00Z">
        <w:r w:rsidRPr="007C437A">
          <w:t xml:space="preserve">is conflict is also found in several societies between institutions that claim to have an authority on </w:t>
        </w:r>
      </w:ins>
      <w:ins w:id="862" w:author="Arthur Parmentier" w:date="2020-06-06T16:25:00Z">
        <w:r w:rsidRPr="007C437A">
          <w:t xml:space="preserve">both the syntactic rules of a language and its dictionary and </w:t>
        </w:r>
      </w:ins>
      <w:ins w:id="863" w:author="Arthur Parmentier" w:date="2020-06-06T16:26:00Z">
        <w:r w:rsidRPr="007C437A">
          <w:t xml:space="preserve">speakers who are constantly transforming the language </w:t>
        </w:r>
      </w:ins>
      <w:ins w:id="864" w:author="Arthur Parmentier" w:date="2020-06-06T16:28:00Z">
        <w:r w:rsidR="00651357" w:rsidRPr="007C437A">
          <w:t>irrespectively of the</w:t>
        </w:r>
      </w:ins>
      <w:ins w:id="865" w:author="Arthur Parmentier" w:date="2020-06-06T16:26:00Z">
        <w:r w:rsidRPr="007C437A">
          <w:t xml:space="preserve"> approv</w:t>
        </w:r>
      </w:ins>
      <w:ins w:id="866" w:author="Arthur Parmentier" w:date="2020-06-06T16:28:00Z">
        <w:r w:rsidR="00651357" w:rsidRPr="007C437A">
          <w:t>al</w:t>
        </w:r>
      </w:ins>
      <w:ins w:id="867" w:author="Arthur Parmentier" w:date="2020-06-06T16:26:00Z">
        <w:r w:rsidRPr="007C437A">
          <w:t xml:space="preserve"> </w:t>
        </w:r>
      </w:ins>
      <w:ins w:id="868" w:author="Arthur Parmentier" w:date="2020-06-06T16:29:00Z">
        <w:r w:rsidR="00651357" w:rsidRPr="007C437A">
          <w:t>or control of</w:t>
        </w:r>
      </w:ins>
      <w:ins w:id="869" w:author="Arthur Parmentier" w:date="2020-06-06T16:26:00Z">
        <w:r w:rsidRPr="007C437A">
          <w:t xml:space="preserve"> these institution</w:t>
        </w:r>
      </w:ins>
      <w:ins w:id="870" w:author="Arthur Parmentier" w:date="2020-06-06T16:29:00Z">
        <w:r w:rsidR="00651357" w:rsidRPr="007C437A">
          <w:t>s.</w:t>
        </w:r>
      </w:ins>
    </w:p>
    <w:p w:rsidR="00F65D6B" w:rsidRPr="007C437A" w:rsidRDefault="00F65D6B" w:rsidP="00E6654A">
      <w:pPr>
        <w:rPr>
          <w:ins w:id="871" w:author="Arthur Parmentier" w:date="2020-06-06T16:29:00Z"/>
        </w:rPr>
      </w:pPr>
      <w:ins w:id="872" w:author="Arthur Parmentier" w:date="2020-06-07T15:20:00Z">
        <w:r w:rsidRPr="007C437A">
          <w:t>In his WB2, Thompson writes: “In order to address the needs of growth and to keep the language from spreading into hundre</w:t>
        </w:r>
      </w:ins>
      <w:ins w:id="873" w:author="Arthur Parmentier" w:date="2020-06-07T15:21:00Z">
        <w:r w:rsidRPr="007C437A">
          <w:t>ds of separate dialects or patois, each year experienced Soundpainters come together to further develop the language in what are known as Soundpainting Think Thanks”.</w:t>
        </w:r>
      </w:ins>
    </w:p>
    <w:p w:rsidR="003724FD" w:rsidRDefault="00B16E7C" w:rsidP="00E6654A">
      <w:pPr>
        <w:rPr>
          <w:ins w:id="874" w:author="Arthur Parmentier" w:date="2020-06-07T18:54:00Z"/>
        </w:rPr>
      </w:pPr>
      <w:ins w:id="875" w:author="Arthur Parmentier" w:date="2020-06-06T16:30:00Z">
        <w:r w:rsidRPr="007C437A">
          <w:t>The</w:t>
        </w:r>
      </w:ins>
      <w:ins w:id="876" w:author="Arthur Parmentier" w:date="2020-06-06T16:34:00Z">
        <w:r w:rsidRPr="007C437A">
          <w:t xml:space="preserve"> need for normalization and the</w:t>
        </w:r>
      </w:ins>
      <w:ins w:id="877" w:author="Arthur Parmentier" w:date="2020-06-06T16:30:00Z">
        <w:r w:rsidRPr="007C437A">
          <w:t xml:space="preserve"> concern that a language might drift and be so split apart that t</w:t>
        </w:r>
      </w:ins>
      <w:ins w:id="878" w:author="Arthur Parmentier" w:date="2020-06-06T16:31:00Z">
        <w:r w:rsidRPr="007C437A">
          <w:t xml:space="preserve">wo speakers would have trouble understanding each other </w:t>
        </w:r>
      </w:ins>
      <w:ins w:id="879" w:author="Arthur Parmentier" w:date="2020-06-06T16:34:00Z">
        <w:r w:rsidRPr="007C437A">
          <w:t>are</w:t>
        </w:r>
      </w:ins>
      <w:ins w:id="880" w:author="Arthur Parmentier" w:date="2020-06-06T16:31:00Z">
        <w:r w:rsidRPr="007C437A">
          <w:t xml:space="preserve"> also found </w:t>
        </w:r>
      </w:ins>
      <w:ins w:id="881" w:author="Arthur Parmentier" w:date="2020-06-06T16:35:00Z">
        <w:r w:rsidRPr="007C437A">
          <w:t xml:space="preserve">with </w:t>
        </w:r>
      </w:ins>
      <w:ins w:id="882" w:author="Arthur Parmentier" w:date="2020-06-06T16:34:00Z">
        <w:r w:rsidRPr="007C437A">
          <w:t>other sign languages</w:t>
        </w:r>
      </w:ins>
      <w:ins w:id="883" w:author="Arthur Parmentier" w:date="2020-06-06T16:35:00Z">
        <w:r w:rsidR="00A025BD" w:rsidRPr="007C437A">
          <w:t>. For instance in France, where SP</w:t>
        </w:r>
      </w:ins>
      <w:ins w:id="884" w:author="Arthur Parmentier" w:date="2020-06-06T16:36:00Z">
        <w:r w:rsidR="00A025BD" w:rsidRPr="007C437A">
          <w:t xml:space="preserve"> has grown rapidly, we can find a lot of divergent views </w:t>
        </w:r>
      </w:ins>
      <w:ins w:id="885" w:author="Arthur Parmentier" w:date="2020-06-06T16:38:00Z">
        <w:r w:rsidR="00057697" w:rsidRPr="007C437A">
          <w:t>on</w:t>
        </w:r>
      </w:ins>
      <w:ins w:id="886" w:author="Arthur Parmentier" w:date="2020-06-06T16:36:00Z">
        <w:r w:rsidR="00A025BD" w:rsidRPr="007C437A">
          <w:t xml:space="preserve"> the French Sign Language which alth</w:t>
        </w:r>
      </w:ins>
      <w:ins w:id="887" w:author="Arthur Parmentier" w:date="2020-06-06T16:37:00Z">
        <w:r w:rsidR="00A025BD" w:rsidRPr="007C437A">
          <w:t>ough being much older, has a number of speakers relatively low</w:t>
        </w:r>
      </w:ins>
      <w:ins w:id="888" w:author="Arthur Parmentier" w:date="2020-06-06T16:38:00Z">
        <w:r w:rsidR="00A025BD" w:rsidRPr="007C437A">
          <w:t xml:space="preserve"> who only recently in history started forming a visible community and has</w:t>
        </w:r>
      </w:ins>
      <w:ins w:id="889" w:author="Arthur Parmentier" w:date="2020-06-06T16:37:00Z">
        <w:r w:rsidR="00A025BD" w:rsidRPr="007C437A">
          <w:t xml:space="preserve"> very little literature that describes its grammatical rules and structure.</w:t>
        </w:r>
      </w:ins>
      <w:ins w:id="890" w:author="Arthur Parmentier" w:date="2020-06-06T16:32:00Z">
        <w:r w:rsidRPr="007C437A">
          <w:rPr>
            <w:rStyle w:val="Appelnotedebasdep"/>
          </w:rPr>
          <w:footnoteReference w:id="4"/>
        </w:r>
      </w:ins>
      <w:ins w:id="898" w:author="Arthur Parmentier" w:date="2020-06-06T16:59:00Z">
        <w:r w:rsidR="003724FD" w:rsidRPr="007C437A">
          <w:br/>
        </w:r>
      </w:ins>
      <w:ins w:id="899" w:author="Arthur Parmentier" w:date="2020-06-06T17:00:00Z">
        <w:r w:rsidR="003724FD" w:rsidRPr="007C437A">
          <w:t>It is often said that “there are no mistakes in SP”</w:t>
        </w:r>
        <w:r w:rsidR="003724FD" w:rsidRPr="007C437A">
          <w:rPr>
            <w:rStyle w:val="Appelnotedebasdep"/>
          </w:rPr>
          <w:footnoteReference w:id="5"/>
        </w:r>
        <w:r w:rsidR="003724FD" w:rsidRPr="007C437A">
          <w:t xml:space="preserve">, </w:t>
        </w:r>
      </w:ins>
      <w:ins w:id="903" w:author="Arthur Parmentier" w:date="2020-06-06T17:01:00Z">
        <w:r w:rsidR="003724FD" w:rsidRPr="007C437A">
          <w:t>and Thompson’s view is that “It is much more interesting and challenging to Soundpaint with the so-called mistake than to acknowledge one has been made. [His] experience has been that composing with the mistake is quite often a more interesting direction to take the composition than any I could think of.”</w:t>
        </w:r>
      </w:ins>
      <w:ins w:id="904" w:author="Arthur Parmentier" w:date="2020-06-06T17:02:00Z">
        <w:r w:rsidR="003724FD" w:rsidRPr="007C437A">
          <w:t xml:space="preserve"> But if mistakes are interesting of the side of the performer, is it any different on the side of the soundpainter?</w:t>
        </w:r>
      </w:ins>
      <w:ins w:id="905" w:author="Arthur Parmentier" w:date="2020-06-07T15:23:00Z">
        <w:r w:rsidR="00773982" w:rsidRPr="007C437A">
          <w:t xml:space="preserve"> We will see that </w:t>
        </w:r>
      </w:ins>
      <w:ins w:id="906" w:author="Arthur Parmentier" w:date="2020-06-07T15:24:00Z">
        <w:r w:rsidR="00773982" w:rsidRPr="007C437A">
          <w:t xml:space="preserve">the definition of a </w:t>
        </w:r>
      </w:ins>
      <w:ins w:id="907" w:author="Arthur Parmentier" w:date="2020-06-07T15:23:00Z">
        <w:r w:rsidR="00773982" w:rsidRPr="007C437A">
          <w:t xml:space="preserve">“mistake” </w:t>
        </w:r>
      </w:ins>
      <w:ins w:id="908" w:author="Arthur Parmentier" w:date="2020-06-07T15:24:00Z">
        <w:r w:rsidR="00773982" w:rsidRPr="007C437A">
          <w:t xml:space="preserve">is </w:t>
        </w:r>
      </w:ins>
      <w:ins w:id="909" w:author="Arthur Parmentier" w:date="2020-06-07T15:25:00Z">
        <w:r w:rsidR="00B2140E" w:rsidRPr="007C437A">
          <w:t>conventional,</w:t>
        </w:r>
      </w:ins>
      <w:ins w:id="910" w:author="Arthur Parmentier" w:date="2020-06-07T15:24:00Z">
        <w:r w:rsidR="00773982" w:rsidRPr="007C437A">
          <w:t xml:space="preserve"> and we will discuss the role of conventions as meta-structures of SP in a next sec</w:t>
        </w:r>
      </w:ins>
      <w:ins w:id="911" w:author="Arthur Parmentier" w:date="2020-06-07T15:25:00Z">
        <w:r w:rsidR="00773982" w:rsidRPr="007C437A">
          <w:t>tion.</w:t>
        </w:r>
        <w:r w:rsidR="00B2140E" w:rsidRPr="007C437A">
          <w:t xml:space="preserve"> However at this point, it is important to </w:t>
        </w:r>
      </w:ins>
      <w:ins w:id="912" w:author="Arthur Parmentier" w:date="2020-06-07T17:46:00Z">
        <w:r w:rsidR="009C1516">
          <w:t>point out</w:t>
        </w:r>
      </w:ins>
      <w:ins w:id="913" w:author="Arthur Parmentier" w:date="2020-06-07T15:25:00Z">
        <w:r w:rsidR="00B2140E" w:rsidRPr="007C437A">
          <w:t xml:space="preserve"> that languages evolve from mistakes and that a different judgement is </w:t>
        </w:r>
      </w:ins>
      <w:ins w:id="914" w:author="Arthur Parmentier" w:date="2020-06-07T15:26:00Z">
        <w:r w:rsidR="00C5542B" w:rsidRPr="007C437A">
          <w:t>applied</w:t>
        </w:r>
      </w:ins>
      <w:ins w:id="915" w:author="Arthur Parmentier" w:date="2020-06-07T15:25:00Z">
        <w:r w:rsidR="00B2140E" w:rsidRPr="007C437A">
          <w:t xml:space="preserve"> in SP depending on whether the mistake is on the side of the</w:t>
        </w:r>
      </w:ins>
      <w:ins w:id="916" w:author="Arthur Parmentier" w:date="2020-06-07T15:26:00Z">
        <w:r w:rsidR="00B2140E" w:rsidRPr="007C437A">
          <w:t xml:space="preserve"> soundpainter or the performer (as interpreter).</w:t>
        </w:r>
      </w:ins>
    </w:p>
    <w:p w:rsidR="008538C8" w:rsidRPr="007C437A" w:rsidRDefault="008538C8" w:rsidP="00E6654A">
      <w:pPr>
        <w:rPr>
          <w:ins w:id="917" w:author="Arthur Parmentier" w:date="2020-06-06T17:02:00Z"/>
        </w:rPr>
      </w:pPr>
      <w:ins w:id="918" w:author="Arthur Parmentier" w:date="2020-06-07T18:55:00Z">
        <w:r>
          <w:t>Soundpainting is presented by Thompson as “the universal multidisciplinary live composing sign language for musicians, actors, dancers, and visual Artists” language.</w:t>
        </w:r>
        <w:r>
          <w:rPr>
            <w:rStyle w:val="Appelnotedebasdep"/>
          </w:rPr>
          <w:footnoteReference w:id="6"/>
        </w:r>
        <w:r>
          <w:t xml:space="preserve"> </w:t>
        </w:r>
      </w:ins>
      <w:ins w:id="922" w:author="Arthur Parmentier" w:date="2020-06-07T18:56:00Z">
        <w:r>
          <w:t xml:space="preserve">One may question whether SP is indeed universal and unique. We will </w:t>
        </w:r>
      </w:ins>
      <w:ins w:id="923" w:author="Arthur Parmentier" w:date="2020-06-07T18:57:00Z">
        <w:r>
          <w:t>see</w:t>
        </w:r>
        <w:r w:rsidR="00EC6EF9">
          <w:t xml:space="preserve"> in a nex</w:t>
        </w:r>
      </w:ins>
      <w:ins w:id="924" w:author="Arthur Parmentier" w:date="2020-06-07T18:58:00Z">
        <w:r w:rsidR="00EC6EF9">
          <w:t>t section</w:t>
        </w:r>
      </w:ins>
      <w:ins w:id="925" w:author="Arthur Parmentier" w:date="2020-06-07T18:57:00Z">
        <w:r>
          <w:t xml:space="preserve"> that they are other sign languages in history that have multiple similarities with SP.</w:t>
        </w:r>
      </w:ins>
    </w:p>
    <w:p w:rsidR="003724FD" w:rsidRDefault="007150A7" w:rsidP="007150A7">
      <w:pPr>
        <w:pStyle w:val="Titre3"/>
        <w:rPr>
          <w:ins w:id="926" w:author="Arthur Parmentier" w:date="2020-06-07T18:06:00Z"/>
        </w:rPr>
      </w:pPr>
      <w:bookmarkStart w:id="927" w:name="_Ref42523320"/>
      <w:bookmarkStart w:id="928" w:name="_Toc42550079"/>
      <w:ins w:id="929" w:author="Arthur Parmentier" w:date="2020-06-07T18:06:00Z">
        <w:r>
          <w:t>The revisited orchestra</w:t>
        </w:r>
        <w:bookmarkEnd w:id="927"/>
        <w:bookmarkEnd w:id="928"/>
      </w:ins>
    </w:p>
    <w:p w:rsidR="00BC086B" w:rsidRDefault="007150A7" w:rsidP="007150A7">
      <w:pPr>
        <w:rPr>
          <w:ins w:id="930" w:author="Arthur Parmentier" w:date="2020-06-07T18:06:00Z"/>
        </w:rPr>
      </w:pPr>
      <w:ins w:id="931" w:author="Arthur Parmentier" w:date="2020-06-07T18:08:00Z">
        <w:r>
          <w:t xml:space="preserve">While </w:t>
        </w:r>
      </w:ins>
      <w:ins w:id="932" w:author="Arthur Parmentier" w:date="2020-06-07T18:09:00Z">
        <w:r>
          <w:t>SP has developed around</w:t>
        </w:r>
        <w:r w:rsidR="0098222C">
          <w:t xml:space="preserve"> </w:t>
        </w:r>
      </w:ins>
      <w:ins w:id="933" w:author="Arthur Parmentier" w:date="2020-06-07T18:10:00Z">
        <w:r w:rsidR="0098222C">
          <w:t xml:space="preserve">a prototypical configuration involving a composer and an orchestra of performers, </w:t>
        </w:r>
      </w:ins>
      <w:ins w:id="934" w:author="Arthur Parmentier" w:date="2020-06-07T18:06:00Z">
        <w:r>
          <w:t>research</w:t>
        </w:r>
        <w:r>
          <w:rPr>
            <w:vertAlign w:val="superscript"/>
          </w:rPr>
          <w:footnoteReference w:id="7"/>
        </w:r>
        <w:r>
          <w:rPr>
            <w:color w:val="FF0000"/>
          </w:rPr>
          <w:t xml:space="preserve"> </w:t>
        </w:r>
        <w:r>
          <w:t xml:space="preserve">in soundpainting and performance has shown the potential of using </w:t>
        </w:r>
      </w:ins>
      <w:ins w:id="967" w:author="Arthur Parmentier" w:date="2020-06-07T18:11:00Z">
        <w:r w:rsidR="0098222C">
          <w:t xml:space="preserve">the language </w:t>
        </w:r>
      </w:ins>
      <w:ins w:id="968" w:author="Arthur Parmentier" w:date="2020-06-07T18:06:00Z">
        <w:r>
          <w:t xml:space="preserve">not only for a frontal performance linking a composer and performers but as a communication and synthesis language </w:t>
        </w:r>
      </w:ins>
      <w:ins w:id="969" w:author="Arthur Parmentier" w:date="2020-06-07T18:11:00Z">
        <w:r w:rsidR="0098222C" w:rsidRPr="0098222C">
          <w:rPr>
            <w:color w:val="0000FF"/>
            <w:rPrChange w:id="970" w:author="Arthur Parmentier" w:date="2020-06-07T18:11:00Z">
              <w:rPr>
                <w:color w:val="0000FF"/>
                <w:u w:val="single"/>
              </w:rPr>
            </w:rPrChange>
          </w:rPr>
          <w:t>between the performers themselves</w:t>
        </w:r>
      </w:ins>
      <w:ins w:id="971" w:author="Arthur Parmentier" w:date="2020-06-07T18:15:00Z">
        <w:r w:rsidR="00E80BBA">
          <w:t xml:space="preserve"> and as a </w:t>
        </w:r>
      </w:ins>
      <w:ins w:id="972" w:author="Arthur Parmentier" w:date="2020-06-07T18:16:00Z">
        <w:r w:rsidR="00E80BBA">
          <w:t>interacting language with the public.</w:t>
        </w:r>
      </w:ins>
      <w:ins w:id="973" w:author="Arthur Parmentier" w:date="2020-06-07T18:39:00Z">
        <w:r w:rsidR="004844B0">
          <w:br/>
        </w:r>
      </w:ins>
      <w:ins w:id="974" w:author="Arthur Parmentier" w:date="2020-06-07T18:40:00Z">
        <w:r w:rsidR="004844B0">
          <w:t xml:space="preserve">Thompson himself speaks about the </w:t>
        </w:r>
      </w:ins>
      <w:ins w:id="975" w:author="Arthur Parmentier" w:date="2020-06-07T18:41:00Z">
        <w:r w:rsidR="004844B0">
          <w:t xml:space="preserve">creation of </w:t>
        </w:r>
      </w:ins>
      <w:ins w:id="976" w:author="Arthur Parmentier" w:date="2020-06-07T18:40:00Z">
        <w:r w:rsidR="004844B0">
          <w:t>“one</w:t>
        </w:r>
      </w:ins>
      <w:ins w:id="977" w:author="Arthur Parmentier" w:date="2020-06-07T18:41:00Z">
        <w:r w:rsidR="004844B0">
          <w:t xml:space="preserve"> handed signs” in SP as</w:t>
        </w:r>
        <w:r w:rsidR="00076BC8">
          <w:t xml:space="preserve"> the transformation of the </w:t>
        </w:r>
        <w:r w:rsidR="00076BC8">
          <w:lastRenderedPageBreak/>
          <w:t>language in response to his n</w:t>
        </w:r>
      </w:ins>
      <w:ins w:id="978" w:author="Arthur Parmentier" w:date="2020-06-07T18:42:00Z">
        <w:r w:rsidR="00076BC8">
          <w:t xml:space="preserve">eed </w:t>
        </w:r>
      </w:ins>
      <w:ins w:id="979" w:author="Arthur Parmentier" w:date="2020-06-07T18:43:00Z">
        <w:r w:rsidR="00420D72">
          <w:t>soundpaint</w:t>
        </w:r>
      </w:ins>
      <w:ins w:id="980" w:author="Arthur Parmentier" w:date="2020-06-07T18:42:00Z">
        <w:r w:rsidR="00076BC8">
          <w:t xml:space="preserve"> while performing, so that he could continue to play while communicate with other performers </w:t>
        </w:r>
      </w:ins>
      <w:ins w:id="981" w:author="Arthur Parmentier" w:date="2020-06-07T18:43:00Z">
        <w:r w:rsidR="00076BC8">
          <w:t>using SP signs.</w:t>
        </w:r>
      </w:ins>
      <w:ins w:id="982" w:author="Arthur Parmentier" w:date="2020-06-07T18:39:00Z">
        <w:r w:rsidR="004844B0">
          <w:br/>
        </w:r>
        <w:r w:rsidR="00AA60AB">
          <w:t xml:space="preserve">In </w:t>
        </w:r>
      </w:ins>
      <w:ins w:id="983" w:author="Arthur Parmentier" w:date="2020-06-07T18:46:00Z">
        <w:r w:rsidR="00F935A9">
          <w:t>each</w:t>
        </w:r>
      </w:ins>
      <w:ins w:id="984" w:author="Arthur Parmentier" w:date="2020-06-07T18:39:00Z">
        <w:r w:rsidR="00AA60AB">
          <w:t xml:space="preserve"> case</w:t>
        </w:r>
      </w:ins>
      <w:ins w:id="985" w:author="Arthur Parmentier" w:date="2020-06-07T18:46:00Z">
        <w:r w:rsidR="00F935A9">
          <w:t>,</w:t>
        </w:r>
      </w:ins>
      <w:ins w:id="986" w:author="Arthur Parmentier" w:date="2020-06-07T18:39:00Z">
        <w:r w:rsidR="00AA60AB">
          <w:t xml:space="preserve"> t</w:t>
        </w:r>
      </w:ins>
      <w:ins w:id="987" w:author="Arthur Parmentier" w:date="2020-06-07T18:16:00Z">
        <w:r w:rsidR="00BC086B">
          <w:t>he traditional frontiers between the</w:t>
        </w:r>
      </w:ins>
      <w:ins w:id="988" w:author="Arthur Parmentier" w:date="2020-06-07T18:17:00Z">
        <w:r w:rsidR="00BC086B">
          <w:t xml:space="preserve"> soundpainter as a composer and the performers as the orchestra </w:t>
        </w:r>
      </w:ins>
      <w:ins w:id="989" w:author="Arthur Parmentier" w:date="2020-06-07T18:39:00Z">
        <w:r w:rsidR="00AA60AB">
          <w:t>are</w:t>
        </w:r>
      </w:ins>
      <w:ins w:id="990" w:author="Arthur Parmentier" w:date="2020-06-07T18:17:00Z">
        <w:r w:rsidR="00BC086B">
          <w:t xml:space="preserve"> blurry and sometimes irrelevant to describe I what I will conceptualize in fu</w:t>
        </w:r>
      </w:ins>
      <w:ins w:id="991" w:author="Arthur Parmentier" w:date="2020-06-07T18:18:00Z">
        <w:r w:rsidR="00BC086B">
          <w:t>rther sections as different configurations of SP.</w:t>
        </w:r>
      </w:ins>
    </w:p>
    <w:p w:rsidR="00654D43" w:rsidRDefault="00654D43">
      <w:pPr>
        <w:rPr>
          <w:ins w:id="992" w:author="Arthur Parmentier" w:date="2020-06-07T19:59:00Z"/>
        </w:rPr>
      </w:pPr>
      <w:ins w:id="993" w:author="Arthur Parmentier" w:date="2020-06-07T19:59:00Z">
        <w:r>
          <w:br w:type="page"/>
        </w:r>
      </w:ins>
    </w:p>
    <w:p w:rsidR="007150A7" w:rsidRPr="007150A7" w:rsidDel="00654D43" w:rsidRDefault="007150A7">
      <w:pPr>
        <w:rPr>
          <w:del w:id="994" w:author="Arthur Parmentier" w:date="2020-06-07T19:59:00Z"/>
        </w:rPr>
      </w:pPr>
    </w:p>
    <w:p w:rsidR="00A7011E" w:rsidRPr="007C437A" w:rsidDel="00654D43" w:rsidRDefault="00A7011E" w:rsidP="00E6654A">
      <w:pPr>
        <w:rPr>
          <w:del w:id="995" w:author="Arthur Parmentier" w:date="2020-06-07T19:59:00Z"/>
        </w:rPr>
      </w:pPr>
      <w:del w:id="996" w:author="Arthur Parmentier" w:date="2020-06-07T19:59:00Z">
        <w:r w:rsidRPr="007C437A" w:rsidDel="00654D43">
          <w:delText>Modern societies: to what extent can the SP concepts of performance, content, parameters, identifiers… apply to non-modern groups?</w:delText>
        </w:r>
      </w:del>
    </w:p>
    <w:p w:rsidR="00010FF3" w:rsidRPr="007C437A" w:rsidRDefault="00462E61" w:rsidP="00E6654A">
      <w:r w:rsidRPr="007C437A">
        <w:t>Transition: culture to concepts</w:t>
      </w:r>
    </w:p>
    <w:p w:rsidR="001D5E7F" w:rsidRPr="007C437A" w:rsidRDefault="001D5E7F" w:rsidP="00E6654A"/>
    <w:p w:rsidR="001D5E7F" w:rsidRPr="007C437A" w:rsidDel="00EF7368" w:rsidRDefault="001D5E7F" w:rsidP="00E6654A">
      <w:pPr>
        <w:rPr>
          <w:del w:id="997" w:author="Arthur Parmentier" w:date="2020-06-07T19:54:00Z"/>
        </w:rPr>
      </w:pPr>
    </w:p>
    <w:p w:rsidR="00A938B2" w:rsidRPr="007C437A" w:rsidRDefault="001D5E7F" w:rsidP="00E6654A">
      <w:del w:id="998" w:author="Arthur Parmentier" w:date="2020-06-07T19:54:00Z">
        <w:r w:rsidRPr="007C437A" w:rsidDel="00EF7368">
          <w:delText>Write more about the evolution, in order to introduce the concepts later.</w:delText>
        </w:r>
        <w:r w:rsidR="00960BA6" w:rsidRPr="007C437A" w:rsidDel="00EF7368">
          <w:delText xml:space="preserve"> It should already give an overall broad picture of what SP looks like at this point</w:delText>
        </w:r>
      </w:del>
      <w:ins w:id="999" w:author="Arthur Parmentier" w:date="2020-05-14T14:13:00Z">
        <w:r w:rsidR="00A938B2" w:rsidRPr="007C437A">
          <w:t>Hypothesis: historical link with neums (dev in fr)</w:t>
        </w:r>
      </w:ins>
    </w:p>
    <w:p w:rsidR="000027F3" w:rsidRPr="007C437A" w:rsidRDefault="000027F3" w:rsidP="00E6654A"/>
    <w:p w:rsidR="00960BA6" w:rsidRDefault="00960BA6" w:rsidP="00E6654A">
      <w:pPr>
        <w:pStyle w:val="Titre1"/>
        <w:rPr>
          <w:ins w:id="1000" w:author="Arthur Parmentier" w:date="2020-06-07T19:54:00Z"/>
        </w:rPr>
      </w:pPr>
      <w:bookmarkStart w:id="1001" w:name="_Toc40025943"/>
      <w:bookmarkStart w:id="1002" w:name="_Toc42550080"/>
      <w:bookmarkStart w:id="1003" w:name="_Toc40025934"/>
      <w:r w:rsidRPr="007C437A">
        <w:t>Historical and theoretical context</w:t>
      </w:r>
      <w:bookmarkEnd w:id="1001"/>
      <w:bookmarkEnd w:id="1002"/>
    </w:p>
    <w:p w:rsidR="00EF7368" w:rsidRDefault="00EF7368" w:rsidP="00EF7368">
      <w:pPr>
        <w:rPr>
          <w:ins w:id="1004" w:author="Arthur Parmentier" w:date="2020-06-07T19:58:00Z"/>
        </w:rPr>
      </w:pPr>
      <w:ins w:id="1005" w:author="Arthur Parmentier" w:date="2020-06-07T19:55:00Z">
        <w:r>
          <w:t>To better understand the adoption of SP in the West</w:t>
        </w:r>
      </w:ins>
      <w:ins w:id="1006" w:author="Arthur Parmentier" w:date="2020-06-07T19:56:00Z">
        <w:r>
          <w:t xml:space="preserve">ern culture and the conceptual systems that it is based on, we will discuss some </w:t>
        </w:r>
      </w:ins>
      <w:ins w:id="1007" w:author="Arthur Parmentier" w:date="2020-06-07T19:57:00Z">
        <w:r>
          <w:t>historical and theoretical elements of context that relates to the notion of sign language, real time composition and the use of sig</w:t>
        </w:r>
      </w:ins>
      <w:ins w:id="1008" w:author="Arthur Parmentier" w:date="2020-06-07T19:58:00Z">
        <w:r>
          <w:t>ns for conducting in music and arts.</w:t>
        </w:r>
      </w:ins>
    </w:p>
    <w:p w:rsidR="00E71A4E" w:rsidRPr="00EF7368" w:rsidDel="006D5BBB" w:rsidRDefault="00E71A4E">
      <w:pPr>
        <w:rPr>
          <w:del w:id="1009" w:author="Arthur Parmentier" w:date="2020-06-07T21:11:00Z"/>
          <w:rPrChange w:id="1010" w:author="Arthur Parmentier" w:date="2020-06-07T19:54:00Z">
            <w:rPr>
              <w:del w:id="1011" w:author="Arthur Parmentier" w:date="2020-06-07T21:11:00Z"/>
            </w:rPr>
          </w:rPrChange>
        </w:rPr>
        <w:pPrChange w:id="1012" w:author="Arthur Parmentier" w:date="2020-06-07T19:54:00Z">
          <w:pPr>
            <w:pStyle w:val="Titre1"/>
          </w:pPr>
        </w:pPrChange>
      </w:pPr>
      <w:ins w:id="1013" w:author="Arthur Parmentier" w:date="2020-06-07T19:58:00Z">
        <w:r>
          <w:t>These notions will also bring important theoretical concepts that I will use to analyze some mechanisms of SP</w:t>
        </w:r>
      </w:ins>
      <w:ins w:id="1014" w:author="Arthur Parmentier" w:date="2020-06-07T19:59:00Z">
        <w:r w:rsidR="008155A6">
          <w:t xml:space="preserve"> in </w:t>
        </w:r>
        <w:r w:rsidR="002376CA">
          <w:t>linguistic terms.</w:t>
        </w:r>
      </w:ins>
    </w:p>
    <w:p w:rsidR="006D5BBB" w:rsidRDefault="006D5BBB">
      <w:pPr>
        <w:rPr>
          <w:ins w:id="1015" w:author="Arthur Parmentier" w:date="2020-06-07T21:11:00Z"/>
        </w:rPr>
        <w:pPrChange w:id="1016" w:author="Arthur Parmentier" w:date="2020-06-07T21:11:00Z">
          <w:pPr>
            <w:pStyle w:val="Titre2"/>
          </w:pPr>
        </w:pPrChange>
      </w:pPr>
      <w:bookmarkStart w:id="1017" w:name="_Toc40025944"/>
      <w:bookmarkEnd w:id="1017"/>
    </w:p>
    <w:p w:rsidR="006D5BBB" w:rsidRDefault="006D5BBB" w:rsidP="006D5BBB">
      <w:pPr>
        <w:pStyle w:val="Titre2"/>
        <w:numPr>
          <w:ilvl w:val="1"/>
          <w:numId w:val="42"/>
        </w:numPr>
        <w:rPr>
          <w:ins w:id="1018" w:author="Arthur Parmentier" w:date="2020-06-07T21:11:00Z"/>
        </w:rPr>
      </w:pPr>
      <w:bookmarkStart w:id="1019" w:name="_Toc42550081"/>
      <w:ins w:id="1020" w:author="Arthur Parmentier" w:date="2020-06-07T21:11:00Z">
        <w:r>
          <w:t>Signs and l</w:t>
        </w:r>
        <w:r w:rsidRPr="007C437A">
          <w:t>inguistics</w:t>
        </w:r>
        <w:bookmarkEnd w:id="1019"/>
      </w:ins>
    </w:p>
    <w:p w:rsidR="006D5BBB" w:rsidRDefault="006D5BBB" w:rsidP="006D5BBB">
      <w:pPr>
        <w:rPr>
          <w:ins w:id="1021" w:author="Arthur Parmentier" w:date="2020-06-07T21:12:00Z"/>
        </w:rPr>
      </w:pPr>
      <w:ins w:id="1022" w:author="Arthur Parmentier" w:date="2020-06-07T21:11:00Z">
        <w:r>
          <w:t xml:space="preserve">First, I would like to review </w:t>
        </w:r>
      </w:ins>
      <w:ins w:id="1023" w:author="Arthur Parmentier" w:date="2020-06-07T21:12:00Z">
        <w:r>
          <w:t>the notion of sign language in linguistics that will allow us to better understand SP as a language.</w:t>
        </w:r>
      </w:ins>
    </w:p>
    <w:p w:rsidR="006D5BBB" w:rsidRDefault="006D5BBB" w:rsidP="006D5BBB">
      <w:pPr>
        <w:pStyle w:val="Titre3"/>
        <w:rPr>
          <w:ins w:id="1024" w:author="Arthur Parmentier" w:date="2020-06-07T21:35:00Z"/>
        </w:rPr>
      </w:pPr>
      <w:bookmarkStart w:id="1025" w:name="_Toc42550082"/>
      <w:ins w:id="1026" w:author="Arthur Parmentier" w:date="2020-06-07T21:12:00Z">
        <w:r>
          <w:t>Theories of signs</w:t>
        </w:r>
      </w:ins>
      <w:bookmarkEnd w:id="1025"/>
    </w:p>
    <w:p w:rsidR="00967518" w:rsidRPr="00967518" w:rsidRDefault="00967518">
      <w:pPr>
        <w:rPr>
          <w:ins w:id="1027" w:author="Arthur Parmentier" w:date="2020-06-07T21:12:00Z"/>
          <w:rPrChange w:id="1028" w:author="Arthur Parmentier" w:date="2020-06-07T21:35:00Z">
            <w:rPr>
              <w:ins w:id="1029" w:author="Arthur Parmentier" w:date="2020-06-07T21:12:00Z"/>
            </w:rPr>
          </w:rPrChange>
        </w:rPr>
        <w:pPrChange w:id="1030" w:author="Arthur Parmentier" w:date="2020-06-07T21:35:00Z">
          <w:pPr>
            <w:pStyle w:val="Titre3"/>
          </w:pPr>
        </w:pPrChange>
      </w:pPr>
      <w:ins w:id="1031" w:author="Arthur Parmentier" w:date="2020-06-07T21:35:00Z">
        <w:r>
          <w:t xml:space="preserve">The most basic definition of a sign is that </w:t>
        </w:r>
      </w:ins>
      <w:ins w:id="1032" w:author="Arthur Parmentier" w:date="2020-06-07T21:36:00Z">
        <w:r>
          <w:t xml:space="preserve">it is something that stands for something else. The discipline that deal with this notion is called semiotics, and linguistics </w:t>
        </w:r>
      </w:ins>
      <w:ins w:id="1033" w:author="Arthur Parmentier" w:date="2020-06-07T21:37:00Z">
        <w:r>
          <w:t>is</w:t>
        </w:r>
      </w:ins>
      <w:ins w:id="1034" w:author="Arthur Parmentier" w:date="2020-06-07T21:36:00Z">
        <w:r>
          <w:t xml:space="preserve"> bas</w:t>
        </w:r>
      </w:ins>
      <w:ins w:id="1035" w:author="Arthur Parmentier" w:date="2020-06-07T21:37:00Z">
        <w:r>
          <w:t>ically a sub-discipline of semiotics as our language itself is a system of signs.</w:t>
        </w:r>
        <w:r>
          <w:rPr>
            <w:rStyle w:val="Appelnotedebasdep"/>
          </w:rPr>
          <w:footnoteReference w:id="8"/>
        </w:r>
        <w:r w:rsidR="00613706">
          <w:t xml:space="preserve"> </w:t>
        </w:r>
      </w:ins>
      <w:ins w:id="1038" w:author="Arthur Parmentier" w:date="2020-06-07T21:38:00Z">
        <w:r w:rsidR="00613706">
          <w:t>I would like to introduce a few theories on signs that will help us understanding the processes of SP.</w:t>
        </w:r>
      </w:ins>
    </w:p>
    <w:p w:rsidR="004A28AB" w:rsidRDefault="004A28AB" w:rsidP="004A28AB">
      <w:pPr>
        <w:pStyle w:val="Titre4"/>
        <w:rPr>
          <w:ins w:id="1039" w:author="Arthur Parmentier" w:date="2020-06-07T21:13:00Z"/>
        </w:rPr>
      </w:pPr>
      <w:ins w:id="1040" w:author="Arthur Parmentier" w:date="2020-06-07T21:13:00Z">
        <w:r w:rsidRPr="004A28AB">
          <w:t xml:space="preserve">De Saussure </w:t>
        </w:r>
      </w:ins>
      <w:ins w:id="1041" w:author="Arthur Parmentier" w:date="2020-06-07T21:16:00Z">
        <w:r w:rsidR="00AD4404">
          <w:t>signified and signifier</w:t>
        </w:r>
      </w:ins>
    </w:p>
    <w:p w:rsidR="004A28AB" w:rsidRDefault="004A28AB" w:rsidP="004A28AB">
      <w:pPr>
        <w:rPr>
          <w:ins w:id="1042" w:author="Arthur Parmentier" w:date="2020-06-07T21:14:00Z"/>
        </w:rPr>
      </w:pPr>
      <w:ins w:id="1043" w:author="Arthur Parmentier" w:date="2020-06-07T21:14:00Z">
        <w:r>
          <w:t>Due to his theories on the structure of language, the Swiss linguist, Ferdinand de Saussure  (1857-1913)  is often known as the founder of modern linguistics.</w:t>
        </w:r>
        <w:r>
          <w:rPr>
            <w:rStyle w:val="Appelnotedebasdep"/>
          </w:rPr>
          <w:footnoteReference w:id="9"/>
        </w:r>
      </w:ins>
    </w:p>
    <w:p w:rsidR="00AD4404" w:rsidRDefault="00AD4404" w:rsidP="004A28AB">
      <w:pPr>
        <w:rPr>
          <w:ins w:id="1046" w:author="Arthur Parmentier" w:date="2020-06-07T21:15:00Z"/>
        </w:rPr>
      </w:pPr>
      <w:ins w:id="1047" w:author="Arthur Parmentier" w:date="2020-06-07T21:14:00Z">
        <w:r>
          <w:t xml:space="preserve">The main </w:t>
        </w:r>
      </w:ins>
      <w:ins w:id="1048" w:author="Arthur Parmentier" w:date="2020-06-07T21:15:00Z">
        <w:r>
          <w:t>idea brought by De Saussure is that a sign is made of two components</w:t>
        </w:r>
      </w:ins>
      <w:ins w:id="1049" w:author="Arthur Parmentier" w:date="2020-06-07T21:39:00Z">
        <w:r w:rsidR="00FB3C33">
          <w:t xml:space="preserve"> (the so-called “egg model”)</w:t>
        </w:r>
      </w:ins>
      <w:ins w:id="1050" w:author="Arthur Parmentier" w:date="2020-06-07T21:15:00Z">
        <w:r>
          <w:t>:</w:t>
        </w:r>
      </w:ins>
    </w:p>
    <w:p w:rsidR="00AD4404" w:rsidRDefault="00AD4404" w:rsidP="00AD4404">
      <w:pPr>
        <w:pStyle w:val="Paragraphedeliste"/>
        <w:numPr>
          <w:ilvl w:val="0"/>
          <w:numId w:val="43"/>
        </w:numPr>
        <w:rPr>
          <w:ins w:id="1051" w:author="Arthur Parmentier" w:date="2020-06-07T21:15:00Z"/>
        </w:rPr>
      </w:pPr>
      <w:ins w:id="1052" w:author="Arthur Parmentier" w:date="2020-06-07T21:15:00Z">
        <w:r>
          <w:t>A signified, which is the concept or meaning part of the sign</w:t>
        </w:r>
      </w:ins>
      <w:ins w:id="1053" w:author="Arthur Parmentier" w:date="2020-06-07T21:18:00Z">
        <w:r w:rsidR="005E0152">
          <w:t xml:space="preserve"> (the sign’s “content”)</w:t>
        </w:r>
      </w:ins>
    </w:p>
    <w:p w:rsidR="00AD4404" w:rsidRDefault="00AD4404" w:rsidP="00AD4404">
      <w:pPr>
        <w:pStyle w:val="Paragraphedeliste"/>
        <w:numPr>
          <w:ilvl w:val="0"/>
          <w:numId w:val="43"/>
        </w:numPr>
        <w:rPr>
          <w:ins w:id="1054" w:author="Arthur Parmentier" w:date="2020-06-07T21:17:00Z"/>
        </w:rPr>
      </w:pPr>
      <w:ins w:id="1055" w:author="Arthur Parmentier" w:date="2020-06-07T21:16:00Z">
        <w:r>
          <w:t>A signifier that represents the signified</w:t>
        </w:r>
      </w:ins>
      <w:ins w:id="1056" w:author="Arthur Parmentier" w:date="2020-06-07T21:18:00Z">
        <w:r w:rsidR="005E0152">
          <w:t xml:space="preserve"> (the sign’s “body”)</w:t>
        </w:r>
      </w:ins>
    </w:p>
    <w:p w:rsidR="005E0152" w:rsidRDefault="005E0152" w:rsidP="005E0152">
      <w:pPr>
        <w:rPr>
          <w:ins w:id="1057" w:author="Arthur Parmentier" w:date="2020-06-07T21:20:00Z"/>
        </w:rPr>
      </w:pPr>
      <w:ins w:id="1058" w:author="Arthur Parmentier" w:date="2020-06-07T21:17:00Z">
        <w:r>
          <w:t xml:space="preserve">Moreover, </w:t>
        </w:r>
      </w:ins>
      <w:ins w:id="1059" w:author="Arthur Parmentier" w:date="2020-06-07T21:22:00Z">
        <w:r w:rsidR="005F301D">
          <w:t xml:space="preserve">he claims that </w:t>
        </w:r>
      </w:ins>
      <w:ins w:id="1060" w:author="Arthur Parmentier" w:date="2020-06-07T21:17:00Z">
        <w:r>
          <w:t xml:space="preserve">the relation between the signifier and </w:t>
        </w:r>
      </w:ins>
      <w:ins w:id="1061" w:author="Arthur Parmentier" w:date="2020-06-07T21:19:00Z">
        <w:r w:rsidR="005F301D">
          <w:t>signified is conventional and arbitrary (it could be something else).</w:t>
        </w:r>
      </w:ins>
    </w:p>
    <w:p w:rsidR="005F301D" w:rsidRDefault="005F301D">
      <w:pPr>
        <w:pStyle w:val="Titre4"/>
        <w:rPr>
          <w:ins w:id="1062" w:author="Arthur Parmentier" w:date="2020-06-07T21:16:00Z"/>
        </w:rPr>
        <w:pPrChange w:id="1063" w:author="Arthur Parmentier" w:date="2020-06-07T21:20:00Z">
          <w:pPr>
            <w:pStyle w:val="Paragraphedeliste"/>
            <w:numPr>
              <w:numId w:val="43"/>
            </w:numPr>
            <w:ind w:hanging="360"/>
          </w:pPr>
        </w:pPrChange>
      </w:pPr>
      <w:ins w:id="1064" w:author="Arthur Parmentier" w:date="2020-06-07T21:20:00Z">
        <w:r w:rsidRPr="005F301D">
          <w:lastRenderedPageBreak/>
          <w:t>Charles</w:t>
        </w:r>
      </w:ins>
      <w:ins w:id="1065" w:author="Arthur Parmentier" w:date="2020-06-07T21:21:00Z">
        <w:r>
          <w:t xml:space="preserve"> </w:t>
        </w:r>
      </w:ins>
      <w:ins w:id="1066" w:author="Arthur Parmentier" w:date="2020-06-07T21:20:00Z">
        <w:r w:rsidRPr="005F301D">
          <w:t>Sanders</w:t>
        </w:r>
      </w:ins>
      <w:ins w:id="1067" w:author="Arthur Parmentier" w:date="2020-06-07T21:21:00Z">
        <w:r>
          <w:t xml:space="preserve"> </w:t>
        </w:r>
      </w:ins>
      <w:ins w:id="1068" w:author="Arthur Parmentier" w:date="2020-06-07T21:20:00Z">
        <w:r w:rsidRPr="005F301D">
          <w:t>Peirce</w:t>
        </w:r>
      </w:ins>
    </w:p>
    <w:p w:rsidR="00AD4404" w:rsidRDefault="005F301D" w:rsidP="00AD4404">
      <w:pPr>
        <w:rPr>
          <w:ins w:id="1069" w:author="Arthur Parmentier" w:date="2020-06-07T21:34:00Z"/>
        </w:rPr>
      </w:pPr>
      <w:ins w:id="1070" w:author="Arthur Parmentier" w:date="2020-06-07T21:27:00Z">
        <w:r>
          <w:t xml:space="preserve">Charles Sanders Peirce </w:t>
        </w:r>
      </w:ins>
      <w:ins w:id="1071" w:author="Arthur Parmentier" w:date="2020-06-07T21:31:00Z">
        <w:r w:rsidR="00967518">
          <w:t xml:space="preserve">proposed in 1903 a more complex </w:t>
        </w:r>
      </w:ins>
      <w:ins w:id="1072" w:author="Arthur Parmentier" w:date="2020-06-07T21:32:00Z">
        <w:r w:rsidR="00967518">
          <w:t>classification of theory of signs</w:t>
        </w:r>
      </w:ins>
      <w:ins w:id="1073" w:author="Arthur Parmentier" w:date="2020-06-07T21:33:00Z">
        <w:r w:rsidR="00967518">
          <w:t xml:space="preserve"> in triadic ele</w:t>
        </w:r>
      </w:ins>
      <w:ins w:id="1074" w:author="Arthur Parmentier" w:date="2020-06-07T21:34:00Z">
        <w:r w:rsidR="00967518">
          <w:t>ments.</w:t>
        </w:r>
      </w:ins>
      <w:ins w:id="1075" w:author="Arthur Parmentier" w:date="2020-06-07T21:33:00Z">
        <w:r w:rsidR="00967518">
          <w:rPr>
            <w:rStyle w:val="Appelnotedebasdep"/>
          </w:rPr>
          <w:footnoteReference w:id="10"/>
        </w:r>
      </w:ins>
      <w:ins w:id="1084" w:author="Arthur Parmentier" w:date="2020-06-07T21:34:00Z">
        <w:r w:rsidR="00967518">
          <w:t xml:space="preserve"> For instance, he claims that signs can be categorized in three classes:</w:t>
        </w:r>
      </w:ins>
    </w:p>
    <w:p w:rsidR="00967518" w:rsidRDefault="00967518" w:rsidP="00967518">
      <w:pPr>
        <w:pStyle w:val="Paragraphedeliste"/>
        <w:numPr>
          <w:ilvl w:val="0"/>
          <w:numId w:val="43"/>
        </w:numPr>
        <w:rPr>
          <w:ins w:id="1085" w:author="Arthur Parmentier" w:date="2020-06-07T21:34:00Z"/>
        </w:rPr>
      </w:pPr>
      <w:ins w:id="1086" w:author="Arthur Parmentier" w:date="2020-06-07T21:34:00Z">
        <w:r>
          <w:t>Symbols</w:t>
        </w:r>
      </w:ins>
      <w:ins w:id="1087" w:author="Arthur Parmentier" w:date="2020-06-07T21:40:00Z">
        <w:r w:rsidR="00B83B38">
          <w:t xml:space="preserve">: </w:t>
        </w:r>
      </w:ins>
      <w:ins w:id="1088" w:author="Arthur Parmentier" w:date="2020-06-07T21:41:00Z">
        <w:r w:rsidR="00B83B38">
          <w:t>arbitrary</w:t>
        </w:r>
      </w:ins>
      <w:ins w:id="1089" w:author="Arthur Parmentier" w:date="2020-06-07T21:40:00Z">
        <w:r w:rsidR="00B83B38">
          <w:t xml:space="preserve"> signs that </w:t>
        </w:r>
      </w:ins>
      <w:ins w:id="1090" w:author="Arthur Parmentier" w:date="2020-06-07T21:44:00Z">
        <w:r w:rsidR="00B83B38">
          <w:t>must</w:t>
        </w:r>
      </w:ins>
      <w:ins w:id="1091" w:author="Arthur Parmentier" w:date="2020-06-07T21:40:00Z">
        <w:r w:rsidR="00B83B38">
          <w:t xml:space="preserve"> be learned</w:t>
        </w:r>
      </w:ins>
    </w:p>
    <w:p w:rsidR="00967518" w:rsidRDefault="00967518" w:rsidP="00967518">
      <w:pPr>
        <w:pStyle w:val="Paragraphedeliste"/>
        <w:numPr>
          <w:ilvl w:val="0"/>
          <w:numId w:val="43"/>
        </w:numPr>
        <w:rPr>
          <w:ins w:id="1092" w:author="Arthur Parmentier" w:date="2020-06-07T21:34:00Z"/>
        </w:rPr>
      </w:pPr>
      <w:ins w:id="1093" w:author="Arthur Parmentier" w:date="2020-06-07T21:34:00Z">
        <w:r>
          <w:t>Icons</w:t>
        </w:r>
      </w:ins>
      <w:ins w:id="1094" w:author="Arthur Parmentier" w:date="2020-06-07T21:41:00Z">
        <w:r w:rsidR="00B83B38">
          <w:t xml:space="preserve">: </w:t>
        </w:r>
      </w:ins>
      <w:ins w:id="1095" w:author="Arthur Parmentier" w:date="2020-06-07T21:42:00Z">
        <w:r w:rsidR="00B83B38">
          <w:t xml:space="preserve">signs </w:t>
        </w:r>
      </w:ins>
      <w:ins w:id="1096" w:author="Arthur Parmentier" w:date="2020-06-07T21:43:00Z">
        <w:r w:rsidR="00B83B38">
          <w:t>for content and bodies that are similar in look, sound, smell or taste</w:t>
        </w:r>
      </w:ins>
    </w:p>
    <w:p w:rsidR="00967518" w:rsidRDefault="00967518" w:rsidP="00967518">
      <w:pPr>
        <w:pStyle w:val="Paragraphedeliste"/>
        <w:numPr>
          <w:ilvl w:val="0"/>
          <w:numId w:val="43"/>
        </w:numPr>
        <w:rPr>
          <w:ins w:id="1097" w:author="Arthur Parmentier" w:date="2020-06-07T21:44:00Z"/>
        </w:rPr>
      </w:pPr>
      <w:ins w:id="1098" w:author="Arthur Parmentier" w:date="2020-06-07T21:34:00Z">
        <w:r>
          <w:t>Indices (or index)</w:t>
        </w:r>
      </w:ins>
      <w:ins w:id="1099" w:author="Arthur Parmentier" w:date="2020-06-07T21:43:00Z">
        <w:r w:rsidR="00B83B38">
          <w:t xml:space="preserve">: signs that are caused by the thing they </w:t>
        </w:r>
      </w:ins>
      <w:ins w:id="1100" w:author="Arthur Parmentier" w:date="2020-06-07T21:44:00Z">
        <w:r w:rsidR="00B83B38">
          <w:t>stand for or bear close connection between body and content</w:t>
        </w:r>
      </w:ins>
    </w:p>
    <w:p w:rsidR="00B83B38" w:rsidRPr="00B83B38" w:rsidRDefault="00B83B38">
      <w:pPr>
        <w:rPr>
          <w:ins w:id="1101" w:author="Arthur Parmentier" w:date="2020-06-07T21:11:00Z"/>
          <w:rPrChange w:id="1102" w:author="Arthur Parmentier" w:date="2020-06-07T21:44:00Z">
            <w:rPr>
              <w:ins w:id="1103" w:author="Arthur Parmentier" w:date="2020-06-07T21:11:00Z"/>
            </w:rPr>
          </w:rPrChange>
        </w:rPr>
        <w:pPrChange w:id="1104" w:author="Arthur Parmentier" w:date="2020-06-07T21:44:00Z">
          <w:pPr>
            <w:pStyle w:val="Titre2"/>
            <w:numPr>
              <w:numId w:val="42"/>
            </w:numPr>
          </w:pPr>
        </w:pPrChange>
      </w:pPr>
      <w:ins w:id="1105" w:author="Arthur Parmentier" w:date="2020-06-07T21:44:00Z">
        <w:r w:rsidRPr="00B83B38">
          <w:rPr>
            <w:rPrChange w:id="1106" w:author="Arthur Parmentier" w:date="2020-06-07T21:44:00Z">
              <w:rPr/>
            </w:rPrChange>
          </w:rPr>
          <w:t>For Peirce, t</w:t>
        </w:r>
        <w:r w:rsidRPr="00B83B38">
          <w:rPr>
            <w:rPrChange w:id="1107" w:author="Arthur Parmentier" w:date="2020-06-07T21:44:00Z">
              <w:rPr>
                <w:lang w:val="fr-FR"/>
              </w:rPr>
            </w:rPrChange>
          </w:rPr>
          <w:t xml:space="preserve">he most </w:t>
        </w:r>
      </w:ins>
      <w:ins w:id="1108" w:author="Arthur Parmentier" w:date="2020-06-07T21:45:00Z">
        <w:r w:rsidRPr="00B83B38">
          <w:rPr>
            <w:rPrChange w:id="1109" w:author="Arthur Parmentier" w:date="2020-06-07T21:44:00Z">
              <w:rPr/>
            </w:rPrChange>
          </w:rPr>
          <w:t>v</w:t>
        </w:r>
        <w:r>
          <w:t>ersatile</w:t>
        </w:r>
      </w:ins>
      <w:ins w:id="1110" w:author="Arthur Parmentier" w:date="2020-06-07T21:44:00Z">
        <w:r>
          <w:t xml:space="preserve"> signs are symbols because they can express more ab</w:t>
        </w:r>
      </w:ins>
      <w:ins w:id="1111" w:author="Arthur Parmentier" w:date="2020-06-07T21:45:00Z">
        <w:r>
          <w:t>stract and complex concepts.</w:t>
        </w:r>
      </w:ins>
    </w:p>
    <w:p w:rsidR="00E962D4" w:rsidRDefault="00FD4AA0" w:rsidP="006D5BBB">
      <w:pPr>
        <w:pStyle w:val="Titre3"/>
        <w:rPr>
          <w:ins w:id="1112" w:author="Arthur Parmentier" w:date="2020-06-08T11:24:00Z"/>
        </w:rPr>
      </w:pPr>
      <w:bookmarkStart w:id="1113" w:name="_Toc42550084"/>
      <w:ins w:id="1114" w:author="Arthur Parmentier" w:date="2020-06-08T11:24:00Z">
        <w:r>
          <w:t>C</w:t>
        </w:r>
      </w:ins>
      <w:ins w:id="1115" w:author="Arthur Parmentier" w:date="2020-06-08T11:11:00Z">
        <w:r w:rsidR="00E962D4">
          <w:t>ommunication</w:t>
        </w:r>
      </w:ins>
      <w:bookmarkEnd w:id="1113"/>
    </w:p>
    <w:p w:rsidR="00FD4AA0" w:rsidRPr="00FD4AA0" w:rsidRDefault="00F13BE8">
      <w:pPr>
        <w:pStyle w:val="Titre4"/>
        <w:rPr>
          <w:ins w:id="1116" w:author="Arthur Parmentier" w:date="2020-06-08T11:11:00Z"/>
          <w:rPrChange w:id="1117" w:author="Arthur Parmentier" w:date="2020-06-08T11:24:00Z">
            <w:rPr>
              <w:ins w:id="1118" w:author="Arthur Parmentier" w:date="2020-06-08T11:11:00Z"/>
            </w:rPr>
          </w:rPrChange>
        </w:rPr>
        <w:pPrChange w:id="1119" w:author="Arthur Parmentier" w:date="2020-06-08T11:24:00Z">
          <w:pPr>
            <w:pStyle w:val="Titre3"/>
          </w:pPr>
        </w:pPrChange>
      </w:pPr>
      <w:ins w:id="1120" w:author="Arthur Parmentier" w:date="2020-06-08T11:24:00Z">
        <w:r>
          <w:t>Elements of communication</w:t>
        </w:r>
      </w:ins>
    </w:p>
    <w:p w:rsidR="00E962D4" w:rsidRDefault="00EB127C" w:rsidP="00E962D4">
      <w:pPr>
        <w:rPr>
          <w:ins w:id="1121" w:author="Arthur Parmentier" w:date="2020-06-08T11:13:00Z"/>
        </w:rPr>
      </w:pPr>
      <w:ins w:id="1122" w:author="Arthur Parmentier" w:date="2020-06-08T12:02:00Z">
        <w:r>
          <w:t>Even though more complex models have been proposed</w:t>
        </w:r>
        <w:r w:rsidR="001E578F">
          <w:t xml:space="preserve"> since</w:t>
        </w:r>
      </w:ins>
      <w:ins w:id="1123" w:author="Arthur Parmentier" w:date="2020-06-08T12:03:00Z">
        <w:r w:rsidR="001E578F">
          <w:t>, we find the basic elements</w:t>
        </w:r>
      </w:ins>
      <w:ins w:id="1124" w:author="Arthur Parmentier" w:date="2020-06-08T11:52:00Z">
        <w:r w:rsidR="00CC611D">
          <w:t xml:space="preserve"> of </w:t>
        </w:r>
      </w:ins>
      <w:ins w:id="1125" w:author="Arthur Parmentier" w:date="2020-06-08T11:11:00Z">
        <w:r w:rsidR="00E962D4">
          <w:t xml:space="preserve">communication </w:t>
        </w:r>
      </w:ins>
      <w:ins w:id="1126" w:author="Arthur Parmentier" w:date="2020-06-08T12:03:00Z">
        <w:r w:rsidR="001E578F">
          <w:t xml:space="preserve">in the </w:t>
        </w:r>
      </w:ins>
      <w:ins w:id="1127" w:author="Arthur Parmentier" w:date="2020-06-08T11:11:00Z">
        <w:r w:rsidR="00E962D4">
          <w:t>theory</w:t>
        </w:r>
      </w:ins>
      <w:ins w:id="1128" w:author="Arthur Parmentier" w:date="2020-06-08T11:52:00Z">
        <w:r w:rsidR="00CC611D">
          <w:t xml:space="preserve"> </w:t>
        </w:r>
      </w:ins>
      <w:ins w:id="1129" w:author="Arthur Parmentier" w:date="2020-06-08T12:03:00Z">
        <w:r w:rsidR="001E578F">
          <w:t>of</w:t>
        </w:r>
      </w:ins>
      <w:ins w:id="1130" w:author="Arthur Parmentier" w:date="2020-06-08T11:52:00Z">
        <w:r w:rsidR="00CC611D">
          <w:t xml:space="preserve"> Shannon</w:t>
        </w:r>
      </w:ins>
      <w:ins w:id="1131" w:author="Arthur Parmentier" w:date="2020-06-08T11:11:00Z">
        <w:r w:rsidR="00E962D4">
          <w:rPr>
            <w:rStyle w:val="Appelnotedebasdep"/>
          </w:rPr>
          <w:footnoteReference w:id="11"/>
        </w:r>
        <w:r w:rsidR="00E962D4">
          <w:t xml:space="preserve">, </w:t>
        </w:r>
      </w:ins>
      <w:ins w:id="1153" w:author="Arthur Parmentier" w:date="2020-06-08T11:12:00Z">
        <w:r w:rsidR="00E962D4">
          <w:t>that will</w:t>
        </w:r>
      </w:ins>
      <w:ins w:id="1154" w:author="Arthur Parmentier" w:date="2020-06-08T11:13:00Z">
        <w:r w:rsidR="00E962D4">
          <w:t xml:space="preserve"> help us naming the different processes and operators in SP:</w:t>
        </w:r>
      </w:ins>
    </w:p>
    <w:p w:rsidR="00E962D4" w:rsidRDefault="00E962D4" w:rsidP="00E962D4">
      <w:pPr>
        <w:pStyle w:val="Paragraphedeliste"/>
        <w:numPr>
          <w:ilvl w:val="0"/>
          <w:numId w:val="43"/>
        </w:numPr>
        <w:rPr>
          <w:ins w:id="1155" w:author="Arthur Parmentier" w:date="2020-06-08T11:14:00Z"/>
        </w:rPr>
      </w:pPr>
      <w:ins w:id="1156" w:author="Arthur Parmentier" w:date="2020-06-08T11:14:00Z">
        <w:r>
          <w:t>Source: Shannon calls this element the "information source", which "produces a message or sequence of messages to be communicated to the receiving terminal."[1]</w:t>
        </w:r>
      </w:ins>
    </w:p>
    <w:p w:rsidR="00E962D4" w:rsidRDefault="00E962D4" w:rsidP="00E962D4">
      <w:pPr>
        <w:pStyle w:val="Paragraphedeliste"/>
        <w:numPr>
          <w:ilvl w:val="0"/>
          <w:numId w:val="43"/>
        </w:numPr>
        <w:rPr>
          <w:ins w:id="1157" w:author="Arthur Parmentier" w:date="2020-06-08T11:14:00Z"/>
        </w:rPr>
      </w:pPr>
      <w:ins w:id="1158" w:author="Arthur Parmentier" w:date="2020-06-08T11:14:00Z">
        <w:r>
          <w:t>Sender: Shannon calls this element the "transmitter", which "operates on the message in some way to produce a signal suitable for transmission over the channel."[1] In Aristotle, this element is the "speaker" (orator).[5]</w:t>
        </w:r>
      </w:ins>
    </w:p>
    <w:p w:rsidR="00E962D4" w:rsidRDefault="00E962D4" w:rsidP="00E962D4">
      <w:pPr>
        <w:pStyle w:val="Paragraphedeliste"/>
        <w:numPr>
          <w:ilvl w:val="0"/>
          <w:numId w:val="43"/>
        </w:numPr>
        <w:rPr>
          <w:ins w:id="1159" w:author="Arthur Parmentier" w:date="2020-06-08T11:14:00Z"/>
        </w:rPr>
      </w:pPr>
      <w:ins w:id="1160" w:author="Arthur Parmentier" w:date="2020-06-08T11:14:00Z">
        <w:r>
          <w:t>Channel: For Shannon, the channel is "merely the medium used to transmit the signal from transmitter to receiver."[1]</w:t>
        </w:r>
      </w:ins>
    </w:p>
    <w:p w:rsidR="00E962D4" w:rsidRDefault="00E962D4" w:rsidP="00E962D4">
      <w:pPr>
        <w:pStyle w:val="Paragraphedeliste"/>
        <w:numPr>
          <w:ilvl w:val="0"/>
          <w:numId w:val="43"/>
        </w:numPr>
        <w:rPr>
          <w:ins w:id="1161" w:author="Arthur Parmentier" w:date="2020-06-08T11:14:00Z"/>
        </w:rPr>
      </w:pPr>
      <w:ins w:id="1162" w:author="Arthur Parmentier" w:date="2020-06-08T11:14:00Z">
        <w:r>
          <w:t>Receiver: For Shannon, the receiver "performs the inverse operation of that done by the transmitter, reconstructing the message from the signal."[1]</w:t>
        </w:r>
      </w:ins>
    </w:p>
    <w:p w:rsidR="00E962D4" w:rsidRDefault="00E962D4" w:rsidP="00E962D4">
      <w:pPr>
        <w:pStyle w:val="Paragraphedeliste"/>
        <w:numPr>
          <w:ilvl w:val="0"/>
          <w:numId w:val="43"/>
        </w:numPr>
        <w:rPr>
          <w:ins w:id="1163" w:author="Arthur Parmentier" w:date="2020-06-08T11:14:00Z"/>
        </w:rPr>
      </w:pPr>
      <w:ins w:id="1164" w:author="Arthur Parmentier" w:date="2020-06-08T11:14:00Z">
        <w:r>
          <w:t>Destination: For Shannon, the destination is "the person (or thing) for whom the message is intended".[1]</w:t>
        </w:r>
      </w:ins>
    </w:p>
    <w:p w:rsidR="00E962D4" w:rsidRDefault="00E962D4" w:rsidP="00E962D4">
      <w:pPr>
        <w:pStyle w:val="Paragraphedeliste"/>
        <w:numPr>
          <w:ilvl w:val="0"/>
          <w:numId w:val="43"/>
        </w:numPr>
        <w:rPr>
          <w:ins w:id="1165" w:author="Arthur Parmentier" w:date="2020-06-08T11:53:00Z"/>
        </w:rPr>
      </w:pPr>
      <w:ins w:id="1166" w:author="Arthur Parmentier" w:date="2020-06-08T11:14:00Z">
        <w:r>
          <w:t>Message: from Latin mittere, "to send". The message is a concept, information, communication, or statement that is sent in a verbal, written, recorded, or visual form to the recipient.</w:t>
        </w:r>
      </w:ins>
    </w:p>
    <w:p w:rsidR="00FF0211" w:rsidRDefault="00FF0211" w:rsidP="00FF0211">
      <w:pPr>
        <w:pStyle w:val="Titre4"/>
        <w:rPr>
          <w:ins w:id="1167" w:author="Arthur Parmentier" w:date="2020-06-08T11:24:00Z"/>
        </w:rPr>
      </w:pPr>
      <w:ins w:id="1168" w:author="Arthur Parmentier" w:date="2020-06-08T11:24:00Z">
        <w:r>
          <w:t>Communication models</w:t>
        </w:r>
      </w:ins>
    </w:p>
    <w:p w:rsidR="00FF0211" w:rsidRDefault="00FF0211" w:rsidP="00FF0211">
      <w:pPr>
        <w:rPr>
          <w:ins w:id="1169" w:author="Arthur Parmentier" w:date="2020-06-08T11:27:00Z"/>
        </w:rPr>
      </w:pPr>
      <w:ins w:id="1170" w:author="Arthur Parmentier" w:date="2020-06-08T11:24:00Z">
        <w:r>
          <w:t xml:space="preserve">Three </w:t>
        </w:r>
      </w:ins>
      <w:ins w:id="1171" w:author="Arthur Parmentier" w:date="2020-06-08T12:04:00Z">
        <w:r w:rsidR="004C31BC">
          <w:t xml:space="preserve">types of </w:t>
        </w:r>
      </w:ins>
      <w:ins w:id="1172" w:author="Arthur Parmentier" w:date="2020-06-08T11:24:00Z">
        <w:r>
          <w:t>models for communica</w:t>
        </w:r>
      </w:ins>
      <w:ins w:id="1173" w:author="Arthur Parmentier" w:date="2020-06-08T11:25:00Z">
        <w:r>
          <w:t xml:space="preserve">tion are generally presented: the linear mode, the interactive model </w:t>
        </w:r>
      </w:ins>
      <w:ins w:id="1174" w:author="Arthur Parmentier" w:date="2020-06-08T11:26:00Z">
        <w:r>
          <w:t>and the transactional model.</w:t>
        </w:r>
      </w:ins>
    </w:p>
    <w:p w:rsidR="00FF0211" w:rsidRDefault="00FF0211" w:rsidP="00FF0211">
      <w:pPr>
        <w:pStyle w:val="Titre5"/>
        <w:rPr>
          <w:ins w:id="1175" w:author="Arthur Parmentier" w:date="2020-06-08T11:27:00Z"/>
        </w:rPr>
      </w:pPr>
      <w:ins w:id="1176" w:author="Arthur Parmentier" w:date="2020-06-08T11:27:00Z">
        <w:r>
          <w:lastRenderedPageBreak/>
          <w:t>The linear model</w:t>
        </w:r>
      </w:ins>
    </w:p>
    <w:p w:rsidR="00FF0211" w:rsidRDefault="00FF0211" w:rsidP="00FF0211">
      <w:pPr>
        <w:rPr>
          <w:ins w:id="1177" w:author="Arthur Parmentier" w:date="2020-06-08T11:29:00Z"/>
        </w:rPr>
      </w:pPr>
      <w:ins w:id="1178" w:author="Arthur Parmentier" w:date="2020-06-08T11:27:00Z">
        <w:r>
          <w:t>The linear model represents one-way communication, as a transfer of a message from the source</w:t>
        </w:r>
      </w:ins>
      <w:ins w:id="1179" w:author="Arthur Parmentier" w:date="2020-06-08T11:28:00Z">
        <w:r>
          <w:t xml:space="preserve"> to the destination. The sender encodes the message, for instance with </w:t>
        </w:r>
      </w:ins>
      <w:ins w:id="1180" w:author="Arthur Parmentier" w:date="2020-06-08T11:29:00Z">
        <w:r>
          <w:t xml:space="preserve">sign </w:t>
        </w:r>
      </w:ins>
      <w:ins w:id="1181" w:author="Arthur Parmentier" w:date="2020-06-08T11:28:00Z">
        <w:r>
          <w:t>language</w:t>
        </w:r>
      </w:ins>
      <w:ins w:id="1182" w:author="Arthur Parmentier" w:date="2020-06-08T11:29:00Z">
        <w:r>
          <w:t>, that is decoded by the receiver. There is no feedback in this model.</w:t>
        </w:r>
      </w:ins>
    </w:p>
    <w:p w:rsidR="002D6E20" w:rsidRDefault="002D6E20" w:rsidP="002D6E20">
      <w:pPr>
        <w:pStyle w:val="Titre5"/>
        <w:rPr>
          <w:ins w:id="1183" w:author="Arthur Parmentier" w:date="2020-06-08T11:29:00Z"/>
        </w:rPr>
      </w:pPr>
      <w:ins w:id="1184" w:author="Arthur Parmentier" w:date="2020-06-08T11:29:00Z">
        <w:r>
          <w:t>The interactive model</w:t>
        </w:r>
      </w:ins>
    </w:p>
    <w:p w:rsidR="002D6E20" w:rsidRDefault="002D6E20" w:rsidP="002D6E20">
      <w:pPr>
        <w:rPr>
          <w:ins w:id="1185" w:author="Arthur Parmentier" w:date="2020-06-08T11:42:00Z"/>
        </w:rPr>
      </w:pPr>
      <w:ins w:id="1186" w:author="Arthur Parmentier" w:date="2020-06-08T11:29:00Z">
        <w:r>
          <w:t>The interactive model represents 2-</w:t>
        </w:r>
      </w:ins>
      <w:ins w:id="1187" w:author="Arthur Parmentier" w:date="2020-06-08T11:30:00Z">
        <w:r>
          <w:t xml:space="preserve">way but asynchronous communication, like message exchanges over the internet. </w:t>
        </w:r>
      </w:ins>
      <w:ins w:id="1188" w:author="Arthur Parmentier" w:date="2020-06-08T11:42:00Z">
        <w:r w:rsidR="00AB1C05">
          <w:t>It</w:t>
        </w:r>
      </w:ins>
      <w:ins w:id="1189" w:author="Arthur Parmentier" w:date="2020-06-08T11:30:00Z">
        <w:r>
          <w:t xml:space="preserve"> </w:t>
        </w:r>
      </w:ins>
      <w:ins w:id="1190" w:author="Arthur Parmentier" w:date="2020-06-08T11:42:00Z">
        <w:r>
          <w:t>considers</w:t>
        </w:r>
      </w:ins>
      <w:ins w:id="1191" w:author="Arthur Parmentier" w:date="2020-06-08T11:31:00Z">
        <w:r>
          <w:t xml:space="preserve"> the feedback, the context and notions of behavior for both intentional and unintentional communication.</w:t>
        </w:r>
      </w:ins>
    </w:p>
    <w:p w:rsidR="002D6E20" w:rsidRDefault="00AB1C05" w:rsidP="00AB1C05">
      <w:pPr>
        <w:pStyle w:val="Titre5"/>
        <w:rPr>
          <w:ins w:id="1192" w:author="Arthur Parmentier" w:date="2020-06-08T11:42:00Z"/>
        </w:rPr>
      </w:pPr>
      <w:ins w:id="1193" w:author="Arthur Parmentier" w:date="2020-06-08T11:42:00Z">
        <w:r>
          <w:t>The transactional model</w:t>
        </w:r>
      </w:ins>
    </w:p>
    <w:p w:rsidR="00AB1C05" w:rsidRPr="00AB1C05" w:rsidRDefault="00AB1C05">
      <w:pPr>
        <w:rPr>
          <w:ins w:id="1194" w:author="Arthur Parmentier" w:date="2020-06-08T11:11:00Z"/>
          <w:rPrChange w:id="1195" w:author="Arthur Parmentier" w:date="2020-06-08T11:42:00Z">
            <w:rPr>
              <w:ins w:id="1196" w:author="Arthur Parmentier" w:date="2020-06-08T11:11:00Z"/>
            </w:rPr>
          </w:rPrChange>
        </w:rPr>
        <w:pPrChange w:id="1197" w:author="Arthur Parmentier" w:date="2020-06-08T11:42:00Z">
          <w:pPr>
            <w:pStyle w:val="Titre3"/>
          </w:pPr>
        </w:pPrChange>
      </w:pPr>
      <w:ins w:id="1198" w:author="Arthur Parmentier" w:date="2020-06-08T11:42:00Z">
        <w:r>
          <w:t>The transactional model</w:t>
        </w:r>
      </w:ins>
      <w:ins w:id="1199" w:author="Arthur Parmentier" w:date="2020-06-08T11:43:00Z">
        <w:r>
          <w:t xml:space="preserve"> views communication as occurring simultaneously</w:t>
        </w:r>
      </w:ins>
      <w:ins w:id="1200" w:author="Arthur Parmentier" w:date="2020-06-08T11:44:00Z">
        <w:r>
          <w:t xml:space="preserve">, each person being both a sender and receiver at the same time, even though the language of the communication is not </w:t>
        </w:r>
      </w:ins>
      <w:ins w:id="1201" w:author="Arthur Parmentier" w:date="2020-06-08T12:04:00Z">
        <w:r w:rsidR="007C61D6">
          <w:t xml:space="preserve">always </w:t>
        </w:r>
      </w:ins>
      <w:ins w:id="1202" w:author="Arthur Parmentier" w:date="2020-06-08T11:44:00Z">
        <w:r>
          <w:t>the same (whi</w:t>
        </w:r>
      </w:ins>
      <w:ins w:id="1203" w:author="Arthur Parmentier" w:date="2020-06-08T11:45:00Z">
        <w:r>
          <w:t>le someone is speaking, others can react with gestures or unintentional communication forms).</w:t>
        </w:r>
      </w:ins>
    </w:p>
    <w:p w:rsidR="00A36CE1" w:rsidRDefault="00A36CE1" w:rsidP="006D5BBB">
      <w:pPr>
        <w:pStyle w:val="Titre3"/>
        <w:rPr>
          <w:ins w:id="1204" w:author="Arthur Parmentier" w:date="2020-06-08T00:54:00Z"/>
        </w:rPr>
      </w:pPr>
      <w:bookmarkStart w:id="1205" w:name="_Toc42550085"/>
      <w:ins w:id="1206" w:author="Arthur Parmentier" w:date="2020-06-08T00:54:00Z">
        <w:r>
          <w:t>Some elements of syntax</w:t>
        </w:r>
        <w:bookmarkEnd w:id="1205"/>
      </w:ins>
    </w:p>
    <w:p w:rsidR="00A36CE1" w:rsidRDefault="00A36CE1" w:rsidP="00A36CE1">
      <w:pPr>
        <w:rPr>
          <w:ins w:id="1207" w:author="Arthur Parmentier" w:date="2020-06-08T01:23:00Z"/>
        </w:rPr>
      </w:pPr>
      <w:ins w:id="1208" w:author="Arthur Parmentier" w:date="2020-06-08T00:55:00Z">
        <w:r>
          <w:t>In the next parts of this report, we are going to use some elements of syntax that I would like to introduce prior to the discussion on SP grammar.</w:t>
        </w:r>
      </w:ins>
    </w:p>
    <w:p w:rsidR="002E242D" w:rsidRDefault="002E242D">
      <w:pPr>
        <w:pStyle w:val="Titre4"/>
        <w:rPr>
          <w:ins w:id="1209" w:author="Arthur Parmentier" w:date="2020-06-08T00:56:00Z"/>
        </w:rPr>
        <w:pPrChange w:id="1210" w:author="Arthur Parmentier" w:date="2020-06-08T01:23:00Z">
          <w:pPr/>
        </w:pPrChange>
      </w:pPr>
      <w:ins w:id="1211" w:author="Arthur Parmentier" w:date="2020-06-08T01:23:00Z">
        <w:r>
          <w:t>Hierarchical structures</w:t>
        </w:r>
      </w:ins>
    </w:p>
    <w:p w:rsidR="00347D33" w:rsidRDefault="00347D33" w:rsidP="00A36CE1">
      <w:pPr>
        <w:rPr>
          <w:ins w:id="1212" w:author="Arthur Parmentier" w:date="2020-06-08T01:02:00Z"/>
        </w:rPr>
      </w:pPr>
      <w:ins w:id="1213" w:author="Arthur Parmentier" w:date="2020-06-08T00:56:00Z">
        <w:r>
          <w:t>It is common in Western languages</w:t>
        </w:r>
      </w:ins>
      <w:ins w:id="1214" w:author="Arthur Parmentier" w:date="2020-06-08T00:57:00Z">
        <w:r>
          <w:rPr>
            <w:rStyle w:val="Appelnotedebasdep"/>
          </w:rPr>
          <w:footnoteReference w:id="12"/>
        </w:r>
        <w:r>
          <w:t xml:space="preserve"> to find hierarchical elements and structu</w:t>
        </w:r>
      </w:ins>
      <w:ins w:id="1217" w:author="Arthur Parmentier" w:date="2020-06-08T00:58:00Z">
        <w:r>
          <w:t>res of syntax. For instance, most basic elements of syntax are called “words”; in our case, they correspond to single signs. These elements can be asse</w:t>
        </w:r>
      </w:ins>
      <w:ins w:id="1218" w:author="Arthur Parmentier" w:date="2020-06-08T00:59:00Z">
        <w:r>
          <w:t>mbled to form phrases. Each p</w:t>
        </w:r>
      </w:ins>
      <w:ins w:id="1219" w:author="Arthur Parmentier" w:date="2020-06-08T01:00:00Z">
        <w:r>
          <w:t xml:space="preserve">hrase performs a single function in </w:t>
        </w:r>
      </w:ins>
      <w:ins w:id="1220" w:author="Arthur Parmentier" w:date="2020-06-08T01:01:00Z">
        <w:r>
          <w:t>a clause, which is the most basic unit of meaning in the larger sentence.</w:t>
        </w:r>
      </w:ins>
    </w:p>
    <w:p w:rsidR="00347D33" w:rsidRDefault="00347D33" w:rsidP="00A36CE1">
      <w:pPr>
        <w:rPr>
          <w:ins w:id="1221" w:author="Arthur Parmentier" w:date="2020-06-08T01:02:00Z"/>
        </w:rPr>
      </w:pPr>
      <w:ins w:id="1222" w:author="Arthur Parmentier" w:date="2020-06-08T01:02:00Z">
        <w:r>
          <w:t>For instance, let’s consider the following sentence</w:t>
        </w:r>
      </w:ins>
      <w:ins w:id="1223" w:author="Arthur Parmentier" w:date="2020-06-08T01:12:00Z">
        <w:r w:rsidR="00DA4812">
          <w:t>s in English and SP</w:t>
        </w:r>
      </w:ins>
      <w:ins w:id="1224" w:author="Arthur Parmentier" w:date="2020-06-08T01:02:00Z">
        <w:r>
          <w:t>:</w:t>
        </w:r>
      </w:ins>
    </w:p>
    <w:p w:rsidR="00347D33" w:rsidRDefault="00DA4812" w:rsidP="00A36CE1">
      <w:pPr>
        <w:rPr>
          <w:ins w:id="1225" w:author="Arthur Parmentier" w:date="2020-06-08T01:07:00Z"/>
        </w:rPr>
      </w:pPr>
      <w:ins w:id="1226" w:author="Arthur Parmentier" w:date="2020-06-08T01:12:00Z">
        <w:r>
          <w:t>“</w:t>
        </w:r>
        <w:r w:rsidRPr="00DA4812">
          <w:t>M</w:t>
        </w:r>
      </w:ins>
      <w:ins w:id="1227" w:author="Arthur Parmentier" w:date="2020-06-08T01:15:00Z">
        <w:r>
          <w:t>y</w:t>
        </w:r>
      </w:ins>
      <w:ins w:id="1228" w:author="Arthur Parmentier" w:date="2020-06-08T01:12:00Z">
        <w:r w:rsidRPr="00DA4812">
          <w:t xml:space="preserve"> brother</w:t>
        </w:r>
      </w:ins>
      <w:ins w:id="1229" w:author="Arthur Parmentier" w:date="2020-06-08T01:18:00Z">
        <w:r w:rsidR="00370364">
          <w:t>,</w:t>
        </w:r>
      </w:ins>
      <w:ins w:id="1230" w:author="Arthur Parmentier" w:date="2020-06-08T01:12:00Z">
        <w:r w:rsidRPr="00DA4812">
          <w:t xml:space="preserve"> drives</w:t>
        </w:r>
      </w:ins>
      <w:ins w:id="1231" w:author="Arthur Parmentier" w:date="2020-06-08T01:16:00Z">
        <w:r>
          <w:t>;</w:t>
        </w:r>
      </w:ins>
      <w:ins w:id="1232" w:author="Arthur Parmentier" w:date="2020-06-08T01:12:00Z">
        <w:r w:rsidRPr="00DA4812">
          <w:t xml:space="preserve"> but he doesn’t drive</w:t>
        </w:r>
      </w:ins>
      <w:ins w:id="1233" w:author="Arthur Parmentier" w:date="2020-06-08T01:17:00Z">
        <w:r>
          <w:t>,</w:t>
        </w:r>
      </w:ins>
      <w:ins w:id="1234" w:author="Arthur Parmentier" w:date="2020-06-08T01:12:00Z">
        <w:r w:rsidRPr="00DA4812">
          <w:t xml:space="preserve"> very well</w:t>
        </w:r>
        <w:r>
          <w:t>.”</w:t>
        </w:r>
        <w:r>
          <w:br/>
        </w:r>
      </w:ins>
      <w:ins w:id="1235" w:author="Arthur Parmentier" w:date="2020-06-08T01:02:00Z">
        <w:r w:rsidR="00347D33">
          <w:t>“Percussions Actor 1</w:t>
        </w:r>
      </w:ins>
      <w:ins w:id="1236" w:author="Arthur Parmentier" w:date="2020-06-08T01:15:00Z">
        <w:r>
          <w:t>,</w:t>
        </w:r>
      </w:ins>
      <w:ins w:id="1237" w:author="Arthur Parmentier" w:date="2020-06-08T01:03:00Z">
        <w:r w:rsidR="00347D33">
          <w:t xml:space="preserve"> long tone</w:t>
        </w:r>
      </w:ins>
      <w:ins w:id="1238" w:author="Arthur Parmentier" w:date="2020-06-08T01:15:00Z">
        <w:r>
          <w:t xml:space="preserve">, </w:t>
        </w:r>
      </w:ins>
      <w:ins w:id="1239" w:author="Arthur Parmentier" w:date="2020-06-08T01:03:00Z">
        <w:r w:rsidR="00347D33">
          <w:t>slowly enter</w:t>
        </w:r>
      </w:ins>
      <w:ins w:id="1240" w:author="Arthur Parmentier" w:date="2020-06-08T01:13:00Z">
        <w:r>
          <w:t>;</w:t>
        </w:r>
      </w:ins>
      <w:ins w:id="1241" w:author="Arthur Parmentier" w:date="2020-06-08T01:03:00Z">
        <w:r w:rsidR="00347D33">
          <w:t>.</w:t>
        </w:r>
      </w:ins>
      <w:ins w:id="1242" w:author="Arthur Parmentier" w:date="2020-06-08T01:07:00Z">
        <w:r>
          <w:t>”</w:t>
        </w:r>
      </w:ins>
    </w:p>
    <w:p w:rsidR="00DA4812" w:rsidRDefault="00DA4812" w:rsidP="00A36CE1">
      <w:pPr>
        <w:rPr>
          <w:ins w:id="1243" w:author="Arthur Parmentier" w:date="2020-06-08T01:23:00Z"/>
        </w:rPr>
      </w:pPr>
      <w:ins w:id="1244" w:author="Arthur Parmentier" w:date="2020-06-08T01:07:00Z">
        <w:r>
          <w:t xml:space="preserve">I have separated each </w:t>
        </w:r>
      </w:ins>
      <w:ins w:id="1245" w:author="Arthur Parmentier" w:date="2020-06-08T01:14:00Z">
        <w:r>
          <w:t>word</w:t>
        </w:r>
      </w:ins>
      <w:ins w:id="1246" w:author="Arthur Parmentier" w:date="2020-06-08T01:15:00Z">
        <w:r>
          <w:t>/</w:t>
        </w:r>
      </w:ins>
      <w:ins w:id="1247" w:author="Arthur Parmentier" w:date="2020-06-08T01:07:00Z">
        <w:r>
          <w:t xml:space="preserve">sign by </w:t>
        </w:r>
      </w:ins>
      <w:ins w:id="1248" w:author="Arthur Parmentier" w:date="2020-06-08T01:15:00Z">
        <w:r>
          <w:t>a space</w:t>
        </w:r>
      </w:ins>
      <w:ins w:id="1249" w:author="Arthur Parmentier" w:date="2020-06-08T01:07:00Z">
        <w:r>
          <w:t xml:space="preserve">, </w:t>
        </w:r>
      </w:ins>
      <w:ins w:id="1250" w:author="Arthur Parmentier" w:date="2020-06-08T01:18:00Z">
        <w:r w:rsidR="00370364">
          <w:t>a few</w:t>
        </w:r>
      </w:ins>
      <w:ins w:id="1251" w:author="Arthur Parmentier" w:date="2020-06-08T01:07:00Z">
        <w:r>
          <w:t xml:space="preserve"> phrase</w:t>
        </w:r>
      </w:ins>
      <w:ins w:id="1252" w:author="Arthur Parmentier" w:date="2020-06-08T01:18:00Z">
        <w:r w:rsidR="00370364">
          <w:t>s</w:t>
        </w:r>
      </w:ins>
      <w:ins w:id="1253" w:author="Arthur Parmentier" w:date="2020-06-08T01:07:00Z">
        <w:r>
          <w:t xml:space="preserve"> by a </w:t>
        </w:r>
      </w:ins>
      <w:ins w:id="1254" w:author="Arthur Parmentier" w:date="2020-06-08T01:15:00Z">
        <w:r>
          <w:t>comma</w:t>
        </w:r>
      </w:ins>
      <w:ins w:id="1255" w:author="Arthur Parmentier" w:date="2020-06-08T01:18:00Z">
        <w:r w:rsidR="00370364">
          <w:rPr>
            <w:rStyle w:val="Appelnotedebasdep"/>
          </w:rPr>
          <w:footnoteReference w:id="13"/>
        </w:r>
      </w:ins>
      <w:ins w:id="1260" w:author="Arthur Parmentier" w:date="2020-06-08T01:13:00Z">
        <w:r>
          <w:t xml:space="preserve">, each </w:t>
        </w:r>
      </w:ins>
      <w:ins w:id="1261" w:author="Arthur Parmentier" w:date="2020-06-08T01:08:00Z">
        <w:r>
          <w:t>clause</w:t>
        </w:r>
      </w:ins>
      <w:ins w:id="1262" w:author="Arthur Parmentier" w:date="2020-06-08T01:13:00Z">
        <w:r>
          <w:t xml:space="preserve"> by </w:t>
        </w:r>
      </w:ins>
      <w:ins w:id="1263" w:author="Arthur Parmentier" w:date="2020-06-08T01:14:00Z">
        <w:r>
          <w:t>a semicolon</w:t>
        </w:r>
      </w:ins>
      <w:ins w:id="1264" w:author="Arthur Parmentier" w:date="2020-06-08T01:08:00Z">
        <w:r>
          <w:t xml:space="preserve">, </w:t>
        </w:r>
      </w:ins>
      <w:ins w:id="1265" w:author="Arthur Parmentier" w:date="2020-06-08T01:14:00Z">
        <w:r>
          <w:t>and n</w:t>
        </w:r>
      </w:ins>
      <w:ins w:id="1266" w:author="Arthur Parmentier" w:date="2020-06-08T01:08:00Z">
        <w:r>
          <w:t>o</w:t>
        </w:r>
      </w:ins>
      <w:ins w:id="1267" w:author="Arthur Parmentier" w:date="2020-06-08T01:14:00Z">
        <w:r>
          <w:t>ted the end of</w:t>
        </w:r>
      </w:ins>
      <w:ins w:id="1268" w:author="Arthur Parmentier" w:date="2020-06-08T01:08:00Z">
        <w:r>
          <w:t xml:space="preserve"> the sentence</w:t>
        </w:r>
      </w:ins>
      <w:ins w:id="1269" w:author="Arthur Parmentier" w:date="2020-06-08T01:09:00Z">
        <w:r>
          <w:t xml:space="preserve"> by a final point.</w:t>
        </w:r>
      </w:ins>
    </w:p>
    <w:p w:rsidR="002E242D" w:rsidRDefault="002E242D" w:rsidP="002E242D">
      <w:pPr>
        <w:pStyle w:val="Titre4"/>
        <w:rPr>
          <w:ins w:id="1270" w:author="Arthur Parmentier" w:date="2020-06-08T01:23:00Z"/>
        </w:rPr>
      </w:pPr>
      <w:ins w:id="1271" w:author="Arthur Parmentier" w:date="2020-06-08T01:23:00Z">
        <w:r>
          <w:lastRenderedPageBreak/>
          <w:t>Functions</w:t>
        </w:r>
      </w:ins>
    </w:p>
    <w:p w:rsidR="002E242D" w:rsidRPr="002E242D" w:rsidRDefault="002E242D">
      <w:pPr>
        <w:rPr>
          <w:ins w:id="1272" w:author="Arthur Parmentier" w:date="2020-06-08T00:54:00Z"/>
          <w:rPrChange w:id="1273" w:author="Arthur Parmentier" w:date="2020-06-08T01:23:00Z">
            <w:rPr>
              <w:ins w:id="1274" w:author="Arthur Parmentier" w:date="2020-06-08T00:54:00Z"/>
            </w:rPr>
          </w:rPrChange>
        </w:rPr>
        <w:pPrChange w:id="1275" w:author="Arthur Parmentier" w:date="2020-06-08T01:23:00Z">
          <w:pPr>
            <w:pStyle w:val="Titre3"/>
          </w:pPr>
        </w:pPrChange>
      </w:pPr>
      <w:ins w:id="1276" w:author="Arthur Parmentier" w:date="2020-06-08T01:23:00Z">
        <w:r>
          <w:t>Ea</w:t>
        </w:r>
      </w:ins>
      <w:ins w:id="1277" w:author="Arthur Parmentier" w:date="2020-06-08T01:24:00Z">
        <w:r>
          <w:t>ch element of</w:t>
        </w:r>
      </w:ins>
      <w:ins w:id="1278" w:author="Arthur Parmentier" w:date="2020-06-08T01:25:00Z">
        <w:r>
          <w:t xml:space="preserve"> the syntax performs several functions at different levels, for instance at the clause level or at the phrase level. Examples of these functions in </w:t>
        </w:r>
      </w:ins>
      <w:ins w:id="1279" w:author="Arthur Parmentier" w:date="2020-06-08T01:27:00Z">
        <w:r>
          <w:t>English</w:t>
        </w:r>
      </w:ins>
      <w:ins w:id="1280" w:author="Arthur Parmentier" w:date="2020-06-08T01:25:00Z">
        <w:r>
          <w:t xml:space="preserve"> are “</w:t>
        </w:r>
      </w:ins>
      <w:ins w:id="1281" w:author="Arthur Parmentier" w:date="2020-06-08T01:26:00Z">
        <w:r>
          <w:t xml:space="preserve">verb”, “noun phrase”, “noun”, “object </w:t>
        </w:r>
      </w:ins>
      <w:ins w:id="1282" w:author="Arthur Parmentier" w:date="2020-06-08T01:27:00Z">
        <w:r>
          <w:t>predicative” …</w:t>
        </w:r>
      </w:ins>
    </w:p>
    <w:p w:rsidR="006D5BBB" w:rsidRDefault="00E85B26" w:rsidP="006D5BBB">
      <w:pPr>
        <w:pStyle w:val="Titre3"/>
        <w:rPr>
          <w:ins w:id="1283" w:author="Arthur Parmentier" w:date="2020-06-08T01:36:00Z"/>
        </w:rPr>
      </w:pPr>
      <w:bookmarkStart w:id="1284" w:name="_Toc42550086"/>
      <w:ins w:id="1285" w:author="Arthur Parmentier" w:date="2020-06-08T01:33:00Z">
        <w:r>
          <w:t>Context-free</w:t>
        </w:r>
      </w:ins>
      <w:ins w:id="1286" w:author="Arthur Parmentier" w:date="2020-06-08T02:17:00Z">
        <w:r w:rsidR="00300A77">
          <w:t>,</w:t>
        </w:r>
      </w:ins>
      <w:ins w:id="1287" w:author="Arthur Parmentier" w:date="2020-06-08T01:33:00Z">
        <w:r>
          <w:t xml:space="preserve"> context-sensitive</w:t>
        </w:r>
      </w:ins>
      <w:ins w:id="1288" w:author="Arthur Parmentier" w:date="2020-06-07T21:11:00Z">
        <w:r w:rsidR="006D5BBB" w:rsidRPr="007C437A">
          <w:t xml:space="preserve"> </w:t>
        </w:r>
      </w:ins>
      <w:ins w:id="1289" w:author="Arthur Parmentier" w:date="2020-06-08T02:17:00Z">
        <w:r w:rsidR="00300A77">
          <w:t>and regular languages</w:t>
        </w:r>
      </w:ins>
      <w:bookmarkEnd w:id="1284"/>
    </w:p>
    <w:p w:rsidR="00E85B26" w:rsidRDefault="006F64B1">
      <w:pPr>
        <w:rPr>
          <w:ins w:id="1290" w:author="Arthur Parmentier" w:date="2020-06-08T01:35:00Z"/>
        </w:rPr>
        <w:pPrChange w:id="1291" w:author="Arthur Parmentier" w:date="2020-06-08T01:40:00Z">
          <w:pPr>
            <w:pStyle w:val="Titre4"/>
          </w:pPr>
        </w:pPrChange>
      </w:pPr>
      <w:ins w:id="1292" w:author="Arthur Parmentier" w:date="2020-06-08T01:37:00Z">
        <w:r>
          <w:t xml:space="preserve">In order to introduce the </w:t>
        </w:r>
        <w:r w:rsidR="00067022">
          <w:t xml:space="preserve">parsing mechanisms of my recognition tool, I would like to </w:t>
        </w:r>
      </w:ins>
      <w:ins w:id="1293" w:author="Arthur Parmentier" w:date="2020-06-08T01:38:00Z">
        <w:r w:rsidR="00067022">
          <w:t>explain some of the basic concepts of context free/sensitive grammars and how their can be parsed by automata.</w:t>
        </w:r>
      </w:ins>
    </w:p>
    <w:p w:rsidR="00E85B26" w:rsidRDefault="00E85B26" w:rsidP="00E85B26">
      <w:pPr>
        <w:pStyle w:val="Titre4"/>
        <w:rPr>
          <w:ins w:id="1294" w:author="Arthur Parmentier" w:date="2020-06-08T01:40:00Z"/>
        </w:rPr>
      </w:pPr>
      <w:ins w:id="1295" w:author="Arthur Parmentier" w:date="2020-06-08T01:35:00Z">
        <w:r>
          <w:t>Context sensitive grammars</w:t>
        </w:r>
      </w:ins>
    </w:p>
    <w:p w:rsidR="00DE0C52" w:rsidRPr="00DE0C52" w:rsidRDefault="00DE0C52">
      <w:pPr>
        <w:rPr>
          <w:ins w:id="1296" w:author="Arthur Parmentier" w:date="2020-06-08T01:35:00Z"/>
          <w:rPrChange w:id="1297" w:author="Arthur Parmentier" w:date="2020-06-08T01:40:00Z">
            <w:rPr>
              <w:ins w:id="1298" w:author="Arthur Parmentier" w:date="2020-06-08T01:35:00Z"/>
            </w:rPr>
          </w:rPrChange>
        </w:rPr>
        <w:pPrChange w:id="1299" w:author="Arthur Parmentier" w:date="2020-06-08T01:40:00Z">
          <w:pPr>
            <w:pStyle w:val="Titre4"/>
          </w:pPr>
        </w:pPrChange>
      </w:pPr>
      <w:ins w:id="1300" w:author="Arthur Parmentier" w:date="2020-06-08T01:40:00Z">
        <w:r w:rsidRPr="00DE0C52">
          <w:rPr>
            <w:rPrChange w:id="1301" w:author="Arthur Parmentier" w:date="2020-06-08T01:40:00Z">
              <w:rPr/>
            </w:rPrChange>
          </w:rPr>
          <w:t xml:space="preserve">Context sensitive grammars describe </w:t>
        </w:r>
        <w:r w:rsidRPr="00DE0C52">
          <w:rPr>
            <w:rPrChange w:id="1302" w:author="Arthur Parmentier" w:date="2020-06-08T01:40:00Z">
              <w:rPr>
                <w:lang w:val="fr-FR"/>
              </w:rPr>
            </w:rPrChange>
          </w:rPr>
          <w:t>th</w:t>
        </w:r>
        <w:r>
          <w:t xml:space="preserve">e grammars of oral and written languages we are familiar with, such as </w:t>
        </w:r>
      </w:ins>
      <w:ins w:id="1303" w:author="Arthur Parmentier" w:date="2020-06-08T01:41:00Z">
        <w:r>
          <w:t>English.</w:t>
        </w:r>
      </w:ins>
      <w:ins w:id="1304" w:author="Arthur Parmentier" w:date="2020-06-08T01:42:00Z">
        <w:r w:rsidR="00A71935">
          <w:t xml:space="preserve"> As its name suggest, it means that to </w:t>
        </w:r>
      </w:ins>
      <w:ins w:id="1305" w:author="Arthur Parmentier" w:date="2020-06-08T01:47:00Z">
        <w:r w:rsidR="008054B5">
          <w:t>find</w:t>
        </w:r>
      </w:ins>
      <w:ins w:id="1306" w:author="Arthur Parmentier" w:date="2020-06-08T01:42:00Z">
        <w:r w:rsidR="00A71935">
          <w:t xml:space="preserve"> the function of an element in the sentence, it </w:t>
        </w:r>
      </w:ins>
      <w:ins w:id="1307" w:author="Arthur Parmentier" w:date="2020-06-08T01:44:00Z">
        <w:r w:rsidR="00A71935">
          <w:t xml:space="preserve">may be </w:t>
        </w:r>
      </w:ins>
      <w:ins w:id="1308" w:author="Arthur Parmentier" w:date="2020-06-08T01:43:00Z">
        <w:r w:rsidR="00A71935">
          <w:t>necessary to know about the context, i.e. the other elements that surrounds it.</w:t>
        </w:r>
      </w:ins>
    </w:p>
    <w:p w:rsidR="00E85B26" w:rsidRDefault="00C22AA0" w:rsidP="00E85B26">
      <w:pPr>
        <w:rPr>
          <w:ins w:id="1309" w:author="Arthur Parmentier" w:date="2020-06-08T01:40:00Z"/>
        </w:rPr>
      </w:pPr>
      <w:ins w:id="1310" w:author="Arthur Parmentier" w:date="2020-06-08T01:44:00Z">
        <w:r>
          <w:t>One important theorem is t</w:t>
        </w:r>
      </w:ins>
      <w:ins w:id="1311" w:author="Arthur Parmentier" w:date="2020-06-08T01:45:00Z">
        <w:r>
          <w:t xml:space="preserve">hat all </w:t>
        </w:r>
      </w:ins>
      <w:ins w:id="1312" w:author="Arthur Parmentier" w:date="2020-06-08T01:35:00Z">
        <w:r w:rsidR="00E85B26">
          <w:t>context-sensitive grammar</w:t>
        </w:r>
      </w:ins>
      <w:ins w:id="1313" w:author="Arthur Parmentier" w:date="2020-06-08T01:45:00Z">
        <w:r>
          <w:t>s</w:t>
        </w:r>
      </w:ins>
      <w:ins w:id="1314" w:author="Arthur Parmentier" w:date="2020-06-08T01:35:00Z">
        <w:r w:rsidR="00E85B26">
          <w:t xml:space="preserve"> </w:t>
        </w:r>
      </w:ins>
      <w:ins w:id="1315" w:author="Arthur Parmentier" w:date="2020-06-08T01:45:00Z">
        <w:r>
          <w:t>are described by a</w:t>
        </w:r>
      </w:ins>
      <w:ins w:id="1316" w:author="Arthur Parmentier" w:date="2020-06-08T01:35:00Z">
        <w:r w:rsidR="00E85B26">
          <w:t xml:space="preserve"> linear bounded automaton (LBA)</w:t>
        </w:r>
      </w:ins>
      <w:ins w:id="1317" w:author="Arthur Parmentier" w:date="2020-06-08T01:45:00Z">
        <w:r w:rsidR="00942F80">
          <w:t xml:space="preserve"> that could for instance be implemented on a computer.</w:t>
        </w:r>
      </w:ins>
      <w:ins w:id="1318" w:author="Arthur Parmentier" w:date="2020-06-08T01:36:00Z">
        <w:r w:rsidR="00E85B26">
          <w:rPr>
            <w:rStyle w:val="Appelnotedebasdep"/>
          </w:rPr>
          <w:footnoteReference w:id="14"/>
        </w:r>
      </w:ins>
    </w:p>
    <w:p w:rsidR="00DE0C52" w:rsidRDefault="008054B5" w:rsidP="00DE0C52">
      <w:pPr>
        <w:pStyle w:val="Titre4"/>
        <w:rPr>
          <w:ins w:id="1320" w:author="Arthur Parmentier" w:date="2020-06-08T01:45:00Z"/>
        </w:rPr>
      </w:pPr>
      <w:ins w:id="1321" w:author="Arthur Parmentier" w:date="2020-06-08T01:45:00Z">
        <w:r>
          <w:t>Context-free grammars</w:t>
        </w:r>
      </w:ins>
    </w:p>
    <w:p w:rsidR="008054B5" w:rsidRDefault="008054B5" w:rsidP="008054B5">
      <w:pPr>
        <w:rPr>
          <w:ins w:id="1322" w:author="Arthur Parmentier" w:date="2020-06-08T01:47:00Z"/>
        </w:rPr>
      </w:pPr>
      <w:ins w:id="1323" w:author="Arthur Parmentier" w:date="2020-06-08T01:45:00Z">
        <w:r>
          <w:t>At the opposite of context</w:t>
        </w:r>
      </w:ins>
      <w:ins w:id="1324" w:author="Arthur Parmentier" w:date="2020-06-08T01:46:00Z">
        <w:r>
          <w:t>-sensitive grammars, context-free grammars describe languages in which it is not necessary to know about the context to find the function of an</w:t>
        </w:r>
      </w:ins>
      <w:ins w:id="1325" w:author="Arthur Parmentier" w:date="2020-06-08T01:47:00Z">
        <w:r>
          <w:t xml:space="preserve"> element. Context-free grammars are therefore a subset of context-sensitive grammars.</w:t>
        </w:r>
      </w:ins>
    </w:p>
    <w:p w:rsidR="001958BE" w:rsidRDefault="001958BE" w:rsidP="008054B5">
      <w:pPr>
        <w:rPr>
          <w:ins w:id="1326" w:author="Arthur Parmentier" w:date="2020-06-08T01:48:00Z"/>
        </w:rPr>
      </w:pPr>
      <w:ins w:id="1327" w:author="Arthur Parmentier" w:date="2020-06-08T01:47:00Z">
        <w:r>
          <w:t xml:space="preserve">For instance, consider </w:t>
        </w:r>
      </w:ins>
      <w:ins w:id="1328" w:author="Arthur Parmentier" w:date="2020-06-08T02:00:00Z">
        <w:r w:rsidR="00E314FF">
          <w:t xml:space="preserve">the </w:t>
        </w:r>
      </w:ins>
      <w:ins w:id="1329" w:author="Arthur Parmentier" w:date="2020-06-08T01:48:00Z">
        <w:r>
          <w:t>grammar</w:t>
        </w:r>
      </w:ins>
      <w:ins w:id="1330" w:author="Arthur Parmentier" w:date="2020-06-08T01:55:00Z">
        <w:r>
          <w:t xml:space="preserve"> made of the following production rules</w:t>
        </w:r>
      </w:ins>
      <w:ins w:id="1331" w:author="Arthur Parmentier" w:date="2020-06-08T01:48:00Z">
        <w:r>
          <w:t>:</w:t>
        </w:r>
      </w:ins>
    </w:p>
    <w:p w:rsidR="001958BE" w:rsidRDefault="00352DF5" w:rsidP="008054B5">
      <w:pPr>
        <w:rPr>
          <w:ins w:id="1332" w:author="Arthur Parmentier" w:date="2020-06-08T01:51:00Z"/>
          <w:rFonts w:ascii="Cambria" w:hAnsi="Cambria" w:cs="Cambria"/>
        </w:rPr>
      </w:pPr>
      <w:ins w:id="1333" w:author="Arthur Parmentier" w:date="2020-06-08T02:03:00Z">
        <w:r>
          <w:rPr>
            <w:rFonts w:cs="Cambria Math"/>
          </w:rPr>
          <w:t>S</w:t>
        </w:r>
      </w:ins>
      <w:ins w:id="1334" w:author="Arthur Parmentier" w:date="2020-06-08T01:50:00Z">
        <w:r w:rsidR="001958BE" w:rsidRPr="001958BE">
          <w:rPr>
            <w:rFonts w:cs="Cambria Math"/>
            <w:rPrChange w:id="1335" w:author="Arthur Parmentier" w:date="2020-06-08T01:50:00Z">
              <w:rPr>
                <w:rFonts w:ascii="Cambria Math" w:hAnsi="Cambria Math" w:cs="Cambria Math"/>
              </w:rPr>
            </w:rPrChange>
          </w:rPr>
          <w:t xml:space="preserve"> -&gt; </w:t>
        </w:r>
      </w:ins>
      <w:ins w:id="1336" w:author="Arthur Parmentier" w:date="2020-06-08T02:06:00Z">
        <w:r>
          <w:rPr>
            <w:rFonts w:cs="Cambria Math"/>
          </w:rPr>
          <w:t>WHO WHAT HOW WHEN</w:t>
        </w:r>
      </w:ins>
      <w:ins w:id="1337" w:author="Arthur Parmentier" w:date="2020-06-08T01:48:00Z">
        <w:r w:rsidR="001958BE">
          <w:br/>
        </w:r>
      </w:ins>
      <w:ins w:id="1338" w:author="Arthur Parmentier" w:date="2020-06-08T02:06:00Z">
        <w:r>
          <w:t>WHO</w:t>
        </w:r>
      </w:ins>
      <w:ins w:id="1339" w:author="Arthur Parmentier" w:date="2020-06-08T01:48:00Z">
        <w:r w:rsidR="001958BE">
          <w:t xml:space="preserve"> -&gt; </w:t>
        </w:r>
      </w:ins>
      <w:ins w:id="1340" w:author="Arthur Parmentier" w:date="2020-06-08T02:06:00Z">
        <w:r>
          <w:t>who</w:t>
        </w:r>
      </w:ins>
      <w:ins w:id="1341" w:author="Arthur Parmentier" w:date="2020-06-08T01:48:00Z">
        <w:r w:rsidR="001958BE">
          <w:br/>
        </w:r>
      </w:ins>
      <w:ins w:id="1342" w:author="Arthur Parmentier" w:date="2020-06-08T02:06:00Z">
        <w:r>
          <w:t>WHAT</w:t>
        </w:r>
      </w:ins>
      <w:ins w:id="1343" w:author="Arthur Parmentier" w:date="2020-06-08T01:48:00Z">
        <w:r w:rsidR="001958BE">
          <w:t xml:space="preserve"> -&gt; </w:t>
        </w:r>
      </w:ins>
      <w:ins w:id="1344" w:author="Arthur Parmentier" w:date="2020-06-08T02:06:00Z">
        <w:r>
          <w:t>what</w:t>
        </w:r>
      </w:ins>
      <w:ins w:id="1345" w:author="Arthur Parmentier" w:date="2020-06-08T01:50:00Z">
        <w:r w:rsidR="001958BE">
          <w:br/>
        </w:r>
      </w:ins>
      <w:ins w:id="1346" w:author="Arthur Parmentier" w:date="2020-06-08T02:06:00Z">
        <w:r>
          <w:t>HOW</w:t>
        </w:r>
      </w:ins>
      <w:ins w:id="1347" w:author="Arthur Parmentier" w:date="2020-06-08T01:50:00Z">
        <w:r w:rsidR="001958BE">
          <w:t xml:space="preserve"> -&gt; </w:t>
        </w:r>
      </w:ins>
      <w:ins w:id="1348" w:author="Arthur Parmentier" w:date="2020-06-08T02:07:00Z">
        <w:r>
          <w:t xml:space="preserve">how | </w:t>
        </w:r>
        <w:r w:rsidRPr="00352DF5">
          <w:rPr>
            <w:rFonts w:ascii="Cambria" w:hAnsi="Cambria" w:cs="Cambria"/>
          </w:rPr>
          <w:t>ε</w:t>
        </w:r>
      </w:ins>
      <w:ins w:id="1349" w:author="Arthur Parmentier" w:date="2020-06-08T01:50:00Z">
        <w:r w:rsidR="001958BE">
          <w:br/>
        </w:r>
      </w:ins>
      <w:ins w:id="1350" w:author="Arthur Parmentier" w:date="2020-06-08T02:07:00Z">
        <w:r>
          <w:t>WHEN</w:t>
        </w:r>
      </w:ins>
      <w:ins w:id="1351" w:author="Arthur Parmentier" w:date="2020-06-08T01:50:00Z">
        <w:r w:rsidR="001958BE">
          <w:t>-&gt;</w:t>
        </w:r>
      </w:ins>
      <w:ins w:id="1352" w:author="Arthur Parmentier" w:date="2020-06-08T01:51:00Z">
        <w:r w:rsidR="001958BE">
          <w:t xml:space="preserve"> </w:t>
        </w:r>
      </w:ins>
      <w:ins w:id="1353" w:author="Arthur Parmentier" w:date="2020-06-08T02:07:00Z">
        <w:r>
          <w:rPr>
            <w:rFonts w:cs="Cambria Math"/>
          </w:rPr>
          <w:t>when</w:t>
        </w:r>
      </w:ins>
    </w:p>
    <w:p w:rsidR="00F93519" w:rsidRDefault="001958BE" w:rsidP="008054B5">
      <w:pPr>
        <w:rPr>
          <w:ins w:id="1354" w:author="Arthur Parmentier" w:date="2020-06-08T02:15:00Z"/>
          <w:rFonts w:cs="Cambria"/>
        </w:rPr>
      </w:pPr>
      <w:ins w:id="1355" w:author="Arthur Parmentier" w:date="2020-06-08T01:53:00Z">
        <w:r>
          <w:t xml:space="preserve">where </w:t>
        </w:r>
      </w:ins>
      <w:ins w:id="1356" w:author="Arthur Parmentier" w:date="2020-06-08T02:10:00Z">
        <w:r w:rsidR="0098315D">
          <w:t>“</w:t>
        </w:r>
      </w:ins>
      <w:ins w:id="1357" w:author="Arthur Parmentier" w:date="2020-06-08T02:09:00Z">
        <w:r w:rsidR="00352DF5">
          <w:t>WHO</w:t>
        </w:r>
      </w:ins>
      <w:ins w:id="1358" w:author="Arthur Parmentier" w:date="2020-06-08T02:10:00Z">
        <w:r w:rsidR="0098315D">
          <w:t>”</w:t>
        </w:r>
      </w:ins>
      <w:ins w:id="1359" w:author="Arthur Parmentier" w:date="2020-06-08T02:09:00Z">
        <w:r w:rsidR="00352DF5">
          <w:t xml:space="preserve">, </w:t>
        </w:r>
      </w:ins>
      <w:ins w:id="1360" w:author="Arthur Parmentier" w:date="2020-06-08T02:10:00Z">
        <w:r w:rsidR="0098315D">
          <w:t>“</w:t>
        </w:r>
      </w:ins>
      <w:ins w:id="1361" w:author="Arthur Parmentier" w:date="2020-06-08T02:09:00Z">
        <w:r w:rsidR="00352DF5">
          <w:t>WHAT</w:t>
        </w:r>
      </w:ins>
      <w:ins w:id="1362" w:author="Arthur Parmentier" w:date="2020-06-08T02:10:00Z">
        <w:r w:rsidR="0098315D">
          <w:t>”</w:t>
        </w:r>
      </w:ins>
      <w:ins w:id="1363" w:author="Arthur Parmentier" w:date="2020-06-08T02:09:00Z">
        <w:r w:rsidR="00352DF5">
          <w:t xml:space="preserve">, </w:t>
        </w:r>
      </w:ins>
      <w:ins w:id="1364" w:author="Arthur Parmentier" w:date="2020-06-08T02:10:00Z">
        <w:r w:rsidR="0098315D">
          <w:t>“</w:t>
        </w:r>
      </w:ins>
      <w:ins w:id="1365" w:author="Arthur Parmentier" w:date="2020-06-08T02:09:00Z">
        <w:r w:rsidR="00352DF5">
          <w:t>HOW</w:t>
        </w:r>
      </w:ins>
      <w:ins w:id="1366" w:author="Arthur Parmentier" w:date="2020-06-08T02:10:00Z">
        <w:r w:rsidR="0098315D">
          <w:t>”</w:t>
        </w:r>
      </w:ins>
      <w:ins w:id="1367" w:author="Arthur Parmentier" w:date="2020-06-08T02:09:00Z">
        <w:r w:rsidR="00352DF5">
          <w:t xml:space="preserve">, </w:t>
        </w:r>
      </w:ins>
      <w:ins w:id="1368" w:author="Arthur Parmentier" w:date="2020-06-08T02:10:00Z">
        <w:r w:rsidR="0098315D">
          <w:t>“</w:t>
        </w:r>
      </w:ins>
      <w:ins w:id="1369" w:author="Arthur Parmentier" w:date="2020-06-08T02:09:00Z">
        <w:r w:rsidR="00352DF5">
          <w:t>WHEN</w:t>
        </w:r>
      </w:ins>
      <w:ins w:id="1370" w:author="Arthur Parmentier" w:date="2020-06-08T02:10:00Z">
        <w:r w:rsidR="0098315D">
          <w:t>”</w:t>
        </w:r>
      </w:ins>
      <w:ins w:id="1371" w:author="Arthur Parmentier" w:date="2020-06-08T02:09:00Z">
        <w:r w:rsidR="00352DF5">
          <w:t xml:space="preserve"> </w:t>
        </w:r>
      </w:ins>
      <w:ins w:id="1372" w:author="Arthur Parmentier" w:date="2020-06-08T02:10:00Z">
        <w:r w:rsidR="0098315D">
          <w:t>are non-terminal symbols (representing abstract structures in the grammar), “who”, “what”, “how”</w:t>
        </w:r>
      </w:ins>
      <w:ins w:id="1373" w:author="Arthur Parmentier" w:date="2020-06-08T02:11:00Z">
        <w:r w:rsidR="0098315D">
          <w:t>, “when” are terminal symbols representing words or signs in the sentence,</w:t>
        </w:r>
      </w:ins>
      <w:ins w:id="1374" w:author="Arthur Parmentier" w:date="2020-06-08T02:10:00Z">
        <w:r w:rsidR="0098315D">
          <w:t xml:space="preserve"> </w:t>
        </w:r>
      </w:ins>
      <w:ins w:id="1375" w:author="Arthur Parmentier" w:date="2020-06-08T02:07:00Z">
        <w:r w:rsidR="00352DF5">
          <w:t xml:space="preserve">S is the start symbol </w:t>
        </w:r>
      </w:ins>
      <w:ins w:id="1376" w:author="Arthur Parmentier" w:date="2020-06-08T02:08:00Z">
        <w:r w:rsidR="00352DF5">
          <w:t>(sentence symbol)</w:t>
        </w:r>
      </w:ins>
      <w:ins w:id="1377" w:author="Arthur Parmentier" w:date="2020-06-08T02:14:00Z">
        <w:r w:rsidR="00B122FD">
          <w:t>,</w:t>
        </w:r>
      </w:ins>
      <w:ins w:id="1378" w:author="Arthur Parmentier" w:date="2020-06-08T01:53:00Z">
        <w:r>
          <w:rPr>
            <w:rFonts w:cs="Cambria Math"/>
          </w:rPr>
          <w:t xml:space="preserve"> </w:t>
        </w:r>
      </w:ins>
      <w:ins w:id="1379" w:author="Arthur Parmentier" w:date="2020-06-08T02:08:00Z">
        <w:r w:rsidR="00352DF5" w:rsidRPr="00352DF5">
          <w:rPr>
            <w:rFonts w:ascii="Cambria" w:hAnsi="Cambria" w:cs="Cambria"/>
          </w:rPr>
          <w:t>ε</w:t>
        </w:r>
      </w:ins>
      <w:ins w:id="1380" w:author="Arthur Parmentier" w:date="2020-06-08T01:53:00Z">
        <w:r>
          <w:rPr>
            <w:rFonts w:cs="Cambria"/>
          </w:rPr>
          <w:t xml:space="preserve"> </w:t>
        </w:r>
      </w:ins>
      <w:ins w:id="1381" w:author="Arthur Parmentier" w:date="2020-06-08T02:08:00Z">
        <w:r w:rsidR="00352DF5">
          <w:rPr>
            <w:rFonts w:cs="Cambria"/>
          </w:rPr>
          <w:t>the empty string symbol</w:t>
        </w:r>
      </w:ins>
      <w:ins w:id="1382" w:author="Arthur Parmentier" w:date="2020-06-08T02:14:00Z">
        <w:r w:rsidR="00B122FD">
          <w:rPr>
            <w:rFonts w:cs="Cambria"/>
          </w:rPr>
          <w:t xml:space="preserve"> and | the “or” </w:t>
        </w:r>
        <w:r w:rsidR="006172B3">
          <w:rPr>
            <w:rFonts w:cs="Cambria"/>
          </w:rPr>
          <w:t>l</w:t>
        </w:r>
        <w:r w:rsidR="00CD4D7C">
          <w:rPr>
            <w:rFonts w:cs="Cambria"/>
          </w:rPr>
          <w:t xml:space="preserve">ogical </w:t>
        </w:r>
        <w:r w:rsidR="00B122FD">
          <w:rPr>
            <w:rFonts w:cs="Cambria"/>
          </w:rPr>
          <w:t>operator</w:t>
        </w:r>
      </w:ins>
      <w:ins w:id="1383" w:author="Arthur Parmentier" w:date="2020-06-08T01:55:00Z">
        <w:r>
          <w:rPr>
            <w:rFonts w:cs="Cambria"/>
          </w:rPr>
          <w:t>.</w:t>
        </w:r>
      </w:ins>
      <w:ins w:id="1384" w:author="Arthur Parmentier" w:date="2020-06-08T01:53:00Z">
        <w:r>
          <w:rPr>
            <w:rFonts w:cs="Cambria"/>
          </w:rPr>
          <w:t xml:space="preserve"> </w:t>
        </w:r>
      </w:ins>
      <w:ins w:id="1385" w:author="Arthur Parmentier" w:date="2020-06-08T02:14:00Z">
        <w:r w:rsidR="005A4010">
          <w:rPr>
            <w:rFonts w:cs="Cambria"/>
          </w:rPr>
          <w:br/>
        </w:r>
      </w:ins>
      <w:ins w:id="1386" w:author="Arthur Parmentier" w:date="2020-06-08T01:56:00Z">
        <w:r>
          <w:rPr>
            <w:rFonts w:cs="Cambria"/>
          </w:rPr>
          <w:t xml:space="preserve">This grammar would only produce </w:t>
        </w:r>
      </w:ins>
      <w:ins w:id="1387" w:author="Arthur Parmentier" w:date="2020-06-08T02:11:00Z">
        <w:r w:rsidR="0098315D">
          <w:rPr>
            <w:rFonts w:cs="Cambria"/>
          </w:rPr>
          <w:t>two different</w:t>
        </w:r>
      </w:ins>
      <w:ins w:id="1388" w:author="Arthur Parmentier" w:date="2020-06-08T01:56:00Z">
        <w:r>
          <w:rPr>
            <w:rFonts w:cs="Cambria"/>
          </w:rPr>
          <w:t xml:space="preserve"> sentence</w:t>
        </w:r>
      </w:ins>
      <w:ins w:id="1389" w:author="Arthur Parmentier" w:date="2020-06-08T02:11:00Z">
        <w:r w:rsidR="0098315D">
          <w:rPr>
            <w:rFonts w:cs="Cambria"/>
          </w:rPr>
          <w:t>s</w:t>
        </w:r>
      </w:ins>
      <w:ins w:id="1390" w:author="Arthur Parmentier" w:date="2020-06-08T01:56:00Z">
        <w:r>
          <w:rPr>
            <w:rFonts w:cs="Cambria"/>
          </w:rPr>
          <w:t xml:space="preserve">: </w:t>
        </w:r>
      </w:ins>
    </w:p>
    <w:p w:rsidR="00F93519" w:rsidRDefault="001958BE" w:rsidP="008054B5">
      <w:pPr>
        <w:pStyle w:val="Paragraphedeliste"/>
        <w:numPr>
          <w:ilvl w:val="0"/>
          <w:numId w:val="43"/>
        </w:numPr>
        <w:rPr>
          <w:ins w:id="1391" w:author="Arthur Parmentier" w:date="2020-06-08T02:15:00Z"/>
          <w:rFonts w:cs="Cambria"/>
        </w:rPr>
      </w:pPr>
      <w:ins w:id="1392" w:author="Arthur Parmentier" w:date="2020-06-08T01:56:00Z">
        <w:r w:rsidRPr="00F93519">
          <w:rPr>
            <w:rFonts w:cs="Cambria"/>
            <w:rPrChange w:id="1393" w:author="Arthur Parmentier" w:date="2020-06-08T02:15:00Z">
              <w:rPr/>
            </w:rPrChange>
          </w:rPr>
          <w:t>“</w:t>
        </w:r>
      </w:ins>
      <w:ins w:id="1394" w:author="Arthur Parmentier" w:date="2020-06-08T02:11:00Z">
        <w:r w:rsidR="0098315D" w:rsidRPr="00F93519">
          <w:rPr>
            <w:rFonts w:cs="Cambria"/>
            <w:rPrChange w:id="1395" w:author="Arthur Parmentier" w:date="2020-06-08T02:15:00Z">
              <w:rPr/>
            </w:rPrChange>
          </w:rPr>
          <w:t>w</w:t>
        </w:r>
      </w:ins>
      <w:ins w:id="1396" w:author="Arthur Parmentier" w:date="2020-06-08T01:56:00Z">
        <w:r w:rsidRPr="00F93519">
          <w:rPr>
            <w:rFonts w:cs="Cambria"/>
            <w:rPrChange w:id="1397" w:author="Arthur Parmentier" w:date="2020-06-08T02:15:00Z">
              <w:rPr/>
            </w:rPrChange>
          </w:rPr>
          <w:t xml:space="preserve">ho </w:t>
        </w:r>
      </w:ins>
      <w:ins w:id="1398" w:author="Arthur Parmentier" w:date="2020-06-08T02:11:00Z">
        <w:r w:rsidR="0098315D" w:rsidRPr="00F93519">
          <w:rPr>
            <w:rFonts w:cs="Cambria"/>
            <w:rPrChange w:id="1399" w:author="Arthur Parmentier" w:date="2020-06-08T02:15:00Z">
              <w:rPr/>
            </w:rPrChange>
          </w:rPr>
          <w:t>w</w:t>
        </w:r>
      </w:ins>
      <w:ins w:id="1400" w:author="Arthur Parmentier" w:date="2020-06-08T01:56:00Z">
        <w:r w:rsidRPr="00F93519">
          <w:rPr>
            <w:rFonts w:cs="Cambria"/>
            <w:rPrChange w:id="1401" w:author="Arthur Parmentier" w:date="2020-06-08T02:15:00Z">
              <w:rPr/>
            </w:rPrChange>
          </w:rPr>
          <w:t xml:space="preserve">hat </w:t>
        </w:r>
      </w:ins>
      <w:ins w:id="1402" w:author="Arthur Parmentier" w:date="2020-06-08T02:11:00Z">
        <w:r w:rsidR="0098315D" w:rsidRPr="00F93519">
          <w:rPr>
            <w:rFonts w:cs="Cambria"/>
            <w:rPrChange w:id="1403" w:author="Arthur Parmentier" w:date="2020-06-08T02:15:00Z">
              <w:rPr/>
            </w:rPrChange>
          </w:rPr>
          <w:t>h</w:t>
        </w:r>
      </w:ins>
      <w:ins w:id="1404" w:author="Arthur Parmentier" w:date="2020-06-08T01:56:00Z">
        <w:r w:rsidRPr="00F93519">
          <w:rPr>
            <w:rFonts w:cs="Cambria"/>
            <w:rPrChange w:id="1405" w:author="Arthur Parmentier" w:date="2020-06-08T02:15:00Z">
              <w:rPr/>
            </w:rPrChange>
          </w:rPr>
          <w:t xml:space="preserve">ow </w:t>
        </w:r>
      </w:ins>
      <w:ins w:id="1406" w:author="Arthur Parmentier" w:date="2020-06-08T02:11:00Z">
        <w:r w:rsidR="0098315D" w:rsidRPr="00F93519">
          <w:rPr>
            <w:rFonts w:cs="Cambria"/>
            <w:rPrChange w:id="1407" w:author="Arthur Parmentier" w:date="2020-06-08T02:15:00Z">
              <w:rPr/>
            </w:rPrChange>
          </w:rPr>
          <w:t>w</w:t>
        </w:r>
      </w:ins>
      <w:ins w:id="1408" w:author="Arthur Parmentier" w:date="2020-06-08T01:56:00Z">
        <w:r w:rsidRPr="00F93519">
          <w:rPr>
            <w:rFonts w:cs="Cambria"/>
            <w:rPrChange w:id="1409" w:author="Arthur Parmentier" w:date="2020-06-08T02:15:00Z">
              <w:rPr/>
            </w:rPrChange>
          </w:rPr>
          <w:t>hen”</w:t>
        </w:r>
      </w:ins>
    </w:p>
    <w:p w:rsidR="00F93519" w:rsidRDefault="0098315D" w:rsidP="008054B5">
      <w:pPr>
        <w:pStyle w:val="Paragraphedeliste"/>
        <w:numPr>
          <w:ilvl w:val="0"/>
          <w:numId w:val="43"/>
        </w:numPr>
        <w:rPr>
          <w:ins w:id="1410" w:author="Arthur Parmentier" w:date="2020-06-08T02:15:00Z"/>
          <w:rFonts w:cs="Cambria"/>
        </w:rPr>
      </w:pPr>
      <w:ins w:id="1411" w:author="Arthur Parmentier" w:date="2020-06-08T02:11:00Z">
        <w:r w:rsidRPr="00F93519">
          <w:rPr>
            <w:rFonts w:cs="Cambria"/>
            <w:rPrChange w:id="1412" w:author="Arthur Parmentier" w:date="2020-06-08T02:15:00Z">
              <w:rPr/>
            </w:rPrChange>
          </w:rPr>
          <w:t>“who what when”</w:t>
        </w:r>
      </w:ins>
    </w:p>
    <w:p w:rsidR="001958BE" w:rsidRPr="00F93519" w:rsidRDefault="001958BE">
      <w:pPr>
        <w:rPr>
          <w:ins w:id="1413" w:author="Arthur Parmentier" w:date="2020-06-08T01:57:00Z"/>
          <w:rFonts w:cs="Cambria"/>
          <w:rPrChange w:id="1414" w:author="Arthur Parmentier" w:date="2020-06-08T02:15:00Z">
            <w:rPr>
              <w:ins w:id="1415" w:author="Arthur Parmentier" w:date="2020-06-08T01:57:00Z"/>
            </w:rPr>
          </w:rPrChange>
        </w:rPr>
      </w:pPr>
      <w:ins w:id="1416" w:author="Arthur Parmentier" w:date="2020-06-08T01:56:00Z">
        <w:r w:rsidRPr="00F93519">
          <w:rPr>
            <w:rFonts w:cs="Cambria"/>
            <w:rPrChange w:id="1417" w:author="Arthur Parmentier" w:date="2020-06-08T02:15:00Z">
              <w:rPr/>
            </w:rPrChange>
          </w:rPr>
          <w:lastRenderedPageBreak/>
          <w:t>Because the production rules on the left side only contain one element, it is pos</w:t>
        </w:r>
      </w:ins>
      <w:ins w:id="1418" w:author="Arthur Parmentier" w:date="2020-06-08T01:57:00Z">
        <w:r w:rsidRPr="00F93519">
          <w:rPr>
            <w:rFonts w:cs="Cambria"/>
            <w:rPrChange w:id="1419" w:author="Arthur Parmentier" w:date="2020-06-08T02:15:00Z">
              <w:rPr/>
            </w:rPrChange>
          </w:rPr>
          <w:t>sible to find the function of each element in the sentence without the context. This grammar is therefore a context-free grammar.</w:t>
        </w:r>
      </w:ins>
      <w:ins w:id="1420" w:author="Arthur Parmentier" w:date="2020-06-08T02:12:00Z">
        <w:r w:rsidR="0098315D">
          <w:rPr>
            <w:rStyle w:val="Appelnotedebasdep"/>
            <w:rFonts w:cs="Cambria"/>
          </w:rPr>
          <w:footnoteReference w:id="15"/>
        </w:r>
      </w:ins>
    </w:p>
    <w:p w:rsidR="004A5894" w:rsidRDefault="004A5894" w:rsidP="008054B5">
      <w:pPr>
        <w:rPr>
          <w:ins w:id="1426" w:author="Arthur Parmentier" w:date="2020-06-08T02:01:00Z"/>
          <w:rStyle w:val="uiqtextrenderedqtext"/>
        </w:rPr>
      </w:pPr>
      <w:ins w:id="1427" w:author="Arthur Parmentier" w:date="2020-06-08T01:57:00Z">
        <w:r>
          <w:rPr>
            <w:rFonts w:cs="Cambria"/>
          </w:rPr>
          <w:t xml:space="preserve">One important theorem is that </w:t>
        </w:r>
      </w:ins>
      <w:ins w:id="1428" w:author="Arthur Parmentier" w:date="2020-06-08T02:23:00Z">
        <w:r w:rsidR="00941E46">
          <w:rPr>
            <w:rFonts w:cs="Cambria"/>
          </w:rPr>
          <w:t xml:space="preserve">all </w:t>
        </w:r>
      </w:ins>
      <w:ins w:id="1429" w:author="Arthur Parmentier" w:date="2020-06-08T01:57:00Z">
        <w:r>
          <w:rPr>
            <w:rFonts w:cs="Cambria"/>
          </w:rPr>
          <w:t>context-free grammars</w:t>
        </w:r>
      </w:ins>
      <w:ins w:id="1430" w:author="Arthur Parmentier" w:date="2020-06-08T01:58:00Z">
        <w:r>
          <w:rPr>
            <w:rFonts w:cs="Cambria"/>
          </w:rPr>
          <w:t xml:space="preserve"> </w:t>
        </w:r>
      </w:ins>
      <w:ins w:id="1431" w:author="Arthur Parmentier" w:date="2020-06-08T01:59:00Z">
        <w:r>
          <w:rPr>
            <w:rFonts w:cs="Cambria"/>
          </w:rPr>
          <w:t xml:space="preserve">can be </w:t>
        </w:r>
        <w:r w:rsidR="00106062">
          <w:rPr>
            <w:rFonts w:cs="Cambria"/>
          </w:rPr>
          <w:t xml:space="preserve">described by a pushdown automaton, </w:t>
        </w:r>
        <w:r w:rsidR="00106062">
          <w:rPr>
            <w:rStyle w:val="uiqtextrenderedqtext"/>
          </w:rPr>
          <w:t>which is a finite state automaton with an infinite “stack” attached.</w:t>
        </w:r>
      </w:ins>
    </w:p>
    <w:p w:rsidR="00352DF5" w:rsidRDefault="00352DF5" w:rsidP="00352DF5">
      <w:pPr>
        <w:pStyle w:val="Titre4"/>
        <w:rPr>
          <w:ins w:id="1432" w:author="Arthur Parmentier" w:date="2020-06-08T02:16:00Z"/>
        </w:rPr>
      </w:pPr>
      <w:ins w:id="1433" w:author="Arthur Parmentier" w:date="2020-06-08T02:01:00Z">
        <w:r>
          <w:t>Regular</w:t>
        </w:r>
      </w:ins>
      <w:ins w:id="1434" w:author="Arthur Parmentier" w:date="2020-06-08T02:16:00Z">
        <w:r w:rsidR="000D2632">
          <w:t xml:space="preserve"> grammar</w:t>
        </w:r>
        <w:r w:rsidR="00300A77">
          <w:t>s</w:t>
        </w:r>
      </w:ins>
    </w:p>
    <w:p w:rsidR="00300A77" w:rsidRDefault="00E56164" w:rsidP="00300A77">
      <w:pPr>
        <w:rPr>
          <w:ins w:id="1435" w:author="Arthur Parmentier" w:date="2020-06-08T02:21:00Z"/>
        </w:rPr>
      </w:pPr>
      <w:ins w:id="1436" w:author="Arthur Parmentier" w:date="2020-06-08T02:17:00Z">
        <w:r>
          <w:t>A regular grammar is a specific sub-set of context-free grammars</w:t>
        </w:r>
      </w:ins>
      <w:ins w:id="1437" w:author="Arthur Parmentier" w:date="2020-06-08T02:20:00Z">
        <w:r w:rsidR="00FB2671">
          <w:t xml:space="preserve"> that form the so</w:t>
        </w:r>
      </w:ins>
      <w:ins w:id="1438" w:author="Arthur Parmentier" w:date="2020-06-08T02:21:00Z">
        <w:r w:rsidR="00FB2671">
          <w:t>-called “regular expressions”.</w:t>
        </w:r>
        <w:r w:rsidR="00FB2671">
          <w:rPr>
            <w:rStyle w:val="Appelnotedebasdep"/>
          </w:rPr>
          <w:footnoteReference w:id="16"/>
        </w:r>
      </w:ins>
    </w:p>
    <w:p w:rsidR="00941E46" w:rsidRDefault="00941E46" w:rsidP="00300A77">
      <w:pPr>
        <w:rPr>
          <w:ins w:id="1441" w:author="Arthur Parmentier" w:date="2020-06-08T02:22:00Z"/>
        </w:rPr>
      </w:pPr>
      <w:ins w:id="1442" w:author="Arthur Parmentier" w:date="2020-06-08T02:22:00Z">
        <w:r>
          <w:t>A grammar such as the one presented in the previous part is a regular grammar.</w:t>
        </w:r>
      </w:ins>
    </w:p>
    <w:p w:rsidR="00941E46" w:rsidRPr="00300A77" w:rsidRDefault="00941E46">
      <w:pPr>
        <w:rPr>
          <w:ins w:id="1443" w:author="Arthur Parmentier" w:date="2020-06-07T21:11:00Z"/>
          <w:rPrChange w:id="1444" w:author="Arthur Parmentier" w:date="2020-06-08T02:16:00Z">
            <w:rPr>
              <w:ins w:id="1445" w:author="Arthur Parmentier" w:date="2020-06-07T21:11:00Z"/>
            </w:rPr>
          </w:rPrChange>
        </w:rPr>
        <w:pPrChange w:id="1446" w:author="Arthur Parmentier" w:date="2020-06-08T02:16:00Z">
          <w:pPr>
            <w:pStyle w:val="Titre3"/>
          </w:pPr>
        </w:pPrChange>
      </w:pPr>
      <w:ins w:id="1447" w:author="Arthur Parmentier" w:date="2020-06-08T02:22:00Z">
        <w:r>
          <w:t xml:space="preserve">One important theorem is all regular grammars </w:t>
        </w:r>
      </w:ins>
      <w:ins w:id="1448" w:author="Arthur Parmentier" w:date="2020-06-08T02:23:00Z">
        <w:r>
          <w:t>can be</w:t>
        </w:r>
      </w:ins>
      <w:ins w:id="1449" w:author="Arthur Parmentier" w:date="2020-06-08T02:22:00Z">
        <w:r>
          <w:t xml:space="preserve"> described</w:t>
        </w:r>
      </w:ins>
      <w:ins w:id="1450" w:author="Arthur Parmentier" w:date="2020-06-08T02:24:00Z">
        <w:r>
          <w:t xml:space="preserve"> by a </w:t>
        </w:r>
        <w:r w:rsidR="007C3219">
          <w:t>(</w:t>
        </w:r>
        <w:r>
          <w:t>deterministic</w:t>
        </w:r>
      </w:ins>
      <w:ins w:id="1451" w:author="Arthur Parmentier" w:date="2020-06-08T02:25:00Z">
        <w:r w:rsidR="007C3219">
          <w:t>)</w:t>
        </w:r>
      </w:ins>
      <w:ins w:id="1452" w:author="Arthur Parmentier" w:date="2020-06-08T02:24:00Z">
        <w:r>
          <w:t xml:space="preserve"> f</w:t>
        </w:r>
        <w:r w:rsidRPr="00941E46">
          <w:t xml:space="preserve">inite </w:t>
        </w:r>
        <w:r>
          <w:t>s</w:t>
        </w:r>
        <w:r w:rsidRPr="00941E46">
          <w:t xml:space="preserve">tate </w:t>
        </w:r>
        <w:r>
          <w:t>a</w:t>
        </w:r>
        <w:r w:rsidRPr="00941E46">
          <w:t>utomat</w:t>
        </w:r>
        <w:r w:rsidR="009F582B">
          <w:t>on</w:t>
        </w:r>
      </w:ins>
      <w:ins w:id="1453" w:author="Arthur Parmentier" w:date="2020-06-08T02:25:00Z">
        <w:r w:rsidR="00021EF8">
          <w:t>, also called a finite state machine (FSM).</w:t>
        </w:r>
      </w:ins>
    </w:p>
    <w:p w:rsidR="00A62779" w:rsidRDefault="00A62779" w:rsidP="006D5BBB">
      <w:pPr>
        <w:pStyle w:val="Titre3"/>
        <w:rPr>
          <w:ins w:id="1454" w:author="Arthur Parmentier" w:date="2020-06-08T02:26:00Z"/>
        </w:rPr>
      </w:pPr>
      <w:bookmarkStart w:id="1455" w:name="_Toc42550087"/>
      <w:ins w:id="1456" w:author="Arthur Parmentier" w:date="2020-06-08T02:25:00Z">
        <w:r>
          <w:t>Parsing</w:t>
        </w:r>
      </w:ins>
      <w:bookmarkEnd w:id="1455"/>
    </w:p>
    <w:p w:rsidR="00A62779" w:rsidRPr="00A62779" w:rsidRDefault="00A62779">
      <w:pPr>
        <w:rPr>
          <w:ins w:id="1457" w:author="Arthur Parmentier" w:date="2020-06-08T02:25:00Z"/>
          <w:rPrChange w:id="1458" w:author="Arthur Parmentier" w:date="2020-06-08T02:26:00Z">
            <w:rPr>
              <w:ins w:id="1459" w:author="Arthur Parmentier" w:date="2020-06-08T02:25:00Z"/>
            </w:rPr>
          </w:rPrChange>
        </w:rPr>
        <w:pPrChange w:id="1460" w:author="Arthur Parmentier" w:date="2020-06-08T02:26:00Z">
          <w:pPr>
            <w:pStyle w:val="Titre3"/>
          </w:pPr>
        </w:pPrChange>
      </w:pPr>
      <w:ins w:id="1461" w:author="Arthur Parmentier" w:date="2020-06-08T02:26:00Z">
        <w:r>
          <w:t xml:space="preserve">Parsing, also called syntactic analysis, is the process </w:t>
        </w:r>
      </w:ins>
      <w:ins w:id="1462" w:author="Arthur Parmentier" w:date="2020-06-08T02:27:00Z">
        <w:r>
          <w:t xml:space="preserve">of analyzing string of symbols (or sentences) that are described by </w:t>
        </w:r>
      </w:ins>
      <w:ins w:id="1463" w:author="Arthur Parmentier" w:date="2020-06-08T02:28:00Z">
        <w:r>
          <w:t>a grammar</w:t>
        </w:r>
      </w:ins>
      <w:ins w:id="1464" w:author="Arthur Parmentier" w:date="2020-06-08T02:29:00Z">
        <w:r>
          <w:t>.</w:t>
        </w:r>
      </w:ins>
      <w:ins w:id="1465" w:author="Arthur Parmentier" w:date="2020-06-08T02:30:00Z">
        <w:r w:rsidR="00ED0E0D">
          <w:t xml:space="preserve"> It can be performed by different types of automata, depending on the type of grammar that is considered.</w:t>
        </w:r>
      </w:ins>
    </w:p>
    <w:p w:rsidR="006D5BBB" w:rsidRDefault="00657DAC" w:rsidP="006D5BBB">
      <w:pPr>
        <w:pStyle w:val="Titre3"/>
        <w:rPr>
          <w:ins w:id="1466" w:author="Arthur Parmentier" w:date="2020-06-08T02:35:00Z"/>
        </w:rPr>
      </w:pPr>
      <w:bookmarkStart w:id="1467" w:name="_Toc42550088"/>
      <w:ins w:id="1468" w:author="Arthur Parmentier" w:date="2020-06-08T02:35:00Z">
        <w:r>
          <w:t>Linguistics in generative music</w:t>
        </w:r>
        <w:bookmarkEnd w:id="1467"/>
      </w:ins>
    </w:p>
    <w:p w:rsidR="00657DAC" w:rsidRDefault="00657DAC" w:rsidP="00657DAC">
      <w:pPr>
        <w:rPr>
          <w:ins w:id="1469" w:author="Arthur Parmentier" w:date="2020-06-08T02:36:00Z"/>
        </w:rPr>
      </w:pPr>
      <w:ins w:id="1470" w:author="Arthur Parmentier" w:date="2020-06-08T02:35:00Z">
        <w:r>
          <w:t xml:space="preserve">The contemporary field of generative music found interest for </w:t>
        </w:r>
      </w:ins>
      <w:ins w:id="1471" w:author="Arthur Parmentier" w:date="2020-06-08T02:36:00Z">
        <w:r>
          <w:t>many models from linguistic to describe and generate music.</w:t>
        </w:r>
      </w:ins>
    </w:p>
    <w:p w:rsidR="00657DAC" w:rsidRPr="00657DAC" w:rsidRDefault="00657DAC">
      <w:pPr>
        <w:rPr>
          <w:ins w:id="1472" w:author="Arthur Parmentier" w:date="2020-06-07T21:11:00Z"/>
          <w:rPrChange w:id="1473" w:author="Arthur Parmentier" w:date="2020-06-08T02:35:00Z">
            <w:rPr>
              <w:ins w:id="1474" w:author="Arthur Parmentier" w:date="2020-06-07T21:11:00Z"/>
            </w:rPr>
          </w:rPrChange>
        </w:rPr>
        <w:pPrChange w:id="1475" w:author="Arthur Parmentier" w:date="2020-06-08T02:35:00Z">
          <w:pPr>
            <w:pStyle w:val="Titre3"/>
          </w:pPr>
        </w:pPrChange>
      </w:pPr>
      <w:ins w:id="1476" w:author="Arthur Parmentier" w:date="2020-06-08T02:36:00Z">
        <w:r>
          <w:t xml:space="preserve">Often implemented in computers and </w:t>
        </w:r>
      </w:ins>
      <w:ins w:id="1477" w:author="Arthur Parmentier" w:date="2020-06-08T02:37:00Z">
        <w:r>
          <w:t xml:space="preserve">used </w:t>
        </w:r>
      </w:ins>
      <w:ins w:id="1478" w:author="Arthur Parmentier" w:date="2020-06-08T02:38:00Z">
        <w:r>
          <w:t xml:space="preserve">for </w:t>
        </w:r>
      </w:ins>
      <w:ins w:id="1479" w:author="Arthur Parmentier" w:date="2020-06-08T02:37:00Z">
        <w:r>
          <w:t>experimental music</w:t>
        </w:r>
      </w:ins>
      <w:ins w:id="1480" w:author="Arthur Parmentier" w:date="2020-06-08T02:38:00Z">
        <w:r>
          <w:t>,</w:t>
        </w:r>
      </w:ins>
      <w:ins w:id="1481" w:author="Arthur Parmentier" w:date="2020-06-08T02:37:00Z">
        <w:r>
          <w:t xml:space="preserve"> real-time jazz accompaniment and improvisation</w:t>
        </w:r>
      </w:ins>
      <w:ins w:id="1482" w:author="Arthur Parmentier" w:date="2020-06-08T02:38:00Z">
        <w:r>
          <w:t xml:space="preserve"> to </w:t>
        </w:r>
      </w:ins>
      <w:ins w:id="1483" w:author="Arthur Parmentier" w:date="2020-06-08T02:39:00Z">
        <w:r>
          <w:t>Beatles-like song production</w:t>
        </w:r>
      </w:ins>
      <w:ins w:id="1484" w:author="Arthur Parmentier" w:date="2020-06-08T02:37:00Z">
        <w:r>
          <w:t>, probabilistic models such as Hi</w:t>
        </w:r>
      </w:ins>
      <w:ins w:id="1485" w:author="Arthur Parmentier" w:date="2020-06-08T02:38:00Z">
        <w:r>
          <w:t>dden Markov Models are increasingly being used</w:t>
        </w:r>
      </w:ins>
      <w:ins w:id="1486" w:author="Arthur Parmentier" w:date="2020-06-08T02:39:00Z">
        <w:r>
          <w:t xml:space="preserve"> these last decades in research </w:t>
        </w:r>
        <w:r w:rsidR="0065654F">
          <w:t xml:space="preserve">and recent production and </w:t>
        </w:r>
      </w:ins>
      <w:ins w:id="1487" w:author="Arthur Parmentier" w:date="2020-06-08T02:40:00Z">
        <w:r w:rsidR="0065654F">
          <w:t>composition</w:t>
        </w:r>
      </w:ins>
      <w:ins w:id="1488" w:author="Arthur Parmentier" w:date="2020-06-08T02:39:00Z">
        <w:r w:rsidR="0065654F">
          <w:t xml:space="preserve"> </w:t>
        </w:r>
      </w:ins>
      <w:ins w:id="1489" w:author="Arthur Parmentier" w:date="2020-06-08T02:40:00Z">
        <w:r w:rsidR="0065654F">
          <w:t>software, such as Max/MSP</w:t>
        </w:r>
      </w:ins>
      <w:ins w:id="1490" w:author="Arthur Parmentier" w:date="2020-06-08T02:39:00Z">
        <w:r w:rsidR="0065654F">
          <w:t>.</w:t>
        </w:r>
      </w:ins>
    </w:p>
    <w:p w:rsidR="00960BA6" w:rsidRDefault="006D5BBB">
      <w:pPr>
        <w:pStyle w:val="Titre2"/>
        <w:rPr>
          <w:ins w:id="1491" w:author="Arthur Parmentier" w:date="2020-06-07T21:10:00Z"/>
        </w:rPr>
      </w:pPr>
      <w:bookmarkStart w:id="1492" w:name="_Toc42550089"/>
      <w:ins w:id="1493" w:author="Arthur Parmentier" w:date="2020-06-07T21:11:00Z">
        <w:r>
          <w:t>Gestural</w:t>
        </w:r>
      </w:ins>
      <w:ins w:id="1494" w:author="Arthur Parmentier" w:date="2020-06-07T21:10:00Z">
        <w:r>
          <w:t xml:space="preserve"> s</w:t>
        </w:r>
      </w:ins>
      <w:ins w:id="1495" w:author="Arthur Parmentier" w:date="2020-05-13T09:25:00Z">
        <w:r w:rsidR="00EE3C9F" w:rsidRPr="007C437A">
          <w:t>igns</w:t>
        </w:r>
      </w:ins>
      <w:del w:id="1496" w:author="Arthur Parmentier" w:date="2020-05-13T09:25:00Z">
        <w:r w:rsidR="00960BA6" w:rsidRPr="007C437A" w:rsidDel="00EE3C9F">
          <w:delText>Gestures and signs</w:delText>
        </w:r>
      </w:del>
      <w:r w:rsidR="00960BA6" w:rsidRPr="007C437A">
        <w:t xml:space="preserve"> for communication: a long history</w:t>
      </w:r>
      <w:bookmarkEnd w:id="1492"/>
    </w:p>
    <w:p w:rsidR="006D5BBB" w:rsidRPr="006D5BBB" w:rsidRDefault="00617EDA">
      <w:pPr>
        <w:rPr>
          <w:rPrChange w:id="1497" w:author="Arthur Parmentier" w:date="2020-06-07T21:10:00Z">
            <w:rPr/>
          </w:rPrChange>
        </w:rPr>
        <w:pPrChange w:id="1498" w:author="Arthur Parmentier" w:date="2020-06-07T21:10:00Z">
          <w:pPr>
            <w:pStyle w:val="Titre2"/>
          </w:pPr>
        </w:pPrChange>
      </w:pPr>
      <w:ins w:id="1499" w:author="Arthur Parmentier" w:date="2020-06-09T16:44:00Z">
        <w:r>
          <w:t>In this part, we</w:t>
        </w:r>
      </w:ins>
      <w:ins w:id="1500" w:author="Arthur Parmentier" w:date="2020-06-07T21:10:00Z">
        <w:r w:rsidR="006D5BBB">
          <w:t xml:space="preserve"> will have a short overview of the </w:t>
        </w:r>
      </w:ins>
      <w:ins w:id="1501" w:author="Arthur Parmentier" w:date="2020-06-09T16:44:00Z">
        <w:r>
          <w:t xml:space="preserve">use of gestural signs for communication in history </w:t>
        </w:r>
      </w:ins>
      <w:ins w:id="1502" w:author="Arthur Parmentier" w:date="2020-06-09T16:45:00Z">
        <w:r>
          <w:t>to better frame SP in this more general movement.</w:t>
        </w:r>
      </w:ins>
    </w:p>
    <w:p w:rsidR="00960BA6" w:rsidRPr="007C437A" w:rsidDel="006D5BBB" w:rsidRDefault="00960BA6" w:rsidP="00E6654A">
      <w:pPr>
        <w:rPr>
          <w:del w:id="1503" w:author="Arthur Parmentier" w:date="2020-06-07T21:10:00Z"/>
        </w:rPr>
      </w:pPr>
      <w:del w:id="1504" w:author="Arthur Parmentier" w:date="2020-06-07T21:10:00Z">
        <w:r w:rsidRPr="007C437A" w:rsidDel="006D5BBB">
          <w:delText>Chronological view</w:delText>
        </w:r>
        <w:r w:rsidR="006E6EE1" w:rsidRPr="007C437A" w:rsidDel="006D5BBB">
          <w:delText xml:space="preserve"> (?)</w:delText>
        </w:r>
        <w:bookmarkStart w:id="1505" w:name="_Toc42549997"/>
        <w:bookmarkStart w:id="1506" w:name="_Toc42550090"/>
        <w:bookmarkEnd w:id="1505"/>
        <w:bookmarkEnd w:id="1506"/>
      </w:del>
    </w:p>
    <w:p w:rsidR="00960BA6" w:rsidRPr="007C437A" w:rsidDel="00617EDA" w:rsidRDefault="00960BA6">
      <w:pPr>
        <w:pStyle w:val="Titre3"/>
        <w:rPr>
          <w:del w:id="1507" w:author="Arthur Parmentier" w:date="2020-06-09T16:44:00Z"/>
        </w:rPr>
      </w:pPr>
      <w:bookmarkStart w:id="1508" w:name="_Toc42550091"/>
      <w:del w:id="1509" w:author="Arthur Parmentier" w:date="2020-06-09T16:44:00Z">
        <w:r w:rsidRPr="007C437A" w:rsidDel="00617EDA">
          <w:delText>A very long time ago…</w:delText>
        </w:r>
        <w:bookmarkEnd w:id="1508"/>
      </w:del>
    </w:p>
    <w:p w:rsidR="00960BA6" w:rsidRDefault="00960BA6">
      <w:pPr>
        <w:pStyle w:val="Titre3"/>
        <w:rPr>
          <w:ins w:id="1510" w:author="Arthur Parmentier" w:date="2020-06-09T16:57:00Z"/>
        </w:rPr>
      </w:pPr>
      <w:bookmarkStart w:id="1511" w:name="_Toc42550092"/>
      <w:del w:id="1512" w:author="Arthur Parmentier" w:date="2020-06-09T16:56:00Z">
        <w:r w:rsidRPr="007C437A" w:rsidDel="006056F0">
          <w:delText>Middle ages</w:delText>
        </w:r>
      </w:del>
      <w:ins w:id="1513" w:author="Arthur Parmentier" w:date="2020-06-09T16:56:00Z">
        <w:r w:rsidR="006056F0">
          <w:t>C</w:t>
        </w:r>
      </w:ins>
      <w:ins w:id="1514" w:author="Arthur Parmentier" w:date="2020-06-09T16:53:00Z">
        <w:r w:rsidR="006056F0" w:rsidRPr="006056F0">
          <w:t>heironomy</w:t>
        </w:r>
      </w:ins>
      <w:del w:id="1515" w:author="Arthur Parmentier" w:date="2020-06-09T16:52:00Z">
        <w:r w:rsidRPr="007C437A" w:rsidDel="006056F0">
          <w:delText>: neumes</w:delText>
        </w:r>
      </w:del>
      <w:bookmarkEnd w:id="1511"/>
    </w:p>
    <w:p w:rsidR="006056F0" w:rsidRPr="006056F0" w:rsidRDefault="006056F0" w:rsidP="006056F0">
      <w:pPr>
        <w:rPr>
          <w:ins w:id="1516" w:author="Arthur Parmentier" w:date="2020-06-05T13:55:00Z"/>
          <w:rPrChange w:id="1517" w:author="Arthur Parmentier" w:date="2020-06-09T16:57:00Z">
            <w:rPr>
              <w:ins w:id="1518" w:author="Arthur Parmentier" w:date="2020-06-05T13:55:00Z"/>
            </w:rPr>
          </w:rPrChange>
        </w:rPr>
        <w:pPrChange w:id="1519" w:author="Arthur Parmentier" w:date="2020-06-09T16:57:00Z">
          <w:pPr>
            <w:pStyle w:val="Titre3"/>
          </w:pPr>
        </w:pPrChange>
      </w:pPr>
      <w:ins w:id="1520" w:author="Arthur Parmentier" w:date="2020-06-09T16:57:00Z">
        <w:r w:rsidRPr="006056F0">
          <w:t xml:space="preserve">Cheironomy is </w:t>
        </w:r>
      </w:ins>
      <w:ins w:id="1521" w:author="Arthur Parmentier" w:date="2020-06-09T17:13:00Z">
        <w:r w:rsidR="005213A6">
          <w:t>defined by Hickmann as “textually the direction of a musical ensemble by the movements of the hand”</w:t>
        </w:r>
      </w:ins>
      <w:ins w:id="1522" w:author="Arthur Parmentier" w:date="2020-06-09T17:14:00Z">
        <w:r w:rsidR="005213A6">
          <w:rPr>
            <w:rStyle w:val="Appelnotedebasdep"/>
          </w:rPr>
          <w:footnoteReference w:id="17"/>
        </w:r>
      </w:ins>
      <w:ins w:id="1526" w:author="Arthur Parmentier" w:date="2020-06-09T16:57:00Z">
        <w:r w:rsidRPr="006056F0">
          <w:t xml:space="preserve">. </w:t>
        </w:r>
      </w:ins>
      <w:ins w:id="1527" w:author="Arthur Parmentier" w:date="2020-06-09T17:14:00Z">
        <w:r w:rsidR="00B358E0">
          <w:t xml:space="preserve">It is employed to refer to the use of controlled, regular and </w:t>
        </w:r>
      </w:ins>
      <w:ins w:id="1528" w:author="Arthur Parmentier" w:date="2020-06-09T17:15:00Z">
        <w:r w:rsidR="00B358E0">
          <w:t xml:space="preserve">organized </w:t>
        </w:r>
        <w:r w:rsidR="00B358E0">
          <w:lastRenderedPageBreak/>
          <w:t>movements that is</w:t>
        </w:r>
      </w:ins>
      <w:ins w:id="1529" w:author="Arthur Parmentier" w:date="2020-06-09T17:16:00Z">
        <w:r w:rsidR="00B358E0">
          <w:t xml:space="preserve"> mostly encountered in texts about the arts of movement: music, dance and panto</w:t>
        </w:r>
      </w:ins>
      <w:ins w:id="1530" w:author="Arthur Parmentier" w:date="2020-06-09T17:17:00Z">
        <w:r w:rsidR="00B358E0">
          <w:t>mime.</w:t>
        </w:r>
        <w:r w:rsidR="00B358E0">
          <w:rPr>
            <w:rStyle w:val="Appelnotedebasdep"/>
          </w:rPr>
          <w:footnoteReference w:id="18"/>
        </w:r>
      </w:ins>
      <w:ins w:id="1544" w:author="Arthur Parmentier" w:date="2020-06-09T16:57:00Z">
        <w:r>
          <w:br/>
          <w:t>For instance, i</w:t>
        </w:r>
        <w:r w:rsidRPr="006056F0">
          <w:t>n the modern artform, conductors tend to hoist batons for indicating melodic curves and ornaments.</w:t>
        </w:r>
      </w:ins>
      <w:ins w:id="1545" w:author="Arthur Parmentier" w:date="2020-06-09T16:58:00Z">
        <w:r w:rsidR="00A6462E">
          <w:rPr>
            <w:rStyle w:val="Appelnotedebasdep"/>
          </w:rPr>
          <w:footnoteReference w:id="19"/>
        </w:r>
      </w:ins>
    </w:p>
    <w:p w:rsidR="006056F0" w:rsidRDefault="006056F0" w:rsidP="006056F0">
      <w:pPr>
        <w:pStyle w:val="Titre4"/>
        <w:rPr>
          <w:ins w:id="1548" w:author="Arthur Parmentier" w:date="2020-06-09T16:56:00Z"/>
        </w:rPr>
      </w:pPr>
      <w:ins w:id="1549" w:author="Arthur Parmentier" w:date="2020-06-09T16:56:00Z">
        <w:r>
          <w:t>First traces in antiqu</w:t>
        </w:r>
      </w:ins>
      <w:ins w:id="1550" w:author="Arthur Parmentier" w:date="2020-06-09T17:04:00Z">
        <w:r w:rsidR="00CD28C6">
          <w:t>ity</w:t>
        </w:r>
      </w:ins>
    </w:p>
    <w:p w:rsidR="006056F0" w:rsidRDefault="00952ECE" w:rsidP="006056F0">
      <w:pPr>
        <w:rPr>
          <w:ins w:id="1551" w:author="Arthur Parmentier" w:date="2020-06-09T17:04:00Z"/>
        </w:rPr>
      </w:pPr>
      <w:ins w:id="1552" w:author="Arthur Parmentier" w:date="2020-06-09T17:00:00Z">
        <w:r>
          <w:t>We know from sculptures and paintings</w:t>
        </w:r>
      </w:ins>
      <w:ins w:id="1553" w:author="Arthur Parmentier" w:date="2020-06-09T17:01:00Z">
        <w:r>
          <w:t xml:space="preserve"> from antique Egypt</w:t>
        </w:r>
      </w:ins>
      <w:ins w:id="1554" w:author="Arthur Parmentier" w:date="2020-06-09T17:26:00Z">
        <w:r w:rsidR="000050C6">
          <w:t xml:space="preserve"> (at least 4 000 years from now)</w:t>
        </w:r>
      </w:ins>
      <w:ins w:id="1555" w:author="Arthur Parmentier" w:date="2020-06-09T17:01:00Z">
        <w:r>
          <w:t xml:space="preserve"> that Epgyptians used a form of cheironomy to indicate several </w:t>
        </w:r>
      </w:ins>
      <w:ins w:id="1556" w:author="Arthur Parmentier" w:date="2020-06-09T17:02:00Z">
        <w:r>
          <w:t>pitches and rythms, sometimes as they were singing</w:t>
        </w:r>
      </w:ins>
      <w:ins w:id="1557" w:author="Arthur Parmentier" w:date="2020-06-09T17:25:00Z">
        <w:r w:rsidR="005355C7">
          <w:t>, athough singer and cheironome were in principle two different roles</w:t>
        </w:r>
      </w:ins>
      <w:ins w:id="1558" w:author="Arthur Parmentier" w:date="2020-06-09T17:02:00Z">
        <w:r>
          <w:t>.</w:t>
        </w:r>
      </w:ins>
      <w:ins w:id="1559" w:author="Arthur Parmentier" w:date="2020-06-09T17:03:00Z">
        <w:r>
          <w:rPr>
            <w:rStyle w:val="Appelnotedebasdep"/>
          </w:rPr>
          <w:footnoteReference w:id="20"/>
        </w:r>
      </w:ins>
      <w:ins w:id="1570" w:author="Arthur Parmentier" w:date="2020-06-09T17:26:00Z">
        <w:r w:rsidR="000050C6">
          <w:t xml:space="preserve"> </w:t>
        </w:r>
      </w:ins>
    </w:p>
    <w:p w:rsidR="00CD28C6" w:rsidRDefault="00CD28C6" w:rsidP="006056F0">
      <w:pPr>
        <w:rPr>
          <w:ins w:id="1571" w:author="Arthur Parmentier" w:date="2020-06-09T17:08:00Z"/>
        </w:rPr>
      </w:pPr>
      <w:ins w:id="1572" w:author="Arthur Parmentier" w:date="2020-06-09T17:04:00Z">
        <w:r>
          <w:t xml:space="preserve">In Greece, </w:t>
        </w:r>
      </w:ins>
      <w:ins w:id="1573" w:author="Arthur Parmentier" w:date="2020-06-09T17:05:00Z">
        <w:r>
          <w:t xml:space="preserve">ascendant and descendant movements of the hand were also used during antiquity to </w:t>
        </w:r>
      </w:ins>
      <w:ins w:id="1574" w:author="Arthur Parmentier" w:date="2020-06-09T17:06:00Z">
        <w:r>
          <w:t>indicate whether the next note was higher or lower in pitch. Cheironomy was then considered a from of art.</w:t>
        </w:r>
      </w:ins>
      <w:ins w:id="1575" w:author="Arthur Parmentier" w:date="2020-06-09T17:07:00Z">
        <w:r>
          <w:rPr>
            <w:rStyle w:val="Appelnotedebasdep"/>
          </w:rPr>
          <w:footnoteReference w:id="21"/>
        </w:r>
      </w:ins>
    </w:p>
    <w:p w:rsidR="005213A6" w:rsidRDefault="005213A6" w:rsidP="005213A6">
      <w:pPr>
        <w:pStyle w:val="Titre4"/>
        <w:rPr>
          <w:ins w:id="1582" w:author="Arthur Parmentier" w:date="2020-06-09T17:27:00Z"/>
        </w:rPr>
      </w:pPr>
      <w:ins w:id="1583" w:author="Arthur Parmentier" w:date="2020-06-09T17:08:00Z">
        <w:r>
          <w:t>Cheironomy in m</w:t>
        </w:r>
      </w:ins>
      <w:ins w:id="1584" w:author="Arthur Parmentier" w:date="2020-06-09T17:24:00Z">
        <w:r w:rsidR="00BD43FC">
          <w:t>iddle</w:t>
        </w:r>
      </w:ins>
      <w:ins w:id="1585" w:author="Arthur Parmentier" w:date="2020-06-09T17:08:00Z">
        <w:r>
          <w:t xml:space="preserve"> ages</w:t>
        </w:r>
      </w:ins>
    </w:p>
    <w:p w:rsidR="005213A6" w:rsidRPr="005213A6" w:rsidRDefault="000F755D" w:rsidP="005213A6">
      <w:pPr>
        <w:rPr>
          <w:ins w:id="1586" w:author="Arthur Parmentier" w:date="2020-06-09T16:55:00Z"/>
          <w:rPrChange w:id="1587" w:author="Arthur Parmentier" w:date="2020-06-09T17:08:00Z">
            <w:rPr>
              <w:ins w:id="1588" w:author="Arthur Parmentier" w:date="2020-06-09T16:55:00Z"/>
            </w:rPr>
          </w:rPrChange>
        </w:rPr>
        <w:pPrChange w:id="1589" w:author="Arthur Parmentier" w:date="2020-06-09T17:08:00Z">
          <w:pPr/>
        </w:pPrChange>
      </w:pPr>
      <w:ins w:id="1590" w:author="Arthur Parmentier" w:date="2020-06-09T17:20:00Z">
        <w:r>
          <w:t>Ch</w:t>
        </w:r>
      </w:ins>
      <w:ins w:id="1591" w:author="Arthur Parmentier" w:date="2020-06-09T17:21:00Z">
        <w:r>
          <w:t>eironomy ha</w:t>
        </w:r>
      </w:ins>
      <w:ins w:id="1592" w:author="Arthur Parmentier" w:date="2020-06-09T17:24:00Z">
        <w:r>
          <w:t>d</w:t>
        </w:r>
      </w:ins>
      <w:ins w:id="1593" w:author="Arthur Parmentier" w:date="2020-06-09T17:21:00Z">
        <w:r>
          <w:t xml:space="preserve"> an important place for the direction of Gregorian chant</w:t>
        </w:r>
      </w:ins>
      <w:ins w:id="1594" w:author="Arthur Parmentier" w:date="2020-06-09T17:23:00Z">
        <w:r>
          <w:t xml:space="preserve"> during middle ages to the 16</w:t>
        </w:r>
        <w:r w:rsidRPr="000F755D">
          <w:rPr>
            <w:vertAlign w:val="superscript"/>
            <w:rPrChange w:id="1595" w:author="Arthur Parmentier" w:date="2020-06-09T17:23:00Z">
              <w:rPr/>
            </w:rPrChange>
          </w:rPr>
          <w:t>th</w:t>
        </w:r>
        <w:r>
          <w:t xml:space="preserve"> cen</w:t>
        </w:r>
      </w:ins>
      <w:ins w:id="1596" w:author="Arthur Parmentier" w:date="2020-06-09T17:24:00Z">
        <w:r>
          <w:t>tury.</w:t>
        </w:r>
      </w:ins>
      <w:ins w:id="1597" w:author="Arthur Parmentier" w:date="2020-06-09T17:28:00Z">
        <w:r w:rsidR="00FD69AD">
          <w:t xml:space="preserve"> The most ancient neumatic notations of music were also called cheironomic notations</w:t>
        </w:r>
      </w:ins>
      <w:ins w:id="1598" w:author="Arthur Parmentier" w:date="2020-06-09T17:29:00Z">
        <w:r w:rsidR="00FD69AD">
          <w:rPr>
            <w:rStyle w:val="Appelnotedebasdep"/>
          </w:rPr>
          <w:footnoteReference w:id="22"/>
        </w:r>
      </w:ins>
      <w:ins w:id="1618" w:author="Arthur Parmentier" w:date="2020-06-09T17:31:00Z">
        <w:r w:rsidR="0068348E">
          <w:t xml:space="preserve"> and </w:t>
        </w:r>
      </w:ins>
      <w:ins w:id="1619" w:author="Arthur Parmentier" w:date="2020-06-09T17:33:00Z">
        <w:r w:rsidR="0068348E">
          <w:t>the grec “neuma” refers to the latin “nutus” according to the grammarian Comminianus</w:t>
        </w:r>
      </w:ins>
      <w:ins w:id="1620" w:author="Arthur Parmentier" w:date="2020-06-09T17:36:00Z">
        <w:r w:rsidR="0068348E">
          <w:t xml:space="preserve"> and was used prior to the notations of music on parchment to </w:t>
        </w:r>
      </w:ins>
      <w:ins w:id="1621" w:author="Arthur Parmentier" w:date="2020-06-09T17:37:00Z">
        <w:r w:rsidR="0068348E">
          <w:t xml:space="preserve">signify a vocal exercise. Michel Huglo makes the conjecture that </w:t>
        </w:r>
      </w:ins>
      <w:ins w:id="1622" w:author="Arthur Parmentier" w:date="2020-06-09T17:38:00Z">
        <w:r w:rsidR="0068348E">
          <w:t>cheironomy was in fact the ancestor of the neumatic notation.</w:t>
        </w:r>
      </w:ins>
      <w:bookmarkStart w:id="1623" w:name="_GoBack"/>
      <w:bookmarkEnd w:id="1623"/>
      <w:ins w:id="1624" w:author="Arthur Parmentier" w:date="2020-06-09T17:36:00Z">
        <w:r w:rsidR="0068348E">
          <w:t xml:space="preserve"> </w:t>
        </w:r>
      </w:ins>
    </w:p>
    <w:p w:rsidR="0054171C" w:rsidRPr="007C437A" w:rsidRDefault="0054171C">
      <w:pPr>
        <w:rPr>
          <w:rPrChange w:id="1625" w:author="Arthur Parmentier" w:date="2020-06-07T15:27:00Z">
            <w:rPr/>
          </w:rPrChange>
        </w:rPr>
        <w:pPrChange w:id="1626" w:author="Arthur Parmentier" w:date="2020-06-05T13:55:00Z">
          <w:pPr>
            <w:pStyle w:val="Titre3"/>
          </w:pPr>
        </w:pPrChange>
      </w:pPr>
      <w:ins w:id="1627" w:author="Arthur Parmentier" w:date="2020-06-05T13:55:00Z">
        <w:r w:rsidRPr="007C437A">
          <w:rPr>
            <w:rPrChange w:id="1628" w:author="Arthur Parmentier" w:date="2020-06-07T15:27:00Z">
              <w:rPr/>
            </w:rPrChange>
          </w:rPr>
          <w:t>Main Guido d’arezzo</w:t>
        </w:r>
      </w:ins>
    </w:p>
    <w:p w:rsidR="00960BA6" w:rsidRPr="007C437A" w:rsidDel="00A01FAD" w:rsidRDefault="00960BA6">
      <w:pPr>
        <w:pStyle w:val="Titre3"/>
        <w:rPr>
          <w:del w:id="1629" w:author="Arthur Parmentier" w:date="2020-05-14T14:23:00Z"/>
        </w:rPr>
      </w:pPr>
      <w:del w:id="1630" w:author="Arthur Parmentier" w:date="2020-05-14T14:23:00Z">
        <w:r w:rsidRPr="007C437A" w:rsidDel="00A01FAD">
          <w:delText>Rousseau, Wittgenstein.. theory of signs</w:delText>
        </w:r>
        <w:bookmarkStart w:id="1631" w:name="_Toc40363664"/>
        <w:bookmarkStart w:id="1632" w:name="_Toc40363727"/>
        <w:bookmarkStart w:id="1633" w:name="_Toc40431436"/>
        <w:bookmarkStart w:id="1634" w:name="_Toc41067164"/>
        <w:bookmarkStart w:id="1635" w:name="_Toc42258979"/>
        <w:bookmarkStart w:id="1636" w:name="_Toc42259056"/>
        <w:bookmarkStart w:id="1637" w:name="_Toc42449732"/>
        <w:bookmarkStart w:id="1638" w:name="_Toc42449814"/>
        <w:bookmarkStart w:id="1639" w:name="_Toc42550000"/>
        <w:bookmarkStart w:id="1640" w:name="_Toc42550093"/>
        <w:bookmarkEnd w:id="1631"/>
        <w:bookmarkEnd w:id="1632"/>
        <w:bookmarkEnd w:id="1633"/>
        <w:bookmarkEnd w:id="1634"/>
        <w:bookmarkEnd w:id="1635"/>
        <w:bookmarkEnd w:id="1636"/>
        <w:bookmarkEnd w:id="1637"/>
        <w:bookmarkEnd w:id="1638"/>
        <w:bookmarkEnd w:id="1639"/>
        <w:bookmarkEnd w:id="1640"/>
      </w:del>
    </w:p>
    <w:p w:rsidR="00960BA6" w:rsidRPr="007C437A" w:rsidRDefault="00960BA6" w:rsidP="00414962">
      <w:pPr>
        <w:pStyle w:val="Titre3"/>
        <w:rPr>
          <w:ins w:id="1641" w:author="Arthur Parmentier" w:date="2020-05-14T14:18:00Z"/>
        </w:rPr>
      </w:pPr>
      <w:bookmarkStart w:id="1642" w:name="_Toc42550094"/>
      <w:r w:rsidRPr="007C437A">
        <w:t>Creation of modern sign languages for deafs (?)</w:t>
      </w:r>
      <w:bookmarkEnd w:id="1642"/>
    </w:p>
    <w:p w:rsidR="008F1E52" w:rsidRDefault="008F1E52">
      <w:pPr>
        <w:rPr>
          <w:ins w:id="1643" w:author="Arthur Parmentier" w:date="2020-06-09T16:08:00Z"/>
        </w:rPr>
      </w:pPr>
      <w:ins w:id="1644" w:author="Arthur Parmentier" w:date="2020-05-14T14:18:00Z">
        <w:r w:rsidRPr="007C437A">
          <w:rPr>
            <w:rPrChange w:id="1645" w:author="Arthur Parmentier" w:date="2020-06-07T15:27:00Z">
              <w:rPr>
                <w:rFonts w:ascii="Nunito Sans Light" w:hAnsi="Nunito Sans Light"/>
                <w:sz w:val="28"/>
                <w:szCs w:val="28"/>
              </w:rPr>
            </w:rPrChange>
          </w:rPr>
          <w:t>Lien avec Chant-signes IVT</w:t>
        </w:r>
      </w:ins>
    </w:p>
    <w:p w:rsidR="00074FB8" w:rsidRDefault="00074FB8" w:rsidP="00074FB8">
      <w:pPr>
        <w:rPr>
          <w:ins w:id="1646" w:author="Arthur Parmentier" w:date="2020-06-09T16:08:00Z"/>
        </w:rPr>
      </w:pPr>
      <w:ins w:id="1647" w:author="Arthur Parmentier" w:date="2020-06-09T16:08:00Z">
        <w:r>
          <w:t>Children Creating Core Properties of Language: Evidence from an Emerging Sign Language in Nicaragua</w:t>
        </w:r>
      </w:ins>
    </w:p>
    <w:p w:rsidR="00074FB8" w:rsidRDefault="00074FB8" w:rsidP="00074FB8">
      <w:pPr>
        <w:rPr>
          <w:ins w:id="1648" w:author="Arthur Parmentier" w:date="2020-06-09T16:08:00Z"/>
        </w:rPr>
      </w:pPr>
      <w:ins w:id="1649" w:author="Arthur Parmentier" w:date="2020-06-09T16:08:00Z">
        <w:r>
          <w:t>By Ann Senghas, Sotaro Kita, Asli Özyürek</w:t>
        </w:r>
      </w:ins>
    </w:p>
    <w:p w:rsidR="00074FB8" w:rsidRPr="007C437A" w:rsidRDefault="00074FB8" w:rsidP="00074FB8">
      <w:pPr>
        <w:rPr>
          <w:rPrChange w:id="1650" w:author="Arthur Parmentier" w:date="2020-06-07T15:27:00Z">
            <w:rPr/>
          </w:rPrChange>
        </w:rPr>
        <w:pPrChange w:id="1651" w:author="Arthur Parmentier" w:date="2020-05-14T14:18:00Z">
          <w:pPr>
            <w:pStyle w:val="Titre3"/>
          </w:pPr>
        </w:pPrChange>
      </w:pPr>
      <w:ins w:id="1652" w:author="Arthur Parmentier" w:date="2020-06-09T16:08:00Z">
        <w:r>
          <w:t>Science17 Sep 2004 : 1779-1782</w:t>
        </w:r>
      </w:ins>
    </w:p>
    <w:p w:rsidR="00960BA6" w:rsidRPr="007C437A" w:rsidDel="00EF2E96" w:rsidRDefault="00960BA6">
      <w:pPr>
        <w:pStyle w:val="Titre3"/>
        <w:rPr>
          <w:del w:id="1653" w:author="Arthur Parmentier" w:date="2020-05-14T14:21:00Z"/>
        </w:rPr>
      </w:pPr>
      <w:del w:id="1654" w:author="Arthur Parmentier" w:date="2020-05-14T14:21:00Z">
        <w:r w:rsidRPr="007C437A" w:rsidDel="00EF2E96">
          <w:lastRenderedPageBreak/>
          <w:delText>Attempts or cases in arts before SP</w:delText>
        </w:r>
        <w:bookmarkStart w:id="1655" w:name="_Toc40363666"/>
        <w:bookmarkStart w:id="1656" w:name="_Toc40363729"/>
        <w:bookmarkStart w:id="1657" w:name="_Toc40431438"/>
        <w:bookmarkStart w:id="1658" w:name="_Toc41067166"/>
        <w:bookmarkStart w:id="1659" w:name="_Toc42258981"/>
        <w:bookmarkStart w:id="1660" w:name="_Toc42259058"/>
        <w:bookmarkStart w:id="1661" w:name="_Toc42449734"/>
        <w:bookmarkStart w:id="1662" w:name="_Toc42449816"/>
        <w:bookmarkStart w:id="1663" w:name="_Toc42550002"/>
        <w:bookmarkStart w:id="1664" w:name="_Toc42550095"/>
        <w:bookmarkEnd w:id="1655"/>
        <w:bookmarkEnd w:id="1656"/>
        <w:bookmarkEnd w:id="1657"/>
        <w:bookmarkEnd w:id="1658"/>
        <w:bookmarkEnd w:id="1659"/>
        <w:bookmarkEnd w:id="1660"/>
        <w:bookmarkEnd w:id="1661"/>
        <w:bookmarkEnd w:id="1662"/>
        <w:bookmarkEnd w:id="1663"/>
        <w:bookmarkEnd w:id="1664"/>
      </w:del>
    </w:p>
    <w:p w:rsidR="00960BA6" w:rsidRPr="007C437A" w:rsidRDefault="00960BA6">
      <w:pPr>
        <w:pStyle w:val="Titre3"/>
      </w:pPr>
      <w:bookmarkStart w:id="1665" w:name="_Toc42550096"/>
      <w:r w:rsidRPr="007C437A">
        <w:t>Conduction &amp; other contemporary forms of artistic sign languages</w:t>
      </w:r>
      <w:bookmarkEnd w:id="1665"/>
    </w:p>
    <w:p w:rsidR="00960BA6" w:rsidRPr="007C437A" w:rsidRDefault="00960BA6">
      <w:pPr>
        <w:pStyle w:val="Titre2"/>
      </w:pPr>
      <w:bookmarkStart w:id="1666" w:name="_Toc42550097"/>
      <w:r w:rsidRPr="007C437A">
        <w:t>Real-time composition/improvisation/generative music in the XXth century</w:t>
      </w:r>
      <w:bookmarkEnd w:id="1666"/>
    </w:p>
    <w:p w:rsidR="00725D84" w:rsidRPr="008C7E78" w:rsidRDefault="00725D84" w:rsidP="00E6654A">
      <w:pPr>
        <w:rPr>
          <w:ins w:id="1667" w:author="Arthur Parmentier" w:date="2020-05-14T14:22:00Z"/>
          <w:lang w:val="fr-FR"/>
          <w:rPrChange w:id="1668" w:author="Arthur Parmentier" w:date="2020-06-07T18:31:00Z">
            <w:rPr>
              <w:ins w:id="1669" w:author="Arthur Parmentier" w:date="2020-05-14T14:22:00Z"/>
            </w:rPr>
          </w:rPrChange>
        </w:rPr>
      </w:pPr>
      <w:r w:rsidRPr="007C437A">
        <w:t xml:space="preserve">How to structure this part? </w:t>
      </w:r>
      <w:r w:rsidRPr="008C7E78">
        <w:rPr>
          <w:lang w:val="fr-FR"/>
          <w:rPrChange w:id="1670" w:author="Arthur Parmentier" w:date="2020-06-07T18:31:00Z">
            <w:rPr/>
          </w:rPrChange>
        </w:rPr>
        <w:t>By example? Topic?</w:t>
      </w:r>
    </w:p>
    <w:p w:rsidR="00D81005" w:rsidRPr="008C7E78" w:rsidRDefault="00D81005" w:rsidP="00E6654A">
      <w:pPr>
        <w:rPr>
          <w:ins w:id="1671" w:author="Arthur Parmentier" w:date="2020-06-05T14:00:00Z"/>
          <w:lang w:val="fr-FR"/>
          <w:rPrChange w:id="1672" w:author="Arthur Parmentier" w:date="2020-06-07T18:31:00Z">
            <w:rPr>
              <w:ins w:id="1673" w:author="Arthur Parmentier" w:date="2020-06-05T14:00:00Z"/>
            </w:rPr>
          </w:rPrChange>
        </w:rPr>
      </w:pPr>
      <w:ins w:id="1674" w:author="Arthur Parmentier" w:date="2020-05-14T14:22:00Z">
        <w:r w:rsidRPr="008C7E78">
          <w:rPr>
            <w:lang w:val="fr-FR"/>
            <w:rPrChange w:id="1675" w:author="Arthur Parmentier" w:date="2020-06-07T18:31:00Z">
              <w:rPr/>
            </w:rPrChange>
          </w:rPr>
          <w:t xml:space="preserve">Musique stochastique </w:t>
        </w:r>
      </w:ins>
      <w:ins w:id="1676" w:author="Arthur Parmentier" w:date="2020-06-05T14:00:00Z">
        <w:r w:rsidR="003D5749" w:rsidRPr="008C7E78">
          <w:rPr>
            <w:lang w:val="fr-FR"/>
            <w:rPrChange w:id="1677" w:author="Arthur Parmentier" w:date="2020-06-07T18:31:00Z">
              <w:rPr/>
            </w:rPrChange>
          </w:rPr>
          <w:t>Xenakis</w:t>
        </w:r>
      </w:ins>
    </w:p>
    <w:p w:rsidR="003D5749" w:rsidRPr="008C7E78" w:rsidRDefault="003D5749" w:rsidP="00E6654A">
      <w:pPr>
        <w:rPr>
          <w:ins w:id="1678" w:author="Arthur Parmentier" w:date="2020-06-05T14:00:00Z"/>
          <w:lang w:val="fr-FR"/>
          <w:rPrChange w:id="1679" w:author="Arthur Parmentier" w:date="2020-06-07T18:31:00Z">
            <w:rPr>
              <w:ins w:id="1680" w:author="Arthur Parmentier" w:date="2020-06-05T14:00:00Z"/>
            </w:rPr>
          </w:rPrChange>
        </w:rPr>
      </w:pPr>
      <w:ins w:id="1681" w:author="Arthur Parmentier" w:date="2020-06-05T14:00:00Z">
        <w:r w:rsidRPr="008C7E78">
          <w:rPr>
            <w:lang w:val="fr-FR"/>
            <w:rPrChange w:id="1682" w:author="Arthur Parmentier" w:date="2020-06-07T18:31:00Z">
              <w:rPr/>
            </w:rPrChange>
          </w:rPr>
          <w:t>Gros labo de recherche en general (minimalism, dodéca…) – comment faire de la nouvelle musique et experimenter?</w:t>
        </w:r>
      </w:ins>
    </w:p>
    <w:p w:rsidR="00F7515C" w:rsidRPr="008C7E78" w:rsidRDefault="00F7515C" w:rsidP="00E6654A">
      <w:pPr>
        <w:rPr>
          <w:ins w:id="1683" w:author="Arthur Parmentier" w:date="2020-06-05T14:01:00Z"/>
          <w:lang w:val="fr-FR"/>
          <w:rPrChange w:id="1684" w:author="Arthur Parmentier" w:date="2020-06-07T18:31:00Z">
            <w:rPr>
              <w:ins w:id="1685" w:author="Arthur Parmentier" w:date="2020-06-05T14:01:00Z"/>
            </w:rPr>
          </w:rPrChange>
        </w:rPr>
      </w:pPr>
      <w:ins w:id="1686" w:author="Arthur Parmentier" w:date="2020-06-05T14:00:00Z">
        <w:r w:rsidRPr="008C7E78">
          <w:rPr>
            <w:lang w:val="fr-FR"/>
            <w:rPrChange w:id="1687" w:author="Arthur Parmentier" w:date="2020-06-07T18:31:00Z">
              <w:rPr/>
            </w:rPrChange>
          </w:rPr>
          <w:t>Musique électronique, concrete…</w:t>
        </w:r>
      </w:ins>
      <w:ins w:id="1688" w:author="Arthur Parmentier" w:date="2020-06-05T14:01:00Z">
        <w:r w:rsidR="00FD1DF3" w:rsidRPr="008C7E78">
          <w:rPr>
            <w:lang w:val="fr-FR"/>
            <w:rPrChange w:id="1689" w:author="Arthur Parmentier" w:date="2020-06-07T18:31:00Z">
              <w:rPr/>
            </w:rPrChange>
          </w:rPr>
          <w:t xml:space="preserve"> </w:t>
        </w:r>
      </w:ins>
    </w:p>
    <w:p w:rsidR="00FD1DF3" w:rsidRPr="008C7E78" w:rsidRDefault="00FD1DF3" w:rsidP="00E6654A">
      <w:pPr>
        <w:rPr>
          <w:ins w:id="1690" w:author="Arthur Parmentier" w:date="2020-06-05T14:01:00Z"/>
          <w:lang w:val="fr-FR"/>
          <w:rPrChange w:id="1691" w:author="Arthur Parmentier" w:date="2020-06-07T18:31:00Z">
            <w:rPr>
              <w:ins w:id="1692" w:author="Arthur Parmentier" w:date="2020-06-05T14:01:00Z"/>
            </w:rPr>
          </w:rPrChange>
        </w:rPr>
      </w:pPr>
      <w:ins w:id="1693" w:author="Arthur Parmentier" w:date="2020-06-05T14:01:00Z">
        <w:r w:rsidRPr="008C7E78">
          <w:rPr>
            <w:lang w:val="fr-FR"/>
            <w:rPrChange w:id="1694" w:author="Arthur Parmentier" w:date="2020-06-07T18:31:00Z">
              <w:rPr/>
            </w:rPrChange>
          </w:rPr>
          <w:t>Mvt avant garde -&gt; contemporain</w:t>
        </w:r>
      </w:ins>
    </w:p>
    <w:p w:rsidR="00252D92" w:rsidRPr="007C437A" w:rsidRDefault="00252D92" w:rsidP="00E6654A">
      <w:ins w:id="1695" w:author="Arthur Parmentier" w:date="2020-06-05T14:01:00Z">
        <w:r w:rsidRPr="007C437A">
          <w:t>Connection Walter &amp; free jazz..</w:t>
        </w:r>
      </w:ins>
    </w:p>
    <w:p w:rsidR="00960BA6" w:rsidRPr="007C437A" w:rsidRDefault="00960BA6">
      <w:pPr>
        <w:pStyle w:val="Titre3"/>
      </w:pPr>
      <w:bookmarkStart w:id="1696" w:name="_Toc42550098"/>
      <w:r w:rsidRPr="007C437A">
        <w:t>Cage &amp; co</w:t>
      </w:r>
      <w:bookmarkEnd w:id="1696"/>
    </w:p>
    <w:p w:rsidR="00960BA6" w:rsidRPr="007C437A" w:rsidRDefault="001642FC">
      <w:pPr>
        <w:pStyle w:val="Titre3"/>
      </w:pPr>
      <w:bookmarkStart w:id="1697" w:name="_Toc42550099"/>
      <w:r w:rsidRPr="007C437A">
        <w:t>Algorithmic music</w:t>
      </w:r>
      <w:bookmarkEnd w:id="1697"/>
    </w:p>
    <w:p w:rsidR="000B4E52" w:rsidRPr="007C437A" w:rsidDel="006D5BBB" w:rsidRDefault="000B4E52" w:rsidP="00E6654A">
      <w:pPr>
        <w:pStyle w:val="Titre2"/>
        <w:rPr>
          <w:del w:id="1698" w:author="Arthur Parmentier" w:date="2020-06-07T21:11:00Z"/>
        </w:rPr>
      </w:pPr>
      <w:del w:id="1699" w:author="Arthur Parmentier" w:date="2020-06-07T21:11:00Z">
        <w:r w:rsidRPr="007C437A" w:rsidDel="006D5BBB">
          <w:delText>Linguistics</w:delText>
        </w:r>
        <w:bookmarkStart w:id="1700" w:name="_Toc42550007"/>
        <w:bookmarkStart w:id="1701" w:name="_Toc42550100"/>
        <w:bookmarkEnd w:id="1700"/>
        <w:bookmarkEnd w:id="1701"/>
      </w:del>
    </w:p>
    <w:p w:rsidR="000B4E52" w:rsidRPr="007C437A" w:rsidDel="006D5BBB" w:rsidRDefault="000B4E52">
      <w:pPr>
        <w:pStyle w:val="Titre3"/>
        <w:rPr>
          <w:del w:id="1702" w:author="Arthur Parmentier" w:date="2020-06-07T21:11:00Z"/>
        </w:rPr>
      </w:pPr>
      <w:del w:id="1703" w:author="Arthur Parmentier" w:date="2020-06-07T21:11:00Z">
        <w:r w:rsidRPr="007C437A" w:rsidDel="006D5BBB">
          <w:delText>Regular languages</w:delText>
        </w:r>
        <w:bookmarkStart w:id="1704" w:name="_Toc42550008"/>
        <w:bookmarkStart w:id="1705" w:name="_Toc42550101"/>
        <w:bookmarkEnd w:id="1704"/>
        <w:bookmarkEnd w:id="1705"/>
      </w:del>
    </w:p>
    <w:p w:rsidR="000B4E52" w:rsidRPr="007C437A" w:rsidDel="006D5BBB" w:rsidRDefault="000B4E52">
      <w:pPr>
        <w:pStyle w:val="Titre3"/>
        <w:rPr>
          <w:del w:id="1706" w:author="Arthur Parmentier" w:date="2020-06-07T21:11:00Z"/>
        </w:rPr>
      </w:pPr>
      <w:del w:id="1707" w:author="Arthur Parmentier" w:date="2020-06-07T21:11:00Z">
        <w:r w:rsidRPr="007C437A" w:rsidDel="006D5BBB">
          <w:delText>… link with generative music?</w:delText>
        </w:r>
        <w:bookmarkStart w:id="1708" w:name="_Toc42550009"/>
        <w:bookmarkStart w:id="1709" w:name="_Toc42550102"/>
        <w:bookmarkEnd w:id="1708"/>
        <w:bookmarkEnd w:id="1709"/>
      </w:del>
    </w:p>
    <w:p w:rsidR="000B4E52" w:rsidRPr="007C437A" w:rsidDel="006D5BBB" w:rsidRDefault="000B4E52" w:rsidP="00E6654A">
      <w:pPr>
        <w:rPr>
          <w:del w:id="1710" w:author="Arthur Parmentier" w:date="2020-06-07T21:11:00Z"/>
        </w:rPr>
      </w:pPr>
      <w:del w:id="1711" w:author="Arthur Parmentier" w:date="2020-06-07T21:11:00Z">
        <w:r w:rsidRPr="007C437A" w:rsidDel="006D5BBB">
          <w:delText>Check relevancy: Chomsky, hierarchical models, markov models, study of music within linguistic models.</w:delText>
        </w:r>
        <w:bookmarkStart w:id="1712" w:name="_Toc42550010"/>
        <w:bookmarkStart w:id="1713" w:name="_Toc42550103"/>
        <w:bookmarkEnd w:id="1712"/>
        <w:bookmarkEnd w:id="1713"/>
      </w:del>
    </w:p>
    <w:p w:rsidR="00BE04C2" w:rsidRPr="007C437A" w:rsidRDefault="00960BA6" w:rsidP="00E6654A">
      <w:pPr>
        <w:pStyle w:val="Titre1"/>
      </w:pPr>
      <w:del w:id="1714" w:author="Arthur Parmentier" w:date="2020-06-07T21:11:00Z">
        <w:r w:rsidRPr="007C437A" w:rsidDel="006D5BBB">
          <w:delText xml:space="preserve"> </w:delText>
        </w:r>
      </w:del>
      <w:bookmarkStart w:id="1715" w:name="_Toc42550104"/>
      <w:r w:rsidR="00177D40" w:rsidRPr="007C437A">
        <w:t xml:space="preserve">(abstract) </w:t>
      </w:r>
      <w:r w:rsidR="00112903" w:rsidRPr="007C437A">
        <w:t>Mechanisms and c</w:t>
      </w:r>
      <w:r w:rsidR="00010FF3" w:rsidRPr="007C437A">
        <w:t xml:space="preserve">oncepts </w:t>
      </w:r>
      <w:r w:rsidR="000D082F" w:rsidRPr="007C437A">
        <w:t xml:space="preserve">of </w:t>
      </w:r>
      <w:r w:rsidR="005E047A" w:rsidRPr="007C437A">
        <w:t>S</w:t>
      </w:r>
      <w:r w:rsidR="000D082F" w:rsidRPr="007C437A">
        <w:t>oundpainting</w:t>
      </w:r>
      <w:bookmarkEnd w:id="1003"/>
      <w:r w:rsidR="00086E5D" w:rsidRPr="007C437A">
        <w:t xml:space="preserve"> (a </w:t>
      </w:r>
      <w:r w:rsidR="003739E8" w:rsidRPr="007C437A">
        <w:t xml:space="preserve">theoretical </w:t>
      </w:r>
      <w:r w:rsidR="00086E5D" w:rsidRPr="007C437A">
        <w:t>model of SP)</w:t>
      </w:r>
      <w:bookmarkEnd w:id="1715"/>
    </w:p>
    <w:p w:rsidR="007776CB" w:rsidRPr="007C437A" w:rsidRDefault="00E6654A" w:rsidP="00E6654A">
      <w:r w:rsidRPr="007C437A">
        <w:t>Now that we have seen a bit of the development of SP and the theoretical background it lies in, I would like to propose a model of Soundpainting that would explicit its construction mechanisms</w:t>
      </w:r>
      <w:ins w:id="1716" w:author="Arthur Parmentier" w:date="2020-05-14T13:29:00Z">
        <w:r w:rsidR="00BA3828" w:rsidRPr="007C437A">
          <w:t xml:space="preserve"> as a sign language, </w:t>
        </w:r>
      </w:ins>
      <w:del w:id="1717" w:author="Arthur Parmentier" w:date="2020-05-14T13:29:00Z">
        <w:r w:rsidRPr="007C437A" w:rsidDel="00BA3828">
          <w:delText xml:space="preserve"> </w:delText>
        </w:r>
      </w:del>
      <w:r w:rsidRPr="007C437A">
        <w:t>as well as the implicit operations that makes it an efficient language for art performance.</w:t>
      </w:r>
    </w:p>
    <w:p w:rsidR="00B12EC1" w:rsidRPr="007C437A" w:rsidRDefault="00B12EC1">
      <w:pPr>
        <w:pStyle w:val="Titre2"/>
      </w:pPr>
      <w:bookmarkStart w:id="1718" w:name="_Toc42550105"/>
      <w:r w:rsidRPr="007C437A">
        <w:t xml:space="preserve">Preliminary </w:t>
      </w:r>
      <w:r w:rsidR="00E44A97" w:rsidRPr="007C437A">
        <w:t>remarks</w:t>
      </w:r>
      <w:bookmarkEnd w:id="1718"/>
    </w:p>
    <w:p w:rsidR="00E44A97" w:rsidRPr="007C437A" w:rsidRDefault="00E44A97">
      <w:pPr>
        <w:pStyle w:val="Titre3"/>
      </w:pPr>
      <w:bookmarkStart w:id="1719" w:name="_Toc42550106"/>
      <w:r w:rsidRPr="007C437A">
        <w:t>Context and scope of my personal observations</w:t>
      </w:r>
      <w:bookmarkEnd w:id="1719"/>
    </w:p>
    <w:p w:rsidR="000046FB" w:rsidRPr="007C437A" w:rsidRDefault="000046FB" w:rsidP="000046FB">
      <w:r w:rsidRPr="007C437A">
        <w:t>The reader must be aware that my experience with Soundpainting and the observations that I consider in this section:</w:t>
      </w:r>
    </w:p>
    <w:p w:rsidR="000046FB" w:rsidRPr="007C437A" w:rsidRDefault="000046FB" w:rsidP="000046FB">
      <w:pPr>
        <w:pStyle w:val="Paragraphedeliste"/>
        <w:numPr>
          <w:ilvl w:val="0"/>
          <w:numId w:val="12"/>
        </w:numPr>
      </w:pPr>
      <w:r w:rsidRPr="007C437A">
        <w:t>Are rather limited in time (3 years span)</w:t>
      </w:r>
    </w:p>
    <w:p w:rsidR="000046FB" w:rsidRPr="007C437A" w:rsidRDefault="000046FB" w:rsidP="000046FB">
      <w:pPr>
        <w:pStyle w:val="Paragraphedeliste"/>
        <w:numPr>
          <w:ilvl w:val="0"/>
          <w:numId w:val="12"/>
        </w:numPr>
      </w:pPr>
      <w:r w:rsidRPr="007C437A">
        <w:t>Are very limited in terms of cultural diversity (most of my participating experience was in Lausanne, Switzerland or nearby (France) with performers I was familiar with, who mostly came from European music education institutions; at the exception of one experience in Rio de Janeiro, Brasil where I could both participate and observe SP practices)</w:t>
      </w:r>
    </w:p>
    <w:p w:rsidR="000046FB" w:rsidRPr="007C437A" w:rsidRDefault="000046FB" w:rsidP="000046FB">
      <w:pPr>
        <w:pStyle w:val="Paragraphedeliste"/>
        <w:numPr>
          <w:ilvl w:val="0"/>
          <w:numId w:val="12"/>
        </w:numPr>
      </w:pPr>
      <w:r w:rsidRPr="007C437A">
        <w:t>Are rather limited in terms of configuration (mostly groups of musicians, either in weekly sessions with 3-10 performers or workshops with guest soundpainter).</w:t>
      </w:r>
    </w:p>
    <w:p w:rsidR="000046FB" w:rsidRPr="007C437A" w:rsidRDefault="000046FB" w:rsidP="000046FB">
      <w:r w:rsidRPr="007C437A">
        <w:lastRenderedPageBreak/>
        <w:t>The reader is invited to compare my observation with his and criticize the models and interpretation I give in this section.</w:t>
      </w:r>
    </w:p>
    <w:p w:rsidR="00061E60" w:rsidRPr="007C437A" w:rsidRDefault="00E44A97">
      <w:pPr>
        <w:pStyle w:val="Titre3"/>
        <w:numPr>
          <w:ilvl w:val="2"/>
          <w:numId w:val="13"/>
        </w:numPr>
      </w:pPr>
      <w:bookmarkStart w:id="1720" w:name="_Toc42550107"/>
      <w:r w:rsidRPr="007C437A">
        <w:t>The categorical and prototypical perception of concepts</w:t>
      </w:r>
      <w:bookmarkEnd w:id="1720"/>
      <w:r w:rsidR="00061E60" w:rsidRPr="007C437A">
        <w:t xml:space="preserve"> </w:t>
      </w:r>
    </w:p>
    <w:p w:rsidR="00554E5F" w:rsidRPr="007C437A" w:rsidRDefault="00554E5F" w:rsidP="00061E60">
      <w:r w:rsidRPr="007C437A">
        <w:t xml:space="preserve">The human </w:t>
      </w:r>
      <w:r w:rsidR="004D468F" w:rsidRPr="007C437A">
        <w:t xml:space="preserve">(innate) </w:t>
      </w:r>
      <w:r w:rsidRPr="007C437A">
        <w:t>categorical perception scheme has been studied in music REF and many other fields</w:t>
      </w:r>
      <w:r w:rsidR="004D468F" w:rsidRPr="007C437A">
        <w:t xml:space="preserve"> and plays a very important role in the construction of basic artistic concepts such as note, pitch, scale, line, hi</w:t>
      </w:r>
      <w:ins w:id="1721" w:author="Arthur Parmentier" w:date="2020-05-13T09:28:00Z">
        <w:r w:rsidR="00B7596F" w:rsidRPr="007C437A">
          <w:t xml:space="preserve">t… by constructing </w:t>
        </w:r>
      </w:ins>
      <w:ins w:id="1722" w:author="Arthur Parmentier" w:date="2020-05-13T09:29:00Z">
        <w:r w:rsidR="00B7596F" w:rsidRPr="007C437A">
          <w:t>discrete categories out of a continuous set of elements.</w:t>
        </w:r>
      </w:ins>
      <w:del w:id="1723" w:author="Arthur Parmentier" w:date="2020-05-13T09:28:00Z">
        <w:r w:rsidR="004D468F" w:rsidRPr="007C437A" w:rsidDel="00B7596F">
          <w:delText>t…</w:delText>
        </w:r>
      </w:del>
    </w:p>
    <w:p w:rsidR="00DF3BEC" w:rsidRPr="007C437A" w:rsidRDefault="00061E60" w:rsidP="00061E60">
      <w:r w:rsidRPr="007C437A">
        <w:t>We</w:t>
      </w:r>
      <w:ins w:id="1724" w:author="Arthur Parmentier" w:date="2020-05-13T09:29:00Z">
        <w:r w:rsidR="00FE7602" w:rsidRPr="007C437A">
          <w:t xml:space="preserve"> also</w:t>
        </w:r>
      </w:ins>
      <w:r w:rsidRPr="007C437A">
        <w:t xml:space="preserve"> </w:t>
      </w:r>
      <w:del w:id="1725" w:author="Arthur Parmentier" w:date="2020-05-13T09:29:00Z">
        <w:r w:rsidR="00F572C3" w:rsidRPr="007C437A" w:rsidDel="00FE7602">
          <w:delText xml:space="preserve">also </w:delText>
        </w:r>
      </w:del>
      <w:r w:rsidRPr="007C437A">
        <w:t>know from</w:t>
      </w:r>
      <w:del w:id="1726" w:author="Arthur Parmentier" w:date="2020-05-13T09:34:00Z">
        <w:r w:rsidRPr="007C437A" w:rsidDel="00FB0C2C">
          <w:delText xml:space="preserve"> </w:delText>
        </w:r>
        <w:r w:rsidR="00643933" w:rsidRPr="007C437A" w:rsidDel="00FB0C2C">
          <w:delText>recent</w:delText>
        </w:r>
      </w:del>
      <w:r w:rsidR="00643933" w:rsidRPr="007C437A">
        <w:t xml:space="preserve"> </w:t>
      </w:r>
      <w:r w:rsidRPr="007C437A">
        <w:t>research in psychology</w:t>
      </w:r>
      <w:r w:rsidR="00643933" w:rsidRPr="007C437A">
        <w:rPr>
          <w:rStyle w:val="Appelnotedebasdep"/>
        </w:rPr>
        <w:footnoteReference w:id="23"/>
      </w:r>
      <w:r w:rsidRPr="007C437A">
        <w:t xml:space="preserve"> that a </w:t>
      </w:r>
      <w:ins w:id="1734" w:author="Arthur Parmentier" w:date="2020-05-13T09:36:00Z">
        <w:r w:rsidR="00FB0C2C" w:rsidRPr="007C437A">
          <w:t xml:space="preserve">single </w:t>
        </w:r>
      </w:ins>
      <w:r w:rsidRPr="007C437A">
        <w:t xml:space="preserve">concept </w:t>
      </w:r>
      <w:del w:id="1735" w:author="Arthur Parmentier" w:date="2020-05-13T09:36:00Z">
        <w:r w:rsidRPr="007C437A" w:rsidDel="00CE30A8">
          <w:delText xml:space="preserve">corresponds </w:delText>
        </w:r>
      </w:del>
      <w:ins w:id="1736" w:author="Arthur Parmentier" w:date="2020-05-13T09:36:00Z">
        <w:r w:rsidR="00CE30A8" w:rsidRPr="007C437A">
          <w:t>can be modeled as</w:t>
        </w:r>
      </w:ins>
      <w:del w:id="1737" w:author="Arthur Parmentier" w:date="2020-05-13T09:36:00Z">
        <w:r w:rsidRPr="007C437A" w:rsidDel="00CE30A8">
          <w:delText>to</w:delText>
        </w:r>
      </w:del>
      <w:r w:rsidRPr="007C437A">
        <w:t xml:space="preserve"> a category of elements around a prototype</w:t>
      </w:r>
      <w:r w:rsidR="00FD25EA" w:rsidRPr="007C437A">
        <w:t>, considered as the central point of the category</w:t>
      </w:r>
      <w:r w:rsidRPr="007C437A">
        <w:t>.</w:t>
      </w:r>
      <w:r w:rsidR="006155A3" w:rsidRPr="007C437A">
        <w:t xml:space="preserve"> Moreover, people tend to define the concept itself by the characteristic traits of the prototype</w:t>
      </w:r>
      <w:r w:rsidR="00BC3D06" w:rsidRPr="007C437A">
        <w:t>, whereas in general, it extends beyond such a definition.</w:t>
      </w:r>
      <w:r w:rsidR="00DB185F" w:rsidRPr="007C437A">
        <w:br/>
        <w:t xml:space="preserve">The </w:t>
      </w:r>
      <w:r w:rsidR="00DF3BEC" w:rsidRPr="007C437A">
        <w:t>prototypical</w:t>
      </w:r>
      <w:r w:rsidR="00DB185F" w:rsidRPr="007C437A">
        <w:t xml:space="preserve"> scheme </w:t>
      </w:r>
      <w:r w:rsidR="00523640" w:rsidRPr="007C437A">
        <w:t>rejects</w:t>
      </w:r>
      <w:r w:rsidR="00DB185F" w:rsidRPr="007C437A">
        <w:t xml:space="preserve"> the </w:t>
      </w:r>
      <w:r w:rsidR="00860214" w:rsidRPr="007C437A">
        <w:t xml:space="preserve">discrete </w:t>
      </w:r>
      <w:r w:rsidR="00DB185F" w:rsidRPr="007C437A">
        <w:t>notion of ‘limit’ or ‘border’</w:t>
      </w:r>
      <w:ins w:id="1738" w:author="Arthur Parmentier" w:date="2020-05-12T19:02:00Z">
        <w:r w:rsidR="00341F58" w:rsidRPr="007C437A">
          <w:t>,</w:t>
        </w:r>
      </w:ins>
      <w:del w:id="1739" w:author="Arthur Parmentier" w:date="2020-05-12T19:02:00Z">
        <w:r w:rsidR="00DB185F" w:rsidRPr="007C437A" w:rsidDel="00341F58">
          <w:delText xml:space="preserve"> for</w:delText>
        </w:r>
      </w:del>
      <w:r w:rsidR="00DB185F" w:rsidRPr="007C437A">
        <w:t xml:space="preserve"> </w:t>
      </w:r>
      <w:ins w:id="1740" w:author="Arthur Parmentier" w:date="2020-05-12T19:02:00Z">
        <w:r w:rsidR="00341F58" w:rsidRPr="007C437A">
          <w:t>replaced by the</w:t>
        </w:r>
      </w:ins>
      <w:del w:id="1741" w:author="Arthur Parmentier" w:date="2020-05-12T19:02:00Z">
        <w:r w:rsidR="006A5C81" w:rsidRPr="007C437A" w:rsidDel="00341F58">
          <w:delText>the</w:delText>
        </w:r>
      </w:del>
      <w:r w:rsidR="006A5C81" w:rsidRPr="007C437A">
        <w:t xml:space="preserve"> continuous</w:t>
      </w:r>
      <w:r w:rsidR="00DB185F" w:rsidRPr="007C437A">
        <w:t xml:space="preserve"> notion</w:t>
      </w:r>
      <w:ins w:id="1742" w:author="Arthur Parmentier" w:date="2020-05-12T19:05:00Z">
        <w:r w:rsidR="008E17B4" w:rsidRPr="007C437A">
          <w:t>s of graded membership (</w:t>
        </w:r>
      </w:ins>
      <w:del w:id="1743" w:author="Arthur Parmentier" w:date="2020-05-12T19:05:00Z">
        <w:r w:rsidR="00DB185F" w:rsidRPr="007C437A" w:rsidDel="008E17B4">
          <w:delText xml:space="preserve"> of </w:delText>
        </w:r>
      </w:del>
      <w:r w:rsidR="00DB185F" w:rsidRPr="007C437A">
        <w:t>similarity to the prototyp</w:t>
      </w:r>
      <w:ins w:id="1744" w:author="Arthur Parmentier" w:date="2020-05-12T19:05:00Z">
        <w:r w:rsidR="00157F8B" w:rsidRPr="007C437A">
          <w:t>e)</w:t>
        </w:r>
      </w:ins>
      <w:del w:id="1745" w:author="Arthur Parmentier" w:date="2020-05-12T19:05:00Z">
        <w:r w:rsidR="0084003C" w:rsidRPr="007C437A" w:rsidDel="008E17B4">
          <w:delText>e</w:delText>
        </w:r>
      </w:del>
      <w:ins w:id="1746" w:author="Arthur Parmentier" w:date="2020-05-12T19:02:00Z">
        <w:r w:rsidR="00341F58" w:rsidRPr="007C437A">
          <w:t xml:space="preserve"> and the fuzzy edges</w:t>
        </w:r>
      </w:ins>
      <w:ins w:id="1747" w:author="Arthur Parmentier" w:date="2020-05-12T19:05:00Z">
        <w:r w:rsidR="008E17B4" w:rsidRPr="007C437A">
          <w:t xml:space="preserve"> of concepts</w:t>
        </w:r>
      </w:ins>
      <w:r w:rsidR="00DF3BEC" w:rsidRPr="007C437A">
        <w:t>.</w:t>
      </w:r>
      <w:ins w:id="1748" w:author="Arthur Parmentier" w:date="2020-05-12T19:07:00Z">
        <w:r w:rsidR="00AD6FFE" w:rsidRPr="007C437A">
          <w:rPr>
            <w:rStyle w:val="Appelnotedebasdep"/>
          </w:rPr>
          <w:footnoteReference w:id="24"/>
        </w:r>
      </w:ins>
      <w:r w:rsidR="00391624" w:rsidRPr="007C437A">
        <w:t xml:space="preserve"> But on top of the prototypical scheme,</w:t>
      </w:r>
      <w:r w:rsidR="00360E78" w:rsidRPr="007C437A">
        <w:t xml:space="preserve"> the categorical scheme introduce</w:t>
      </w:r>
      <w:r w:rsidR="00391624" w:rsidRPr="007C437A">
        <w:t>s</w:t>
      </w:r>
      <w:r w:rsidR="00360E78" w:rsidRPr="007C437A">
        <w:t xml:space="preserve"> a rupture by either accepting or rejection an element inside the category based on its similarity with the prototype</w:t>
      </w:r>
      <w:r w:rsidR="006B3B0D" w:rsidRPr="007C437A">
        <w:rPr>
          <w:rStyle w:val="Appelnotedebasdep"/>
        </w:rPr>
        <w:footnoteReference w:id="25"/>
      </w:r>
      <w:r w:rsidR="006B3B0D" w:rsidRPr="007C437A">
        <w:t>.</w:t>
      </w:r>
    </w:p>
    <w:p w:rsidR="00725EA3" w:rsidRPr="007C437A" w:rsidRDefault="00725EA3" w:rsidP="00061E60">
      <w:pPr>
        <w:rPr>
          <w:ins w:id="1757" w:author="Arthur Parmentier" w:date="2020-05-14T13:32:00Z"/>
          <w:i/>
          <w:iCs/>
        </w:rPr>
      </w:pPr>
      <w:r w:rsidRPr="007C437A">
        <w:rPr>
          <w:i/>
          <w:iCs/>
          <w:rPrChange w:id="1758" w:author="Arthur Parmentier" w:date="2020-06-07T15:27:00Z">
            <w:rPr/>
          </w:rPrChange>
        </w:rPr>
        <w:t>Let’s take the examples of birds… (does it needs an illustration?)</w:t>
      </w:r>
    </w:p>
    <w:p w:rsidR="00D621DF" w:rsidRPr="007C437A" w:rsidRDefault="00D621DF">
      <w:pPr>
        <w:pStyle w:val="Titre2"/>
        <w:numPr>
          <w:ilvl w:val="1"/>
          <w:numId w:val="22"/>
        </w:numPr>
        <w:rPr>
          <w:ins w:id="1759" w:author="Arthur Parmentier" w:date="2020-05-14T13:32:00Z"/>
        </w:rPr>
      </w:pPr>
      <w:bookmarkStart w:id="1760" w:name="_Toc42550108"/>
      <w:ins w:id="1761" w:author="Arthur Parmentier" w:date="2020-05-14T13:32:00Z">
        <w:r w:rsidRPr="007C437A">
          <w:t xml:space="preserve">Mechanism 1: transformations (projections?) of concepts </w:t>
        </w:r>
      </w:ins>
      <w:ins w:id="1762" w:author="Arthur Parmentier" w:date="2020-05-14T13:38:00Z">
        <w:r w:rsidR="00515E70" w:rsidRPr="007C437A">
          <w:t>into signs</w:t>
        </w:r>
      </w:ins>
      <w:ins w:id="1763" w:author="Arthur Parmentier" w:date="2020-06-05T16:48:00Z">
        <w:r w:rsidR="008F5BD3" w:rsidRPr="007C437A">
          <w:t xml:space="preserve"> (morphemes)</w:t>
        </w:r>
      </w:ins>
      <w:ins w:id="1764" w:author="Arthur Parmentier" w:date="2020-05-14T13:38:00Z">
        <w:r w:rsidR="00515E70" w:rsidRPr="007C437A">
          <w:t xml:space="preserve"> on</w:t>
        </w:r>
      </w:ins>
      <w:ins w:id="1765" w:author="Arthur Parmentier" w:date="2020-05-14T13:32:00Z">
        <w:r w:rsidRPr="007C437A">
          <w:t xml:space="preserve"> the physical space of the body</w:t>
        </w:r>
        <w:bookmarkEnd w:id="1760"/>
      </w:ins>
    </w:p>
    <w:p w:rsidR="00D621DF" w:rsidRPr="007C437A" w:rsidRDefault="00D621DF" w:rsidP="00D621DF">
      <w:pPr>
        <w:rPr>
          <w:ins w:id="1766" w:author="Arthur Parmentier" w:date="2020-05-14T13:32:00Z"/>
        </w:rPr>
      </w:pPr>
      <w:ins w:id="1767" w:author="Arthur Parmentier" w:date="2020-05-14T13:32:00Z">
        <w:r w:rsidRPr="007C437A">
          <w:t>Key idea: forming a sign/gestural language means creating a mapping between concepts from different sources (fields?) and the physical space of the human person who signs. How is this done in SP?</w:t>
        </w:r>
      </w:ins>
    </w:p>
    <w:p w:rsidR="00D621DF" w:rsidRPr="007C437A" w:rsidRDefault="00D621DF" w:rsidP="00D621DF">
      <w:pPr>
        <w:rPr>
          <w:ins w:id="1768" w:author="Arthur Parmentier" w:date="2020-05-14T13:32:00Z"/>
        </w:rPr>
      </w:pPr>
      <w:ins w:id="1769" w:author="Arthur Parmentier" w:date="2020-05-14T13:32:00Z">
        <w:r w:rsidRPr="007C437A">
          <w:t>OVERALL TRANSFORMATION SCHEME (illustrate the scheme of the transformation process: source concepts to signs that represents them, gestures that evoke them…)</w:t>
        </w:r>
      </w:ins>
    </w:p>
    <w:p w:rsidR="00D621DF" w:rsidRPr="007C437A" w:rsidRDefault="00D621DF">
      <w:pPr>
        <w:pStyle w:val="Titre3"/>
        <w:rPr>
          <w:ins w:id="1770" w:author="Arthur Parmentier" w:date="2020-05-14T13:32:00Z"/>
        </w:rPr>
      </w:pPr>
      <w:bookmarkStart w:id="1771" w:name="_Toc42550109"/>
      <w:ins w:id="1772" w:author="Arthur Parmentier" w:date="2020-05-14T13:32:00Z">
        <w:r w:rsidRPr="007C437A">
          <w:t>Input space</w:t>
        </w:r>
        <w:bookmarkEnd w:id="1771"/>
      </w:ins>
    </w:p>
    <w:p w:rsidR="00D621DF" w:rsidRPr="007C437A" w:rsidRDefault="00D621DF" w:rsidP="00D621DF">
      <w:pPr>
        <w:rPr>
          <w:ins w:id="1773" w:author="Arthur Parmentier" w:date="2020-05-14T13:32:00Z"/>
        </w:rPr>
      </w:pPr>
      <w:ins w:id="1774" w:author="Arthur Parmentier" w:date="2020-05-14T13:32:00Z">
        <w:r w:rsidRPr="007C437A">
          <w:t>We can identify several repertoires (sources) of concepts in the input space of this transformation scheme</w:t>
        </w:r>
      </w:ins>
    </w:p>
    <w:p w:rsidR="00D621DF" w:rsidRPr="007C437A" w:rsidRDefault="00D621DF" w:rsidP="00D621DF">
      <w:pPr>
        <w:pStyle w:val="Titre4"/>
        <w:rPr>
          <w:ins w:id="1775" w:author="Arthur Parmentier" w:date="2020-05-14T13:32:00Z"/>
        </w:rPr>
      </w:pPr>
      <w:ins w:id="1776" w:author="Arthur Parmentier" w:date="2020-05-14T13:32:00Z">
        <w:r w:rsidRPr="007C437A">
          <w:t>Concepts from artistic disciplines</w:t>
        </w:r>
      </w:ins>
    </w:p>
    <w:p w:rsidR="00D621DF" w:rsidRPr="007C437A" w:rsidRDefault="00D621DF" w:rsidP="00D621DF">
      <w:pPr>
        <w:rPr>
          <w:ins w:id="1777" w:author="Arthur Parmentier" w:date="2020-06-06T17:12:00Z"/>
        </w:rPr>
      </w:pPr>
      <w:ins w:id="1778" w:author="Arthur Parmentier" w:date="2020-05-14T13:32:00Z">
        <w:r w:rsidRPr="007C437A">
          <w:t>Long Tone, minimalism…</w:t>
        </w:r>
      </w:ins>
    </w:p>
    <w:p w:rsidR="00237DE8" w:rsidRPr="007C437A" w:rsidRDefault="00237DE8" w:rsidP="00237DE8">
      <w:pPr>
        <w:pStyle w:val="NormalWeb"/>
        <w:rPr>
          <w:ins w:id="1779" w:author="Arthur Parmentier" w:date="2020-06-06T17:12:00Z"/>
          <w:lang w:val="en-US"/>
          <w:rPrChange w:id="1780" w:author="Arthur Parmentier" w:date="2020-06-07T15:27:00Z">
            <w:rPr>
              <w:ins w:id="1781" w:author="Arthur Parmentier" w:date="2020-06-06T17:12:00Z"/>
            </w:rPr>
          </w:rPrChange>
        </w:rPr>
      </w:pPr>
      <w:ins w:id="1782" w:author="Arthur Parmentier" w:date="2020-06-06T17:12:00Z">
        <w:r w:rsidRPr="007C437A">
          <w:rPr>
            <w:lang w:val="en-US"/>
            <w:rPrChange w:id="1783" w:author="Arthur Parmentier" w:date="2020-06-07T15:27:00Z">
              <w:rPr/>
            </w:rPrChange>
          </w:rPr>
          <w:lastRenderedPageBreak/>
          <w:t>d.Some of your terms come from specific mediums. For example, “Brush Work” is suggestive of painting. Why has this idea been taken to suggest a limited accompaniment?</w:t>
        </w:r>
      </w:ins>
    </w:p>
    <w:p w:rsidR="00237DE8" w:rsidRPr="007C437A" w:rsidRDefault="00237DE8" w:rsidP="00237DE8">
      <w:pPr>
        <w:pStyle w:val="NormalWeb"/>
        <w:rPr>
          <w:ins w:id="1784" w:author="Arthur Parmentier" w:date="2020-06-06T17:12:00Z"/>
          <w:lang w:val="en-US"/>
          <w:rPrChange w:id="1785" w:author="Arthur Parmentier" w:date="2020-06-07T15:27:00Z">
            <w:rPr>
              <w:ins w:id="1786" w:author="Arthur Parmentier" w:date="2020-06-06T17:12:00Z"/>
            </w:rPr>
          </w:rPrChange>
        </w:rPr>
      </w:pPr>
      <w:ins w:id="1787" w:author="Arthur Parmentier" w:date="2020-06-06T17:12:00Z">
        <w:r w:rsidRPr="007C437A">
          <w:rPr>
            <w:lang w:val="en-US"/>
            <w:rPrChange w:id="1788" w:author="Arthur Parmentier" w:date="2020-06-07T15:27:00Z">
              <w:rPr/>
            </w:rPrChange>
          </w:rPr>
          <w:t>Brush Work is one of the early gestures I created. At the time of its creation I needed a gesture to indicate complimentary support of a soloist. The Brush Work gesture seemed appropriate as I imagined a sporadic brushing-on of material – a supportive and spacious background relationship.</w:t>
        </w:r>
      </w:ins>
    </w:p>
    <w:p w:rsidR="00237DE8" w:rsidRPr="007C437A" w:rsidRDefault="00237DE8" w:rsidP="00D621DF">
      <w:pPr>
        <w:rPr>
          <w:ins w:id="1789" w:author="Arthur Parmentier" w:date="2020-05-14T13:32:00Z"/>
        </w:rPr>
      </w:pPr>
    </w:p>
    <w:p w:rsidR="00D621DF" w:rsidRPr="007C437A" w:rsidRDefault="00D621DF" w:rsidP="00D621DF">
      <w:pPr>
        <w:pStyle w:val="Titre4"/>
        <w:rPr>
          <w:ins w:id="1790" w:author="Arthur Parmentier" w:date="2020-05-14T13:32:00Z"/>
        </w:rPr>
      </w:pPr>
      <w:ins w:id="1791" w:author="Arthur Parmentier" w:date="2020-05-14T13:32:00Z">
        <w:r w:rsidRPr="007C437A">
          <w:t>Concepts from oral languages</w:t>
        </w:r>
      </w:ins>
    </w:p>
    <w:p w:rsidR="00D621DF" w:rsidRPr="007C437A" w:rsidRDefault="00D621DF" w:rsidP="00D621DF">
      <w:pPr>
        <w:rPr>
          <w:ins w:id="1792" w:author="Arthur Parmentier" w:date="2020-05-14T13:32:00Z"/>
        </w:rPr>
      </w:pPr>
      <w:ins w:id="1793" w:author="Arthur Parmentier" w:date="2020-05-14T13:32:00Z">
        <w:r w:rsidRPr="007C437A">
          <w:t>Logical elements</w:t>
        </w:r>
      </w:ins>
    </w:p>
    <w:p w:rsidR="00D621DF" w:rsidRPr="007C437A" w:rsidRDefault="00D621DF" w:rsidP="00D621DF">
      <w:pPr>
        <w:pStyle w:val="Titre4"/>
        <w:rPr>
          <w:ins w:id="1794" w:author="Arthur Parmentier" w:date="2020-05-14T13:32:00Z"/>
        </w:rPr>
      </w:pPr>
      <w:ins w:id="1795" w:author="Arthur Parmentier" w:date="2020-05-14T13:32:00Z">
        <w:r w:rsidRPr="007C437A">
          <w:t>“High/low” cultural representations of quiet/loud (volume), slow/fast (tempo), pitch…</w:t>
        </w:r>
      </w:ins>
    </w:p>
    <w:p w:rsidR="00D621DF" w:rsidRPr="007C437A" w:rsidRDefault="00D621DF" w:rsidP="00D621DF">
      <w:pPr>
        <w:rPr>
          <w:ins w:id="1796" w:author="Arthur Parmentier" w:date="2020-06-06T17:10:00Z"/>
        </w:rPr>
      </w:pPr>
      <w:ins w:id="1797" w:author="Arthur Parmentier" w:date="2020-05-14T13:32:00Z">
        <w:r w:rsidRPr="007C437A">
          <w:t>Even though the concepts of volume, tempo or pitch may be universal, their mapping onto a low/high axis is defined culturally in modern societies.</w:t>
        </w:r>
      </w:ins>
    </w:p>
    <w:p w:rsidR="00237DE8" w:rsidRPr="007C437A" w:rsidRDefault="00237DE8" w:rsidP="00237DE8">
      <w:pPr>
        <w:pStyle w:val="NormalWeb"/>
        <w:rPr>
          <w:ins w:id="1798" w:author="Arthur Parmentier" w:date="2020-06-06T17:10:00Z"/>
          <w:lang w:val="en-US"/>
          <w:rPrChange w:id="1799" w:author="Arthur Parmentier" w:date="2020-06-07T15:27:00Z">
            <w:rPr>
              <w:ins w:id="1800" w:author="Arthur Parmentier" w:date="2020-06-06T17:10:00Z"/>
            </w:rPr>
          </w:rPrChange>
        </w:rPr>
      </w:pPr>
      <w:ins w:id="1801" w:author="Arthur Parmentier" w:date="2020-06-06T17:10:00Z">
        <w:r w:rsidRPr="007C437A">
          <w:rPr>
            <w:lang w:val="en-US"/>
            <w:rPrChange w:id="1802" w:author="Arthur Parmentier" w:date="2020-06-07T15:27:00Z">
              <w:rPr/>
            </w:rPrChange>
          </w:rPr>
          <w:t>« h.In what way would you say your gestures are culturally determined (specific to Western contexts)?</w:t>
        </w:r>
      </w:ins>
    </w:p>
    <w:p w:rsidR="00237DE8" w:rsidRPr="007C437A" w:rsidRDefault="00237DE8" w:rsidP="00237DE8">
      <w:pPr>
        <w:pStyle w:val="NormalWeb"/>
        <w:rPr>
          <w:ins w:id="1803" w:author="Arthur Parmentier" w:date="2020-06-06T17:10:00Z"/>
          <w:lang w:val="en-US"/>
          <w:rPrChange w:id="1804" w:author="Arthur Parmentier" w:date="2020-06-07T15:27:00Z">
            <w:rPr>
              <w:ins w:id="1805" w:author="Arthur Parmentier" w:date="2020-06-06T17:10:00Z"/>
            </w:rPr>
          </w:rPrChange>
        </w:rPr>
      </w:pPr>
      <w:ins w:id="1806" w:author="Arthur Parmentier" w:date="2020-06-06T17:10:00Z">
        <w:r w:rsidRPr="007C437A">
          <w:rPr>
            <w:lang w:val="en-US"/>
            <w:rPrChange w:id="1807" w:author="Arthur Parmentier" w:date="2020-06-07T15:27:00Z">
              <w:rPr/>
            </w:rPrChange>
          </w:rPr>
          <w:t>The gestures are culturally determined in a sense that their physicality is created from what we see in everyday life such as events occurring on television, computers, people in crowds, sports, etc.</w:t>
        </w:r>
      </w:ins>
    </w:p>
    <w:p w:rsidR="00237DE8" w:rsidRPr="007C437A" w:rsidRDefault="00237DE8" w:rsidP="00237DE8">
      <w:pPr>
        <w:pStyle w:val="NormalWeb"/>
        <w:rPr>
          <w:ins w:id="1808" w:author="Arthur Parmentier" w:date="2020-06-06T17:10:00Z"/>
          <w:lang w:val="en-US"/>
          <w:rPrChange w:id="1809" w:author="Arthur Parmentier" w:date="2020-06-07T15:27:00Z">
            <w:rPr>
              <w:ins w:id="1810" w:author="Arthur Parmentier" w:date="2020-06-06T17:10:00Z"/>
            </w:rPr>
          </w:rPrChange>
        </w:rPr>
      </w:pPr>
      <w:ins w:id="1811" w:author="Arthur Parmentier" w:date="2020-06-06T17:10:00Z">
        <w:r w:rsidRPr="007C437A">
          <w:rPr>
            <w:lang w:val="en-US"/>
            <w:rPrChange w:id="1812" w:author="Arthur Parmentier" w:date="2020-06-07T15:27:00Z">
              <w:rPr/>
            </w:rPrChange>
          </w:rPr>
          <w:t>5. Multidisciplinary Issues</w:t>
        </w:r>
      </w:ins>
    </w:p>
    <w:p w:rsidR="00237DE8" w:rsidRPr="007C437A" w:rsidRDefault="00237DE8" w:rsidP="00237DE8">
      <w:pPr>
        <w:pStyle w:val="NormalWeb"/>
        <w:rPr>
          <w:ins w:id="1813" w:author="Arthur Parmentier" w:date="2020-06-06T17:10:00Z"/>
          <w:lang w:val="en-US"/>
          <w:rPrChange w:id="1814" w:author="Arthur Parmentier" w:date="2020-06-07T15:27:00Z">
            <w:rPr>
              <w:ins w:id="1815" w:author="Arthur Parmentier" w:date="2020-06-06T17:10:00Z"/>
            </w:rPr>
          </w:rPrChange>
        </w:rPr>
      </w:pPr>
      <w:ins w:id="1816" w:author="Arthur Parmentier" w:date="2020-06-06T17:10:00Z">
        <w:r w:rsidRPr="007C437A">
          <w:rPr>
            <w:lang w:val="en-US"/>
            <w:rPrChange w:id="1817" w:author="Arthur Parmentier" w:date="2020-06-07T15:27:00Z">
              <w:rPr/>
            </w:rPrChange>
          </w:rPr>
          <w:t>a.Pitch is reliant on a Western concept of height in relation to sound (e.g. high and low), replying on our metaphorical understanding of music. How would you expect a dancer/actor to respond to this musically determined gesture?</w:t>
        </w:r>
      </w:ins>
    </w:p>
    <w:p w:rsidR="00237DE8" w:rsidRPr="007C437A" w:rsidRDefault="00237DE8" w:rsidP="00237DE8">
      <w:pPr>
        <w:pStyle w:val="NormalWeb"/>
        <w:rPr>
          <w:ins w:id="1818" w:author="Arthur Parmentier" w:date="2020-06-06T17:10:00Z"/>
          <w:lang w:val="en-US"/>
          <w:rPrChange w:id="1819" w:author="Arthur Parmentier" w:date="2020-06-07T15:27:00Z">
            <w:rPr>
              <w:ins w:id="1820" w:author="Arthur Parmentier" w:date="2020-06-06T17:10:00Z"/>
            </w:rPr>
          </w:rPrChange>
        </w:rPr>
      </w:pPr>
      <w:ins w:id="1821" w:author="Arthur Parmentier" w:date="2020-06-06T17:10:00Z">
        <w:r w:rsidRPr="007C437A">
          <w:rPr>
            <w:lang w:val="en-US"/>
            <w:rPrChange w:id="1822" w:author="Arthur Parmentier" w:date="2020-06-07T15:27:00Z">
              <w:rPr/>
            </w:rPrChange>
          </w:rPr>
          <w:t>Pitch is a frequency and its tempo governs whether the sound is low, middle, or high. Movement takes place in space and is also governed by tempo. When a musician is signed a Long Tone (middle range) they choose a pitch from this region, a dancer signed the same Long Tone will perform sustained movement at a medium tempo. The Long Tone gesture spans all the disciplines. I created the physicality of the Long Tone gesture and just like any spoken language each performer must learn what the gesture means. Being a musician, dancer, actor, visual artist, etc. does not present any discipline-specific problems when learning the signs. »</w:t>
        </w:r>
      </w:ins>
    </w:p>
    <w:p w:rsidR="00237DE8" w:rsidRPr="007C437A" w:rsidRDefault="00237DE8" w:rsidP="00D621DF">
      <w:pPr>
        <w:rPr>
          <w:ins w:id="1823" w:author="Arthur Parmentier" w:date="2020-05-14T13:32:00Z"/>
        </w:rPr>
      </w:pPr>
    </w:p>
    <w:p w:rsidR="00D621DF" w:rsidRPr="007C437A" w:rsidRDefault="00D621DF" w:rsidP="00D621DF">
      <w:pPr>
        <w:pStyle w:val="Titre4"/>
        <w:rPr>
          <w:ins w:id="1824" w:author="Arthur Parmentier" w:date="2020-05-14T13:32:00Z"/>
        </w:rPr>
      </w:pPr>
      <w:ins w:id="1825" w:author="Arthur Parmentier" w:date="2020-05-14T13:32:00Z">
        <w:r w:rsidRPr="007C437A">
          <w:t>…</w:t>
        </w:r>
      </w:ins>
    </w:p>
    <w:p w:rsidR="00D621DF" w:rsidRPr="007C437A" w:rsidRDefault="00D621DF">
      <w:pPr>
        <w:pStyle w:val="Titre3"/>
        <w:rPr>
          <w:ins w:id="1826" w:author="Arthur Parmentier" w:date="2020-05-14T13:39:00Z"/>
        </w:rPr>
      </w:pPr>
      <w:bookmarkStart w:id="1827" w:name="_Toc42550110"/>
      <w:ins w:id="1828" w:author="Arthur Parmentier" w:date="2020-05-14T13:32:00Z">
        <w:r w:rsidRPr="007C437A">
          <w:t>Transformations and output spaces</w:t>
        </w:r>
      </w:ins>
      <w:bookmarkEnd w:id="1827"/>
    </w:p>
    <w:p w:rsidR="00D0639C" w:rsidRPr="007C437A" w:rsidRDefault="00D0639C">
      <w:pPr>
        <w:rPr>
          <w:ins w:id="1829" w:author="Arthur Parmentier" w:date="2020-05-14T13:32:00Z"/>
          <w:rPrChange w:id="1830" w:author="Arthur Parmentier" w:date="2020-06-07T15:27:00Z">
            <w:rPr>
              <w:ins w:id="1831" w:author="Arthur Parmentier" w:date="2020-05-14T13:32:00Z"/>
            </w:rPr>
          </w:rPrChange>
        </w:rPr>
        <w:pPrChange w:id="1832" w:author="Arthur Parmentier" w:date="2020-05-14T13:39:00Z">
          <w:pPr>
            <w:pStyle w:val="Titre3"/>
          </w:pPr>
        </w:pPrChange>
      </w:pPr>
      <w:ins w:id="1833" w:author="Arthur Parmentier" w:date="2020-05-14T13:39:00Z">
        <w:r w:rsidRPr="007C437A">
          <w:rPr>
            <w:rPrChange w:id="1834" w:author="Arthur Parmentier" w:date="2020-06-07T15:27:00Z">
              <w:rPr/>
            </w:rPrChange>
          </w:rPr>
          <w:t>Sign = (symbol, icon, indice).</w:t>
        </w:r>
      </w:ins>
    </w:p>
    <w:p w:rsidR="00D621DF" w:rsidRPr="007C437A" w:rsidRDefault="00D621DF" w:rsidP="00D621DF">
      <w:pPr>
        <w:pStyle w:val="Titre4"/>
        <w:rPr>
          <w:ins w:id="1835" w:author="Arthur Parmentier" w:date="2020-05-14T13:32:00Z"/>
        </w:rPr>
      </w:pPr>
      <w:ins w:id="1836" w:author="Arthur Parmentier" w:date="2020-05-14T13:32:00Z">
        <w:r w:rsidRPr="007C437A">
          <w:t>Creation of a s</w:t>
        </w:r>
      </w:ins>
      <w:ins w:id="1837" w:author="Arthur Parmentier" w:date="2020-05-14T13:39:00Z">
        <w:r w:rsidR="00D0639C" w:rsidRPr="007C437A">
          <w:t>ymbol</w:t>
        </w:r>
      </w:ins>
    </w:p>
    <w:p w:rsidR="00D621DF" w:rsidRPr="007C437A" w:rsidRDefault="00D621DF" w:rsidP="00D621DF">
      <w:pPr>
        <w:rPr>
          <w:ins w:id="1838" w:author="Arthur Parmentier" w:date="2020-05-14T13:32:00Z"/>
        </w:rPr>
      </w:pPr>
      <w:ins w:id="1839" w:author="Arthur Parmentier" w:date="2020-05-14T13:32:00Z">
        <w:r w:rsidRPr="007C437A">
          <w:t>… Describe here more about the process of creating a sign (examples, general rules…)</w:t>
        </w:r>
      </w:ins>
    </w:p>
    <w:p w:rsidR="00D621DF" w:rsidRPr="007C437A" w:rsidRDefault="00D621DF">
      <w:pPr>
        <w:pStyle w:val="Titre4"/>
        <w:rPr>
          <w:ins w:id="1840" w:author="Arthur Parmentier" w:date="2020-06-06T17:06:00Z"/>
        </w:rPr>
      </w:pPr>
      <w:ins w:id="1841" w:author="Arthur Parmentier" w:date="2020-05-14T13:32:00Z">
        <w:r w:rsidRPr="007C437A">
          <w:lastRenderedPageBreak/>
          <w:t xml:space="preserve">Creation of a </w:t>
        </w:r>
      </w:ins>
      <w:ins w:id="1842" w:author="Arthur Parmentier" w:date="2020-05-14T13:39:00Z">
        <w:r w:rsidR="00D0639C" w:rsidRPr="007C437A">
          <w:t>icon</w:t>
        </w:r>
      </w:ins>
    </w:p>
    <w:p w:rsidR="003C785D" w:rsidRPr="007C437A" w:rsidRDefault="003C785D">
      <w:pPr>
        <w:rPr>
          <w:ins w:id="1843" w:author="Arthur Parmentier" w:date="2020-05-14T13:32:00Z"/>
        </w:rPr>
      </w:pPr>
      <w:ins w:id="1844" w:author="Arthur Parmentier" w:date="2020-06-06T17:06:00Z">
        <w:r w:rsidRPr="007C437A">
          <w:t>“Some of the gestures I created are quite iconic such as Long Tone and Pointillism and others have little or no visual relation to the material to be performed. I created the Play gesture from the movement used when Bowling – the release of the ball. I modified the movement to incorporate two hands. Many other gestures share a similar history. I may also add the gestures of the Soundpainting language are not based on the language for the deaf or hard of hearing.”</w:t>
        </w:r>
        <w:r w:rsidRPr="007C437A">
          <w:rPr>
            <w:rStyle w:val="Appelnotedebasdep"/>
          </w:rPr>
          <w:footnoteReference w:id="26"/>
        </w:r>
      </w:ins>
    </w:p>
    <w:p w:rsidR="00D621DF" w:rsidRPr="007C437A" w:rsidRDefault="00D621DF">
      <w:pPr>
        <w:pStyle w:val="Titre4"/>
        <w:rPr>
          <w:ins w:id="1846" w:author="Arthur Parmentier" w:date="2020-05-14T13:32:00Z"/>
          <w:rPrChange w:id="1847" w:author="Arthur Parmentier" w:date="2020-06-07T15:27:00Z">
            <w:rPr>
              <w:ins w:id="1848" w:author="Arthur Parmentier" w:date="2020-05-14T13:32:00Z"/>
            </w:rPr>
          </w:rPrChange>
        </w:rPr>
        <w:pPrChange w:id="1849" w:author="Arthur Parmentier" w:date="2020-05-14T13:40:00Z">
          <w:pPr/>
        </w:pPrChange>
      </w:pPr>
      <w:ins w:id="1850" w:author="Arthur Parmentier" w:date="2020-05-14T13:32:00Z">
        <w:r w:rsidRPr="007C437A">
          <w:rPr>
            <w:rPrChange w:id="1851" w:author="Arthur Parmentier" w:date="2020-06-07T15:27:00Z">
              <w:rPr/>
            </w:rPrChange>
          </w:rPr>
          <w:t>Creation of a</w:t>
        </w:r>
      </w:ins>
      <w:ins w:id="1852" w:author="Arthur Parmentier" w:date="2020-05-14T13:39:00Z">
        <w:r w:rsidR="00D0639C" w:rsidRPr="007C437A">
          <w:rPr>
            <w:rPrChange w:id="1853" w:author="Arthur Parmentier" w:date="2020-06-07T15:27:00Z">
              <w:rPr/>
            </w:rPrChange>
          </w:rPr>
          <w:t xml:space="preserve">n </w:t>
        </w:r>
      </w:ins>
      <w:ins w:id="1854" w:author="Arthur Parmentier" w:date="2020-05-14T13:40:00Z">
        <w:r w:rsidR="00D0639C" w:rsidRPr="007C437A">
          <w:rPr>
            <w:rPrChange w:id="1855" w:author="Arthur Parmentier" w:date="2020-06-07T15:27:00Z">
              <w:rPr/>
            </w:rPrChange>
          </w:rPr>
          <w:t>indices</w:t>
        </w:r>
      </w:ins>
    </w:p>
    <w:p w:rsidR="00D621DF" w:rsidRPr="007C437A" w:rsidDel="00D0639C" w:rsidRDefault="003E1EE3">
      <w:pPr>
        <w:pStyle w:val="Titre2"/>
        <w:rPr>
          <w:del w:id="1856" w:author="Arthur Parmentier" w:date="2020-05-14T13:40:00Z"/>
          <w:i/>
          <w:iCs/>
          <w:rPrChange w:id="1857" w:author="Arthur Parmentier" w:date="2020-06-07T15:27:00Z">
            <w:rPr>
              <w:del w:id="1858" w:author="Arthur Parmentier" w:date="2020-05-14T13:40:00Z"/>
            </w:rPr>
          </w:rPrChange>
        </w:rPr>
        <w:pPrChange w:id="1859" w:author="Arthur Parmentier" w:date="2020-06-07T21:11:00Z">
          <w:pPr/>
        </w:pPrChange>
      </w:pPr>
      <w:bookmarkStart w:id="1860" w:name="_Toc40356075"/>
      <w:bookmarkStart w:id="1861" w:name="_Toc42550111"/>
      <w:bookmarkEnd w:id="1860"/>
      <w:ins w:id="1862" w:author="Arthur Parmentier" w:date="2020-05-14T13:40:00Z">
        <w:r w:rsidRPr="007C437A">
          <w:t>Mechanism 2:</w:t>
        </w:r>
        <w:bookmarkEnd w:id="1861"/>
        <w:r w:rsidRPr="007C437A">
          <w:t xml:space="preserve"> </w:t>
        </w:r>
      </w:ins>
    </w:p>
    <w:p w:rsidR="007B1805" w:rsidRPr="007C437A" w:rsidRDefault="007B1805">
      <w:pPr>
        <w:pStyle w:val="Titre2"/>
      </w:pPr>
      <w:bookmarkStart w:id="1863" w:name="_Toc42550112"/>
      <w:r w:rsidRPr="007C437A">
        <w:t xml:space="preserve">Sign </w:t>
      </w:r>
      <w:ins w:id="1864" w:author="Arthur Parmentier" w:date="2020-05-13T10:35:00Z">
        <w:r w:rsidR="003D29B8" w:rsidRPr="007C437A">
          <w:t>“</w:t>
        </w:r>
      </w:ins>
      <w:r w:rsidRPr="007C437A">
        <w:t>overloading</w:t>
      </w:r>
      <w:ins w:id="1865" w:author="Arthur Parmentier" w:date="2020-05-13T10:35:00Z">
        <w:r w:rsidR="003D29B8" w:rsidRPr="007C437A">
          <w:t>”</w:t>
        </w:r>
      </w:ins>
      <w:bookmarkEnd w:id="1863"/>
    </w:p>
    <w:p w:rsidR="005A6DBA" w:rsidRPr="007C437A" w:rsidRDefault="005A6DBA">
      <w:pPr>
        <w:pStyle w:val="Titre3"/>
        <w:rPr>
          <w:ins w:id="1866" w:author="Arthur Parmentier" w:date="2020-05-13T10:10:00Z"/>
          <w:rPrChange w:id="1867" w:author="Arthur Parmentier" w:date="2020-06-07T15:27:00Z">
            <w:rPr>
              <w:ins w:id="1868" w:author="Arthur Parmentier" w:date="2020-05-13T10:10:00Z"/>
            </w:rPr>
          </w:rPrChange>
        </w:rPr>
        <w:pPrChange w:id="1869" w:author="Arthur Parmentier" w:date="2020-05-14T14:00:00Z">
          <w:pPr/>
        </w:pPrChange>
      </w:pPr>
      <w:bookmarkStart w:id="1870" w:name="_Toc42550113"/>
      <w:ins w:id="1871" w:author="Arthur Parmentier" w:date="2020-05-13T10:10:00Z">
        <w:r w:rsidRPr="007C437A">
          <w:rPr>
            <w:rPrChange w:id="1872" w:author="Arthur Parmentier" w:date="2020-06-07T15:27:00Z">
              <w:rPr/>
            </w:rPrChange>
          </w:rPr>
          <w:t>Motivation</w:t>
        </w:r>
        <w:bookmarkEnd w:id="1870"/>
      </w:ins>
    </w:p>
    <w:p w:rsidR="0053230A" w:rsidRPr="007C437A" w:rsidRDefault="001B082B" w:rsidP="001B082B">
      <w:pPr>
        <w:rPr>
          <w:ins w:id="1873" w:author="Arthur Parmentier" w:date="2020-05-13T09:52:00Z"/>
        </w:rPr>
      </w:pPr>
      <w:r w:rsidRPr="007C437A">
        <w:t xml:space="preserve">We have seen from the evolution of SP that </w:t>
      </w:r>
      <w:ins w:id="1874" w:author="Arthur Parmentier" w:date="2020-05-13T09:50:00Z">
        <w:r w:rsidR="0053230A" w:rsidRPr="007C437A">
          <w:t xml:space="preserve">a single sign </w:t>
        </w:r>
      </w:ins>
      <w:ins w:id="1875" w:author="Arthur Parmentier" w:date="2020-05-13T09:51:00Z">
        <w:r w:rsidR="0053230A" w:rsidRPr="007C437A">
          <w:t>can be use to signify a content</w:t>
        </w:r>
      </w:ins>
      <w:ins w:id="1876" w:author="Arthur Parmentier" w:date="2020-05-13T11:16:00Z">
        <w:r w:rsidR="00B45CE3" w:rsidRPr="007C437A">
          <w:rPr>
            <w:rStyle w:val="Appelnotedebasdep"/>
          </w:rPr>
          <w:footnoteReference w:id="27"/>
        </w:r>
      </w:ins>
      <w:ins w:id="1880" w:author="Arthur Parmentier" w:date="2020-05-13T09:52:00Z">
        <w:r w:rsidR="0053230A" w:rsidRPr="007C437A">
          <w:t xml:space="preserve"> not only for different instruments of the same discipline</w:t>
        </w:r>
      </w:ins>
      <w:ins w:id="1881" w:author="Arthur Parmentier" w:date="2020-05-13T10:07:00Z">
        <w:r w:rsidR="00434325" w:rsidRPr="007C437A">
          <w:t xml:space="preserve"> (1)</w:t>
        </w:r>
      </w:ins>
      <w:ins w:id="1882" w:author="Arthur Parmentier" w:date="2020-05-13T09:52:00Z">
        <w:r w:rsidR="0053230A" w:rsidRPr="007C437A">
          <w:t xml:space="preserve"> but also across discipline</w:t>
        </w:r>
      </w:ins>
      <w:ins w:id="1883" w:author="Arthur Parmentier" w:date="2020-05-13T10:07:00Z">
        <w:r w:rsidR="00434325" w:rsidRPr="007C437A">
          <w:t xml:space="preserve"> (2).</w:t>
        </w:r>
      </w:ins>
      <w:ins w:id="1884" w:author="Arthur Parmentier" w:date="2020-05-13T10:35:00Z">
        <w:r w:rsidR="003D29B8" w:rsidRPr="007C437A">
          <w:t xml:space="preserve"> This what I call the “overloading” of a sign.</w:t>
        </w:r>
        <w:r w:rsidR="003D29B8" w:rsidRPr="007C437A">
          <w:rPr>
            <w:rStyle w:val="Appelnotedebasdep"/>
          </w:rPr>
          <w:footnoteReference w:id="28"/>
        </w:r>
      </w:ins>
      <w:del w:id="1889" w:author="Arthur Parmentier" w:date="2020-05-13T09:50:00Z">
        <w:r w:rsidRPr="007C437A" w:rsidDel="0053230A">
          <w:delText>it uses single sign</w:delText>
        </w:r>
        <w:r w:rsidR="001A0623" w:rsidRPr="007C437A" w:rsidDel="0053230A">
          <w:delText>s</w:delText>
        </w:r>
        <w:r w:rsidRPr="007C437A" w:rsidDel="0053230A">
          <w:delText xml:space="preserve"> to</w:delText>
        </w:r>
      </w:del>
      <w:del w:id="1890" w:author="Arthur Parmentier" w:date="2020-05-13T09:49:00Z">
        <w:r w:rsidRPr="007C437A" w:rsidDel="0053230A">
          <w:delText xml:space="preserve"> encapsulate several concepts from different disciplines</w:delText>
        </w:r>
      </w:del>
      <w:del w:id="1891" w:author="Arthur Parmentier" w:date="2020-05-13T09:52:00Z">
        <w:r w:rsidRPr="007C437A" w:rsidDel="0053230A">
          <w:delText xml:space="preserve">; </w:delText>
        </w:r>
      </w:del>
    </w:p>
    <w:p w:rsidR="00B45CE3" w:rsidRPr="007C437A" w:rsidRDefault="00434325" w:rsidP="001B082B">
      <w:pPr>
        <w:rPr>
          <w:ins w:id="1892" w:author="Arthur Parmentier" w:date="2020-05-13T09:52:00Z"/>
        </w:rPr>
      </w:pPr>
      <w:ins w:id="1893" w:author="Arthur Parmentier" w:date="2020-05-13T10:08:00Z">
        <w:r w:rsidRPr="007C437A">
          <w:t xml:space="preserve">We will try to identify whether the operability of a sign </w:t>
        </w:r>
      </w:ins>
      <w:ins w:id="1894" w:author="Arthur Parmentier" w:date="2020-05-13T10:09:00Z">
        <w:r w:rsidRPr="007C437A">
          <w:t xml:space="preserve">in (1) and (2) </w:t>
        </w:r>
      </w:ins>
      <w:ins w:id="1895" w:author="Arthur Parmentier" w:date="2020-05-13T10:08:00Z">
        <w:r w:rsidRPr="007C437A">
          <w:t>involves mechanisms of different nature</w:t>
        </w:r>
      </w:ins>
      <w:ins w:id="1896" w:author="Arthur Parmentier" w:date="2020-05-13T10:09:00Z">
        <w:r w:rsidRPr="007C437A">
          <w:t>.</w:t>
        </w:r>
      </w:ins>
    </w:p>
    <w:p w:rsidR="0053230A" w:rsidRPr="007C437A" w:rsidRDefault="005A6DBA">
      <w:pPr>
        <w:pStyle w:val="Titre3"/>
        <w:rPr>
          <w:ins w:id="1897" w:author="Arthur Parmentier" w:date="2020-05-13T09:52:00Z"/>
          <w:rPrChange w:id="1898" w:author="Arthur Parmentier" w:date="2020-06-07T15:27:00Z">
            <w:rPr>
              <w:ins w:id="1899" w:author="Arthur Parmentier" w:date="2020-05-13T09:52:00Z"/>
            </w:rPr>
          </w:rPrChange>
        </w:rPr>
        <w:pPrChange w:id="1900" w:author="Arthur Parmentier" w:date="2020-05-14T14:00:00Z">
          <w:pPr/>
        </w:pPrChange>
      </w:pPr>
      <w:bookmarkStart w:id="1901" w:name="_Toc42550114"/>
      <w:ins w:id="1902" w:author="Arthur Parmentier" w:date="2020-05-13T10:11:00Z">
        <w:r w:rsidRPr="007C437A">
          <w:rPr>
            <w:rPrChange w:id="1903" w:author="Arthur Parmentier" w:date="2020-06-07T15:27:00Z">
              <w:rPr/>
            </w:rPrChange>
          </w:rPr>
          <w:t>Differentiation of signified across disciplines</w:t>
        </w:r>
      </w:ins>
      <w:bookmarkEnd w:id="1901"/>
    </w:p>
    <w:p w:rsidR="002F5B0B" w:rsidRPr="007C437A" w:rsidRDefault="002F5B0B" w:rsidP="001B082B">
      <w:pPr>
        <w:rPr>
          <w:ins w:id="1904" w:author="Arthur Parmentier" w:date="2020-05-13T10:30:00Z"/>
        </w:rPr>
      </w:pPr>
      <w:ins w:id="1905" w:author="Arthur Parmentier" w:date="2020-05-13T10:12:00Z">
        <w:r w:rsidRPr="007C437A">
          <w:t>We very commonly observe signs made of one sign</w:t>
        </w:r>
      </w:ins>
      <w:ins w:id="1906" w:author="Arthur Parmentier" w:date="2020-05-13T10:13:00Z">
        <w:r w:rsidRPr="007C437A">
          <w:t xml:space="preserve">ifier and several signified </w:t>
        </w:r>
        <w:r w:rsidR="00AE58D1" w:rsidRPr="007C437A">
          <w:t>in oral languages and our everyday life.</w:t>
        </w:r>
      </w:ins>
      <w:ins w:id="1907" w:author="Arthur Parmentier" w:date="2020-05-13T10:14:00Z">
        <w:r w:rsidR="00AE58D1" w:rsidRPr="007C437A">
          <w:t xml:space="preserve"> The signified is understood by an operation of “disambiguation” </w:t>
        </w:r>
      </w:ins>
      <w:ins w:id="1908" w:author="Arthur Parmentier" w:date="2020-05-13T10:15:00Z">
        <w:r w:rsidR="00AE58D1" w:rsidRPr="007C437A">
          <w:t>that depends on the context of the communication.</w:t>
        </w:r>
      </w:ins>
      <w:ins w:id="1909" w:author="Arthur Parmentier" w:date="2020-05-13T10:16:00Z">
        <w:r w:rsidR="00AE58D1" w:rsidRPr="007C437A">
          <w:t xml:space="preserve"> In this section, we will see that a </w:t>
        </w:r>
      </w:ins>
      <w:ins w:id="1910" w:author="Arthur Parmentier" w:date="2020-05-14T11:09:00Z">
        <w:r w:rsidR="001F6197" w:rsidRPr="007C437A">
          <w:t xml:space="preserve">multi-disciplinary </w:t>
        </w:r>
      </w:ins>
      <w:ins w:id="1911" w:author="Arthur Parmentier" w:date="2020-05-13T10:16:00Z">
        <w:r w:rsidR="00AE58D1" w:rsidRPr="007C437A">
          <w:t>sign in SP can indeed have several si</w:t>
        </w:r>
      </w:ins>
      <w:ins w:id="1912" w:author="Arthur Parmentier" w:date="2020-05-13T10:17:00Z">
        <w:r w:rsidR="00AE58D1" w:rsidRPr="007C437A">
          <w:t>gnified</w:t>
        </w:r>
      </w:ins>
      <w:ins w:id="1913" w:author="Arthur Parmentier" w:date="2020-05-13T10:18:00Z">
        <w:r w:rsidR="00AE58D1" w:rsidRPr="007C437A">
          <w:t xml:space="preserve"> </w:t>
        </w:r>
      </w:ins>
      <w:ins w:id="1914" w:author="Arthur Parmentier" w:date="2020-05-14T10:58:00Z">
        <w:r w:rsidR="00A46D19" w:rsidRPr="007C437A">
          <w:t xml:space="preserve">that allow </w:t>
        </w:r>
      </w:ins>
      <w:ins w:id="1915" w:author="Arthur Parmentier" w:date="2020-05-14T11:09:00Z">
        <w:r w:rsidR="001F6197" w:rsidRPr="007C437A">
          <w:t>it</w:t>
        </w:r>
      </w:ins>
      <w:ins w:id="1916" w:author="Arthur Parmentier" w:date="2020-05-14T10:58:00Z">
        <w:r w:rsidR="00A46D19" w:rsidRPr="007C437A">
          <w:t xml:space="preserve"> to operate </w:t>
        </w:r>
      </w:ins>
      <w:ins w:id="1917" w:author="Arthur Parmentier" w:date="2020-05-14T10:59:00Z">
        <w:r w:rsidR="00A46D19" w:rsidRPr="007C437A">
          <w:t>in several disciplines</w:t>
        </w:r>
      </w:ins>
      <w:ins w:id="1918" w:author="Arthur Parmentier" w:date="2020-05-13T10:18:00Z">
        <w:r w:rsidR="00AE58D1" w:rsidRPr="007C437A">
          <w:t>.</w:t>
        </w:r>
      </w:ins>
      <w:ins w:id="1919" w:author="Arthur Parmentier" w:date="2020-05-13T10:19:00Z">
        <w:r w:rsidR="00AE58D1" w:rsidRPr="007C437A">
          <w:rPr>
            <w:rStyle w:val="Appelnotedebasdep"/>
          </w:rPr>
          <w:footnoteReference w:id="29"/>
        </w:r>
      </w:ins>
      <w:ins w:id="1924" w:author="Arthur Parmentier" w:date="2020-05-13T10:18:00Z">
        <w:r w:rsidR="00AE58D1" w:rsidRPr="007C437A">
          <w:t xml:space="preserve"> </w:t>
        </w:r>
      </w:ins>
      <w:ins w:id="1925" w:author="Arthur Parmentier" w:date="2020-05-13T10:20:00Z">
        <w:r w:rsidR="00803E2B" w:rsidRPr="007C437A">
          <w:t xml:space="preserve">Moreover, </w:t>
        </w:r>
      </w:ins>
      <w:ins w:id="1926" w:author="Arthur Parmentier" w:date="2020-05-13T10:21:00Z">
        <w:r w:rsidR="00803E2B" w:rsidRPr="007C437A">
          <w:t xml:space="preserve">we </w:t>
        </w:r>
      </w:ins>
      <w:ins w:id="1927" w:author="Arthur Parmentier" w:date="2020-05-13T10:22:00Z">
        <w:r w:rsidR="00803E2B" w:rsidRPr="007C437A">
          <w:t xml:space="preserve">will discuss the </w:t>
        </w:r>
      </w:ins>
      <w:ins w:id="1928" w:author="Arthur Parmentier" w:date="2020-05-13T10:23:00Z">
        <w:r w:rsidR="00803E2B" w:rsidRPr="007C437A">
          <w:t xml:space="preserve">model of a </w:t>
        </w:r>
      </w:ins>
      <w:ins w:id="1929" w:author="Arthur Parmentier" w:date="2020-05-13T10:22:00Z">
        <w:r w:rsidR="00803E2B" w:rsidRPr="007C437A">
          <w:t xml:space="preserve">bijection between </w:t>
        </w:r>
      </w:ins>
      <w:ins w:id="1930" w:author="Arthur Parmentier" w:date="2020-05-14T11:13:00Z">
        <w:r w:rsidR="004F6E10" w:rsidRPr="007C437A">
          <w:t>signified concepts and disciplines.</w:t>
        </w:r>
      </w:ins>
      <w:ins w:id="1931" w:author="Arthur Parmentier" w:date="2020-05-14T11:11:00Z">
        <w:r w:rsidR="004F6E10" w:rsidRPr="007C437A">
          <w:t xml:space="preserve">, </w:t>
        </w:r>
      </w:ins>
      <w:ins w:id="1932" w:author="Arthur Parmentier" w:date="2020-05-14T11:13:00Z">
        <w:r w:rsidR="004F6E10" w:rsidRPr="007C437A">
          <w:t>Finally, we will discuss the construction process of these multi-disciplinary sign to show that the</w:t>
        </w:r>
      </w:ins>
      <w:ins w:id="1933" w:author="Arthur Parmentier" w:date="2020-05-14T11:14:00Z">
        <w:r w:rsidR="004F6E10" w:rsidRPr="007C437A">
          <w:t xml:space="preserve">ir signified are </w:t>
        </w:r>
      </w:ins>
      <w:ins w:id="1934" w:author="Arthur Parmentier" w:date="2020-05-14T11:37:00Z">
        <w:r w:rsidR="00BF5AB9" w:rsidRPr="007C437A">
          <w:t>linked by analogies.</w:t>
        </w:r>
      </w:ins>
      <w:ins w:id="1935" w:author="Arthur Parmentier" w:date="2020-05-14T11:12:00Z">
        <w:r w:rsidR="004F6E10" w:rsidRPr="007C437A">
          <w:t xml:space="preserve"> </w:t>
        </w:r>
      </w:ins>
    </w:p>
    <w:p w:rsidR="00F150E6" w:rsidRPr="007C437A" w:rsidRDefault="00F150E6">
      <w:pPr>
        <w:pStyle w:val="Titre4"/>
        <w:rPr>
          <w:ins w:id="1936" w:author="Arthur Parmentier" w:date="2020-05-13T10:41:00Z"/>
          <w:rPrChange w:id="1937" w:author="Arthur Parmentier" w:date="2020-06-07T15:27:00Z">
            <w:rPr>
              <w:ins w:id="1938" w:author="Arthur Parmentier" w:date="2020-05-13T10:41:00Z"/>
            </w:rPr>
          </w:rPrChange>
        </w:rPr>
        <w:pPrChange w:id="1939" w:author="Arthur Parmentier" w:date="2020-05-13T10:41:00Z">
          <w:pPr/>
        </w:pPrChange>
      </w:pPr>
      <w:ins w:id="1940" w:author="Arthur Parmentier" w:date="2020-05-13T10:41:00Z">
        <w:r w:rsidRPr="007C437A">
          <w:rPr>
            <w:rPrChange w:id="1941" w:author="Arthur Parmentier" w:date="2020-06-07T15:27:00Z">
              <w:rPr/>
            </w:rPrChange>
          </w:rPr>
          <w:t>Existence of several signified concepts</w:t>
        </w:r>
      </w:ins>
    </w:p>
    <w:p w:rsidR="005868B3" w:rsidRPr="007C437A" w:rsidRDefault="00FD47FA" w:rsidP="005868B3">
      <w:pPr>
        <w:rPr>
          <w:ins w:id="1942" w:author="Arthur Parmentier" w:date="2020-05-13T10:30:00Z"/>
        </w:rPr>
      </w:pPr>
      <w:ins w:id="1943" w:author="Arthur Parmentier" w:date="2020-05-13T10:37:00Z">
        <w:r w:rsidRPr="007C437A">
          <w:t xml:space="preserve">To demonstrate the existence of several concepts (the signified) </w:t>
        </w:r>
      </w:ins>
      <w:ins w:id="1944" w:author="Arthur Parmentier" w:date="2020-05-13T10:38:00Z">
        <w:r w:rsidRPr="007C437A">
          <w:t>under a multi-disciplinary sign in SP, l</w:t>
        </w:r>
      </w:ins>
      <w:ins w:id="1945" w:author="Arthur Parmentier" w:date="2020-05-13T10:30:00Z">
        <w:r w:rsidR="005868B3" w:rsidRPr="007C437A">
          <w:t>et’s take the</w:t>
        </w:r>
      </w:ins>
      <w:ins w:id="1946" w:author="Arthur Parmentier" w:date="2020-05-13T10:38:00Z">
        <w:r w:rsidRPr="007C437A">
          <w:t xml:space="preserve"> common</w:t>
        </w:r>
      </w:ins>
      <w:ins w:id="1947" w:author="Arthur Parmentier" w:date="2020-05-13T10:30:00Z">
        <w:r w:rsidR="005868B3" w:rsidRPr="007C437A">
          <w:t xml:space="preserve"> example of the LT, that we will use all over this section to demonstrate some of the mechanisms of SP.</w:t>
        </w:r>
      </w:ins>
    </w:p>
    <w:p w:rsidR="005868B3" w:rsidRPr="007C437A" w:rsidRDefault="005868B3" w:rsidP="005868B3">
      <w:pPr>
        <w:rPr>
          <w:ins w:id="1948" w:author="Arthur Parmentier" w:date="2020-05-13T10:30:00Z"/>
        </w:rPr>
      </w:pPr>
      <w:ins w:id="1949" w:author="Arthur Parmentier" w:date="2020-05-13T10:30:00Z">
        <w:r w:rsidRPr="007C437A">
          <w:t xml:space="preserve">For a musician, the LT is a concept preexisting to SP with a specific prototype, whose characteristic traits are “constant volume”, “constant pitch” (among others). But is the concept of the LT for a </w:t>
        </w:r>
        <w:r w:rsidRPr="007C437A">
          <w:lastRenderedPageBreak/>
          <w:t>musician the same as the one for a dancer or a visual artist? To answer this question, let’s first remark that soundpainters often explain how to perform a LT differently for each discipline:</w:t>
        </w:r>
      </w:ins>
    </w:p>
    <w:p w:rsidR="005868B3" w:rsidRPr="007C437A" w:rsidRDefault="005868B3" w:rsidP="005868B3">
      <w:pPr>
        <w:pStyle w:val="Paragraphedeliste"/>
        <w:numPr>
          <w:ilvl w:val="0"/>
          <w:numId w:val="17"/>
        </w:numPr>
        <w:rPr>
          <w:ins w:id="1950" w:author="Arthur Parmentier" w:date="2020-05-13T10:30:00Z"/>
        </w:rPr>
      </w:pPr>
      <w:ins w:id="1951" w:author="Arthur Parmentier" w:date="2020-05-13T10:30:00Z">
        <w:r w:rsidRPr="007C437A" w:rsidDel="00697BA8">
          <w:t xml:space="preserve"> </w:t>
        </w:r>
        <w:r w:rsidRPr="007C437A">
          <w:t>“A fluid movement, without accent” for dancers</w:t>
        </w:r>
      </w:ins>
    </w:p>
    <w:p w:rsidR="005868B3" w:rsidRPr="007C437A" w:rsidRDefault="005868B3" w:rsidP="005868B3">
      <w:pPr>
        <w:pStyle w:val="Paragraphedeliste"/>
        <w:numPr>
          <w:ilvl w:val="0"/>
          <w:numId w:val="17"/>
        </w:numPr>
        <w:rPr>
          <w:ins w:id="1952" w:author="Arthur Parmentier" w:date="2020-05-13T10:30:00Z"/>
        </w:rPr>
      </w:pPr>
      <w:ins w:id="1953" w:author="Arthur Parmentier" w:date="2020-05-13T10:30:00Z">
        <w:r w:rsidRPr="007C437A" w:rsidDel="002C1E78">
          <w:t xml:space="preserve"> </w:t>
        </w:r>
        <w:r w:rsidRPr="007C437A">
          <w:t>“A freeze on the first syllable of a word” for actors</w:t>
        </w:r>
      </w:ins>
    </w:p>
    <w:p w:rsidR="005868B3" w:rsidRPr="007C437A" w:rsidRDefault="005868B3" w:rsidP="005868B3">
      <w:pPr>
        <w:pStyle w:val="Paragraphedeliste"/>
        <w:numPr>
          <w:ilvl w:val="0"/>
          <w:numId w:val="17"/>
        </w:numPr>
        <w:rPr>
          <w:ins w:id="1954" w:author="Arthur Parmentier" w:date="2020-05-13T10:30:00Z"/>
        </w:rPr>
      </w:pPr>
      <w:ins w:id="1955" w:author="Arthur Parmentier" w:date="2020-05-13T10:30:00Z">
        <w:r w:rsidRPr="007C437A">
          <w:t>“A note with constant volume and constant pitch over time” for most musicians</w:t>
        </w:r>
      </w:ins>
    </w:p>
    <w:p w:rsidR="005868B3" w:rsidRPr="007C437A" w:rsidRDefault="005868B3" w:rsidP="005868B3">
      <w:pPr>
        <w:pStyle w:val="Paragraphedeliste"/>
        <w:numPr>
          <w:ilvl w:val="0"/>
          <w:numId w:val="17"/>
        </w:numPr>
        <w:rPr>
          <w:ins w:id="1956" w:author="Arthur Parmentier" w:date="2020-05-13T10:30:00Z"/>
        </w:rPr>
      </w:pPr>
      <w:ins w:id="1957" w:author="Arthur Parmentier" w:date="2020-05-13T10:30:00Z">
        <w:r w:rsidRPr="007C437A">
          <w:t>…</w:t>
        </w:r>
      </w:ins>
    </w:p>
    <w:p w:rsidR="005868B3" w:rsidRPr="007C437A" w:rsidRDefault="005868B3" w:rsidP="005868B3">
      <w:pPr>
        <w:rPr>
          <w:ins w:id="1958" w:author="Arthur Parmentier" w:date="2020-05-13T10:30:00Z"/>
        </w:rPr>
      </w:pPr>
      <w:ins w:id="1959" w:author="Arthur Parmentier" w:date="2020-05-13T10:30:00Z">
        <w:r w:rsidRPr="007C437A">
          <w:t>They also often illustrate those descriptions with a prototypical example.</w:t>
        </w:r>
      </w:ins>
    </w:p>
    <w:p w:rsidR="005868B3" w:rsidRPr="007C437A" w:rsidRDefault="005868B3" w:rsidP="005868B3">
      <w:pPr>
        <w:rPr>
          <w:ins w:id="1960" w:author="Arthur Parmentier" w:date="2020-05-13T10:30:00Z"/>
        </w:rPr>
      </w:pPr>
      <w:ins w:id="1961" w:author="Arthur Parmentier" w:date="2020-05-13T10:30:00Z">
        <w:r w:rsidRPr="007C437A">
          <w:t xml:space="preserve">By looking at the description themselves, we can see that they involve different concepts: a “movement”, “roll” or a “syllable”, which cannot be considered equivalent. Moreover, we know from the history of SP that the concept of a LT was first borrowed from music and “extended” to other disciplines, i.e. that the multiplicity of </w:t>
        </w:r>
      </w:ins>
      <w:ins w:id="1962" w:author="Arthur Parmentier" w:date="2020-05-13T10:39:00Z">
        <w:r w:rsidR="003E3E64" w:rsidRPr="007C437A">
          <w:t>signified of the sign</w:t>
        </w:r>
      </w:ins>
      <w:ins w:id="1963" w:author="Arthur Parmentier" w:date="2020-05-13T10:30:00Z">
        <w:r w:rsidRPr="007C437A">
          <w:t xml:space="preserve"> “LT” is a voluntary construction</w:t>
        </w:r>
        <w:r w:rsidRPr="007C437A">
          <w:rPr>
            <w:rStyle w:val="Appelnotedebasdep"/>
          </w:rPr>
          <w:footnoteReference w:id="30"/>
        </w:r>
        <w:r w:rsidRPr="007C437A">
          <w:t>.</w:t>
        </w:r>
      </w:ins>
    </w:p>
    <w:p w:rsidR="005868B3" w:rsidRPr="007C437A" w:rsidRDefault="005868B3" w:rsidP="005868B3">
      <w:pPr>
        <w:rPr>
          <w:ins w:id="1969" w:author="Arthur Parmentier" w:date="2020-05-13T17:10:00Z"/>
        </w:rPr>
      </w:pPr>
      <w:ins w:id="1970" w:author="Arthur Parmentier" w:date="2020-05-13T10:30:00Z">
        <w:r w:rsidRPr="007C437A">
          <w:t>Although we illustrated the overloading mechanism with the sign “LT”, we can observe the same mechanism for other signs, for instance multi-disciplinary signs.</w:t>
        </w:r>
      </w:ins>
    </w:p>
    <w:p w:rsidR="00F150E6" w:rsidRPr="007C437A" w:rsidRDefault="00F150E6" w:rsidP="00F150E6">
      <w:pPr>
        <w:pStyle w:val="Titre4"/>
        <w:rPr>
          <w:ins w:id="1971" w:author="Arthur Parmentier" w:date="2020-05-13T10:43:00Z"/>
        </w:rPr>
      </w:pPr>
      <w:ins w:id="1972" w:author="Arthur Parmentier" w:date="2020-05-13T10:42:00Z">
        <w:r w:rsidRPr="007C437A">
          <w:t xml:space="preserve">Bijection, surjection or injection between </w:t>
        </w:r>
      </w:ins>
      <w:ins w:id="1973" w:author="Arthur Parmentier" w:date="2020-05-13T10:43:00Z">
        <w:r w:rsidRPr="007C437A">
          <w:t>signified and disciplines?</w:t>
        </w:r>
      </w:ins>
    </w:p>
    <w:p w:rsidR="00603CFA" w:rsidRPr="007C437A" w:rsidRDefault="00F150E6" w:rsidP="00581F4F">
      <w:pPr>
        <w:rPr>
          <w:ins w:id="1974" w:author="Arthur Parmentier" w:date="2020-05-13T11:01:00Z"/>
        </w:rPr>
      </w:pPr>
      <w:ins w:id="1975" w:author="Arthur Parmentier" w:date="2020-05-13T10:43:00Z">
        <w:r w:rsidRPr="007C437A">
          <w:t xml:space="preserve">Although we have shown the existence of several signified </w:t>
        </w:r>
      </w:ins>
      <w:ins w:id="1976" w:author="Arthur Parmentier" w:date="2020-05-13T17:40:00Z">
        <w:r w:rsidR="00693047" w:rsidRPr="007C437A">
          <w:t xml:space="preserve">(several concepts) </w:t>
        </w:r>
      </w:ins>
      <w:ins w:id="1977" w:author="Arthur Parmentier" w:date="2020-05-13T10:43:00Z">
        <w:r w:rsidRPr="007C437A">
          <w:t xml:space="preserve">and their </w:t>
        </w:r>
      </w:ins>
      <w:ins w:id="1978" w:author="Arthur Parmentier" w:date="2020-05-13T10:44:00Z">
        <w:r w:rsidRPr="007C437A">
          <w:t>relationship</w:t>
        </w:r>
      </w:ins>
      <w:ins w:id="1979" w:author="Arthur Parmentier" w:date="2020-05-13T10:43:00Z">
        <w:r w:rsidRPr="007C437A">
          <w:t xml:space="preserve"> with</w:t>
        </w:r>
      </w:ins>
      <w:ins w:id="1980" w:author="Arthur Parmentier" w:date="2020-05-13T10:44:00Z">
        <w:r w:rsidRPr="007C437A">
          <w:t xml:space="preserve"> discipline</w:t>
        </w:r>
      </w:ins>
      <w:ins w:id="1981" w:author="Arthur Parmentier" w:date="2020-05-13T17:40:00Z">
        <w:r w:rsidR="00C209FE" w:rsidRPr="007C437A">
          <w:t>s</w:t>
        </w:r>
      </w:ins>
      <w:ins w:id="1982" w:author="Arthur Parmentier" w:date="2020-05-13T10:44:00Z">
        <w:r w:rsidRPr="007C437A">
          <w:t>, one can wonder whether</w:t>
        </w:r>
      </w:ins>
      <w:ins w:id="1983" w:author="Arthur Parmentier" w:date="2020-05-13T10:58:00Z">
        <w:r w:rsidR="00581F4F" w:rsidRPr="007C437A">
          <w:t xml:space="preserve"> their relationship is a bijection</w:t>
        </w:r>
      </w:ins>
      <w:ins w:id="1984" w:author="Arthur Parmentier" w:date="2020-05-13T11:11:00Z">
        <w:r w:rsidR="00C36A2F" w:rsidRPr="007C437A">
          <w:t xml:space="preserve"> (to a unique discipline corresponds a unique signified)</w:t>
        </w:r>
      </w:ins>
      <w:ins w:id="1985" w:author="Arthur Parmentier" w:date="2020-05-13T10:58:00Z">
        <w:r w:rsidR="00581F4F" w:rsidRPr="007C437A">
          <w:t>, su</w:t>
        </w:r>
      </w:ins>
      <w:ins w:id="1986" w:author="Arthur Parmentier" w:date="2020-05-13T10:59:00Z">
        <w:r w:rsidR="00581F4F" w:rsidRPr="007C437A">
          <w:t>r</w:t>
        </w:r>
      </w:ins>
      <w:ins w:id="1987" w:author="Arthur Parmentier" w:date="2020-05-13T10:58:00Z">
        <w:r w:rsidR="00581F4F" w:rsidRPr="007C437A">
          <w:t>jection</w:t>
        </w:r>
      </w:ins>
      <w:ins w:id="1988" w:author="Arthur Parmentier" w:date="2020-05-13T11:11:00Z">
        <w:r w:rsidR="00C36A2F" w:rsidRPr="007C437A">
          <w:t xml:space="preserve"> (each discipline has one or more signified)</w:t>
        </w:r>
      </w:ins>
      <w:ins w:id="1989" w:author="Arthur Parmentier" w:date="2020-05-13T10:58:00Z">
        <w:r w:rsidR="00581F4F" w:rsidRPr="007C437A">
          <w:t xml:space="preserve"> or injection</w:t>
        </w:r>
      </w:ins>
      <w:ins w:id="1990" w:author="Arthur Parmentier" w:date="2020-05-13T11:12:00Z">
        <w:r w:rsidR="00C36A2F" w:rsidRPr="007C437A">
          <w:t xml:space="preserve"> (each discipline </w:t>
        </w:r>
        <w:r w:rsidR="00862E4D" w:rsidRPr="007C437A">
          <w:t>has either a unique signified, either no signified)</w:t>
        </w:r>
      </w:ins>
      <w:ins w:id="1991" w:author="Arthur Parmentier" w:date="2020-05-13T10:58:00Z">
        <w:r w:rsidR="00581F4F" w:rsidRPr="007C437A">
          <w:t>.</w:t>
        </w:r>
      </w:ins>
    </w:p>
    <w:p w:rsidR="00581F4F" w:rsidRPr="007C437A" w:rsidRDefault="0083672F">
      <w:pPr>
        <w:rPr>
          <w:ins w:id="1992" w:author="Arthur Parmentier" w:date="2020-05-13T10:49:00Z"/>
        </w:rPr>
        <w:pPrChange w:id="1993" w:author="Arthur Parmentier" w:date="2020-05-13T10:58:00Z">
          <w:pPr>
            <w:pStyle w:val="Paragraphedeliste"/>
            <w:numPr>
              <w:numId w:val="19"/>
            </w:numPr>
            <w:ind w:hanging="360"/>
          </w:pPr>
        </w:pPrChange>
      </w:pPr>
      <w:ins w:id="1994" w:author="Arthur Parmentier" w:date="2020-05-13T11:03:00Z">
        <w:r w:rsidRPr="007C437A">
          <w:t xml:space="preserve">First, we can remark that </w:t>
        </w:r>
      </w:ins>
      <w:ins w:id="1995" w:author="Arthur Parmentier" w:date="2020-05-13T11:04:00Z">
        <w:r w:rsidRPr="007C437A">
          <w:t>there is a bijection in the case of the so called “multi-disciplinary signs” whose properties is exactly that each discipline has its own</w:t>
        </w:r>
      </w:ins>
      <w:ins w:id="1996" w:author="Arthur Parmentier" w:date="2020-05-13T11:05:00Z">
        <w:r w:rsidRPr="007C437A">
          <w:t xml:space="preserve"> unique</w:t>
        </w:r>
      </w:ins>
      <w:ins w:id="1997" w:author="Arthur Parmentier" w:date="2020-05-13T11:04:00Z">
        <w:r w:rsidRPr="007C437A">
          <w:t xml:space="preserve"> interpretation (signified) of the sign.</w:t>
        </w:r>
      </w:ins>
    </w:p>
    <w:p w:rsidR="00603CFA" w:rsidRPr="007C437A" w:rsidRDefault="0083672F" w:rsidP="00603CFA">
      <w:pPr>
        <w:rPr>
          <w:ins w:id="1998" w:author="Arthur Parmentier" w:date="2020-05-13T11:08:00Z"/>
        </w:rPr>
      </w:pPr>
      <w:ins w:id="1999" w:author="Arthur Parmentier" w:date="2020-05-13T11:05:00Z">
        <w:r w:rsidRPr="007C437A">
          <w:t xml:space="preserve">Then, we can also </w:t>
        </w:r>
      </w:ins>
      <w:ins w:id="2000" w:author="Arthur Parmentier" w:date="2020-05-13T11:19:00Z">
        <w:r w:rsidR="002067E2" w:rsidRPr="007C437A">
          <w:t xml:space="preserve">observe that </w:t>
        </w:r>
      </w:ins>
      <w:ins w:id="2001" w:author="Arthur Parmentier" w:date="2020-05-13T11:05:00Z">
        <w:r w:rsidRPr="007C437A">
          <w:t xml:space="preserve">some signs </w:t>
        </w:r>
      </w:ins>
      <w:ins w:id="2002" w:author="Arthur Parmentier" w:date="2020-05-13T11:06:00Z">
        <w:r w:rsidRPr="007C437A">
          <w:t>are very specific to a discipline</w:t>
        </w:r>
      </w:ins>
      <w:ins w:id="2003" w:author="Arthur Parmentier" w:date="2020-05-13T11:07:00Z">
        <w:r w:rsidRPr="007C437A">
          <w:t xml:space="preserve"> (</w:t>
        </w:r>
      </w:ins>
      <w:ins w:id="2004" w:author="Arthur Parmentier" w:date="2020-05-13T11:08:00Z">
        <w:r w:rsidRPr="007C437A">
          <w:t>sometimes by construction)</w:t>
        </w:r>
      </w:ins>
      <w:ins w:id="2005" w:author="Arthur Parmentier" w:date="2020-05-13T11:06:00Z">
        <w:r w:rsidRPr="007C437A">
          <w:t>, such that other discipline cannot interpret them.</w:t>
        </w:r>
      </w:ins>
      <w:ins w:id="2006" w:author="Arthur Parmentier" w:date="2020-05-13T11:08:00Z">
        <w:r w:rsidR="00C36A2F" w:rsidRPr="007C437A">
          <w:t xml:space="preserve"> It is </w:t>
        </w:r>
      </w:ins>
      <w:ins w:id="2007" w:author="Arthur Parmentier" w:date="2020-05-13T11:12:00Z">
        <w:r w:rsidR="00365C58" w:rsidRPr="007C437A">
          <w:t>enough</w:t>
        </w:r>
      </w:ins>
      <w:ins w:id="2008" w:author="Arthur Parmentier" w:date="2020-05-13T11:08:00Z">
        <w:r w:rsidR="00C36A2F" w:rsidRPr="007C437A">
          <w:t xml:space="preserve"> to conclude that in general, there is no surjection between signified and the set of disciplines.</w:t>
        </w:r>
      </w:ins>
    </w:p>
    <w:p w:rsidR="00C36A2F" w:rsidRPr="007C437A" w:rsidRDefault="00C36A2F" w:rsidP="00603CFA">
      <w:pPr>
        <w:rPr>
          <w:ins w:id="2009" w:author="Arthur Parmentier" w:date="2020-05-13T10:54:00Z"/>
        </w:rPr>
      </w:pPr>
      <w:ins w:id="2010" w:author="Arthur Parmentier" w:date="2020-05-13T11:08:00Z">
        <w:r w:rsidRPr="007C437A">
          <w:t>Finally</w:t>
        </w:r>
      </w:ins>
      <w:ins w:id="2011" w:author="Arthur Parmentier" w:date="2020-05-13T11:09:00Z">
        <w:r w:rsidRPr="007C437A">
          <w:t xml:space="preserve">, </w:t>
        </w:r>
      </w:ins>
      <w:ins w:id="2012" w:author="Arthur Parmentier" w:date="2020-05-13T11:31:00Z">
        <w:r w:rsidR="00D5164C" w:rsidRPr="007C437A">
          <w:t>on the question of injectivity, m</w:t>
        </w:r>
      </w:ins>
      <w:ins w:id="2013" w:author="Arthur Parmentier" w:date="2020-05-13T11:22:00Z">
        <w:r w:rsidR="00D5164C" w:rsidRPr="007C437A">
          <w:t xml:space="preserve">y hypothesis is that unlike oral languages, SP </w:t>
        </w:r>
      </w:ins>
      <w:ins w:id="2014" w:author="Arthur Parmentier" w:date="2020-05-13T11:25:00Z">
        <w:r w:rsidR="00D5164C" w:rsidRPr="007C437A">
          <w:t>can be modeled as a regular langua</w:t>
        </w:r>
      </w:ins>
      <w:ins w:id="2015" w:author="Arthur Parmentier" w:date="2020-05-13T11:26:00Z">
        <w:r w:rsidR="00D5164C" w:rsidRPr="007C437A">
          <w:t xml:space="preserve">ge, hence a </w:t>
        </w:r>
      </w:ins>
      <w:ins w:id="2016" w:author="Arthur Parmentier" w:date="2020-05-13T11:27:00Z">
        <w:r w:rsidR="00D5164C" w:rsidRPr="007C437A">
          <w:t>context-free language, such that the context (signs prior</w:t>
        </w:r>
      </w:ins>
      <w:ins w:id="2017" w:author="Arthur Parmentier" w:date="2020-05-13T11:28:00Z">
        <w:r w:rsidR="00D5164C" w:rsidRPr="007C437A">
          <w:t xml:space="preserve"> to the last executed sign) does not influence the meaning of</w:t>
        </w:r>
      </w:ins>
      <w:ins w:id="2018" w:author="Arthur Parmentier" w:date="2020-05-13T11:29:00Z">
        <w:r w:rsidR="00D5164C" w:rsidRPr="007C437A">
          <w:t xml:space="preserve"> the considered sign. We will see </w:t>
        </w:r>
      </w:ins>
      <w:ins w:id="2019" w:author="Arthur Parmentier" w:date="2020-05-13T11:30:00Z">
        <w:r w:rsidR="00D5164C" w:rsidRPr="007C437A">
          <w:t xml:space="preserve">in a future section </w:t>
        </w:r>
      </w:ins>
      <w:ins w:id="2020" w:author="Arthur Parmentier" w:date="2020-05-13T11:29:00Z">
        <w:r w:rsidR="00D5164C" w:rsidRPr="007C437A">
          <w:t xml:space="preserve">how this approach is successful in modeling </w:t>
        </w:r>
      </w:ins>
      <w:ins w:id="2021" w:author="Arthur Parmentier" w:date="2020-05-13T11:30:00Z">
        <w:r w:rsidR="00D5164C" w:rsidRPr="007C437A">
          <w:t xml:space="preserve">the very basics of SP, while it is unclear whether all SP modes, </w:t>
        </w:r>
      </w:ins>
      <w:ins w:id="2022" w:author="Arthur Parmentier" w:date="2020-05-13T11:31:00Z">
        <w:r w:rsidR="00D5164C" w:rsidRPr="007C437A">
          <w:t xml:space="preserve">rules and signs could indeed </w:t>
        </w:r>
      </w:ins>
      <w:ins w:id="2023" w:author="Arthur Parmentier" w:date="2020-05-13T11:59:00Z">
        <w:r w:rsidR="000C29FF" w:rsidRPr="007C437A">
          <w:t>be represented by</w:t>
        </w:r>
      </w:ins>
      <w:ins w:id="2024" w:author="Arthur Parmentier" w:date="2020-05-13T11:31:00Z">
        <w:r w:rsidR="00D5164C" w:rsidRPr="007C437A">
          <w:t xml:space="preserve"> a regular language.</w:t>
        </w:r>
      </w:ins>
      <w:ins w:id="2025" w:author="Arthur Parmentier" w:date="2020-05-13T12:00:00Z">
        <w:r w:rsidR="009230DE" w:rsidRPr="007C437A">
          <w:t xml:space="preserve"> In my hypothesis, there is indeed an injection</w:t>
        </w:r>
      </w:ins>
      <w:ins w:id="2026" w:author="Arthur Parmentier" w:date="2020-05-13T12:01:00Z">
        <w:r w:rsidR="009230DE" w:rsidRPr="007C437A">
          <w:t xml:space="preserve"> between signified and disciplines, but </w:t>
        </w:r>
      </w:ins>
      <w:ins w:id="2027" w:author="Arthur Parmentier" w:date="2020-05-13T11:32:00Z">
        <w:r w:rsidR="00D5164C" w:rsidRPr="007C437A">
          <w:t xml:space="preserve">I leave to experts in the domain the prospection of </w:t>
        </w:r>
      </w:ins>
      <w:ins w:id="2028" w:author="Arthur Parmentier" w:date="2020-05-13T12:01:00Z">
        <w:r w:rsidR="00B41CA4" w:rsidRPr="007C437A">
          <w:t xml:space="preserve">counter examples, such as </w:t>
        </w:r>
      </w:ins>
      <w:ins w:id="2029" w:author="Arthur Parmentier" w:date="2020-05-13T11:32:00Z">
        <w:r w:rsidR="00D5164C" w:rsidRPr="007C437A">
          <w:t xml:space="preserve">context-sensitive examples that </w:t>
        </w:r>
        <w:r w:rsidR="002463AB" w:rsidRPr="007C437A">
          <w:t xml:space="preserve">would demonstrate that a single sign can indeed have </w:t>
        </w:r>
      </w:ins>
      <w:ins w:id="2030" w:author="Arthur Parmentier" w:date="2020-05-13T11:33:00Z">
        <w:r w:rsidR="002463AB" w:rsidRPr="007C437A">
          <w:t>several signified for one discipline, that can be differentiated by the context instead.</w:t>
        </w:r>
      </w:ins>
    </w:p>
    <w:p w:rsidR="00EE2DD4" w:rsidRPr="007C437A" w:rsidRDefault="00543457">
      <w:pPr>
        <w:pStyle w:val="Titre3"/>
        <w:rPr>
          <w:ins w:id="2031" w:author="Arthur Parmentier" w:date="2020-05-13T12:05:00Z"/>
          <w:rPrChange w:id="2032" w:author="Arthur Parmentier" w:date="2020-06-07T15:27:00Z">
            <w:rPr>
              <w:ins w:id="2033" w:author="Arthur Parmentier" w:date="2020-05-13T12:05:00Z"/>
            </w:rPr>
          </w:rPrChange>
        </w:rPr>
        <w:pPrChange w:id="2034" w:author="Arthur Parmentier" w:date="2020-05-14T14:00:00Z">
          <w:pPr>
            <w:pStyle w:val="Titre4"/>
          </w:pPr>
        </w:pPrChange>
      </w:pPr>
      <w:bookmarkStart w:id="2035" w:name="_Toc42550115"/>
      <w:ins w:id="2036" w:author="Arthur Parmentier" w:date="2020-05-13T12:05:00Z">
        <w:r w:rsidRPr="007C437A">
          <w:rPr>
            <w:rPrChange w:id="2037" w:author="Arthur Parmentier" w:date="2020-06-07T15:27:00Z">
              <w:rPr/>
            </w:rPrChange>
          </w:rPr>
          <w:lastRenderedPageBreak/>
          <w:t>The difference between discipline</w:t>
        </w:r>
      </w:ins>
      <w:ins w:id="2038" w:author="Arthur Parmentier" w:date="2020-05-14T14:45:00Z">
        <w:r w:rsidR="00AE0A35" w:rsidRPr="007C437A">
          <w:rPr>
            <w:rPrChange w:id="2039" w:author="Arthur Parmentier" w:date="2020-06-07T15:27:00Z">
              <w:rPr/>
            </w:rPrChange>
          </w:rPr>
          <w:t xml:space="preserve"> (</w:t>
        </w:r>
      </w:ins>
      <w:ins w:id="2040" w:author="Arthur Parmentier" w:date="2020-05-14T14:46:00Z">
        <w:r w:rsidR="00AE0A35" w:rsidRPr="007C437A">
          <w:rPr>
            <w:rPrChange w:id="2041" w:author="Arthur Parmentier" w:date="2020-06-07T15:27:00Z">
              <w:rPr/>
            </w:rPrChange>
          </w:rPr>
          <w:t>music, theater..)</w:t>
        </w:r>
      </w:ins>
      <w:ins w:id="2042" w:author="Arthur Parmentier" w:date="2020-05-13T12:05:00Z">
        <w:r w:rsidRPr="007C437A">
          <w:rPr>
            <w:rPrChange w:id="2043" w:author="Arthur Parmentier" w:date="2020-06-07T15:27:00Z">
              <w:rPr/>
            </w:rPrChange>
          </w:rPr>
          <w:t xml:space="preserve"> and technical apparatus</w:t>
        </w:r>
      </w:ins>
      <w:ins w:id="2044" w:author="Arthur Parmentier" w:date="2020-05-13T17:18:00Z">
        <w:r w:rsidR="00D7385F" w:rsidRPr="007C437A">
          <w:rPr>
            <w:rPrChange w:id="2045" w:author="Arthur Parmentier" w:date="2020-06-07T15:27:00Z">
              <w:rPr/>
            </w:rPrChange>
          </w:rPr>
          <w:t xml:space="preserve">, or “why we </w:t>
        </w:r>
      </w:ins>
      <w:ins w:id="2046" w:author="Arthur Parmentier" w:date="2020-05-13T17:19:00Z">
        <w:r w:rsidR="00D7385F" w:rsidRPr="007C437A">
          <w:rPr>
            <w:rPrChange w:id="2047" w:author="Arthur Parmentier" w:date="2020-06-07T15:27:00Z">
              <w:rPr/>
            </w:rPrChange>
          </w:rPr>
          <w:t>sometimes need to specify how to play a long tone, and sometimes not”</w:t>
        </w:r>
      </w:ins>
      <w:bookmarkEnd w:id="2035"/>
    </w:p>
    <w:p w:rsidR="00167DAB" w:rsidRPr="007C437A" w:rsidRDefault="00543457" w:rsidP="00E34725">
      <w:pPr>
        <w:rPr>
          <w:ins w:id="2048" w:author="Arthur Parmentier" w:date="2020-05-13T18:36:00Z"/>
        </w:rPr>
      </w:pPr>
      <w:ins w:id="2049" w:author="Arthur Parmentier" w:date="2020-05-13T12:05:00Z">
        <w:r w:rsidRPr="007C437A">
          <w:t xml:space="preserve">In the “Motivation” part, </w:t>
        </w:r>
      </w:ins>
      <w:ins w:id="2050" w:author="Arthur Parmentier" w:date="2020-05-13T12:06:00Z">
        <w:r w:rsidRPr="007C437A">
          <w:t xml:space="preserve">I </w:t>
        </w:r>
      </w:ins>
      <w:ins w:id="2051" w:author="Arthur Parmentier" w:date="2020-05-13T14:22:00Z">
        <w:r w:rsidR="007E0A0A" w:rsidRPr="007C437A">
          <w:t>differentiated</w:t>
        </w:r>
      </w:ins>
      <w:ins w:id="2052" w:author="Arthur Parmentier" w:date="2020-05-13T12:06:00Z">
        <w:r w:rsidRPr="007C437A">
          <w:t xml:space="preserve"> the notion of “discipline” and “instrument”, that we could </w:t>
        </w:r>
      </w:ins>
      <w:ins w:id="2053" w:author="Arthur Parmentier" w:date="2020-05-13T17:14:00Z">
        <w:r w:rsidR="00454612" w:rsidRPr="007C437A">
          <w:t>also call a</w:t>
        </w:r>
      </w:ins>
      <w:ins w:id="2054" w:author="Arthur Parmentier" w:date="2020-05-13T12:06:00Z">
        <w:r w:rsidRPr="007C437A">
          <w:t xml:space="preserve"> “technical appa</w:t>
        </w:r>
      </w:ins>
      <w:ins w:id="2055" w:author="Arthur Parmentier" w:date="2020-05-13T12:07:00Z">
        <w:r w:rsidRPr="007C437A">
          <w:t>ratus”.</w:t>
        </w:r>
      </w:ins>
      <w:ins w:id="2056" w:author="Arthur Parmentier" w:date="2020-05-13T14:28:00Z">
        <w:r w:rsidR="00596602" w:rsidRPr="007C437A">
          <w:t xml:space="preserve"> In</w:t>
        </w:r>
      </w:ins>
      <w:ins w:id="2057" w:author="Arthur Parmentier" w:date="2020-05-13T14:29:00Z">
        <w:r w:rsidR="00596602" w:rsidRPr="007C437A">
          <w:t>deed, one</w:t>
        </w:r>
      </w:ins>
      <w:ins w:id="2058" w:author="Arthur Parmentier" w:date="2020-05-13T14:30:00Z">
        <w:r w:rsidR="00596602" w:rsidRPr="007C437A">
          <w:t xml:space="preserve"> could </w:t>
        </w:r>
      </w:ins>
      <w:ins w:id="2059" w:author="Arthur Parmentier" w:date="2020-05-13T18:36:00Z">
        <w:r w:rsidR="00E34725" w:rsidRPr="007C437A">
          <w:t xml:space="preserve">wonder why </w:t>
        </w:r>
      </w:ins>
      <w:ins w:id="2060" w:author="Arthur Parmentier" w:date="2020-05-13T18:37:00Z">
        <w:r w:rsidR="0083564B" w:rsidRPr="007C437A">
          <w:t>the concept of a LT would</w:t>
        </w:r>
        <w:r w:rsidR="00E34725" w:rsidRPr="007C437A">
          <w:t xml:space="preserve"> be different in each discipline, but still the same for all instruments of the discipline.</w:t>
        </w:r>
      </w:ins>
    </w:p>
    <w:p w:rsidR="00A708EC" w:rsidRPr="007C437A" w:rsidRDefault="00F00F6E" w:rsidP="00E34725">
      <w:pPr>
        <w:rPr>
          <w:ins w:id="2061" w:author="Arthur Parmentier" w:date="2020-05-13T18:36:00Z"/>
        </w:rPr>
      </w:pPr>
      <w:ins w:id="2062" w:author="Arthur Parmentier" w:date="2020-05-14T11:39:00Z">
        <w:r w:rsidRPr="007C437A">
          <w:t>In this part, I wil try to show you that the operability of a sign across disciplines is constructed</w:t>
        </w:r>
      </w:ins>
      <w:ins w:id="2063" w:author="Arthur Parmentier" w:date="2020-05-14T11:42:00Z">
        <w:r w:rsidRPr="007C437A">
          <w:t xml:space="preserve"> “by SP”</w:t>
        </w:r>
      </w:ins>
      <w:ins w:id="2064" w:author="Arthur Parmentier" w:date="2020-05-14T11:39:00Z">
        <w:r w:rsidRPr="007C437A">
          <w:t xml:space="preserve"> with </w:t>
        </w:r>
      </w:ins>
      <w:ins w:id="2065" w:author="Arthur Parmentier" w:date="2020-05-14T11:40:00Z">
        <w:r w:rsidRPr="007C437A">
          <w:t xml:space="preserve">learned (cultural) relations of analogy between signified whereas the operability of a sign across instruments of the same discipline </w:t>
        </w:r>
      </w:ins>
      <w:ins w:id="2066" w:author="Arthur Parmentier" w:date="2020-05-14T11:41:00Z">
        <w:r w:rsidRPr="007C437A">
          <w:t xml:space="preserve">is in general </w:t>
        </w:r>
      </w:ins>
      <w:ins w:id="2067" w:author="Arthur Parmentier" w:date="2020-05-14T11:42:00Z">
        <w:r w:rsidR="00A708EC" w:rsidRPr="007C437A">
          <w:t>a construction external to SP</w:t>
        </w:r>
      </w:ins>
      <w:ins w:id="2068" w:author="Arthur Parmentier" w:date="2020-05-14T11:43:00Z">
        <w:r w:rsidR="00A708EC" w:rsidRPr="007C437A">
          <w:t xml:space="preserve"> that i</w:t>
        </w:r>
      </w:ins>
      <w:ins w:id="2069" w:author="Arthur Parmentier" w:date="2020-05-14T11:44:00Z">
        <w:r w:rsidR="00A708EC" w:rsidRPr="007C437A">
          <w:t>n</w:t>
        </w:r>
      </w:ins>
      <w:ins w:id="2070" w:author="Arthur Parmentier" w:date="2020-05-14T11:45:00Z">
        <w:r w:rsidR="00A708EC" w:rsidRPr="007C437A">
          <w:t xml:space="preserve">volves </w:t>
        </w:r>
      </w:ins>
      <w:ins w:id="2071" w:author="Arthur Parmentier" w:date="2020-05-14T11:46:00Z">
        <w:r w:rsidR="00A708EC" w:rsidRPr="007C437A">
          <w:t>the human perceptual scheme.</w:t>
        </w:r>
      </w:ins>
    </w:p>
    <w:p w:rsidR="005868B3" w:rsidRPr="007C437A" w:rsidRDefault="005868B3" w:rsidP="005868B3">
      <w:pPr>
        <w:rPr>
          <w:ins w:id="2072" w:author="Arthur Parmentier" w:date="2020-05-14T11:38:00Z"/>
        </w:rPr>
      </w:pPr>
    </w:p>
    <w:p w:rsidR="00F00F6E" w:rsidRPr="007C437A" w:rsidRDefault="00F00F6E" w:rsidP="005868B3">
      <w:pPr>
        <w:rPr>
          <w:ins w:id="2073" w:author="Arthur Parmentier" w:date="2020-05-13T10:31:00Z"/>
        </w:rPr>
      </w:pPr>
    </w:p>
    <w:p w:rsidR="005868B3" w:rsidRPr="008C7E78" w:rsidRDefault="005868B3" w:rsidP="005868B3">
      <w:pPr>
        <w:rPr>
          <w:ins w:id="2074" w:author="Arthur Parmentier" w:date="2020-05-13T10:31:00Z"/>
          <w:lang w:val="fr-FR"/>
          <w:rPrChange w:id="2075" w:author="Arthur Parmentier" w:date="2020-06-07T18:31:00Z">
            <w:rPr>
              <w:ins w:id="2076" w:author="Arthur Parmentier" w:date="2020-05-13T10:31:00Z"/>
            </w:rPr>
          </w:rPrChange>
        </w:rPr>
      </w:pPr>
      <w:ins w:id="2077" w:author="Arthur Parmentier" w:date="2020-05-13T10:31:00Z">
        <w:r w:rsidRPr="008C7E78">
          <w:rPr>
            <w:lang w:val="fr-FR"/>
            <w:rPrChange w:id="2078" w:author="Arthur Parmentier" w:date="2020-06-07T18:31:00Z">
              <w:rPr/>
            </w:rPrChange>
          </w:rPr>
          <w:t>DIFFERENCE D APPAREIL TECHNIQUE MAIS MEME PROROTYPE VS DIFF DE DISCIPLINE DONC DE PROTOTYPE (MEME SI L APPAREIL TECHNIQUE EST LE MEME).</w:t>
        </w:r>
      </w:ins>
    </w:p>
    <w:p w:rsidR="005868B3" w:rsidRPr="008C7E78" w:rsidRDefault="005868B3" w:rsidP="005868B3">
      <w:pPr>
        <w:rPr>
          <w:ins w:id="2079" w:author="Arthur Parmentier" w:date="2020-05-13T10:30:00Z"/>
          <w:lang w:val="fr-FR"/>
          <w:rPrChange w:id="2080" w:author="Arthur Parmentier" w:date="2020-06-07T18:31:00Z">
            <w:rPr>
              <w:ins w:id="2081" w:author="Arthur Parmentier" w:date="2020-05-13T10:30:00Z"/>
            </w:rPr>
          </w:rPrChange>
        </w:rPr>
      </w:pPr>
    </w:p>
    <w:p w:rsidR="005868B3" w:rsidRPr="008C7E78" w:rsidRDefault="005868B3" w:rsidP="001B082B">
      <w:pPr>
        <w:rPr>
          <w:ins w:id="2082" w:author="Arthur Parmentier" w:date="2020-05-13T10:15:00Z"/>
          <w:lang w:val="fr-FR"/>
          <w:rPrChange w:id="2083" w:author="Arthur Parmentier" w:date="2020-06-07T18:31:00Z">
            <w:rPr>
              <w:ins w:id="2084" w:author="Arthur Parmentier" w:date="2020-05-13T10:15:00Z"/>
            </w:rPr>
          </w:rPrChange>
        </w:rPr>
      </w:pPr>
    </w:p>
    <w:p w:rsidR="00AE58D1" w:rsidRPr="007C437A" w:rsidRDefault="00743436">
      <w:pPr>
        <w:pStyle w:val="Titre3"/>
        <w:rPr>
          <w:ins w:id="2085" w:author="Arthur Parmentier" w:date="2020-05-13T10:11:00Z"/>
          <w:rPrChange w:id="2086" w:author="Arthur Parmentier" w:date="2020-06-07T15:27:00Z">
            <w:rPr>
              <w:ins w:id="2087" w:author="Arthur Parmentier" w:date="2020-05-13T10:11:00Z"/>
            </w:rPr>
          </w:rPrChange>
        </w:rPr>
        <w:pPrChange w:id="2088" w:author="Arthur Parmentier" w:date="2020-05-14T14:00:00Z">
          <w:pPr/>
        </w:pPrChange>
      </w:pPr>
      <w:bookmarkStart w:id="2089" w:name="_Toc42550116"/>
      <w:ins w:id="2090" w:author="Arthur Parmentier" w:date="2020-05-13T10:29:00Z">
        <w:r w:rsidRPr="007C437A">
          <w:rPr>
            <w:rPrChange w:id="2091" w:author="Arthur Parmentier" w:date="2020-06-07T15:27:00Z">
              <w:rPr/>
            </w:rPrChange>
          </w:rPr>
          <w:t>Speculative theory of differen</w:t>
        </w:r>
      </w:ins>
      <w:ins w:id="2092" w:author="Arthur Parmentier" w:date="2020-05-13T10:30:00Z">
        <w:r w:rsidRPr="007C437A">
          <w:rPr>
            <w:rPrChange w:id="2093" w:author="Arthur Parmentier" w:date="2020-06-07T15:27:00Z">
              <w:rPr/>
            </w:rPrChange>
          </w:rPr>
          <w:t>tiation of signified across instruments (technical apparatus) of the same discipline</w:t>
        </w:r>
      </w:ins>
      <w:bookmarkEnd w:id="2089"/>
    </w:p>
    <w:p w:rsidR="001A0623" w:rsidRPr="007C437A" w:rsidDel="005868B3" w:rsidRDefault="001B082B" w:rsidP="001B082B">
      <w:pPr>
        <w:rPr>
          <w:del w:id="2094" w:author="Arthur Parmentier" w:date="2020-05-13T10:30:00Z"/>
        </w:rPr>
      </w:pPr>
      <w:del w:id="2095" w:author="Arthur Parmentier" w:date="2020-05-13T10:30:00Z">
        <w:r w:rsidRPr="007C437A" w:rsidDel="005868B3">
          <w:delText xml:space="preserve">the sign itself acting as an “alias”, a label </w:delText>
        </w:r>
        <w:r w:rsidR="001A0623" w:rsidRPr="007C437A" w:rsidDel="005868B3">
          <w:delText>several</w:delText>
        </w:r>
        <w:r w:rsidRPr="007C437A" w:rsidDel="005868B3">
          <w:delText xml:space="preserve"> underlying concepts. This is what I call “overloading” a sign.</w:delText>
        </w:r>
        <w:r w:rsidR="001A0623" w:rsidRPr="007C437A" w:rsidDel="005868B3">
          <w:delText xml:space="preserve"> All signs in SP may not be overloaded, some signs may indeed refer to a very specific concept or idea, but the overloading of signs is </w:delText>
        </w:r>
      </w:del>
      <w:del w:id="2096" w:author="Arthur Parmentier" w:date="2020-05-12T18:25:00Z">
        <w:r w:rsidR="001A0623" w:rsidRPr="007C437A" w:rsidDel="009B2D7C">
          <w:delText>at the core</w:delText>
        </w:r>
      </w:del>
      <w:del w:id="2097" w:author="Arthur Parmentier" w:date="2020-05-13T10:30:00Z">
        <w:r w:rsidR="001A0623" w:rsidRPr="007C437A" w:rsidDel="005868B3">
          <w:delText xml:space="preserve"> of the </w:delText>
        </w:r>
      </w:del>
      <w:del w:id="2098" w:author="Arthur Parmentier" w:date="2020-05-12T18:25:00Z">
        <w:r w:rsidR="001A0623" w:rsidRPr="007C437A" w:rsidDel="007D075F">
          <w:delText>set</w:delText>
        </w:r>
      </w:del>
      <w:del w:id="2099" w:author="Arthur Parmentier" w:date="2020-05-13T10:30:00Z">
        <w:r w:rsidR="001A0623" w:rsidRPr="007C437A" w:rsidDel="005868B3">
          <w:delText xml:space="preserve"> of multidisciplinary signs.</w:delText>
        </w:r>
      </w:del>
    </w:p>
    <w:p w:rsidR="001A0623" w:rsidRPr="007C437A" w:rsidDel="005868B3" w:rsidRDefault="001A0623" w:rsidP="001B082B">
      <w:pPr>
        <w:rPr>
          <w:del w:id="2100" w:author="Arthur Parmentier" w:date="2020-05-13T10:30:00Z"/>
        </w:rPr>
      </w:pPr>
      <w:del w:id="2101" w:author="Arthur Parmentier" w:date="2020-05-13T10:30:00Z">
        <w:r w:rsidRPr="007C437A" w:rsidDel="005868B3">
          <w:delText>Let’s take the example of the LT, that we will use all over th</w:delText>
        </w:r>
        <w:r w:rsidR="00934630" w:rsidRPr="007C437A" w:rsidDel="005868B3">
          <w:delText>is</w:delText>
        </w:r>
        <w:r w:rsidRPr="007C437A" w:rsidDel="005868B3">
          <w:delText xml:space="preserve"> section to demonstrate some of the mechanisms of SP.</w:delText>
        </w:r>
      </w:del>
    </w:p>
    <w:p w:rsidR="001A0623" w:rsidRPr="007C437A" w:rsidDel="00697BA8" w:rsidRDefault="001A0623" w:rsidP="00697BA8">
      <w:pPr>
        <w:rPr>
          <w:del w:id="2102" w:author="Arthur Parmentier" w:date="2020-05-12T18:13:00Z"/>
        </w:rPr>
      </w:pPr>
      <w:del w:id="2103" w:author="Arthur Parmentier" w:date="2020-05-13T10:30:00Z">
        <w:r w:rsidRPr="007C437A" w:rsidDel="005868B3">
          <w:delText xml:space="preserve">For a musician, the LT </w:delText>
        </w:r>
      </w:del>
      <w:del w:id="2104" w:author="Arthur Parmentier" w:date="2020-05-12T18:22:00Z">
        <w:r w:rsidRPr="007C437A" w:rsidDel="00AD0ADB">
          <w:delText xml:space="preserve">has </w:delText>
        </w:r>
      </w:del>
      <w:del w:id="2105" w:author="Arthur Parmentier" w:date="2020-05-13T10:30:00Z">
        <w:r w:rsidRPr="007C437A" w:rsidDel="005868B3">
          <w:delText xml:space="preserve">a specific prototype, whose characteristic traits are “constant volume”, “constant pitch” (among others). But is the </w:delText>
        </w:r>
      </w:del>
      <w:del w:id="2106" w:author="Arthur Parmentier" w:date="2020-05-12T18:23:00Z">
        <w:r w:rsidRPr="007C437A" w:rsidDel="009B2D7C">
          <w:delText>prototype</w:delText>
        </w:r>
      </w:del>
      <w:del w:id="2107" w:author="Arthur Parmentier" w:date="2020-05-13T10:30:00Z">
        <w:r w:rsidRPr="007C437A" w:rsidDel="005868B3">
          <w:delText xml:space="preserve"> of the LT for a musician the same as the one for a dancer or a visual artist? To answer this question, let’s first remark that </w:delText>
        </w:r>
        <w:r w:rsidR="004714EE" w:rsidRPr="007C437A" w:rsidDel="005868B3">
          <w:delText>s</w:delText>
        </w:r>
        <w:r w:rsidRPr="007C437A" w:rsidDel="005868B3">
          <w:delText>oundpainters often explain how to perform a LT</w:delText>
        </w:r>
      </w:del>
      <w:del w:id="2108" w:author="Arthur Parmentier" w:date="2020-05-12T18:13:00Z">
        <w:r w:rsidRPr="007C437A" w:rsidDel="00697BA8">
          <w:delText>:</w:delText>
        </w:r>
      </w:del>
    </w:p>
    <w:p w:rsidR="001A0623" w:rsidRPr="007C437A" w:rsidDel="00697BA8" w:rsidRDefault="005C09F0">
      <w:pPr>
        <w:rPr>
          <w:del w:id="2109" w:author="Arthur Parmentier" w:date="2020-05-12T18:13:00Z"/>
        </w:rPr>
        <w:pPrChange w:id="2110" w:author="Arthur Parmentier" w:date="2020-05-12T18:13:00Z">
          <w:pPr>
            <w:pStyle w:val="Paragraphedeliste"/>
            <w:numPr>
              <w:numId w:val="17"/>
            </w:numPr>
            <w:ind w:hanging="360"/>
          </w:pPr>
        </w:pPrChange>
      </w:pPr>
      <w:del w:id="2111" w:author="Arthur Parmentier" w:date="2020-05-12T18:13:00Z">
        <w:r w:rsidRPr="007C437A" w:rsidDel="00697BA8">
          <w:delText>For</w:delText>
        </w:r>
        <w:r w:rsidR="001A0623" w:rsidRPr="007C437A" w:rsidDel="00697BA8">
          <w:delText xml:space="preserve"> each discipline</w:delText>
        </w:r>
      </w:del>
    </w:p>
    <w:p w:rsidR="001A0623" w:rsidRPr="007C437A" w:rsidDel="005868B3" w:rsidRDefault="005C09F0">
      <w:pPr>
        <w:rPr>
          <w:del w:id="2112" w:author="Arthur Parmentier" w:date="2020-05-13T10:30:00Z"/>
        </w:rPr>
        <w:pPrChange w:id="2113" w:author="Arthur Parmentier" w:date="2020-05-12T18:13:00Z">
          <w:pPr>
            <w:pStyle w:val="Paragraphedeliste"/>
            <w:numPr>
              <w:numId w:val="17"/>
            </w:numPr>
            <w:ind w:hanging="360"/>
          </w:pPr>
        </w:pPrChange>
      </w:pPr>
      <w:del w:id="2114" w:author="Arthur Parmentier" w:date="2020-05-12T18:13:00Z">
        <w:r w:rsidRPr="007C437A" w:rsidDel="00697BA8">
          <w:delText xml:space="preserve">For </w:delText>
        </w:r>
        <w:r w:rsidR="0034219C" w:rsidRPr="007C437A" w:rsidDel="00697BA8">
          <w:delText>instruments/technical apparatus</w:delText>
        </w:r>
        <w:r w:rsidR="001C0B0E" w:rsidRPr="007C437A" w:rsidDel="00697BA8">
          <w:rPr>
            <w:rStyle w:val="Appelnotedebasdep"/>
          </w:rPr>
          <w:footnoteReference w:id="31"/>
        </w:r>
        <w:r w:rsidR="0034219C" w:rsidRPr="007C437A" w:rsidDel="00697BA8">
          <w:delText xml:space="preserve"> </w:delText>
        </w:r>
        <w:r w:rsidRPr="007C437A" w:rsidDel="00697BA8">
          <w:delText>which may not offer trivial ways of producing a LT (we will see later that point with the example of percussions)</w:delText>
        </w:r>
      </w:del>
    </w:p>
    <w:p w:rsidR="005C09F0" w:rsidRPr="007C437A" w:rsidDel="00697BA8" w:rsidRDefault="00937D97" w:rsidP="005C09F0">
      <w:pPr>
        <w:rPr>
          <w:del w:id="2117" w:author="Arthur Parmentier" w:date="2020-05-12T18:14:00Z"/>
        </w:rPr>
      </w:pPr>
      <w:del w:id="2118" w:author="Arthur Parmentier" w:date="2020-05-12T18:14:00Z">
        <w:r w:rsidRPr="007C437A" w:rsidDel="00697BA8">
          <w:delText>In each case</w:delText>
        </w:r>
        <w:r w:rsidR="004714EE" w:rsidRPr="007C437A" w:rsidDel="00697BA8">
          <w:delText>, soundpainter</w:delText>
        </w:r>
        <w:r w:rsidR="00B63D67" w:rsidRPr="007C437A" w:rsidDel="00697BA8">
          <w:delText>s</w:delText>
        </w:r>
        <w:r w:rsidR="004714EE" w:rsidRPr="007C437A" w:rsidDel="00697BA8">
          <w:delText xml:space="preserve"> describe</w:delText>
        </w:r>
        <w:r w:rsidR="00B63D67" w:rsidRPr="007C437A" w:rsidDel="00697BA8">
          <w:delText xml:space="preserve"> the LT </w:delText>
        </w:r>
        <w:r w:rsidRPr="007C437A" w:rsidDel="00697BA8">
          <w:delText>differently</w:delText>
        </w:r>
        <w:r w:rsidR="00B44442" w:rsidRPr="007C437A" w:rsidDel="00697BA8">
          <w:delText>, often illustrating their description with a prototypical example:</w:delText>
        </w:r>
      </w:del>
    </w:p>
    <w:p w:rsidR="004714EE" w:rsidRPr="007C437A" w:rsidDel="005868B3" w:rsidRDefault="004714EE" w:rsidP="004714EE">
      <w:pPr>
        <w:pStyle w:val="Paragraphedeliste"/>
        <w:numPr>
          <w:ilvl w:val="0"/>
          <w:numId w:val="17"/>
        </w:numPr>
        <w:rPr>
          <w:del w:id="2119" w:author="Arthur Parmentier" w:date="2020-05-13T10:30:00Z"/>
        </w:rPr>
      </w:pPr>
      <w:del w:id="2120" w:author="Arthur Parmentier" w:date="2020-05-13T10:30:00Z">
        <w:r w:rsidRPr="007C437A" w:rsidDel="005868B3">
          <w:delText>“A fluid movement, without accent” for dancers</w:delText>
        </w:r>
      </w:del>
    </w:p>
    <w:p w:rsidR="004714EE" w:rsidRPr="007C437A" w:rsidDel="005868B3" w:rsidRDefault="004714EE" w:rsidP="004714EE">
      <w:pPr>
        <w:pStyle w:val="Paragraphedeliste"/>
        <w:numPr>
          <w:ilvl w:val="0"/>
          <w:numId w:val="17"/>
        </w:numPr>
        <w:rPr>
          <w:del w:id="2121" w:author="Arthur Parmentier" w:date="2020-05-13T10:30:00Z"/>
          <w:moveFrom w:id="2122" w:author="Arthur Parmentier" w:date="2020-05-12T18:21:00Z"/>
        </w:rPr>
      </w:pPr>
      <w:moveFromRangeStart w:id="2123" w:author="Arthur Parmentier" w:date="2020-05-12T18:21:00Z" w:name="move40200108"/>
      <w:moveFrom w:id="2124" w:author="Arthur Parmentier" w:date="2020-05-12T18:21:00Z">
        <w:del w:id="2125" w:author="Arthur Parmentier" w:date="2020-05-13T10:30:00Z">
          <w:r w:rsidRPr="007C437A" w:rsidDel="005868B3">
            <w:delText>“A fast roll” for percussions</w:delText>
          </w:r>
        </w:del>
      </w:moveFrom>
    </w:p>
    <w:moveFromRangeEnd w:id="2123"/>
    <w:p w:rsidR="002C1E78" w:rsidRPr="007C437A" w:rsidDel="002C1E78" w:rsidRDefault="004714EE" w:rsidP="002C1E78">
      <w:pPr>
        <w:pStyle w:val="Paragraphedeliste"/>
        <w:numPr>
          <w:ilvl w:val="0"/>
          <w:numId w:val="17"/>
        </w:numPr>
        <w:rPr>
          <w:del w:id="2126" w:author="Arthur Parmentier" w:date="2020-05-12T18:21:00Z"/>
          <w:moveTo w:id="2127" w:author="Arthur Parmentier" w:date="2020-05-12T18:21:00Z"/>
        </w:rPr>
      </w:pPr>
      <w:del w:id="2128" w:author="Arthur Parmentier" w:date="2020-05-13T10:30:00Z">
        <w:r w:rsidRPr="007C437A" w:rsidDel="005868B3">
          <w:delText>“A freeze on the first syllable of a word” for actors</w:delText>
        </w:r>
      </w:del>
      <w:moveToRangeStart w:id="2129" w:author="Arthur Parmentier" w:date="2020-05-12T18:21:00Z" w:name="move40200108"/>
      <w:moveTo w:id="2130" w:author="Arthur Parmentier" w:date="2020-05-12T18:21:00Z">
        <w:del w:id="2131" w:author="Arthur Parmentier" w:date="2020-05-13T10:30:00Z">
          <w:r w:rsidR="002C1E78" w:rsidRPr="007C437A" w:rsidDel="005868B3">
            <w:delText>“A fast roll” for percussions</w:delText>
          </w:r>
        </w:del>
      </w:moveTo>
    </w:p>
    <w:moveToRangeEnd w:id="2129"/>
    <w:p w:rsidR="00697BA8" w:rsidRPr="007C437A" w:rsidDel="005868B3" w:rsidRDefault="00697BA8" w:rsidP="002459E7">
      <w:pPr>
        <w:pStyle w:val="Paragraphedeliste"/>
        <w:numPr>
          <w:ilvl w:val="0"/>
          <w:numId w:val="17"/>
        </w:numPr>
        <w:rPr>
          <w:del w:id="2132" w:author="Arthur Parmentier" w:date="2020-05-13T10:30:00Z"/>
        </w:rPr>
      </w:pPr>
    </w:p>
    <w:p w:rsidR="00697BA8" w:rsidRPr="007C437A" w:rsidDel="005868B3" w:rsidRDefault="004714EE">
      <w:pPr>
        <w:rPr>
          <w:del w:id="2133" w:author="Arthur Parmentier" w:date="2020-05-13T10:30:00Z"/>
        </w:rPr>
        <w:pPrChange w:id="2134" w:author="Arthur Parmentier" w:date="2020-05-12T18:15:00Z">
          <w:pPr>
            <w:pStyle w:val="Paragraphedeliste"/>
            <w:numPr>
              <w:numId w:val="17"/>
            </w:numPr>
            <w:ind w:hanging="360"/>
          </w:pPr>
        </w:pPrChange>
      </w:pPr>
      <w:del w:id="2135" w:author="Arthur Parmentier" w:date="2020-05-13T10:30:00Z">
        <w:r w:rsidRPr="007C437A" w:rsidDel="005868B3">
          <w:delText>…</w:delText>
        </w:r>
      </w:del>
    </w:p>
    <w:p w:rsidR="004E4397" w:rsidRPr="007C437A" w:rsidDel="005868B3" w:rsidRDefault="00B44442" w:rsidP="004E4397">
      <w:pPr>
        <w:rPr>
          <w:del w:id="2136" w:author="Arthur Parmentier" w:date="2020-05-13T10:30:00Z"/>
          <w:moveTo w:id="2137" w:author="Arthur Parmentier" w:date="2020-05-12T18:35:00Z"/>
        </w:rPr>
      </w:pPr>
      <w:del w:id="2138" w:author="Arthur Parmentier" w:date="2020-05-13T10:30:00Z">
        <w:r w:rsidRPr="007C437A" w:rsidDel="005868B3">
          <w:delText>B</w:delText>
        </w:r>
        <w:r w:rsidR="009300B6" w:rsidRPr="007C437A" w:rsidDel="005868B3">
          <w:delText xml:space="preserve">y looking at the description themselves, we </w:delText>
        </w:r>
        <w:r w:rsidR="0059081B" w:rsidRPr="007C437A" w:rsidDel="005868B3">
          <w:delText>can see that they invo</w:delText>
        </w:r>
        <w:r w:rsidR="00B37963" w:rsidRPr="007C437A" w:rsidDel="005868B3">
          <w:delText>lve</w:delText>
        </w:r>
        <w:r w:rsidR="0059081B" w:rsidRPr="007C437A" w:rsidDel="005868B3">
          <w:delText xml:space="preserve"> different concepts:</w:delText>
        </w:r>
        <w:r w:rsidR="009300B6" w:rsidRPr="007C437A" w:rsidDel="005868B3">
          <w:delText xml:space="preserve"> a “movement”</w:delText>
        </w:r>
        <w:r w:rsidR="0059081B" w:rsidRPr="007C437A" w:rsidDel="005868B3">
          <w:delText>,</w:delText>
        </w:r>
        <w:r w:rsidR="009300B6" w:rsidRPr="007C437A" w:rsidDel="005868B3">
          <w:delText xml:space="preserve"> “roll” or a “syllable”</w:delText>
        </w:r>
        <w:r w:rsidR="00540F15" w:rsidRPr="007C437A" w:rsidDel="005868B3">
          <w:delText>, which cannot be considered equivalent.</w:delText>
        </w:r>
      </w:del>
      <w:moveToRangeStart w:id="2139" w:author="Arthur Parmentier" w:date="2020-05-12T18:35:00Z" w:name="move40200963"/>
      <w:moveTo w:id="2140" w:author="Arthur Parmentier" w:date="2020-05-12T18:35:00Z">
        <w:del w:id="2141" w:author="Arthur Parmentier" w:date="2020-05-13T10:30:00Z">
          <w:r w:rsidR="004E4397" w:rsidRPr="007C437A" w:rsidDel="005868B3">
            <w:delText>The term “overloading” corresponds to the multiplicity of concepts underlying a single sign such as LT. Although we illustrated the overloading mechanism with the sign “LT”, we can observe the same mechanism for other signs, for instance multi-disciplinary signs.</w:delText>
          </w:r>
        </w:del>
      </w:moveTo>
    </w:p>
    <w:moveToRangeEnd w:id="2139"/>
    <w:p w:rsidR="002459E7" w:rsidRPr="007C437A" w:rsidRDefault="002459E7" w:rsidP="004714EE">
      <w:pPr>
        <w:rPr>
          <w:ins w:id="2142" w:author="Arthur Parmentier" w:date="2020-05-12T18:38:00Z"/>
        </w:rPr>
      </w:pPr>
    </w:p>
    <w:p w:rsidR="002459E7" w:rsidRPr="007C437A" w:rsidRDefault="002459E7" w:rsidP="004714EE">
      <w:pPr>
        <w:rPr>
          <w:ins w:id="2143" w:author="Arthur Parmentier" w:date="2020-05-12T18:38:00Z"/>
        </w:rPr>
      </w:pPr>
    </w:p>
    <w:p w:rsidR="004714EE" w:rsidRPr="007C437A" w:rsidDel="005868B3" w:rsidRDefault="00277A13">
      <w:pPr>
        <w:rPr>
          <w:del w:id="2144" w:author="Arthur Parmentier" w:date="2020-05-13T10:30:00Z"/>
        </w:rPr>
      </w:pPr>
      <w:r w:rsidRPr="007C437A">
        <w:br/>
      </w:r>
      <w:del w:id="2145" w:author="Arthur Parmentier" w:date="2020-05-12T18:34:00Z">
        <w:r w:rsidRPr="007C437A" w:rsidDel="004E4397">
          <w:delText>My conclusion is</w:delText>
        </w:r>
      </w:del>
      <w:del w:id="2146" w:author="Arthur Parmentier" w:date="2020-05-13T10:30:00Z">
        <w:r w:rsidRPr="007C437A" w:rsidDel="005868B3">
          <w:delText xml:space="preserve"> that:</w:delText>
        </w:r>
      </w:del>
    </w:p>
    <w:p w:rsidR="00277A13" w:rsidRPr="007C437A" w:rsidDel="005868B3" w:rsidRDefault="0051191F">
      <w:pPr>
        <w:rPr>
          <w:del w:id="2147" w:author="Arthur Parmentier" w:date="2020-05-13T10:30:00Z"/>
        </w:rPr>
        <w:pPrChange w:id="2148" w:author="Arthur Parmentier" w:date="2020-05-13T10:30:00Z">
          <w:pPr>
            <w:pStyle w:val="Paragraphedeliste"/>
            <w:numPr>
              <w:numId w:val="18"/>
            </w:numPr>
            <w:ind w:hanging="360"/>
          </w:pPr>
        </w:pPrChange>
      </w:pPr>
      <w:del w:id="2149" w:author="Arthur Parmentier" w:date="2020-05-12T18:26:00Z">
        <w:r w:rsidRPr="007C437A" w:rsidDel="009D7F8E">
          <w:delText>T</w:delText>
        </w:r>
      </w:del>
      <w:del w:id="2150" w:author="Arthur Parmentier" w:date="2020-05-12T18:35:00Z">
        <w:r w:rsidRPr="007C437A" w:rsidDel="004E4397">
          <w:delText>he</w:delText>
        </w:r>
      </w:del>
      <w:del w:id="2151" w:author="Arthur Parmentier" w:date="2020-05-13T10:30:00Z">
        <w:r w:rsidRPr="007C437A" w:rsidDel="005868B3">
          <w:delText xml:space="preserve"> sign</w:delText>
        </w:r>
      </w:del>
      <w:del w:id="2152" w:author="Arthur Parmentier" w:date="2020-05-12T18:34:00Z">
        <w:r w:rsidRPr="007C437A" w:rsidDel="004E4397">
          <w:delText xml:space="preserve"> </w:delText>
        </w:r>
        <w:r w:rsidR="00277A13" w:rsidRPr="007C437A" w:rsidDel="004E4397">
          <w:delText>LT</w:delText>
        </w:r>
      </w:del>
      <w:del w:id="2153" w:author="Arthur Parmentier" w:date="2020-05-13T10:30:00Z">
        <w:r w:rsidR="00277A13" w:rsidRPr="007C437A" w:rsidDel="005868B3">
          <w:delText xml:space="preserve"> </w:delText>
        </w:r>
        <w:r w:rsidRPr="007C437A" w:rsidDel="005868B3">
          <w:delText>refers to a</w:delText>
        </w:r>
        <w:r w:rsidR="00685808" w:rsidRPr="007C437A" w:rsidDel="005868B3">
          <w:delText xml:space="preserve"> family of concepts</w:delText>
        </w:r>
      </w:del>
    </w:p>
    <w:p w:rsidR="00277A13" w:rsidRPr="007C437A" w:rsidDel="005868B3" w:rsidRDefault="00277A13">
      <w:pPr>
        <w:rPr>
          <w:del w:id="2154" w:author="Arthur Parmentier" w:date="2020-05-13T10:30:00Z"/>
        </w:rPr>
        <w:pPrChange w:id="2155" w:author="Arthur Parmentier" w:date="2020-05-13T10:30:00Z">
          <w:pPr>
            <w:pStyle w:val="Paragraphedeliste"/>
            <w:numPr>
              <w:numId w:val="18"/>
            </w:numPr>
            <w:ind w:hanging="360"/>
          </w:pPr>
        </w:pPrChange>
      </w:pPr>
      <w:del w:id="2156" w:author="Arthur Parmentier" w:date="2020-05-13T10:30:00Z">
        <w:r w:rsidRPr="007C437A" w:rsidDel="005868B3">
          <w:delText>Each discipline or technical apparatus may have its own concept of a LT</w:delText>
        </w:r>
      </w:del>
    </w:p>
    <w:p w:rsidR="00277A13" w:rsidRPr="007C437A" w:rsidDel="005868B3" w:rsidRDefault="00277A13">
      <w:pPr>
        <w:rPr>
          <w:del w:id="2157" w:author="Arthur Parmentier" w:date="2020-05-13T10:30:00Z"/>
        </w:rPr>
        <w:pPrChange w:id="2158" w:author="Arthur Parmentier" w:date="2020-05-13T10:30:00Z">
          <w:pPr>
            <w:pStyle w:val="Paragraphedeliste"/>
            <w:numPr>
              <w:numId w:val="18"/>
            </w:numPr>
            <w:ind w:hanging="360"/>
          </w:pPr>
        </w:pPrChange>
      </w:pPr>
      <w:del w:id="2159" w:author="Arthur Parmentier" w:date="2020-05-13T10:30:00Z">
        <w:r w:rsidRPr="007C437A" w:rsidDel="005868B3">
          <w:delText>The concept representing a LT in each discipline</w:delText>
        </w:r>
        <w:r w:rsidR="00DA634B" w:rsidRPr="007C437A" w:rsidDel="005868B3">
          <w:delText>/</w:delText>
        </w:r>
        <w:r w:rsidRPr="007C437A" w:rsidDel="005868B3">
          <w:delText>technical apparatus</w:delText>
        </w:r>
        <w:r w:rsidR="00CC74C2" w:rsidRPr="007C437A" w:rsidDel="005868B3">
          <w:rPr>
            <w:rStyle w:val="Appelnotedebasdep"/>
          </w:rPr>
          <w:delText xml:space="preserve"> </w:delText>
        </w:r>
      </w:del>
      <w:del w:id="2160" w:author="Arthur Parmentier" w:date="2020-05-12T18:28:00Z">
        <w:r w:rsidRPr="007C437A" w:rsidDel="00BF3C70">
          <w:delText>must be</w:delText>
        </w:r>
      </w:del>
      <w:del w:id="2161" w:author="Arthur Parmentier" w:date="2020-05-13T10:30:00Z">
        <w:r w:rsidRPr="007C437A" w:rsidDel="005868B3">
          <w:delText xml:space="preserve"> </w:delText>
        </w:r>
      </w:del>
      <w:del w:id="2162" w:author="Arthur Parmentier" w:date="2020-05-12T18:30:00Z">
        <w:r w:rsidRPr="007C437A" w:rsidDel="00042A1D">
          <w:delText xml:space="preserve">constructed </w:delText>
        </w:r>
      </w:del>
      <w:del w:id="2163" w:author="Arthur Parmentier" w:date="2020-05-13T10:30:00Z">
        <w:r w:rsidRPr="007C437A" w:rsidDel="005868B3">
          <w:delText xml:space="preserve">in relation with the concepts </w:delText>
        </w:r>
      </w:del>
      <w:del w:id="2164" w:author="Arthur Parmentier" w:date="2020-05-12T18:28:00Z">
        <w:r w:rsidRPr="007C437A" w:rsidDel="003126BD">
          <w:delText xml:space="preserve">representing a </w:delText>
        </w:r>
      </w:del>
      <w:del w:id="2165" w:author="Arthur Parmentier" w:date="2020-05-13T10:30:00Z">
        <w:r w:rsidRPr="007C437A" w:rsidDel="005868B3">
          <w:delText>LT in other disciplines</w:delText>
        </w:r>
        <w:r w:rsidR="00DA634B" w:rsidRPr="007C437A" w:rsidDel="005868B3">
          <w:delText>/technical apparatus</w:delText>
        </w:r>
      </w:del>
    </w:p>
    <w:p w:rsidR="00277A13" w:rsidRPr="007C437A" w:rsidDel="005868B3" w:rsidRDefault="00277A13">
      <w:pPr>
        <w:rPr>
          <w:del w:id="2166" w:author="Arthur Parmentier" w:date="2020-05-13T10:30:00Z"/>
        </w:rPr>
      </w:pPr>
      <w:del w:id="2167" w:author="Arthur Parmentier" w:date="2020-05-13T10:30:00Z">
        <w:r w:rsidRPr="007C437A" w:rsidDel="005868B3">
          <w:delText xml:space="preserve">We will see further that this relation can </w:delText>
        </w:r>
        <w:r w:rsidR="008B7AAC" w:rsidRPr="007C437A" w:rsidDel="005868B3">
          <w:delText>be supported by</w:delText>
        </w:r>
        <w:r w:rsidRPr="007C437A" w:rsidDel="005868B3">
          <w:delText xml:space="preserve"> cultural</w:delText>
        </w:r>
        <w:r w:rsidR="008B7AAC" w:rsidRPr="007C437A" w:rsidDel="005868B3">
          <w:delText xml:space="preserve"> mechanisms</w:delText>
        </w:r>
        <w:r w:rsidRPr="007C437A" w:rsidDel="005868B3">
          <w:delText xml:space="preserve">, for </w:delText>
        </w:r>
        <w:r w:rsidR="008B7AAC" w:rsidRPr="007C437A" w:rsidDel="005868B3">
          <w:delText xml:space="preserve">instance </w:delText>
        </w:r>
        <w:r w:rsidRPr="007C437A" w:rsidDel="005868B3">
          <w:delText>a relation of analogy</w:delText>
        </w:r>
        <w:r w:rsidR="008B7AAC" w:rsidRPr="007C437A" w:rsidDel="005868B3">
          <w:rPr>
            <w:rStyle w:val="Appelnotedebasdep"/>
          </w:rPr>
          <w:footnoteReference w:id="32"/>
        </w:r>
        <w:r w:rsidRPr="007C437A" w:rsidDel="005868B3">
          <w:delText xml:space="preserve"> </w:delText>
        </w:r>
        <w:r w:rsidR="002A3C42" w:rsidRPr="007C437A" w:rsidDel="005868B3">
          <w:delText>and/</w:delText>
        </w:r>
        <w:r w:rsidRPr="007C437A" w:rsidDel="005868B3">
          <w:delText>or innate</w:delText>
        </w:r>
        <w:r w:rsidR="008B7AAC" w:rsidRPr="007C437A" w:rsidDel="005868B3">
          <w:delText xml:space="preserve"> mechanisms such as the categorical human perception scheme.</w:delText>
        </w:r>
      </w:del>
    </w:p>
    <w:p w:rsidR="003F4ACB" w:rsidRPr="007C437A" w:rsidDel="005868B3" w:rsidRDefault="003F4ACB">
      <w:pPr>
        <w:rPr>
          <w:del w:id="2170" w:author="Arthur Parmentier" w:date="2020-05-13T10:30:00Z"/>
          <w:moveFrom w:id="2171" w:author="Arthur Parmentier" w:date="2020-05-12T18:35:00Z"/>
        </w:rPr>
      </w:pPr>
      <w:moveFromRangeStart w:id="2172" w:author="Arthur Parmentier" w:date="2020-05-12T18:35:00Z" w:name="move40200963"/>
      <w:moveFrom w:id="2173" w:author="Arthur Parmentier" w:date="2020-05-12T18:35:00Z">
        <w:del w:id="2174" w:author="Arthur Parmentier" w:date="2020-05-13T10:30:00Z">
          <w:r w:rsidRPr="007C437A" w:rsidDel="005868B3">
            <w:delText>The term “overloading” corresponds to the multiplicity of concepts underlying a single sign such as LT.</w:delText>
          </w:r>
          <w:r w:rsidR="000224C7" w:rsidRPr="007C437A" w:rsidDel="005868B3">
            <w:delText xml:space="preserve"> Although we illustrated the overloading mechanism with the sign “LT”, we can observe the same mechanism for other signs, </w:delText>
          </w:r>
          <w:r w:rsidR="00DF40D9" w:rsidRPr="007C437A" w:rsidDel="005868B3">
            <w:delText>for instance</w:delText>
          </w:r>
          <w:r w:rsidR="000224C7" w:rsidRPr="007C437A" w:rsidDel="005868B3">
            <w:delText xml:space="preserve"> multi-disciplinary signs.</w:delText>
          </w:r>
        </w:del>
      </w:moveFrom>
    </w:p>
    <w:moveFromRangeEnd w:id="2172"/>
    <w:p w:rsidR="001B082B" w:rsidRPr="007C437A" w:rsidDel="005868B3" w:rsidRDefault="001B082B">
      <w:pPr>
        <w:rPr>
          <w:del w:id="2175" w:author="Arthur Parmentier" w:date="2020-05-13T10:30:00Z"/>
        </w:rPr>
      </w:pPr>
    </w:p>
    <w:p w:rsidR="001D7225" w:rsidRPr="007C437A" w:rsidDel="005868B3" w:rsidRDefault="001D7225">
      <w:pPr>
        <w:rPr>
          <w:del w:id="2176" w:author="Arthur Parmentier" w:date="2020-05-13T10:30:00Z"/>
        </w:rPr>
      </w:pPr>
      <w:del w:id="2177" w:author="Arthur Parmentier" w:date="2020-05-13T10:30:00Z">
        <w:r w:rsidRPr="007C437A" w:rsidDel="005868B3">
          <w:delText>DIFFERENCE D APPAREIL TECHNIQUE MAIS MEME PROROTYPE VS DIFF DE DISCIPLINE DONC DE PROTOTYPE (MEME SI L APPAREIL TECHNIQUE EST LE MEME).</w:delText>
        </w:r>
      </w:del>
    </w:p>
    <w:p w:rsidR="00F163F4" w:rsidRPr="007C437A" w:rsidRDefault="00FF4C82">
      <w:pPr>
        <w:rPr>
          <w:rPrChange w:id="2178" w:author="Arthur Parmentier" w:date="2020-06-07T15:27:00Z">
            <w:rPr/>
          </w:rPrChange>
        </w:rPr>
        <w:pPrChange w:id="2179" w:author="Arthur Parmentier" w:date="2020-05-13T10:30:00Z">
          <w:pPr>
            <w:pStyle w:val="Titre2"/>
          </w:pPr>
        </w:pPrChange>
      </w:pPr>
      <w:r w:rsidRPr="007C437A">
        <w:rPr>
          <w:rPrChange w:id="2180" w:author="Arthur Parmentier" w:date="2020-06-07T15:27:00Z">
            <w:rPr/>
          </w:rPrChange>
        </w:rPr>
        <w:t>Wrap-up: w</w:t>
      </w:r>
      <w:r w:rsidR="00B53663" w:rsidRPr="007C437A">
        <w:rPr>
          <w:rPrChange w:id="2181" w:author="Arthur Parmentier" w:date="2020-06-07T15:27:00Z">
            <w:rPr/>
          </w:rPrChange>
        </w:rPr>
        <w:t>hat is a long tone?</w:t>
      </w:r>
    </w:p>
    <w:p w:rsidR="006155A3" w:rsidRPr="007C437A" w:rsidRDefault="00F163F4" w:rsidP="00061E60">
      <w:r w:rsidRPr="007C437A">
        <w:t>By taking the simple example of the LT, we will see how the categorical and prototypical perception scheme plays an important role in the mechanisms of SP.</w:t>
      </w:r>
    </w:p>
    <w:p w:rsidR="00BC3D06" w:rsidRPr="007C437A" w:rsidRDefault="00BC3D06" w:rsidP="00061E60">
      <w:r w:rsidRPr="007C437A">
        <w:t xml:space="preserve">What is a long tone? </w:t>
      </w:r>
      <w:r w:rsidRPr="007C437A">
        <w:br/>
        <w:t>It would be tempting to define the long tone for each discipline by giving a set of characteristics that all long tone must have, for instance:</w:t>
      </w:r>
    </w:p>
    <w:p w:rsidR="00BC3D06" w:rsidRPr="007C437A" w:rsidRDefault="00BC3D06" w:rsidP="00BC3D06">
      <w:pPr>
        <w:pStyle w:val="Paragraphedeliste"/>
        <w:numPr>
          <w:ilvl w:val="0"/>
          <w:numId w:val="14"/>
        </w:numPr>
      </w:pPr>
      <w:r w:rsidRPr="007C437A">
        <w:t>In music, a constant pitch and volume over time</w:t>
      </w:r>
    </w:p>
    <w:p w:rsidR="00BC3D06" w:rsidRPr="007C437A" w:rsidRDefault="00BC3D06" w:rsidP="00BC3D06">
      <w:pPr>
        <w:pStyle w:val="Paragraphedeliste"/>
        <w:numPr>
          <w:ilvl w:val="0"/>
          <w:numId w:val="14"/>
        </w:numPr>
      </w:pPr>
      <w:r w:rsidRPr="007C437A">
        <w:t>In dance, a movement without accent…</w:t>
      </w:r>
    </w:p>
    <w:p w:rsidR="00E44A97" w:rsidRPr="007C437A" w:rsidRDefault="00BC3D06" w:rsidP="004714EE">
      <w:r w:rsidRPr="007C437A">
        <w:t>We know however from the research on our perception scheme that the LT is not (and perhaps, cannot) be defined with such characteristics or traits.</w:t>
      </w:r>
      <w:r w:rsidR="00F636CA" w:rsidRPr="007C437A">
        <w:t xml:space="preserve"> It shows us that the</w:t>
      </w:r>
      <w:r w:rsidR="00061E60" w:rsidRPr="007C437A">
        <w:t xml:space="preserve"> LT is not a musical element defined by a finite number of properties</w:t>
      </w:r>
      <w:r w:rsidR="00F636CA" w:rsidRPr="007C437A">
        <w:t xml:space="preserve"> </w:t>
      </w:r>
      <w:r w:rsidR="00061E60" w:rsidRPr="007C437A">
        <w:t>but is rather a category constructed by the human perception</w:t>
      </w:r>
      <w:r w:rsidR="000F1531" w:rsidRPr="007C437A">
        <w:t xml:space="preserve"> </w:t>
      </w:r>
      <w:r w:rsidR="000F1531" w:rsidRPr="007C437A">
        <w:lastRenderedPageBreak/>
        <w:t>scheme</w:t>
      </w:r>
      <w:r w:rsidR="00F636CA" w:rsidRPr="007C437A">
        <w:rPr>
          <w:rStyle w:val="Appelnotedebasdep"/>
        </w:rPr>
        <w:footnoteReference w:id="33"/>
      </w:r>
      <w:r w:rsidR="00061E60" w:rsidRPr="007C437A">
        <w:t xml:space="preserve"> around a “prototypical” element which exhibits the features that are usually said to define the concept</w:t>
      </w:r>
      <w:r w:rsidR="00001C42" w:rsidRPr="007C437A">
        <w:t>s</w:t>
      </w:r>
      <w:r w:rsidR="00061E60" w:rsidRPr="007C437A">
        <w:t xml:space="preserve"> of a LT.</w:t>
      </w:r>
      <w:r w:rsidR="00061E60" w:rsidRPr="007C437A">
        <w:br/>
      </w:r>
      <w:r w:rsidR="002B4F17" w:rsidRPr="007C437A">
        <w:t xml:space="preserve">In </w:t>
      </w:r>
      <w:r w:rsidR="0036091B" w:rsidRPr="007C437A">
        <w:t>this framework, a c</w:t>
      </w:r>
      <w:r w:rsidR="008211BE" w:rsidRPr="007C437A">
        <w:t>ontent</w:t>
      </w:r>
      <w:r w:rsidR="00061E60" w:rsidRPr="007C437A">
        <w:t xml:space="preserve"> is perceived as “more” or “less” a LT, rather than either a LT or not.</w:t>
      </w:r>
    </w:p>
    <w:p w:rsidR="00B12EC1" w:rsidRPr="007C437A" w:rsidRDefault="00B12EC1">
      <w:pPr>
        <w:pStyle w:val="Titre3"/>
      </w:pPr>
      <w:bookmarkStart w:id="2183" w:name="_Toc42550117"/>
      <w:r w:rsidRPr="007C437A">
        <w:t>Sign overloading</w:t>
      </w:r>
      <w:bookmarkEnd w:id="2183"/>
    </w:p>
    <w:p w:rsidR="00FF5B3F" w:rsidRPr="007C437A" w:rsidRDefault="004659F5" w:rsidP="00B12EC1">
      <w:r w:rsidRPr="007C437A">
        <w:t>I will try to show that</w:t>
      </w:r>
      <w:r w:rsidR="00B12EC1" w:rsidRPr="007C437A">
        <w:t xml:space="preserve"> that in general, the </w:t>
      </w:r>
      <w:r w:rsidR="003579B0" w:rsidRPr="007C437A">
        <w:t xml:space="preserve">grouping </w:t>
      </w:r>
      <w:r w:rsidRPr="007C437A">
        <w:t>relations</w:t>
      </w:r>
      <w:r w:rsidR="00B12EC1" w:rsidRPr="007C437A">
        <w:t xml:space="preserve"> linking those concepts together</w:t>
      </w:r>
      <w:r w:rsidR="006D58F1" w:rsidRPr="007C437A">
        <w:t xml:space="preserve"> under a single sign</w:t>
      </w:r>
      <w:r w:rsidR="00B12EC1" w:rsidRPr="007C437A">
        <w:t xml:space="preserve"> are </w:t>
      </w:r>
      <w:r w:rsidR="00CE6B94" w:rsidRPr="007C437A">
        <w:t>made possible by</w:t>
      </w:r>
      <w:r w:rsidR="00B12EC1" w:rsidRPr="007C437A">
        <w:t xml:space="preserve"> cultural </w:t>
      </w:r>
      <w:r w:rsidR="00EA4C32" w:rsidRPr="007C437A">
        <w:t>schemes (analogies)</w:t>
      </w:r>
      <w:r w:rsidR="00B12EC1" w:rsidRPr="007C437A">
        <w:t xml:space="preserve"> and innate perception schemes of human mind.</w:t>
      </w:r>
      <w:r w:rsidR="009E7ADA" w:rsidRPr="007C437A">
        <w:t xml:space="preserve"> I will use the example of the sign LT to illustrate </w:t>
      </w:r>
      <w:r w:rsidR="00AE2C19" w:rsidRPr="007C437A">
        <w:t>how these schemes allow for translating the sign LT into the concepts that are relevant for each discipline, instrument (or technical apparatus).</w:t>
      </w:r>
    </w:p>
    <w:p w:rsidR="00727764" w:rsidRPr="007C437A" w:rsidRDefault="00727764" w:rsidP="00727764">
      <w:pPr>
        <w:pStyle w:val="Titre4"/>
      </w:pPr>
      <w:r w:rsidRPr="007C437A">
        <w:t>Innate perception schemes</w:t>
      </w:r>
    </w:p>
    <w:p w:rsidR="0036185A" w:rsidRPr="007C437A" w:rsidRDefault="0036185A" w:rsidP="0036185A">
      <w:pPr>
        <w:pStyle w:val="Titre5"/>
      </w:pPr>
      <w:r w:rsidRPr="007C437A">
        <w:t>How to perform a LT on percussions?</w:t>
      </w:r>
    </w:p>
    <w:p w:rsidR="00C362C5" w:rsidRPr="007C437A" w:rsidRDefault="00161FBC" w:rsidP="00161FBC">
      <w:r w:rsidRPr="007C437A">
        <w:t>I often see questions arising about how to perform a sign for a specific instrument or discipline, for instance a percussionist asking how he should perform a long tone with drums.</w:t>
      </w:r>
      <w:r w:rsidR="00BE6883" w:rsidRPr="007C437A">
        <w:br/>
      </w:r>
      <w:r w:rsidRPr="007C437A">
        <w:t>While the experienced performer will probably use different possible techniques intuitively (a fast roll, using brushes, playing on cymbals that have a long acoustic response), we can derive from this simple observation that the concept of the long tone doesn’t necessarily have a trivial interpretation and its realization may not be accessible for instruments like percussions.</w:t>
      </w:r>
      <w:r w:rsidR="00BE6883" w:rsidRPr="007C437A">
        <w:br/>
      </w:r>
      <w:r w:rsidRPr="007C437A">
        <w:t>Let’s break down the conceptual operations that allow the percussionist to respond to a LT when its prototype is out the set of possibilities offered by his instrument.</w:t>
      </w:r>
      <w:r w:rsidRPr="007C437A">
        <w:br/>
        <w:t>To achieve this, the percussionist w</w:t>
      </w:r>
      <w:r w:rsidR="00BE6883" w:rsidRPr="007C437A">
        <w:t>ould</w:t>
      </w:r>
      <w:r w:rsidRPr="007C437A">
        <w:t xml:space="preserve"> typically translate the concept of LT to another concept, the roll, easily accessible to the performer. The roll will allow him to approach the prototype of the LT by increasing the speed of the roll as much as he can.</w:t>
      </w:r>
      <w:r w:rsidRPr="007C437A">
        <w:br/>
      </w:r>
      <w:r w:rsidR="006F6F60" w:rsidRPr="007C437A">
        <w:t>Another</w:t>
      </w:r>
      <w:r w:rsidRPr="007C437A">
        <w:t xml:space="preserve"> way to phrase this conceptually is to say that in the space of musical concepts, the prototype of the LT is the asymptotical, limit point of the concept of roll when its speed goes to infinity.</w:t>
      </w:r>
    </w:p>
    <w:p w:rsidR="00C362C5" w:rsidRPr="007C437A" w:rsidRDefault="00C362C5" w:rsidP="00C362C5">
      <w:pPr>
        <w:pStyle w:val="Titre5"/>
      </w:pPr>
      <w:r w:rsidRPr="007C437A">
        <w:t xml:space="preserve">An implicit translation </w:t>
      </w:r>
      <w:r w:rsidR="00C91523" w:rsidRPr="007C437A">
        <w:t>by our perception scheme</w:t>
      </w:r>
    </w:p>
    <w:p w:rsidR="00914B9D" w:rsidRPr="007C437A" w:rsidRDefault="00161FBC" w:rsidP="00C362C5">
      <w:r w:rsidRPr="007C437A">
        <w:t>The important point illustrated here is that SP involves operations of translation from concepts whose prototype</w:t>
      </w:r>
      <w:r w:rsidR="007E7D0A" w:rsidRPr="007C437A">
        <w:rPr>
          <w:rStyle w:val="Appelnotedebasdep"/>
        </w:rPr>
        <w:footnoteReference w:id="34"/>
      </w:r>
      <w:r w:rsidRPr="007C437A">
        <w:t xml:space="preserve"> does not exist in a discipline to a concept of the discipline that relates to the prototype. </w:t>
      </w:r>
      <w:r w:rsidR="000F1082" w:rsidRPr="007C437A">
        <w:t>In previous example, we saw that the percussionist could translate the sign LT to the concept of roll that is relevant to its instrument. But what is the implicit scheme allowing for this translation?</w:t>
      </w:r>
    </w:p>
    <w:p w:rsidR="00FA4DD8" w:rsidRPr="007C437A" w:rsidRDefault="000F1082" w:rsidP="00C362C5">
      <w:r w:rsidRPr="007C437A">
        <w:t xml:space="preserve">I interpreted the fast roll as an “approach” to the prototype of a LT in the space of musical concepts, suggesting that there is a metric that allow us to measure the distance between the roll at a certain speed, volume… and the prototype of a LT. Even though this topic is out of my field of </w:t>
      </w:r>
      <w:r w:rsidR="00C27D4A" w:rsidRPr="007C437A">
        <w:t>expertise</w:t>
      </w:r>
      <w:r w:rsidRPr="007C437A">
        <w:t xml:space="preserve"> </w:t>
      </w:r>
      <w:r w:rsidR="00C27D4A" w:rsidRPr="007C437A">
        <w:t>and of the scope of this text,</w:t>
      </w:r>
      <w:r w:rsidR="00914B9D" w:rsidRPr="007C437A">
        <w:t xml:space="preserve"> we can remark that the acoustic response of a fast roll “approaches” the performer’s expectation of the acoustic response of a LT, such that the human perception scheme will associate the fast roll with the prototype of the LT.</w:t>
      </w:r>
    </w:p>
    <w:p w:rsidR="00FA4DD8" w:rsidRPr="007C437A" w:rsidRDefault="00FA4DD8" w:rsidP="00FA4DD8">
      <w:pPr>
        <w:pStyle w:val="Titre5"/>
      </w:pPr>
      <w:r w:rsidRPr="007C437A">
        <w:lastRenderedPageBreak/>
        <w:t>Learning the translation</w:t>
      </w:r>
    </w:p>
    <w:p w:rsidR="00161FBC" w:rsidRPr="007C437A" w:rsidRDefault="00161FBC" w:rsidP="00FA4DD8">
      <w:pPr>
        <w:rPr>
          <w:ins w:id="2185" w:author="Arthur Parmentier" w:date="2020-05-14T16:16:00Z"/>
        </w:rPr>
      </w:pPr>
      <w:r w:rsidRPr="007C437A">
        <w:t>While the operations of translation are in general not obvious (hence the questions on the subject), I observed that most Soundpainters explicit what operations are valid to beginners in SP.</w:t>
      </w:r>
      <w:ins w:id="2186" w:author="Arthur Parmentier" w:date="2020-05-14T16:15:00Z">
        <w:r w:rsidR="00FE325D" w:rsidRPr="007C437A">
          <w:br/>
        </w:r>
        <w:r w:rsidR="00FE325D" w:rsidRPr="007C437A">
          <w:br/>
          <w:t>IMITATION</w:t>
        </w:r>
        <w:r w:rsidR="003873DC" w:rsidRPr="007C437A">
          <w:t xml:space="preserve"> et mimetisme</w:t>
        </w:r>
      </w:ins>
    </w:p>
    <w:p w:rsidR="00863F70" w:rsidRPr="007C437A" w:rsidRDefault="00863F70" w:rsidP="00FA4DD8">
      <w:ins w:id="2187" w:author="Arthur Parmentier" w:date="2020-05-14T16:16:00Z">
        <w:r w:rsidRPr="007C437A">
          <w:t>SEul vs a plusieurs</w:t>
        </w:r>
      </w:ins>
    </w:p>
    <w:p w:rsidR="00161FBC" w:rsidRPr="007C437A" w:rsidRDefault="00161FBC" w:rsidP="00161FBC"/>
    <w:p w:rsidR="00727764" w:rsidRPr="007C437A" w:rsidRDefault="00727764" w:rsidP="00727764">
      <w:pPr>
        <w:pStyle w:val="Titre4"/>
      </w:pPr>
      <w:r w:rsidRPr="007C437A">
        <w:t>Cultural analogies</w:t>
      </w:r>
    </w:p>
    <w:p w:rsidR="00D36F5F" w:rsidRPr="007C437A" w:rsidRDefault="00D36F5F">
      <w:pPr>
        <w:pStyle w:val="Titre2"/>
      </w:pPr>
      <w:bookmarkStart w:id="2188" w:name="_Toc42550118"/>
      <w:r w:rsidRPr="007C437A">
        <w:t>Personal observations during SP practice</w:t>
      </w:r>
      <w:bookmarkEnd w:id="2188"/>
    </w:p>
    <w:p w:rsidR="003E3973" w:rsidRPr="007C437A" w:rsidRDefault="004F1D82" w:rsidP="00B12EC1">
      <w:r w:rsidRPr="007C437A">
        <w:t>My theory is that o</w:t>
      </w:r>
      <w:r w:rsidR="00D36F5F" w:rsidRPr="007C437A">
        <w:t>ur categorical and prototypical perception scheme plays an important role on both how performers and soundpainters can interpret the artistic material that is being produced by the group</w:t>
      </w:r>
      <w:r w:rsidR="00020B23" w:rsidRPr="007C437A">
        <w:t>,</w:t>
      </w:r>
      <w:r w:rsidR="00966026" w:rsidRPr="007C437A">
        <w:t xml:space="preserve"> and </w:t>
      </w:r>
      <w:r w:rsidR="00D36F5F" w:rsidRPr="007C437A">
        <w:t>how they will respond to the requests, i.e. what content</w:t>
      </w:r>
      <w:r w:rsidR="003E3973" w:rsidRPr="007C437A">
        <w:t xml:space="preserve"> the performer will produce.</w:t>
      </w:r>
    </w:p>
    <w:p w:rsidR="00B12EC1" w:rsidRPr="007C437A" w:rsidRDefault="00D36F5F" w:rsidP="00B12EC1">
      <w:r w:rsidRPr="007C437A">
        <w:t xml:space="preserve"> </w:t>
      </w:r>
      <w:r w:rsidR="003E3973" w:rsidRPr="007C437A">
        <w:t xml:space="preserve">I will </w:t>
      </w:r>
      <w:r w:rsidR="00E6096A" w:rsidRPr="007C437A">
        <w:t xml:space="preserve">try to support </w:t>
      </w:r>
      <w:r w:rsidR="003E3973" w:rsidRPr="007C437A">
        <w:t xml:space="preserve">this theory by analyzing examples from my own experience as a performer, a soundpainter </w:t>
      </w:r>
      <w:r w:rsidR="00E46E02" w:rsidRPr="007C437A">
        <w:t>and</w:t>
      </w:r>
      <w:r w:rsidR="003E3973" w:rsidRPr="007C437A">
        <w:t xml:space="preserve"> discussions I had with other performers</w:t>
      </w:r>
      <w:r w:rsidR="004B4D10" w:rsidRPr="007C437A">
        <w:t xml:space="preserve"> on the topic of the </w:t>
      </w:r>
      <w:r w:rsidR="008852B8" w:rsidRPr="007C437A">
        <w:t xml:space="preserve">LT </w:t>
      </w:r>
      <w:r w:rsidR="004B4D10" w:rsidRPr="007C437A">
        <w:t>which appears as a</w:t>
      </w:r>
      <w:r w:rsidR="00E86487" w:rsidRPr="007C437A">
        <w:t xml:space="preserve">n easy </w:t>
      </w:r>
      <w:r w:rsidR="004B4D10" w:rsidRPr="007C437A">
        <w:t xml:space="preserve">example to observe </w:t>
      </w:r>
      <w:r w:rsidR="00E86487" w:rsidRPr="007C437A">
        <w:t>some of the</w:t>
      </w:r>
      <w:r w:rsidR="004B4D10" w:rsidRPr="007C437A">
        <w:t xml:space="preserve"> underlying schemes of perception </w:t>
      </w:r>
      <w:r w:rsidR="00D52FC2" w:rsidRPr="007C437A">
        <w:t>and association</w:t>
      </w:r>
      <w:r w:rsidR="00577853" w:rsidRPr="007C437A">
        <w:t>s of</w:t>
      </w:r>
      <w:r w:rsidR="00E86487" w:rsidRPr="007C437A">
        <w:t xml:space="preserve"> musical concepts.</w:t>
      </w:r>
    </w:p>
    <w:p w:rsidR="00D74CAF" w:rsidRPr="007C437A" w:rsidRDefault="00D97343" w:rsidP="00D74CAF">
      <w:r w:rsidRPr="007C437A">
        <w:t xml:space="preserve">All 5 experienced soundpainters I have worked with teach the concept of a long tone by giving both characteristic traits and prototypical examples of a LT, showing “how it’s done” in each discipline. Their approach is usually to start defining orally the most </w:t>
      </w:r>
      <w:r w:rsidR="009D41F3" w:rsidRPr="007C437A">
        <w:t>characteristically</w:t>
      </w:r>
      <w:r w:rsidRPr="007C437A">
        <w:t xml:space="preserve"> trait of the concept</w:t>
      </w:r>
      <w:r w:rsidR="009D41F3" w:rsidRPr="007C437A">
        <w:t xml:space="preserve">, for instance “a fluid movement without accent” for dancers and then give illustrations using their body, with different speeds for each example. For musician, they would for instance mention that </w:t>
      </w:r>
      <w:r w:rsidR="00E00D2B" w:rsidRPr="007C437A">
        <w:t xml:space="preserve">a LT is a sound with constant </w:t>
      </w:r>
      <w:r w:rsidR="00084B44" w:rsidRPr="007C437A">
        <w:t>frequency</w:t>
      </w:r>
      <w:r w:rsidR="009D41F3" w:rsidRPr="007C437A">
        <w:t xml:space="preserve"> </w:t>
      </w:r>
      <w:r w:rsidR="002D269B" w:rsidRPr="007C437A">
        <w:t xml:space="preserve">as first definition of the concept </w:t>
      </w:r>
      <w:r w:rsidR="009D41F3" w:rsidRPr="007C437A">
        <w:t>and give examples by singing the prototype of a LT at different frequencies.</w:t>
      </w:r>
    </w:p>
    <w:p w:rsidR="00616EBE" w:rsidRPr="007C437A" w:rsidRDefault="00D74CAF" w:rsidP="00D74CAF">
      <w:pPr>
        <w:pStyle w:val="Paragraphedeliste"/>
        <w:numPr>
          <w:ilvl w:val="0"/>
          <w:numId w:val="11"/>
        </w:numPr>
      </w:pPr>
      <w:r w:rsidRPr="007C437A">
        <w:t>From the examples</w:t>
      </w:r>
      <w:r w:rsidR="00C32ADD" w:rsidRPr="007C437A">
        <w:t xml:space="preserve"> given by the soundpainter</w:t>
      </w:r>
      <w:r w:rsidRPr="007C437A">
        <w:t xml:space="preserve">, </w:t>
      </w:r>
      <w:r w:rsidR="00F813C8" w:rsidRPr="007C437A">
        <w:t xml:space="preserve">unexperienced </w:t>
      </w:r>
      <w:r w:rsidRPr="007C437A">
        <w:t xml:space="preserve">performers are usually able to internalize the prototype of the concept </w:t>
      </w:r>
      <w:r w:rsidR="00B66461" w:rsidRPr="007C437A">
        <w:t xml:space="preserve">of a LT for their discipline </w:t>
      </w:r>
      <w:r w:rsidRPr="007C437A">
        <w:t>and produce examples of their own at different frequencies/speeds.</w:t>
      </w:r>
      <w:r w:rsidR="00AB02F6" w:rsidRPr="007C437A">
        <w:t xml:space="preserve"> </w:t>
      </w:r>
      <w:r w:rsidRPr="007C437A">
        <w:t xml:space="preserve">I observed that the examples </w:t>
      </w:r>
      <w:r w:rsidR="00CD7228" w:rsidRPr="007C437A">
        <w:t>produced by</w:t>
      </w:r>
      <w:r w:rsidRPr="007C437A">
        <w:t xml:space="preserve"> unexperienced performers</w:t>
      </w:r>
      <w:r w:rsidR="00CD7228" w:rsidRPr="007C437A">
        <w:t xml:space="preserve"> </w:t>
      </w:r>
      <w:r w:rsidRPr="007C437A">
        <w:t>at first are very often close to the prototype</w:t>
      </w:r>
      <w:r w:rsidR="001D3228" w:rsidRPr="007C437A">
        <w:t>.</w:t>
      </w:r>
      <w:r w:rsidR="00D007E8" w:rsidRPr="007C437A">
        <w:br/>
        <w:t xml:space="preserve">But as performers become more experienced, I observed that </w:t>
      </w:r>
      <w:r w:rsidR="0072458D" w:rsidRPr="007C437A">
        <w:t xml:space="preserve">they </w:t>
      </w:r>
      <w:r w:rsidR="00D007E8" w:rsidRPr="007C437A">
        <w:t>tend to increase the span of produced examples not only by broadening the distribution to the parameters that have been introduced to (volume, frequency</w:t>
      </w:r>
      <w:r w:rsidR="001D3228" w:rsidRPr="007C437A">
        <w:t>, timbre</w:t>
      </w:r>
      <w:r w:rsidR="00D007E8" w:rsidRPr="007C437A">
        <w:t>…) but also by exploring different “dimensions” of the sound, such as vibrato, micro-distortions, extended techniques etc.</w:t>
      </w:r>
      <w:r w:rsidR="00B4379D" w:rsidRPr="007C437A">
        <w:t xml:space="preserve"> </w:t>
      </w:r>
      <w:r w:rsidR="001A2544" w:rsidRPr="007C437A">
        <w:t>In other words, they</w:t>
      </w:r>
      <w:r w:rsidR="00B4379D" w:rsidRPr="007C437A">
        <w:t xml:space="preserve"> </w:t>
      </w:r>
      <w:r w:rsidR="001A2544" w:rsidRPr="007C437A">
        <w:t>progressively “</w:t>
      </w:r>
      <w:r w:rsidR="00B4379D" w:rsidRPr="007C437A">
        <w:t>detach</w:t>
      </w:r>
      <w:r w:rsidR="001A2544" w:rsidRPr="007C437A">
        <w:t>”</w:t>
      </w:r>
      <w:r w:rsidR="00B4379D" w:rsidRPr="007C437A">
        <w:t xml:space="preserve"> from the prototypes of the LT concepts</w:t>
      </w:r>
      <w:r w:rsidR="001A2544" w:rsidRPr="007C437A">
        <w:rPr>
          <w:rStyle w:val="Appelnotedebasdep"/>
        </w:rPr>
        <w:footnoteReference w:id="35"/>
      </w:r>
      <w:r w:rsidR="001A2544" w:rsidRPr="007C437A">
        <w:t xml:space="preserve"> </w:t>
      </w:r>
      <w:r w:rsidR="00B4379D" w:rsidRPr="007C437A">
        <w:t xml:space="preserve">and their characteristic </w:t>
      </w:r>
      <w:r w:rsidR="00B4379D" w:rsidRPr="007C437A">
        <w:lastRenderedPageBreak/>
        <w:t>features by exploring more features of the content and reaching more extremal points.</w:t>
      </w:r>
      <w:r w:rsidR="00685AAF" w:rsidRPr="007C437A">
        <w:t xml:space="preserve"> In other words, if we take the N-dimension space (one dimension per parameter of the LT) of all LTs accessible to a performer, whose boundaries are determined by the technical and imaginative limitations of the performer himself, the distribution of the production of a learning performer should first span a limited volume around the centroid of the space that can be considered the prototype of the concept of a LT. Then, the volume covered by the distribution and its variance would increase with experience and artistic research.</w:t>
      </w:r>
      <w:r w:rsidR="00685AAF" w:rsidRPr="007C437A">
        <w:br/>
        <w:t xml:space="preserve">This expansion process was discussed especially </w:t>
      </w:r>
      <w:r w:rsidR="00276A39" w:rsidRPr="007C437A">
        <w:t>in my experience with a year-lasting Soundpainting group, in which we had sessions dedicated to explore new generative processes and dimensions for LT and other very prototyped concepts.</w:t>
      </w:r>
      <w:r w:rsidR="008A6CE7" w:rsidRPr="007C437A">
        <w:t xml:space="preserve"> From the discussion, it was clear that our production of LT was largely prototypical and that extending the range of production required dedicated work and one explanation that I remember was that it takes a lot more cognitive load to produce a LT far from the prototype than a LT close to it. Therefore, under the constraints of immediate play, it was hard to propose something original. I conceived this training as a way to reduce the cognitive cost of the production of less-prototypical LT, therefore bringing more diversity to the responses of the performers.</w:t>
      </w:r>
      <w:r w:rsidR="00276A39" w:rsidRPr="007C437A">
        <w:br/>
        <w:t>During one week or shorter workshops that mixed both beginners and experienced performers in Soundpainting, I observed that experienced performers were responding to requests with a wider variety than beginners in Soundpainting</w:t>
      </w:r>
      <w:r w:rsidR="00616EBE" w:rsidRPr="007C437A">
        <w:t xml:space="preserve"> as one could expect from previous observations, but also that performers with a greater technical level would also respond with a greater variety. My interpretation of this observation is that </w:t>
      </w:r>
    </w:p>
    <w:p w:rsidR="00E6096A" w:rsidRPr="007C437A" w:rsidRDefault="00616EBE" w:rsidP="00616EBE">
      <w:pPr>
        <w:pStyle w:val="Paragraphedeliste"/>
        <w:numPr>
          <w:ilvl w:val="1"/>
          <w:numId w:val="11"/>
        </w:numPr>
      </w:pPr>
      <w:r w:rsidRPr="007C437A">
        <w:t>the cognitive load of the production of a content depends not only on the experience of the performer with SP, but also with his discipline</w:t>
      </w:r>
    </w:p>
    <w:p w:rsidR="00616EBE" w:rsidRPr="007C437A" w:rsidRDefault="00616EBE" w:rsidP="00616EBE">
      <w:pPr>
        <w:pStyle w:val="Paragraphedeliste"/>
        <w:numPr>
          <w:ilvl w:val="1"/>
          <w:numId w:val="11"/>
        </w:numPr>
      </w:pPr>
      <w:r w:rsidRPr="007C437A">
        <w:t>the cognitive load is a key metric for understanding how far from a prototype a given performer can respond to a SP request</w:t>
      </w:r>
    </w:p>
    <w:p w:rsidR="00DB6A50" w:rsidRPr="007C437A" w:rsidRDefault="00DB6A50" w:rsidP="00B96316">
      <w:pPr>
        <w:pStyle w:val="Paragraphedeliste"/>
      </w:pPr>
      <w:r w:rsidRPr="007C437A">
        <w:t>From my experience in Brazil, I can add to the latter the following remark:</w:t>
      </w:r>
    </w:p>
    <w:p w:rsidR="00DB6A50" w:rsidRPr="007C437A" w:rsidRDefault="00DB6A50" w:rsidP="00DB6A50">
      <w:pPr>
        <w:pStyle w:val="Paragraphedeliste"/>
        <w:numPr>
          <w:ilvl w:val="1"/>
          <w:numId w:val="11"/>
        </w:numPr>
      </w:pPr>
      <w:r w:rsidRPr="007C437A">
        <w:t xml:space="preserve">the desire or </w:t>
      </w:r>
      <w:r w:rsidR="00AD6A79" w:rsidRPr="007C437A">
        <w:t>willingness</w:t>
      </w:r>
      <w:r w:rsidRPr="007C437A">
        <w:t xml:space="preserve"> of a performer to respond to the request in a certain way is very cultural. In the previous discussion, I have interpreted the expansion of the variety of responses as a consequence of the decrease of its cognitive load for the performer, but it is important to remark that this expansion may not be observed at all if the performer himself is satisfied by </w:t>
      </w:r>
      <w:r w:rsidR="00AD6A79" w:rsidRPr="007C437A">
        <w:t xml:space="preserve">a certain type of response, should it by prototypical or not. In fact, this expansion </w:t>
      </w:r>
      <w:r w:rsidR="00FC61C6" w:rsidRPr="007C437A">
        <w:t>relies</w:t>
      </w:r>
      <w:r w:rsidR="00AD6A79" w:rsidRPr="007C437A">
        <w:t xml:space="preserve"> on the motivation of</w:t>
      </w:r>
      <w:r w:rsidR="00FC61C6" w:rsidRPr="007C437A">
        <w:t>/relevancy for</w:t>
      </w:r>
      <w:r w:rsidR="00AD6A79" w:rsidRPr="007C437A">
        <w:t xml:space="preserve"> the performer to vary its responses for artistic reasons that depend on the context</w:t>
      </w:r>
      <w:r w:rsidR="005A6D19" w:rsidRPr="007C437A">
        <w:t xml:space="preserve"> </w:t>
      </w:r>
      <w:r w:rsidR="00D97670" w:rsidRPr="007C437A">
        <w:t xml:space="preserve">of the performance </w:t>
      </w:r>
      <w:r w:rsidR="005A6D19" w:rsidRPr="007C437A">
        <w:t xml:space="preserve">and </w:t>
      </w:r>
      <w:r w:rsidR="00AD6A79" w:rsidRPr="007C437A">
        <w:t>the background of the performer, including his cultural background.</w:t>
      </w:r>
      <w:r w:rsidR="00DC6324" w:rsidRPr="007C437A">
        <w:rPr>
          <w:rStyle w:val="Appelnotedebasdep"/>
        </w:rPr>
        <w:footnoteReference w:id="36"/>
      </w:r>
    </w:p>
    <w:p w:rsidR="00446AB2" w:rsidRPr="007C437A" w:rsidRDefault="00446AB2" w:rsidP="00665749">
      <w:pPr>
        <w:pStyle w:val="Paragraphedeliste"/>
        <w:numPr>
          <w:ilvl w:val="0"/>
          <w:numId w:val="11"/>
        </w:numPr>
      </w:pPr>
      <w:r w:rsidRPr="007C437A">
        <w:t xml:space="preserve">Another consequence of the categorical nature of the concepts beneath SP signs is the inexistence of a clear frontier between the concepts themselves. For instance, one could argue that silence can be considered as an extremely low volume long tone, and purposefully respond to a request of LT with silence. My observation is that during learning phases, </w:t>
      </w:r>
      <w:r w:rsidRPr="007C437A">
        <w:lastRenderedPageBreak/>
        <w:t>Soundpainters prefer that beginners show that they have understood the concepts by responding with prototypical examples instead of “extreme” examples.</w:t>
      </w:r>
    </w:p>
    <w:p w:rsidR="00E6096A" w:rsidRPr="007C437A" w:rsidRDefault="00E6096A" w:rsidP="00B12EC1"/>
    <w:p w:rsidR="00B400C3" w:rsidRPr="007C437A" w:rsidRDefault="00B400C3" w:rsidP="00E6654A">
      <w:pPr>
        <w:rPr>
          <w:i/>
          <w:iCs/>
        </w:rPr>
      </w:pPr>
      <w:r w:rsidRPr="007C437A">
        <w:rPr>
          <w:i/>
          <w:iCs/>
        </w:rPr>
        <w:t xml:space="preserve">Goal: </w:t>
      </w:r>
      <w:r w:rsidR="00B51491" w:rsidRPr="007C437A">
        <w:rPr>
          <w:i/>
          <w:iCs/>
        </w:rPr>
        <w:t>describe the concepts that SP deals with and propose a categorization of these concepts based on an interpretation of the mechanisms of SP</w:t>
      </w:r>
      <w:r w:rsidR="00C31E28" w:rsidRPr="007C437A">
        <w:rPr>
          <w:i/>
          <w:iCs/>
        </w:rPr>
        <w:t xml:space="preserve"> (SP as a set of operations – transformations).</w:t>
      </w:r>
    </w:p>
    <w:p w:rsidR="00DE1655" w:rsidRPr="007C437A" w:rsidDel="007776CB" w:rsidRDefault="00D770BE" w:rsidP="00E6654A">
      <w:pPr>
        <w:pStyle w:val="Titre2"/>
        <w:rPr>
          <w:del w:id="2193" w:author="Arthur Parmentier" w:date="2020-05-14T13:31:00Z"/>
        </w:rPr>
      </w:pPr>
      <w:bookmarkStart w:id="2194" w:name="_Toc40025935"/>
      <w:del w:id="2195" w:author="Arthur Parmentier" w:date="2020-05-14T13:31:00Z">
        <w:r w:rsidRPr="007C437A" w:rsidDel="007776CB">
          <w:delText>Mechanism 1: t</w:delText>
        </w:r>
        <w:r w:rsidR="00273CAA" w:rsidRPr="007C437A" w:rsidDel="007776CB">
          <w:delText>ransformations (</w:delText>
        </w:r>
        <w:r w:rsidR="00FA6678" w:rsidRPr="007C437A" w:rsidDel="007776CB">
          <w:delText>projections?</w:delText>
        </w:r>
        <w:r w:rsidR="00273CAA" w:rsidRPr="007C437A" w:rsidDel="007776CB">
          <w:delText>)</w:delText>
        </w:r>
        <w:r w:rsidR="009824AD" w:rsidRPr="007C437A" w:rsidDel="007776CB">
          <w:delText xml:space="preserve"> of concepts onto the physical space of the body</w:delText>
        </w:r>
        <w:bookmarkEnd w:id="2194"/>
      </w:del>
    </w:p>
    <w:p w:rsidR="00616215" w:rsidRPr="007C437A" w:rsidDel="007776CB" w:rsidRDefault="00616215" w:rsidP="00E6654A">
      <w:pPr>
        <w:rPr>
          <w:del w:id="2196" w:author="Arthur Parmentier" w:date="2020-05-14T13:31:00Z"/>
        </w:rPr>
      </w:pPr>
      <w:del w:id="2197" w:author="Arthur Parmentier" w:date="2020-05-14T13:31:00Z">
        <w:r w:rsidRPr="007C437A" w:rsidDel="007776CB">
          <w:delText xml:space="preserve">Key idea: forming a sign/gestural language means creating a mapping between concepts </w:delText>
        </w:r>
        <w:r w:rsidR="00FA6678" w:rsidRPr="007C437A" w:rsidDel="007776CB">
          <w:delText xml:space="preserve">from different sources (fields?) </w:delText>
        </w:r>
        <w:r w:rsidRPr="007C437A" w:rsidDel="007776CB">
          <w:delText>and the physical space of the human person who signs. How is this done in SP?</w:delText>
        </w:r>
      </w:del>
    </w:p>
    <w:p w:rsidR="00AD2F7B" w:rsidRPr="007C437A" w:rsidDel="007776CB" w:rsidRDefault="00DB4763" w:rsidP="00E6654A">
      <w:pPr>
        <w:rPr>
          <w:del w:id="2198" w:author="Arthur Parmentier" w:date="2020-05-14T13:31:00Z"/>
        </w:rPr>
      </w:pPr>
      <w:del w:id="2199" w:author="Arthur Parmentier" w:date="2020-05-14T13:31:00Z">
        <w:r w:rsidRPr="007C437A" w:rsidDel="007776CB">
          <w:delText xml:space="preserve">OVERALL TRANSFORMATION SCHEME </w:delText>
        </w:r>
        <w:r w:rsidR="00AD2F7B" w:rsidRPr="007C437A" w:rsidDel="007776CB">
          <w:delText xml:space="preserve">(illustrate the scheme of the </w:delText>
        </w:r>
        <w:r w:rsidR="005E605C" w:rsidRPr="007C437A" w:rsidDel="007776CB">
          <w:delText>transformation</w:delText>
        </w:r>
        <w:r w:rsidR="00AD2F7B" w:rsidRPr="007C437A" w:rsidDel="007776CB">
          <w:delText xml:space="preserve"> process</w:delText>
        </w:r>
        <w:r w:rsidR="00F76CA7" w:rsidRPr="007C437A" w:rsidDel="007776CB">
          <w:delText>: source concepts to signs that represents them, gestures that evoke them…</w:delText>
        </w:r>
        <w:r w:rsidR="00AD2F7B" w:rsidRPr="007C437A" w:rsidDel="007776CB">
          <w:delText>)</w:delText>
        </w:r>
      </w:del>
    </w:p>
    <w:p w:rsidR="00DE1B67" w:rsidRPr="007C437A" w:rsidDel="007776CB" w:rsidRDefault="00DB4763" w:rsidP="00061E60">
      <w:pPr>
        <w:pStyle w:val="Titre3"/>
        <w:rPr>
          <w:del w:id="2200" w:author="Arthur Parmentier" w:date="2020-05-14T13:31:00Z"/>
        </w:rPr>
      </w:pPr>
      <w:del w:id="2201" w:author="Arthur Parmentier" w:date="2020-05-14T13:31:00Z">
        <w:r w:rsidRPr="007C437A" w:rsidDel="007776CB">
          <w:delText>Input space</w:delText>
        </w:r>
      </w:del>
    </w:p>
    <w:p w:rsidR="00DE1B67" w:rsidRPr="007C437A" w:rsidDel="007776CB" w:rsidRDefault="00AD2F7B" w:rsidP="00E6654A">
      <w:pPr>
        <w:rPr>
          <w:del w:id="2202" w:author="Arthur Parmentier" w:date="2020-05-14T13:31:00Z"/>
        </w:rPr>
      </w:pPr>
      <w:del w:id="2203" w:author="Arthur Parmentier" w:date="2020-05-14T13:31:00Z">
        <w:r w:rsidRPr="007C437A" w:rsidDel="007776CB">
          <w:delText xml:space="preserve">We can identify several </w:delText>
        </w:r>
        <w:r w:rsidR="00900C8A" w:rsidRPr="007C437A" w:rsidDel="007776CB">
          <w:delText xml:space="preserve">repertoires </w:delText>
        </w:r>
        <w:r w:rsidR="00575AED" w:rsidRPr="007C437A" w:rsidDel="007776CB">
          <w:delText xml:space="preserve">(sources) </w:delText>
        </w:r>
        <w:r w:rsidR="00F76CA7" w:rsidRPr="007C437A" w:rsidDel="007776CB">
          <w:delText xml:space="preserve">of concepts </w:delText>
        </w:r>
        <w:r w:rsidR="005639BB" w:rsidRPr="007C437A" w:rsidDel="007776CB">
          <w:delText>in the input space of</w:delText>
        </w:r>
        <w:r w:rsidR="00F76CA7" w:rsidRPr="007C437A" w:rsidDel="007776CB">
          <w:delText xml:space="preserve"> this transformation scheme</w:delText>
        </w:r>
      </w:del>
    </w:p>
    <w:p w:rsidR="005A3CBF" w:rsidRPr="007C437A" w:rsidDel="007776CB" w:rsidRDefault="005A3CBF" w:rsidP="00E6654A">
      <w:pPr>
        <w:pStyle w:val="Titre4"/>
        <w:rPr>
          <w:del w:id="2204" w:author="Arthur Parmentier" w:date="2020-05-14T13:31:00Z"/>
        </w:rPr>
      </w:pPr>
      <w:del w:id="2205" w:author="Arthur Parmentier" w:date="2020-05-14T13:31:00Z">
        <w:r w:rsidRPr="007C437A" w:rsidDel="007776CB">
          <w:delText>Concepts from artistic disciplines</w:delText>
        </w:r>
      </w:del>
    </w:p>
    <w:p w:rsidR="005A3CBF" w:rsidRPr="007C437A" w:rsidDel="007776CB" w:rsidRDefault="005A3CBF" w:rsidP="00E6654A">
      <w:pPr>
        <w:rPr>
          <w:del w:id="2206" w:author="Arthur Parmentier" w:date="2020-05-14T13:31:00Z"/>
        </w:rPr>
      </w:pPr>
      <w:del w:id="2207" w:author="Arthur Parmentier" w:date="2020-05-14T13:31:00Z">
        <w:r w:rsidRPr="007C437A" w:rsidDel="007776CB">
          <w:delText>Long Tone, minimalism…</w:delText>
        </w:r>
      </w:del>
    </w:p>
    <w:p w:rsidR="0049358D" w:rsidRPr="007C437A" w:rsidDel="007776CB" w:rsidRDefault="005A3CBF" w:rsidP="00E6654A">
      <w:pPr>
        <w:pStyle w:val="Titre4"/>
        <w:rPr>
          <w:del w:id="2208" w:author="Arthur Parmentier" w:date="2020-05-14T13:31:00Z"/>
        </w:rPr>
      </w:pPr>
      <w:del w:id="2209" w:author="Arthur Parmentier" w:date="2020-05-14T13:31:00Z">
        <w:r w:rsidRPr="007C437A" w:rsidDel="007776CB">
          <w:delText xml:space="preserve">Concepts from </w:delText>
        </w:r>
        <w:r w:rsidR="0049358D" w:rsidRPr="007C437A" w:rsidDel="007776CB">
          <w:delText>oral languages</w:delText>
        </w:r>
      </w:del>
    </w:p>
    <w:p w:rsidR="0049358D" w:rsidRPr="007C437A" w:rsidDel="007776CB" w:rsidRDefault="0049358D" w:rsidP="00E6654A">
      <w:pPr>
        <w:rPr>
          <w:del w:id="2210" w:author="Arthur Parmentier" w:date="2020-05-14T13:31:00Z"/>
        </w:rPr>
      </w:pPr>
      <w:del w:id="2211" w:author="Arthur Parmentier" w:date="2020-05-14T13:31:00Z">
        <w:r w:rsidRPr="007C437A" w:rsidDel="007776CB">
          <w:delText>Logic</w:delText>
        </w:r>
        <w:r w:rsidR="0067424B" w:rsidRPr="007C437A" w:rsidDel="007776CB">
          <w:delText>al elements</w:delText>
        </w:r>
      </w:del>
    </w:p>
    <w:p w:rsidR="008833B3" w:rsidRPr="007C437A" w:rsidDel="007776CB" w:rsidRDefault="0067424B" w:rsidP="00E6654A">
      <w:pPr>
        <w:pStyle w:val="Titre4"/>
        <w:rPr>
          <w:del w:id="2212" w:author="Arthur Parmentier" w:date="2020-05-14T13:31:00Z"/>
        </w:rPr>
      </w:pPr>
      <w:del w:id="2213" w:author="Arthur Parmentier" w:date="2020-05-14T13:31:00Z">
        <w:r w:rsidRPr="007C437A" w:rsidDel="007776CB">
          <w:delText>“High/low”</w:delText>
        </w:r>
        <w:r w:rsidR="005A3CBF" w:rsidRPr="007C437A" w:rsidDel="007776CB">
          <w:delText xml:space="preserve"> </w:delText>
        </w:r>
        <w:r w:rsidRPr="007C437A" w:rsidDel="007776CB">
          <w:delText>cultural representations of quiet/loud (volume), slow/fast (tempo), pitch…</w:delText>
        </w:r>
      </w:del>
    </w:p>
    <w:p w:rsidR="0067424B" w:rsidRPr="007C437A" w:rsidDel="007776CB" w:rsidRDefault="0067424B" w:rsidP="00E6654A">
      <w:pPr>
        <w:rPr>
          <w:del w:id="2214" w:author="Arthur Parmentier" w:date="2020-05-14T13:31:00Z"/>
        </w:rPr>
      </w:pPr>
      <w:del w:id="2215" w:author="Arthur Parmentier" w:date="2020-05-14T13:31:00Z">
        <w:r w:rsidRPr="007C437A" w:rsidDel="007776CB">
          <w:delText>Even though the concepts of volume, tempo or pitch may be universal, their mapping onto a low/high axis is defined culturally in modern societies.</w:delText>
        </w:r>
      </w:del>
    </w:p>
    <w:p w:rsidR="008833B3" w:rsidRPr="007C437A" w:rsidDel="007776CB" w:rsidRDefault="008833B3" w:rsidP="00E6654A">
      <w:pPr>
        <w:pStyle w:val="Titre4"/>
        <w:rPr>
          <w:del w:id="2216" w:author="Arthur Parmentier" w:date="2020-05-14T13:31:00Z"/>
        </w:rPr>
      </w:pPr>
      <w:del w:id="2217" w:author="Arthur Parmentier" w:date="2020-05-14T13:31:00Z">
        <w:r w:rsidRPr="007C437A" w:rsidDel="007776CB">
          <w:delText>…</w:delText>
        </w:r>
      </w:del>
    </w:p>
    <w:p w:rsidR="008833B3" w:rsidRPr="007C437A" w:rsidDel="007776CB" w:rsidRDefault="008833B3" w:rsidP="00061E60">
      <w:pPr>
        <w:pStyle w:val="Titre3"/>
        <w:rPr>
          <w:del w:id="2218" w:author="Arthur Parmentier" w:date="2020-05-14T13:31:00Z"/>
        </w:rPr>
      </w:pPr>
      <w:del w:id="2219" w:author="Arthur Parmentier" w:date="2020-05-14T13:31:00Z">
        <w:r w:rsidRPr="007C437A" w:rsidDel="007776CB">
          <w:delText>Transformations</w:delText>
        </w:r>
        <w:r w:rsidR="006223A9" w:rsidRPr="007C437A" w:rsidDel="007776CB">
          <w:delText xml:space="preserve"> and output spaces</w:delText>
        </w:r>
      </w:del>
    </w:p>
    <w:p w:rsidR="008833B3" w:rsidRPr="007C437A" w:rsidDel="007776CB" w:rsidRDefault="008833B3" w:rsidP="00E6654A">
      <w:pPr>
        <w:pStyle w:val="Titre4"/>
        <w:rPr>
          <w:del w:id="2220" w:author="Arthur Parmentier" w:date="2020-05-14T13:31:00Z"/>
        </w:rPr>
      </w:pPr>
      <w:del w:id="2221" w:author="Arthur Parmentier" w:date="2020-05-14T13:31:00Z">
        <w:r w:rsidRPr="007C437A" w:rsidDel="007776CB">
          <w:delText>Creation of a sign</w:delText>
        </w:r>
      </w:del>
    </w:p>
    <w:p w:rsidR="008833B3" w:rsidRPr="007C437A" w:rsidDel="007776CB" w:rsidRDefault="008833B3" w:rsidP="00E6654A">
      <w:pPr>
        <w:rPr>
          <w:del w:id="2222" w:author="Arthur Parmentier" w:date="2020-05-14T13:31:00Z"/>
        </w:rPr>
      </w:pPr>
      <w:del w:id="2223" w:author="Arthur Parmentier" w:date="2020-05-14T13:31:00Z">
        <w:r w:rsidRPr="007C437A" w:rsidDel="007776CB">
          <w:delText>… Describe here more about the process of creating a sign (examples, general rules…)</w:delText>
        </w:r>
      </w:del>
    </w:p>
    <w:p w:rsidR="008833B3" w:rsidRPr="007C437A" w:rsidDel="007776CB" w:rsidRDefault="008833B3" w:rsidP="00E6654A">
      <w:pPr>
        <w:pStyle w:val="Titre4"/>
        <w:rPr>
          <w:del w:id="2224" w:author="Arthur Parmentier" w:date="2020-05-14T13:31:00Z"/>
        </w:rPr>
      </w:pPr>
      <w:del w:id="2225" w:author="Arthur Parmentier" w:date="2020-05-14T13:31:00Z">
        <w:r w:rsidRPr="007C437A" w:rsidDel="007776CB">
          <w:delText>Creation of a potentiometer</w:delText>
        </w:r>
      </w:del>
    </w:p>
    <w:p w:rsidR="002A0CF5" w:rsidRPr="007C437A" w:rsidDel="007776CB" w:rsidRDefault="002A0CF5" w:rsidP="00E6654A">
      <w:pPr>
        <w:rPr>
          <w:del w:id="2226" w:author="Arthur Parmentier" w:date="2020-05-14T13:31:00Z"/>
        </w:rPr>
      </w:pPr>
      <w:del w:id="2227" w:author="Arthur Parmentier" w:date="2020-05-14T13:31:00Z">
        <w:r w:rsidRPr="007C437A" w:rsidDel="007776CB">
          <w:delText>Volume, tempo…</w:delText>
        </w:r>
      </w:del>
    </w:p>
    <w:p w:rsidR="00B5754F" w:rsidRPr="007C437A" w:rsidDel="007776CB" w:rsidRDefault="00B5754F" w:rsidP="00E6654A">
      <w:pPr>
        <w:pStyle w:val="Titre4"/>
        <w:rPr>
          <w:del w:id="2228" w:author="Arthur Parmentier" w:date="2020-05-14T13:31:00Z"/>
        </w:rPr>
      </w:pPr>
      <w:del w:id="2229" w:author="Arthur Parmentier" w:date="2020-05-14T13:31:00Z">
        <w:r w:rsidRPr="007C437A" w:rsidDel="007776CB">
          <w:delText>Creation of a “pointer” (as identifier)</w:delText>
        </w:r>
      </w:del>
    </w:p>
    <w:p w:rsidR="007A5BBA" w:rsidRPr="007C437A" w:rsidDel="007776CB" w:rsidRDefault="007A5BBA" w:rsidP="00E6654A">
      <w:pPr>
        <w:rPr>
          <w:del w:id="2230" w:author="Arthur Parmentier" w:date="2020-05-14T13:31:00Z"/>
        </w:rPr>
      </w:pPr>
      <w:del w:id="2231" w:author="Arthur Parmentier" w:date="2020-05-14T13:31:00Z">
        <w:r w:rsidRPr="007C437A" w:rsidDel="007776CB">
          <w:delText>PTP, scanning</w:delText>
        </w:r>
      </w:del>
    </w:p>
    <w:p w:rsidR="000E4DCD" w:rsidRPr="007C437A" w:rsidDel="007776CB" w:rsidRDefault="000E4DCD" w:rsidP="00E6654A">
      <w:pPr>
        <w:pStyle w:val="Titre4"/>
        <w:rPr>
          <w:del w:id="2232" w:author="Arthur Parmentier" w:date="2020-05-14T13:31:00Z"/>
        </w:rPr>
      </w:pPr>
      <w:del w:id="2233" w:author="Arthur Parmentier" w:date="2020-05-14T13:31:00Z">
        <w:r w:rsidRPr="007C437A" w:rsidDel="007776CB">
          <w:delText xml:space="preserve">Creation of </w:delText>
        </w:r>
        <w:r w:rsidR="00B07984" w:rsidRPr="007C437A" w:rsidDel="007776CB">
          <w:delText xml:space="preserve">a </w:delText>
        </w:r>
        <w:r w:rsidRPr="007C437A" w:rsidDel="007776CB">
          <w:delText>gesture (!= sign,</w:delText>
        </w:r>
        <w:r w:rsidR="00A37827" w:rsidRPr="007C437A" w:rsidDel="007776CB">
          <w:delText xml:space="preserve"> ==</w:delText>
        </w:r>
        <w:r w:rsidRPr="007C437A" w:rsidDel="007776CB">
          <w:delText xml:space="preserve"> mere evocations of ideas through cultural representation)</w:delText>
        </w:r>
      </w:del>
    </w:p>
    <w:p w:rsidR="000E48D1" w:rsidRPr="007C437A" w:rsidRDefault="000E48D1" w:rsidP="00E6654A">
      <w:del w:id="2234" w:author="Arthur Parmentier" w:date="2020-05-14T13:31:00Z">
        <w:r w:rsidRPr="007C437A" w:rsidDel="007776CB">
          <w:delText>Shapeline example is the most relevant one.</w:delText>
        </w:r>
        <w:r w:rsidR="005E047F" w:rsidRPr="007C437A" w:rsidDel="007776CB">
          <w:delText xml:space="preserve">  =&gt; using suggestive gestures that are interpreted by performers thanks to their cultural equipment/knowledge.</w:delText>
        </w:r>
      </w:del>
    </w:p>
    <w:p w:rsidR="00DE3F01" w:rsidRPr="007C437A" w:rsidRDefault="005E6896">
      <w:pPr>
        <w:pStyle w:val="Titre2"/>
        <w:rPr>
          <w:ins w:id="2235" w:author="Arthur Parmentier" w:date="2020-06-05T16:28:00Z"/>
        </w:rPr>
      </w:pPr>
      <w:bookmarkStart w:id="2236" w:name="_Toc42550119"/>
      <w:bookmarkStart w:id="2237" w:name="_Toc40025938"/>
      <w:ins w:id="2238" w:author="Arthur Parmentier" w:date="2020-06-06T20:39:00Z">
        <w:r w:rsidRPr="007C437A">
          <w:t>High level structures in the language: the SP grammar</w:t>
        </w:r>
      </w:ins>
      <w:bookmarkEnd w:id="2236"/>
      <w:del w:id="2239" w:author="Arthur Parmentier" w:date="2020-06-06T20:39:00Z">
        <w:r w:rsidR="00BE04C2" w:rsidRPr="007C437A" w:rsidDel="005E6896">
          <w:delText>Structur</w:delText>
        </w:r>
      </w:del>
      <w:del w:id="2240" w:author="Arthur Parmentier" w:date="2020-06-06T20:38:00Z">
        <w:r w:rsidR="00C16C06" w:rsidRPr="007C437A" w:rsidDel="00397A02">
          <w:delText>al</w:delText>
        </w:r>
      </w:del>
      <w:del w:id="2241" w:author="Arthur Parmentier" w:date="2020-06-06T20:39:00Z">
        <w:r w:rsidR="00C16C06" w:rsidRPr="007C437A" w:rsidDel="005E6896">
          <w:delText xml:space="preserve"> concepts</w:delText>
        </w:r>
      </w:del>
      <w:del w:id="2242" w:author="Arthur Parmentier" w:date="2020-06-06T20:38:00Z">
        <w:r w:rsidR="00C16C06" w:rsidRPr="007C437A" w:rsidDel="00397A02">
          <w:delText xml:space="preserve"> (the grammar</w:delText>
        </w:r>
        <w:r w:rsidR="00915B3A" w:rsidRPr="007C437A" w:rsidDel="00397A02">
          <w:delText xml:space="preserve"> of the language</w:delText>
        </w:r>
      </w:del>
      <w:del w:id="2243" w:author="Arthur Parmentier" w:date="2020-06-05T16:27:00Z">
        <w:r w:rsidR="00FC7B7A" w:rsidRPr="007C437A" w:rsidDel="00E814B3">
          <w:delText>, that results in its language</w:delText>
        </w:r>
        <w:r w:rsidR="00C16C06" w:rsidRPr="007C437A" w:rsidDel="00E814B3">
          <w:delText>)</w:delText>
        </w:r>
      </w:del>
      <w:bookmarkEnd w:id="2237"/>
    </w:p>
    <w:p w:rsidR="00E814B3" w:rsidRPr="007C437A" w:rsidRDefault="00E814B3" w:rsidP="00E814B3">
      <w:pPr>
        <w:rPr>
          <w:ins w:id="2244" w:author="Arthur Parmentier" w:date="2020-06-05T16:28:00Z"/>
        </w:rPr>
      </w:pPr>
      <w:ins w:id="2245" w:author="Arthur Parmentier" w:date="2020-06-05T16:28:00Z">
        <w:r w:rsidRPr="007C437A">
          <w:t xml:space="preserve">Like </w:t>
        </w:r>
      </w:ins>
      <w:ins w:id="2246" w:author="Arthur Parmentier" w:date="2020-06-05T16:29:00Z">
        <w:r w:rsidRPr="007C437A">
          <w:t>other languages</w:t>
        </w:r>
      </w:ins>
      <w:ins w:id="2247" w:author="Arthur Parmentier" w:date="2020-06-06T18:49:00Z">
        <w:r w:rsidR="00C76B94" w:rsidRPr="007C437A">
          <w:t xml:space="preserve">, </w:t>
        </w:r>
      </w:ins>
      <w:ins w:id="2248" w:author="Arthur Parmentier" w:date="2020-06-05T16:29:00Z">
        <w:r w:rsidRPr="007C437A">
          <w:t xml:space="preserve">SP has evolved </w:t>
        </w:r>
      </w:ins>
      <w:ins w:id="2249" w:author="Arthur Parmentier" w:date="2020-06-06T18:50:00Z">
        <w:r w:rsidR="00C76B94" w:rsidRPr="007C437A">
          <w:t>with</w:t>
        </w:r>
      </w:ins>
      <w:ins w:id="2250" w:author="Arthur Parmentier" w:date="2020-06-05T16:29:00Z">
        <w:r w:rsidRPr="007C437A">
          <w:t xml:space="preserve"> complex structures</w:t>
        </w:r>
      </w:ins>
      <w:ins w:id="2251" w:author="Arthur Parmentier" w:date="2020-06-05T16:30:00Z">
        <w:r w:rsidRPr="007C437A">
          <w:t xml:space="preserve"> and rules that allow to form sentences, i.e. </w:t>
        </w:r>
      </w:ins>
      <w:ins w:id="2252" w:author="Arthur Parmentier" w:date="2020-06-06T18:50:00Z">
        <w:r w:rsidR="00E30346" w:rsidRPr="007C437A">
          <w:t xml:space="preserve">to form </w:t>
        </w:r>
      </w:ins>
      <w:ins w:id="2253" w:author="Arthur Parmentier" w:date="2020-06-05T16:30:00Z">
        <w:r w:rsidRPr="007C437A">
          <w:t>meaning at a higher level that the signs themselves. Those structures are what define the grammar</w:t>
        </w:r>
      </w:ins>
      <w:ins w:id="2254" w:author="Arthur Parmentier" w:date="2020-06-05T16:31:00Z">
        <w:r w:rsidRPr="007C437A">
          <w:t xml:space="preserve"> of SP</w:t>
        </w:r>
      </w:ins>
      <w:ins w:id="2255" w:author="Arthur Parmentier" w:date="2020-06-06T18:50:00Z">
        <w:r w:rsidR="00C928AB" w:rsidRPr="007C437A">
          <w:t>, which</w:t>
        </w:r>
      </w:ins>
      <w:ins w:id="2256" w:author="Arthur Parmentier" w:date="2020-06-05T16:31:00Z">
        <w:r w:rsidRPr="007C437A">
          <w:t xml:space="preserve"> allow</w:t>
        </w:r>
      </w:ins>
      <w:ins w:id="2257" w:author="Arthur Parmentier" w:date="2020-06-06T18:51:00Z">
        <w:r w:rsidR="0045073A" w:rsidRPr="007C437A">
          <w:t xml:space="preserve"> soundpainters</w:t>
        </w:r>
      </w:ins>
      <w:ins w:id="2258" w:author="Arthur Parmentier" w:date="2020-06-05T16:31:00Z">
        <w:r w:rsidRPr="007C437A">
          <w:t xml:space="preserve"> to communicate by creating temporal sequences of </w:t>
        </w:r>
      </w:ins>
      <w:ins w:id="2259" w:author="Arthur Parmentier" w:date="2020-06-05T16:35:00Z">
        <w:r w:rsidRPr="007C437A">
          <w:t>signs or</w:t>
        </w:r>
      </w:ins>
      <w:ins w:id="2260" w:author="Arthur Parmentier" w:date="2020-06-05T16:34:00Z">
        <w:r w:rsidRPr="007C437A">
          <w:t xml:space="preserve"> combining several signs together.</w:t>
        </w:r>
      </w:ins>
    </w:p>
    <w:p w:rsidR="00E814B3" w:rsidRPr="007C437A" w:rsidRDefault="00E814B3" w:rsidP="00E814B3">
      <w:pPr>
        <w:rPr>
          <w:ins w:id="2261" w:author="Arthur Parmentier" w:date="2020-06-05T16:35:00Z"/>
        </w:rPr>
      </w:pPr>
      <w:ins w:id="2262" w:author="Arthur Parmentier" w:date="2020-06-05T16:35:00Z">
        <w:r w:rsidRPr="007C437A">
          <w:t>At the linguistic level, grammar can be split in two parts: morphology and syntax.</w:t>
        </w:r>
      </w:ins>
    </w:p>
    <w:p w:rsidR="00E814B3" w:rsidRPr="007C437A" w:rsidRDefault="00E814B3">
      <w:pPr>
        <w:pStyle w:val="Titre3"/>
        <w:rPr>
          <w:ins w:id="2263" w:author="Arthur Parmentier" w:date="2020-06-05T16:36:00Z"/>
          <w:rPrChange w:id="2264" w:author="Arthur Parmentier" w:date="2020-06-07T15:27:00Z">
            <w:rPr>
              <w:ins w:id="2265" w:author="Arthur Parmentier" w:date="2020-06-05T16:36:00Z"/>
            </w:rPr>
          </w:rPrChange>
        </w:rPr>
        <w:pPrChange w:id="2266" w:author="Arthur Parmentier" w:date="2020-06-06T20:39:00Z">
          <w:pPr>
            <w:pStyle w:val="Titre4"/>
          </w:pPr>
        </w:pPrChange>
      </w:pPr>
      <w:bookmarkStart w:id="2267" w:name="_Toc42550120"/>
      <w:ins w:id="2268" w:author="Arthur Parmentier" w:date="2020-06-05T16:36:00Z">
        <w:r w:rsidRPr="007C437A">
          <w:rPr>
            <w:rPrChange w:id="2269" w:author="Arthur Parmentier" w:date="2020-06-07T15:27:00Z">
              <w:rPr/>
            </w:rPrChange>
          </w:rPr>
          <w:t xml:space="preserve">Morphology </w:t>
        </w:r>
      </w:ins>
      <w:ins w:id="2270" w:author="Arthur Parmentier" w:date="2020-06-05T16:39:00Z">
        <w:r w:rsidR="00501832" w:rsidRPr="007C437A">
          <w:rPr>
            <w:rPrChange w:id="2271" w:author="Arthur Parmentier" w:date="2020-06-07T15:27:00Z">
              <w:rPr/>
            </w:rPrChange>
          </w:rPr>
          <w:t>in</w:t>
        </w:r>
      </w:ins>
      <w:ins w:id="2272" w:author="Arthur Parmentier" w:date="2020-06-05T16:36:00Z">
        <w:r w:rsidRPr="007C437A">
          <w:rPr>
            <w:rPrChange w:id="2273" w:author="Arthur Parmentier" w:date="2020-06-07T15:27:00Z">
              <w:rPr/>
            </w:rPrChange>
          </w:rPr>
          <w:t xml:space="preserve"> SP</w:t>
        </w:r>
        <w:bookmarkEnd w:id="2267"/>
      </w:ins>
    </w:p>
    <w:p w:rsidR="00E814B3" w:rsidRPr="007C437A" w:rsidRDefault="00501832" w:rsidP="00E814B3">
      <w:pPr>
        <w:rPr>
          <w:ins w:id="2274" w:author="Arthur Parmentier" w:date="2020-06-05T16:39:00Z"/>
        </w:rPr>
      </w:pPr>
      <w:ins w:id="2275" w:author="Arthur Parmentier" w:date="2020-06-05T16:38:00Z">
        <w:r w:rsidRPr="007C437A">
          <w:t>As defined in written and oral languages, m</w:t>
        </w:r>
      </w:ins>
      <w:ins w:id="2276" w:author="Arthur Parmentier" w:date="2020-06-05T16:37:00Z">
        <w:r w:rsidR="00E814B3" w:rsidRPr="007C437A">
          <w:t xml:space="preserve">orphology has to do with the </w:t>
        </w:r>
        <w:r w:rsidR="00E814B3" w:rsidRPr="007C437A">
          <w:rPr>
            <w:rStyle w:val="lev"/>
            <w:b w:val="0"/>
            <w:bCs w:val="0"/>
            <w:rPrChange w:id="2277" w:author="Arthur Parmentier" w:date="2020-06-07T15:27:00Z">
              <w:rPr>
                <w:rStyle w:val="lev"/>
              </w:rPr>
            </w:rPrChange>
          </w:rPr>
          <w:t>internal</w:t>
        </w:r>
        <w:r w:rsidR="00E814B3" w:rsidRPr="007C437A">
          <w:t xml:space="preserve"> economy of words. </w:t>
        </w:r>
      </w:ins>
      <w:ins w:id="2278" w:author="Arthur Parmentier" w:date="2020-06-05T16:38:00Z">
        <w:r w:rsidRPr="007C437A">
          <w:t>In English, a</w:t>
        </w:r>
      </w:ins>
      <w:ins w:id="2279" w:author="Arthur Parmentier" w:date="2020-06-05T16:37:00Z">
        <w:r w:rsidR="00E814B3" w:rsidRPr="007C437A">
          <w:t xml:space="preserve"> word like </w:t>
        </w:r>
        <w:r w:rsidR="00E814B3" w:rsidRPr="007C437A">
          <w:rPr>
            <w:rStyle w:val="Accentuation"/>
          </w:rPr>
          <w:t>bookkeepers</w:t>
        </w:r>
        <w:r w:rsidR="00E814B3" w:rsidRPr="007C437A">
          <w:t xml:space="preserve"> has four morphemes (</w:t>
        </w:r>
        <w:r w:rsidR="00E814B3" w:rsidRPr="007C437A">
          <w:rPr>
            <w:rStyle w:val="Accentuation"/>
          </w:rPr>
          <w:t>book, keep, -er, -s</w:t>
        </w:r>
        <w:r w:rsidR="00E814B3" w:rsidRPr="007C437A">
          <w:t>) and is put together with morphology</w:t>
        </w:r>
      </w:ins>
      <w:ins w:id="2280" w:author="Arthur Parmentier" w:date="2020-06-05T16:38:00Z">
        <w:r w:rsidRPr="007C437A">
          <w:t>.</w:t>
        </w:r>
      </w:ins>
    </w:p>
    <w:p w:rsidR="00C30769" w:rsidRPr="007C437A" w:rsidRDefault="00501832" w:rsidP="00E814B3">
      <w:pPr>
        <w:rPr>
          <w:ins w:id="2281" w:author="Arthur Parmentier" w:date="2020-06-06T18:57:00Z"/>
        </w:rPr>
      </w:pPr>
      <w:ins w:id="2282" w:author="Arthur Parmentier" w:date="2020-06-05T16:39:00Z">
        <w:r w:rsidRPr="007C437A">
          <w:t xml:space="preserve">In </w:t>
        </w:r>
      </w:ins>
      <w:ins w:id="2283" w:author="Arthur Parmentier" w:date="2020-06-05T16:40:00Z">
        <w:r w:rsidRPr="007C437A">
          <w:t>sign languages in general, there are a variety of morphological</w:t>
        </w:r>
      </w:ins>
      <w:ins w:id="2284" w:author="Arthur Parmentier" w:date="2020-06-05T16:42:00Z">
        <w:r w:rsidRPr="007C437A">
          <w:t xml:space="preserve"> systems and rules</w:t>
        </w:r>
      </w:ins>
      <w:ins w:id="2285" w:author="Arthur Parmentier" w:date="2020-06-05T16:54:00Z">
        <w:r w:rsidR="007C61CD" w:rsidRPr="007C437A">
          <w:rPr>
            <w:rStyle w:val="Appelnotedebasdep"/>
          </w:rPr>
          <w:footnoteReference w:id="37"/>
        </w:r>
      </w:ins>
      <w:ins w:id="2290" w:author="Arthur Parmentier" w:date="2020-06-06T18:52:00Z">
        <w:r w:rsidR="00476F68" w:rsidRPr="007C437A">
          <w:t xml:space="preserve"> that </w:t>
        </w:r>
      </w:ins>
      <w:ins w:id="2291" w:author="Arthur Parmentier" w:date="2020-06-06T18:55:00Z">
        <w:r w:rsidR="00F701F6" w:rsidRPr="007C437A">
          <w:t>assemble basic signs (the equivalent or morphemes) in more complex</w:t>
        </w:r>
      </w:ins>
      <w:ins w:id="2292" w:author="Arthur Parmentier" w:date="2020-06-06T18:56:00Z">
        <w:r w:rsidR="00F701F6" w:rsidRPr="007C437A">
          <w:t xml:space="preserve"> ones (the equivalent of the words)</w:t>
        </w:r>
      </w:ins>
      <w:ins w:id="2293" w:author="Arthur Parmentier" w:date="2020-06-05T16:42:00Z">
        <w:r w:rsidRPr="007C437A">
          <w:t xml:space="preserve">. </w:t>
        </w:r>
      </w:ins>
      <w:ins w:id="2294" w:author="Arthur Parmentier" w:date="2020-06-05T16:43:00Z">
        <w:r w:rsidRPr="007C437A">
          <w:t xml:space="preserve">Consider for instance the sign for “falling” in </w:t>
        </w:r>
      </w:ins>
      <w:ins w:id="2295" w:author="Arthur Parmentier" w:date="2020-06-05T16:44:00Z">
        <w:r w:rsidRPr="007C437A">
          <w:t>French sign language</w:t>
        </w:r>
        <w:r w:rsidRPr="007C437A">
          <w:rPr>
            <w:rStyle w:val="Appelnotedebasdep"/>
          </w:rPr>
          <w:footnoteReference w:id="38"/>
        </w:r>
        <w:r w:rsidRPr="007C437A">
          <w:t>:</w:t>
        </w:r>
        <w:r w:rsidR="00585D0B" w:rsidRPr="007C437A">
          <w:t xml:space="preserve"> starting </w:t>
        </w:r>
      </w:ins>
      <w:ins w:id="2298" w:author="Arthur Parmentier" w:date="2020-06-05T16:45:00Z">
        <w:r w:rsidR="00585D0B" w:rsidRPr="007C437A">
          <w:t xml:space="preserve">from the icon of a person with one hand and the icon of the ground with the other hand, the movement of both hands represents the </w:t>
        </w:r>
      </w:ins>
      <w:ins w:id="2299" w:author="Arthur Parmentier" w:date="2020-06-05T16:46:00Z">
        <w:r w:rsidR="00585D0B" w:rsidRPr="007C437A">
          <w:t xml:space="preserve">movement that a person would have when falling on the ground. We can interpret this sign as a morphological construction </w:t>
        </w:r>
      </w:ins>
      <w:ins w:id="2300" w:author="Arthur Parmentier" w:date="2020-06-05T16:50:00Z">
        <w:r w:rsidR="007C61CD" w:rsidRPr="007C437A">
          <w:t>from the morphemes “</w:t>
        </w:r>
      </w:ins>
      <w:ins w:id="2301" w:author="Arthur Parmentier" w:date="2020-06-05T16:51:00Z">
        <w:r w:rsidR="007C61CD" w:rsidRPr="007C437A">
          <w:t>agent</w:t>
        </w:r>
      </w:ins>
      <w:ins w:id="2302" w:author="Arthur Parmentier" w:date="2020-06-05T16:50:00Z">
        <w:r w:rsidR="007C61CD" w:rsidRPr="007C437A">
          <w:t>”</w:t>
        </w:r>
      </w:ins>
      <w:ins w:id="2303" w:author="Arthur Parmentier" w:date="2020-06-05T16:51:00Z">
        <w:r w:rsidR="007C61CD" w:rsidRPr="007C437A">
          <w:t xml:space="preserve"> (person)</w:t>
        </w:r>
      </w:ins>
      <w:ins w:id="2304" w:author="Arthur Parmentier" w:date="2020-06-05T16:50:00Z">
        <w:r w:rsidR="007C61CD" w:rsidRPr="007C437A">
          <w:t xml:space="preserve"> and “ground”.</w:t>
        </w:r>
      </w:ins>
      <w:ins w:id="2305" w:author="Arthur Parmentier" w:date="2020-06-05T16:51:00Z">
        <w:r w:rsidR="007C61CD" w:rsidRPr="007C437A">
          <w:t xml:space="preserve"> Because of the relatively young age of several sign language, there morpho</w:t>
        </w:r>
      </w:ins>
      <w:ins w:id="2306" w:author="Arthur Parmentier" w:date="2020-06-05T16:52:00Z">
        <w:r w:rsidR="007C61CD" w:rsidRPr="007C437A">
          <w:t>logy is not always clear</w:t>
        </w:r>
      </w:ins>
      <w:ins w:id="2307" w:author="Arthur Parmentier" w:date="2020-06-05T16:53:00Z">
        <w:r w:rsidR="007C61CD" w:rsidRPr="007C437A">
          <w:t xml:space="preserve"> and shared among all speakers of the language.</w:t>
        </w:r>
        <w:r w:rsidR="007C61CD" w:rsidRPr="007C437A">
          <w:rPr>
            <w:rStyle w:val="Appelnotedebasdep"/>
          </w:rPr>
          <w:footnoteReference w:id="39"/>
        </w:r>
      </w:ins>
    </w:p>
    <w:p w:rsidR="007D784E" w:rsidRPr="007C437A" w:rsidRDefault="00C30769" w:rsidP="00E814B3">
      <w:pPr>
        <w:rPr>
          <w:ins w:id="2313" w:author="Arthur Parmentier" w:date="2020-06-05T17:03:00Z"/>
        </w:rPr>
      </w:pPr>
      <w:ins w:id="2314" w:author="Arthur Parmentier" w:date="2020-06-06T18:57:00Z">
        <w:r w:rsidRPr="007C437A">
          <w:t>I</w:t>
        </w:r>
      </w:ins>
      <w:ins w:id="2315" w:author="Arthur Parmentier" w:date="2020-06-05T16:55:00Z">
        <w:r w:rsidR="007D784E" w:rsidRPr="007C437A">
          <w:t xml:space="preserve">n SP, </w:t>
        </w:r>
      </w:ins>
      <w:ins w:id="2316" w:author="Arthur Parmentier" w:date="2020-06-06T18:57:00Z">
        <w:r w:rsidRPr="007C437A">
          <w:t>we can also observe</w:t>
        </w:r>
      </w:ins>
      <w:ins w:id="2317" w:author="Arthur Parmentier" w:date="2020-06-05T16:55:00Z">
        <w:r w:rsidR="007D784E" w:rsidRPr="007C437A">
          <w:t xml:space="preserve"> several morphological constructions that </w:t>
        </w:r>
      </w:ins>
      <w:ins w:id="2318" w:author="Arthur Parmentier" w:date="2020-06-06T18:58:00Z">
        <w:r w:rsidRPr="007C437A">
          <w:t>historically explain particular formations of new signs</w:t>
        </w:r>
      </w:ins>
      <w:ins w:id="2319" w:author="Arthur Parmentier" w:date="2020-06-05T16:56:00Z">
        <w:r w:rsidR="007D784E" w:rsidRPr="007C437A">
          <w:t xml:space="preserve">. </w:t>
        </w:r>
      </w:ins>
      <w:ins w:id="2320" w:author="Arthur Parmentier" w:date="2020-06-05T17:00:00Z">
        <w:r w:rsidR="00B6139A" w:rsidRPr="007C437A">
          <w:t>A controverted example in the SP community is the “chan</w:t>
        </w:r>
      </w:ins>
      <w:ins w:id="2321" w:author="Arthur Parmentier" w:date="2020-06-05T17:01:00Z">
        <w:r w:rsidR="00B6139A" w:rsidRPr="007C437A">
          <w:t xml:space="preserve">ge now” sign that </w:t>
        </w:r>
      </w:ins>
      <w:ins w:id="2322" w:author="Arthur Parmentier" w:date="2020-06-05T17:02:00Z">
        <w:r w:rsidR="00B6139A" w:rsidRPr="007C437A">
          <w:t>is</w:t>
        </w:r>
      </w:ins>
      <w:ins w:id="2323" w:author="Arthur Parmentier" w:date="2020-06-05T17:01:00Z">
        <w:r w:rsidR="00B6139A" w:rsidRPr="007C437A">
          <w:t xml:space="preserve"> a morphological construction from the </w:t>
        </w:r>
      </w:ins>
      <w:ins w:id="2324" w:author="Arthur Parmentier" w:date="2020-06-06T19:00:00Z">
        <w:r w:rsidR="00B44471" w:rsidRPr="007C437A">
          <w:t>morpheme</w:t>
        </w:r>
      </w:ins>
      <w:ins w:id="2325" w:author="Arthur Parmentier" w:date="2020-06-05T17:01:00Z">
        <w:r w:rsidR="00B6139A" w:rsidRPr="007C437A">
          <w:t xml:space="preserve"> “</w:t>
        </w:r>
      </w:ins>
      <w:ins w:id="2326" w:author="Arthur Parmentier" w:date="2020-06-05T17:02:00Z">
        <w:r w:rsidR="00B6139A" w:rsidRPr="007C437A">
          <w:t>change” and the</w:t>
        </w:r>
      </w:ins>
      <w:ins w:id="2327" w:author="Arthur Parmentier" w:date="2020-06-06T19:00:00Z">
        <w:r w:rsidR="00B44471" w:rsidRPr="007C437A">
          <w:t xml:space="preserve"> morpheme</w:t>
        </w:r>
      </w:ins>
      <w:ins w:id="2328" w:author="Arthur Parmentier" w:date="2020-06-05T17:02:00Z">
        <w:r w:rsidR="00B6139A" w:rsidRPr="007C437A">
          <w:t xml:space="preserve"> “hit”, borrowing the hand pose from the first and the movement of the hand from the latter one, creating a </w:t>
        </w:r>
      </w:ins>
      <w:ins w:id="2329" w:author="Arthur Parmentier" w:date="2020-06-05T17:03:00Z">
        <w:r w:rsidR="00B6139A" w:rsidRPr="007C437A">
          <w:t xml:space="preserve">new sign </w:t>
        </w:r>
      </w:ins>
      <w:ins w:id="2330" w:author="Arthur Parmentier" w:date="2020-06-06T19:00:00Z">
        <w:r w:rsidR="00B44471" w:rsidRPr="007C437A">
          <w:t>that could be named</w:t>
        </w:r>
      </w:ins>
      <w:ins w:id="2331" w:author="Arthur Parmentier" w:date="2020-06-05T17:03:00Z">
        <w:r w:rsidR="00B6139A" w:rsidRPr="007C437A">
          <w:t xml:space="preserve"> “change now” (or “change hit”).</w:t>
        </w:r>
      </w:ins>
      <w:ins w:id="2332" w:author="Arthur Parmentier" w:date="2020-06-06T19:01:00Z">
        <w:r w:rsidR="00A83B49" w:rsidRPr="007C437A">
          <w:t xml:space="preserve"> It is also possible to think of the sign “glissando” as an </w:t>
        </w:r>
        <w:r w:rsidR="00A83B49" w:rsidRPr="007C437A">
          <w:lastRenderedPageBreak/>
          <w:t>extension of the morpheme “long tone” to</w:t>
        </w:r>
      </w:ins>
      <w:ins w:id="2333" w:author="Arthur Parmentier" w:date="2020-06-06T19:02:00Z">
        <w:r w:rsidR="00A83B49" w:rsidRPr="007C437A">
          <w:t xml:space="preserve"> the “imaginary ladder” that represents the mapping of pitches in the Y axis of the body (height).</w:t>
        </w:r>
      </w:ins>
    </w:p>
    <w:p w:rsidR="00FE0C03" w:rsidRPr="007C437A" w:rsidRDefault="00B6139A">
      <w:pPr>
        <w:rPr>
          <w:ins w:id="2334" w:author="Arthur Parmentier" w:date="2020-06-05T16:36:00Z"/>
          <w:rPrChange w:id="2335" w:author="Arthur Parmentier" w:date="2020-06-07T15:27:00Z">
            <w:rPr>
              <w:ins w:id="2336" w:author="Arthur Parmentier" w:date="2020-06-05T16:36:00Z"/>
            </w:rPr>
          </w:rPrChange>
        </w:rPr>
        <w:pPrChange w:id="2337" w:author="Arthur Parmentier" w:date="2020-06-05T16:36:00Z">
          <w:pPr>
            <w:pStyle w:val="Titre4"/>
          </w:pPr>
        </w:pPrChange>
      </w:pPr>
      <w:ins w:id="2338" w:author="Arthur Parmentier" w:date="2020-06-05T17:03:00Z">
        <w:r w:rsidRPr="007C437A">
          <w:rPr>
            <w:rPrChange w:id="2339" w:author="Arthur Parmentier" w:date="2020-06-07T15:27:00Z">
              <w:rPr/>
            </w:rPrChange>
          </w:rPr>
          <w:t>These examples are raised</w:t>
        </w:r>
      </w:ins>
      <w:ins w:id="2340" w:author="Arthur Parmentier" w:date="2020-06-06T19:03:00Z">
        <w:r w:rsidR="00201997" w:rsidRPr="007C437A">
          <w:rPr>
            <w:rPrChange w:id="2341" w:author="Arthur Parmentier" w:date="2020-06-07T15:27:00Z">
              <w:rPr/>
            </w:rPrChange>
          </w:rPr>
          <w:t xml:space="preserve"> in this report</w:t>
        </w:r>
      </w:ins>
      <w:ins w:id="2342" w:author="Arthur Parmentier" w:date="2020-06-05T17:03:00Z">
        <w:r w:rsidRPr="007C437A">
          <w:rPr>
            <w:rPrChange w:id="2343" w:author="Arthur Parmentier" w:date="2020-06-07T15:27:00Z">
              <w:rPr/>
            </w:rPrChange>
          </w:rPr>
          <w:t xml:space="preserve"> </w:t>
        </w:r>
      </w:ins>
      <w:ins w:id="2344" w:author="Arthur Parmentier" w:date="2020-06-05T17:04:00Z">
        <w:r w:rsidRPr="007C437A">
          <w:rPr>
            <w:rPrChange w:id="2345" w:author="Arthur Parmentier" w:date="2020-06-07T15:27:00Z">
              <w:rPr/>
            </w:rPrChange>
          </w:rPr>
          <w:t>to point out the role of morphology in the grammar of SP. A deep study from linguists should be made to explore further its mechanisms.</w:t>
        </w:r>
      </w:ins>
    </w:p>
    <w:p w:rsidR="00E814B3" w:rsidRPr="007C437A" w:rsidRDefault="00E814B3">
      <w:pPr>
        <w:pStyle w:val="Titre3"/>
        <w:rPr>
          <w:ins w:id="2346" w:author="Arthur Parmentier" w:date="2020-06-05T18:58:00Z"/>
          <w:rPrChange w:id="2347" w:author="Arthur Parmentier" w:date="2020-06-07T15:27:00Z">
            <w:rPr>
              <w:ins w:id="2348" w:author="Arthur Parmentier" w:date="2020-06-05T18:58:00Z"/>
            </w:rPr>
          </w:rPrChange>
        </w:rPr>
        <w:pPrChange w:id="2349" w:author="Arthur Parmentier" w:date="2020-06-06T20:39:00Z">
          <w:pPr>
            <w:pStyle w:val="Titre4"/>
          </w:pPr>
        </w:pPrChange>
      </w:pPr>
      <w:bookmarkStart w:id="2350" w:name="_Toc42550121"/>
      <w:ins w:id="2351" w:author="Arthur Parmentier" w:date="2020-06-05T16:36:00Z">
        <w:r w:rsidRPr="007C437A">
          <w:rPr>
            <w:rPrChange w:id="2352" w:author="Arthur Parmentier" w:date="2020-06-07T15:27:00Z">
              <w:rPr/>
            </w:rPrChange>
          </w:rPr>
          <w:t xml:space="preserve">Syntax </w:t>
        </w:r>
      </w:ins>
      <w:ins w:id="2353" w:author="Arthur Parmentier" w:date="2020-06-05T16:39:00Z">
        <w:r w:rsidR="00501832" w:rsidRPr="007C437A">
          <w:rPr>
            <w:rPrChange w:id="2354" w:author="Arthur Parmentier" w:date="2020-06-07T15:27:00Z">
              <w:rPr/>
            </w:rPrChange>
          </w:rPr>
          <w:t>in</w:t>
        </w:r>
      </w:ins>
      <w:ins w:id="2355" w:author="Arthur Parmentier" w:date="2020-06-05T16:36:00Z">
        <w:r w:rsidRPr="007C437A">
          <w:rPr>
            <w:rPrChange w:id="2356" w:author="Arthur Parmentier" w:date="2020-06-07T15:27:00Z">
              <w:rPr/>
            </w:rPrChange>
          </w:rPr>
          <w:t xml:space="preserve"> SP</w:t>
        </w:r>
      </w:ins>
      <w:bookmarkEnd w:id="2350"/>
    </w:p>
    <w:p w:rsidR="00EB42AE" w:rsidRPr="007C437A" w:rsidRDefault="00EB42AE">
      <w:pPr>
        <w:pStyle w:val="Titre4"/>
        <w:rPr>
          <w:ins w:id="2357" w:author="Arthur Parmentier" w:date="2020-06-05T16:35:00Z"/>
          <w:rPrChange w:id="2358" w:author="Arthur Parmentier" w:date="2020-06-07T15:27:00Z">
            <w:rPr>
              <w:ins w:id="2359" w:author="Arthur Parmentier" w:date="2020-06-05T16:35:00Z"/>
            </w:rPr>
          </w:rPrChange>
        </w:rPr>
        <w:pPrChange w:id="2360" w:author="Arthur Parmentier" w:date="2020-06-06T20:39:00Z">
          <w:pPr/>
        </w:pPrChange>
      </w:pPr>
      <w:ins w:id="2361" w:author="Arthur Parmentier" w:date="2020-06-05T18:58:00Z">
        <w:r w:rsidRPr="007C437A">
          <w:rPr>
            <w:rPrChange w:id="2362" w:author="Arthur Parmentier" w:date="2020-06-07T15:27:00Z">
              <w:rPr/>
            </w:rPrChange>
          </w:rPr>
          <w:t>The way SP syntax is usually</w:t>
        </w:r>
      </w:ins>
      <w:ins w:id="2363" w:author="Arthur Parmentier" w:date="2020-06-06T19:03:00Z">
        <w:r w:rsidR="007D41A1" w:rsidRPr="007C437A">
          <w:rPr>
            <w:rPrChange w:id="2364" w:author="Arthur Parmentier" w:date="2020-06-07T15:27:00Z">
              <w:rPr/>
            </w:rPrChange>
          </w:rPr>
          <w:t xml:space="preserve"> (historically?)</w:t>
        </w:r>
      </w:ins>
      <w:ins w:id="2365" w:author="Arthur Parmentier" w:date="2020-06-05T18:58:00Z">
        <w:r w:rsidRPr="007C437A">
          <w:rPr>
            <w:rPrChange w:id="2366" w:author="Arthur Parmentier" w:date="2020-06-07T15:27:00Z">
              <w:rPr/>
            </w:rPrChange>
          </w:rPr>
          <w:t xml:space="preserve"> presented</w:t>
        </w:r>
      </w:ins>
    </w:p>
    <w:p w:rsidR="00E814B3" w:rsidRPr="007C437A" w:rsidRDefault="00B40A17" w:rsidP="00E814B3">
      <w:pPr>
        <w:rPr>
          <w:ins w:id="2367" w:author="Arthur Parmentier" w:date="2020-06-05T17:09:00Z"/>
        </w:rPr>
      </w:pPr>
      <w:ins w:id="2368" w:author="Arthur Parmentier" w:date="2020-06-06T19:04:00Z">
        <w:r w:rsidRPr="007C437A">
          <w:t>In addition</w:t>
        </w:r>
      </w:ins>
      <w:ins w:id="2369" w:author="Arthur Parmentier" w:date="2020-06-05T17:07:00Z">
        <w:r w:rsidR="00F941D4" w:rsidRPr="007C437A">
          <w:t xml:space="preserve"> to morphology, syntax is </w:t>
        </w:r>
      </w:ins>
      <w:ins w:id="2370" w:author="Arthur Parmentier" w:date="2020-06-06T19:04:00Z">
        <w:r w:rsidR="00F2032B" w:rsidRPr="007C437A">
          <w:t>the second</w:t>
        </w:r>
      </w:ins>
      <w:ins w:id="2371" w:author="Arthur Parmentier" w:date="2020-06-05T17:08:00Z">
        <w:r w:rsidR="00F941D4" w:rsidRPr="007C437A">
          <w:t xml:space="preserve"> important part of the grammar that defines</w:t>
        </w:r>
        <w:r w:rsidR="00FE0C03" w:rsidRPr="007C437A">
          <w:t xml:space="preserve"> how the different signs can be temporally laid out to form sentences.</w:t>
        </w:r>
      </w:ins>
    </w:p>
    <w:p w:rsidR="00FE0C03" w:rsidRPr="007C437A" w:rsidRDefault="00FE0C03" w:rsidP="00E814B3">
      <w:pPr>
        <w:rPr>
          <w:ins w:id="2372" w:author="Arthur Parmentier" w:date="2020-06-05T16:28:00Z"/>
        </w:rPr>
      </w:pPr>
      <w:ins w:id="2373" w:author="Arthur Parmentier" w:date="2020-06-05T17:09:00Z">
        <w:r w:rsidRPr="007C437A">
          <w:t>Historically, syntax in SP started to be discu</w:t>
        </w:r>
      </w:ins>
      <w:ins w:id="2374" w:author="Arthur Parmentier" w:date="2020-06-05T17:10:00Z">
        <w:r w:rsidRPr="007C437A">
          <w:t>ssed in the 90’s, long after its basic rules were already internalized and used by Walter himself and the other few soundpainters that had learned the langu</w:t>
        </w:r>
      </w:ins>
      <w:ins w:id="2375" w:author="Arthur Parmentier" w:date="2020-06-05T17:11:00Z">
        <w:r w:rsidRPr="007C437A">
          <w:t>age</w:t>
        </w:r>
      </w:ins>
      <w:ins w:id="2376" w:author="Arthur Parmentier" w:date="2020-06-06T17:05:00Z">
        <w:r w:rsidR="003724FD" w:rsidRPr="007C437A">
          <w:t>: “It wasn’t until 1997 during a Soundpainting residence in Woodstock, NY that I and Soundpainter Sarah Weaver formalized the syntax.”</w:t>
        </w:r>
        <w:r w:rsidR="003724FD" w:rsidRPr="007C437A">
          <w:rPr>
            <w:rStyle w:val="Appelnotedebasdep"/>
          </w:rPr>
          <w:footnoteReference w:id="40"/>
        </w:r>
      </w:ins>
    </w:p>
    <w:p w:rsidR="00FE0C03" w:rsidRPr="007C437A" w:rsidRDefault="00FE0C03" w:rsidP="00FE0C03">
      <w:pPr>
        <w:rPr>
          <w:ins w:id="2378" w:author="Arthur Parmentier" w:date="2020-06-05T17:15:00Z"/>
        </w:rPr>
      </w:pPr>
      <w:ins w:id="2379" w:author="Arthur Parmentier" w:date="2020-06-05T17:12:00Z">
        <w:r w:rsidRPr="007C437A">
          <w:t>In his SP workbook</w:t>
        </w:r>
      </w:ins>
      <w:ins w:id="2380" w:author="Arthur Parmentier" w:date="2020-06-05T17:13:00Z">
        <w:r w:rsidRPr="007C437A">
          <w:t xml:space="preserve"> 2</w:t>
        </w:r>
      </w:ins>
      <w:ins w:id="2381" w:author="Arthur Parmentier" w:date="2020-06-05T17:14:00Z">
        <w:r w:rsidRPr="007C437A">
          <w:t xml:space="preserve"> as well as on his website</w:t>
        </w:r>
        <w:r w:rsidRPr="007C437A">
          <w:rPr>
            <w:rStyle w:val="Appelnotedebasdep"/>
          </w:rPr>
          <w:footnoteReference w:id="41"/>
        </w:r>
      </w:ins>
      <w:ins w:id="2383" w:author="Arthur Parmentier" w:date="2020-06-05T17:12:00Z">
        <w:r w:rsidRPr="007C437A">
          <w:t>, Walter</w:t>
        </w:r>
      </w:ins>
      <w:ins w:id="2384" w:author="Arthur Parmentier" w:date="2020-06-05T17:13:00Z">
        <w:r w:rsidRPr="007C437A">
          <w:t xml:space="preserve"> presents the “structure of SP” in the following terms:</w:t>
        </w:r>
      </w:ins>
      <w:ins w:id="2385" w:author="Arthur Parmentier" w:date="2020-06-05T17:15:00Z">
        <w:r w:rsidRPr="007C437A">
          <w:t xml:space="preserve"> </w:t>
        </w:r>
      </w:ins>
    </w:p>
    <w:p w:rsidR="00FE0C03" w:rsidRPr="007C437A" w:rsidRDefault="00FE0C03">
      <w:pPr>
        <w:pStyle w:val="Citation"/>
        <w:rPr>
          <w:ins w:id="2386" w:author="Arthur Parmentier" w:date="2020-06-05T17:15:00Z"/>
          <w:rPrChange w:id="2387" w:author="Arthur Parmentier" w:date="2020-06-07T15:27:00Z">
            <w:rPr>
              <w:ins w:id="2388" w:author="Arthur Parmentier" w:date="2020-06-05T17:15:00Z"/>
            </w:rPr>
          </w:rPrChange>
        </w:rPr>
        <w:pPrChange w:id="2389" w:author="Arthur Parmentier" w:date="2020-06-05T17:15:00Z">
          <w:pPr/>
        </w:pPrChange>
      </w:pPr>
      <w:ins w:id="2390" w:author="Arthur Parmentier" w:date="2020-06-05T17:15:00Z">
        <w:r w:rsidRPr="007C437A">
          <w:rPr>
            <w:rPrChange w:id="2391" w:author="Arthur Parmentier" w:date="2020-06-07T15:27:00Z">
              <w:rPr>
                <w:i/>
                <w:iCs/>
              </w:rPr>
            </w:rPrChange>
          </w:rPr>
          <w:t>“The Soundpainting gestures are grouped in two basic categories: Sculpting gestures and Function signals.</w:t>
        </w:r>
      </w:ins>
    </w:p>
    <w:p w:rsidR="00FE0C03" w:rsidRPr="007C437A" w:rsidRDefault="00FE0C03">
      <w:pPr>
        <w:pStyle w:val="Citation"/>
        <w:rPr>
          <w:ins w:id="2392" w:author="Arthur Parmentier" w:date="2020-06-05T17:15:00Z"/>
          <w:rPrChange w:id="2393" w:author="Arthur Parmentier" w:date="2020-06-07T15:27:00Z">
            <w:rPr>
              <w:ins w:id="2394" w:author="Arthur Parmentier" w:date="2020-06-05T17:15:00Z"/>
            </w:rPr>
          </w:rPrChange>
        </w:rPr>
        <w:pPrChange w:id="2395" w:author="Arthur Parmentier" w:date="2020-06-05T17:15:00Z">
          <w:pPr/>
        </w:pPrChange>
      </w:pPr>
      <w:ins w:id="2396" w:author="Arthur Parmentier" w:date="2020-06-05T17:15:00Z">
        <w:r w:rsidRPr="007C437A">
          <w:rPr>
            <w:rPrChange w:id="2397" w:author="Arthur Parmentier" w:date="2020-06-07T15:27:00Z">
              <w:rPr>
                <w:i/>
                <w:iCs/>
              </w:rPr>
            </w:rPrChange>
          </w:rPr>
          <w:t>Sculpting gestures indicate What type of material and How it is to be performed and Function signals indicate Who performs and When to begin performing. Who, What, How, and When comprise the Soundpainting syntax. Note: The How gestures are not always employed. The Soundpainter often signs a phrase leaving out a How gesture. For example: Whole Group, Long Tone, Play. If you sign your phrase without a How gesture, then it is the performers choice in deciding the dynamics and quality of the material.</w:t>
        </w:r>
      </w:ins>
    </w:p>
    <w:p w:rsidR="00FE0C03" w:rsidRPr="007C437A" w:rsidRDefault="00FE0C03">
      <w:pPr>
        <w:pStyle w:val="Citation"/>
        <w:rPr>
          <w:ins w:id="2398" w:author="Arthur Parmentier" w:date="2020-06-05T17:15:00Z"/>
          <w:rPrChange w:id="2399" w:author="Arthur Parmentier" w:date="2020-06-07T15:27:00Z">
            <w:rPr>
              <w:ins w:id="2400" w:author="Arthur Parmentier" w:date="2020-06-05T17:15:00Z"/>
            </w:rPr>
          </w:rPrChange>
        </w:rPr>
        <w:pPrChange w:id="2401" w:author="Arthur Parmentier" w:date="2020-06-05T17:15:00Z">
          <w:pPr/>
        </w:pPrChange>
      </w:pPr>
      <w:ins w:id="2402" w:author="Arthur Parmentier" w:date="2020-06-05T17:15:00Z">
        <w:r w:rsidRPr="007C437A">
          <w:rPr>
            <w:rPrChange w:id="2403" w:author="Arthur Parmentier" w:date="2020-06-07T15:27:00Z">
              <w:rPr>
                <w:i/>
                <w:iCs/>
              </w:rPr>
            </w:rPrChange>
          </w:rPr>
          <w:t>The Soundpainting syntax Who, What, How, When and the two basic categories Sculpting Gestures and Function Signals are further broken down into six subcategories: Identifiers, Content, Modifiers, Go gestures, Modes, and Palettes.</w:t>
        </w:r>
      </w:ins>
    </w:p>
    <w:p w:rsidR="00FE0C03" w:rsidRPr="007C437A" w:rsidRDefault="00FE0C03">
      <w:pPr>
        <w:pStyle w:val="Citation"/>
        <w:rPr>
          <w:ins w:id="2404" w:author="Arthur Parmentier" w:date="2020-06-05T17:15:00Z"/>
          <w:rPrChange w:id="2405" w:author="Arthur Parmentier" w:date="2020-06-07T15:27:00Z">
            <w:rPr>
              <w:ins w:id="2406" w:author="Arthur Parmentier" w:date="2020-06-05T17:15:00Z"/>
            </w:rPr>
          </w:rPrChange>
        </w:rPr>
        <w:pPrChange w:id="2407" w:author="Arthur Parmentier" w:date="2020-06-05T17:15:00Z">
          <w:pPr/>
        </w:pPrChange>
      </w:pPr>
      <w:ins w:id="2408" w:author="Arthur Parmentier" w:date="2020-06-05T17:15:00Z">
        <w:r w:rsidRPr="007C437A">
          <w:rPr>
            <w:rPrChange w:id="2409" w:author="Arthur Parmentier" w:date="2020-06-07T15:27:00Z">
              <w:rPr>
                <w:i/>
                <w:iCs/>
              </w:rPr>
            </w:rPrChange>
          </w:rPr>
          <w:t>1 – Identifiers are in the Function category and are Who gestures such as Whole Group, Woodwinds, Brass, Group 1, Rest of the Group, etc.</w:t>
        </w:r>
      </w:ins>
    </w:p>
    <w:p w:rsidR="00FE0C03" w:rsidRPr="007C437A" w:rsidRDefault="00FE0C03">
      <w:pPr>
        <w:pStyle w:val="Citation"/>
        <w:rPr>
          <w:ins w:id="2410" w:author="Arthur Parmentier" w:date="2020-06-05T17:15:00Z"/>
          <w:rPrChange w:id="2411" w:author="Arthur Parmentier" w:date="2020-06-07T15:27:00Z">
            <w:rPr>
              <w:ins w:id="2412" w:author="Arthur Parmentier" w:date="2020-06-05T17:15:00Z"/>
            </w:rPr>
          </w:rPrChange>
        </w:rPr>
        <w:pPrChange w:id="2413" w:author="Arthur Parmentier" w:date="2020-06-05T17:15:00Z">
          <w:pPr/>
        </w:pPrChange>
      </w:pPr>
      <w:ins w:id="2414" w:author="Arthur Parmentier" w:date="2020-06-05T17:15:00Z">
        <w:r w:rsidRPr="007C437A">
          <w:rPr>
            <w:rPrChange w:id="2415" w:author="Arthur Parmentier" w:date="2020-06-07T15:27:00Z">
              <w:rPr>
                <w:i/>
                <w:iCs/>
              </w:rPr>
            </w:rPrChange>
          </w:rPr>
          <w:t>2 – Content gestures are in the Sculpting category and identify What type of material is to be performed such as Pointillism, Minimalism, Long Tone, Play Can’t Play etc.</w:t>
        </w:r>
      </w:ins>
    </w:p>
    <w:p w:rsidR="00FE0C03" w:rsidRPr="007C437A" w:rsidRDefault="00FE0C03">
      <w:pPr>
        <w:pStyle w:val="Citation"/>
        <w:rPr>
          <w:ins w:id="2416" w:author="Arthur Parmentier" w:date="2020-06-05T17:15:00Z"/>
          <w:rPrChange w:id="2417" w:author="Arthur Parmentier" w:date="2020-06-07T15:27:00Z">
            <w:rPr>
              <w:ins w:id="2418" w:author="Arthur Parmentier" w:date="2020-06-05T17:15:00Z"/>
            </w:rPr>
          </w:rPrChange>
        </w:rPr>
        <w:pPrChange w:id="2419" w:author="Arthur Parmentier" w:date="2020-06-05T17:15:00Z">
          <w:pPr/>
        </w:pPrChange>
      </w:pPr>
      <w:ins w:id="2420" w:author="Arthur Parmentier" w:date="2020-06-05T17:15:00Z">
        <w:r w:rsidRPr="007C437A">
          <w:rPr>
            <w:rPrChange w:id="2421" w:author="Arthur Parmentier" w:date="2020-06-07T15:27:00Z">
              <w:rPr>
                <w:i/>
                <w:iCs/>
              </w:rPr>
            </w:rPrChange>
          </w:rPr>
          <w:lastRenderedPageBreak/>
          <w:t>3 – Modifiers are in the Sculpting category and are How gestures such as Volume Fader and Tempo Fader.</w:t>
        </w:r>
      </w:ins>
    </w:p>
    <w:p w:rsidR="00FE0C03" w:rsidRPr="007C437A" w:rsidRDefault="00FE0C03">
      <w:pPr>
        <w:pStyle w:val="Citation"/>
        <w:rPr>
          <w:ins w:id="2422" w:author="Arthur Parmentier" w:date="2020-06-05T17:15:00Z"/>
          <w:rPrChange w:id="2423" w:author="Arthur Parmentier" w:date="2020-06-07T15:27:00Z">
            <w:rPr>
              <w:ins w:id="2424" w:author="Arthur Parmentier" w:date="2020-06-05T17:15:00Z"/>
            </w:rPr>
          </w:rPrChange>
        </w:rPr>
        <w:pPrChange w:id="2425" w:author="Arthur Parmentier" w:date="2020-06-05T17:15:00Z">
          <w:pPr/>
        </w:pPrChange>
      </w:pPr>
      <w:ins w:id="2426" w:author="Arthur Parmentier" w:date="2020-06-05T17:15:00Z">
        <w:r w:rsidRPr="007C437A">
          <w:rPr>
            <w:rPrChange w:id="2427" w:author="Arthur Parmentier" w:date="2020-06-07T15:27:00Z">
              <w:rPr>
                <w:i/>
                <w:iCs/>
              </w:rPr>
            </w:rPrChange>
          </w:rPr>
          <w:t>4 – Go gestures are in the Function category and indicate When to enter or exit the composition and in some cases when to exit Content such as Snapshot or Launch Mode.</w:t>
        </w:r>
      </w:ins>
    </w:p>
    <w:p w:rsidR="00FE0C03" w:rsidRPr="007C437A" w:rsidRDefault="00FE0C03">
      <w:pPr>
        <w:pStyle w:val="Citation"/>
        <w:rPr>
          <w:ins w:id="2428" w:author="Arthur Parmentier" w:date="2020-06-05T17:15:00Z"/>
          <w:rPrChange w:id="2429" w:author="Arthur Parmentier" w:date="2020-06-07T15:27:00Z">
            <w:rPr>
              <w:ins w:id="2430" w:author="Arthur Parmentier" w:date="2020-06-05T17:15:00Z"/>
            </w:rPr>
          </w:rPrChange>
        </w:rPr>
        <w:pPrChange w:id="2431" w:author="Arthur Parmentier" w:date="2020-06-05T17:15:00Z">
          <w:pPr/>
        </w:pPrChange>
      </w:pPr>
      <w:ins w:id="2432" w:author="Arthur Parmentier" w:date="2020-06-05T17:15:00Z">
        <w:r w:rsidRPr="007C437A">
          <w:rPr>
            <w:rPrChange w:id="2433" w:author="Arthur Parmentier" w:date="2020-06-07T15:27:00Z">
              <w:rPr>
                <w:i/>
                <w:iCs/>
              </w:rPr>
            </w:rPrChange>
          </w:rPr>
          <w:t>5 – Modes are in the Sculpting category and are Content gestures embodying specific performance parameters. Scanning, Point to Point, and Launch Mode are several examples of Modes.</w:t>
        </w:r>
      </w:ins>
    </w:p>
    <w:p w:rsidR="00FE0C03" w:rsidRPr="007C437A" w:rsidRDefault="00FE0C03">
      <w:pPr>
        <w:pStyle w:val="Citation"/>
        <w:rPr>
          <w:ins w:id="2434" w:author="Arthur Parmentier" w:date="2020-06-05T17:13:00Z"/>
          <w:rPrChange w:id="2435" w:author="Arthur Parmentier" w:date="2020-06-07T15:27:00Z">
            <w:rPr>
              <w:ins w:id="2436" w:author="Arthur Parmentier" w:date="2020-06-05T17:13:00Z"/>
            </w:rPr>
          </w:rPrChange>
        </w:rPr>
        <w:pPrChange w:id="2437" w:author="Arthur Parmentier" w:date="2020-06-05T17:15:00Z">
          <w:pPr/>
        </w:pPrChange>
      </w:pPr>
      <w:ins w:id="2438" w:author="Arthur Parmentier" w:date="2020-06-05T17:15:00Z">
        <w:r w:rsidRPr="007C437A">
          <w:rPr>
            <w:rPrChange w:id="2439" w:author="Arthur Parmentier" w:date="2020-06-07T15:27:00Z">
              <w:rPr>
                <w:i/>
                <w:iCs/>
              </w:rPr>
            </w:rPrChange>
          </w:rPr>
          <w:t>6 – Palettes are in the Sculpting category and are primarily Content gestures identifying composed and/or rehearsed material”</w:t>
        </w:r>
      </w:ins>
    </w:p>
    <w:p w:rsidR="00EB115B" w:rsidRDefault="00EB115B">
      <w:pPr>
        <w:pStyle w:val="Titre4"/>
        <w:rPr>
          <w:ins w:id="2440" w:author="Arthur Parmentier" w:date="2020-06-07T23:59:00Z"/>
        </w:rPr>
        <w:pPrChange w:id="2441" w:author="Arthur Parmentier" w:date="2020-06-07T23:59:00Z">
          <w:pPr/>
        </w:pPrChange>
      </w:pPr>
      <w:ins w:id="2442" w:author="Arthur Parmentier" w:date="2020-06-07T23:59:00Z">
        <w:r>
          <w:t xml:space="preserve">Initial remarks on </w:t>
        </w:r>
      </w:ins>
      <w:ins w:id="2443" w:author="Arthur Parmentier" w:date="2020-06-08T00:00:00Z">
        <w:r>
          <w:t>the “structure of SP” presented by Thompson</w:t>
        </w:r>
      </w:ins>
    </w:p>
    <w:p w:rsidR="00E814B3" w:rsidRPr="007C437A" w:rsidRDefault="00BF0C35" w:rsidP="00E814B3">
      <w:pPr>
        <w:rPr>
          <w:ins w:id="2444" w:author="Arthur Parmentier" w:date="2020-06-05T17:23:00Z"/>
        </w:rPr>
      </w:pPr>
      <w:ins w:id="2445" w:author="Arthur Parmentier" w:date="2020-06-05T17:20:00Z">
        <w:r w:rsidRPr="007C437A">
          <w:t xml:space="preserve">We can see that </w:t>
        </w:r>
      </w:ins>
      <w:ins w:id="2446" w:author="Arthur Parmentier" w:date="2020-06-06T19:05:00Z">
        <w:r w:rsidR="0069782B" w:rsidRPr="007C437A">
          <w:t>by the term “structure”, Thompson refers to</w:t>
        </w:r>
      </w:ins>
      <w:ins w:id="2447" w:author="Arthur Parmentier" w:date="2020-06-08T00:00:00Z">
        <w:r w:rsidR="00CD6D2E">
          <w:t xml:space="preserve"> two elements:</w:t>
        </w:r>
      </w:ins>
      <w:ins w:id="2448" w:author="Arthur Parmentier" w:date="2020-06-05T17:20:00Z">
        <w:r w:rsidRPr="007C437A">
          <w:t xml:space="preserve"> the synta</w:t>
        </w:r>
      </w:ins>
      <w:ins w:id="2449" w:author="Arthur Parmentier" w:date="2020-06-07T22:27:00Z">
        <w:r w:rsidR="00424342">
          <w:t>ctic structure</w:t>
        </w:r>
      </w:ins>
      <w:ins w:id="2450" w:author="Arthur Parmentier" w:date="2020-06-08T00:00:00Z">
        <w:r w:rsidR="00CD6D2E">
          <w:t>s</w:t>
        </w:r>
      </w:ins>
      <w:ins w:id="2451" w:author="Arthur Parmentier" w:date="2020-06-07T22:45:00Z">
        <w:r w:rsidR="004F7994">
          <w:t xml:space="preserve"> and functions</w:t>
        </w:r>
      </w:ins>
      <w:ins w:id="2452" w:author="Arthur Parmentier" w:date="2020-06-05T17:20:00Z">
        <w:r w:rsidRPr="007C437A">
          <w:t xml:space="preserve"> of SP (and perhaps the term “structure” could be refined in that sense; we have seen previously that there</w:t>
        </w:r>
      </w:ins>
      <w:ins w:id="2453" w:author="Arthur Parmentier" w:date="2020-06-05T17:21:00Z">
        <w:r w:rsidRPr="007C437A">
          <w:t xml:space="preserve"> are other important structures in SP</w:t>
        </w:r>
      </w:ins>
      <w:ins w:id="2454" w:author="Arthur Parmentier" w:date="2020-06-07T22:27:00Z">
        <w:r w:rsidR="00424342">
          <w:t xml:space="preserve"> such as morphological structures</w:t>
        </w:r>
      </w:ins>
      <w:ins w:id="2455" w:author="Arthur Parmentier" w:date="2020-06-05T17:21:00Z">
        <w:r w:rsidRPr="007C437A">
          <w:t>). It is also in those terms that SP is presented during the workshops that I have experienced.</w:t>
        </w:r>
      </w:ins>
      <w:ins w:id="2456" w:author="Arthur Parmentier" w:date="2020-06-05T17:23:00Z">
        <w:r w:rsidRPr="007C437A">
          <w:t xml:space="preserve"> Before going further, let’s make some initial remarks on this introduction to the SP syntax:</w:t>
        </w:r>
      </w:ins>
    </w:p>
    <w:p w:rsidR="00BF0C35" w:rsidRPr="007C437A" w:rsidRDefault="00BF0C35" w:rsidP="00BF0C35">
      <w:pPr>
        <w:pStyle w:val="Paragraphedeliste"/>
        <w:numPr>
          <w:ilvl w:val="0"/>
          <w:numId w:val="11"/>
        </w:numPr>
        <w:rPr>
          <w:ins w:id="2457" w:author="Arthur Parmentier" w:date="2020-06-05T17:27:00Z"/>
        </w:rPr>
      </w:pPr>
      <w:ins w:id="2458" w:author="Arthur Parmentier" w:date="2020-06-05T17:25:00Z">
        <w:r w:rsidRPr="007C437A">
          <w:t xml:space="preserve">Walter describes a hierarchy of categories: the two </w:t>
        </w:r>
      </w:ins>
      <w:ins w:id="2459" w:author="Arthur Parmentier" w:date="2020-06-05T17:26:00Z">
        <w:r w:rsidRPr="007C437A">
          <w:t xml:space="preserve">initial categories “sculpting gestures” and “function signals” are </w:t>
        </w:r>
      </w:ins>
      <w:ins w:id="2460" w:author="Arthur Parmentier" w:date="2020-06-07T22:27:00Z">
        <w:r w:rsidR="005F4770">
          <w:t>“</w:t>
        </w:r>
      </w:ins>
      <w:ins w:id="2461" w:author="Arthur Parmentier" w:date="2020-06-05T17:26:00Z">
        <w:r w:rsidRPr="007C437A">
          <w:t>broken</w:t>
        </w:r>
      </w:ins>
      <w:ins w:id="2462" w:author="Arthur Parmentier" w:date="2020-06-07T22:27:00Z">
        <w:r w:rsidR="005F4770">
          <w:t xml:space="preserve"> down”</w:t>
        </w:r>
      </w:ins>
      <w:ins w:id="2463" w:author="Arthur Parmentier" w:date="2020-06-05T17:26:00Z">
        <w:r w:rsidRPr="007C437A">
          <w:t xml:space="preserve"> into the Who, What, How, When, Modes and Palettes sub-categories.</w:t>
        </w:r>
      </w:ins>
    </w:p>
    <w:p w:rsidR="00BF0C35" w:rsidRPr="007C437A" w:rsidRDefault="00BF0C35" w:rsidP="00BF0C35">
      <w:pPr>
        <w:pStyle w:val="Paragraphedeliste"/>
        <w:numPr>
          <w:ilvl w:val="0"/>
          <w:numId w:val="11"/>
        </w:numPr>
        <w:rPr>
          <w:ins w:id="2464" w:author="Arthur Parmentier" w:date="2020-06-05T17:34:00Z"/>
        </w:rPr>
      </w:pPr>
      <w:ins w:id="2465" w:author="Arthur Parmentier" w:date="2020-06-05T17:27:00Z">
        <w:r w:rsidRPr="007C437A">
          <w:t>The ordering at which the signs are sequenced in time is at the level of the sub-categories (Who, What, How, When – the ordering when using</w:t>
        </w:r>
      </w:ins>
      <w:ins w:id="2466" w:author="Arthur Parmentier" w:date="2020-06-05T17:28:00Z">
        <w:r w:rsidRPr="007C437A">
          <w:t xml:space="preserve"> Modes or Palettes is not mentioned) but is independent of the meta-categories “Sculpting gestures” and “function signals”. </w:t>
        </w:r>
      </w:ins>
      <w:ins w:id="2467" w:author="Arthur Parmentier" w:date="2020-06-05T17:35:00Z">
        <w:r w:rsidR="00573D3D" w:rsidRPr="007C437A">
          <w:t>Consequently</w:t>
        </w:r>
      </w:ins>
      <w:ins w:id="2468" w:author="Arthur Parmentier" w:date="2020-06-05T17:29:00Z">
        <w:r w:rsidRPr="007C437A">
          <w:t xml:space="preserve">, </w:t>
        </w:r>
      </w:ins>
      <w:ins w:id="2469" w:author="Arthur Parmentier" w:date="2020-06-07T22:28:00Z">
        <w:r w:rsidR="00BC41ED">
          <w:t xml:space="preserve">the “Who, What, How, When” corresponds to the syntactic structure while </w:t>
        </w:r>
      </w:ins>
      <w:ins w:id="2470" w:author="Arthur Parmentier" w:date="2020-06-05T17:29:00Z">
        <w:r w:rsidRPr="007C437A">
          <w:t xml:space="preserve">these meta-categories are not syntax </w:t>
        </w:r>
      </w:ins>
      <w:ins w:id="2471" w:author="Arthur Parmentier" w:date="2020-06-05T17:30:00Z">
        <w:r w:rsidR="00573D3D" w:rsidRPr="007C437A">
          <w:t>categorizes</w:t>
        </w:r>
      </w:ins>
      <w:ins w:id="2472" w:author="Arthur Parmentier" w:date="2020-06-05T17:29:00Z">
        <w:r w:rsidR="00573D3D" w:rsidRPr="007C437A">
          <w:t xml:space="preserve"> but </w:t>
        </w:r>
      </w:ins>
      <w:ins w:id="2473" w:author="Arthur Parmentier" w:date="2020-06-05T17:34:00Z">
        <w:r w:rsidR="00573D3D" w:rsidRPr="007C437A">
          <w:t xml:space="preserve">my interpretation is that they </w:t>
        </w:r>
      </w:ins>
      <w:ins w:id="2474" w:author="Arthur Parmentier" w:date="2020-06-05T17:29:00Z">
        <w:r w:rsidR="00573D3D" w:rsidRPr="007C437A">
          <w:t xml:space="preserve">rather </w:t>
        </w:r>
      </w:ins>
      <w:ins w:id="2475" w:author="Arthur Parmentier" w:date="2020-06-05T17:34:00Z">
        <w:r w:rsidR="00573D3D" w:rsidRPr="007C437A">
          <w:t>represent</w:t>
        </w:r>
      </w:ins>
      <w:ins w:id="2476" w:author="Arthur Parmentier" w:date="2020-06-05T17:30:00Z">
        <w:r w:rsidR="00573D3D" w:rsidRPr="007C437A">
          <w:t xml:space="preserve"> Walter’s interpretation of their </w:t>
        </w:r>
      </w:ins>
      <w:ins w:id="2477" w:author="Arthur Parmentier" w:date="2020-06-06T19:09:00Z">
        <w:r w:rsidR="005D20E2" w:rsidRPr="007C437A">
          <w:t>role</w:t>
        </w:r>
      </w:ins>
      <w:ins w:id="2478" w:author="Arthur Parmentier" w:date="2020-06-05T17:30:00Z">
        <w:r w:rsidR="00573D3D" w:rsidRPr="007C437A">
          <w:t xml:space="preserve"> in the sentence</w:t>
        </w:r>
      </w:ins>
      <w:ins w:id="2479" w:author="Arthur Parmentier" w:date="2020-06-06T19:10:00Z">
        <w:r w:rsidR="005D20E2" w:rsidRPr="007C437A">
          <w:t>, from the point of view of the composer rather than the linguist</w:t>
        </w:r>
      </w:ins>
      <w:ins w:id="2480" w:author="Arthur Parmentier" w:date="2020-06-05T17:30:00Z">
        <w:r w:rsidR="00573D3D" w:rsidRPr="007C437A">
          <w:t>.</w:t>
        </w:r>
      </w:ins>
    </w:p>
    <w:p w:rsidR="005C7C74" w:rsidRDefault="00573D3D">
      <w:pPr>
        <w:pStyle w:val="Paragraphedeliste"/>
        <w:numPr>
          <w:ilvl w:val="0"/>
          <w:numId w:val="11"/>
        </w:numPr>
        <w:rPr>
          <w:ins w:id="2481" w:author="Arthur Parmentier" w:date="2020-06-07T22:47:00Z"/>
        </w:rPr>
      </w:pPr>
      <w:ins w:id="2482" w:author="Arthur Parmentier" w:date="2020-06-05T17:35:00Z">
        <w:r w:rsidRPr="007C437A">
          <w:t>There are some ambiguities with the “Pa</w:t>
        </w:r>
      </w:ins>
      <w:ins w:id="2483" w:author="Arthur Parmentier" w:date="2020-06-05T17:36:00Z">
        <w:r w:rsidRPr="007C437A">
          <w:t>lettes”</w:t>
        </w:r>
      </w:ins>
      <w:ins w:id="2484" w:author="Arthur Parmentier" w:date="2020-06-07T22:48:00Z">
        <w:r w:rsidR="005C7C74">
          <w:t xml:space="preserve"> and “Modes”</w:t>
        </w:r>
      </w:ins>
      <w:ins w:id="2485" w:author="Arthur Parmentier" w:date="2020-06-05T17:36:00Z">
        <w:r w:rsidRPr="007C437A">
          <w:t xml:space="preserve"> categor</w:t>
        </w:r>
      </w:ins>
      <w:ins w:id="2486" w:author="Arthur Parmentier" w:date="2020-06-07T22:48:00Z">
        <w:r w:rsidR="005C7C74">
          <w:t>ies</w:t>
        </w:r>
      </w:ins>
      <w:ins w:id="2487" w:author="Arthur Parmentier" w:date="2020-06-05T17:36:00Z">
        <w:r w:rsidRPr="007C437A">
          <w:t xml:space="preserve">, that </w:t>
        </w:r>
      </w:ins>
      <w:ins w:id="2488" w:author="Arthur Parmentier" w:date="2020-06-07T22:49:00Z">
        <w:r w:rsidR="005C7C74">
          <w:t xml:space="preserve">are </w:t>
        </w:r>
      </w:ins>
      <w:ins w:id="2489" w:author="Arthur Parmentier" w:date="2020-06-05T17:36:00Z">
        <w:r w:rsidRPr="007C437A">
          <w:t>said to also contain signs o</w:t>
        </w:r>
      </w:ins>
      <w:ins w:id="2490" w:author="Arthur Parmentier" w:date="2020-06-05T17:37:00Z">
        <w:r w:rsidRPr="007C437A">
          <w:t xml:space="preserve">f </w:t>
        </w:r>
      </w:ins>
      <w:ins w:id="2491" w:author="Arthur Parmentier" w:date="2020-06-05T17:36:00Z">
        <w:r w:rsidRPr="007C437A">
          <w:t>the category “Content”, although this division is at the same level.</w:t>
        </w:r>
      </w:ins>
      <w:ins w:id="2492" w:author="Arthur Parmentier" w:date="2020-06-05T17:37:00Z">
        <w:r w:rsidRPr="007C437A">
          <w:t xml:space="preserve"> </w:t>
        </w:r>
      </w:ins>
    </w:p>
    <w:p w:rsidR="005C7C74" w:rsidRDefault="00ED0716" w:rsidP="00E814B3">
      <w:pPr>
        <w:pStyle w:val="Paragraphedeliste"/>
        <w:numPr>
          <w:ilvl w:val="0"/>
          <w:numId w:val="11"/>
        </w:numPr>
        <w:rPr>
          <w:ins w:id="2493" w:author="Arthur Parmentier" w:date="2020-06-07T22:49:00Z"/>
        </w:rPr>
      </w:pPr>
      <w:ins w:id="2494" w:author="Arthur Parmentier" w:date="2020-06-07T22:49:00Z">
        <w:r>
          <w:t>On one hand, t</w:t>
        </w:r>
      </w:ins>
      <w:ins w:id="2495" w:author="Arthur Parmentier" w:date="2020-06-05T17:46:00Z">
        <w:r w:rsidR="005441BE" w:rsidRPr="007C437A">
          <w:t xml:space="preserve">he “Who, What, How, When” categories can be seen as the </w:t>
        </w:r>
      </w:ins>
      <w:ins w:id="2496" w:author="Arthur Parmentier" w:date="2020-06-05T17:47:00Z">
        <w:r w:rsidR="005441BE" w:rsidRPr="007C437A">
          <w:t>analogies</w:t>
        </w:r>
      </w:ins>
      <w:ins w:id="2497" w:author="Arthur Parmentier" w:date="2020-06-05T17:46:00Z">
        <w:r w:rsidR="005441BE" w:rsidRPr="007C437A">
          <w:t xml:space="preserve"> of </w:t>
        </w:r>
      </w:ins>
      <w:ins w:id="2498" w:author="Arthur Parmentier" w:date="2020-06-07T22:42:00Z">
        <w:r w:rsidR="0080218A">
          <w:t>subject, verb</w:t>
        </w:r>
      </w:ins>
      <w:ins w:id="2499" w:author="Arthur Parmentier" w:date="2020-06-07T22:43:00Z">
        <w:r w:rsidR="00523A85">
          <w:t>, direct object</w:t>
        </w:r>
      </w:ins>
      <w:ins w:id="2500" w:author="Arthur Parmentier" w:date="2020-06-07T22:42:00Z">
        <w:r w:rsidR="0080218A">
          <w:t xml:space="preserve"> </w:t>
        </w:r>
      </w:ins>
      <w:ins w:id="2501" w:author="Arthur Parmentier" w:date="2020-06-05T17:47:00Z">
        <w:r w:rsidR="005441BE" w:rsidRPr="007C437A">
          <w:t xml:space="preserve">and other </w:t>
        </w:r>
      </w:ins>
      <w:ins w:id="2502" w:author="Arthur Parmentier" w:date="2020-06-05T19:22:00Z">
        <w:r w:rsidR="000E299B" w:rsidRPr="007C437A">
          <w:t>syntactic</w:t>
        </w:r>
      </w:ins>
      <w:ins w:id="2503" w:author="Arthur Parmentier" w:date="2020-06-05T17:47:00Z">
        <w:r w:rsidR="005441BE" w:rsidRPr="007C437A">
          <w:t xml:space="preserve"> </w:t>
        </w:r>
      </w:ins>
      <w:ins w:id="2504" w:author="Arthur Parmentier" w:date="2020-06-07T22:42:00Z">
        <w:r w:rsidR="0080218A">
          <w:t>functions</w:t>
        </w:r>
      </w:ins>
      <w:ins w:id="2505" w:author="Arthur Parmentier" w:date="2020-06-05T17:47:00Z">
        <w:r w:rsidR="005441BE" w:rsidRPr="007C437A">
          <w:t xml:space="preserve"> in written or oral languages we are familiar with.</w:t>
        </w:r>
      </w:ins>
      <w:ins w:id="2506" w:author="Arthur Parmentier" w:date="2020-06-07T22:47:00Z">
        <w:r w:rsidR="00603BF3">
          <w:t xml:space="preserve"> Moreover, these functions have a specific order that cannot be changed.</w:t>
        </w:r>
      </w:ins>
    </w:p>
    <w:p w:rsidR="00ED0716" w:rsidRDefault="00ED0716" w:rsidP="00E814B3">
      <w:pPr>
        <w:pStyle w:val="Paragraphedeliste"/>
        <w:numPr>
          <w:ilvl w:val="0"/>
          <w:numId w:val="11"/>
        </w:numPr>
        <w:rPr>
          <w:ins w:id="2507" w:author="Arthur Parmentier" w:date="2020-06-07T22:47:00Z"/>
        </w:rPr>
      </w:pPr>
      <w:ins w:id="2508" w:author="Arthur Parmentier" w:date="2020-06-07T22:49:00Z">
        <w:r>
          <w:t xml:space="preserve">On the other hand, </w:t>
        </w:r>
      </w:ins>
      <w:ins w:id="2509" w:author="Arthur Parmentier" w:date="2020-06-07T22:51:00Z">
        <w:r>
          <w:t xml:space="preserve">the “Identifiers, Content, Modifier, Go gestures”, </w:t>
        </w:r>
      </w:ins>
      <w:ins w:id="2510" w:author="Arthur Parmentier" w:date="2020-06-07T22:52:00Z">
        <w:r w:rsidR="005D0DE2">
          <w:t>etc.</w:t>
        </w:r>
      </w:ins>
      <w:ins w:id="2511" w:author="Arthur Parmentier" w:date="2020-06-07T22:51:00Z">
        <w:r>
          <w:t xml:space="preserve"> seem to correspond to </w:t>
        </w:r>
      </w:ins>
      <w:ins w:id="2512" w:author="Arthur Parmentier" w:date="2020-06-07T22:53:00Z">
        <w:r w:rsidR="00D47C89">
          <w:t>syntactic</w:t>
        </w:r>
      </w:ins>
      <w:ins w:id="2513" w:author="Arthur Parmentier" w:date="2020-06-07T22:52:00Z">
        <w:r>
          <w:t xml:space="preserve"> labels</w:t>
        </w:r>
      </w:ins>
      <w:ins w:id="2514" w:author="Arthur Parmentier" w:date="2020-06-07T22:53:00Z">
        <w:r w:rsidR="00D47C89">
          <w:t xml:space="preserve"> (</w:t>
        </w:r>
      </w:ins>
      <w:ins w:id="2515" w:author="Arthur Parmentier" w:date="2020-06-07T22:54:00Z">
        <w:r w:rsidR="00D47C89">
          <w:t>also called syntactic tags)</w:t>
        </w:r>
      </w:ins>
      <w:ins w:id="2516" w:author="Arthur Parmentier" w:date="2020-06-07T22:52:00Z">
        <w:r>
          <w:t xml:space="preserve"> of the signs in SP.</w:t>
        </w:r>
      </w:ins>
    </w:p>
    <w:p w:rsidR="00BF0C35" w:rsidRPr="007C437A" w:rsidRDefault="00CC430C">
      <w:pPr>
        <w:pStyle w:val="Paragraphedeliste"/>
        <w:numPr>
          <w:ilvl w:val="0"/>
          <w:numId w:val="11"/>
        </w:numPr>
        <w:rPr>
          <w:ins w:id="2517" w:author="Arthur Parmentier" w:date="2020-06-05T18:02:00Z"/>
        </w:rPr>
        <w:pPrChange w:id="2518" w:author="Arthur Parmentier" w:date="2020-06-07T22:47:00Z">
          <w:pPr/>
        </w:pPrChange>
      </w:pPr>
      <w:ins w:id="2519" w:author="Arthur Parmentier" w:date="2020-06-05T18:02:00Z">
        <w:r w:rsidRPr="007C437A">
          <w:t xml:space="preserve">It is in these </w:t>
        </w:r>
      </w:ins>
      <w:ins w:id="2520" w:author="Arthur Parmentier" w:date="2020-06-07T22:43:00Z">
        <w:r w:rsidR="00523A85">
          <w:t>functional categories</w:t>
        </w:r>
      </w:ins>
      <w:ins w:id="2521" w:author="Arthur Parmentier" w:date="2020-06-05T18:02:00Z">
        <w:r w:rsidRPr="007C437A">
          <w:t xml:space="preserve"> that </w:t>
        </w:r>
      </w:ins>
      <w:ins w:id="2522" w:author="Arthur Parmentier" w:date="2020-06-07T22:43:00Z">
        <w:r w:rsidR="00523A85">
          <w:t>signs</w:t>
        </w:r>
      </w:ins>
      <w:ins w:id="2523" w:author="Arthur Parmentier" w:date="2020-06-05T18:02:00Z">
        <w:r w:rsidRPr="007C437A">
          <w:t xml:space="preserve"> are also </w:t>
        </w:r>
      </w:ins>
      <w:ins w:id="2524" w:author="Arthur Parmentier" w:date="2020-06-07T22:43:00Z">
        <w:r w:rsidR="00523A85">
          <w:t>descr</w:t>
        </w:r>
      </w:ins>
      <w:ins w:id="2525" w:author="Arthur Parmentier" w:date="2020-06-07T22:44:00Z">
        <w:r w:rsidR="00523A85">
          <w:t>ibed</w:t>
        </w:r>
      </w:ins>
      <w:ins w:id="2526" w:author="Arthur Parmentier" w:date="2020-06-05T18:02:00Z">
        <w:r w:rsidRPr="007C437A">
          <w:t xml:space="preserve"> in Walter’s SP workbooks</w:t>
        </w:r>
      </w:ins>
      <w:ins w:id="2527" w:author="Arthur Parmentier" w:date="2020-06-06T19:11:00Z">
        <w:r w:rsidR="00DD6F1F" w:rsidRPr="007C437A">
          <w:t xml:space="preserve"> 1 and 2</w:t>
        </w:r>
      </w:ins>
      <w:ins w:id="2528" w:author="Arthur Parmentier" w:date="2020-06-05T18:02:00Z">
        <w:r w:rsidRPr="007C437A">
          <w:t>.</w:t>
        </w:r>
      </w:ins>
    </w:p>
    <w:p w:rsidR="00CC430C" w:rsidRPr="007C437A" w:rsidRDefault="00CC430C" w:rsidP="00E814B3">
      <w:pPr>
        <w:rPr>
          <w:ins w:id="2529" w:author="Arthur Parmentier" w:date="2020-06-05T17:23:00Z"/>
        </w:rPr>
      </w:pPr>
      <w:ins w:id="2530" w:author="Arthur Parmentier" w:date="2020-06-05T18:04:00Z">
        <w:r w:rsidRPr="007C437A">
          <w:rPr>
            <w:noProof/>
            <w:rPrChange w:id="2531" w:author="Arthur Parmentier" w:date="2020-06-07T15:27:00Z">
              <w:rPr>
                <w:noProof/>
              </w:rPr>
            </w:rPrChange>
          </w:rPr>
          <w:lastRenderedPageBreak/>
          <w:drawing>
            <wp:inline distT="0" distB="0" distL="0" distR="0">
              <wp:extent cx="6188710" cy="1395730"/>
              <wp:effectExtent l="0" t="0" r="2540" b="0"/>
              <wp:docPr id="20" name="Image 20"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lossary_of_gestures.PNG"/>
                      <pic:cNvPicPr/>
                    </pic:nvPicPr>
                    <pic:blipFill>
                      <a:blip r:embed="rId9">
                        <a:extLst>
                          <a:ext uri="{28A0092B-C50C-407E-A947-70E740481C1C}">
                            <a14:useLocalDpi xmlns:a14="http://schemas.microsoft.com/office/drawing/2010/main" val="0"/>
                          </a:ext>
                        </a:extLst>
                      </a:blip>
                      <a:stretch>
                        <a:fillRect/>
                      </a:stretch>
                    </pic:blipFill>
                    <pic:spPr>
                      <a:xfrm>
                        <a:off x="0" y="0"/>
                        <a:ext cx="6188710" cy="1395730"/>
                      </a:xfrm>
                      <a:prstGeom prst="rect">
                        <a:avLst/>
                      </a:prstGeom>
                    </pic:spPr>
                  </pic:pic>
                </a:graphicData>
              </a:graphic>
            </wp:inline>
          </w:drawing>
        </w:r>
      </w:ins>
    </w:p>
    <w:p w:rsidR="00BF0C35" w:rsidRPr="007C437A" w:rsidRDefault="00CC430C" w:rsidP="00E814B3">
      <w:pPr>
        <w:rPr>
          <w:ins w:id="2532" w:author="Arthur Parmentier" w:date="2020-06-05T17:23:00Z"/>
        </w:rPr>
      </w:pPr>
      <w:ins w:id="2533" w:author="Arthur Parmentier" w:date="2020-06-05T18:07:00Z">
        <w:r w:rsidRPr="007C437A">
          <w:rPr>
            <w:noProof/>
            <w:rPrChange w:id="2534" w:author="Arthur Parmentier" w:date="2020-06-07T15:27:00Z">
              <w:rPr>
                <w:noProof/>
              </w:rPr>
            </w:rPrChange>
          </w:rPr>
          <w:drawing>
            <wp:inline distT="0" distB="0" distL="0" distR="0">
              <wp:extent cx="2086266" cy="733527"/>
              <wp:effectExtent l="0" t="0" r="9525" b="9525"/>
              <wp:docPr id="21" name="Image 21" descr="Une image contenant coutea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reak.PNG"/>
                      <pic:cNvPicPr/>
                    </pic:nvPicPr>
                    <pic:blipFill>
                      <a:blip r:embed="rId10">
                        <a:extLst>
                          <a:ext uri="{28A0092B-C50C-407E-A947-70E740481C1C}">
                            <a14:useLocalDpi xmlns:a14="http://schemas.microsoft.com/office/drawing/2010/main" val="0"/>
                          </a:ext>
                        </a:extLst>
                      </a:blip>
                      <a:stretch>
                        <a:fillRect/>
                      </a:stretch>
                    </pic:blipFill>
                    <pic:spPr>
                      <a:xfrm>
                        <a:off x="0" y="0"/>
                        <a:ext cx="2086266" cy="733527"/>
                      </a:xfrm>
                      <a:prstGeom prst="rect">
                        <a:avLst/>
                      </a:prstGeom>
                    </pic:spPr>
                  </pic:pic>
                </a:graphicData>
              </a:graphic>
            </wp:inline>
          </w:drawing>
        </w:r>
        <w:r w:rsidRPr="007C437A">
          <w:rPr>
            <w:noProof/>
            <w:rPrChange w:id="2535" w:author="Arthur Parmentier" w:date="2020-06-07T15:27:00Z">
              <w:rPr>
                <w:noProof/>
              </w:rPr>
            </w:rPrChange>
          </w:rPr>
          <w:drawing>
            <wp:inline distT="0" distB="0" distL="0" distR="0">
              <wp:extent cx="1714739" cy="857370"/>
              <wp:effectExtent l="0" t="0" r="0" b="0"/>
              <wp:docPr id="22" name="Image 22" descr="Une image contenant coutea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ong_tone.PNG"/>
                      <pic:cNvPicPr/>
                    </pic:nvPicPr>
                    <pic:blipFill>
                      <a:blip r:embed="rId11">
                        <a:extLst>
                          <a:ext uri="{28A0092B-C50C-407E-A947-70E740481C1C}">
                            <a14:useLocalDpi xmlns:a14="http://schemas.microsoft.com/office/drawing/2010/main" val="0"/>
                          </a:ext>
                        </a:extLst>
                      </a:blip>
                      <a:stretch>
                        <a:fillRect/>
                      </a:stretch>
                    </pic:blipFill>
                    <pic:spPr>
                      <a:xfrm>
                        <a:off x="0" y="0"/>
                        <a:ext cx="1714739" cy="857370"/>
                      </a:xfrm>
                      <a:prstGeom prst="rect">
                        <a:avLst/>
                      </a:prstGeom>
                    </pic:spPr>
                  </pic:pic>
                </a:graphicData>
              </a:graphic>
            </wp:inline>
          </w:drawing>
        </w:r>
        <w:r w:rsidRPr="007C437A">
          <w:rPr>
            <w:noProof/>
            <w:rPrChange w:id="2536" w:author="Arthur Parmentier" w:date="2020-06-07T15:27:00Z">
              <w:rPr>
                <w:noProof/>
              </w:rPr>
            </w:rPrChange>
          </w:rPr>
          <w:drawing>
            <wp:inline distT="0" distB="0" distL="0" distR="0">
              <wp:extent cx="1971950" cy="647790"/>
              <wp:effectExtent l="0" t="0" r="9525" b="0"/>
              <wp:docPr id="23" name="Image 23" descr="Une image contenant coutea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orph_WB2.PNG"/>
                      <pic:cNvPicPr/>
                    </pic:nvPicPr>
                    <pic:blipFill>
                      <a:blip r:embed="rId12">
                        <a:extLst>
                          <a:ext uri="{28A0092B-C50C-407E-A947-70E740481C1C}">
                            <a14:useLocalDpi xmlns:a14="http://schemas.microsoft.com/office/drawing/2010/main" val="0"/>
                          </a:ext>
                        </a:extLst>
                      </a:blip>
                      <a:stretch>
                        <a:fillRect/>
                      </a:stretch>
                    </pic:blipFill>
                    <pic:spPr>
                      <a:xfrm>
                        <a:off x="0" y="0"/>
                        <a:ext cx="1971950" cy="647790"/>
                      </a:xfrm>
                      <a:prstGeom prst="rect">
                        <a:avLst/>
                      </a:prstGeom>
                    </pic:spPr>
                  </pic:pic>
                </a:graphicData>
              </a:graphic>
            </wp:inline>
          </w:drawing>
        </w:r>
        <w:r w:rsidRPr="007C437A">
          <w:rPr>
            <w:noProof/>
            <w:rPrChange w:id="2537" w:author="Arthur Parmentier" w:date="2020-06-07T15:27:00Z">
              <w:rPr>
                <w:noProof/>
              </w:rPr>
            </w:rPrChange>
          </w:rPr>
          <w:drawing>
            <wp:inline distT="0" distB="0" distL="0" distR="0">
              <wp:extent cx="1743318" cy="895475"/>
              <wp:effectExtent l="0" t="0" r="9525" b="0"/>
              <wp:docPr id="24" name="Image 24" descr="Une image contenant coutea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wg.PNG"/>
                      <pic:cNvPicPr/>
                    </pic:nvPicPr>
                    <pic:blipFill>
                      <a:blip r:embed="rId13">
                        <a:extLst>
                          <a:ext uri="{28A0092B-C50C-407E-A947-70E740481C1C}">
                            <a14:useLocalDpi xmlns:a14="http://schemas.microsoft.com/office/drawing/2010/main" val="0"/>
                          </a:ext>
                        </a:extLst>
                      </a:blip>
                      <a:stretch>
                        <a:fillRect/>
                      </a:stretch>
                    </pic:blipFill>
                    <pic:spPr>
                      <a:xfrm>
                        <a:off x="0" y="0"/>
                        <a:ext cx="1743318" cy="895475"/>
                      </a:xfrm>
                      <a:prstGeom prst="rect">
                        <a:avLst/>
                      </a:prstGeom>
                    </pic:spPr>
                  </pic:pic>
                </a:graphicData>
              </a:graphic>
            </wp:inline>
          </w:drawing>
        </w:r>
        <w:r w:rsidRPr="007C437A">
          <w:rPr>
            <w:noProof/>
            <w:rPrChange w:id="2538" w:author="Arthur Parmentier" w:date="2020-06-07T15:27:00Z">
              <w:rPr>
                <w:noProof/>
              </w:rPr>
            </w:rPrChange>
          </w:rPr>
          <w:drawing>
            <wp:inline distT="0" distB="0" distL="0" distR="0">
              <wp:extent cx="2010056" cy="800212"/>
              <wp:effectExtent l="0" t="0" r="9525" b="0"/>
              <wp:docPr id="25" name="Image 25" descr="Une image contenant coutea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without_WB_2.PNG"/>
                      <pic:cNvPicPr/>
                    </pic:nvPicPr>
                    <pic:blipFill>
                      <a:blip r:embed="rId14">
                        <a:extLst>
                          <a:ext uri="{28A0092B-C50C-407E-A947-70E740481C1C}">
                            <a14:useLocalDpi xmlns:a14="http://schemas.microsoft.com/office/drawing/2010/main" val="0"/>
                          </a:ext>
                        </a:extLst>
                      </a:blip>
                      <a:stretch>
                        <a:fillRect/>
                      </a:stretch>
                    </pic:blipFill>
                    <pic:spPr>
                      <a:xfrm>
                        <a:off x="0" y="0"/>
                        <a:ext cx="2010056" cy="800212"/>
                      </a:xfrm>
                      <a:prstGeom prst="rect">
                        <a:avLst/>
                      </a:prstGeom>
                    </pic:spPr>
                  </pic:pic>
                </a:graphicData>
              </a:graphic>
            </wp:inline>
          </w:drawing>
        </w:r>
      </w:ins>
    </w:p>
    <w:p w:rsidR="00BF0C35" w:rsidRPr="007C437A" w:rsidRDefault="00C04C33" w:rsidP="00E814B3">
      <w:pPr>
        <w:rPr>
          <w:ins w:id="2539" w:author="Arthur Parmentier" w:date="2020-06-05T18:14:00Z"/>
        </w:rPr>
      </w:pPr>
      <w:ins w:id="2540" w:author="Arthur Parmentier" w:date="2020-06-05T18:12:00Z">
        <w:r w:rsidRPr="007C437A">
          <w:t>Although</w:t>
        </w:r>
      </w:ins>
      <w:ins w:id="2541" w:author="Arthur Parmentier" w:date="2020-06-05T18:09:00Z">
        <w:r w:rsidR="00CC430C" w:rsidRPr="007C437A">
          <w:t xml:space="preserve"> in the WB1, the signs are only classified by “syntax”</w:t>
        </w:r>
      </w:ins>
      <w:ins w:id="2542" w:author="Arthur Parmentier" w:date="2020-06-05T18:10:00Z">
        <w:r w:rsidR="00CC430C" w:rsidRPr="007C437A">
          <w:t xml:space="preserve"> (Who, What, How, When)</w:t>
        </w:r>
      </w:ins>
      <w:ins w:id="2543" w:author="Arthur Parmentier" w:date="2020-06-05T18:09:00Z">
        <w:r w:rsidR="00CC430C" w:rsidRPr="007C437A">
          <w:t xml:space="preserve"> and “category” (function signals </w:t>
        </w:r>
      </w:ins>
      <w:ins w:id="2544" w:author="Arthur Parmentier" w:date="2020-06-05T18:10:00Z">
        <w:r w:rsidR="00CC430C" w:rsidRPr="007C437A">
          <w:t>or sculpting gestures), in WB2</w:t>
        </w:r>
      </w:ins>
      <w:ins w:id="2545" w:author="Arthur Parmentier" w:date="2020-06-05T18:11:00Z">
        <w:r w:rsidR="00CC430C" w:rsidRPr="007C437A">
          <w:t xml:space="preserve"> the “subcategories”</w:t>
        </w:r>
      </w:ins>
      <w:ins w:id="2546" w:author="Arthur Parmentier" w:date="2020-06-07T22:55:00Z">
        <w:r w:rsidR="00C1087F">
          <w:t xml:space="preserve"> (</w:t>
        </w:r>
        <w:r w:rsidR="00C1087F" w:rsidRPr="007C437A">
          <w:t>Identifier, Content, Modifier, Go gesture</w:t>
        </w:r>
        <w:r w:rsidR="00C1087F">
          <w:t>)</w:t>
        </w:r>
      </w:ins>
      <w:ins w:id="2547" w:author="Arthur Parmentier" w:date="2020-06-05T18:11:00Z">
        <w:r w:rsidR="00CC430C" w:rsidRPr="007C437A">
          <w:t xml:space="preserve"> are introduced.</w:t>
        </w:r>
      </w:ins>
      <w:ins w:id="2548" w:author="Arthur Parmentier" w:date="2020-06-05T18:12:00Z">
        <w:r w:rsidRPr="007C437A">
          <w:t xml:space="preserve"> </w:t>
        </w:r>
      </w:ins>
      <w:ins w:id="2549" w:author="Arthur Parmentier" w:date="2020-06-07T22:54:00Z">
        <w:r w:rsidR="00C1087F">
          <w:br/>
        </w:r>
      </w:ins>
      <w:ins w:id="2550" w:author="Arthur Parmentier" w:date="2020-06-05T18:12:00Z">
        <w:r w:rsidRPr="007C437A">
          <w:t xml:space="preserve">From the reading of the “structure of Soundpainting” and our initial remarks, we could conclude that there is an exact </w:t>
        </w:r>
      </w:ins>
      <w:ins w:id="2551" w:author="Arthur Parmentier" w:date="2020-06-05T18:13:00Z">
        <w:r w:rsidRPr="007C437A">
          <w:t>mapping between the synta</w:t>
        </w:r>
      </w:ins>
      <w:ins w:id="2552" w:author="Arthur Parmentier" w:date="2020-06-07T22:54:00Z">
        <w:r w:rsidR="00C1087F">
          <w:t xml:space="preserve">ctic functions </w:t>
        </w:r>
      </w:ins>
      <w:ins w:id="2553" w:author="Arthur Parmentier" w:date="2020-06-05T18:13:00Z">
        <w:r w:rsidRPr="007C437A">
          <w:t xml:space="preserve">Who, What, How, When and the </w:t>
        </w:r>
      </w:ins>
      <w:ins w:id="2554" w:author="Arthur Parmentier" w:date="2020-06-07T22:55:00Z">
        <w:r w:rsidR="00C1087F">
          <w:t xml:space="preserve">syntactic labels </w:t>
        </w:r>
      </w:ins>
      <w:ins w:id="2555" w:author="Arthur Parmentier" w:date="2020-06-05T18:13:00Z">
        <w:r w:rsidRPr="007C437A">
          <w:t xml:space="preserve">“Identifier, Content, Modifier, Go gesture”. However, we observer examples </w:t>
        </w:r>
      </w:ins>
      <w:ins w:id="2556" w:author="Arthur Parmentier" w:date="2020-06-05T18:14:00Z">
        <w:r w:rsidRPr="007C437A">
          <w:t xml:space="preserve">in the WB2 that contradicts this </w:t>
        </w:r>
      </w:ins>
      <w:ins w:id="2557" w:author="Arthur Parmentier" w:date="2020-06-06T19:13:00Z">
        <w:r w:rsidR="00257B38" w:rsidRPr="007C437A">
          <w:t>hypothesis</w:t>
        </w:r>
      </w:ins>
      <w:ins w:id="2558" w:author="Arthur Parmentier" w:date="2020-06-05T18:14:00Z">
        <w:r w:rsidRPr="007C437A">
          <w:t>.</w:t>
        </w:r>
      </w:ins>
    </w:p>
    <w:p w:rsidR="00C04C33" w:rsidRPr="007C437A" w:rsidRDefault="00C04C33" w:rsidP="00E814B3">
      <w:pPr>
        <w:rPr>
          <w:ins w:id="2559" w:author="Arthur Parmentier" w:date="2020-06-05T18:08:00Z"/>
        </w:rPr>
      </w:pPr>
      <w:ins w:id="2560" w:author="Arthur Parmentier" w:date="2020-06-05T18:15:00Z">
        <w:r w:rsidRPr="007C437A">
          <w:rPr>
            <w:noProof/>
            <w:rPrChange w:id="2561" w:author="Arthur Parmentier" w:date="2020-06-07T15:27:00Z">
              <w:rPr>
                <w:noProof/>
              </w:rPr>
            </w:rPrChange>
          </w:rPr>
          <w:drawing>
            <wp:inline distT="0" distB="0" distL="0" distR="0">
              <wp:extent cx="2029108" cy="724001"/>
              <wp:effectExtent l="0" t="0" r="9525" b="0"/>
              <wp:docPr id="26" name="Image 26" descr="Une image contenant couteau,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ccent.PNG"/>
                      <pic:cNvPicPr/>
                    </pic:nvPicPr>
                    <pic:blipFill>
                      <a:blip r:embed="rId15">
                        <a:extLst>
                          <a:ext uri="{28A0092B-C50C-407E-A947-70E740481C1C}">
                            <a14:useLocalDpi xmlns:a14="http://schemas.microsoft.com/office/drawing/2010/main" val="0"/>
                          </a:ext>
                        </a:extLst>
                      </a:blip>
                      <a:stretch>
                        <a:fillRect/>
                      </a:stretch>
                    </pic:blipFill>
                    <pic:spPr>
                      <a:xfrm>
                        <a:off x="0" y="0"/>
                        <a:ext cx="2029108" cy="724001"/>
                      </a:xfrm>
                      <a:prstGeom prst="rect">
                        <a:avLst/>
                      </a:prstGeom>
                    </pic:spPr>
                  </pic:pic>
                </a:graphicData>
              </a:graphic>
            </wp:inline>
          </w:drawing>
        </w:r>
        <w:r w:rsidRPr="007C437A">
          <w:rPr>
            <w:noProof/>
            <w:rPrChange w:id="2562" w:author="Arthur Parmentier" w:date="2020-06-07T15:27:00Z">
              <w:rPr>
                <w:noProof/>
              </w:rPr>
            </w:rPrChange>
          </w:rPr>
          <w:drawing>
            <wp:inline distT="0" distB="0" distL="0" distR="0">
              <wp:extent cx="1991003" cy="704948"/>
              <wp:effectExtent l="0" t="0" r="9525"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within_WB_2.PNG"/>
                      <pic:cNvPicPr/>
                    </pic:nvPicPr>
                    <pic:blipFill>
                      <a:blip r:embed="rId16">
                        <a:extLst>
                          <a:ext uri="{28A0092B-C50C-407E-A947-70E740481C1C}">
                            <a14:useLocalDpi xmlns:a14="http://schemas.microsoft.com/office/drawing/2010/main" val="0"/>
                          </a:ext>
                        </a:extLst>
                      </a:blip>
                      <a:stretch>
                        <a:fillRect/>
                      </a:stretch>
                    </pic:blipFill>
                    <pic:spPr>
                      <a:xfrm>
                        <a:off x="0" y="0"/>
                        <a:ext cx="1991003" cy="704948"/>
                      </a:xfrm>
                      <a:prstGeom prst="rect">
                        <a:avLst/>
                      </a:prstGeom>
                    </pic:spPr>
                  </pic:pic>
                </a:graphicData>
              </a:graphic>
            </wp:inline>
          </w:drawing>
        </w:r>
        <w:r w:rsidRPr="007C437A">
          <w:rPr>
            <w:noProof/>
            <w:rPrChange w:id="2563" w:author="Arthur Parmentier" w:date="2020-06-07T15:27:00Z">
              <w:rPr>
                <w:noProof/>
              </w:rPr>
            </w:rPrChange>
          </w:rPr>
          <w:drawing>
            <wp:inline distT="0" distB="0" distL="0" distR="0">
              <wp:extent cx="2010056" cy="781159"/>
              <wp:effectExtent l="0" t="0" r="9525" b="0"/>
              <wp:docPr id="28" name="Image 28" descr="Une image contenant coutea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without.PNG"/>
                      <pic:cNvPicPr/>
                    </pic:nvPicPr>
                    <pic:blipFill>
                      <a:blip r:embed="rId17">
                        <a:extLst>
                          <a:ext uri="{28A0092B-C50C-407E-A947-70E740481C1C}">
                            <a14:useLocalDpi xmlns:a14="http://schemas.microsoft.com/office/drawing/2010/main" val="0"/>
                          </a:ext>
                        </a:extLst>
                      </a:blip>
                      <a:stretch>
                        <a:fillRect/>
                      </a:stretch>
                    </pic:blipFill>
                    <pic:spPr>
                      <a:xfrm>
                        <a:off x="0" y="0"/>
                        <a:ext cx="2010056" cy="781159"/>
                      </a:xfrm>
                      <a:prstGeom prst="rect">
                        <a:avLst/>
                      </a:prstGeom>
                    </pic:spPr>
                  </pic:pic>
                </a:graphicData>
              </a:graphic>
            </wp:inline>
          </w:drawing>
        </w:r>
        <w:r w:rsidRPr="007C437A">
          <w:rPr>
            <w:noProof/>
            <w:rPrChange w:id="2564" w:author="Arthur Parmentier" w:date="2020-06-07T15:27:00Z">
              <w:rPr>
                <w:noProof/>
              </w:rPr>
            </w:rPrChange>
          </w:rPr>
          <w:drawing>
            <wp:inline distT="0" distB="0" distL="0" distR="0">
              <wp:extent cx="1971950" cy="1152686"/>
              <wp:effectExtent l="0" t="0" r="9525" b="9525"/>
              <wp:docPr id="29" name="Image 29" descr="Une image contenant couteau,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organic_dev.PNG"/>
                      <pic:cNvPicPr/>
                    </pic:nvPicPr>
                    <pic:blipFill>
                      <a:blip r:embed="rId18">
                        <a:extLst>
                          <a:ext uri="{28A0092B-C50C-407E-A947-70E740481C1C}">
                            <a14:useLocalDpi xmlns:a14="http://schemas.microsoft.com/office/drawing/2010/main" val="0"/>
                          </a:ext>
                        </a:extLst>
                      </a:blip>
                      <a:stretch>
                        <a:fillRect/>
                      </a:stretch>
                    </pic:blipFill>
                    <pic:spPr>
                      <a:xfrm>
                        <a:off x="0" y="0"/>
                        <a:ext cx="1971950" cy="1152686"/>
                      </a:xfrm>
                      <a:prstGeom prst="rect">
                        <a:avLst/>
                      </a:prstGeom>
                    </pic:spPr>
                  </pic:pic>
                </a:graphicData>
              </a:graphic>
            </wp:inline>
          </w:drawing>
        </w:r>
      </w:ins>
    </w:p>
    <w:p w:rsidR="00CC430C" w:rsidRPr="007C437A" w:rsidRDefault="00C04C33" w:rsidP="00E814B3">
      <w:pPr>
        <w:rPr>
          <w:ins w:id="2565" w:author="Arthur Parmentier" w:date="2020-06-05T18:19:00Z"/>
        </w:rPr>
      </w:pPr>
      <w:ins w:id="2566" w:author="Arthur Parmentier" w:date="2020-06-05T18:16:00Z">
        <w:r w:rsidRPr="007C437A">
          <w:t xml:space="preserve">In those examples, additional </w:t>
        </w:r>
      </w:ins>
      <w:ins w:id="2567" w:author="Arthur Parmentier" w:date="2020-06-07T22:55:00Z">
        <w:r w:rsidR="00CC2C90">
          <w:t>“</w:t>
        </w:r>
      </w:ins>
      <w:ins w:id="2568" w:author="Arthur Parmentier" w:date="2020-06-05T18:16:00Z">
        <w:r w:rsidRPr="007C437A">
          <w:t>syntax</w:t>
        </w:r>
      </w:ins>
      <w:ins w:id="2569" w:author="Arthur Parmentier" w:date="2020-06-07T22:55:00Z">
        <w:r w:rsidR="00CC2C90">
          <w:t>”</w:t>
        </w:r>
      </w:ins>
      <w:ins w:id="2570" w:author="Arthur Parmentier" w:date="2020-06-05T18:16:00Z">
        <w:r w:rsidRPr="007C437A">
          <w:t xml:space="preserve"> categories are mentioned in parenthesis and we observe signs of the </w:t>
        </w:r>
      </w:ins>
      <w:ins w:id="2571" w:author="Arthur Parmentier" w:date="2020-06-07T22:56:00Z">
        <w:r w:rsidR="00CC2C90">
          <w:t>label</w:t>
        </w:r>
      </w:ins>
      <w:ins w:id="2572" w:author="Arthur Parmentier" w:date="2020-06-05T18:17:00Z">
        <w:r w:rsidRPr="007C437A">
          <w:t xml:space="preserve"> “Content” that are classified as part of the “How” </w:t>
        </w:r>
      </w:ins>
      <w:ins w:id="2573" w:author="Arthur Parmentier" w:date="2020-06-07T22:56:00Z">
        <w:r w:rsidR="00CC2C90">
          <w:t>syntactic function</w:t>
        </w:r>
      </w:ins>
      <w:ins w:id="2574" w:author="Arthur Parmentier" w:date="2020-06-05T18:17:00Z">
        <w:r w:rsidRPr="007C437A">
          <w:t xml:space="preserve">, or “Modifiers” that </w:t>
        </w:r>
      </w:ins>
      <w:ins w:id="2575" w:author="Arthur Parmentier" w:date="2020-06-07T22:56:00Z">
        <w:r w:rsidR="00CC2C90">
          <w:t>classified as</w:t>
        </w:r>
      </w:ins>
      <w:ins w:id="2576" w:author="Arthur Parmentier" w:date="2020-06-05T18:17:00Z">
        <w:r w:rsidRPr="007C437A">
          <w:t xml:space="preserve"> “What” </w:t>
        </w:r>
      </w:ins>
      <w:ins w:id="2577" w:author="Arthur Parmentier" w:date="2020-06-07T22:56:00Z">
        <w:r w:rsidR="00CC2C90">
          <w:t>or</w:t>
        </w:r>
      </w:ins>
      <w:ins w:id="2578" w:author="Arthur Parmentier" w:date="2020-06-05T18:17:00Z">
        <w:r w:rsidRPr="007C437A">
          <w:t xml:space="preserve"> “</w:t>
        </w:r>
      </w:ins>
      <w:ins w:id="2579" w:author="Arthur Parmentier" w:date="2020-06-05T18:18:00Z">
        <w:r w:rsidRPr="007C437A">
          <w:t xml:space="preserve">Who”. Similarly, other signs are indicated as sharing the </w:t>
        </w:r>
      </w:ins>
      <w:ins w:id="2580" w:author="Arthur Parmentier" w:date="2020-06-07T22:57:00Z">
        <w:r w:rsidR="00CC2C90">
          <w:t>functions</w:t>
        </w:r>
      </w:ins>
      <w:ins w:id="2581" w:author="Arthur Parmentier" w:date="2020-06-05T18:18:00Z">
        <w:r w:rsidRPr="007C437A">
          <w:t xml:space="preserve"> What and How, What and Who… and</w:t>
        </w:r>
      </w:ins>
      <w:ins w:id="2582" w:author="Arthur Parmentier" w:date="2020-06-05T18:19:00Z">
        <w:r w:rsidRPr="007C437A">
          <w:t xml:space="preserve"> some Modifiers are </w:t>
        </w:r>
      </w:ins>
      <w:ins w:id="2583" w:author="Arthur Parmentier" w:date="2020-06-07T22:57:00Z">
        <w:r w:rsidR="00CC2C90">
          <w:t>classified as</w:t>
        </w:r>
      </w:ins>
      <w:ins w:id="2584" w:author="Arthur Parmentier" w:date="2020-06-05T18:19:00Z">
        <w:r w:rsidRPr="007C437A">
          <w:t xml:space="preserve"> “When”.</w:t>
        </w:r>
      </w:ins>
      <w:ins w:id="2585" w:author="Arthur Parmentier" w:date="2020-06-08T00:02:00Z">
        <w:r w:rsidR="00CD6D2E">
          <w:t xml:space="preserve"> A pri</w:t>
        </w:r>
      </w:ins>
      <w:ins w:id="2586" w:author="Arthur Parmentier" w:date="2020-06-08T00:03:00Z">
        <w:r w:rsidR="00CD6D2E">
          <w:t>ori, these could be interpreted as inconsistencies in Thompson’s analysis of the SP grammar.</w:t>
        </w:r>
      </w:ins>
    </w:p>
    <w:p w:rsidR="00752860" w:rsidRPr="007C437A" w:rsidRDefault="00CD6D2E" w:rsidP="00E814B3">
      <w:pPr>
        <w:rPr>
          <w:ins w:id="2587" w:author="Arthur Parmentier" w:date="2020-06-05T18:22:00Z"/>
        </w:rPr>
      </w:pPr>
      <w:ins w:id="2588" w:author="Arthur Parmentier" w:date="2020-06-08T00:04:00Z">
        <w:r>
          <w:t xml:space="preserve">My interpretation of his analysis of the SP grammar is the </w:t>
        </w:r>
        <w:r w:rsidR="00857472">
          <w:t>following</w:t>
        </w:r>
      </w:ins>
      <w:ins w:id="2589" w:author="Arthur Parmentier" w:date="2020-06-05T18:22:00Z">
        <w:r w:rsidR="00752860" w:rsidRPr="007C437A">
          <w:t>:</w:t>
        </w:r>
      </w:ins>
    </w:p>
    <w:p w:rsidR="00857472" w:rsidRDefault="00752860" w:rsidP="00752860">
      <w:pPr>
        <w:pStyle w:val="Paragraphedeliste"/>
        <w:numPr>
          <w:ilvl w:val="0"/>
          <w:numId w:val="11"/>
        </w:numPr>
        <w:rPr>
          <w:ins w:id="2590" w:author="Arthur Parmentier" w:date="2020-06-08T00:10:00Z"/>
        </w:rPr>
      </w:pPr>
      <w:ins w:id="2591" w:author="Arthur Parmentier" w:date="2020-06-05T18:22:00Z">
        <w:r w:rsidRPr="007C437A">
          <w:lastRenderedPageBreak/>
          <w:t>First, I think that</w:t>
        </w:r>
      </w:ins>
      <w:ins w:id="2592" w:author="Arthur Parmentier" w:date="2020-06-05T18:19:00Z">
        <w:r w:rsidR="00C04C33" w:rsidRPr="007C437A">
          <w:t xml:space="preserve"> there </w:t>
        </w:r>
      </w:ins>
      <w:ins w:id="2593" w:author="Arthur Parmentier" w:date="2020-06-05T18:20:00Z">
        <w:r w:rsidR="00C04C33" w:rsidRPr="007C437A">
          <w:t xml:space="preserve">is a confusion between the </w:t>
        </w:r>
      </w:ins>
      <w:ins w:id="2594" w:author="Arthur Parmentier" w:date="2020-06-08T00:05:00Z">
        <w:r w:rsidR="00857472">
          <w:t xml:space="preserve">notions of </w:t>
        </w:r>
      </w:ins>
      <w:ins w:id="2595" w:author="Arthur Parmentier" w:date="2020-06-08T00:34:00Z">
        <w:r w:rsidR="006B356D">
          <w:t>lexical categor</w:t>
        </w:r>
      </w:ins>
      <w:ins w:id="2596" w:author="Arthur Parmentier" w:date="2020-06-08T00:35:00Z">
        <w:r w:rsidR="006B356D">
          <w:t>ie</w:t>
        </w:r>
      </w:ins>
      <w:ins w:id="2597" w:author="Arthur Parmentier" w:date="2020-06-08T00:05:00Z">
        <w:r w:rsidR="00857472">
          <w:t xml:space="preserve">s, </w:t>
        </w:r>
      </w:ins>
      <w:ins w:id="2598" w:author="Arthur Parmentier" w:date="2020-06-08T00:35:00Z">
        <w:r w:rsidR="00E71AB6">
          <w:t xml:space="preserve">syntactic </w:t>
        </w:r>
      </w:ins>
      <w:ins w:id="2599" w:author="Arthur Parmentier" w:date="2020-06-07T22:24:00Z">
        <w:r w:rsidR="00EF5C44">
          <w:t>structure</w:t>
        </w:r>
      </w:ins>
      <w:ins w:id="2600" w:author="Arthur Parmentier" w:date="2020-06-08T00:05:00Z">
        <w:r w:rsidR="00857472">
          <w:t>s and functions in his a</w:t>
        </w:r>
      </w:ins>
      <w:ins w:id="2601" w:author="Arthur Parmentier" w:date="2020-06-08T00:06:00Z">
        <w:r w:rsidR="00857472">
          <w:t xml:space="preserve">nalysis. It is suggested in his definition of the SP structure that </w:t>
        </w:r>
      </w:ins>
      <w:ins w:id="2602" w:author="Arthur Parmentier" w:date="2020-06-08T00:07:00Z">
        <w:r w:rsidR="00857472">
          <w:t xml:space="preserve">to each </w:t>
        </w:r>
      </w:ins>
      <w:ins w:id="2603" w:author="Arthur Parmentier" w:date="2020-06-08T00:34:00Z">
        <w:r w:rsidR="006B356D">
          <w:t>lexical category</w:t>
        </w:r>
      </w:ins>
      <w:ins w:id="2604" w:author="Arthur Parmentier" w:date="2020-06-08T00:07:00Z">
        <w:r w:rsidR="00857472">
          <w:t xml:space="preserve"> (Identifier, Content, Modifier, Go gesture…) corresponds a single grammatical </w:t>
        </w:r>
      </w:ins>
      <w:ins w:id="2605" w:author="Arthur Parmentier" w:date="2020-06-08T00:08:00Z">
        <w:r w:rsidR="00857472">
          <w:t>function (Who, What, How, When)</w:t>
        </w:r>
      </w:ins>
      <w:ins w:id="2606" w:author="Arthur Parmentier" w:date="2020-06-08T00:09:00Z">
        <w:r w:rsidR="00857472">
          <w:t xml:space="preserve">, while in his WB 2, he shows </w:t>
        </w:r>
      </w:ins>
      <w:ins w:id="2607" w:author="Arthur Parmentier" w:date="2020-06-08T00:35:00Z">
        <w:r w:rsidR="004D5BD4">
          <w:t>it</w:t>
        </w:r>
      </w:ins>
      <w:ins w:id="2608" w:author="Arthur Parmentier" w:date="2020-06-08T00:09:00Z">
        <w:r w:rsidR="00857472">
          <w:t xml:space="preserve"> can correspond</w:t>
        </w:r>
      </w:ins>
      <w:ins w:id="2609" w:author="Arthur Parmentier" w:date="2020-06-08T00:35:00Z">
        <w:r w:rsidR="009D140B">
          <w:t xml:space="preserve"> to</w:t>
        </w:r>
      </w:ins>
      <w:ins w:id="2610" w:author="Arthur Parmentier" w:date="2020-06-08T00:09:00Z">
        <w:r w:rsidR="00857472">
          <w:t xml:space="preserve"> several functions. He does however not detail how a </w:t>
        </w:r>
      </w:ins>
      <w:ins w:id="2611" w:author="Arthur Parmentier" w:date="2020-06-08T00:36:00Z">
        <w:r w:rsidR="00B41BD3">
          <w:t>lexical category</w:t>
        </w:r>
      </w:ins>
      <w:ins w:id="2612" w:author="Arthur Parmentier" w:date="2020-06-08T00:09:00Z">
        <w:r w:rsidR="00857472">
          <w:t xml:space="preserve"> performs a specific function, or </w:t>
        </w:r>
      </w:ins>
      <w:ins w:id="2613" w:author="Arthur Parmentier" w:date="2020-06-08T00:10:00Z">
        <w:r w:rsidR="00857472">
          <w:t>in which structures it can change from its “main function” to its “alternative” ones.</w:t>
        </w:r>
      </w:ins>
    </w:p>
    <w:p w:rsidR="00857472" w:rsidRDefault="00857472" w:rsidP="00752860">
      <w:pPr>
        <w:pStyle w:val="Paragraphedeliste"/>
        <w:numPr>
          <w:ilvl w:val="0"/>
          <w:numId w:val="11"/>
        </w:numPr>
        <w:rPr>
          <w:ins w:id="2614" w:author="Arthur Parmentier" w:date="2020-06-08T00:12:00Z"/>
        </w:rPr>
      </w:pPr>
      <w:ins w:id="2615" w:author="Arthur Parmentier" w:date="2020-06-08T00:11:00Z">
        <w:r>
          <w:t xml:space="preserve">Then, I think that additional confusion is brought by the naming of his categories for the </w:t>
        </w:r>
      </w:ins>
      <w:ins w:id="2616" w:author="Arthur Parmentier" w:date="2020-06-08T00:12:00Z">
        <w:r>
          <w:t xml:space="preserve">signs: </w:t>
        </w:r>
      </w:ins>
      <w:ins w:id="2617" w:author="Arthur Parmentier" w:date="2020-06-08T00:11:00Z">
        <w:r>
          <w:t xml:space="preserve">“category”, “subcategory”, “syntax”. </w:t>
        </w:r>
      </w:ins>
      <w:ins w:id="2618" w:author="Arthur Parmentier" w:date="2020-06-08T00:12:00Z">
        <w:r>
          <w:t>I think he misses two important things:</w:t>
        </w:r>
      </w:ins>
    </w:p>
    <w:p w:rsidR="00857472" w:rsidRDefault="00BE0944" w:rsidP="00857472">
      <w:pPr>
        <w:pStyle w:val="Paragraphedeliste"/>
        <w:numPr>
          <w:ilvl w:val="1"/>
          <w:numId w:val="11"/>
        </w:numPr>
        <w:rPr>
          <w:ins w:id="2619" w:author="Arthur Parmentier" w:date="2020-06-08T00:13:00Z"/>
        </w:rPr>
      </w:pPr>
      <w:ins w:id="2620" w:author="Arthur Parmentier" w:date="2020-06-08T00:38:00Z">
        <w:r>
          <w:t>What is named “syntax” correspond to the typical syntactic functions that the sign</w:t>
        </w:r>
      </w:ins>
      <w:ins w:id="2621" w:author="Arthur Parmentier" w:date="2020-06-08T00:39:00Z">
        <w:r>
          <w:t xml:space="preserve"> can perform in the clause.</w:t>
        </w:r>
        <w:r w:rsidR="000F22A7">
          <w:t xml:space="preserve"> However, it is different from the syntactic categories themselves</w:t>
        </w:r>
      </w:ins>
      <w:ins w:id="2622" w:author="Arthur Parmentier" w:date="2020-06-08T00:41:00Z">
        <w:r w:rsidR="000F22A7">
          <w:t xml:space="preserve"> (I suggest to name them “Identifier phrase”, “Content phrase”…)</w:t>
        </w:r>
      </w:ins>
      <w:ins w:id="2623" w:author="Arthur Parmentier" w:date="2020-06-08T00:39:00Z">
        <w:r w:rsidR="000F22A7">
          <w:t xml:space="preserve">, among which the lexical category is relevant </w:t>
        </w:r>
      </w:ins>
      <w:ins w:id="2624" w:author="Arthur Parmentier" w:date="2020-06-08T00:40:00Z">
        <w:r w:rsidR="000F22A7">
          <w:t>for a single sign (Identifier, Co</w:t>
        </w:r>
      </w:ins>
      <w:ins w:id="2625" w:author="Arthur Parmentier" w:date="2020-06-08T00:41:00Z">
        <w:r w:rsidR="000F22A7">
          <w:t>ntent…)</w:t>
        </w:r>
        <w:r w:rsidR="0030454A">
          <w:t>.</w:t>
        </w:r>
      </w:ins>
    </w:p>
    <w:p w:rsidR="00C9469B" w:rsidRDefault="00857472" w:rsidP="00C9469B">
      <w:pPr>
        <w:pStyle w:val="Paragraphedeliste"/>
        <w:numPr>
          <w:ilvl w:val="1"/>
          <w:numId w:val="11"/>
        </w:numPr>
        <w:rPr>
          <w:ins w:id="2626" w:author="Arthur Parmentier" w:date="2020-06-08T00:17:00Z"/>
        </w:rPr>
      </w:pPr>
      <w:ins w:id="2627" w:author="Arthur Parmentier" w:date="2020-06-08T00:13:00Z">
        <w:r>
          <w:t xml:space="preserve">That </w:t>
        </w:r>
      </w:ins>
      <w:ins w:id="2628" w:author="Arthur Parmentier" w:date="2020-06-08T00:14:00Z">
        <w:r>
          <w:t xml:space="preserve">the “categories” (at the opposite of the “subcategories” and “syntax”) </w:t>
        </w:r>
      </w:ins>
      <w:ins w:id="2629" w:author="Arthur Parmentier" w:date="2020-06-08T00:15:00Z">
        <w:r w:rsidR="00A8465E">
          <w:t xml:space="preserve">may be relevant in artistic terms, in order to think the roles of the signs in the artistic creation (sculpting, function…) but may not be relevant </w:t>
        </w:r>
      </w:ins>
      <w:ins w:id="2630" w:author="Arthur Parmentier" w:date="2020-06-08T00:16:00Z">
        <w:r w:rsidR="00A8465E">
          <w:t>at the syntax level</w:t>
        </w:r>
      </w:ins>
      <w:ins w:id="2631" w:author="Arthur Parmentier" w:date="2020-06-08T00:15:00Z">
        <w:r w:rsidR="00A8465E">
          <w:t>.</w:t>
        </w:r>
      </w:ins>
    </w:p>
    <w:p w:rsidR="00C04C33" w:rsidRPr="007C437A" w:rsidRDefault="00C9469B">
      <w:pPr>
        <w:ind w:left="720"/>
        <w:rPr>
          <w:ins w:id="2632" w:author="Arthur Parmentier" w:date="2020-06-05T18:23:00Z"/>
        </w:rPr>
        <w:pPrChange w:id="2633" w:author="Arthur Parmentier" w:date="2020-06-08T00:18:00Z">
          <w:pPr>
            <w:pStyle w:val="Paragraphedeliste"/>
            <w:numPr>
              <w:numId w:val="11"/>
            </w:numPr>
            <w:ind w:hanging="360"/>
          </w:pPr>
        </w:pPrChange>
      </w:pPr>
      <w:ins w:id="2634" w:author="Arthur Parmentier" w:date="2020-06-08T00:17:00Z">
        <w:r>
          <w:t>If instead, he would rename those categories as “artistic category”, “</w:t>
        </w:r>
      </w:ins>
      <w:ins w:id="2635" w:author="Arthur Parmentier" w:date="2020-06-08T00:34:00Z">
        <w:r w:rsidR="006B356D">
          <w:t>lexical category</w:t>
        </w:r>
      </w:ins>
      <w:ins w:id="2636" w:author="Arthur Parmentier" w:date="2020-06-08T00:17:00Z">
        <w:r>
          <w:t xml:space="preserve">” and “syntactic function”, parts of the </w:t>
        </w:r>
      </w:ins>
      <w:ins w:id="2637" w:author="Arthur Parmentier" w:date="2020-06-08T00:18:00Z">
        <w:r>
          <w:t>ambiguity would be removed.</w:t>
        </w:r>
      </w:ins>
    </w:p>
    <w:p w:rsidR="00DD5382" w:rsidRDefault="00C9469B" w:rsidP="00752860">
      <w:pPr>
        <w:pStyle w:val="Paragraphedeliste"/>
        <w:numPr>
          <w:ilvl w:val="0"/>
          <w:numId w:val="11"/>
        </w:numPr>
        <w:rPr>
          <w:ins w:id="2638" w:author="Arthur Parmentier" w:date="2020-06-08T00:43:00Z"/>
        </w:rPr>
      </w:pPr>
      <w:ins w:id="2639" w:author="Arthur Parmentier" w:date="2020-06-08T00:21:00Z">
        <w:r>
          <w:t xml:space="preserve">Moreover, </w:t>
        </w:r>
      </w:ins>
      <w:ins w:id="2640" w:author="Arthur Parmentier" w:date="2020-06-05T18:24:00Z">
        <w:r w:rsidR="00752860" w:rsidRPr="007C437A">
          <w:t>I think that this hierarchy of categories has been designed to explain further complexity in the syntax itself, without studying it</w:t>
        </w:r>
      </w:ins>
      <w:ins w:id="2641" w:author="Arthur Parmentier" w:date="2020-06-08T00:42:00Z">
        <w:r w:rsidR="00F82F29">
          <w:t>s</w:t>
        </w:r>
        <w:r w:rsidR="00486495">
          <w:t xml:space="preserve"> deeper</w:t>
        </w:r>
      </w:ins>
      <w:ins w:id="2642" w:author="Arthur Parmentier" w:date="2020-06-05T18:24:00Z">
        <w:r w:rsidR="00752860" w:rsidRPr="007C437A">
          <w:t xml:space="preserve"> mechanisms </w:t>
        </w:r>
      </w:ins>
      <w:ins w:id="2643" w:author="Arthur Parmentier" w:date="2020-06-05T18:25:00Z">
        <w:r w:rsidR="00752860" w:rsidRPr="007C437A">
          <w:t>to derive the relevant synta</w:t>
        </w:r>
      </w:ins>
      <w:ins w:id="2644" w:author="Arthur Parmentier" w:date="2020-06-08T00:43:00Z">
        <w:r w:rsidR="00BB0B55">
          <w:t>ctic</w:t>
        </w:r>
      </w:ins>
      <w:ins w:id="2645" w:author="Arthur Parmentier" w:date="2020-06-05T18:25:00Z">
        <w:r w:rsidR="00752860" w:rsidRPr="007C437A">
          <w:t xml:space="preserve"> categories in SP.</w:t>
        </w:r>
      </w:ins>
      <w:ins w:id="2646" w:author="Arthur Parmentier" w:date="2020-06-05T18:26:00Z">
        <w:r w:rsidR="00C87BEA" w:rsidRPr="007C437A">
          <w:t xml:space="preserve"> In other words, </w:t>
        </w:r>
      </w:ins>
      <w:ins w:id="2647" w:author="Arthur Parmentier" w:date="2020-06-08T00:23:00Z">
        <w:r w:rsidR="00480CA1">
          <w:t>by suggesting the existence of “alternative syntax” categories,</w:t>
        </w:r>
      </w:ins>
      <w:ins w:id="2648" w:author="Arthur Parmentier" w:date="2020-06-08T00:22:00Z">
        <w:r w:rsidR="00480CA1">
          <w:t xml:space="preserve"> Thompson is leaving implicit that</w:t>
        </w:r>
      </w:ins>
      <w:ins w:id="2649" w:author="Arthur Parmentier" w:date="2020-06-08T00:43:00Z">
        <w:r w:rsidR="00DD5382">
          <w:t>:</w:t>
        </w:r>
      </w:ins>
    </w:p>
    <w:p w:rsidR="00DD5382" w:rsidRDefault="00C87BEA" w:rsidP="00DD5382">
      <w:pPr>
        <w:pStyle w:val="Paragraphedeliste"/>
        <w:numPr>
          <w:ilvl w:val="1"/>
          <w:numId w:val="11"/>
        </w:numPr>
        <w:rPr>
          <w:ins w:id="2650" w:author="Arthur Parmentier" w:date="2020-06-08T00:43:00Z"/>
        </w:rPr>
      </w:pPr>
      <w:ins w:id="2651" w:author="Arthur Parmentier" w:date="2020-06-05T18:26:00Z">
        <w:r w:rsidRPr="007C437A">
          <w:t xml:space="preserve"> </w:t>
        </w:r>
      </w:ins>
      <w:ins w:id="2652" w:author="Arthur Parmentier" w:date="2020-06-08T00:51:00Z">
        <w:r w:rsidR="00326B6E">
          <w:t>T</w:t>
        </w:r>
      </w:ins>
      <w:ins w:id="2653" w:author="Arthur Parmentier" w:date="2020-06-05T18:26:00Z">
        <w:r w:rsidRPr="007C437A">
          <w:t xml:space="preserve">he syntax of </w:t>
        </w:r>
      </w:ins>
      <w:ins w:id="2654" w:author="Arthur Parmentier" w:date="2020-06-08T00:44:00Z">
        <w:r w:rsidR="00DD5382">
          <w:t>SP has</w:t>
        </w:r>
      </w:ins>
      <w:ins w:id="2655" w:author="Arthur Parmentier" w:date="2020-06-08T00:45:00Z">
        <w:r w:rsidR="00DD5382">
          <w:t xml:space="preserve"> several</w:t>
        </w:r>
      </w:ins>
      <w:ins w:id="2656" w:author="Arthur Parmentier" w:date="2020-06-08T00:44:00Z">
        <w:r w:rsidR="00DD5382">
          <w:t xml:space="preserve"> </w:t>
        </w:r>
      </w:ins>
      <w:ins w:id="2657" w:author="Arthur Parmentier" w:date="2020-06-08T00:45:00Z">
        <w:r w:rsidR="00DD5382">
          <w:t>hierarchical structures (phrases) that can be constructed out of several sign to perform a single function</w:t>
        </w:r>
      </w:ins>
    </w:p>
    <w:p w:rsidR="00DD5382" w:rsidRDefault="00DD5382" w:rsidP="00DD5382">
      <w:pPr>
        <w:pStyle w:val="Paragraphedeliste"/>
        <w:numPr>
          <w:ilvl w:val="1"/>
          <w:numId w:val="11"/>
        </w:numPr>
        <w:rPr>
          <w:ins w:id="2658" w:author="Arthur Parmentier" w:date="2020-06-08T00:47:00Z"/>
        </w:rPr>
      </w:pPr>
      <w:ins w:id="2659" w:author="Arthur Parmentier" w:date="2020-06-08T00:46:00Z">
        <w:r>
          <w:t>There are additional lexical categories such as adpositions that allow to construct phrases from single signs, while changing their funct</w:t>
        </w:r>
      </w:ins>
      <w:ins w:id="2660" w:author="Arthur Parmentier" w:date="2020-06-08T00:47:00Z">
        <w:r>
          <w:t>ion</w:t>
        </w:r>
      </w:ins>
    </w:p>
    <w:p w:rsidR="00DD5382" w:rsidRDefault="00DD5382">
      <w:pPr>
        <w:pStyle w:val="Paragraphedeliste"/>
        <w:rPr>
          <w:ins w:id="2661" w:author="Arthur Parmentier" w:date="2020-06-08T00:43:00Z"/>
        </w:rPr>
        <w:pPrChange w:id="2662" w:author="Arthur Parmentier" w:date="2020-06-08T00:47:00Z">
          <w:pPr>
            <w:pStyle w:val="Paragraphedeliste"/>
            <w:numPr>
              <w:ilvl w:val="1"/>
              <w:numId w:val="11"/>
            </w:numPr>
            <w:ind w:left="1440" w:hanging="360"/>
          </w:pPr>
        </w:pPrChange>
      </w:pPr>
      <w:ins w:id="2663" w:author="Arthur Parmentier" w:date="2020-06-08T00:47:00Z">
        <w:r>
          <w:t xml:space="preserve">As a simple example, let’s simply mention at this point that the </w:t>
        </w:r>
      </w:ins>
      <w:ins w:id="2664" w:author="Arthur Parmentier" w:date="2020-06-08T00:50:00Z">
        <w:r w:rsidR="00393C40">
          <w:t xml:space="preserve">common </w:t>
        </w:r>
      </w:ins>
      <w:ins w:id="2665" w:author="Arthur Parmentier" w:date="2020-06-08T00:47:00Z">
        <w:r>
          <w:t>clause “minimalism group</w:t>
        </w:r>
      </w:ins>
      <w:ins w:id="2666" w:author="Arthur Parmentier" w:date="2020-06-08T00:48:00Z">
        <w:r>
          <w:t xml:space="preserve">, off” is not explained in Thompson’s description, nor “Whole group, </w:t>
        </w:r>
      </w:ins>
      <w:ins w:id="2667" w:author="Arthur Parmentier" w:date="2020-06-08T00:49:00Z">
        <w:r>
          <w:t>long tone with movement, play” or “Whole group, movement with long tone, play” (and it</w:t>
        </w:r>
      </w:ins>
      <w:ins w:id="2668" w:author="Arthur Parmentier" w:date="2020-06-08T00:50:00Z">
        <w:r>
          <w:t xml:space="preserve"> is unclear at this stage too which one of the latter is correct).</w:t>
        </w:r>
      </w:ins>
    </w:p>
    <w:p w:rsidR="00752860" w:rsidRPr="007C437A" w:rsidRDefault="00480CA1">
      <w:pPr>
        <w:ind w:left="720"/>
        <w:rPr>
          <w:ins w:id="2669" w:author="Arthur Parmentier" w:date="2020-06-05T18:25:00Z"/>
        </w:rPr>
        <w:pPrChange w:id="2670" w:author="Arthur Parmentier" w:date="2020-06-08T00:43:00Z">
          <w:pPr>
            <w:pStyle w:val="Paragraphedeliste"/>
            <w:numPr>
              <w:numId w:val="11"/>
            </w:numPr>
            <w:ind w:hanging="360"/>
          </w:pPr>
        </w:pPrChange>
      </w:pPr>
      <w:ins w:id="2671" w:author="Arthur Parmentier" w:date="2020-06-08T00:24:00Z">
        <w:r>
          <w:t>A deeper linguistic analysis</w:t>
        </w:r>
      </w:ins>
      <w:ins w:id="2672" w:author="Arthur Parmentier" w:date="2020-06-05T18:27:00Z">
        <w:r w:rsidR="00C87BEA" w:rsidRPr="007C437A">
          <w:t xml:space="preserve"> would</w:t>
        </w:r>
      </w:ins>
      <w:ins w:id="2673" w:author="Arthur Parmentier" w:date="2020-06-08T00:24:00Z">
        <w:r>
          <w:t xml:space="preserve"> probably</w:t>
        </w:r>
      </w:ins>
      <w:ins w:id="2674" w:author="Arthur Parmentier" w:date="2020-06-05T18:27:00Z">
        <w:r w:rsidR="00C87BEA" w:rsidRPr="007C437A">
          <w:t xml:space="preserve"> lead to</w:t>
        </w:r>
      </w:ins>
      <w:ins w:id="2675" w:author="Arthur Parmentier" w:date="2020-06-08T00:24:00Z">
        <w:r>
          <w:t xml:space="preserve"> more</w:t>
        </w:r>
      </w:ins>
      <w:ins w:id="2676" w:author="Arthur Parmentier" w:date="2020-06-05T18:27:00Z">
        <w:r w:rsidR="00C87BEA" w:rsidRPr="007C437A">
          <w:t xml:space="preserve"> relevant categories to think </w:t>
        </w:r>
      </w:ins>
      <w:ins w:id="2677" w:author="Arthur Parmentier" w:date="2020-06-05T18:28:00Z">
        <w:r w:rsidR="00C87BEA" w:rsidRPr="007C437A">
          <w:t>signs</w:t>
        </w:r>
      </w:ins>
      <w:ins w:id="2678" w:author="Arthur Parmentier" w:date="2020-06-08T00:50:00Z">
        <w:r w:rsidR="00F7044D">
          <w:t xml:space="preserve"> with,</w:t>
        </w:r>
      </w:ins>
      <w:ins w:id="2679" w:author="Arthur Parmentier" w:date="2020-06-05T18:28:00Z">
        <w:r w:rsidR="00C87BEA" w:rsidRPr="007C437A">
          <w:t xml:space="preserve"> in terms of their position in the </w:t>
        </w:r>
      </w:ins>
      <w:ins w:id="2680" w:author="Arthur Parmentier" w:date="2020-06-08T00:51:00Z">
        <w:r w:rsidR="00F7044D">
          <w:t>clause</w:t>
        </w:r>
      </w:ins>
      <w:ins w:id="2681" w:author="Arthur Parmentier" w:date="2020-06-08T00:20:00Z">
        <w:r w:rsidR="00C9469B">
          <w:t xml:space="preserve">, their function, but also their use in more complex </w:t>
        </w:r>
      </w:ins>
      <w:ins w:id="2682" w:author="Arthur Parmentier" w:date="2020-06-08T00:51:00Z">
        <w:r w:rsidR="00944734">
          <w:t xml:space="preserve">syntactic </w:t>
        </w:r>
      </w:ins>
      <w:ins w:id="2683" w:author="Arthur Parmentier" w:date="2020-06-08T00:20:00Z">
        <w:r w:rsidR="00C9469B">
          <w:t>structures</w:t>
        </w:r>
      </w:ins>
      <w:ins w:id="2684" w:author="Arthur Parmentier" w:date="2020-06-08T00:51:00Z">
        <w:r w:rsidR="00944734">
          <w:t>.</w:t>
        </w:r>
      </w:ins>
    </w:p>
    <w:p w:rsidR="00752860" w:rsidRPr="007C437A" w:rsidRDefault="00C87BEA" w:rsidP="00752860">
      <w:pPr>
        <w:pStyle w:val="Paragraphedeliste"/>
        <w:numPr>
          <w:ilvl w:val="0"/>
          <w:numId w:val="11"/>
        </w:numPr>
        <w:rPr>
          <w:ins w:id="2685" w:author="Arthur Parmentier" w:date="2020-06-06T18:04:00Z"/>
        </w:rPr>
      </w:pPr>
      <w:ins w:id="2686" w:author="Arthur Parmentier" w:date="2020-06-05T18:29:00Z">
        <w:r w:rsidRPr="007C437A">
          <w:t xml:space="preserve">Finally, I think that </w:t>
        </w:r>
      </w:ins>
      <w:ins w:id="2687" w:author="Arthur Parmentier" w:date="2020-06-08T00:25:00Z">
        <w:r w:rsidR="00D15FB4">
          <w:t xml:space="preserve">his </w:t>
        </w:r>
      </w:ins>
      <w:ins w:id="2688" w:author="Arthur Parmentier" w:date="2020-06-05T18:29:00Z">
        <w:r w:rsidRPr="007C437A">
          <w:t xml:space="preserve">description suffers from the </w:t>
        </w:r>
      </w:ins>
      <w:ins w:id="2689" w:author="Arthur Parmentier" w:date="2020-06-08T00:25:00Z">
        <w:r w:rsidR="00D15FB4">
          <w:t>velocity</w:t>
        </w:r>
      </w:ins>
      <w:ins w:id="2690" w:author="Arthur Parmentier" w:date="2020-06-05T18:29:00Z">
        <w:r w:rsidRPr="007C437A">
          <w:t xml:space="preserve"> at which the language has evolved from</w:t>
        </w:r>
      </w:ins>
      <w:ins w:id="2691" w:author="Arthur Parmentier" w:date="2020-06-08T00:25:00Z">
        <w:r w:rsidR="00EE0694">
          <w:t xml:space="preserve"> its most</w:t>
        </w:r>
      </w:ins>
      <w:ins w:id="2692" w:author="Arthur Parmentier" w:date="2020-06-05T18:29:00Z">
        <w:r w:rsidRPr="007C437A">
          <w:t xml:space="preserve"> basic elements to complex uses and rul</w:t>
        </w:r>
      </w:ins>
      <w:ins w:id="2693" w:author="Arthur Parmentier" w:date="2020-06-05T18:30:00Z">
        <w:r w:rsidRPr="007C437A">
          <w:t>es</w:t>
        </w:r>
      </w:ins>
      <w:ins w:id="2694" w:author="Arthur Parmentier" w:date="2020-06-08T00:30:00Z">
        <w:r w:rsidR="00AB5E12">
          <w:t>, leading to describe its structure both in artistic and linguis</w:t>
        </w:r>
      </w:ins>
      <w:ins w:id="2695" w:author="Arthur Parmentier" w:date="2020-06-08T00:31:00Z">
        <w:r w:rsidR="00AB5E12">
          <w:t>tic terms and principles</w:t>
        </w:r>
      </w:ins>
      <w:ins w:id="2696" w:author="Arthur Parmentier" w:date="2020-06-05T18:30:00Z">
        <w:r w:rsidRPr="007C437A">
          <w:t>. This description might have been proposed at a time at which it made sense to think in those</w:t>
        </w:r>
      </w:ins>
      <w:ins w:id="2697" w:author="Arthur Parmentier" w:date="2020-06-08T00:26:00Z">
        <w:r w:rsidR="00EE0694">
          <w:t xml:space="preserve"> simple</w:t>
        </w:r>
      </w:ins>
      <w:ins w:id="2698" w:author="Arthur Parmentier" w:date="2020-06-05T18:30:00Z">
        <w:r w:rsidRPr="007C437A">
          <w:t xml:space="preserve"> terms, while </w:t>
        </w:r>
      </w:ins>
      <w:ins w:id="2699" w:author="Arthur Parmentier" w:date="2020-06-08T00:26:00Z">
        <w:r w:rsidR="00EE0694">
          <w:t xml:space="preserve">it was sufficient to introduce only superficial elements of syntax </w:t>
        </w:r>
      </w:ins>
      <w:ins w:id="2700" w:author="Arthur Parmentier" w:date="2020-06-08T00:27:00Z">
        <w:r w:rsidR="00EE0694">
          <w:t>as the performers would internalize in practice many of the implicit complexity of the language.</w:t>
        </w:r>
      </w:ins>
    </w:p>
    <w:p w:rsidR="00C51F09" w:rsidRPr="007C437A" w:rsidRDefault="00C51F09">
      <w:pPr>
        <w:rPr>
          <w:ins w:id="2701" w:author="Arthur Parmentier" w:date="2020-06-05T18:31:00Z"/>
        </w:rPr>
        <w:pPrChange w:id="2702" w:author="Arthur Parmentier" w:date="2020-06-06T18:04:00Z">
          <w:pPr>
            <w:pStyle w:val="Paragraphedeliste"/>
            <w:numPr>
              <w:numId w:val="11"/>
            </w:numPr>
            <w:ind w:hanging="360"/>
          </w:pPr>
        </w:pPrChange>
      </w:pPr>
      <w:ins w:id="2703" w:author="Arthur Parmentier" w:date="2020-06-06T18:04:00Z">
        <w:r w:rsidRPr="007C437A">
          <w:lastRenderedPageBreak/>
          <w:t xml:space="preserve">The description of </w:t>
        </w:r>
      </w:ins>
      <w:ins w:id="2704" w:author="Arthur Parmentier" w:date="2020-06-06T18:05:00Z">
        <w:r w:rsidRPr="007C437A">
          <w:t>the</w:t>
        </w:r>
      </w:ins>
      <w:ins w:id="2705" w:author="Arthur Parmentier" w:date="2020-06-06T18:04:00Z">
        <w:r w:rsidRPr="007C437A">
          <w:t xml:space="preserve"> whole syntax </w:t>
        </w:r>
      </w:ins>
      <w:ins w:id="2706" w:author="Arthur Parmentier" w:date="2020-06-06T18:05:00Z">
        <w:r w:rsidRPr="007C437A">
          <w:t xml:space="preserve">of SP </w:t>
        </w:r>
      </w:ins>
      <w:ins w:id="2707" w:author="Arthur Parmentier" w:date="2020-06-06T18:04:00Z">
        <w:r w:rsidRPr="007C437A">
          <w:t>would be the subject of a whole book and</w:t>
        </w:r>
      </w:ins>
      <w:ins w:id="2708" w:author="Arthur Parmentier" w:date="2020-06-08T00:51:00Z">
        <w:r w:rsidR="005539BB">
          <w:t xml:space="preserve"> out</w:t>
        </w:r>
      </w:ins>
      <w:ins w:id="2709" w:author="Arthur Parmentier" w:date="2020-06-08T00:52:00Z">
        <w:r w:rsidR="005539BB">
          <w:t xml:space="preserve"> of my field of expertise</w:t>
        </w:r>
      </w:ins>
      <w:ins w:id="2710" w:author="Arthur Parmentier" w:date="2020-06-06T18:04:00Z">
        <w:r w:rsidRPr="007C437A">
          <w:t xml:space="preserve">. </w:t>
        </w:r>
      </w:ins>
      <w:ins w:id="2711" w:author="Arthur Parmentier" w:date="2020-06-08T00:52:00Z">
        <w:r w:rsidR="0083330E">
          <w:br/>
        </w:r>
      </w:ins>
      <w:ins w:id="2712" w:author="Arthur Parmentier" w:date="2020-06-06T18:04:00Z">
        <w:r w:rsidRPr="007C437A">
          <w:t xml:space="preserve">However, I will </w:t>
        </w:r>
      </w:ins>
      <w:ins w:id="2713" w:author="Arthur Parmentier" w:date="2020-06-08T00:53:00Z">
        <w:r w:rsidR="0083330E">
          <w:t>underline</w:t>
        </w:r>
      </w:ins>
      <w:ins w:id="2714" w:author="Arthur Parmentier" w:date="2020-06-06T18:04:00Z">
        <w:r w:rsidRPr="007C437A">
          <w:t xml:space="preserve"> some of its basic elements </w:t>
        </w:r>
      </w:ins>
      <w:ins w:id="2715" w:author="Arthur Parmentier" w:date="2020-06-08T00:52:00Z">
        <w:r w:rsidR="0083330E">
          <w:t xml:space="preserve">that will be relevant to my technical proposition of a recognition tool and </w:t>
        </w:r>
      </w:ins>
      <w:ins w:id="2716" w:author="Arthur Parmentier" w:date="2020-06-08T00:53:00Z">
        <w:r w:rsidR="0083330E">
          <w:t>propose a view on its mechanisms at several levels.</w:t>
        </w:r>
      </w:ins>
    </w:p>
    <w:p w:rsidR="00EB42AE" w:rsidRPr="007C437A" w:rsidRDefault="00EB42AE">
      <w:pPr>
        <w:pStyle w:val="Titre4"/>
        <w:rPr>
          <w:ins w:id="2717" w:author="Arthur Parmentier" w:date="2020-06-05T19:00:00Z"/>
          <w:rPrChange w:id="2718" w:author="Arthur Parmentier" w:date="2020-06-07T15:27:00Z">
            <w:rPr>
              <w:ins w:id="2719" w:author="Arthur Parmentier" w:date="2020-06-05T19:00:00Z"/>
            </w:rPr>
          </w:rPrChange>
        </w:rPr>
        <w:pPrChange w:id="2720" w:author="Arthur Parmentier" w:date="2020-06-06T20:39:00Z">
          <w:pPr>
            <w:pStyle w:val="Titre5"/>
          </w:pPr>
        </w:pPrChange>
      </w:pPr>
      <w:ins w:id="2721" w:author="Arthur Parmentier" w:date="2020-06-05T19:00:00Z">
        <w:r w:rsidRPr="007C437A">
          <w:rPr>
            <w:rPrChange w:id="2722" w:author="Arthur Parmentier" w:date="2020-06-07T15:27:00Z">
              <w:rPr/>
            </w:rPrChange>
          </w:rPr>
          <w:t xml:space="preserve">A closer look </w:t>
        </w:r>
      </w:ins>
      <w:ins w:id="2723" w:author="Arthur Parmentier" w:date="2020-06-05T19:20:00Z">
        <w:r w:rsidR="000E299B" w:rsidRPr="007C437A">
          <w:rPr>
            <w:rPrChange w:id="2724" w:author="Arthur Parmentier" w:date="2020-06-07T15:27:00Z">
              <w:rPr/>
            </w:rPrChange>
          </w:rPr>
          <w:t>at</w:t>
        </w:r>
      </w:ins>
      <w:ins w:id="2725" w:author="Arthur Parmentier" w:date="2020-06-05T19:00:00Z">
        <w:r w:rsidRPr="007C437A">
          <w:rPr>
            <w:rPrChange w:id="2726" w:author="Arthur Parmentier" w:date="2020-06-07T15:27:00Z">
              <w:rPr/>
            </w:rPrChange>
          </w:rPr>
          <w:t xml:space="preserve"> SP syntax</w:t>
        </w:r>
      </w:ins>
    </w:p>
    <w:p w:rsidR="00DC1017" w:rsidRPr="007C437A" w:rsidRDefault="00EB42AE" w:rsidP="00EB42AE">
      <w:pPr>
        <w:rPr>
          <w:ins w:id="2727" w:author="Arthur Parmentier" w:date="2020-06-05T19:20:00Z"/>
        </w:rPr>
      </w:pPr>
      <w:ins w:id="2728" w:author="Arthur Parmentier" w:date="2020-06-05T19:01:00Z">
        <w:r w:rsidRPr="007C437A">
          <w:t xml:space="preserve">In this part, I will </w:t>
        </w:r>
      </w:ins>
      <w:ins w:id="2729" w:author="Arthur Parmentier" w:date="2020-06-05T19:02:00Z">
        <w:r w:rsidRPr="007C437A">
          <w:t>step back from the historical description of the SP syntax to cover its structure in its contemporary form</w:t>
        </w:r>
      </w:ins>
      <w:ins w:id="2730" w:author="Arthur Parmentier" w:date="2020-06-05T19:03:00Z">
        <w:r w:rsidRPr="007C437A">
          <w:t>s and</w:t>
        </w:r>
      </w:ins>
      <w:ins w:id="2731" w:author="Arthur Parmentier" w:date="2020-06-05T21:03:00Z">
        <w:r w:rsidR="007E76C0" w:rsidRPr="007C437A">
          <w:t xml:space="preserve"> try</w:t>
        </w:r>
      </w:ins>
      <w:ins w:id="2732" w:author="Arthur Parmentier" w:date="2020-06-06T12:46:00Z">
        <w:r w:rsidR="00551BBF" w:rsidRPr="007C437A">
          <w:t xml:space="preserve"> to</w:t>
        </w:r>
      </w:ins>
      <w:ins w:id="2733" w:author="Arthur Parmentier" w:date="2020-06-05T19:03:00Z">
        <w:r w:rsidRPr="007C437A">
          <w:t xml:space="preserve"> provide a wider view</w:t>
        </w:r>
      </w:ins>
      <w:ins w:id="2734" w:author="Arthur Parmentier" w:date="2020-06-05T19:30:00Z">
        <w:r w:rsidR="00706ADC" w:rsidRPr="007C437A">
          <w:t xml:space="preserve"> of its components</w:t>
        </w:r>
      </w:ins>
      <w:ins w:id="2735" w:author="Arthur Parmentier" w:date="2020-06-06T20:40:00Z">
        <w:r w:rsidR="005E6896" w:rsidRPr="007C437A">
          <w:t xml:space="preserve"> </w:t>
        </w:r>
        <w:r w:rsidR="006A6B19" w:rsidRPr="007C437A">
          <w:t>including my own observations and</w:t>
        </w:r>
      </w:ins>
      <w:ins w:id="2736" w:author="Arthur Parmentier" w:date="2020-06-06T20:41:00Z">
        <w:r w:rsidR="006A6B19" w:rsidRPr="007C437A">
          <w:t xml:space="preserve"> interpretations.</w:t>
        </w:r>
      </w:ins>
    </w:p>
    <w:p w:rsidR="000E299B" w:rsidRPr="007C437A" w:rsidRDefault="000E299B">
      <w:pPr>
        <w:pStyle w:val="Titre5"/>
        <w:rPr>
          <w:ins w:id="2737" w:author="Arthur Parmentier" w:date="2020-06-05T20:54:00Z"/>
          <w:rPrChange w:id="2738" w:author="Arthur Parmentier" w:date="2020-06-07T15:27:00Z">
            <w:rPr>
              <w:ins w:id="2739" w:author="Arthur Parmentier" w:date="2020-06-05T20:54:00Z"/>
            </w:rPr>
          </w:rPrChange>
        </w:rPr>
        <w:pPrChange w:id="2740" w:author="Arthur Parmentier" w:date="2020-06-06T20:39:00Z">
          <w:pPr>
            <w:pStyle w:val="Titre6"/>
          </w:pPr>
        </w:pPrChange>
      </w:pPr>
      <w:ins w:id="2741" w:author="Arthur Parmentier" w:date="2020-06-05T19:20:00Z">
        <w:r w:rsidRPr="007C437A">
          <w:rPr>
            <w:rPrChange w:id="2742" w:author="Arthur Parmentier" w:date="2020-06-07T15:27:00Z">
              <w:rPr>
                <w:b w:val="0"/>
              </w:rPr>
            </w:rPrChange>
          </w:rPr>
          <w:t>The big picture</w:t>
        </w:r>
      </w:ins>
    </w:p>
    <w:p w:rsidR="001C2AA6" w:rsidRPr="007C437A" w:rsidRDefault="007E76C0">
      <w:pPr>
        <w:keepNext/>
        <w:rPr>
          <w:ins w:id="2743" w:author="Arthur Parmentier" w:date="2020-06-05T21:05:00Z"/>
        </w:rPr>
        <w:pPrChange w:id="2744" w:author="Arthur Parmentier" w:date="2020-06-05T21:05:00Z">
          <w:pPr/>
        </w:pPrChange>
      </w:pPr>
      <w:ins w:id="2745" w:author="Arthur Parmentier" w:date="2020-06-05T20:54:00Z">
        <w:r w:rsidRPr="007C437A">
          <w:rPr>
            <w:noProof/>
            <w:rPrChange w:id="2746" w:author="Arthur Parmentier" w:date="2020-06-07T15:27:00Z">
              <w:rPr>
                <w:noProof/>
              </w:rPr>
            </w:rPrChange>
          </w:rPr>
          <w:drawing>
            <wp:inline distT="0" distB="0" distL="0" distR="0">
              <wp:extent cx="5968949" cy="4350385"/>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P syntax big picture.png"/>
                      <pic:cNvPicPr/>
                    </pic:nvPicPr>
                    <pic:blipFill>
                      <a:blip r:embed="rId19">
                        <a:extLst>
                          <a:ext uri="{28A0092B-C50C-407E-A947-70E740481C1C}">
                            <a14:useLocalDpi xmlns:a14="http://schemas.microsoft.com/office/drawing/2010/main" val="0"/>
                          </a:ext>
                        </a:extLst>
                      </a:blip>
                      <a:stretch>
                        <a:fillRect/>
                      </a:stretch>
                    </pic:blipFill>
                    <pic:spPr>
                      <a:xfrm>
                        <a:off x="0" y="0"/>
                        <a:ext cx="5968949" cy="4350385"/>
                      </a:xfrm>
                      <a:prstGeom prst="rect">
                        <a:avLst/>
                      </a:prstGeom>
                    </pic:spPr>
                  </pic:pic>
                </a:graphicData>
              </a:graphic>
            </wp:inline>
          </w:drawing>
        </w:r>
      </w:ins>
    </w:p>
    <w:p w:rsidR="007E76C0" w:rsidRPr="007C437A" w:rsidRDefault="001C2AA6" w:rsidP="001C2AA6">
      <w:pPr>
        <w:pStyle w:val="Lgende"/>
        <w:rPr>
          <w:ins w:id="2747" w:author="Arthur Parmentier" w:date="2020-06-05T21:09:00Z"/>
        </w:rPr>
      </w:pPr>
      <w:bookmarkStart w:id="2748" w:name="_Ref42283886"/>
      <w:bookmarkStart w:id="2749" w:name="_Ref42283881"/>
      <w:ins w:id="2750" w:author="Arthur Parmentier" w:date="2020-06-05T21:05:00Z">
        <w:r w:rsidRPr="007C437A">
          <w:t xml:space="preserve">Figure </w:t>
        </w:r>
        <w:r w:rsidRPr="007C437A">
          <w:rPr>
            <w:rPrChange w:id="2751" w:author="Arthur Parmentier" w:date="2020-06-07T15:27:00Z">
              <w:rPr/>
            </w:rPrChange>
          </w:rPr>
          <w:fldChar w:fldCharType="begin"/>
        </w:r>
        <w:r w:rsidRPr="007C437A">
          <w:instrText xml:space="preserve"> SEQ Figure \* ARABIC </w:instrText>
        </w:r>
      </w:ins>
      <w:r w:rsidRPr="007C437A">
        <w:rPr>
          <w:rPrChange w:id="2752" w:author="Arthur Parmentier" w:date="2020-06-07T15:27:00Z">
            <w:rPr/>
          </w:rPrChange>
        </w:rPr>
        <w:fldChar w:fldCharType="separate"/>
      </w:r>
      <w:ins w:id="2753" w:author="Arthur Parmentier" w:date="2020-06-05T21:05:00Z">
        <w:r w:rsidRPr="007C437A">
          <w:rPr>
            <w:rPrChange w:id="2754" w:author="Arthur Parmentier" w:date="2020-06-07T15:27:00Z">
              <w:rPr>
                <w:noProof/>
              </w:rPr>
            </w:rPrChange>
          </w:rPr>
          <w:t>1</w:t>
        </w:r>
        <w:r w:rsidRPr="007C437A">
          <w:rPr>
            <w:rPrChange w:id="2755" w:author="Arthur Parmentier" w:date="2020-06-07T15:27:00Z">
              <w:rPr/>
            </w:rPrChange>
          </w:rPr>
          <w:fldChar w:fldCharType="end"/>
        </w:r>
        <w:bookmarkEnd w:id="2748"/>
        <w:r w:rsidRPr="007C437A">
          <w:t xml:space="preserve"> Representations of the modes, their "enter"-"escape" dynamic with respect to the "Default mode" and the </w:t>
        </w:r>
      </w:ins>
      <w:ins w:id="2756" w:author="Arthur Parmentier" w:date="2020-06-05T21:06:00Z">
        <w:r w:rsidR="00B964BD" w:rsidRPr="007C437A">
          <w:t>correlation of</w:t>
        </w:r>
      </w:ins>
      <w:ins w:id="2757" w:author="Arthur Parmentier" w:date="2020-06-05T21:05:00Z">
        <w:r w:rsidRPr="007C437A">
          <w:t xml:space="preserve"> the ambiguity bet</w:t>
        </w:r>
      </w:ins>
      <w:ins w:id="2758" w:author="Arthur Parmentier" w:date="2020-06-05T21:06:00Z">
        <w:r w:rsidR="003E12E8" w:rsidRPr="007C437A">
          <w:t>ween</w:t>
        </w:r>
      </w:ins>
      <w:ins w:id="2759" w:author="Arthur Parmentier" w:date="2020-06-05T21:05:00Z">
        <w:r w:rsidRPr="007C437A">
          <w:t xml:space="preserve"> two modes and their respective sig</w:t>
        </w:r>
      </w:ins>
      <w:ins w:id="2760" w:author="Arthur Parmentier" w:date="2020-06-06T12:20:00Z">
        <w:r w:rsidR="00A440D0" w:rsidRPr="007C437A">
          <w:t xml:space="preserve">n/gestures </w:t>
        </w:r>
      </w:ins>
      <w:ins w:id="2761" w:author="Arthur Parmentier" w:date="2020-06-05T21:05:00Z">
        <w:r w:rsidRPr="007C437A">
          <w:t>corpus</w:t>
        </w:r>
      </w:ins>
      <w:bookmarkEnd w:id="2749"/>
      <w:ins w:id="2762" w:author="Arthur Parmentier" w:date="2020-06-06T12:20:00Z">
        <w:r w:rsidR="00A440D0" w:rsidRPr="007C437A">
          <w:t xml:space="preserve">: the “enter” and “escape” signs are used to disambiguate the interpretation of </w:t>
        </w:r>
      </w:ins>
      <w:ins w:id="2763" w:author="Arthur Parmentier" w:date="2020-06-06T12:21:00Z">
        <w:r w:rsidR="00A440D0" w:rsidRPr="007C437A">
          <w:t>gestures or sign common to two or more modes for the performer. In the non-ambiguous cases, we see that the “escape” signs disappear (</w:t>
        </w:r>
      </w:ins>
      <w:ins w:id="2764" w:author="Arthur Parmentier" w:date="2020-06-06T12:22:00Z">
        <w:r w:rsidR="00A440D0" w:rsidRPr="007C437A">
          <w:t>or is simply a “step outside the box”).</w:t>
        </w:r>
      </w:ins>
      <w:ins w:id="2765" w:author="Arthur Parmentier" w:date="2020-06-06T19:14:00Z">
        <w:r w:rsidR="00BD746C" w:rsidRPr="007C437A">
          <w:br/>
        </w:r>
        <w:r w:rsidR="00BD746C" w:rsidRPr="007C437A">
          <w:br/>
        </w:r>
      </w:ins>
      <w:ins w:id="2766" w:author="Arthur Parmentier" w:date="2020-06-06T12:22:00Z">
        <w:r w:rsidR="00A440D0" w:rsidRPr="007C437A">
          <w:t xml:space="preserve"> </w:t>
        </w:r>
        <w:r w:rsidR="00A440D0" w:rsidRPr="007C437A">
          <w:rPr>
            <w:vertAlign w:val="superscript"/>
          </w:rPr>
          <w:t>1</w:t>
        </w:r>
        <w:r w:rsidR="00A440D0" w:rsidRPr="007C437A">
          <w:t xml:space="preserve">Launch mode </w:t>
        </w:r>
      </w:ins>
      <w:ins w:id="2767" w:author="Arthur Parmentier" w:date="2020-06-06T12:23:00Z">
        <w:r w:rsidR="00A440D0" w:rsidRPr="007C437A">
          <w:t xml:space="preserve">is ambiguous because some signs must be interpreted as in shapeline (Identifiers for instance). However, </w:t>
        </w:r>
      </w:ins>
      <w:ins w:id="2768" w:author="Arthur Parmentier" w:date="2020-06-06T12:24:00Z">
        <w:r w:rsidR="00A440D0" w:rsidRPr="007C437A">
          <w:t>it is not ambiguous for contents and modifiers, which can simply be performed immediately when the soundpainter “steps into the box”.</w:t>
        </w:r>
      </w:ins>
      <w:ins w:id="2769" w:author="Arthur Parmentier" w:date="2020-06-06T12:25:00Z">
        <w:r w:rsidR="00A440D0" w:rsidRPr="007C437A">
          <w:t xml:space="preserve"> For that reason, </w:t>
        </w:r>
      </w:ins>
      <w:ins w:id="2770" w:author="Arthur Parmentier" w:date="2020-06-06T12:46:00Z">
        <w:r w:rsidR="0071562A" w:rsidRPr="007C437A">
          <w:t>their</w:t>
        </w:r>
      </w:ins>
      <w:ins w:id="2771" w:author="Arthur Parmentier" w:date="2020-06-06T12:25:00Z">
        <w:r w:rsidR="00A440D0" w:rsidRPr="007C437A">
          <w:t xml:space="preserve"> enter and exit signs are not always performed when there is no ambiguity. It is also possible that </w:t>
        </w:r>
      </w:ins>
      <w:ins w:id="2772" w:author="Arthur Parmentier" w:date="2020-06-06T12:26:00Z">
        <w:r w:rsidR="00A440D0" w:rsidRPr="007C437A">
          <w:t>one particular mode is used by convention</w:t>
        </w:r>
      </w:ins>
      <w:ins w:id="2773" w:author="Arthur Parmentier" w:date="2020-06-06T12:46:00Z">
        <w:r w:rsidR="00FB620E" w:rsidRPr="007C437A">
          <w:t xml:space="preserve"> </w:t>
        </w:r>
      </w:ins>
      <w:ins w:id="2774" w:author="Arthur Parmentier" w:date="2020-06-06T12:47:00Z">
        <w:r w:rsidR="004D7731" w:rsidRPr="007C437A">
          <w:t xml:space="preserve">(by default) </w:t>
        </w:r>
      </w:ins>
      <w:ins w:id="2775" w:author="Arthur Parmentier" w:date="2020-06-06T12:46:00Z">
        <w:r w:rsidR="00FB620E" w:rsidRPr="007C437A">
          <w:t xml:space="preserve">instead of the </w:t>
        </w:r>
      </w:ins>
      <w:ins w:id="2776" w:author="Arthur Parmentier" w:date="2020-06-06T12:47:00Z">
        <w:r w:rsidR="005C65F5" w:rsidRPr="007C437A">
          <w:t>“</w:t>
        </w:r>
      </w:ins>
      <w:ins w:id="2777" w:author="Arthur Parmentier" w:date="2020-06-06T12:46:00Z">
        <w:r w:rsidR="00FB620E" w:rsidRPr="007C437A">
          <w:t>default mode</w:t>
        </w:r>
      </w:ins>
      <w:ins w:id="2778" w:author="Arthur Parmentier" w:date="2020-06-06T12:47:00Z">
        <w:r w:rsidR="005C65F5" w:rsidRPr="007C437A">
          <w:t>”</w:t>
        </w:r>
      </w:ins>
      <w:ins w:id="2779" w:author="Arthur Parmentier" w:date="2020-06-06T12:20:00Z">
        <w:r w:rsidR="00A440D0" w:rsidRPr="007C437A">
          <w:t xml:space="preserve"> </w:t>
        </w:r>
      </w:ins>
      <w:ins w:id="2780" w:author="Arthur Parmentier" w:date="2020-06-06T12:26:00Z">
        <w:r w:rsidR="00A440D0" w:rsidRPr="007C437A">
          <w:t xml:space="preserve">(for instance, it is often the case that dancer </w:t>
        </w:r>
      </w:ins>
      <w:ins w:id="2781" w:author="Arthur Parmentier" w:date="2020-06-06T12:46:00Z">
        <w:r w:rsidR="0071562A" w:rsidRPr="007C437A">
          <w:t>interprets</w:t>
        </w:r>
      </w:ins>
      <w:ins w:id="2782" w:author="Arthur Parmentier" w:date="2020-06-06T12:26:00Z">
        <w:r w:rsidR="00A440D0" w:rsidRPr="007C437A">
          <w:t xml:space="preserve"> signs and gestures in launch mode during p</w:t>
        </w:r>
      </w:ins>
      <w:ins w:id="2783" w:author="Arthur Parmentier" w:date="2020-06-06T12:27:00Z">
        <w:r w:rsidR="00A440D0" w:rsidRPr="007C437A">
          <w:t>erformance by default), in which case the enter and escape sign may not be used either.</w:t>
        </w:r>
      </w:ins>
    </w:p>
    <w:p w:rsidR="0077353F" w:rsidRPr="007C437A" w:rsidRDefault="00122D9C" w:rsidP="00122D9C">
      <w:pPr>
        <w:rPr>
          <w:ins w:id="2784" w:author="Arthur Parmentier" w:date="2020-06-06T19:24:00Z"/>
        </w:rPr>
      </w:pPr>
      <w:ins w:id="2785" w:author="Arthur Parmentier" w:date="2020-06-05T21:09:00Z">
        <w:r w:rsidRPr="007C437A">
          <w:lastRenderedPageBreak/>
          <w:t>Let’s start with the big picture.</w:t>
        </w:r>
      </w:ins>
      <w:ins w:id="2786" w:author="Arthur Parmentier" w:date="2020-06-05T21:26:00Z">
        <w:r w:rsidR="00274337" w:rsidRPr="007C437A">
          <w:br/>
        </w:r>
      </w:ins>
      <w:ins w:id="2787" w:author="Arthur Parmentier" w:date="2020-06-05T21:16:00Z">
        <w:r w:rsidRPr="007C437A">
          <w:t xml:space="preserve">Imagine a language that has an alphabet (a set of signs) and several </w:t>
        </w:r>
      </w:ins>
      <w:ins w:id="2788" w:author="Arthur Parmentier" w:date="2020-06-05T21:18:00Z">
        <w:r w:rsidRPr="007C437A">
          <w:t>syntaxes</w:t>
        </w:r>
      </w:ins>
      <w:ins w:id="2789" w:author="Arthur Parmentier" w:date="2020-06-05T21:16:00Z">
        <w:r w:rsidRPr="007C437A">
          <w:t xml:space="preserve"> that </w:t>
        </w:r>
      </w:ins>
      <w:ins w:id="2790" w:author="Arthur Parmentier" w:date="2020-06-05T21:17:00Z">
        <w:r w:rsidRPr="007C437A">
          <w:t xml:space="preserve">all speakers know and can use whenever they think that one is more appropriate than </w:t>
        </w:r>
      </w:ins>
      <w:ins w:id="2791" w:author="Arthur Parmentier" w:date="2020-06-05T21:18:00Z">
        <w:r w:rsidRPr="007C437A">
          <w:t xml:space="preserve">the </w:t>
        </w:r>
      </w:ins>
      <w:ins w:id="2792" w:author="Arthur Parmentier" w:date="2020-06-05T21:17:00Z">
        <w:r w:rsidRPr="007C437A">
          <w:t xml:space="preserve">others. Let’s call these </w:t>
        </w:r>
      </w:ins>
      <w:ins w:id="2793" w:author="Arthur Parmentier" w:date="2020-06-05T21:18:00Z">
        <w:r w:rsidRPr="007C437A">
          <w:t>syntaxes</w:t>
        </w:r>
      </w:ins>
      <w:ins w:id="2794" w:author="Arthur Parmentier" w:date="2020-06-05T21:17:00Z">
        <w:r w:rsidRPr="007C437A">
          <w:t xml:space="preserve"> “modes”.</w:t>
        </w:r>
      </w:ins>
      <w:ins w:id="2795" w:author="Arthur Parmentier" w:date="2020-06-05T21:19:00Z">
        <w:r w:rsidRPr="007C437A">
          <w:t xml:space="preserve"> SP is such a language. </w:t>
        </w:r>
        <w:r w:rsidR="004C1058" w:rsidRPr="007C437A">
          <w:t xml:space="preserve">We have seen that SP has an alphabet and how it is created. </w:t>
        </w:r>
      </w:ins>
      <w:ins w:id="2796" w:author="Arthur Parmentier" w:date="2020-06-05T21:20:00Z">
        <w:r w:rsidR="004C1058" w:rsidRPr="007C437A">
          <w:t xml:space="preserve">We have also seen that modes are said by Walter Thompson to “embody </w:t>
        </w:r>
      </w:ins>
      <w:ins w:id="2797" w:author="Arthur Parmentier" w:date="2020-06-05T21:21:00Z">
        <w:r w:rsidR="004C1058" w:rsidRPr="007C437A">
          <w:t xml:space="preserve">specific performance parameters”, even though </w:t>
        </w:r>
      </w:ins>
      <w:ins w:id="2798" w:author="Arthur Parmentier" w:date="2020-06-06T19:15:00Z">
        <w:r w:rsidR="003C4D17" w:rsidRPr="007C437A">
          <w:t>they are at this point</w:t>
        </w:r>
      </w:ins>
      <w:ins w:id="2799" w:author="Arthur Parmentier" w:date="2020-06-05T21:21:00Z">
        <w:r w:rsidR="004C1058" w:rsidRPr="007C437A">
          <w:t xml:space="preserve"> probably not usual Content gestures. </w:t>
        </w:r>
      </w:ins>
      <w:ins w:id="2800" w:author="Arthur Parmentier" w:date="2020-06-06T19:15:00Z">
        <w:r w:rsidR="00163AE7" w:rsidRPr="007C437A">
          <w:br/>
        </w:r>
      </w:ins>
      <w:ins w:id="2801" w:author="Arthur Parmentier" w:date="2020-06-05T21:22:00Z">
        <w:r w:rsidR="004C1058" w:rsidRPr="007C437A">
          <w:t xml:space="preserve">My proposition is to understand modes as several </w:t>
        </w:r>
      </w:ins>
      <w:ins w:id="2802" w:author="Arthur Parmentier" w:date="2020-06-06T13:06:00Z">
        <w:r w:rsidR="00DD01C7" w:rsidRPr="007C437A">
          <w:t>syntactic</w:t>
        </w:r>
      </w:ins>
      <w:ins w:id="2803" w:author="Arthur Parmentier" w:date="2020-06-05T21:23:00Z">
        <w:r w:rsidR="004C1058" w:rsidRPr="007C437A">
          <w:t xml:space="preserve"> and semantic</w:t>
        </w:r>
        <w:r w:rsidR="004C1058" w:rsidRPr="007C437A">
          <w:rPr>
            <w:rStyle w:val="Appelnotedebasdep"/>
          </w:rPr>
          <w:footnoteReference w:id="42"/>
        </w:r>
      </w:ins>
      <w:ins w:id="2811" w:author="Arthur Parmentier" w:date="2020-06-05T21:22:00Z">
        <w:r w:rsidR="004C1058" w:rsidRPr="007C437A">
          <w:t xml:space="preserve"> modules that the soundpainter can use during the performan</w:t>
        </w:r>
      </w:ins>
      <w:ins w:id="2812" w:author="Arthur Parmentier" w:date="2020-06-05T21:23:00Z">
        <w:r w:rsidR="004C1058" w:rsidRPr="007C437A">
          <w:t>ce</w:t>
        </w:r>
      </w:ins>
      <w:ins w:id="2813" w:author="Arthur Parmentier" w:date="2020-06-05T21:25:00Z">
        <w:r w:rsidR="002E7599" w:rsidRPr="007C437A">
          <w:t>, i.</w:t>
        </w:r>
      </w:ins>
      <w:ins w:id="2814" w:author="Arthur Parmentier" w:date="2020-06-05T21:26:00Z">
        <w:r w:rsidR="002E7599" w:rsidRPr="007C437A">
          <w:t xml:space="preserve">e. the specific performance parameters that Walter Thompson speaks about are their </w:t>
        </w:r>
      </w:ins>
      <w:ins w:id="2815" w:author="Arthur Parmentier" w:date="2020-06-06T13:06:00Z">
        <w:r w:rsidR="00DD01C7" w:rsidRPr="007C437A">
          <w:t>syntactic</w:t>
        </w:r>
      </w:ins>
      <w:ins w:id="2816" w:author="Arthur Parmentier" w:date="2020-06-05T21:26:00Z">
        <w:r w:rsidR="002E7599" w:rsidRPr="007C437A">
          <w:t xml:space="preserve"> (and semantic) </w:t>
        </w:r>
        <w:r w:rsidR="00274337" w:rsidRPr="007C437A">
          <w:t>components</w:t>
        </w:r>
        <w:r w:rsidR="002E7599" w:rsidRPr="007C437A">
          <w:t>.</w:t>
        </w:r>
      </w:ins>
      <w:ins w:id="2817" w:author="Arthur Parmentier" w:date="2020-06-05T21:27:00Z">
        <w:r w:rsidR="00274337" w:rsidRPr="007C437A">
          <w:br/>
          <w:t>One may say that such two different modules, because they have different syntaxes,</w:t>
        </w:r>
      </w:ins>
      <w:ins w:id="2818" w:author="Arthur Parmentier" w:date="2020-06-05T21:28:00Z">
        <w:r w:rsidR="00274337" w:rsidRPr="007C437A">
          <w:t xml:space="preserve"> are </w:t>
        </w:r>
      </w:ins>
      <w:ins w:id="2819" w:author="Arthur Parmentier" w:date="2020-06-06T19:16:00Z">
        <w:r w:rsidR="00C66F72" w:rsidRPr="007C437A">
          <w:t xml:space="preserve">therefore </w:t>
        </w:r>
      </w:ins>
      <w:ins w:id="2820" w:author="Arthur Parmentier" w:date="2020-06-05T21:28:00Z">
        <w:r w:rsidR="00274337" w:rsidRPr="007C437A">
          <w:t xml:space="preserve">two different languages </w:t>
        </w:r>
      </w:ins>
      <w:ins w:id="2821" w:author="Arthur Parmentier" w:date="2020-06-06T19:17:00Z">
        <w:r w:rsidR="00BB7AB5" w:rsidRPr="007C437A">
          <w:t>and wonder how they could</w:t>
        </w:r>
        <w:r w:rsidR="00983480" w:rsidRPr="007C437A">
          <w:t xml:space="preserve"> form</w:t>
        </w:r>
      </w:ins>
      <w:ins w:id="2822" w:author="Arthur Parmentier" w:date="2020-06-05T21:28:00Z">
        <w:r w:rsidR="00274337" w:rsidRPr="007C437A">
          <w:t xml:space="preserve"> a single language that we call SP. </w:t>
        </w:r>
      </w:ins>
      <w:ins w:id="2823" w:author="Arthur Parmentier" w:date="2020-06-06T19:17:00Z">
        <w:r w:rsidR="00A70873" w:rsidRPr="007C437A">
          <w:t>T</w:t>
        </w:r>
      </w:ins>
      <w:ins w:id="2824" w:author="Arthur Parmentier" w:date="2020-06-05T21:29:00Z">
        <w:r w:rsidR="00274337" w:rsidRPr="007C437A">
          <w:t xml:space="preserve">o understand how they </w:t>
        </w:r>
      </w:ins>
      <w:ins w:id="2825" w:author="Arthur Parmentier" w:date="2020-06-06T19:18:00Z">
        <w:r w:rsidR="006B144E" w:rsidRPr="007C437A">
          <w:t>relate to</w:t>
        </w:r>
      </w:ins>
      <w:ins w:id="2826" w:author="Arthur Parmentier" w:date="2020-06-05T21:29:00Z">
        <w:r w:rsidR="00274337" w:rsidRPr="007C437A">
          <w:t xml:space="preserve"> each other and labeled under “SP”, let’s take a look at the </w:t>
        </w:r>
      </w:ins>
      <w:ins w:id="2827" w:author="Arthur Parmentier" w:date="2020-06-06T19:17:00Z">
        <w:r w:rsidR="0015677B" w:rsidRPr="007C437A">
          <w:t xml:space="preserve">alphabetical level (their set of possible </w:t>
        </w:r>
      </w:ins>
      <w:ins w:id="2828" w:author="Arthur Parmentier" w:date="2020-06-06T19:18:00Z">
        <w:r w:rsidR="0015677B" w:rsidRPr="007C437A">
          <w:t xml:space="preserve">signs) </w:t>
        </w:r>
      </w:ins>
      <w:ins w:id="2829" w:author="Arthur Parmentier" w:date="2020-06-05T21:29:00Z">
        <w:r w:rsidR="00687A5C" w:rsidRPr="007C437A">
          <w:t>to understand their common features.</w:t>
        </w:r>
      </w:ins>
    </w:p>
    <w:p w:rsidR="00B437A4" w:rsidRPr="007C437A" w:rsidRDefault="00B437A4">
      <w:pPr>
        <w:pStyle w:val="Titre5"/>
        <w:rPr>
          <w:ins w:id="2830" w:author="Arthur Parmentier" w:date="2020-06-06T19:18:00Z"/>
          <w:rPrChange w:id="2831" w:author="Arthur Parmentier" w:date="2020-06-07T15:27:00Z">
            <w:rPr>
              <w:ins w:id="2832" w:author="Arthur Parmentier" w:date="2020-06-06T19:18:00Z"/>
            </w:rPr>
          </w:rPrChange>
        </w:rPr>
        <w:pPrChange w:id="2833" w:author="Arthur Parmentier" w:date="2020-06-06T20:39:00Z">
          <w:pPr/>
        </w:pPrChange>
      </w:pPr>
      <w:ins w:id="2834" w:author="Arthur Parmentier" w:date="2020-06-06T19:24:00Z">
        <w:r w:rsidRPr="007C437A">
          <w:rPr>
            <w:rPrChange w:id="2835" w:author="Arthur Parmentier" w:date="2020-06-07T15:27:00Z">
              <w:rPr/>
            </w:rPrChange>
          </w:rPr>
          <w:t>A shared alphabet for several syntaxes</w:t>
        </w:r>
      </w:ins>
    </w:p>
    <w:p w:rsidR="00122D9C" w:rsidRPr="007C437A" w:rsidRDefault="00122D9C" w:rsidP="00122D9C">
      <w:pPr>
        <w:rPr>
          <w:ins w:id="2836" w:author="Arthur Parmentier" w:date="2020-06-06T19:24:00Z"/>
        </w:rPr>
      </w:pPr>
      <w:ins w:id="2837" w:author="Arthur Parmentier" w:date="2020-06-05T21:09:00Z">
        <w:r w:rsidRPr="007C437A">
          <w:t xml:space="preserve">Imagine </w:t>
        </w:r>
      </w:ins>
      <w:ins w:id="2838" w:author="Arthur Parmentier" w:date="2020-06-05T21:10:00Z">
        <w:r w:rsidRPr="007C437A">
          <w:t>the dictionary of SP and visualize the abstract space of all signs in SP (bottom of</w:t>
        </w:r>
      </w:ins>
      <w:ins w:id="2839" w:author="Arthur Parmentier" w:date="2020-06-05T21:11:00Z">
        <w:r w:rsidRPr="007C437A">
          <w:t xml:space="preserve"> </w:t>
        </w:r>
        <w:r w:rsidRPr="007C437A">
          <w:rPr>
            <w:rPrChange w:id="2840" w:author="Arthur Parmentier" w:date="2020-06-07T15:27:00Z">
              <w:rPr/>
            </w:rPrChange>
          </w:rPr>
          <w:fldChar w:fldCharType="begin"/>
        </w:r>
        <w:r w:rsidRPr="007C437A">
          <w:instrText xml:space="preserve"> REF _Ref42283886 \h </w:instrText>
        </w:r>
      </w:ins>
      <w:r w:rsidRPr="007C437A">
        <w:rPr>
          <w:rPrChange w:id="2841" w:author="Arthur Parmentier" w:date="2020-06-07T15:27:00Z">
            <w:rPr/>
          </w:rPrChange>
        </w:rPr>
      </w:r>
      <w:r w:rsidRPr="007C437A">
        <w:rPr>
          <w:rPrChange w:id="2842" w:author="Arthur Parmentier" w:date="2020-06-07T15:27:00Z">
            <w:rPr/>
          </w:rPrChange>
        </w:rPr>
        <w:fldChar w:fldCharType="separate"/>
      </w:r>
      <w:ins w:id="2843" w:author="Arthur Parmentier" w:date="2020-06-05T21:11:00Z">
        <w:r w:rsidRPr="007C437A">
          <w:t xml:space="preserve">Figure </w:t>
        </w:r>
        <w:r w:rsidRPr="007C437A">
          <w:rPr>
            <w:rPrChange w:id="2844" w:author="Arthur Parmentier" w:date="2020-06-07T15:27:00Z">
              <w:rPr>
                <w:noProof/>
              </w:rPr>
            </w:rPrChange>
          </w:rPr>
          <w:t>1</w:t>
        </w:r>
        <w:r w:rsidRPr="007C437A">
          <w:rPr>
            <w:rPrChange w:id="2845" w:author="Arthur Parmentier" w:date="2020-06-07T15:27:00Z">
              <w:rPr/>
            </w:rPrChange>
          </w:rPr>
          <w:fldChar w:fldCharType="end"/>
        </w:r>
        <w:r w:rsidRPr="007C437A">
          <w:t xml:space="preserve">). </w:t>
        </w:r>
      </w:ins>
      <w:ins w:id="2846" w:author="Arthur Parmentier" w:date="2020-06-05T21:15:00Z">
        <w:r w:rsidRPr="007C437A">
          <w:br/>
        </w:r>
      </w:ins>
      <w:ins w:id="2847" w:author="Arthur Parmentier" w:date="2020-06-05T21:11:00Z">
        <w:r w:rsidRPr="007C437A">
          <w:t xml:space="preserve">Among those signs, some are used in specific modes only. For instance, the sign “scan” </w:t>
        </w:r>
      </w:ins>
      <w:ins w:id="2848" w:author="Arthur Parmentier" w:date="2020-06-05T21:12:00Z">
        <w:r w:rsidRPr="007C437A">
          <w:t xml:space="preserve">is significant only for the mode that </w:t>
        </w:r>
      </w:ins>
      <w:ins w:id="2849" w:author="Arthur Parmentier" w:date="2020-06-06T19:19:00Z">
        <w:r w:rsidR="001D75D5" w:rsidRPr="007C437A">
          <w:t>has</w:t>
        </w:r>
      </w:ins>
      <w:ins w:id="2850" w:author="Arthur Parmentier" w:date="2020-06-05T21:12:00Z">
        <w:r w:rsidRPr="007C437A">
          <w:t xml:space="preserve"> its name, as it allows the soundpainter to enter the scan mode from </w:t>
        </w:r>
      </w:ins>
      <w:ins w:id="2851" w:author="Arthur Parmentier" w:date="2020-06-05T21:13:00Z">
        <w:r w:rsidRPr="007C437A">
          <w:t xml:space="preserve">the “Who, What, How, When”-like </w:t>
        </w:r>
      </w:ins>
      <w:ins w:id="2852" w:author="Arthur Parmentier" w:date="2020-06-05T21:14:00Z">
        <w:r w:rsidRPr="007C437A">
          <w:t xml:space="preserve">syntactic </w:t>
        </w:r>
      </w:ins>
      <w:ins w:id="2853" w:author="Arthur Parmentier" w:date="2020-06-05T21:13:00Z">
        <w:r w:rsidRPr="007C437A">
          <w:t>structure, that we will call the “</w:t>
        </w:r>
      </w:ins>
      <w:ins w:id="2854" w:author="Arthur Parmentier" w:date="2020-06-05T21:14:00Z">
        <w:r w:rsidRPr="007C437A">
          <w:t>d</w:t>
        </w:r>
      </w:ins>
      <w:ins w:id="2855" w:author="Arthur Parmentier" w:date="2020-06-05T21:13:00Z">
        <w:r w:rsidRPr="007C437A">
          <w:t>efault mode” of SP</w:t>
        </w:r>
      </w:ins>
      <w:ins w:id="2856" w:author="Arthur Parmentier" w:date="2020-06-06T19:21:00Z">
        <w:r w:rsidR="00B001BB" w:rsidRPr="007C437A">
          <w:t xml:space="preserve"> (t</w:t>
        </w:r>
      </w:ins>
      <w:ins w:id="2857" w:author="Arthur Parmentier" w:date="2020-06-06T19:19:00Z">
        <w:r w:rsidR="002869D0" w:rsidRPr="007C437A">
          <w:t xml:space="preserve">he main reason for choosing this name (default) is that it </w:t>
        </w:r>
      </w:ins>
      <w:ins w:id="2858" w:author="Arthur Parmentier" w:date="2020-06-06T19:20:00Z">
        <w:r w:rsidR="002869D0" w:rsidRPr="007C437A">
          <w:t>is the syntactic module that soundpainters use by convention and which allows to connect all modes together</w:t>
        </w:r>
      </w:ins>
      <w:ins w:id="2859" w:author="Arthur Parmentier" w:date="2020-06-06T19:21:00Z">
        <w:r w:rsidR="00B001BB" w:rsidRPr="007C437A">
          <w:t>)</w:t>
        </w:r>
      </w:ins>
      <w:ins w:id="2860" w:author="Arthur Parmentier" w:date="2020-06-06T19:20:00Z">
        <w:r w:rsidR="002869D0" w:rsidRPr="007C437A">
          <w:t>.</w:t>
        </w:r>
      </w:ins>
      <w:ins w:id="2861" w:author="Arthur Parmentier" w:date="2020-06-05T21:13:00Z">
        <w:r w:rsidRPr="007C437A">
          <w:t xml:space="preserve"> </w:t>
        </w:r>
      </w:ins>
      <w:ins w:id="2862" w:author="Arthur Parmentier" w:date="2020-06-05T21:14:00Z">
        <w:r w:rsidRPr="007C437A">
          <w:t>Outside the scan mode an</w:t>
        </w:r>
      </w:ins>
      <w:ins w:id="2863" w:author="Arthur Parmentier" w:date="2020-06-05T21:15:00Z">
        <w:r w:rsidRPr="007C437A">
          <w:t xml:space="preserve">d its variations, the </w:t>
        </w:r>
      </w:ins>
      <w:ins w:id="2864" w:author="Arthur Parmentier" w:date="2020-06-06T19:21:00Z">
        <w:r w:rsidR="00AF1433" w:rsidRPr="007C437A">
          <w:t xml:space="preserve">sign </w:t>
        </w:r>
      </w:ins>
      <w:ins w:id="2865" w:author="Arthur Parmentier" w:date="2020-06-05T21:15:00Z">
        <w:r w:rsidRPr="007C437A">
          <w:t xml:space="preserve">“scan” is practically not meaningful </w:t>
        </w:r>
      </w:ins>
      <w:ins w:id="2866" w:author="Arthur Parmentier" w:date="2020-06-06T19:21:00Z">
        <w:r w:rsidR="00AF1433" w:rsidRPr="007C437A">
          <w:t>n</w:t>
        </w:r>
      </w:ins>
      <w:ins w:id="2867" w:author="Arthur Parmentier" w:date="2020-06-05T21:15:00Z">
        <w:r w:rsidRPr="007C437A">
          <w:t>or used.</w:t>
        </w:r>
      </w:ins>
      <w:ins w:id="2868" w:author="Arthur Parmentier" w:date="2020-06-05T21:36:00Z">
        <w:r w:rsidR="006C6E21" w:rsidRPr="007C437A">
          <w:t xml:space="preserve"> Therefore, when the soundpainter uses that sign, it is clear for the performer which mode the soundpainter uses.</w:t>
        </w:r>
      </w:ins>
      <w:ins w:id="2869" w:author="Arthur Parmentier" w:date="2020-06-05T21:15:00Z">
        <w:r w:rsidRPr="007C437A">
          <w:br/>
          <w:t xml:space="preserve">However, some </w:t>
        </w:r>
      </w:ins>
      <w:ins w:id="2870" w:author="Arthur Parmentier" w:date="2020-06-05T21:32:00Z">
        <w:r w:rsidR="00907944" w:rsidRPr="007C437A">
          <w:t xml:space="preserve">signs </w:t>
        </w:r>
      </w:ins>
      <w:ins w:id="2871" w:author="Arthur Parmentier" w:date="2020-06-06T12:19:00Z">
        <w:r w:rsidR="0072567A" w:rsidRPr="007C437A">
          <w:t>are significant and can be interpreted differently</w:t>
        </w:r>
      </w:ins>
      <w:ins w:id="2872" w:author="Arthur Parmentier" w:date="2020-06-05T21:33:00Z">
        <w:r w:rsidR="00907944" w:rsidRPr="007C437A">
          <w:t xml:space="preserve"> </w:t>
        </w:r>
      </w:ins>
      <w:ins w:id="2873" w:author="Arthur Parmentier" w:date="2020-06-05T21:34:00Z">
        <w:r w:rsidR="006C6E21" w:rsidRPr="007C437A">
          <w:t xml:space="preserve">in </w:t>
        </w:r>
      </w:ins>
      <w:ins w:id="2874" w:author="Arthur Parmentier" w:date="2020-06-05T21:35:00Z">
        <w:r w:rsidR="006C6E21" w:rsidRPr="007C437A">
          <w:t xml:space="preserve">several modes, which is represented in </w:t>
        </w:r>
        <w:r w:rsidR="006C6E21" w:rsidRPr="007C437A">
          <w:rPr>
            <w:rPrChange w:id="2875" w:author="Arthur Parmentier" w:date="2020-06-07T15:27:00Z">
              <w:rPr/>
            </w:rPrChange>
          </w:rPr>
          <w:fldChar w:fldCharType="begin"/>
        </w:r>
        <w:r w:rsidR="006C6E21" w:rsidRPr="007C437A">
          <w:instrText xml:space="preserve"> REF _Ref42283886 \h </w:instrText>
        </w:r>
      </w:ins>
      <w:r w:rsidR="006C6E21" w:rsidRPr="007C437A">
        <w:rPr>
          <w:rPrChange w:id="2876" w:author="Arthur Parmentier" w:date="2020-06-07T15:27:00Z">
            <w:rPr/>
          </w:rPrChange>
        </w:rPr>
      </w:r>
      <w:ins w:id="2877" w:author="Arthur Parmentier" w:date="2020-06-05T21:35:00Z">
        <w:r w:rsidR="006C6E21" w:rsidRPr="007C437A">
          <w:rPr>
            <w:rPrChange w:id="2878" w:author="Arthur Parmentier" w:date="2020-06-07T15:27:00Z">
              <w:rPr/>
            </w:rPrChange>
          </w:rPr>
          <w:fldChar w:fldCharType="separate"/>
        </w:r>
        <w:r w:rsidR="006C6E21" w:rsidRPr="007C437A">
          <w:t xml:space="preserve">Figure </w:t>
        </w:r>
        <w:r w:rsidR="006C6E21" w:rsidRPr="007C437A">
          <w:rPr>
            <w:rPrChange w:id="2879" w:author="Arthur Parmentier" w:date="2020-06-07T15:27:00Z">
              <w:rPr>
                <w:noProof/>
              </w:rPr>
            </w:rPrChange>
          </w:rPr>
          <w:t>1</w:t>
        </w:r>
        <w:r w:rsidR="006C6E21" w:rsidRPr="007C437A">
          <w:rPr>
            <w:rPrChange w:id="2880" w:author="Arthur Parmentier" w:date="2020-06-07T15:27:00Z">
              <w:rPr/>
            </w:rPrChange>
          </w:rPr>
          <w:fldChar w:fldCharType="end"/>
        </w:r>
        <w:r w:rsidR="006C6E21" w:rsidRPr="007C437A">
          <w:t xml:space="preserve"> by the overlapping of two </w:t>
        </w:r>
      </w:ins>
      <w:ins w:id="2881" w:author="Arthur Parmentier" w:date="2020-06-06T12:19:00Z">
        <w:r w:rsidR="0072567A" w:rsidRPr="007C437A">
          <w:t>sets (ellipses)</w:t>
        </w:r>
      </w:ins>
      <w:ins w:id="2882" w:author="Arthur Parmentier" w:date="2020-06-05T21:35:00Z">
        <w:r w:rsidR="006C6E21" w:rsidRPr="007C437A">
          <w:t xml:space="preserve"> at the </w:t>
        </w:r>
      </w:ins>
      <w:ins w:id="2883" w:author="Arthur Parmentier" w:date="2020-06-06T19:22:00Z">
        <w:r w:rsidR="00E02161" w:rsidRPr="007C437A">
          <w:t>gestures</w:t>
        </w:r>
      </w:ins>
      <w:ins w:id="2884" w:author="Arthur Parmentier" w:date="2020-06-05T21:35:00Z">
        <w:r w:rsidR="006C6E21" w:rsidRPr="007C437A">
          <w:t xml:space="preserve"> level. </w:t>
        </w:r>
      </w:ins>
      <w:ins w:id="2885" w:author="Arthur Parmentier" w:date="2020-06-06T19:22:00Z">
        <w:r w:rsidR="001C10F6" w:rsidRPr="007C437A">
          <w:t>When using those signs</w:t>
        </w:r>
      </w:ins>
      <w:ins w:id="2886" w:author="Arthur Parmentier" w:date="2020-06-05T21:35:00Z">
        <w:r w:rsidR="006C6E21" w:rsidRPr="007C437A">
          <w:t xml:space="preserve">, </w:t>
        </w:r>
      </w:ins>
      <w:ins w:id="2887" w:author="Arthur Parmentier" w:date="2020-06-05T21:36:00Z">
        <w:r w:rsidR="006C6E21" w:rsidRPr="007C437A">
          <w:t xml:space="preserve">it is no longer </w:t>
        </w:r>
      </w:ins>
      <w:ins w:id="2888" w:author="Arthur Parmentier" w:date="2020-06-06T19:22:00Z">
        <w:r w:rsidR="001C10F6" w:rsidRPr="007C437A">
          <w:t>obvious</w:t>
        </w:r>
      </w:ins>
      <w:ins w:id="2889" w:author="Arthur Parmentier" w:date="2020-06-05T21:36:00Z">
        <w:r w:rsidR="006C6E21" w:rsidRPr="007C437A">
          <w:t xml:space="preserve"> what mode the soundpainter uses</w:t>
        </w:r>
      </w:ins>
      <w:ins w:id="2890" w:author="Arthur Parmentier" w:date="2020-06-06T19:22:00Z">
        <w:r w:rsidR="001C10F6" w:rsidRPr="007C437A">
          <w:t xml:space="preserve"> and how they shou</w:t>
        </w:r>
      </w:ins>
      <w:ins w:id="2891" w:author="Arthur Parmentier" w:date="2020-06-06T19:23:00Z">
        <w:r w:rsidR="001C10F6" w:rsidRPr="007C437A">
          <w:t>ld be interpreted:</w:t>
        </w:r>
      </w:ins>
      <w:ins w:id="2892" w:author="Arthur Parmentier" w:date="2020-06-06T10:34:00Z">
        <w:r w:rsidR="00EE3EF9" w:rsidRPr="007C437A">
          <w:t xml:space="preserve"> the mode is ambiguous</w:t>
        </w:r>
      </w:ins>
      <w:ins w:id="2893" w:author="Arthur Parmentier" w:date="2020-06-05T21:37:00Z">
        <w:r w:rsidR="006C6E21" w:rsidRPr="007C437A">
          <w:t xml:space="preserve">, so there </w:t>
        </w:r>
      </w:ins>
      <w:ins w:id="2894" w:author="Arthur Parmentier" w:date="2020-06-05T21:39:00Z">
        <w:r w:rsidR="00A451DF" w:rsidRPr="007C437A">
          <w:t>must</w:t>
        </w:r>
      </w:ins>
      <w:ins w:id="2895" w:author="Arthur Parmentier" w:date="2020-06-05T21:37:00Z">
        <w:r w:rsidR="006C6E21" w:rsidRPr="007C437A">
          <w:t xml:space="preserve"> be a way for the soundpainter to let the performers know what mode he is using. This is the role of what I call the “enter” and “es</w:t>
        </w:r>
      </w:ins>
      <w:ins w:id="2896" w:author="Arthur Parmentier" w:date="2020-06-05T21:38:00Z">
        <w:r w:rsidR="006C6E21" w:rsidRPr="007C437A">
          <w:t>cape”</w:t>
        </w:r>
        <w:r w:rsidR="006C6E21" w:rsidRPr="007C437A">
          <w:rPr>
            <w:rStyle w:val="Appelnotedebasdep"/>
          </w:rPr>
          <w:footnoteReference w:id="43"/>
        </w:r>
        <w:r w:rsidR="006C6E21" w:rsidRPr="007C437A">
          <w:t xml:space="preserve"> signs</w:t>
        </w:r>
      </w:ins>
      <w:ins w:id="2903" w:author="Arthur Parmentier" w:date="2020-06-06T12:28:00Z">
        <w:r w:rsidR="00595AA3" w:rsidRPr="007C437A">
          <w:t xml:space="preserve"> for each mode</w:t>
        </w:r>
      </w:ins>
      <w:ins w:id="2904" w:author="Arthur Parmentier" w:date="2020-06-06T10:44:00Z">
        <w:r w:rsidR="003A5421" w:rsidRPr="007C437A">
          <w:t>.</w:t>
        </w:r>
      </w:ins>
    </w:p>
    <w:p w:rsidR="00B437A4" w:rsidRPr="007C437A" w:rsidRDefault="00B437A4">
      <w:pPr>
        <w:pStyle w:val="Titre5"/>
        <w:rPr>
          <w:ins w:id="2905" w:author="Arthur Parmentier" w:date="2020-06-05T21:39:00Z"/>
          <w:rPrChange w:id="2906" w:author="Arthur Parmentier" w:date="2020-06-07T15:27:00Z">
            <w:rPr>
              <w:ins w:id="2907" w:author="Arthur Parmentier" w:date="2020-06-05T21:39:00Z"/>
            </w:rPr>
          </w:rPrChange>
        </w:rPr>
        <w:pPrChange w:id="2908" w:author="Arthur Parmentier" w:date="2020-06-06T20:39:00Z">
          <w:pPr/>
        </w:pPrChange>
      </w:pPr>
      <w:ins w:id="2909" w:author="Arthur Parmentier" w:date="2020-06-06T19:24:00Z">
        <w:r w:rsidRPr="007C437A">
          <w:rPr>
            <w:rPrChange w:id="2910" w:author="Arthur Parmentier" w:date="2020-06-07T15:27:00Z">
              <w:rPr/>
            </w:rPrChange>
          </w:rPr>
          <w:t>The ambiguit</w:t>
        </w:r>
      </w:ins>
      <w:ins w:id="2911" w:author="Arthur Parmentier" w:date="2020-06-06T19:25:00Z">
        <w:r w:rsidRPr="007C437A">
          <w:rPr>
            <w:rPrChange w:id="2912" w:author="Arthur Parmentier" w:date="2020-06-07T15:27:00Z">
              <w:rPr/>
            </w:rPrChange>
          </w:rPr>
          <w:t>ies</w:t>
        </w:r>
      </w:ins>
      <w:ins w:id="2913" w:author="Arthur Parmentier" w:date="2020-06-06T19:24:00Z">
        <w:r w:rsidRPr="007C437A">
          <w:rPr>
            <w:rPrChange w:id="2914" w:author="Arthur Parmentier" w:date="2020-06-07T15:27:00Z">
              <w:rPr/>
            </w:rPrChange>
          </w:rPr>
          <w:t xml:space="preserve"> between modes </w:t>
        </w:r>
      </w:ins>
      <w:ins w:id="2915" w:author="Arthur Parmentier" w:date="2020-06-06T19:25:00Z">
        <w:r w:rsidR="001303A0" w:rsidRPr="007C437A">
          <w:rPr>
            <w:rPrChange w:id="2916" w:author="Arthur Parmentier" w:date="2020-06-07T15:27:00Z">
              <w:rPr/>
            </w:rPrChange>
          </w:rPr>
          <w:t>resolved by the</w:t>
        </w:r>
      </w:ins>
      <w:ins w:id="2917" w:author="Arthur Parmentier" w:date="2020-06-06T19:24:00Z">
        <w:r w:rsidRPr="007C437A">
          <w:rPr>
            <w:rPrChange w:id="2918" w:author="Arthur Parmentier" w:date="2020-06-07T15:27:00Z">
              <w:rPr/>
            </w:rPrChange>
          </w:rPr>
          <w:t xml:space="preserve"> “enter” and “escape” signs</w:t>
        </w:r>
      </w:ins>
    </w:p>
    <w:p w:rsidR="0079757F" w:rsidRPr="007C437A" w:rsidRDefault="00A451DF">
      <w:pPr>
        <w:rPr>
          <w:ins w:id="2919" w:author="Arthur Parmentier" w:date="2020-06-06T12:51:00Z"/>
        </w:rPr>
      </w:pPr>
      <w:ins w:id="2920" w:author="Arthur Parmentier" w:date="2020-06-05T21:39:00Z">
        <w:r w:rsidRPr="007C437A">
          <w:t>The enter and escape signs allow the soundpainter to “navigate” between the different modes</w:t>
        </w:r>
        <w:r w:rsidR="00106056" w:rsidRPr="007C437A">
          <w:t xml:space="preserve">, by signing the enter sign </w:t>
        </w:r>
      </w:ins>
      <w:ins w:id="2921" w:author="Arthur Parmentier" w:date="2020-06-05T21:40:00Z">
        <w:r w:rsidR="00106056" w:rsidRPr="007C437A">
          <w:t>of</w:t>
        </w:r>
      </w:ins>
      <w:ins w:id="2922" w:author="Arthur Parmentier" w:date="2020-06-05T21:42:00Z">
        <w:r w:rsidR="00106056" w:rsidRPr="007C437A">
          <w:t xml:space="preserve"> one</w:t>
        </w:r>
      </w:ins>
      <w:ins w:id="2923" w:author="Arthur Parmentier" w:date="2020-06-05T21:40:00Z">
        <w:r w:rsidR="00106056" w:rsidRPr="007C437A">
          <w:t xml:space="preserve"> mode </w:t>
        </w:r>
      </w:ins>
      <w:ins w:id="2924" w:author="Arthur Parmentier" w:date="2020-06-05T21:42:00Z">
        <w:r w:rsidR="00106056" w:rsidRPr="007C437A">
          <w:t>to “enter</w:t>
        </w:r>
      </w:ins>
      <w:ins w:id="2925" w:author="Arthur Parmentier" w:date="2020-06-05T21:40:00Z">
        <w:r w:rsidR="00106056" w:rsidRPr="007C437A">
          <w:t xml:space="preserve"> it</w:t>
        </w:r>
      </w:ins>
      <w:ins w:id="2926" w:author="Arthur Parmentier" w:date="2020-06-05T21:42:00Z">
        <w:r w:rsidR="00106056" w:rsidRPr="007C437A">
          <w:t xml:space="preserve">” (i.e. use its </w:t>
        </w:r>
      </w:ins>
      <w:ins w:id="2927" w:author="Arthur Parmentier" w:date="2020-06-06T13:06:00Z">
        <w:r w:rsidR="00DD01C7" w:rsidRPr="007C437A">
          <w:t>syntactic</w:t>
        </w:r>
      </w:ins>
      <w:ins w:id="2928" w:author="Arthur Parmentier" w:date="2020-06-05T21:42:00Z">
        <w:r w:rsidR="00106056" w:rsidRPr="007C437A">
          <w:t xml:space="preserve"> and semantic structure)</w:t>
        </w:r>
      </w:ins>
      <w:ins w:id="2929" w:author="Arthur Parmentier" w:date="2020-06-05T21:40:00Z">
        <w:r w:rsidR="00106056" w:rsidRPr="007C437A">
          <w:t xml:space="preserve"> and signing its escape sign when escaping from that mode.</w:t>
        </w:r>
      </w:ins>
      <w:ins w:id="2930" w:author="Arthur Parmentier" w:date="2020-06-06T10:35:00Z">
        <w:r w:rsidR="00EE3EF9" w:rsidRPr="007C437A">
          <w:t xml:space="preserve"> </w:t>
        </w:r>
      </w:ins>
      <w:ins w:id="2931" w:author="Arthur Parmentier" w:date="2020-06-05T21:41:00Z">
        <w:r w:rsidR="00106056" w:rsidRPr="007C437A">
          <w:t xml:space="preserve"> </w:t>
        </w:r>
      </w:ins>
      <w:ins w:id="2932" w:author="Arthur Parmentier" w:date="2020-06-05T22:27:00Z">
        <w:r w:rsidR="00C514A9" w:rsidRPr="007C437A">
          <w:t>However, not all modes are in</w:t>
        </w:r>
      </w:ins>
      <w:ins w:id="2933" w:author="Arthur Parmentier" w:date="2020-06-05T22:28:00Z">
        <w:r w:rsidR="00C514A9" w:rsidRPr="007C437A">
          <w:t xml:space="preserve"> the graph are connected; in fact, there is a mode from which we can enter all other modes and that we return to by default when escaping a mode</w:t>
        </w:r>
      </w:ins>
      <w:ins w:id="2934" w:author="Arthur Parmentier" w:date="2020-06-05T22:29:00Z">
        <w:r w:rsidR="00C514A9" w:rsidRPr="007C437A">
          <w:t xml:space="preserve">. I call it the “default mode” (or the “core”, “central” mode of SP), from </w:t>
        </w:r>
      </w:ins>
      <w:ins w:id="2935" w:author="Arthur Parmentier" w:date="2020-06-05T22:30:00Z">
        <w:r w:rsidR="00C514A9" w:rsidRPr="007C437A">
          <w:lastRenderedPageBreak/>
          <w:t>which the other modes connect, just like modules in the system.</w:t>
        </w:r>
      </w:ins>
      <w:ins w:id="2936" w:author="Arthur Parmentier" w:date="2020-06-06T10:44:00Z">
        <w:r w:rsidR="003A5421" w:rsidRPr="007C437A">
          <w:t xml:space="preserve"> We can see that the “escape”</w:t>
        </w:r>
      </w:ins>
      <w:ins w:id="2937" w:author="Arthur Parmentier" w:date="2020-06-05T22:30:00Z">
        <w:r w:rsidR="00297C3F" w:rsidRPr="007C437A">
          <w:br/>
          <w:t>It would be interesting to discuss further the</w:t>
        </w:r>
      </w:ins>
      <w:ins w:id="2938" w:author="Arthur Parmentier" w:date="2020-06-06T10:30:00Z">
        <w:r w:rsidR="00CF01B3" w:rsidRPr="007C437A">
          <w:t xml:space="preserve"> motivations and</w:t>
        </w:r>
      </w:ins>
      <w:ins w:id="2939" w:author="Arthur Parmentier" w:date="2020-06-05T22:30:00Z">
        <w:r w:rsidR="00297C3F" w:rsidRPr="007C437A">
          <w:t xml:space="preserve"> consequences of this centrality of the default mode, and why it is not possible to direct</w:t>
        </w:r>
      </w:ins>
      <w:ins w:id="2940" w:author="Arthur Parmentier" w:date="2020-06-05T22:31:00Z">
        <w:r w:rsidR="00297C3F" w:rsidRPr="007C437A">
          <w:t>ly move on from one mode to the others</w:t>
        </w:r>
        <w:r w:rsidR="00DE44D3" w:rsidRPr="007C437A">
          <w:t xml:space="preserve"> by simply signing </w:t>
        </w:r>
      </w:ins>
      <w:ins w:id="2941" w:author="Arthur Parmentier" w:date="2020-06-05T22:32:00Z">
        <w:r w:rsidR="00DE44D3" w:rsidRPr="007C437A">
          <w:t>the dedicated “enter” signs for each mode.</w:t>
        </w:r>
      </w:ins>
      <w:ins w:id="2942" w:author="Arthur Parmentier" w:date="2020-06-06T10:30:00Z">
        <w:r w:rsidR="00CF01B3" w:rsidRPr="007C437A">
          <w:t xml:space="preserve"> If it was the case, I speculate that </w:t>
        </w:r>
      </w:ins>
      <w:ins w:id="2943" w:author="Arthur Parmentier" w:date="2020-06-05T22:32:00Z">
        <w:r w:rsidR="00DE44D3" w:rsidRPr="007C437A">
          <w:t xml:space="preserve">the common “tear up” sign would take the place of the enter sign for the default mode. </w:t>
        </w:r>
      </w:ins>
      <w:ins w:id="2944" w:author="Arthur Parmentier" w:date="2020-06-06T10:31:00Z">
        <w:r w:rsidR="00EE3EF9" w:rsidRPr="007C437A">
          <w:t>I leave that discuss</w:t>
        </w:r>
      </w:ins>
      <w:ins w:id="2945" w:author="Arthur Parmentier" w:date="2020-06-06T12:28:00Z">
        <w:r w:rsidR="0079757F" w:rsidRPr="007C437A">
          <w:t>ion</w:t>
        </w:r>
      </w:ins>
      <w:ins w:id="2946" w:author="Arthur Parmentier" w:date="2020-06-06T10:31:00Z">
        <w:r w:rsidR="00EE3EF9" w:rsidRPr="007C437A">
          <w:t xml:space="preserve"> to further research and debates in the </w:t>
        </w:r>
      </w:ins>
      <w:ins w:id="2947" w:author="Arthur Parmentier" w:date="2020-06-06T10:32:00Z">
        <w:r w:rsidR="00EE3EF9" w:rsidRPr="007C437A">
          <w:t>SP community.</w:t>
        </w:r>
      </w:ins>
    </w:p>
    <w:p w:rsidR="00B427B1" w:rsidRPr="007C437A" w:rsidRDefault="0016056E">
      <w:pPr>
        <w:pStyle w:val="Titre5"/>
        <w:rPr>
          <w:ins w:id="2948" w:author="Arthur Parmentier" w:date="2020-06-06T12:53:00Z"/>
          <w:rPrChange w:id="2949" w:author="Arthur Parmentier" w:date="2020-06-07T15:27:00Z">
            <w:rPr>
              <w:ins w:id="2950" w:author="Arthur Parmentier" w:date="2020-06-06T12:53:00Z"/>
            </w:rPr>
          </w:rPrChange>
        </w:rPr>
        <w:pPrChange w:id="2951" w:author="Arthur Parmentier" w:date="2020-06-06T20:39:00Z">
          <w:pPr>
            <w:pStyle w:val="Titre6"/>
          </w:pPr>
        </w:pPrChange>
      </w:pPr>
      <w:ins w:id="2952" w:author="Arthur Parmentier" w:date="2020-06-06T19:51:00Z">
        <w:r w:rsidRPr="007C437A">
          <w:rPr>
            <w:rPrChange w:id="2953" w:author="Arthur Parmentier" w:date="2020-06-07T15:27:00Z">
              <w:rPr>
                <w:b w:val="0"/>
              </w:rPr>
            </w:rPrChange>
          </w:rPr>
          <w:t>About syntactic</w:t>
        </w:r>
      </w:ins>
      <w:ins w:id="2954" w:author="Arthur Parmentier" w:date="2020-06-06T12:53:00Z">
        <w:r w:rsidR="00B427B1" w:rsidRPr="007C437A">
          <w:rPr>
            <w:rPrChange w:id="2955" w:author="Arthur Parmentier" w:date="2020-06-07T15:27:00Z">
              <w:rPr>
                <w:b w:val="0"/>
              </w:rPr>
            </w:rPrChange>
          </w:rPr>
          <w:t xml:space="preserve"> differences</w:t>
        </w:r>
      </w:ins>
      <w:ins w:id="2956" w:author="Arthur Parmentier" w:date="2020-06-06T19:51:00Z">
        <w:r w:rsidRPr="007C437A">
          <w:rPr>
            <w:rPrChange w:id="2957" w:author="Arthur Parmentier" w:date="2020-06-07T15:27:00Z">
              <w:rPr>
                <w:b w:val="0"/>
              </w:rPr>
            </w:rPrChange>
          </w:rPr>
          <w:t xml:space="preserve"> and semantic similarities</w:t>
        </w:r>
      </w:ins>
      <w:ins w:id="2958" w:author="Arthur Parmentier" w:date="2020-06-06T12:53:00Z">
        <w:r w:rsidR="00B427B1" w:rsidRPr="007C437A">
          <w:rPr>
            <w:rPrChange w:id="2959" w:author="Arthur Parmentier" w:date="2020-06-07T15:27:00Z">
              <w:rPr>
                <w:b w:val="0"/>
              </w:rPr>
            </w:rPrChange>
          </w:rPr>
          <w:t xml:space="preserve"> between modes</w:t>
        </w:r>
      </w:ins>
    </w:p>
    <w:p w:rsidR="00B427B1" w:rsidRPr="007C437A" w:rsidRDefault="00B427B1" w:rsidP="00B427B1">
      <w:pPr>
        <w:rPr>
          <w:ins w:id="2960" w:author="Arthur Parmentier" w:date="2020-06-06T19:26:00Z"/>
        </w:rPr>
      </w:pPr>
      <w:ins w:id="2961" w:author="Arthur Parmentier" w:date="2020-06-06T12:53:00Z">
        <w:r w:rsidRPr="007C437A">
          <w:t>Synta</w:t>
        </w:r>
      </w:ins>
      <w:ins w:id="2962" w:author="Arthur Parmentier" w:date="2020-06-06T13:06:00Z">
        <w:r w:rsidR="00DD01C7" w:rsidRPr="007C437A">
          <w:t>ct</w:t>
        </w:r>
      </w:ins>
      <w:ins w:id="2963" w:author="Arthur Parmentier" w:date="2020-06-06T12:53:00Z">
        <w:r w:rsidRPr="007C437A">
          <w:t xml:space="preserve">ic differences are the most obvious ones to observe between modes. </w:t>
        </w:r>
      </w:ins>
      <w:ins w:id="2964" w:author="Arthur Parmentier" w:date="2020-06-06T12:54:00Z">
        <w:r w:rsidRPr="007C437A">
          <w:t>Whereas some modes have a structured syntax that allow to form complex requests (such as the Who, What, How, When s</w:t>
        </w:r>
      </w:ins>
      <w:ins w:id="2965" w:author="Arthur Parmentier" w:date="2020-06-06T12:55:00Z">
        <w:r w:rsidRPr="007C437A">
          <w:t>yntax), some modes suc</w:t>
        </w:r>
      </w:ins>
      <w:ins w:id="2966" w:author="Arthur Parmentier" w:date="2020-06-06T12:56:00Z">
        <w:r w:rsidRPr="007C437A">
          <w:t>h as “shapeline” have no syntax</w:t>
        </w:r>
      </w:ins>
      <w:ins w:id="2967" w:author="Arthur Parmentier" w:date="2020-06-06T12:57:00Z">
        <w:r w:rsidRPr="007C437A">
          <w:t>: the performer must interpret freely</w:t>
        </w:r>
      </w:ins>
      <w:ins w:id="2968" w:author="Arthur Parmentier" w:date="2020-06-06T12:58:00Z">
        <w:r w:rsidR="00FC110A" w:rsidRPr="007C437A">
          <w:t>, or in “abstract ways”</w:t>
        </w:r>
      </w:ins>
      <w:ins w:id="2969" w:author="Arthur Parmentier" w:date="2020-06-06T12:57:00Z">
        <w:r w:rsidRPr="007C437A">
          <w:t xml:space="preserve"> the gestures and signs of the soundpainter</w:t>
        </w:r>
      </w:ins>
      <w:ins w:id="2970" w:author="Arthur Parmentier" w:date="2020-06-06T12:58:00Z">
        <w:r w:rsidR="00FC110A" w:rsidRPr="007C437A">
          <w:t xml:space="preserve">. Everything can be signed in that mode, even signs </w:t>
        </w:r>
      </w:ins>
      <w:ins w:id="2971" w:author="Arthur Parmentier" w:date="2020-06-06T12:59:00Z">
        <w:r w:rsidR="00FC110A" w:rsidRPr="007C437A">
          <w:t xml:space="preserve">that do not exist in the SP language (or dictionary). We also have modes with other </w:t>
        </w:r>
      </w:ins>
      <w:ins w:id="2972" w:author="Arthur Parmentier" w:date="2020-06-06T13:06:00Z">
        <w:r w:rsidR="00DD01C7" w:rsidRPr="007C437A">
          <w:t>syntactic</w:t>
        </w:r>
      </w:ins>
      <w:ins w:id="2973" w:author="Arthur Parmentier" w:date="2020-06-06T12:59:00Z">
        <w:r w:rsidR="00FC110A" w:rsidRPr="007C437A">
          <w:t xml:space="preserve"> structures</w:t>
        </w:r>
      </w:ins>
      <w:ins w:id="2974" w:author="Arthur Parmentier" w:date="2020-06-06T13:00:00Z">
        <w:r w:rsidR="00FC110A" w:rsidRPr="007C437A">
          <w:t xml:space="preserve"> that the default mode, for instance “Play can’t play”.</w:t>
        </w:r>
      </w:ins>
      <w:ins w:id="2975" w:author="Arthur Parmentier" w:date="2020-06-06T18:45:00Z">
        <w:r w:rsidR="00C76B94" w:rsidRPr="007C437A">
          <w:t xml:space="preserve"> In general</w:t>
        </w:r>
      </w:ins>
      <w:ins w:id="2976" w:author="Arthur Parmentier" w:date="2020-06-06T19:25:00Z">
        <w:r w:rsidR="005F3CFB" w:rsidRPr="007C437A">
          <w:t xml:space="preserve">, </w:t>
        </w:r>
      </w:ins>
      <w:ins w:id="2977" w:author="Arthur Parmentier" w:date="2020-06-06T19:26:00Z">
        <w:r w:rsidR="005F3CFB" w:rsidRPr="007C437A">
          <w:t>we can classify the modes in two types that are relevant to the composer:</w:t>
        </w:r>
      </w:ins>
    </w:p>
    <w:p w:rsidR="005F3CFB" w:rsidRPr="007C437A" w:rsidRDefault="005F3CFB" w:rsidP="005F3CFB">
      <w:pPr>
        <w:pStyle w:val="Paragraphedeliste"/>
        <w:numPr>
          <w:ilvl w:val="0"/>
          <w:numId w:val="11"/>
        </w:numPr>
        <w:rPr>
          <w:ins w:id="2978" w:author="Arthur Parmentier" w:date="2020-06-06T19:27:00Z"/>
        </w:rPr>
      </w:pPr>
      <w:ins w:id="2979" w:author="Arthur Parmentier" w:date="2020-06-06T19:26:00Z">
        <w:r w:rsidRPr="007C437A">
          <w:t>Those that allow to create structured and delayed requests, in which the signs are not interpreted immediately but only</w:t>
        </w:r>
      </w:ins>
      <w:ins w:id="2980" w:author="Arthur Parmentier" w:date="2020-06-06T19:27:00Z">
        <w:r w:rsidRPr="007C437A">
          <w:t xml:space="preserve"> at the end of a sequence</w:t>
        </w:r>
      </w:ins>
    </w:p>
    <w:p w:rsidR="005F3CFB" w:rsidRPr="007C437A" w:rsidRDefault="005F3CFB" w:rsidP="005F3CFB">
      <w:pPr>
        <w:pStyle w:val="Paragraphedeliste"/>
        <w:numPr>
          <w:ilvl w:val="0"/>
          <w:numId w:val="11"/>
        </w:numPr>
        <w:rPr>
          <w:ins w:id="2981" w:author="Arthur Parmentier" w:date="2020-06-06T19:27:00Z"/>
        </w:rPr>
      </w:pPr>
      <w:ins w:id="2982" w:author="Arthur Parmentier" w:date="2020-06-06T19:27:00Z">
        <w:r w:rsidRPr="007C437A">
          <w:t>Those that request the performers to respond to the signs in real time</w:t>
        </w:r>
      </w:ins>
    </w:p>
    <w:p w:rsidR="003807C2" w:rsidRPr="007C437A" w:rsidRDefault="003807C2">
      <w:pPr>
        <w:rPr>
          <w:ins w:id="2983" w:author="Arthur Parmentier" w:date="2020-06-06T13:00:00Z"/>
        </w:rPr>
      </w:pPr>
      <w:ins w:id="2984" w:author="Arthur Parmentier" w:date="2020-06-06T19:28:00Z">
        <w:r w:rsidRPr="007C437A">
          <w:t xml:space="preserve">To mark this polarity between “structured request and delayed response” and “immediate response to single signs or gestures”, the </w:t>
        </w:r>
      </w:ins>
      <w:ins w:id="2985" w:author="Arthur Parmentier" w:date="2020-06-06T19:29:00Z">
        <w:r w:rsidRPr="007C437A">
          <w:t>“</w:t>
        </w:r>
      </w:ins>
      <w:ins w:id="2986" w:author="Arthur Parmentier" w:date="2020-06-06T19:28:00Z">
        <w:r w:rsidRPr="007C437A">
          <w:t>imaginary</w:t>
        </w:r>
      </w:ins>
      <w:ins w:id="2987" w:author="Arthur Parmentier" w:date="2020-06-06T19:29:00Z">
        <w:r w:rsidRPr="007C437A">
          <w:t xml:space="preserve"> box” is used. </w:t>
        </w:r>
      </w:ins>
      <w:ins w:id="2988" w:author="Arthur Parmentier" w:date="2020-06-06T19:30:00Z">
        <w:r w:rsidRPr="007C437A">
          <w:t xml:space="preserve">The imaginary box is usually introduced as an imaginary space in front of the soundpainter </w:t>
        </w:r>
      </w:ins>
      <w:ins w:id="2989" w:author="Arthur Parmentier" w:date="2020-06-06T19:31:00Z">
        <w:r w:rsidRPr="007C437A">
          <w:t xml:space="preserve">that the soundpainter enters when he wants his request to be </w:t>
        </w:r>
      </w:ins>
      <w:ins w:id="2990" w:author="Arthur Parmentier" w:date="2020-06-06T19:32:00Z">
        <w:r w:rsidRPr="007C437A">
          <w:t>executed by the performers</w:t>
        </w:r>
      </w:ins>
      <w:ins w:id="2991" w:author="Arthur Parmentier" w:date="2020-06-06T19:33:00Z">
        <w:r w:rsidRPr="007C437A">
          <w:t>, opposed to the neutral position where the soundpainter prepares the request. Howe</w:t>
        </w:r>
      </w:ins>
      <w:ins w:id="2992" w:author="Arthur Parmentier" w:date="2020-06-06T19:34:00Z">
        <w:r w:rsidRPr="007C437A">
          <w:t>ver, this description is only merely valid for the syntax of the default mode (Who, What, How, When -like)</w:t>
        </w:r>
      </w:ins>
      <w:ins w:id="2993" w:author="Arthur Parmentier" w:date="2020-06-06T19:36:00Z">
        <w:r w:rsidRPr="007C437A">
          <w:t>: t</w:t>
        </w:r>
      </w:ins>
      <w:ins w:id="2994" w:author="Arthur Parmentier" w:date="2020-06-06T19:34:00Z">
        <w:r w:rsidRPr="007C437A">
          <w:t>he imagina</w:t>
        </w:r>
      </w:ins>
      <w:ins w:id="2995" w:author="Arthur Parmentier" w:date="2020-06-06T19:35:00Z">
        <w:r w:rsidRPr="007C437A">
          <w:t xml:space="preserve">ry box is also used in other modes, including those in which there are no structured requests. </w:t>
        </w:r>
      </w:ins>
      <w:ins w:id="2996" w:author="Arthur Parmentier" w:date="2020-06-06T19:36:00Z">
        <w:r w:rsidRPr="007C437A">
          <w:t xml:space="preserve">In fact, the box is a </w:t>
        </w:r>
      </w:ins>
      <w:ins w:id="2997" w:author="Arthur Parmentier" w:date="2020-06-06T19:37:00Z">
        <w:r w:rsidRPr="007C437A">
          <w:t xml:space="preserve">sign universal to all SP modes, with a slightly different meaning than what Thompson presents: </w:t>
        </w:r>
      </w:ins>
      <w:ins w:id="2998" w:author="Arthur Parmentier" w:date="2020-06-06T19:38:00Z">
        <w:r w:rsidR="006B493F" w:rsidRPr="007C437A">
          <w:t>entering or not the box is the sign of whether the re</w:t>
        </w:r>
      </w:ins>
      <w:ins w:id="2999" w:author="Arthur Parmentier" w:date="2020-06-06T19:39:00Z">
        <w:r w:rsidR="006B493F" w:rsidRPr="007C437A">
          <w:t>quest is to be answered immediately by the performer or not; it is the indication</w:t>
        </w:r>
      </w:ins>
      <w:ins w:id="3000" w:author="Arthur Parmentier" w:date="2020-06-06T19:40:00Z">
        <w:r w:rsidR="00F35428" w:rsidRPr="007C437A">
          <w:t xml:space="preserve"> to the performers</w:t>
        </w:r>
      </w:ins>
      <w:ins w:id="3001" w:author="Arthur Parmentier" w:date="2020-06-06T19:39:00Z">
        <w:r w:rsidR="006B493F" w:rsidRPr="007C437A">
          <w:t xml:space="preserve"> of whether to expect a structure in the request </w:t>
        </w:r>
      </w:ins>
      <w:ins w:id="3002" w:author="Arthur Parmentier" w:date="2020-06-06T19:40:00Z">
        <w:r w:rsidR="006B493F" w:rsidRPr="007C437A">
          <w:t>or not.</w:t>
        </w:r>
        <w:r w:rsidR="0091268D" w:rsidRPr="007C437A">
          <w:t xml:space="preserve"> Therefore, in all modes that do not allow </w:t>
        </w:r>
      </w:ins>
      <w:ins w:id="3003" w:author="Arthur Parmentier" w:date="2020-06-06T19:41:00Z">
        <w:r w:rsidR="0091268D" w:rsidRPr="007C437A">
          <w:t>for building structured requests, the soundpainter uses his signs inside the box.</w:t>
        </w:r>
        <w:r w:rsidR="0091268D" w:rsidRPr="007C437A">
          <w:br/>
        </w:r>
      </w:ins>
      <w:ins w:id="3004" w:author="Arthur Parmentier" w:date="2020-06-06T19:42:00Z">
        <w:r w:rsidR="0091268D" w:rsidRPr="007C437A">
          <w:t>Stepping in or out this imaginary box can also act as an</w:t>
        </w:r>
      </w:ins>
      <w:ins w:id="3005" w:author="Arthur Parmentier" w:date="2020-06-06T19:43:00Z">
        <w:r w:rsidR="0091268D" w:rsidRPr="007C437A">
          <w:t xml:space="preserve"> enter/</w:t>
        </w:r>
      </w:ins>
      <w:ins w:id="3006" w:author="Arthur Parmentier" w:date="2020-06-06T19:42:00Z">
        <w:r w:rsidR="0091268D" w:rsidRPr="007C437A">
          <w:t>escape sign from</w:t>
        </w:r>
      </w:ins>
      <w:ins w:id="3007" w:author="Arthur Parmentier" w:date="2020-06-06T19:44:00Z">
        <w:r w:rsidR="00AE2B8F" w:rsidRPr="007C437A">
          <w:t xml:space="preserve"> the default mode to</w:t>
        </w:r>
      </w:ins>
      <w:ins w:id="3008" w:author="Arthur Parmentier" w:date="2020-06-06T19:42:00Z">
        <w:r w:rsidR="0091268D" w:rsidRPr="007C437A">
          <w:t xml:space="preserve"> all that only propose</w:t>
        </w:r>
      </w:ins>
      <w:ins w:id="3009" w:author="Arthur Parmentier" w:date="2020-06-06T19:43:00Z">
        <w:r w:rsidR="0091268D" w:rsidRPr="007C437A">
          <w:t xml:space="preserve"> non-structured requests</w:t>
        </w:r>
      </w:ins>
      <w:ins w:id="3010" w:author="Arthur Parmentier" w:date="2020-06-06T19:45:00Z">
        <w:r w:rsidR="00AE2B8F" w:rsidRPr="007C437A">
          <w:t xml:space="preserve"> and are unambiguous</w:t>
        </w:r>
      </w:ins>
      <w:ins w:id="3011" w:author="Arthur Parmentier" w:date="2020-06-06T19:46:00Z">
        <w:r w:rsidR="00AE2B8F" w:rsidRPr="007C437A">
          <w:t xml:space="preserve"> with respect to the default mode</w:t>
        </w:r>
      </w:ins>
      <w:ins w:id="3012" w:author="Arthur Parmentier" w:date="2020-06-06T19:44:00Z">
        <w:r w:rsidR="00AE2B8F" w:rsidRPr="007C437A">
          <w:t xml:space="preserve">. For instance, to exit the scan mode, it is </w:t>
        </w:r>
      </w:ins>
      <w:ins w:id="3013" w:author="Arthur Parmentier" w:date="2020-06-06T19:46:00Z">
        <w:r w:rsidR="00AE2B8F" w:rsidRPr="007C437A">
          <w:t>enough</w:t>
        </w:r>
      </w:ins>
      <w:ins w:id="3014" w:author="Arthur Parmentier" w:date="2020-06-06T19:45:00Z">
        <w:r w:rsidR="00AE2B8F" w:rsidRPr="007C437A">
          <w:t xml:space="preserve"> to step out of the box and use the default mode syntax again, without using an additional escape sign</w:t>
        </w:r>
      </w:ins>
      <w:ins w:id="3015" w:author="Arthur Parmentier" w:date="2020-06-06T19:46:00Z">
        <w:r w:rsidR="00AE2B8F" w:rsidRPr="007C437A">
          <w:t xml:space="preserve"> to signify </w:t>
        </w:r>
        <w:r w:rsidR="00C6459A" w:rsidRPr="007C437A">
          <w:t>the change in mode.</w:t>
        </w:r>
      </w:ins>
    </w:p>
    <w:p w:rsidR="00FC110A" w:rsidRPr="007C437A" w:rsidRDefault="00FC110A">
      <w:pPr>
        <w:rPr>
          <w:ins w:id="3016" w:author="Arthur Parmentier" w:date="2020-06-05T19:20:00Z"/>
          <w:rPrChange w:id="3017" w:author="Arthur Parmentier" w:date="2020-06-07T15:27:00Z">
            <w:rPr>
              <w:ins w:id="3018" w:author="Arthur Parmentier" w:date="2020-06-05T19:20:00Z"/>
            </w:rPr>
          </w:rPrChange>
        </w:rPr>
        <w:pPrChange w:id="3019" w:author="Arthur Parmentier" w:date="2020-06-06T12:53:00Z">
          <w:pPr>
            <w:pStyle w:val="Titre6"/>
          </w:pPr>
        </w:pPrChange>
      </w:pPr>
      <w:ins w:id="3020" w:author="Arthur Parmentier" w:date="2020-06-06T13:00:00Z">
        <w:r w:rsidRPr="007C437A">
          <w:rPr>
            <w:rPrChange w:id="3021" w:author="Arthur Parmentier" w:date="2020-06-07T15:27:00Z">
              <w:rPr>
                <w:b w:val="0"/>
              </w:rPr>
            </w:rPrChange>
          </w:rPr>
          <w:t xml:space="preserve">On the </w:t>
        </w:r>
      </w:ins>
      <w:ins w:id="3022" w:author="Arthur Parmentier" w:date="2020-06-06T19:47:00Z">
        <w:r w:rsidR="00F65BD6" w:rsidRPr="007C437A">
          <w:rPr>
            <w:rPrChange w:id="3023" w:author="Arthur Parmentier" w:date="2020-06-07T15:27:00Z">
              <w:rPr>
                <w:b w:val="0"/>
              </w:rPr>
            </w:rPrChange>
          </w:rPr>
          <w:t>semantic side</w:t>
        </w:r>
      </w:ins>
      <w:ins w:id="3024" w:author="Arthur Parmentier" w:date="2020-06-06T13:00:00Z">
        <w:r w:rsidRPr="007C437A">
          <w:rPr>
            <w:rPrChange w:id="3025" w:author="Arthur Parmentier" w:date="2020-06-07T15:27:00Z">
              <w:rPr>
                <w:b w:val="0"/>
              </w:rPr>
            </w:rPrChange>
          </w:rPr>
          <w:t xml:space="preserve">, </w:t>
        </w:r>
      </w:ins>
      <w:ins w:id="3026" w:author="Arthur Parmentier" w:date="2020-06-06T13:01:00Z">
        <w:r w:rsidRPr="007C437A">
          <w:rPr>
            <w:rPrChange w:id="3027" w:author="Arthur Parmentier" w:date="2020-06-07T15:27:00Z">
              <w:rPr>
                <w:b w:val="0"/>
              </w:rPr>
            </w:rPrChange>
          </w:rPr>
          <w:t xml:space="preserve">many signs are shared by several modes and have similar, if not equivalent meanings in all these modes. </w:t>
        </w:r>
      </w:ins>
      <w:ins w:id="3028" w:author="Arthur Parmentier" w:date="2020-06-06T13:02:00Z">
        <w:r w:rsidRPr="007C437A">
          <w:rPr>
            <w:rPrChange w:id="3029" w:author="Arthur Parmentier" w:date="2020-06-07T15:27:00Z">
              <w:rPr>
                <w:b w:val="0"/>
              </w:rPr>
            </w:rPrChange>
          </w:rPr>
          <w:t xml:space="preserve">In fact, the common semantic features of the different SP modes are what make them efficient and what allow their </w:t>
        </w:r>
      </w:ins>
      <w:ins w:id="3030" w:author="Arthur Parmentier" w:date="2020-06-06T13:03:00Z">
        <w:r w:rsidRPr="007C437A">
          <w:rPr>
            <w:rPrChange w:id="3031" w:author="Arthur Parmentier" w:date="2020-06-07T15:27:00Z">
              <w:rPr>
                <w:b w:val="0"/>
              </w:rPr>
            </w:rPrChange>
          </w:rPr>
          <w:t xml:space="preserve">quick </w:t>
        </w:r>
      </w:ins>
      <w:ins w:id="3032" w:author="Arthur Parmentier" w:date="2020-06-06T13:02:00Z">
        <w:r w:rsidRPr="007C437A">
          <w:rPr>
            <w:rPrChange w:id="3033" w:author="Arthur Parmentier" w:date="2020-06-07T15:27:00Z">
              <w:rPr>
                <w:b w:val="0"/>
              </w:rPr>
            </w:rPrChange>
          </w:rPr>
          <w:t xml:space="preserve">learning and memorization </w:t>
        </w:r>
      </w:ins>
      <w:ins w:id="3034" w:author="Arthur Parmentier" w:date="2020-06-06T13:03:00Z">
        <w:r w:rsidRPr="007C437A">
          <w:rPr>
            <w:rPrChange w:id="3035" w:author="Arthur Parmentier" w:date="2020-06-07T15:27:00Z">
              <w:rPr>
                <w:b w:val="0"/>
              </w:rPr>
            </w:rPrChange>
          </w:rPr>
          <w:t>by the performers. Indeed, if instead there were only signs proper to each mode and new signs had to be learned for each one, S</w:t>
        </w:r>
      </w:ins>
      <w:ins w:id="3036" w:author="Arthur Parmentier" w:date="2020-06-06T13:04:00Z">
        <w:r w:rsidRPr="007C437A">
          <w:rPr>
            <w:rPrChange w:id="3037" w:author="Arthur Parmentier" w:date="2020-06-07T15:27:00Z">
              <w:rPr>
                <w:b w:val="0"/>
              </w:rPr>
            </w:rPrChange>
          </w:rPr>
          <w:t>P would probably loose much of its performativity, which for me lies in its ability to mix several syntaxes with similar semantics.</w:t>
        </w:r>
      </w:ins>
    </w:p>
    <w:p w:rsidR="000E299B" w:rsidRDefault="00DE27EC">
      <w:pPr>
        <w:pStyle w:val="Titre5"/>
        <w:rPr>
          <w:ins w:id="3038" w:author="Arthur Parmentier" w:date="2020-06-07T22:34:00Z"/>
        </w:rPr>
      </w:pPr>
      <w:ins w:id="3039" w:author="Arthur Parmentier" w:date="2020-06-06T13:08:00Z">
        <w:r w:rsidRPr="007C437A">
          <w:lastRenderedPageBreak/>
          <w:t>Remarks on the syntax of the “default” mode</w:t>
        </w:r>
      </w:ins>
    </w:p>
    <w:p w:rsidR="00EC06A7" w:rsidRPr="00EC06A7" w:rsidRDefault="00EC06A7">
      <w:pPr>
        <w:rPr>
          <w:ins w:id="3040" w:author="Arthur Parmentier" w:date="2020-06-06T12:48:00Z"/>
          <w:rPrChange w:id="3041" w:author="Arthur Parmentier" w:date="2020-06-07T22:34:00Z">
            <w:rPr>
              <w:ins w:id="3042" w:author="Arthur Parmentier" w:date="2020-06-06T12:48:00Z"/>
            </w:rPr>
          </w:rPrChange>
        </w:rPr>
        <w:pPrChange w:id="3043" w:author="Arthur Parmentier" w:date="2020-06-07T22:34:00Z">
          <w:pPr>
            <w:pStyle w:val="Titre6"/>
          </w:pPr>
        </w:pPrChange>
      </w:pPr>
      <w:ins w:id="3044" w:author="Arthur Parmentier" w:date="2020-06-07T22:34:00Z">
        <w:r>
          <w:t xml:space="preserve">Structures that performs functions. The structures are the assemblage of </w:t>
        </w:r>
      </w:ins>
      <w:ins w:id="3045" w:author="Arthur Parmentier" w:date="2020-06-07T22:40:00Z">
        <w:r w:rsidR="000431DD">
          <w:t xml:space="preserve">one or several </w:t>
        </w:r>
      </w:ins>
      <w:ins w:id="3046" w:author="Arthur Parmentier" w:date="2020-06-07T22:34:00Z">
        <w:r>
          <w:t>signs (phrases in linguistics), and the functions of SP are called W</w:t>
        </w:r>
      </w:ins>
      <w:ins w:id="3047" w:author="Arthur Parmentier" w:date="2020-06-07T22:35:00Z">
        <w:r>
          <w:t>ho, What, How, When.</w:t>
        </w:r>
      </w:ins>
      <w:ins w:id="3048" w:author="Arthur Parmentier" w:date="2020-06-07T22:41:00Z">
        <w:r w:rsidR="000431DD">
          <w:t xml:space="preserve"> The assemblage of the Who, What, How, When phrases is called a clause.</w:t>
        </w:r>
      </w:ins>
    </w:p>
    <w:p w:rsidR="006E03AC" w:rsidRPr="007C437A" w:rsidRDefault="00E60509" w:rsidP="00B427B1">
      <w:pPr>
        <w:rPr>
          <w:ins w:id="3049" w:author="Arthur Parmentier" w:date="2020-06-06T20:00:00Z"/>
        </w:rPr>
      </w:pPr>
      <w:ins w:id="3050" w:author="Arthur Parmentier" w:date="2020-06-06T14:04:00Z">
        <w:r w:rsidRPr="007C437A">
          <w:t xml:space="preserve">The “default mode” appears as a very </w:t>
        </w:r>
      </w:ins>
      <w:ins w:id="3051" w:author="Arthur Parmentier" w:date="2020-06-06T19:52:00Z">
        <w:r w:rsidR="00DA1511" w:rsidRPr="007C437A">
          <w:t>unique</w:t>
        </w:r>
      </w:ins>
      <w:ins w:id="3052" w:author="Arthur Parmentier" w:date="2020-06-06T14:04:00Z">
        <w:r w:rsidRPr="007C437A">
          <w:t xml:space="preserve"> element of the SP syntax because of its centrality in the </w:t>
        </w:r>
      </w:ins>
      <w:ins w:id="3053" w:author="Arthur Parmentier" w:date="2020-06-06T14:05:00Z">
        <w:r w:rsidRPr="007C437A">
          <w:t xml:space="preserve">network of modes </w:t>
        </w:r>
      </w:ins>
      <w:ins w:id="3054" w:author="Arthur Parmentier" w:date="2020-06-06T19:53:00Z">
        <w:r w:rsidR="006127A3" w:rsidRPr="007C437A">
          <w:t>(</w:t>
        </w:r>
        <w:r w:rsidR="006127A3" w:rsidRPr="007C437A">
          <w:rPr>
            <w:rPrChange w:id="3055" w:author="Arthur Parmentier" w:date="2020-06-07T15:27:00Z">
              <w:rPr/>
            </w:rPrChange>
          </w:rPr>
          <w:fldChar w:fldCharType="begin"/>
        </w:r>
        <w:r w:rsidR="006127A3" w:rsidRPr="007C437A">
          <w:instrText xml:space="preserve"> REF _Ref42283886 \h </w:instrText>
        </w:r>
      </w:ins>
      <w:r w:rsidR="006127A3" w:rsidRPr="007C437A">
        <w:rPr>
          <w:rPrChange w:id="3056" w:author="Arthur Parmentier" w:date="2020-06-07T15:27:00Z">
            <w:rPr/>
          </w:rPrChange>
        </w:rPr>
      </w:r>
      <w:ins w:id="3057" w:author="Arthur Parmentier" w:date="2020-06-06T19:53:00Z">
        <w:r w:rsidR="006127A3" w:rsidRPr="007C437A">
          <w:rPr>
            <w:rPrChange w:id="3058" w:author="Arthur Parmentier" w:date="2020-06-07T15:27:00Z">
              <w:rPr/>
            </w:rPrChange>
          </w:rPr>
          <w:fldChar w:fldCharType="separate"/>
        </w:r>
        <w:r w:rsidR="006127A3" w:rsidRPr="007C437A">
          <w:t xml:space="preserve">Figure </w:t>
        </w:r>
        <w:r w:rsidR="006127A3" w:rsidRPr="007C437A">
          <w:rPr>
            <w:rPrChange w:id="3059" w:author="Arthur Parmentier" w:date="2020-06-07T15:27:00Z">
              <w:rPr>
                <w:noProof/>
              </w:rPr>
            </w:rPrChange>
          </w:rPr>
          <w:t>1</w:t>
        </w:r>
        <w:r w:rsidR="006127A3" w:rsidRPr="007C437A">
          <w:rPr>
            <w:rPrChange w:id="3060" w:author="Arthur Parmentier" w:date="2020-06-07T15:27:00Z">
              <w:rPr/>
            </w:rPrChange>
          </w:rPr>
          <w:fldChar w:fldCharType="end"/>
        </w:r>
        <w:r w:rsidR="006127A3" w:rsidRPr="007C437A">
          <w:t xml:space="preserve">) </w:t>
        </w:r>
      </w:ins>
      <w:ins w:id="3061" w:author="Arthur Parmentier" w:date="2020-06-06T20:00:00Z">
        <w:r w:rsidR="006E03AC" w:rsidRPr="007C437A">
          <w:t xml:space="preserve">and </w:t>
        </w:r>
      </w:ins>
      <w:ins w:id="3062" w:author="Arthur Parmentier" w:date="2020-06-06T20:04:00Z">
        <w:r w:rsidR="006E03AC" w:rsidRPr="007C437A">
          <w:t xml:space="preserve">its use as the conventional syntax of SP, to the point that it is in those syntactic terms that </w:t>
        </w:r>
      </w:ins>
      <w:ins w:id="3063" w:author="Arthur Parmentier" w:date="2020-06-06T20:05:00Z">
        <w:r w:rsidR="006E03AC" w:rsidRPr="007C437A">
          <w:t>SP is presented, despite the number of syntaxes it covers.</w:t>
        </w:r>
      </w:ins>
    </w:p>
    <w:p w:rsidR="00C45B55" w:rsidRPr="007C437A" w:rsidRDefault="00E60509" w:rsidP="00B427B1">
      <w:pPr>
        <w:rPr>
          <w:ins w:id="3064" w:author="Arthur Parmentier" w:date="2020-06-06T20:07:00Z"/>
        </w:rPr>
      </w:pPr>
      <w:ins w:id="3065" w:author="Arthur Parmentier" w:date="2020-06-06T14:11:00Z">
        <w:r w:rsidRPr="007C437A">
          <w:t xml:space="preserve">In my observations, I found </w:t>
        </w:r>
      </w:ins>
      <w:ins w:id="3066" w:author="Arthur Parmentier" w:date="2020-06-06T19:59:00Z">
        <w:r w:rsidR="00314848" w:rsidRPr="007C437A">
          <w:t>that</w:t>
        </w:r>
      </w:ins>
      <w:ins w:id="3067" w:author="Arthur Parmentier" w:date="2020-06-06T14:11:00Z">
        <w:r w:rsidRPr="007C437A">
          <w:t xml:space="preserve"> the syntactic </w:t>
        </w:r>
      </w:ins>
      <w:ins w:id="3068" w:author="Arthur Parmentier" w:date="2020-06-06T19:59:00Z">
        <w:r w:rsidR="00314848" w:rsidRPr="007C437A">
          <w:t xml:space="preserve">and grammatical </w:t>
        </w:r>
      </w:ins>
      <w:ins w:id="3069" w:author="Arthur Parmentier" w:date="2020-06-06T20:06:00Z">
        <w:r w:rsidR="00C45B55" w:rsidRPr="007C437A">
          <w:t>rules</w:t>
        </w:r>
      </w:ins>
      <w:ins w:id="3070" w:author="Arthur Parmentier" w:date="2020-06-06T14:12:00Z">
        <w:r w:rsidRPr="007C437A">
          <w:t xml:space="preserve"> are made explicit by the soundpainter </w:t>
        </w:r>
      </w:ins>
      <w:ins w:id="3071" w:author="Arthur Parmentier" w:date="2020-06-06T20:06:00Z">
        <w:r w:rsidR="00C45B55" w:rsidRPr="007C437A">
          <w:t>(</w:t>
        </w:r>
      </w:ins>
      <w:ins w:id="3072" w:author="Arthur Parmentier" w:date="2020-06-06T14:12:00Z">
        <w:r w:rsidRPr="007C437A">
          <w:t>or teacher</w:t>
        </w:r>
      </w:ins>
      <w:ins w:id="3073" w:author="Arthur Parmentier" w:date="2020-06-06T20:06:00Z">
        <w:r w:rsidR="00C45B55" w:rsidRPr="007C437A">
          <w:t>) for each mode but the default mode</w:t>
        </w:r>
      </w:ins>
      <w:ins w:id="3074" w:author="Arthur Parmentier" w:date="2020-06-06T14:12:00Z">
        <w:r w:rsidRPr="007C437A">
          <w:t>.</w:t>
        </w:r>
      </w:ins>
      <w:ins w:id="3075" w:author="Arthur Parmentier" w:date="2020-06-06T20:07:00Z">
        <w:r w:rsidR="00C45B55" w:rsidRPr="007C437A">
          <w:t xml:space="preserve"> I suggest two explanations for this phenomenon:</w:t>
        </w:r>
      </w:ins>
    </w:p>
    <w:p w:rsidR="00C45B55" w:rsidRPr="007C437A" w:rsidRDefault="00C45B55" w:rsidP="00C45B55">
      <w:pPr>
        <w:pStyle w:val="Paragraphedeliste"/>
        <w:numPr>
          <w:ilvl w:val="0"/>
          <w:numId w:val="11"/>
        </w:numPr>
        <w:rPr>
          <w:ins w:id="3076" w:author="Arthur Parmentier" w:date="2020-06-06T20:08:00Z"/>
        </w:rPr>
      </w:pPr>
      <w:ins w:id="3077" w:author="Arthur Parmentier" w:date="2020-06-06T20:07:00Z">
        <w:r w:rsidRPr="007C437A">
          <w:t>The default mode syntax is the most compl</w:t>
        </w:r>
      </w:ins>
      <w:ins w:id="3078" w:author="Arthur Parmentier" w:date="2020-06-06T20:08:00Z">
        <w:r w:rsidRPr="007C437A">
          <w:t>ex one of all modes</w:t>
        </w:r>
      </w:ins>
    </w:p>
    <w:p w:rsidR="00C45B55" w:rsidRPr="007C437A" w:rsidRDefault="00C45B55">
      <w:pPr>
        <w:pStyle w:val="Paragraphedeliste"/>
        <w:numPr>
          <w:ilvl w:val="0"/>
          <w:numId w:val="11"/>
        </w:numPr>
        <w:rPr>
          <w:ins w:id="3079" w:author="Arthur Parmentier" w:date="2020-06-06T20:08:00Z"/>
        </w:rPr>
      </w:pPr>
      <w:ins w:id="3080" w:author="Arthur Parmentier" w:date="2020-06-06T20:08:00Z">
        <w:r w:rsidRPr="007C437A">
          <w:t>Part of its syntax is borrowed from languages that the performers are already familiar with</w:t>
        </w:r>
      </w:ins>
    </w:p>
    <w:p w:rsidR="00A5016A" w:rsidRPr="007C437A" w:rsidRDefault="00B46B57" w:rsidP="00A5016A">
      <w:pPr>
        <w:rPr>
          <w:ins w:id="3081" w:author="Arthur Parmentier" w:date="2020-06-06T20:34:00Z"/>
        </w:rPr>
      </w:pPr>
      <w:ins w:id="3082" w:author="Arthur Parmentier" w:date="2020-06-06T20:09:00Z">
        <w:r w:rsidRPr="007C437A">
          <w:t>Indeed,</w:t>
        </w:r>
        <w:r w:rsidR="00C45B55" w:rsidRPr="007C437A">
          <w:t xml:space="preserve"> a unique feature of the default mode is that is incorporates syntactic elements and rules from </w:t>
        </w:r>
        <w:r w:rsidR="00D15B2C" w:rsidRPr="007C437A">
          <w:t>Western oral and written languages.</w:t>
        </w:r>
        <w:r w:rsidR="00C45B55" w:rsidRPr="007C437A">
          <w:t xml:space="preserve"> Those elements, such as recursion, omission, prepositions (both simple and complex adpositions), postpositions or logic operators allow for greater complexity in the reques</w:t>
        </w:r>
      </w:ins>
      <w:ins w:id="3083" w:author="Arthur Parmentier" w:date="2020-06-06T20:10:00Z">
        <w:r w:rsidR="007C5AC4" w:rsidRPr="007C437A">
          <w:t>t structure</w:t>
        </w:r>
      </w:ins>
      <w:ins w:id="3084" w:author="Arthur Parmentier" w:date="2020-06-06T20:09:00Z">
        <w:r w:rsidR="00C45B55" w:rsidRPr="007C437A">
          <w:t xml:space="preserve"> and are usually implicitly learned (i.e. they are not explicated by the teacher or soundpainter). </w:t>
        </w:r>
      </w:ins>
      <w:ins w:id="3085" w:author="Arthur Parmentier" w:date="2020-06-06T20:10:00Z">
        <w:r w:rsidR="00BC4BBB" w:rsidRPr="007C437A">
          <w:t xml:space="preserve">Examples of such elements are </w:t>
        </w:r>
      </w:ins>
      <w:ins w:id="3086" w:author="Arthur Parmentier" w:date="2020-06-06T20:09:00Z">
        <w:r w:rsidR="00C45B55" w:rsidRPr="007C437A">
          <w:t>with, within (and without), through, add, remove, go back to, move on to….</w:t>
        </w:r>
      </w:ins>
      <w:ins w:id="3087" w:author="Arthur Parmentier" w:date="2020-06-06T20:33:00Z">
        <w:r w:rsidR="00A5016A" w:rsidRPr="007C437A">
          <w:br/>
        </w:r>
      </w:ins>
      <w:ins w:id="3088" w:author="Arthur Parmentier" w:date="2020-06-06T20:34:00Z">
        <w:r w:rsidR="00A5016A" w:rsidRPr="007C437A">
          <w:t>Still in 2020, most introductions to the default mode of SP follow the “Who, What, How, When” classification and explanation of its syntax. In practice, it is often the only explicated part of grammar, while the interpretation of signs like such as prepositions, postpositions or logic operators are often left implicit to the performers already familiar with Western languages.</w:t>
        </w:r>
      </w:ins>
    </w:p>
    <w:p w:rsidR="00237DE8" w:rsidRPr="007C437A" w:rsidRDefault="00A5016A" w:rsidP="00237DE8">
      <w:pPr>
        <w:rPr>
          <w:ins w:id="3089" w:author="Arthur Parmentier" w:date="2020-06-06T17:14:00Z"/>
        </w:rPr>
      </w:pPr>
      <w:ins w:id="3090" w:author="Arthur Parmentier" w:date="2020-06-06T20:34:00Z">
        <w:r w:rsidRPr="007C437A">
          <w:t>In linguistic literature, we have observed several languages that do not possess these concepts.</w:t>
        </w:r>
        <w:r w:rsidRPr="007C437A">
          <w:rPr>
            <w:rStyle w:val="Appelnotedebasdep"/>
          </w:rPr>
          <w:footnoteReference w:id="44"/>
        </w:r>
        <w:r w:rsidRPr="007C437A">
          <w:t xml:space="preserve"> One could wonder how much presenting the syntax of the default SP mode to communities that are not familiar to Western languages would challenge the usual conceptions of the SP syntax. </w:t>
        </w:r>
      </w:ins>
      <w:ins w:id="3096" w:author="Arthur Parmentier" w:date="2020-06-06T17:52:00Z">
        <w:r w:rsidR="00A531CB" w:rsidRPr="007C437A">
          <w:t>The story of the e</w:t>
        </w:r>
      </w:ins>
      <w:ins w:id="3097" w:author="Arthur Parmentier" w:date="2020-06-06T18:06:00Z">
        <w:r w:rsidR="006A1B0D" w:rsidRPr="007C437A">
          <w:t>me</w:t>
        </w:r>
      </w:ins>
      <w:ins w:id="3098" w:author="Arthur Parmentier" w:date="2020-06-06T17:52:00Z">
        <w:r w:rsidR="00A531CB" w:rsidRPr="007C437A">
          <w:t xml:space="preserve">rgence of the Launch Mode is an </w:t>
        </w:r>
      </w:ins>
      <w:ins w:id="3099" w:author="Arthur Parmentier" w:date="2020-06-06T20:35:00Z">
        <w:r w:rsidRPr="007C437A">
          <w:t>answer to that question</w:t>
        </w:r>
      </w:ins>
      <w:ins w:id="3100" w:author="Arthur Parmentier" w:date="2020-06-06T17:53:00Z">
        <w:r w:rsidR="00A531CB" w:rsidRPr="007C437A">
          <w:t>:</w:t>
        </w:r>
      </w:ins>
    </w:p>
    <w:p w:rsidR="00237DE8" w:rsidRPr="007C437A" w:rsidRDefault="00237DE8">
      <w:pPr>
        <w:pStyle w:val="Citation"/>
        <w:rPr>
          <w:ins w:id="3101" w:author="Arthur Parmentier" w:date="2020-06-06T17:14:00Z"/>
          <w:rPrChange w:id="3102" w:author="Arthur Parmentier" w:date="2020-06-07T15:27:00Z">
            <w:rPr>
              <w:ins w:id="3103" w:author="Arthur Parmentier" w:date="2020-06-06T17:14:00Z"/>
            </w:rPr>
          </w:rPrChange>
        </w:rPr>
        <w:pPrChange w:id="3104" w:author="Arthur Parmentier" w:date="2020-06-06T17:53:00Z">
          <w:pPr>
            <w:pStyle w:val="NormalWeb"/>
          </w:pPr>
        </w:pPrChange>
      </w:pPr>
      <w:ins w:id="3105" w:author="Arthur Parmentier" w:date="2020-06-06T17:14:00Z">
        <w:r w:rsidRPr="007C437A">
          <w:rPr>
            <w:rPrChange w:id="3106" w:author="Arthur Parmentier" w:date="2020-06-07T15:27:00Z">
              <w:rPr>
                <w:i/>
                <w:iCs/>
              </w:rPr>
            </w:rPrChange>
          </w:rPr>
          <w:t>“Launch Mode means to respond to the What gesture immediately – a Go gesture is not needed. In other words, when the Soundpainter signs a Long Tone, at the moment of signing the gesture, the group responds and performs a Long Tone.</w:t>
        </w:r>
      </w:ins>
    </w:p>
    <w:p w:rsidR="00237DE8" w:rsidRPr="007C437A" w:rsidRDefault="00237DE8">
      <w:pPr>
        <w:pStyle w:val="Citation"/>
        <w:rPr>
          <w:ins w:id="3107" w:author="Arthur Parmentier" w:date="2020-06-06T17:14:00Z"/>
          <w:rPrChange w:id="3108" w:author="Arthur Parmentier" w:date="2020-06-07T15:27:00Z">
            <w:rPr>
              <w:ins w:id="3109" w:author="Arthur Parmentier" w:date="2020-06-06T17:14:00Z"/>
            </w:rPr>
          </w:rPrChange>
        </w:rPr>
        <w:pPrChange w:id="3110" w:author="Arthur Parmentier" w:date="2020-06-06T17:53:00Z">
          <w:pPr>
            <w:pStyle w:val="NormalWeb"/>
          </w:pPr>
        </w:pPrChange>
      </w:pPr>
      <w:ins w:id="3111" w:author="Arthur Parmentier" w:date="2020-06-06T17:14:00Z">
        <w:r w:rsidRPr="007C437A">
          <w:rPr>
            <w:rPrChange w:id="3112" w:author="Arthur Parmentier" w:date="2020-06-07T15:27:00Z">
              <w:rPr>
                <w:i/>
                <w:iCs/>
              </w:rPr>
            </w:rPrChange>
          </w:rPr>
          <w:t xml:space="preserve">The idea for this gesture came from my work with the learning impaired. It isn’t always possible for people with learning disabilities to comprehend a Soundpainting phrase incorporating the syntax in its entirety – Whole Group, Long Tone, Volume Fader (ppp), Play. This type of phrase wasn’t possible to follow the first time I Soundpainted with a group of learning impaired people. So I ask the group to </w:t>
        </w:r>
        <w:r w:rsidRPr="007C437A">
          <w:rPr>
            <w:rPrChange w:id="3113" w:author="Arthur Parmentier" w:date="2020-06-07T15:27:00Z">
              <w:rPr>
                <w:i/>
                <w:iCs/>
              </w:rPr>
            </w:rPrChange>
          </w:rPr>
          <w:lastRenderedPageBreak/>
          <w:t>respond to the Long Tone gesture at the moment I signed them. I gave an oral example of what was expected and the group found it very easy to comprehend. I took the same approach with all the other gestures I taught the group.</w:t>
        </w:r>
      </w:ins>
    </w:p>
    <w:p w:rsidR="00237DE8" w:rsidRPr="007C437A" w:rsidRDefault="00237DE8" w:rsidP="00A531CB">
      <w:pPr>
        <w:pStyle w:val="Citation"/>
        <w:rPr>
          <w:ins w:id="3114" w:author="Arthur Parmentier" w:date="2020-06-06T17:53:00Z"/>
        </w:rPr>
      </w:pPr>
      <w:ins w:id="3115" w:author="Arthur Parmentier" w:date="2020-06-06T17:14:00Z">
        <w:r w:rsidRPr="007C437A">
          <w:t xml:space="preserve">Afterwards, I decided to use the immediate response to a What gesture and created Launch Mode. Nowadays, Launch Mode is a widely used gesture amongst many Soundpainters and its origin came from </w:t>
        </w:r>
      </w:ins>
      <w:ins w:id="3116" w:author="Arthur Parmentier" w:date="2020-06-06T17:53:00Z">
        <w:r w:rsidR="00D83AC5" w:rsidRPr="007C437A">
          <w:t>necessity. “</w:t>
        </w:r>
        <w:r w:rsidR="00A531CB" w:rsidRPr="007C437A">
          <w:rPr>
            <w:rStyle w:val="Appelnotedebasdep"/>
          </w:rPr>
          <w:footnoteReference w:id="45"/>
        </w:r>
      </w:ins>
    </w:p>
    <w:p w:rsidR="005B7F91" w:rsidRPr="007C437A" w:rsidRDefault="00D83AC5" w:rsidP="00D83AC5">
      <w:pPr>
        <w:rPr>
          <w:ins w:id="3118" w:author="Arthur Parmentier" w:date="2020-06-06T21:59:00Z"/>
        </w:rPr>
      </w:pPr>
      <w:ins w:id="3119" w:author="Arthur Parmentier" w:date="2020-06-06T17:53:00Z">
        <w:r w:rsidRPr="007C437A">
          <w:t>In this example, we can see that t</w:t>
        </w:r>
      </w:ins>
      <w:ins w:id="3120" w:author="Arthur Parmentier" w:date="2020-06-06T17:54:00Z">
        <w:r w:rsidRPr="007C437A">
          <w:t xml:space="preserve">he default mode does have a degree of complexity that involve </w:t>
        </w:r>
      </w:ins>
      <w:ins w:id="3121" w:author="Arthur Parmentier" w:date="2020-06-06T20:35:00Z">
        <w:r w:rsidR="00421D32" w:rsidRPr="007C437A">
          <w:t>prior</w:t>
        </w:r>
      </w:ins>
      <w:ins w:id="3122" w:author="Arthur Parmentier" w:date="2020-06-06T20:36:00Z">
        <w:r w:rsidR="00421D32" w:rsidRPr="007C437A">
          <w:t xml:space="preserve"> </w:t>
        </w:r>
      </w:ins>
      <w:ins w:id="3123" w:author="Arthur Parmentier" w:date="2020-06-06T17:54:00Z">
        <w:r w:rsidRPr="007C437A">
          <w:t xml:space="preserve">knowledge in </w:t>
        </w:r>
      </w:ins>
      <w:ins w:id="3124" w:author="Arthur Parmentier" w:date="2020-06-06T20:36:00Z">
        <w:r w:rsidR="00421D32" w:rsidRPr="007C437A">
          <w:t>grammatical rules</w:t>
        </w:r>
      </w:ins>
      <w:ins w:id="3125" w:author="Arthur Parmentier" w:date="2020-06-06T17:55:00Z">
        <w:r w:rsidRPr="007C437A">
          <w:t xml:space="preserve"> </w:t>
        </w:r>
      </w:ins>
      <w:ins w:id="3126" w:author="Arthur Parmentier" w:date="2020-06-06T20:36:00Z">
        <w:r w:rsidR="00421D32" w:rsidRPr="007C437A">
          <w:t>and</w:t>
        </w:r>
      </w:ins>
      <w:ins w:id="3127" w:author="Arthur Parmentier" w:date="2020-06-06T17:55:00Z">
        <w:r w:rsidRPr="007C437A">
          <w:t xml:space="preserve"> logic. </w:t>
        </w:r>
      </w:ins>
      <w:ins w:id="3128" w:author="Arthur Parmentier" w:date="2020-06-06T21:59:00Z">
        <w:r w:rsidR="007D30A4" w:rsidRPr="007C437A">
          <w:t>Of course, all mechanisms of language are not cultural and learned, but t</w:t>
        </w:r>
      </w:ins>
      <w:ins w:id="3129" w:author="Arthur Parmentier" w:date="2020-06-06T17:57:00Z">
        <w:r w:rsidRPr="007C437A">
          <w:t>h</w:t>
        </w:r>
      </w:ins>
      <w:ins w:id="3130" w:author="Arthur Parmentier" w:date="2020-06-06T20:36:00Z">
        <w:r w:rsidR="009D182D" w:rsidRPr="007C437A">
          <w:t>ese rules</w:t>
        </w:r>
      </w:ins>
      <w:ins w:id="3131" w:author="Arthur Parmentier" w:date="2020-06-06T17:55:00Z">
        <w:r w:rsidRPr="007C437A">
          <w:t xml:space="preserve"> were not </w:t>
        </w:r>
      </w:ins>
      <w:ins w:id="3132" w:author="Arthur Parmentier" w:date="2020-06-06T17:56:00Z">
        <w:r w:rsidRPr="007C437A">
          <w:t xml:space="preserve">internalized by the learning impaired and it might </w:t>
        </w:r>
      </w:ins>
      <w:ins w:id="3133" w:author="Arthur Parmentier" w:date="2020-06-06T20:35:00Z">
        <w:r w:rsidR="00EB6FB5" w:rsidRPr="007C437A">
          <w:t xml:space="preserve">as </w:t>
        </w:r>
      </w:ins>
      <w:ins w:id="3134" w:author="Arthur Parmentier" w:date="2020-06-06T17:56:00Z">
        <w:r w:rsidRPr="007C437A">
          <w:t>well be an issue for working with p</w:t>
        </w:r>
      </w:ins>
      <w:ins w:id="3135" w:author="Arthur Parmentier" w:date="2020-06-06T20:36:00Z">
        <w:r w:rsidR="009D182D" w:rsidRPr="007C437A">
          <w:t>eople</w:t>
        </w:r>
      </w:ins>
      <w:ins w:id="3136" w:author="Arthur Parmentier" w:date="2020-06-06T17:56:00Z">
        <w:r w:rsidRPr="007C437A">
          <w:t xml:space="preserve"> whose language or culture</w:t>
        </w:r>
      </w:ins>
      <w:ins w:id="3137" w:author="Arthur Parmentier" w:date="2020-06-06T17:57:00Z">
        <w:r w:rsidRPr="007C437A">
          <w:t xml:space="preserve"> does not yield them either.</w:t>
        </w:r>
      </w:ins>
    </w:p>
    <w:p w:rsidR="00FC2614" w:rsidRDefault="005A4AA8" w:rsidP="00D83AC5">
      <w:pPr>
        <w:rPr>
          <w:ins w:id="3138" w:author="Arthur Parmentier" w:date="2020-06-09T16:27:00Z"/>
        </w:rPr>
      </w:pPr>
      <w:ins w:id="3139" w:author="Arthur Parmentier" w:date="2020-06-06T21:59:00Z">
        <w:r w:rsidRPr="007C437A">
          <w:t xml:space="preserve">I suggest </w:t>
        </w:r>
      </w:ins>
      <w:ins w:id="3140" w:author="Arthur Parmentier" w:date="2020-06-06T22:00:00Z">
        <w:r w:rsidRPr="007C437A">
          <w:t xml:space="preserve">for future research </w:t>
        </w:r>
      </w:ins>
      <w:ins w:id="3141" w:author="Arthur Parmentier" w:date="2020-06-06T21:59:00Z">
        <w:r w:rsidRPr="007C437A">
          <w:t xml:space="preserve">to push the analysis of the SP syntax </w:t>
        </w:r>
      </w:ins>
      <w:ins w:id="3142" w:author="Arthur Parmentier" w:date="2020-06-06T22:04:00Z">
        <w:r w:rsidRPr="007C437A">
          <w:t xml:space="preserve">and its formalization in linguistic terms. </w:t>
        </w:r>
      </w:ins>
      <w:ins w:id="3143" w:author="Arthur Parmentier" w:date="2020-06-06T22:05:00Z">
        <w:r w:rsidRPr="007C437A">
          <w:t>At the moment</w:t>
        </w:r>
      </w:ins>
      <w:ins w:id="3144" w:author="Arthur Parmentier" w:date="2020-06-06T22:06:00Z">
        <w:r w:rsidRPr="007C437A">
          <w:t xml:space="preserve"> I am writing </w:t>
        </w:r>
      </w:ins>
      <w:ins w:id="3145" w:author="Arthur Parmentier" w:date="2020-06-06T22:05:00Z">
        <w:r w:rsidRPr="007C437A">
          <w:t xml:space="preserve">this report, a dictionary is being built that </w:t>
        </w:r>
      </w:ins>
      <w:ins w:id="3146" w:author="Arthur Parmentier" w:date="2020-06-06T22:09:00Z">
        <w:r w:rsidR="003911EB" w:rsidRPr="007C437A">
          <w:t xml:space="preserve">already </w:t>
        </w:r>
      </w:ins>
      <w:ins w:id="3147" w:author="Arthur Parmentier" w:date="2020-06-06T22:05:00Z">
        <w:r w:rsidRPr="007C437A">
          <w:t>contain</w:t>
        </w:r>
      </w:ins>
      <w:ins w:id="3148" w:author="Arthur Parmentier" w:date="2020-06-06T22:06:00Z">
        <w:r w:rsidRPr="007C437A">
          <w:t>s</w:t>
        </w:r>
      </w:ins>
      <w:ins w:id="3149" w:author="Arthur Parmentier" w:date="2020-06-06T22:09:00Z">
        <w:r w:rsidR="003911EB" w:rsidRPr="007C437A">
          <w:t xml:space="preserve"> some</w:t>
        </w:r>
      </w:ins>
      <w:ins w:id="3150" w:author="Arthur Parmentier" w:date="2020-06-06T22:06:00Z">
        <w:r w:rsidRPr="007C437A">
          <w:t xml:space="preserve"> descriptions of signs in terms of syntax</w:t>
        </w:r>
      </w:ins>
      <w:ins w:id="3151" w:author="Arthur Parmentier" w:date="2020-06-06T22:09:00Z">
        <w:r w:rsidR="003911EB" w:rsidRPr="007C437A">
          <w:t>, such as the ones that have historically been formalized by Thompson</w:t>
        </w:r>
      </w:ins>
      <w:ins w:id="3152" w:author="Arthur Parmentier" w:date="2020-06-06T22:06:00Z">
        <w:r w:rsidRPr="007C437A">
          <w:t>. I believe that a linguistic approach</w:t>
        </w:r>
      </w:ins>
      <w:ins w:id="3153" w:author="Arthur Parmentier" w:date="2020-06-06T22:08:00Z">
        <w:r w:rsidRPr="007C437A">
          <w:t xml:space="preserve"> to SP</w:t>
        </w:r>
      </w:ins>
      <w:ins w:id="3154" w:author="Arthur Parmentier" w:date="2020-06-06T22:06:00Z">
        <w:r w:rsidRPr="007C437A">
          <w:t xml:space="preserve"> would</w:t>
        </w:r>
      </w:ins>
      <w:ins w:id="3155" w:author="Arthur Parmentier" w:date="2020-06-06T22:08:00Z">
        <w:r w:rsidRPr="007C437A">
          <w:t xml:space="preserve"> be very relevant and</w:t>
        </w:r>
      </w:ins>
      <w:ins w:id="3156" w:author="Arthur Parmentier" w:date="2020-06-06T22:06:00Z">
        <w:r w:rsidRPr="007C437A">
          <w:t xml:space="preserve"> add </w:t>
        </w:r>
      </w:ins>
      <w:ins w:id="3157" w:author="Arthur Parmentier" w:date="2020-06-06T22:09:00Z">
        <w:r w:rsidR="00111E92" w:rsidRPr="007C437A">
          <w:t xml:space="preserve">a lot of </w:t>
        </w:r>
      </w:ins>
      <w:ins w:id="3158" w:author="Arthur Parmentier" w:date="2020-06-06T22:06:00Z">
        <w:r w:rsidRPr="007C437A">
          <w:t>value to this collaborative work</w:t>
        </w:r>
      </w:ins>
      <w:ins w:id="3159" w:author="Arthur Parmentier" w:date="2020-06-06T22:09:00Z">
        <w:r w:rsidRPr="007C437A">
          <w:t>.</w:t>
        </w:r>
      </w:ins>
    </w:p>
    <w:p w:rsidR="005A4AA8" w:rsidRPr="007C437A" w:rsidRDefault="00FC2614" w:rsidP="00D83AC5">
      <w:pPr>
        <w:rPr>
          <w:ins w:id="3160" w:author="Arthur Parmentier" w:date="2020-06-06T21:58:00Z"/>
        </w:rPr>
      </w:pPr>
      <w:ins w:id="3161" w:author="Arthur Parmentier" w:date="2020-06-09T16:27:00Z">
        <w:r>
          <w:br w:type="page"/>
        </w:r>
      </w:ins>
    </w:p>
    <w:p w:rsidR="00CC430C" w:rsidRPr="007C437A" w:rsidDel="00CC430C" w:rsidRDefault="00CC430C">
      <w:pPr>
        <w:rPr>
          <w:del w:id="3162" w:author="Arthur Parmentier" w:date="2020-06-05T18:08:00Z"/>
          <w:rPrChange w:id="3163" w:author="Arthur Parmentier" w:date="2020-06-07T15:27:00Z">
            <w:rPr>
              <w:del w:id="3164" w:author="Arthur Parmentier" w:date="2020-06-05T18:08:00Z"/>
            </w:rPr>
          </w:rPrChange>
        </w:rPr>
        <w:pPrChange w:id="3165" w:author="Arthur Parmentier" w:date="2020-06-05T16:28:00Z">
          <w:pPr>
            <w:pStyle w:val="Titre2"/>
          </w:pPr>
        </w:pPrChange>
      </w:pPr>
    </w:p>
    <w:p w:rsidR="00B400C3" w:rsidRPr="007C437A" w:rsidDel="00CC430C" w:rsidRDefault="00B400C3" w:rsidP="00E6654A">
      <w:pPr>
        <w:rPr>
          <w:del w:id="3166" w:author="Arthur Parmentier" w:date="2020-06-05T18:08:00Z"/>
        </w:rPr>
      </w:pPr>
      <w:del w:id="3167" w:author="Arthur Parmentier" w:date="2020-06-05T18:08:00Z">
        <w:r w:rsidRPr="007C437A" w:rsidDel="00CC430C">
          <w:delText>Those concepts are used to describe the structure of the language</w:delText>
        </w:r>
        <w:r w:rsidR="00D23577" w:rsidRPr="007C437A" w:rsidDel="00CC430C">
          <w:delText>: its grammar</w:delText>
        </w:r>
        <w:r w:rsidRPr="007C437A" w:rsidDel="00CC430C">
          <w:delText>. They are emergent from SP, in the sense that they have been formalized dozens of years after the creation of SP and refer to its</w:delText>
        </w:r>
        <w:r w:rsidR="00B11EF1" w:rsidRPr="007C437A" w:rsidDel="00CC430C">
          <w:delText xml:space="preserve"> particular</w:delText>
        </w:r>
        <w:r w:rsidRPr="007C437A" w:rsidDel="00CC430C">
          <w:delText xml:space="preserve"> </w:delText>
        </w:r>
        <w:r w:rsidR="00B11EF1" w:rsidRPr="007C437A" w:rsidDel="00CC430C">
          <w:delText>grammar</w:delText>
        </w:r>
        <w:r w:rsidRPr="007C437A" w:rsidDel="00CC430C">
          <w:delText xml:space="preserve"> rather than objects that are also found in other contexts. I would </w:delText>
        </w:r>
        <w:r w:rsidR="00BA63E4" w:rsidRPr="007C437A" w:rsidDel="00CC430C">
          <w:delText>call</w:delText>
        </w:r>
        <w:r w:rsidRPr="007C437A" w:rsidDel="00CC430C">
          <w:delText xml:space="preserve"> the latter ones “borrowed” concepts.</w:delText>
        </w:r>
      </w:del>
    </w:p>
    <w:p w:rsidR="00BA63E4" w:rsidRPr="007C437A" w:rsidDel="00CC430C" w:rsidRDefault="00BA63E4" w:rsidP="00E6654A">
      <w:pPr>
        <w:rPr>
          <w:del w:id="3168" w:author="Arthur Parmentier" w:date="2020-06-05T18:08:00Z"/>
        </w:rPr>
      </w:pPr>
      <w:del w:id="3169" w:author="Arthur Parmentier" w:date="2020-06-05T18:08:00Z">
        <w:r w:rsidRPr="007C437A" w:rsidDel="00CC430C">
          <w:delText>One should really think of these concepts as an equivalent of the “noun”, “verb”, “</w:delText>
        </w:r>
        <w:r w:rsidR="00245836" w:rsidRPr="007C437A" w:rsidDel="00CC430C">
          <w:delText>adjective” …</w:delText>
        </w:r>
        <w:r w:rsidRPr="007C437A" w:rsidDel="00CC430C">
          <w:delText xml:space="preserve"> that are used to describe oral languages that modern societies are familiar with</w:delText>
        </w:r>
        <w:r w:rsidR="008C1CCA" w:rsidRPr="007C437A" w:rsidDel="00CC430C">
          <w:delText xml:space="preserve"> in their oral languages.</w:delText>
        </w:r>
      </w:del>
    </w:p>
    <w:p w:rsidR="00245836" w:rsidRPr="007C437A" w:rsidDel="00CC430C" w:rsidRDefault="00245836" w:rsidP="00E6654A">
      <w:pPr>
        <w:rPr>
          <w:del w:id="3170" w:author="Arthur Parmentier" w:date="2020-06-05T18:08:00Z"/>
        </w:rPr>
      </w:pPr>
      <w:del w:id="3171" w:author="Arthur Parmentier" w:date="2020-06-05T18:08:00Z">
        <w:r w:rsidRPr="007C437A" w:rsidDel="00CC430C">
          <w:delText xml:space="preserve">It is important to note that sign languages (among which, SP) do </w:delText>
        </w:r>
        <w:r w:rsidRPr="007C437A" w:rsidDel="00CC430C">
          <w:rPr>
            <w:b/>
            <w:bCs/>
          </w:rPr>
          <w:delText>not</w:delText>
        </w:r>
        <w:r w:rsidRPr="007C437A" w:rsidDel="00CC430C">
          <w:delText xml:space="preserve"> use </w:delText>
        </w:r>
        <w:r w:rsidR="00B7667C" w:rsidRPr="007C437A" w:rsidDel="00CC430C">
          <w:delText>the same concepts as modern oral languages to describe their grammar.</w:delText>
        </w:r>
      </w:del>
    </w:p>
    <w:p w:rsidR="00BE04C2" w:rsidRPr="007C437A" w:rsidDel="00486DE0" w:rsidRDefault="00BE04C2">
      <w:pPr>
        <w:pStyle w:val="Titre3"/>
        <w:rPr>
          <w:del w:id="3172" w:author="Arthur Parmentier" w:date="2020-06-06T18:07:00Z"/>
        </w:rPr>
      </w:pPr>
      <w:bookmarkStart w:id="3173" w:name="_Toc40025939"/>
      <w:del w:id="3174" w:author="Arthur Parmentier" w:date="2020-06-06T18:07:00Z">
        <w:r w:rsidRPr="007C437A" w:rsidDel="00486DE0">
          <w:delText>Identifiers</w:delText>
        </w:r>
        <w:bookmarkEnd w:id="3173"/>
      </w:del>
    </w:p>
    <w:p w:rsidR="00DE3F01" w:rsidRPr="007C437A" w:rsidDel="00486DE0" w:rsidRDefault="00DE3F01">
      <w:pPr>
        <w:pStyle w:val="Titre3"/>
        <w:rPr>
          <w:del w:id="3175" w:author="Arthur Parmentier" w:date="2020-06-06T18:07:00Z"/>
        </w:rPr>
      </w:pPr>
      <w:bookmarkStart w:id="3176" w:name="_Toc40025940"/>
      <w:del w:id="3177" w:author="Arthur Parmentier" w:date="2020-06-06T18:07:00Z">
        <w:r w:rsidRPr="007C437A" w:rsidDel="00486DE0">
          <w:delText>Content</w:delText>
        </w:r>
        <w:bookmarkEnd w:id="3176"/>
      </w:del>
    </w:p>
    <w:p w:rsidR="00BE04C2" w:rsidRPr="007C437A" w:rsidDel="00486DE0" w:rsidRDefault="00BE04C2">
      <w:pPr>
        <w:pStyle w:val="Titre3"/>
        <w:rPr>
          <w:del w:id="3178" w:author="Arthur Parmentier" w:date="2020-06-06T18:07:00Z"/>
        </w:rPr>
      </w:pPr>
      <w:bookmarkStart w:id="3179" w:name="_Toc40025941"/>
      <w:del w:id="3180" w:author="Arthur Parmentier" w:date="2020-06-06T18:07:00Z">
        <w:r w:rsidRPr="007C437A" w:rsidDel="00486DE0">
          <w:delText>Modifiers (content parameters)</w:delText>
        </w:r>
        <w:bookmarkEnd w:id="3179"/>
      </w:del>
    </w:p>
    <w:p w:rsidR="00C16C06" w:rsidRPr="007C437A" w:rsidDel="00486DE0" w:rsidRDefault="00C16C06">
      <w:pPr>
        <w:pStyle w:val="Titre3"/>
        <w:rPr>
          <w:del w:id="3181" w:author="Arthur Parmentier" w:date="2020-06-06T18:07:00Z"/>
        </w:rPr>
      </w:pPr>
      <w:bookmarkStart w:id="3182" w:name="_Toc40025942"/>
      <w:del w:id="3183" w:author="Arthur Parmentier" w:date="2020-06-06T18:07:00Z">
        <w:r w:rsidRPr="007C437A" w:rsidDel="00486DE0">
          <w:delText>Mode</w:delText>
        </w:r>
        <w:bookmarkEnd w:id="3182"/>
      </w:del>
    </w:p>
    <w:p w:rsidR="00BE04C2" w:rsidRPr="007C437A" w:rsidDel="006E2B59" w:rsidRDefault="00400535" w:rsidP="00E6654A">
      <w:pPr>
        <w:rPr>
          <w:del w:id="3184" w:author="Arthur Parmentier" w:date="2020-06-06T22:10:00Z"/>
        </w:rPr>
      </w:pPr>
      <w:del w:id="3185" w:author="Arthur Parmentier" w:date="2020-06-06T22:10:00Z">
        <w:r w:rsidRPr="007C437A" w:rsidDel="006E2B59">
          <w:delText>All these structural concepts (grammar) are not culturally dependent.</w:delText>
        </w:r>
      </w:del>
    </w:p>
    <w:p w:rsidR="00E7027A" w:rsidRPr="007C437A" w:rsidDel="00FC2614" w:rsidRDefault="00E7027A" w:rsidP="00E6654A">
      <w:pPr>
        <w:rPr>
          <w:del w:id="3186" w:author="Arthur Parmentier" w:date="2020-06-09T16:27:00Z"/>
        </w:rPr>
      </w:pPr>
    </w:p>
    <w:p w:rsidR="00086E5D" w:rsidRPr="007C437A" w:rsidDel="00FC2614" w:rsidRDefault="00086E5D" w:rsidP="00E6654A">
      <w:pPr>
        <w:rPr>
          <w:del w:id="3187" w:author="Arthur Parmentier" w:date="2020-06-09T16:27:00Z"/>
        </w:rPr>
      </w:pPr>
    </w:p>
    <w:p w:rsidR="00086E5D" w:rsidRPr="007C437A" w:rsidDel="00FC2614" w:rsidRDefault="00086E5D" w:rsidP="00E6654A">
      <w:pPr>
        <w:rPr>
          <w:del w:id="3188" w:author="Arthur Parmentier" w:date="2020-06-09T16:27:00Z"/>
        </w:rPr>
      </w:pPr>
    </w:p>
    <w:p w:rsidR="00086E5D" w:rsidRPr="007C437A" w:rsidDel="006E2B59" w:rsidRDefault="00587BD5" w:rsidP="00E6654A">
      <w:pPr>
        <w:rPr>
          <w:moveFrom w:id="3189" w:author="Arthur Parmentier" w:date="2020-06-06T22:11:00Z"/>
        </w:rPr>
      </w:pPr>
      <w:moveFromRangeStart w:id="3190" w:author="Arthur Parmentier" w:date="2020-06-06T22:11:00Z" w:name="move42373884"/>
      <w:moveFrom w:id="3191" w:author="Arthur Parmentier" w:date="2020-06-06T22:11:00Z">
        <w:r w:rsidRPr="007C437A" w:rsidDel="006E2B59">
          <w:t>DRAFT</w:t>
        </w:r>
        <w:r w:rsidR="00D72AC0" w:rsidRPr="007C437A" w:rsidDel="006E2B59">
          <w:t xml:space="preserve"> of ideas</w:t>
        </w:r>
      </w:moveFrom>
    </w:p>
    <w:p w:rsidR="00103759" w:rsidRPr="007C437A" w:rsidDel="006E2B59" w:rsidRDefault="0031070A" w:rsidP="00E6654A">
      <w:pPr>
        <w:pStyle w:val="Paragraphedeliste"/>
        <w:numPr>
          <w:ilvl w:val="0"/>
          <w:numId w:val="8"/>
        </w:numPr>
        <w:rPr>
          <w:moveFrom w:id="3192" w:author="Arthur Parmentier" w:date="2020-06-06T22:11:00Z"/>
        </w:rPr>
      </w:pPr>
      <w:moveFrom w:id="3193" w:author="Arthur Parmentier" w:date="2020-06-06T22:11:00Z">
        <w:r w:rsidRPr="007C437A" w:rsidDel="006E2B59">
          <w:t>“Traditional” Soundpainting vs “</w:t>
        </w:r>
        <w:r w:rsidR="0086556A" w:rsidRPr="007C437A" w:rsidDel="006E2B59">
          <w:t>Alternative</w:t>
        </w:r>
        <w:r w:rsidRPr="007C437A" w:rsidDel="006E2B59">
          <w:t xml:space="preserve">” Soundpainting: a question a configuration </w:t>
        </w:r>
        <w:r w:rsidR="00E7027A" w:rsidRPr="007C437A" w:rsidDel="006E2B59">
          <w:t xml:space="preserve">(soundpainting as a </w:t>
        </w:r>
        <w:r w:rsidR="0086556A" w:rsidRPr="007C437A" w:rsidDel="006E2B59">
          <w:t>language</w:t>
        </w:r>
        <w:r w:rsidR="00E7027A" w:rsidRPr="007C437A" w:rsidDel="006E2B59">
          <w:t xml:space="preserve"> but not a configuration) means that it is not necessarily linked to the frontal relation between a composer (human) and an orchestra (of human performers).</w:t>
        </w:r>
        <w:r w:rsidR="0086556A" w:rsidRPr="007C437A" w:rsidDel="006E2B59">
          <w:t xml:space="preserve"> </w:t>
        </w:r>
        <w:r w:rsidR="002C276B" w:rsidRPr="007C437A" w:rsidDel="006E2B59">
          <w:t>My use of the word “t</w:t>
        </w:r>
        <w:r w:rsidR="0086556A" w:rsidRPr="007C437A" w:rsidDel="006E2B59">
          <w:t>raditional</w:t>
        </w:r>
        <w:r w:rsidR="002C276B" w:rsidRPr="007C437A" w:rsidDel="006E2B59">
          <w:t>”</w:t>
        </w:r>
        <w:r w:rsidR="0086556A" w:rsidRPr="007C437A" w:rsidDel="006E2B59">
          <w:t xml:space="preserve"> refers to the transmission </w:t>
        </w:r>
        <w:r w:rsidR="001F182F" w:rsidRPr="007C437A" w:rsidDel="006E2B59">
          <w:t xml:space="preserve">and definition of SP </w:t>
        </w:r>
        <w:r w:rsidR="0086556A" w:rsidRPr="007C437A" w:rsidDel="006E2B59">
          <w:t xml:space="preserve">by Walter, with his own use &amp; configuration of Soundpainting performances. </w:t>
        </w:r>
        <w:r w:rsidR="001450CB" w:rsidRPr="007C437A" w:rsidDel="006E2B59">
          <w:t>There is no “modern” Soundpainting but rather an expanding field of research and experimentations in how the language and its concepts can extend to very different contexts and configurations. Develop with Brasilian version of SP &amp; baila baila</w:t>
        </w:r>
        <w:r w:rsidR="002C276B" w:rsidRPr="007C437A" w:rsidDel="006E2B59">
          <w:t>.</w:t>
        </w:r>
      </w:moveFrom>
    </w:p>
    <w:p w:rsidR="00B70897" w:rsidRPr="007C437A" w:rsidDel="006E2B59" w:rsidRDefault="00B70897" w:rsidP="00E6654A">
      <w:pPr>
        <w:pStyle w:val="Paragraphedeliste"/>
        <w:numPr>
          <w:ilvl w:val="1"/>
          <w:numId w:val="8"/>
        </w:numPr>
        <w:rPr>
          <w:moveFrom w:id="3194" w:author="Arthur Parmentier" w:date="2020-06-06T22:11:00Z"/>
        </w:rPr>
      </w:pPr>
      <w:moveFrom w:id="3195" w:author="Arthur Parmentier" w:date="2020-06-06T22:11:00Z">
        <w:r w:rsidRPr="007C437A" w:rsidDel="006E2B59">
          <w:t>The concepts depend on the configuration. For instance, a “note” in music is very different from the concept (or its absence!) of “note” in visual arts.</w:t>
        </w:r>
      </w:moveFrom>
    </w:p>
    <w:p w:rsidR="00B70897" w:rsidRPr="007C437A" w:rsidDel="006E2B59" w:rsidRDefault="00B70897" w:rsidP="00E6654A">
      <w:pPr>
        <w:pStyle w:val="Paragraphedeliste"/>
        <w:numPr>
          <w:ilvl w:val="1"/>
          <w:numId w:val="8"/>
        </w:numPr>
        <w:rPr>
          <w:moveFrom w:id="3196" w:author="Arthur Parmentier" w:date="2020-06-06T22:11:00Z"/>
        </w:rPr>
      </w:pPr>
      <w:moveFrom w:id="3197" w:author="Arthur Parmentier" w:date="2020-06-06T22:11:00Z">
        <w:r w:rsidRPr="007C437A" w:rsidDel="006E2B59">
          <w:t>SP early concepts were built for music performances and translated later for other disciplines.</w:t>
        </w:r>
        <w:r w:rsidR="00A76EAE" w:rsidRPr="007C437A" w:rsidDel="006E2B59">
          <w:t xml:space="preserve"> (Q: why do we even use this word “discipline” in arts?)</w:t>
        </w:r>
        <w:r w:rsidR="002649BB" w:rsidRPr="007C437A" w:rsidDel="006E2B59">
          <w:br/>
          <w:t xml:space="preserve">-&gt; Concepts inside SP are “stolen” from </w:t>
        </w:r>
        <w:r w:rsidR="00A40688" w:rsidRPr="007C437A" w:rsidDel="006E2B59">
          <w:t>the configuration/context it deals with.</w:t>
        </w:r>
      </w:moveFrom>
    </w:p>
    <w:p w:rsidR="00A40688" w:rsidRPr="007C437A" w:rsidDel="006E2B59" w:rsidRDefault="00A40688" w:rsidP="00E6654A">
      <w:pPr>
        <w:pStyle w:val="Paragraphedeliste"/>
        <w:numPr>
          <w:ilvl w:val="1"/>
          <w:numId w:val="8"/>
        </w:numPr>
        <w:rPr>
          <w:moveFrom w:id="3198" w:author="Arthur Parmentier" w:date="2020-06-06T22:11:00Z"/>
        </w:rPr>
      </w:pPr>
      <w:moveFrom w:id="3199" w:author="Arthur Parmentier" w:date="2020-06-06T22:11:00Z">
        <w:r w:rsidRPr="007C437A" w:rsidDel="006E2B59">
          <w:t>SP acts as a kind of translation from the concepts of different practices to signs</w:t>
        </w:r>
      </w:moveFrom>
    </w:p>
    <w:p w:rsidR="00103759" w:rsidRPr="007C437A" w:rsidDel="006E2B59" w:rsidRDefault="002C276B" w:rsidP="00E6654A">
      <w:pPr>
        <w:pStyle w:val="Paragraphedeliste"/>
        <w:numPr>
          <w:ilvl w:val="1"/>
          <w:numId w:val="8"/>
        </w:numPr>
        <w:rPr>
          <w:moveFrom w:id="3200" w:author="Arthur Parmentier" w:date="2020-06-06T22:11:00Z"/>
        </w:rPr>
      </w:pPr>
      <w:moveFrom w:id="3201" w:author="Arthur Parmentier" w:date="2020-06-06T22:11:00Z">
        <w:r w:rsidRPr="007C437A" w:rsidDel="006E2B59">
          <w:t xml:space="preserve">It is therefore important to understand that </w:t>
        </w:r>
        <w:r w:rsidR="00103759" w:rsidRPr="007C437A" w:rsidDel="006E2B59">
          <w:t>to my point of view, there is not a fixed set of concepts that would be incorporated by the SP language</w:t>
        </w:r>
      </w:moveFrom>
    </w:p>
    <w:p w:rsidR="0031070A" w:rsidRPr="007C437A" w:rsidDel="00FC2614" w:rsidRDefault="00103759" w:rsidP="00E6654A">
      <w:pPr>
        <w:pStyle w:val="Paragraphedeliste"/>
        <w:numPr>
          <w:ilvl w:val="1"/>
          <w:numId w:val="8"/>
        </w:numPr>
        <w:rPr>
          <w:del w:id="3202" w:author="Arthur Parmentier" w:date="2020-06-09T16:27:00Z"/>
          <w:moveFrom w:id="3203" w:author="Arthur Parmentier" w:date="2020-06-06T22:11:00Z"/>
        </w:rPr>
      </w:pPr>
      <w:moveFrom w:id="3204" w:author="Arthur Parmentier" w:date="2020-06-06T22:11:00Z">
        <w:r w:rsidRPr="007C437A" w:rsidDel="006E2B59">
          <w:t>but rather a fluid, dynamic and varying g</w:t>
        </w:r>
        <w:del w:id="3205" w:author="Arthur Parmentier" w:date="2020-06-09T16:27:00Z">
          <w:r w:rsidRPr="007C437A" w:rsidDel="00FC2614">
            <w:delText>rammar</w:delText>
          </w:r>
        </w:del>
      </w:moveFrom>
    </w:p>
    <w:moveFromRangeEnd w:id="3190"/>
    <w:p w:rsidR="00400535" w:rsidRPr="007C437A" w:rsidDel="00FC2614" w:rsidRDefault="00400535" w:rsidP="00E6654A">
      <w:pPr>
        <w:rPr>
          <w:del w:id="3206" w:author="Arthur Parmentier" w:date="2020-06-09T16:27:00Z"/>
        </w:rPr>
      </w:pPr>
    </w:p>
    <w:p w:rsidR="0008325B" w:rsidRPr="007C437A" w:rsidDel="00687356" w:rsidRDefault="00400535">
      <w:pPr>
        <w:pStyle w:val="Titre1"/>
        <w:rPr>
          <w:del w:id="3207" w:author="Arthur Parmentier" w:date="2020-05-14T13:28:00Z"/>
        </w:rPr>
      </w:pPr>
      <w:del w:id="3208" w:author="Arthur Parmentier" w:date="2020-05-14T13:28:00Z">
        <w:r w:rsidRPr="007C437A" w:rsidDel="00A84632">
          <w:delText xml:space="preserve">Modes and </w:delText>
        </w:r>
        <w:r w:rsidR="00F25194" w:rsidRPr="007C437A" w:rsidDel="00A84632">
          <w:delText>defaults:</w:delText>
        </w:r>
        <w:r w:rsidR="00F419AB" w:rsidRPr="007C437A" w:rsidDel="00A84632">
          <w:delText xml:space="preserve"> </w:delText>
        </w:r>
        <w:r w:rsidRPr="007C437A" w:rsidDel="00A84632">
          <w:delText>attempt to define particular grammars inside a “universal” one</w:delText>
        </w:r>
        <w:r w:rsidR="00F419AB" w:rsidRPr="007C437A" w:rsidDel="00A84632">
          <w:delText>?</w:delText>
        </w:r>
        <w:bookmarkStart w:id="3209" w:name="_Toc40355387"/>
        <w:bookmarkStart w:id="3210" w:name="_Toc40355924"/>
        <w:bookmarkStart w:id="3211" w:name="_Toc40356088"/>
        <w:bookmarkEnd w:id="3209"/>
        <w:bookmarkEnd w:id="3210"/>
        <w:bookmarkEnd w:id="3211"/>
      </w:del>
    </w:p>
    <w:p w:rsidR="003F27F2" w:rsidRPr="007C437A" w:rsidRDefault="00AC7276">
      <w:pPr>
        <w:pStyle w:val="Titre1"/>
        <w:rPr>
          <w:ins w:id="3212" w:author="Arthur Parmentier" w:date="2020-06-06T23:44:00Z"/>
        </w:rPr>
      </w:pPr>
      <w:bookmarkStart w:id="3213" w:name="_Toc42550122"/>
      <w:ins w:id="3214" w:author="Arthur Parmentier" w:date="2020-06-06T20:41:00Z">
        <w:r w:rsidRPr="007C437A">
          <w:t xml:space="preserve">Meta-structures of SP: </w:t>
        </w:r>
      </w:ins>
      <w:ins w:id="3215" w:author="Arthur Parmentier" w:date="2020-06-08T23:06:00Z">
        <w:r w:rsidR="00F4343F">
          <w:t xml:space="preserve">communication outside sign language, </w:t>
        </w:r>
      </w:ins>
      <w:ins w:id="3216" w:author="Arthur Parmentier" w:date="2020-06-06T20:55:00Z">
        <w:r w:rsidR="00804910" w:rsidRPr="007C437A">
          <w:t>configurations</w:t>
        </w:r>
      </w:ins>
      <w:ins w:id="3217" w:author="Arthur Parmentier" w:date="2020-06-09T16:24:00Z">
        <w:r w:rsidR="00AD58C1">
          <w:t xml:space="preserve">, </w:t>
        </w:r>
      </w:ins>
      <w:ins w:id="3218" w:author="Arthur Parmentier" w:date="2020-06-08T23:00:00Z">
        <w:r w:rsidR="00AA461F">
          <w:t>conventions</w:t>
        </w:r>
      </w:ins>
      <w:ins w:id="3219" w:author="Arthur Parmentier" w:date="2020-06-09T16:24:00Z">
        <w:r w:rsidR="00AD58C1">
          <w:t xml:space="preserve"> and</w:t>
        </w:r>
      </w:ins>
      <w:ins w:id="3220" w:author="Arthur Parmentier" w:date="2020-06-08T23:01:00Z">
        <w:r w:rsidR="00B220F4">
          <w:t xml:space="preserve"> </w:t>
        </w:r>
      </w:ins>
      <w:ins w:id="3221" w:author="Arthur Parmentier" w:date="2020-06-06T20:55:00Z">
        <w:r w:rsidR="00804910" w:rsidRPr="007C437A">
          <w:t>diffusion mechani</w:t>
        </w:r>
      </w:ins>
      <w:ins w:id="3222" w:author="Arthur Parmentier" w:date="2020-06-06T20:56:00Z">
        <w:r w:rsidR="00804910" w:rsidRPr="007C437A">
          <w:t>sms</w:t>
        </w:r>
      </w:ins>
      <w:bookmarkEnd w:id="3213"/>
    </w:p>
    <w:p w:rsidR="0057131A" w:rsidRPr="007C437A" w:rsidRDefault="0057131A" w:rsidP="0057131A">
      <w:pPr>
        <w:rPr>
          <w:ins w:id="3223" w:author="Arthur Parmentier" w:date="2020-06-06T23:44:00Z"/>
        </w:rPr>
      </w:pPr>
      <w:ins w:id="3224" w:author="Arthur Parmentier" w:date="2020-06-06T23:44:00Z">
        <w:r w:rsidRPr="007C437A">
          <w:t>In the previous sections of this report, I have discussed several mechanisms of SP</w:t>
        </w:r>
      </w:ins>
      <w:ins w:id="3225" w:author="Arthur Parmentier" w:date="2020-06-08T23:10:00Z">
        <w:r w:rsidR="00873B84">
          <w:t xml:space="preserve"> such as </w:t>
        </w:r>
      </w:ins>
      <w:ins w:id="3226" w:author="Arthur Parmentier" w:date="2020-06-06T23:44:00Z">
        <w:r w:rsidRPr="007C437A">
          <w:t xml:space="preserve">its linguistic and intrinsic structural features. </w:t>
        </w:r>
      </w:ins>
      <w:ins w:id="3227" w:author="Arthur Parmentier" w:date="2020-06-08T22:57:00Z">
        <w:r w:rsidR="003A6B59">
          <w:br/>
          <w:t xml:space="preserve">In this section, I would like to first </w:t>
        </w:r>
      </w:ins>
      <w:ins w:id="3228" w:author="Arthur Parmentier" w:date="2020-06-06T23:44:00Z">
        <w:r w:rsidRPr="007C437A">
          <w:t>point out that it cannot only be described in those terms and limited to those mechanisms</w:t>
        </w:r>
      </w:ins>
      <w:ins w:id="3229" w:author="Arthur Parmentier" w:date="2020-06-08T22:59:00Z">
        <w:r w:rsidR="003A6B59">
          <w:t xml:space="preserve">, </w:t>
        </w:r>
        <w:r w:rsidR="003A6B59" w:rsidRPr="007C437A">
          <w:t>give an overview of some extrinsic aspect of SP that play important roles in the way that it is used and understood by those who practice it</w:t>
        </w:r>
      </w:ins>
      <w:ins w:id="3230" w:author="Arthur Parmentier" w:date="2020-06-08T22:57:00Z">
        <w:r w:rsidR="003A6B59">
          <w:t xml:space="preserve"> and </w:t>
        </w:r>
      </w:ins>
      <w:ins w:id="3231" w:author="Arthur Parmentier" w:date="2020-06-08T22:59:00Z">
        <w:r w:rsidR="003A6B59">
          <w:t>finally</w:t>
        </w:r>
      </w:ins>
      <w:ins w:id="3232" w:author="Arthur Parmentier" w:date="2020-06-08T22:57:00Z">
        <w:r w:rsidR="003A6B59">
          <w:t xml:space="preserve"> </w:t>
        </w:r>
      </w:ins>
      <w:ins w:id="3233" w:author="Arthur Parmentier" w:date="2020-06-08T22:58:00Z">
        <w:r w:rsidR="003A6B59">
          <w:t>discuss the implications of the linguistic modeling</w:t>
        </w:r>
      </w:ins>
      <w:ins w:id="3234" w:author="Arthur Parmentier" w:date="2020-06-08T22:59:00Z">
        <w:r w:rsidR="003A6B59">
          <w:t xml:space="preserve"> of SP in a critique of some</w:t>
        </w:r>
      </w:ins>
      <w:ins w:id="3235" w:author="Arthur Parmentier" w:date="2020-06-08T23:11:00Z">
        <w:r w:rsidR="00AD6CB9">
          <w:t xml:space="preserve"> of the</w:t>
        </w:r>
      </w:ins>
      <w:ins w:id="3236" w:author="Arthur Parmentier" w:date="2020-06-08T22:59:00Z">
        <w:r w:rsidR="003A6B59">
          <w:t xml:space="preserve"> traditional </w:t>
        </w:r>
      </w:ins>
      <w:ins w:id="3237" w:author="Arthur Parmentier" w:date="2020-06-08T23:07:00Z">
        <w:r w:rsidR="00BC20F5">
          <w:t xml:space="preserve">definitions and </w:t>
        </w:r>
      </w:ins>
      <w:ins w:id="3238" w:author="Arthur Parmentier" w:date="2020-06-08T22:59:00Z">
        <w:r w:rsidR="003A6B59">
          <w:t>presentations of SP.</w:t>
        </w:r>
      </w:ins>
    </w:p>
    <w:p w:rsidR="00983E0A" w:rsidRDefault="00983E0A">
      <w:pPr>
        <w:pStyle w:val="Titre2"/>
        <w:rPr>
          <w:ins w:id="3239" w:author="Arthur Parmentier" w:date="2020-06-08T23:12:00Z"/>
        </w:rPr>
        <w:pPrChange w:id="3240" w:author="Arthur Parmentier" w:date="2020-06-08T23:12:00Z">
          <w:pPr/>
        </w:pPrChange>
      </w:pPr>
      <w:ins w:id="3241" w:author="Arthur Parmentier" w:date="2020-06-08T23:12:00Z">
        <w:r>
          <w:t>Preliminary remark: what we mean when we say “SP”</w:t>
        </w:r>
      </w:ins>
    </w:p>
    <w:p w:rsidR="00E21AD2" w:rsidRPr="007C437A" w:rsidRDefault="00E21AD2">
      <w:pPr>
        <w:rPr>
          <w:ins w:id="3242" w:author="Arthur Parmentier" w:date="2020-06-06T23:41:00Z"/>
          <w:rPrChange w:id="3243" w:author="Arthur Parmentier" w:date="2020-06-07T15:27:00Z">
            <w:rPr>
              <w:ins w:id="3244" w:author="Arthur Parmentier" w:date="2020-06-06T23:41:00Z"/>
            </w:rPr>
          </w:rPrChange>
        </w:rPr>
        <w:pPrChange w:id="3245" w:author="Arthur Parmentier" w:date="2020-06-06T23:44:00Z">
          <w:pPr>
            <w:pStyle w:val="Titre1"/>
          </w:pPr>
        </w:pPrChange>
      </w:pPr>
      <w:ins w:id="3246" w:author="Arthur Parmentier" w:date="2020-06-07T00:28:00Z">
        <w:r w:rsidRPr="007C437A">
          <w:rPr>
            <w:rPrChange w:id="3247" w:author="Arthur Parmentier" w:date="2020-06-07T15:27:00Z">
              <w:rPr/>
            </w:rPrChange>
          </w:rPr>
          <w:t xml:space="preserve">I observe that what is usually called “SP” is not only the communication between the soundpainters and the performers with signs but also the whole context and performance configuration that surrounds it and establish a broader communication between the soundpainters, performers but also external agents such as the public. I think that it is important to clarify that </w:t>
        </w:r>
      </w:ins>
      <w:ins w:id="3248" w:author="Arthur Parmentier" w:date="2020-06-08T23:13:00Z">
        <w:r w:rsidR="00EE49AA">
          <w:t xml:space="preserve">the name </w:t>
        </w:r>
      </w:ins>
      <w:ins w:id="3249" w:author="Arthur Parmentier" w:date="2020-06-07T00:28:00Z">
        <w:r w:rsidRPr="007C437A">
          <w:rPr>
            <w:rPrChange w:id="3250" w:author="Arthur Parmentier" w:date="2020-06-07T15:27:00Z">
              <w:rPr/>
            </w:rPrChange>
          </w:rPr>
          <w:t>SP is</w:t>
        </w:r>
      </w:ins>
      <w:ins w:id="3251" w:author="Arthur Parmentier" w:date="2020-06-08T23:13:00Z">
        <w:r w:rsidR="00EE49AA">
          <w:t xml:space="preserve"> commonly used to si</w:t>
        </w:r>
      </w:ins>
      <w:ins w:id="3252" w:author="Arthur Parmentier" w:date="2020-06-08T23:14:00Z">
        <w:r w:rsidR="00EE49AA">
          <w:t>gnify</w:t>
        </w:r>
      </w:ins>
      <w:ins w:id="3253" w:author="Arthur Parmentier" w:date="2020-06-07T00:28:00Z">
        <w:r w:rsidRPr="007C437A">
          <w:rPr>
            <w:rPrChange w:id="3254" w:author="Arthur Parmentier" w:date="2020-06-07T15:27:00Z">
              <w:rPr/>
            </w:rPrChange>
          </w:rPr>
          <w:t xml:space="preserve"> not only </w:t>
        </w:r>
      </w:ins>
      <w:ins w:id="3255" w:author="Arthur Parmentier" w:date="2020-06-08T23:14:00Z">
        <w:r w:rsidR="00EE49AA">
          <w:t>a</w:t>
        </w:r>
      </w:ins>
      <w:ins w:id="3256" w:author="Arthur Parmentier" w:date="2020-06-07T00:28:00Z">
        <w:r w:rsidRPr="007C437A">
          <w:rPr>
            <w:rPrChange w:id="3257" w:author="Arthur Parmentier" w:date="2020-06-07T15:27:00Z">
              <w:rPr/>
            </w:rPrChange>
          </w:rPr>
          <w:t xml:space="preserve"> sign language but </w:t>
        </w:r>
      </w:ins>
      <w:ins w:id="3258" w:author="Arthur Parmentier" w:date="2020-06-08T23:14:00Z">
        <w:r w:rsidR="00EE49AA">
          <w:t>an</w:t>
        </w:r>
      </w:ins>
      <w:ins w:id="3259" w:author="Arthur Parmentier" w:date="2020-06-07T00:28:00Z">
        <w:r w:rsidRPr="007C437A">
          <w:rPr>
            <w:rPrChange w:id="3260" w:author="Arthur Parmentier" w:date="2020-06-07T15:27:00Z">
              <w:rPr/>
            </w:rPrChange>
          </w:rPr>
          <w:t xml:space="preserve"> artistic practice as a whole: a context, configuration, esthetic, conventions</w:t>
        </w:r>
      </w:ins>
      <w:ins w:id="3261" w:author="Arthur Parmentier" w:date="2020-06-08T23:14:00Z">
        <w:r w:rsidR="00C85902">
          <w:t xml:space="preserve"> and several types of communication</w:t>
        </w:r>
      </w:ins>
      <w:ins w:id="3262" w:author="Arthur Parmentier" w:date="2020-06-07T00:28:00Z">
        <w:r w:rsidRPr="007C437A">
          <w:rPr>
            <w:rPrChange w:id="3263" w:author="Arthur Parmentier" w:date="2020-06-07T15:27:00Z">
              <w:rPr/>
            </w:rPrChange>
          </w:rPr>
          <w:t>… While I won’t enter the process of re-defining SP, I would like to discuss in the following parts what I call the “meta-structures” of SP, which are all the structures and mechanisms above the description of SP as mere sign language</w:t>
        </w:r>
      </w:ins>
      <w:ins w:id="3264" w:author="Arthur Parmentier" w:date="2020-06-08T23:15:00Z">
        <w:r w:rsidR="009C23CD">
          <w:t xml:space="preserve"> that compose its usual definition.</w:t>
        </w:r>
      </w:ins>
    </w:p>
    <w:p w:rsidR="0057131A" w:rsidRPr="007C437A" w:rsidRDefault="004456BA">
      <w:pPr>
        <w:pStyle w:val="Titre2"/>
        <w:rPr>
          <w:ins w:id="3265" w:author="Arthur Parmentier" w:date="2020-06-06T23:46:00Z"/>
        </w:rPr>
      </w:pPr>
      <w:bookmarkStart w:id="3266" w:name="_Toc42550123"/>
      <w:ins w:id="3267" w:author="Arthur Parmentier" w:date="2020-06-08T12:17:00Z">
        <w:r>
          <w:t>SP as a complex communication form</w:t>
        </w:r>
      </w:ins>
      <w:bookmarkEnd w:id="3266"/>
    </w:p>
    <w:p w:rsidR="00E2520C" w:rsidRDefault="0057131A" w:rsidP="0057131A">
      <w:pPr>
        <w:rPr>
          <w:ins w:id="3268" w:author="Arthur Parmentier" w:date="2020-06-08T12:09:00Z"/>
        </w:rPr>
      </w:pPr>
      <w:ins w:id="3269" w:author="Arthur Parmentier" w:date="2020-06-06T23:47:00Z">
        <w:r w:rsidRPr="007C437A">
          <w:t xml:space="preserve">We have seen that SP allow </w:t>
        </w:r>
      </w:ins>
      <w:ins w:id="3270" w:author="Arthur Parmentier" w:date="2020-06-08T12:07:00Z">
        <w:r w:rsidR="00E2520C">
          <w:t>for a communication</w:t>
        </w:r>
      </w:ins>
      <w:ins w:id="3271" w:author="Arthur Parmentier" w:date="2020-06-08T12:08:00Z">
        <w:r w:rsidR="00E2520C">
          <w:t xml:space="preserve"> from one or several </w:t>
        </w:r>
      </w:ins>
      <w:ins w:id="3272" w:author="Arthur Parmentier" w:date="2020-06-08T12:11:00Z">
        <w:r w:rsidR="009329D2">
          <w:t>senders</w:t>
        </w:r>
      </w:ins>
      <w:ins w:id="3273" w:author="Arthur Parmentier" w:date="2020-06-06T23:52:00Z">
        <w:r w:rsidR="00CC42BC" w:rsidRPr="007C437A">
          <w:t xml:space="preserve"> (the soundpainters) to receivers (the performers)</w:t>
        </w:r>
      </w:ins>
      <w:ins w:id="3274" w:author="Arthur Parmentier" w:date="2020-06-08T12:09:00Z">
        <w:r w:rsidR="00E2520C">
          <w:t>: s</w:t>
        </w:r>
      </w:ins>
      <w:ins w:id="3275" w:author="Arthur Parmentier" w:date="2020-06-08T12:08:00Z">
        <w:r w:rsidR="00E2520C">
          <w:t xml:space="preserve">o far, we have </w:t>
        </w:r>
      </w:ins>
      <w:ins w:id="3276" w:author="Arthur Parmentier" w:date="2020-06-08T23:16:00Z">
        <w:r w:rsidR="00751806">
          <w:t xml:space="preserve">only </w:t>
        </w:r>
      </w:ins>
      <w:ins w:id="3277" w:author="Arthur Parmentier" w:date="2020-06-08T12:08:00Z">
        <w:r w:rsidR="00E2520C">
          <w:t xml:space="preserve">discussed SP as a </w:t>
        </w:r>
      </w:ins>
      <w:ins w:id="3278" w:author="Arthur Parmentier" w:date="2020-06-08T23:16:00Z">
        <w:r w:rsidR="000D14BB">
          <w:t>linear</w:t>
        </w:r>
      </w:ins>
      <w:ins w:id="3279" w:author="Arthur Parmentier" w:date="2020-06-08T12:08:00Z">
        <w:r w:rsidR="00E2520C">
          <w:t xml:space="preserve"> communication</w:t>
        </w:r>
      </w:ins>
      <w:ins w:id="3280" w:author="Arthur Parmentier" w:date="2020-06-08T12:12:00Z">
        <w:r w:rsidR="009329D2">
          <w:t xml:space="preserve"> </w:t>
        </w:r>
      </w:ins>
      <w:ins w:id="3281" w:author="Arthur Parmentier" w:date="2020-06-08T23:17:00Z">
        <w:r w:rsidR="008C4AF3">
          <w:t xml:space="preserve">form </w:t>
        </w:r>
      </w:ins>
      <w:ins w:id="3282" w:author="Arthur Parmentier" w:date="2020-06-08T12:12:00Z">
        <w:r w:rsidR="009329D2">
          <w:t>using sign language.</w:t>
        </w:r>
      </w:ins>
      <w:ins w:id="3283" w:author="Arthur Parmentier" w:date="2020-06-08T12:11:00Z">
        <w:r w:rsidR="009329D2">
          <w:t xml:space="preserve"> </w:t>
        </w:r>
      </w:ins>
    </w:p>
    <w:p w:rsidR="004456BA" w:rsidRDefault="004456BA" w:rsidP="0057131A">
      <w:pPr>
        <w:rPr>
          <w:ins w:id="3284" w:author="Arthur Parmentier" w:date="2020-06-08T12:16:00Z"/>
        </w:rPr>
      </w:pPr>
      <w:ins w:id="3285" w:author="Arthur Parmentier" w:date="2020-06-08T12:14:00Z">
        <w:r>
          <w:t xml:space="preserve">In general, </w:t>
        </w:r>
      </w:ins>
      <w:ins w:id="3286" w:author="Arthur Parmentier" w:date="2020-06-08T23:17:00Z">
        <w:r w:rsidR="00B345C7">
          <w:t>we can identify</w:t>
        </w:r>
      </w:ins>
      <w:ins w:id="3287" w:author="Arthur Parmentier" w:date="2020-06-08T12:14:00Z">
        <w:r>
          <w:t xml:space="preserve"> multiple interaction</w:t>
        </w:r>
      </w:ins>
      <w:ins w:id="3288" w:author="Arthur Parmentier" w:date="2020-06-08T23:17:00Z">
        <w:r w:rsidR="00ED2D39">
          <w:t>s</w:t>
        </w:r>
      </w:ins>
      <w:ins w:id="3289" w:author="Arthur Parmentier" w:date="2020-06-08T12:14:00Z">
        <w:r>
          <w:t xml:space="preserve"> within </w:t>
        </w:r>
      </w:ins>
      <w:ins w:id="3290" w:author="Arthur Parmentier" w:date="2020-06-08T23:17:00Z">
        <w:r w:rsidR="00102CE8">
          <w:t>a</w:t>
        </w:r>
      </w:ins>
      <w:ins w:id="3291" w:author="Arthur Parmentier" w:date="2020-06-08T12:14:00Z">
        <w:r>
          <w:t xml:space="preserve"> </w:t>
        </w:r>
      </w:ins>
      <w:ins w:id="3292" w:author="Arthur Parmentier" w:date="2020-06-08T12:15:00Z">
        <w:r>
          <w:t>S</w:t>
        </w:r>
      </w:ins>
      <w:ins w:id="3293" w:author="Arthur Parmentier" w:date="2020-06-08T23:17:00Z">
        <w:r w:rsidR="00903E37">
          <w:t>P</w:t>
        </w:r>
      </w:ins>
      <w:ins w:id="3294" w:author="Arthur Parmentier" w:date="2020-06-08T12:15:00Z">
        <w:r>
          <w:t xml:space="preserve"> group</w:t>
        </w:r>
      </w:ins>
      <w:ins w:id="3295" w:author="Arthur Parmentier" w:date="2020-06-08T23:17:00Z">
        <w:r w:rsidR="001B667A">
          <w:t>, including feedbacks</w:t>
        </w:r>
      </w:ins>
      <w:ins w:id="3296" w:author="Arthur Parmentier" w:date="2020-06-08T23:18:00Z">
        <w:r w:rsidR="001B667A">
          <w:t xml:space="preserve"> to the soundpainter’s request</w:t>
        </w:r>
      </w:ins>
      <w:ins w:id="3297" w:author="Arthur Parmentier" w:date="2020-06-08T12:15:00Z">
        <w:r>
          <w:t xml:space="preserve">. The soundpainters </w:t>
        </w:r>
      </w:ins>
      <w:ins w:id="3298" w:author="Arthur Parmentier" w:date="2020-06-08T23:18:00Z">
        <w:r w:rsidR="004E36CD">
          <w:t xml:space="preserve">may </w:t>
        </w:r>
      </w:ins>
      <w:ins w:id="3299" w:author="Arthur Parmentier" w:date="2020-06-08T12:15:00Z">
        <w:r>
          <w:t xml:space="preserve">receive </w:t>
        </w:r>
      </w:ins>
      <w:ins w:id="3300" w:author="Arthur Parmentier" w:date="2020-06-08T23:18:00Z">
        <w:r w:rsidR="001C1ACF">
          <w:t>several</w:t>
        </w:r>
      </w:ins>
      <w:ins w:id="3301" w:author="Arthur Parmentier" w:date="2020-06-08T12:15:00Z">
        <w:r>
          <w:t xml:space="preserve"> forms of </w:t>
        </w:r>
      </w:ins>
      <w:ins w:id="3302" w:author="Arthur Parmentier" w:date="2020-06-08T12:17:00Z">
        <w:r>
          <w:t>feedback:</w:t>
        </w:r>
      </w:ins>
    </w:p>
    <w:p w:rsidR="004456BA" w:rsidRDefault="004456BA" w:rsidP="004456BA">
      <w:pPr>
        <w:pStyle w:val="Paragraphedeliste"/>
        <w:numPr>
          <w:ilvl w:val="0"/>
          <w:numId w:val="11"/>
        </w:numPr>
        <w:rPr>
          <w:ins w:id="3303" w:author="Arthur Parmentier" w:date="2020-06-08T12:16:00Z"/>
        </w:rPr>
      </w:pPr>
      <w:ins w:id="3304" w:author="Arthur Parmentier" w:date="2020-06-08T12:16:00Z">
        <w:r>
          <w:t>The artistic productions of the performers</w:t>
        </w:r>
      </w:ins>
    </w:p>
    <w:p w:rsidR="004456BA" w:rsidRDefault="004456BA" w:rsidP="004456BA">
      <w:pPr>
        <w:pStyle w:val="Paragraphedeliste"/>
        <w:numPr>
          <w:ilvl w:val="0"/>
          <w:numId w:val="11"/>
        </w:numPr>
        <w:rPr>
          <w:ins w:id="3305" w:author="Arthur Parmentier" w:date="2020-06-08T12:17:00Z"/>
        </w:rPr>
      </w:pPr>
      <w:ins w:id="3306" w:author="Arthur Parmentier" w:date="2020-06-08T12:17:00Z">
        <w:r>
          <w:t>The unintentional communications of both the performer and the public</w:t>
        </w:r>
      </w:ins>
    </w:p>
    <w:p w:rsidR="004456BA" w:rsidRDefault="004456BA">
      <w:pPr>
        <w:pStyle w:val="Paragraphedeliste"/>
        <w:numPr>
          <w:ilvl w:val="0"/>
          <w:numId w:val="11"/>
        </w:numPr>
        <w:rPr>
          <w:ins w:id="3307" w:author="Arthur Parmentier" w:date="2020-06-08T12:16:00Z"/>
        </w:rPr>
        <w:pPrChange w:id="3308" w:author="Arthur Parmentier" w:date="2020-06-08T23:17:00Z">
          <w:pPr/>
        </w:pPrChange>
      </w:pPr>
      <w:ins w:id="3309" w:author="Arthur Parmentier" w:date="2020-06-08T12:18:00Z">
        <w:r>
          <w:t>The few signs that can be used by performers as such (not as soundpainters)</w:t>
        </w:r>
      </w:ins>
    </w:p>
    <w:p w:rsidR="00373A1E" w:rsidRPr="007C437A" w:rsidRDefault="00CC42BC" w:rsidP="00373A1E">
      <w:pPr>
        <w:rPr>
          <w:ins w:id="3310" w:author="Arthur Parmentier" w:date="2020-06-08T13:14:00Z"/>
        </w:rPr>
      </w:pPr>
      <w:ins w:id="3311" w:author="Arthur Parmentier" w:date="2020-06-06T23:50:00Z">
        <w:r w:rsidRPr="007C437A">
          <w:t xml:space="preserve">Although there are some </w:t>
        </w:r>
      </w:ins>
      <w:ins w:id="3312" w:author="Arthur Parmentier" w:date="2020-06-06T23:55:00Z">
        <w:r w:rsidRPr="007C437A">
          <w:t>configurations</w:t>
        </w:r>
      </w:ins>
      <w:ins w:id="3313" w:author="Arthur Parmentier" w:date="2020-06-06T23:50:00Z">
        <w:r w:rsidRPr="007C437A">
          <w:t xml:space="preserve"> in which </w:t>
        </w:r>
      </w:ins>
      <w:ins w:id="3314" w:author="Arthur Parmentier" w:date="2020-06-08T12:18:00Z">
        <w:r w:rsidR="009177A3">
          <w:t xml:space="preserve">some of these elements of communication </w:t>
        </w:r>
      </w:ins>
      <w:ins w:id="3315" w:author="Arthur Parmentier" w:date="2020-06-08T23:19:00Z">
        <w:r w:rsidR="00E321F3">
          <w:t>occur</w:t>
        </w:r>
      </w:ins>
      <w:ins w:id="3316" w:author="Arthur Parmentier" w:date="2020-06-08T12:19:00Z">
        <w:r w:rsidR="009177A3">
          <w:t xml:space="preserve">, soundpainters </w:t>
        </w:r>
      </w:ins>
      <w:ins w:id="3317" w:author="Arthur Parmentier" w:date="2020-06-06T23:50:00Z">
        <w:r w:rsidRPr="007C437A">
          <w:t xml:space="preserve">are usually able to perceive </w:t>
        </w:r>
      </w:ins>
      <w:ins w:id="3318" w:author="Arthur Parmentier" w:date="2020-06-08T12:19:00Z">
        <w:r w:rsidR="009177A3">
          <w:t>a feedback to</w:t>
        </w:r>
      </w:ins>
      <w:ins w:id="3319" w:author="Arthur Parmentier" w:date="2020-06-08T12:20:00Z">
        <w:r w:rsidR="009177A3">
          <w:t xml:space="preserve"> </w:t>
        </w:r>
      </w:ins>
      <w:ins w:id="3320" w:author="Arthur Parmentier" w:date="2020-06-08T23:19:00Z">
        <w:r w:rsidR="00C65CE6">
          <w:t>their resquests</w:t>
        </w:r>
      </w:ins>
      <w:ins w:id="3321" w:author="Arthur Parmentier" w:date="2020-06-08T12:20:00Z">
        <w:r w:rsidR="009177A3">
          <w:t>.</w:t>
        </w:r>
      </w:ins>
      <w:ins w:id="3322" w:author="Arthur Parmentier" w:date="2020-06-06T23:51:00Z">
        <w:r w:rsidRPr="007C437A">
          <w:t xml:space="preserve"> </w:t>
        </w:r>
      </w:ins>
      <w:ins w:id="3323" w:author="Arthur Parmentier" w:date="2020-06-08T13:14:00Z">
        <w:r w:rsidR="00373A1E" w:rsidRPr="007C437A">
          <w:t>One may object that the</w:t>
        </w:r>
      </w:ins>
      <w:ins w:id="3324" w:author="Arthur Parmentier" w:date="2020-06-08T23:19:00Z">
        <w:r w:rsidR="00C65CE6">
          <w:t>y can</w:t>
        </w:r>
      </w:ins>
      <w:ins w:id="3325" w:author="Arthur Parmentier" w:date="2020-06-08T13:14:00Z">
        <w:r w:rsidR="00373A1E" w:rsidRPr="007C437A">
          <w:t xml:space="preserve"> be prepared in advance and written down on some kind of score, s</w:t>
        </w:r>
      </w:ins>
      <w:ins w:id="3326" w:author="Arthur Parmentier" w:date="2020-06-08T23:20:00Z">
        <w:r w:rsidR="00030A90">
          <w:t>uch</w:t>
        </w:r>
      </w:ins>
      <w:ins w:id="3327" w:author="Arthur Parmentier" w:date="2020-06-08T13:14:00Z">
        <w:r w:rsidR="00373A1E" w:rsidRPr="007C437A">
          <w:t xml:space="preserve"> that the feedback from the performers would have no influence </w:t>
        </w:r>
      </w:ins>
      <w:ins w:id="3328" w:author="Arthur Parmentier" w:date="2020-06-08T23:20:00Z">
        <w:r w:rsidR="00CF725B">
          <w:t>on the linear communication from the soundpainter to the performers</w:t>
        </w:r>
      </w:ins>
      <w:ins w:id="3329" w:author="Arthur Parmentier" w:date="2020-06-08T13:14:00Z">
        <w:r w:rsidR="00373A1E" w:rsidRPr="007C437A">
          <w:t xml:space="preserve">. It is however not the case in general and is often reported and discussed how the requests are </w:t>
        </w:r>
      </w:ins>
      <w:ins w:id="3330" w:author="Arthur Parmentier" w:date="2020-06-08T23:20:00Z">
        <w:r w:rsidR="004C3DC9">
          <w:t xml:space="preserve">made </w:t>
        </w:r>
      </w:ins>
      <w:ins w:id="3331" w:author="Arthur Parmentier" w:date="2020-06-08T13:14:00Z">
        <w:r w:rsidR="00373A1E" w:rsidRPr="007C437A">
          <w:t>in reaction to the proposals of the performers</w:t>
        </w:r>
        <w:r w:rsidR="00373A1E">
          <w:t>: this part of what is called “real time composition” a</w:t>
        </w:r>
      </w:ins>
      <w:ins w:id="3332" w:author="Arthur Parmentier" w:date="2020-06-08T13:15:00Z">
        <w:r w:rsidR="00373A1E">
          <w:t>nd the role of the soundpainter as a composer who listens to and shapes the artistic propositions of the group.</w:t>
        </w:r>
      </w:ins>
    </w:p>
    <w:p w:rsidR="009864BB" w:rsidRDefault="009864BB">
      <w:pPr>
        <w:pStyle w:val="Titre2"/>
        <w:rPr>
          <w:ins w:id="3333" w:author="Arthur Parmentier" w:date="2020-06-08T15:31:00Z"/>
        </w:rPr>
      </w:pPr>
      <w:bookmarkStart w:id="3334" w:name="_Toc42550124"/>
      <w:ins w:id="3335" w:author="Arthur Parmentier" w:date="2020-06-08T13:16:00Z">
        <w:r>
          <w:lastRenderedPageBreak/>
          <w:t>Co</w:t>
        </w:r>
      </w:ins>
      <w:ins w:id="3336" w:author="Arthur Parmentier" w:date="2020-06-08T13:17:00Z">
        <w:r>
          <w:t xml:space="preserve">nfigurations </w:t>
        </w:r>
      </w:ins>
      <w:ins w:id="3337" w:author="Arthur Parmentier" w:date="2020-06-08T18:22:00Z">
        <w:r w:rsidR="009E67E3">
          <w:t xml:space="preserve">of </w:t>
        </w:r>
      </w:ins>
      <w:ins w:id="3338" w:author="Arthur Parmentier" w:date="2020-06-08T13:17:00Z">
        <w:r w:rsidR="00850432">
          <w:t>SP</w:t>
        </w:r>
      </w:ins>
      <w:ins w:id="3339" w:author="Arthur Parmentier" w:date="2020-06-08T18:22:00Z">
        <w:r w:rsidR="00FD6204">
          <w:t xml:space="preserve"> practices and performances</w:t>
        </w:r>
      </w:ins>
      <w:bookmarkEnd w:id="3334"/>
    </w:p>
    <w:p w:rsidR="001A5CF4" w:rsidRPr="001A5CF4" w:rsidRDefault="001A5CF4">
      <w:pPr>
        <w:pStyle w:val="Titre3"/>
        <w:rPr>
          <w:ins w:id="3340" w:author="Arthur Parmentier" w:date="2020-06-08T13:17:00Z"/>
          <w:rPrChange w:id="3341" w:author="Arthur Parmentier" w:date="2020-06-08T15:31:00Z">
            <w:rPr>
              <w:ins w:id="3342" w:author="Arthur Parmentier" w:date="2020-06-08T13:17:00Z"/>
            </w:rPr>
          </w:rPrChange>
        </w:rPr>
        <w:pPrChange w:id="3343" w:author="Arthur Parmentier" w:date="2020-06-08T15:31:00Z">
          <w:pPr>
            <w:pStyle w:val="Titre2"/>
          </w:pPr>
        </w:pPrChange>
      </w:pPr>
      <w:bookmarkStart w:id="3344" w:name="_Toc42550125"/>
      <w:ins w:id="3345" w:author="Arthur Parmentier" w:date="2020-06-08T15:31:00Z">
        <w:r>
          <w:t>Introduction to the notion of configuration</w:t>
        </w:r>
      </w:ins>
      <w:ins w:id="3346" w:author="Arthur Parmentier" w:date="2020-06-08T23:21:00Z">
        <w:r w:rsidR="00AB1579">
          <w:t>s</w:t>
        </w:r>
      </w:ins>
      <w:ins w:id="3347" w:author="Arthur Parmentier" w:date="2020-06-08T15:31:00Z">
        <w:r>
          <w:t xml:space="preserve"> and context</w:t>
        </w:r>
      </w:ins>
      <w:ins w:id="3348" w:author="Arthur Parmentier" w:date="2020-06-08T23:21:00Z">
        <w:r w:rsidR="00AB1579">
          <w:t xml:space="preserve">s </w:t>
        </w:r>
      </w:ins>
      <w:bookmarkEnd w:id="3344"/>
      <w:ins w:id="3349" w:author="Arthur Parmentier" w:date="2020-06-08T23:25:00Z">
        <w:r w:rsidR="00B11F9D">
          <w:t>of SP</w:t>
        </w:r>
      </w:ins>
      <w:ins w:id="3350" w:author="Arthur Parmentier" w:date="2020-06-08T23:10:00Z">
        <w:r w:rsidR="005169EE">
          <w:t xml:space="preserve"> performances</w:t>
        </w:r>
      </w:ins>
    </w:p>
    <w:p w:rsidR="00850432" w:rsidRDefault="00850432" w:rsidP="00850432">
      <w:pPr>
        <w:rPr>
          <w:ins w:id="3351" w:author="Arthur Parmentier" w:date="2020-06-08T13:18:00Z"/>
        </w:rPr>
      </w:pPr>
      <w:ins w:id="3352" w:author="Arthur Parmentier" w:date="2020-06-08T13:17:00Z">
        <w:r w:rsidRPr="007C437A">
          <w:t xml:space="preserve">In this part, I would like to show </w:t>
        </w:r>
      </w:ins>
      <w:ins w:id="3353" w:author="Arthur Parmentier" w:date="2020-06-08T23:22:00Z">
        <w:r w:rsidR="008106B0">
          <w:t xml:space="preserve">some </w:t>
        </w:r>
      </w:ins>
      <w:ins w:id="3354" w:author="Arthur Parmentier" w:date="2020-06-08T13:17:00Z">
        <w:r w:rsidRPr="007C437A">
          <w:t>contextual features</w:t>
        </w:r>
      </w:ins>
      <w:ins w:id="3355" w:author="Arthur Parmentier" w:date="2020-06-09T13:36:00Z">
        <w:r w:rsidR="00797885">
          <w:t xml:space="preserve"> that</w:t>
        </w:r>
      </w:ins>
      <w:ins w:id="3356" w:author="Arthur Parmentier" w:date="2020-06-08T13:17:00Z">
        <w:r w:rsidRPr="007C437A">
          <w:t xml:space="preserve"> </w:t>
        </w:r>
      </w:ins>
      <w:ins w:id="3357" w:author="Arthur Parmentier" w:date="2020-06-08T23:22:00Z">
        <w:r w:rsidR="00E10955">
          <w:t>play an important</w:t>
        </w:r>
      </w:ins>
      <w:ins w:id="3358" w:author="Arthur Parmentier" w:date="2020-06-08T23:23:00Z">
        <w:r w:rsidR="00E10955">
          <w:t xml:space="preserve"> role in</w:t>
        </w:r>
      </w:ins>
      <w:ins w:id="3359" w:author="Arthur Parmentier" w:date="2020-06-08T13:17:00Z">
        <w:r w:rsidRPr="007C437A">
          <w:t xml:space="preserve"> SP</w:t>
        </w:r>
      </w:ins>
      <w:ins w:id="3360" w:author="Arthur Parmentier" w:date="2020-06-08T13:18:00Z">
        <w:r>
          <w:t xml:space="preserve"> and</w:t>
        </w:r>
      </w:ins>
      <w:ins w:id="3361" w:author="Arthur Parmentier" w:date="2020-06-08T13:17:00Z">
        <w:r w:rsidRPr="007C437A">
          <w:t xml:space="preserve"> point out the historical emergence of new configurations in which</w:t>
        </w:r>
      </w:ins>
      <w:ins w:id="3362" w:author="Arthur Parmentier" w:date="2020-06-09T13:47:00Z">
        <w:r w:rsidR="00A9180F">
          <w:t xml:space="preserve"> </w:t>
        </w:r>
      </w:ins>
      <w:ins w:id="3363" w:author="Arthur Parmentier" w:date="2020-06-08T13:17:00Z">
        <w:r w:rsidRPr="007C437A">
          <w:t>conventions</w:t>
        </w:r>
      </w:ins>
      <w:ins w:id="3364" w:author="Arthur Parmentier" w:date="2020-06-09T13:47:00Z">
        <w:r w:rsidR="00A9180F">
          <w:t xml:space="preserve"> that are usually presented (by Thompson for instance) as representative of SP</w:t>
        </w:r>
      </w:ins>
      <w:ins w:id="3365" w:author="Arthur Parmentier" w:date="2020-06-08T13:17:00Z">
        <w:r w:rsidRPr="007C437A">
          <w:t xml:space="preserve"> such as the traditional dichotomy between the composer and the performers (or the orchestra) disappear</w:t>
        </w:r>
      </w:ins>
      <w:ins w:id="3366" w:author="Arthur Parmentier" w:date="2020-06-09T13:47:00Z">
        <w:r w:rsidR="00A9180F">
          <w:t>.</w:t>
        </w:r>
      </w:ins>
    </w:p>
    <w:p w:rsidR="00850432" w:rsidRDefault="00850432" w:rsidP="00850432">
      <w:pPr>
        <w:rPr>
          <w:ins w:id="3367" w:author="Arthur Parmentier" w:date="2020-06-08T13:24:00Z"/>
        </w:rPr>
      </w:pPr>
      <w:ins w:id="3368" w:author="Arthur Parmentier" w:date="2020-06-08T13:18:00Z">
        <w:r>
          <w:t>We have seen that SP is introduced</w:t>
        </w:r>
      </w:ins>
      <w:ins w:id="3369" w:author="Arthur Parmentier" w:date="2020-06-08T13:19:00Z">
        <w:r>
          <w:t xml:space="preserve"> as a sign language between a soundpainter which is the composer and an orchestra that is the set of performers. We also have seen that these roles </w:t>
        </w:r>
      </w:ins>
      <w:ins w:id="3370" w:author="Arthur Parmentier" w:date="2020-06-08T13:20:00Z">
        <w:r>
          <w:t xml:space="preserve">are </w:t>
        </w:r>
      </w:ins>
      <w:ins w:id="3371" w:author="Arthur Parmentier" w:date="2020-06-08T13:22:00Z">
        <w:r>
          <w:t>questioned</w:t>
        </w:r>
      </w:ins>
      <w:ins w:id="3372" w:author="Arthur Parmentier" w:date="2020-06-08T13:20:00Z">
        <w:r>
          <w:t xml:space="preserve"> and that SP is used in different ways </w:t>
        </w:r>
      </w:ins>
      <w:ins w:id="3373" w:author="Arthur Parmentier" w:date="2020-06-08T13:21:00Z">
        <w:r>
          <w:t>by dance duets, jazz bands and other groups</w:t>
        </w:r>
      </w:ins>
      <w:ins w:id="3374" w:author="Arthur Parmentier" w:date="2020-06-08T13:22:00Z">
        <w:r>
          <w:t xml:space="preserve"> in which performers may also sounpaint, or soundpainters are also see</w:t>
        </w:r>
      </w:ins>
      <w:ins w:id="3375" w:author="Arthur Parmentier" w:date="2020-06-08T13:23:00Z">
        <w:r>
          <w:t>n</w:t>
        </w:r>
      </w:ins>
      <w:ins w:id="3376" w:author="Arthur Parmentier" w:date="2020-06-08T13:22:00Z">
        <w:r>
          <w:t xml:space="preserve"> as performers</w:t>
        </w:r>
      </w:ins>
      <w:ins w:id="3377" w:author="Arthur Parmentier" w:date="2020-06-08T23:24:00Z">
        <w:r w:rsidR="00C05158">
          <w:t xml:space="preserve"> themselves</w:t>
        </w:r>
      </w:ins>
      <w:ins w:id="3378" w:author="Arthur Parmentier" w:date="2020-06-08T13:23:00Z">
        <w:r>
          <w:t xml:space="preserve">, while the composition process may not be directed by a composer anymore, but may be a collective process </w:t>
        </w:r>
      </w:ins>
      <w:ins w:id="3379" w:author="Arthur Parmentier" w:date="2020-06-08T13:24:00Z">
        <w:r>
          <w:t xml:space="preserve">in which the notion of composer makes </w:t>
        </w:r>
      </w:ins>
      <w:ins w:id="3380" w:author="Arthur Parmentier" w:date="2020-06-08T23:24:00Z">
        <w:r w:rsidR="000F0A8E">
          <w:t xml:space="preserve">no or </w:t>
        </w:r>
      </w:ins>
      <w:ins w:id="3381" w:author="Arthur Parmentier" w:date="2020-06-08T13:24:00Z">
        <w:r>
          <w:t>little sense.</w:t>
        </w:r>
      </w:ins>
    </w:p>
    <w:p w:rsidR="00850432" w:rsidRDefault="00850432" w:rsidP="00850432">
      <w:pPr>
        <w:rPr>
          <w:ins w:id="3382" w:author="Arthur Parmentier" w:date="2020-06-08T16:04:00Z"/>
        </w:rPr>
      </w:pPr>
      <w:ins w:id="3383" w:author="Arthur Parmentier" w:date="2020-06-08T13:24:00Z">
        <w:r>
          <w:t>I would like to call these</w:t>
        </w:r>
      </w:ins>
      <w:ins w:id="3384" w:author="Arthur Parmentier" w:date="2020-06-08T18:24:00Z">
        <w:r w:rsidR="00D315D5">
          <w:t xml:space="preserve"> different</w:t>
        </w:r>
      </w:ins>
      <w:ins w:id="3385" w:author="Arthur Parmentier" w:date="2020-06-08T13:24:00Z">
        <w:r>
          <w:t xml:space="preserve"> “ways” </w:t>
        </w:r>
      </w:ins>
      <w:ins w:id="3386" w:author="Arthur Parmentier" w:date="2020-06-08T13:25:00Z">
        <w:r>
          <w:t>using</w:t>
        </w:r>
      </w:ins>
      <w:ins w:id="3387" w:author="Arthur Parmentier" w:date="2020-06-08T13:24:00Z">
        <w:r>
          <w:t xml:space="preserve"> of </w:t>
        </w:r>
      </w:ins>
      <w:ins w:id="3388" w:author="Arthur Parmentier" w:date="2020-06-08T13:25:00Z">
        <w:r>
          <w:t>Soundpainting</w:t>
        </w:r>
        <w:r w:rsidR="00DE6BC9">
          <w:t xml:space="preserve"> and their context</w:t>
        </w:r>
      </w:ins>
      <w:ins w:id="3389" w:author="Arthur Parmentier" w:date="2020-06-08T23:25:00Z">
        <w:r w:rsidR="00B11F9D">
          <w:t>s</w:t>
        </w:r>
      </w:ins>
      <w:ins w:id="3390" w:author="Arthur Parmentier" w:date="2020-06-08T13:25:00Z">
        <w:r>
          <w:t>: configurations.</w:t>
        </w:r>
      </w:ins>
      <w:ins w:id="3391" w:author="Arthur Parmentier" w:date="2020-06-08T18:24:00Z">
        <w:r w:rsidR="00B27715">
          <w:t xml:space="preserve"> A configuration may embody </w:t>
        </w:r>
      </w:ins>
      <w:ins w:id="3392" w:author="Arthur Parmentier" w:date="2020-06-08T18:25:00Z">
        <w:r w:rsidR="00B27715">
          <w:t>many parameters such as the distribution of the roles in the group, what are the possible interactions with the public, spatial arrangement, cultural conventions but also particular compositional rules</w:t>
        </w:r>
      </w:ins>
      <w:ins w:id="3393" w:author="Arthur Parmentier" w:date="2020-06-08T18:26:00Z">
        <w:r w:rsidR="00B808B5">
          <w:t xml:space="preserve"> and other elements of context that are not defined using the sign language itself.</w:t>
        </w:r>
      </w:ins>
      <w:ins w:id="3394" w:author="Arthur Parmentier" w:date="2020-06-09T13:49:00Z">
        <w:r w:rsidR="00D00478">
          <w:t xml:space="preserve"> I use it to mean in general “the context of the performance and how people decide to use SP within the performance”.</w:t>
        </w:r>
      </w:ins>
    </w:p>
    <w:p w:rsidR="00C108A5" w:rsidRDefault="00C108A5">
      <w:pPr>
        <w:pStyle w:val="Titre4"/>
        <w:rPr>
          <w:ins w:id="3395" w:author="Arthur Parmentier" w:date="2020-06-08T16:04:00Z"/>
        </w:rPr>
        <w:pPrChange w:id="3396" w:author="Arthur Parmentier" w:date="2020-06-08T16:04:00Z">
          <w:pPr>
            <w:pStyle w:val="Titre3"/>
          </w:pPr>
        </w:pPrChange>
      </w:pPr>
      <w:ins w:id="3397" w:author="Arthur Parmentier" w:date="2020-06-08T16:04:00Z">
        <w:r>
          <w:t>A remark on the sign “configuration” of the SP sign language</w:t>
        </w:r>
      </w:ins>
    </w:p>
    <w:p w:rsidR="006714AF" w:rsidRDefault="006714AF" w:rsidP="006714AF">
      <w:pPr>
        <w:rPr>
          <w:ins w:id="3398" w:author="Arthur Parmentier" w:date="2020-06-08T18:06:00Z"/>
        </w:rPr>
      </w:pPr>
      <w:ins w:id="3399" w:author="Arthur Parmentier" w:date="2020-06-08T18:06:00Z">
        <w:r w:rsidRPr="007C437A">
          <w:t>There is a sign in SP called “configuration”</w:t>
        </w:r>
        <w:r>
          <w:t xml:space="preserve">, whose </w:t>
        </w:r>
      </w:ins>
      <w:ins w:id="3400" w:author="Arthur Parmentier" w:date="2020-06-08T18:07:00Z">
        <w:r w:rsidR="00895A24">
          <w:t>description</w:t>
        </w:r>
      </w:ins>
      <w:ins w:id="3401" w:author="Arthur Parmentier" w:date="2020-06-08T18:06:00Z">
        <w:r>
          <w:t xml:space="preserve"> </w:t>
        </w:r>
        <w:r w:rsidR="00224842">
          <w:t>in the WB2</w:t>
        </w:r>
        <w:r>
          <w:t xml:space="preserve"> is the following:</w:t>
        </w:r>
      </w:ins>
    </w:p>
    <w:p w:rsidR="006714AF" w:rsidRDefault="006714AF" w:rsidP="006714AF">
      <w:pPr>
        <w:rPr>
          <w:ins w:id="3402" w:author="Arthur Parmentier" w:date="2020-06-08T18:07:00Z"/>
        </w:rPr>
      </w:pPr>
      <w:ins w:id="3403" w:author="Arthur Parmentier" w:date="2020-06-08T18:06:00Z">
        <w:r>
          <w:t>“Players maintain the parameters of an assigned role, individually, or in a specified group or groups. A Configuration may comprise style and/or specific role function for the performer. Configurations are usually assigned in rehearsal. A Configuration may have a style assignment such as a performers role commonly found in most traditional jazz ensembles.”</w:t>
        </w:r>
      </w:ins>
    </w:p>
    <w:p w:rsidR="00895A24" w:rsidRDefault="00895A24" w:rsidP="006714AF">
      <w:pPr>
        <w:rPr>
          <w:ins w:id="3404" w:author="Arthur Parmentier" w:date="2020-06-08T18:06:00Z"/>
        </w:rPr>
      </w:pPr>
      <w:ins w:id="3405" w:author="Arthur Parmentier" w:date="2020-06-08T18:07:00Z">
        <w:r>
          <w:t>Such a definition does relate to notions</w:t>
        </w:r>
      </w:ins>
      <w:ins w:id="3406" w:author="Arthur Parmentier" w:date="2020-06-08T18:08:00Z">
        <w:r>
          <w:t xml:space="preserve"> </w:t>
        </w:r>
      </w:ins>
      <w:ins w:id="3407" w:author="Arthur Parmentier" w:date="2020-06-09T13:50:00Z">
        <w:r w:rsidR="00FF616F">
          <w:t xml:space="preserve">of </w:t>
        </w:r>
      </w:ins>
      <w:ins w:id="3408" w:author="Arthur Parmentier" w:date="2020-06-08T18:08:00Z">
        <w:r>
          <w:t xml:space="preserve">roles and compositional conventions. However, my own use of the word “configuration” is </w:t>
        </w:r>
      </w:ins>
      <w:ins w:id="3409" w:author="Arthur Parmentier" w:date="2020-06-08T18:26:00Z">
        <w:r w:rsidR="00754027">
          <w:t xml:space="preserve">perhaps </w:t>
        </w:r>
      </w:ins>
      <w:ins w:id="3410" w:author="Arthur Parmentier" w:date="2020-06-08T18:08:00Z">
        <w:r>
          <w:t xml:space="preserve">broader than its meaning in the SP </w:t>
        </w:r>
      </w:ins>
      <w:ins w:id="3411" w:author="Arthur Parmentier" w:date="2020-06-08T18:10:00Z">
        <w:r w:rsidR="00B07D80">
          <w:t xml:space="preserve">language </w:t>
        </w:r>
      </w:ins>
      <w:ins w:id="3412" w:author="Arthur Parmentier" w:date="2020-06-08T18:27:00Z">
        <w:r w:rsidR="00754027">
          <w:t>and does not directly refer to its use within the sign language</w:t>
        </w:r>
      </w:ins>
      <w:ins w:id="3413" w:author="Arthur Parmentier" w:date="2020-06-08T18:10:00Z">
        <w:r>
          <w:t>.</w:t>
        </w:r>
      </w:ins>
    </w:p>
    <w:p w:rsidR="001A5CF4" w:rsidRDefault="001A5CF4" w:rsidP="001A5CF4">
      <w:pPr>
        <w:pStyle w:val="Titre3"/>
        <w:rPr>
          <w:ins w:id="3414" w:author="Arthur Parmentier" w:date="2020-06-08T18:34:00Z"/>
        </w:rPr>
      </w:pPr>
      <w:bookmarkStart w:id="3415" w:name="_Toc42550126"/>
      <w:ins w:id="3416" w:author="Arthur Parmentier" w:date="2020-06-08T15:32:00Z">
        <w:r>
          <w:t xml:space="preserve">A </w:t>
        </w:r>
      </w:ins>
      <w:ins w:id="3417" w:author="Arthur Parmentier" w:date="2020-06-08T15:59:00Z">
        <w:r w:rsidR="001F466C">
          <w:t xml:space="preserve">linguistic </w:t>
        </w:r>
      </w:ins>
      <w:ins w:id="3418" w:author="Arthur Parmentier" w:date="2020-06-08T15:32:00Z">
        <w:r>
          <w:t xml:space="preserve">re-definition of SP </w:t>
        </w:r>
      </w:ins>
      <w:ins w:id="3419" w:author="Arthur Parmentier" w:date="2020-06-08T15:59:00Z">
        <w:r w:rsidR="004934C1">
          <w:t xml:space="preserve">taken away </w:t>
        </w:r>
      </w:ins>
      <w:ins w:id="3420" w:author="Arthur Parmentier" w:date="2020-06-08T18:14:00Z">
        <w:r w:rsidR="0079574E">
          <w:t>from its</w:t>
        </w:r>
      </w:ins>
      <w:ins w:id="3421" w:author="Arthur Parmentier" w:date="2020-06-08T15:59:00Z">
        <w:r w:rsidR="004934C1">
          <w:t xml:space="preserve"> traditional configurations and contexts</w:t>
        </w:r>
      </w:ins>
      <w:bookmarkEnd w:id="3415"/>
    </w:p>
    <w:p w:rsidR="00890A89" w:rsidRPr="00890A89" w:rsidRDefault="00890A89">
      <w:pPr>
        <w:rPr>
          <w:ins w:id="3422" w:author="Arthur Parmentier" w:date="2020-06-08T18:33:00Z"/>
          <w:rPrChange w:id="3423" w:author="Arthur Parmentier" w:date="2020-06-08T18:34:00Z">
            <w:rPr>
              <w:ins w:id="3424" w:author="Arthur Parmentier" w:date="2020-06-08T18:33:00Z"/>
            </w:rPr>
          </w:rPrChange>
        </w:rPr>
        <w:pPrChange w:id="3425" w:author="Arthur Parmentier" w:date="2020-06-08T18:34:00Z">
          <w:pPr>
            <w:pStyle w:val="Titre3"/>
          </w:pPr>
        </w:pPrChange>
      </w:pPr>
      <w:ins w:id="3426" w:author="Arthur Parmentier" w:date="2020-06-08T18:34:00Z">
        <w:r>
          <w:t xml:space="preserve">At this point, it is important to motivate the concept of configuration by stepping back from the historical introduction of SP by Walter Thompson and reflect on what </w:t>
        </w:r>
      </w:ins>
      <w:ins w:id="3427" w:author="Arthur Parmentier" w:date="2020-06-08T23:26:00Z">
        <w:r w:rsidR="00D60283">
          <w:t xml:space="preserve">SP </w:t>
        </w:r>
      </w:ins>
      <w:ins w:id="3428" w:author="Arthur Parmentier" w:date="2020-06-08T18:34:00Z">
        <w:r>
          <w:t>represents today and might represent it in the future.</w:t>
        </w:r>
      </w:ins>
    </w:p>
    <w:p w:rsidR="00890A89" w:rsidRPr="00890A89" w:rsidRDefault="00890A89">
      <w:pPr>
        <w:pStyle w:val="Titre4"/>
        <w:rPr>
          <w:ins w:id="3429" w:author="Arthur Parmentier" w:date="2020-06-08T13:25:00Z"/>
          <w:rPrChange w:id="3430" w:author="Arthur Parmentier" w:date="2020-06-08T18:33:00Z">
            <w:rPr>
              <w:ins w:id="3431" w:author="Arthur Parmentier" w:date="2020-06-08T13:25:00Z"/>
            </w:rPr>
          </w:rPrChange>
        </w:rPr>
        <w:pPrChange w:id="3432" w:author="Arthur Parmentier" w:date="2020-06-08T18:33:00Z">
          <w:pPr/>
        </w:pPrChange>
      </w:pPr>
      <w:ins w:id="3433" w:author="Arthur Parmentier" w:date="2020-06-08T18:34:00Z">
        <w:r>
          <w:lastRenderedPageBreak/>
          <w:t>Performativity of a language</w:t>
        </w:r>
      </w:ins>
    </w:p>
    <w:p w:rsidR="00890A89" w:rsidRDefault="003F2132" w:rsidP="006D0FEC">
      <w:pPr>
        <w:rPr>
          <w:ins w:id="3434" w:author="Arthur Parmentier" w:date="2020-06-08T18:34:00Z"/>
        </w:rPr>
      </w:pPr>
      <w:ins w:id="3435" w:author="Arthur Parmentier" w:date="2020-06-08T13:27:00Z">
        <w:r>
          <w:t xml:space="preserve">Let’s </w:t>
        </w:r>
      </w:ins>
      <w:ins w:id="3436" w:author="Arthur Parmentier" w:date="2020-06-08T13:28:00Z">
        <w:r>
          <w:t xml:space="preserve">forget for a moment the history of SP and assume that </w:t>
        </w:r>
      </w:ins>
      <w:ins w:id="3437" w:author="Arthur Parmentier" w:date="2020-06-08T18:28:00Z">
        <w:r w:rsidR="00060940">
          <w:t>it</w:t>
        </w:r>
      </w:ins>
      <w:ins w:id="3438" w:author="Arthur Parmentier" w:date="2020-06-08T13:28:00Z">
        <w:r>
          <w:t xml:space="preserve"> is a mere sign language, that </w:t>
        </w:r>
      </w:ins>
      <w:ins w:id="3439" w:author="Arthur Parmentier" w:date="2020-06-08T13:29:00Z">
        <w:r>
          <w:t>is only def</w:t>
        </w:r>
      </w:ins>
      <w:ins w:id="3440" w:author="Arthur Parmentier" w:date="2020-06-08T13:30:00Z">
        <w:r>
          <w:t>ined by</w:t>
        </w:r>
      </w:ins>
      <w:ins w:id="3441" w:author="Arthur Parmentier" w:date="2020-06-08T13:28:00Z">
        <w:r>
          <w:t xml:space="preserve"> </w:t>
        </w:r>
      </w:ins>
      <w:ins w:id="3442" w:author="Arthur Parmentier" w:date="2020-06-08T23:27:00Z">
        <w:r w:rsidR="00227BF5">
          <w:t xml:space="preserve">its </w:t>
        </w:r>
        <w:r w:rsidR="004930FA">
          <w:t>g</w:t>
        </w:r>
      </w:ins>
      <w:ins w:id="3443" w:author="Arthur Parmentier" w:date="2020-06-08T13:28:00Z">
        <w:r>
          <w:t>rammatical and semantic features</w:t>
        </w:r>
      </w:ins>
      <w:ins w:id="3444" w:author="Arthur Parmentier" w:date="2020-06-08T13:29:00Z">
        <w:r>
          <w:t>.</w:t>
        </w:r>
      </w:ins>
      <w:ins w:id="3445" w:author="Arthur Parmentier" w:date="2020-06-08T13:30:00Z">
        <w:r>
          <w:t xml:space="preserve"> One may use this language </w:t>
        </w:r>
      </w:ins>
      <w:ins w:id="3446" w:author="Arthur Parmentier" w:date="2020-06-08T13:31:00Z">
        <w:r>
          <w:t xml:space="preserve">for cooking, </w:t>
        </w:r>
      </w:ins>
      <w:ins w:id="3447" w:author="Arthur Parmentier" w:date="2020-06-08T13:32:00Z">
        <w:r>
          <w:t>buying clothes on the market or playing games. In all of these uses cases, SP may seem</w:t>
        </w:r>
      </w:ins>
      <w:ins w:id="3448" w:author="Arthur Parmentier" w:date="2020-06-08T13:33:00Z">
        <w:r>
          <w:t xml:space="preserve"> very inefficient </w:t>
        </w:r>
      </w:ins>
      <w:ins w:id="3449" w:author="Arthur Parmentier" w:date="2020-06-08T18:28:00Z">
        <w:r w:rsidR="00C353F5">
          <w:t xml:space="preserve">for </w:t>
        </w:r>
      </w:ins>
      <w:ins w:id="3450" w:author="Arthur Parmentier" w:date="2020-06-08T13:33:00Z">
        <w:r>
          <w:t xml:space="preserve">communicating relevant messages and meanings. </w:t>
        </w:r>
      </w:ins>
      <w:ins w:id="3451" w:author="Arthur Parmentier" w:date="2020-06-08T13:34:00Z">
        <w:r>
          <w:t>However, it might be performant in a band, in a group of dancers or between a co</w:t>
        </w:r>
      </w:ins>
      <w:ins w:id="3452" w:author="Arthur Parmentier" w:date="2020-06-09T13:52:00Z">
        <w:r w:rsidR="000D336C">
          <w:t>mposer or a conductor</w:t>
        </w:r>
      </w:ins>
      <w:ins w:id="3453" w:author="Arthur Parmentier" w:date="2020-06-08T13:34:00Z">
        <w:r>
          <w:t xml:space="preserve"> and </w:t>
        </w:r>
      </w:ins>
      <w:ins w:id="3454" w:author="Arthur Parmentier" w:date="2020-06-09T13:52:00Z">
        <w:r w:rsidR="00871E58">
          <w:t>an</w:t>
        </w:r>
      </w:ins>
      <w:ins w:id="3455" w:author="Arthur Parmentier" w:date="2020-06-08T13:34:00Z">
        <w:r>
          <w:t xml:space="preserve"> orchestra. </w:t>
        </w:r>
      </w:ins>
    </w:p>
    <w:p w:rsidR="00890A89" w:rsidRDefault="00890A89">
      <w:pPr>
        <w:pStyle w:val="Titre4"/>
        <w:rPr>
          <w:ins w:id="3456" w:author="Arthur Parmentier" w:date="2020-06-08T18:34:00Z"/>
        </w:rPr>
        <w:pPrChange w:id="3457" w:author="Arthur Parmentier" w:date="2020-06-08T18:34:00Z">
          <w:pPr/>
        </w:pPrChange>
      </w:pPr>
      <w:ins w:id="3458" w:author="Arthur Parmentier" w:date="2020-06-08T18:34:00Z">
        <w:r>
          <w:t>Configurations as external elements to languages</w:t>
        </w:r>
      </w:ins>
    </w:p>
    <w:p w:rsidR="006A47EF" w:rsidRDefault="006D0FEC" w:rsidP="006D0FEC">
      <w:pPr>
        <w:rPr>
          <w:ins w:id="3459" w:author="Arthur Parmentier" w:date="2020-06-08T23:30:00Z"/>
        </w:rPr>
      </w:pPr>
      <w:ins w:id="3460" w:author="Arthur Parmentier" w:date="2020-06-08T13:41:00Z">
        <w:r>
          <w:t>SP may then simply be</w:t>
        </w:r>
      </w:ins>
      <w:ins w:id="3461" w:author="Arthur Parmentier" w:date="2020-06-08T18:28:00Z">
        <w:r w:rsidR="00B32C65">
          <w:t xml:space="preserve"> understood</w:t>
        </w:r>
      </w:ins>
      <w:ins w:id="3462" w:author="Arthur Parmentier" w:date="2020-06-08T13:41:00Z">
        <w:r>
          <w:t xml:space="preserve"> </w:t>
        </w:r>
      </w:ins>
      <w:ins w:id="3463" w:author="Arthur Parmentier" w:date="2020-06-08T18:28:00Z">
        <w:r w:rsidR="00B32C65">
          <w:t xml:space="preserve">as </w:t>
        </w:r>
      </w:ins>
      <w:ins w:id="3464" w:author="Arthur Parmentier" w:date="2020-06-08T13:41:00Z">
        <w:r>
          <w:t xml:space="preserve">a language </w:t>
        </w:r>
      </w:ins>
      <w:ins w:id="3465" w:author="Arthur Parmentier" w:date="2020-06-08T18:29:00Z">
        <w:r w:rsidR="00657D0E">
          <w:t xml:space="preserve">among </w:t>
        </w:r>
      </w:ins>
      <w:ins w:id="3466" w:author="Arthur Parmentier" w:date="2020-06-08T13:41:00Z">
        <w:r>
          <w:t>other</w:t>
        </w:r>
      </w:ins>
      <w:ins w:id="3467" w:author="Arthur Parmentier" w:date="2020-06-08T18:29:00Z">
        <w:r w:rsidR="00657D0E">
          <w:t>s</w:t>
        </w:r>
      </w:ins>
      <w:ins w:id="3468" w:author="Arthur Parmentier" w:date="2020-06-08T13:41:00Z">
        <w:r>
          <w:t xml:space="preserve">, that is used in specific configurations for which it is more convenient than others, </w:t>
        </w:r>
      </w:ins>
      <w:ins w:id="3469" w:author="Arthur Parmentier" w:date="2020-06-08T13:42:00Z">
        <w:r>
          <w:t xml:space="preserve">but </w:t>
        </w:r>
      </w:ins>
      <w:ins w:id="3470" w:author="Arthur Parmentier" w:date="2020-06-08T18:29:00Z">
        <w:r w:rsidR="005D4B83">
          <w:t>that is not defined by its use in cooking,</w:t>
        </w:r>
      </w:ins>
      <w:ins w:id="3471" w:author="Arthur Parmentier" w:date="2020-06-08T18:30:00Z">
        <w:r w:rsidR="005D4B83">
          <w:t xml:space="preserve"> playing games nor </w:t>
        </w:r>
        <w:r w:rsidR="00297038">
          <w:t>betwee</w:t>
        </w:r>
      </w:ins>
      <w:ins w:id="3472" w:author="Arthur Parmentier" w:date="2020-06-08T18:31:00Z">
        <w:r w:rsidR="00297038">
          <w:t>n</w:t>
        </w:r>
      </w:ins>
      <w:ins w:id="3473" w:author="Arthur Parmentier" w:date="2020-06-08T18:30:00Z">
        <w:r w:rsidR="003150F0">
          <w:t xml:space="preserve"> a composer and an orchestra.</w:t>
        </w:r>
      </w:ins>
      <w:ins w:id="3474" w:author="Arthur Parmentier" w:date="2020-06-08T18:31:00Z">
        <w:r w:rsidR="00937E5A">
          <w:t xml:space="preserve"> The </w:t>
        </w:r>
      </w:ins>
      <w:ins w:id="3475" w:author="Arthur Parmentier" w:date="2020-06-08T23:28:00Z">
        <w:r w:rsidR="005B365D">
          <w:t>observation</w:t>
        </w:r>
        <w:r w:rsidR="00AE6E7C">
          <w:t xml:space="preserve"> that</w:t>
        </w:r>
      </w:ins>
      <w:ins w:id="3476" w:author="Arthur Parmentier" w:date="2020-06-08T18:31:00Z">
        <w:r w:rsidR="00937E5A">
          <w:t xml:space="preserve"> it is </w:t>
        </w:r>
      </w:ins>
      <w:ins w:id="3477" w:author="Arthur Parmentier" w:date="2020-06-08T23:28:00Z">
        <w:r w:rsidR="005B365D">
          <w:t>mostly</w:t>
        </w:r>
      </w:ins>
      <w:ins w:id="3478" w:author="Arthur Parmentier" w:date="2020-06-08T18:31:00Z">
        <w:r w:rsidR="00937E5A">
          <w:t xml:space="preserve"> use</w:t>
        </w:r>
      </w:ins>
      <w:ins w:id="3479" w:author="Arthur Parmentier" w:date="2020-06-08T23:28:00Z">
        <w:r w:rsidR="00E07F18">
          <w:t>d</w:t>
        </w:r>
      </w:ins>
      <w:ins w:id="3480" w:author="Arthur Parmentier" w:date="2020-06-08T18:31:00Z">
        <w:r w:rsidR="00937E5A">
          <w:t xml:space="preserve"> between composers and orchestras may simply be understood as a result of </w:t>
        </w:r>
      </w:ins>
      <w:ins w:id="3481" w:author="Arthur Parmentier" w:date="2020-06-08T23:28:00Z">
        <w:r w:rsidR="00F66855">
          <w:t>its</w:t>
        </w:r>
      </w:ins>
      <w:ins w:id="3482" w:author="Arthur Parmentier" w:date="2020-06-08T18:31:00Z">
        <w:r w:rsidR="00937E5A">
          <w:t xml:space="preserve"> history</w:t>
        </w:r>
      </w:ins>
      <w:ins w:id="3483" w:author="Arthur Parmentier" w:date="2020-06-08T23:29:00Z">
        <w:r w:rsidR="00F66855">
          <w:t xml:space="preserve">, diffusion, adoption processes </w:t>
        </w:r>
      </w:ins>
      <w:ins w:id="3484" w:author="Arthur Parmentier" w:date="2020-06-08T18:31:00Z">
        <w:r w:rsidR="00937E5A">
          <w:t xml:space="preserve">and what it has been designed for and performative </w:t>
        </w:r>
      </w:ins>
      <w:ins w:id="3485" w:author="Arthur Parmentier" w:date="2020-06-08T23:31:00Z">
        <w:r w:rsidR="00BF1915">
          <w:t>at</w:t>
        </w:r>
      </w:ins>
      <w:ins w:id="3486" w:author="Arthur Parmentier" w:date="2020-06-09T13:53:00Z">
        <w:r w:rsidR="006D7C14">
          <w:t>,</w:t>
        </w:r>
      </w:ins>
      <w:ins w:id="3487" w:author="Arthur Parmentier" w:date="2020-06-08T23:31:00Z">
        <w:r w:rsidR="00BF1915">
          <w:t xml:space="preserve"> but</w:t>
        </w:r>
      </w:ins>
      <w:ins w:id="3488" w:author="Arthur Parmentier" w:date="2020-06-08T18:32:00Z">
        <w:r w:rsidR="00937E5A">
          <w:t xml:space="preserve"> is not a </w:t>
        </w:r>
      </w:ins>
      <w:ins w:id="3489" w:author="Arthur Parmentier" w:date="2020-06-08T23:29:00Z">
        <w:r w:rsidR="00F66855">
          <w:t xml:space="preserve">constitutive </w:t>
        </w:r>
      </w:ins>
      <w:ins w:id="3490" w:author="Arthur Parmentier" w:date="2020-06-08T18:32:00Z">
        <w:r w:rsidR="00937E5A">
          <w:t>element of its definition.</w:t>
        </w:r>
      </w:ins>
      <w:ins w:id="3491" w:author="Arthur Parmentier" w:date="2020-06-08T23:50:00Z">
        <w:r w:rsidR="00487362">
          <w:br/>
          <w:t xml:space="preserve">Of course, what we usually mean by </w:t>
        </w:r>
      </w:ins>
      <w:ins w:id="3492" w:author="Arthur Parmentier" w:date="2020-06-09T13:53:00Z">
        <w:r w:rsidR="00C325A3">
          <w:t>“</w:t>
        </w:r>
      </w:ins>
      <w:ins w:id="3493" w:author="Arthur Parmentier" w:date="2020-06-08T23:50:00Z">
        <w:r w:rsidR="00487362">
          <w:t>SP</w:t>
        </w:r>
      </w:ins>
      <w:ins w:id="3494" w:author="Arthur Parmentier" w:date="2020-06-09T13:53:00Z">
        <w:r w:rsidR="00C325A3">
          <w:t>”</w:t>
        </w:r>
      </w:ins>
      <w:ins w:id="3495" w:author="Arthur Parmentier" w:date="2020-06-08T23:50:00Z">
        <w:r w:rsidR="00487362">
          <w:t xml:space="preserve"> does not ref</w:t>
        </w:r>
      </w:ins>
      <w:ins w:id="3496" w:author="Arthur Parmentier" w:date="2020-06-08T23:51:00Z">
        <w:r w:rsidR="00487362">
          <w:t xml:space="preserve">er to it as a mere language and also relates to elements of context such as the configurations it is used in; but my point here </w:t>
        </w:r>
      </w:ins>
      <w:ins w:id="3497" w:author="Arthur Parmentier" w:date="2020-06-09T13:53:00Z">
        <w:r w:rsidR="00E34CE1">
          <w:t>is</w:t>
        </w:r>
      </w:ins>
      <w:ins w:id="3498" w:author="Arthur Parmentier" w:date="2020-06-08T23:51:00Z">
        <w:r w:rsidR="00487362">
          <w:t xml:space="preserve"> to argue that </w:t>
        </w:r>
      </w:ins>
      <w:ins w:id="3499" w:author="Arthur Parmentier" w:date="2020-06-08T23:52:00Z">
        <w:r w:rsidR="00487362">
          <w:t>configurations are not constitutive elements of languages</w:t>
        </w:r>
      </w:ins>
      <w:ins w:id="3500" w:author="Arthur Parmentier" w:date="2020-06-09T13:54:00Z">
        <w:r w:rsidR="00A922A5">
          <w:t>,</w:t>
        </w:r>
      </w:ins>
      <w:ins w:id="3501" w:author="Arthur Parmentier" w:date="2020-06-08T23:52:00Z">
        <w:r w:rsidR="00487362">
          <w:t xml:space="preserve"> </w:t>
        </w:r>
      </w:ins>
      <w:ins w:id="3502" w:author="Arthur Parmentier" w:date="2020-06-09T13:54:00Z">
        <w:r w:rsidR="00A922A5">
          <w:t>while</w:t>
        </w:r>
        <w:r w:rsidR="00084009">
          <w:t xml:space="preserve"> it is true</w:t>
        </w:r>
        <w:r w:rsidR="003F5D0A">
          <w:t xml:space="preserve"> that</w:t>
        </w:r>
      </w:ins>
      <w:ins w:id="3503" w:author="Arthur Parmentier" w:date="2020-06-08T23:52:00Z">
        <w:r w:rsidR="00487362">
          <w:t xml:space="preserve"> languages are used in </w:t>
        </w:r>
      </w:ins>
      <w:ins w:id="3504" w:author="Arthur Parmentier" w:date="2020-06-09T13:54:00Z">
        <w:r w:rsidR="00B1799B">
          <w:t xml:space="preserve">specific </w:t>
        </w:r>
      </w:ins>
      <w:ins w:id="3505" w:author="Arthur Parmentier" w:date="2020-06-08T23:52:00Z">
        <w:r w:rsidR="00487362">
          <w:t>configurations.</w:t>
        </w:r>
      </w:ins>
      <w:ins w:id="3506" w:author="Arthur Parmentier" w:date="2020-06-08T23:50:00Z">
        <w:r w:rsidR="00487362">
          <w:t xml:space="preserve"> </w:t>
        </w:r>
      </w:ins>
    </w:p>
    <w:p w:rsidR="003F2132" w:rsidRDefault="006D0FEC" w:rsidP="006D0FEC">
      <w:pPr>
        <w:rPr>
          <w:ins w:id="3507" w:author="Arthur Parmentier" w:date="2020-06-08T18:35:00Z"/>
        </w:rPr>
      </w:pPr>
      <w:ins w:id="3508" w:author="Arthur Parmentier" w:date="2020-06-08T13:42:00Z">
        <w:r>
          <w:t>We can m</w:t>
        </w:r>
      </w:ins>
      <w:ins w:id="3509" w:author="Arthur Parmentier" w:date="2020-06-08T13:43:00Z">
        <w:r>
          <w:t xml:space="preserve">ake an analogy here with </w:t>
        </w:r>
      </w:ins>
      <w:ins w:id="3510" w:author="Arthur Parmentier" w:date="2020-06-08T23:38:00Z">
        <w:r w:rsidR="00A35815">
          <w:t>oral or written languages</w:t>
        </w:r>
      </w:ins>
      <w:ins w:id="3511" w:author="Arthur Parmentier" w:date="2020-06-08T13:43:00Z">
        <w:r>
          <w:t xml:space="preserve">, that are </w:t>
        </w:r>
      </w:ins>
      <w:ins w:id="3512" w:author="Arthur Parmentier" w:date="2020-06-08T13:44:00Z">
        <w:r>
          <w:t xml:space="preserve">convenient </w:t>
        </w:r>
      </w:ins>
      <w:ins w:id="3513" w:author="Arthur Parmentier" w:date="2020-06-08T23:39:00Z">
        <w:r w:rsidR="00A35815">
          <w:t>cooking or playing games</w:t>
        </w:r>
      </w:ins>
      <w:ins w:id="3514" w:author="Arthur Parmentier" w:date="2020-06-08T13:45:00Z">
        <w:r>
          <w:t xml:space="preserve"> </w:t>
        </w:r>
      </w:ins>
      <w:ins w:id="3515" w:author="Arthur Parmentier" w:date="2020-06-08T13:44:00Z">
        <w:r>
          <w:t xml:space="preserve">but </w:t>
        </w:r>
      </w:ins>
      <w:ins w:id="3516" w:author="Arthur Parmentier" w:date="2020-06-08T23:39:00Z">
        <w:r w:rsidR="00A35815">
          <w:t xml:space="preserve">perhaps not as good as SP for </w:t>
        </w:r>
      </w:ins>
      <w:ins w:id="3517" w:author="Arthur Parmentier" w:date="2020-06-08T15:02:00Z">
        <w:r w:rsidR="00BB465F">
          <w:t>real-time composition with a multi-disciplinary orchestra.</w:t>
        </w:r>
      </w:ins>
      <w:ins w:id="3518" w:author="Arthur Parmentier" w:date="2020-06-08T15:03:00Z">
        <w:r w:rsidR="00B32327">
          <w:t xml:space="preserve"> Yet these languages</w:t>
        </w:r>
      </w:ins>
      <w:ins w:id="3519" w:author="Arthur Parmentier" w:date="2020-06-08T23:40:00Z">
        <w:r w:rsidR="00A35815">
          <w:t>, such as English,</w:t>
        </w:r>
      </w:ins>
      <w:ins w:id="3520" w:author="Arthur Parmentier" w:date="2020-06-08T15:03:00Z">
        <w:r w:rsidR="00B32327">
          <w:t xml:space="preserve"> are used in a variety of configurations</w:t>
        </w:r>
      </w:ins>
      <w:ins w:id="3521" w:author="Arthur Parmentier" w:date="2020-06-08T23:39:00Z">
        <w:r w:rsidR="00A35815">
          <w:t>: from</w:t>
        </w:r>
      </w:ins>
      <w:ins w:id="3522" w:author="Arthur Parmentier" w:date="2020-06-08T23:40:00Z">
        <w:r w:rsidR="00A35815">
          <w:t xml:space="preserve"> </w:t>
        </w:r>
      </w:ins>
      <w:ins w:id="3523" w:author="Arthur Parmentier" w:date="2020-06-08T23:41:00Z">
        <w:r w:rsidR="00A31DED">
          <w:t xml:space="preserve">a collective </w:t>
        </w:r>
      </w:ins>
      <w:ins w:id="3524" w:author="Arthur Parmentier" w:date="2020-06-08T23:40:00Z">
        <w:r w:rsidR="00A35815">
          <w:t xml:space="preserve">communication between several family members </w:t>
        </w:r>
      </w:ins>
      <w:ins w:id="3525" w:author="Arthur Parmentier" w:date="2020-06-08T23:42:00Z">
        <w:r w:rsidR="00A31DED">
          <w:t xml:space="preserve">in their house </w:t>
        </w:r>
      </w:ins>
      <w:ins w:id="3526" w:author="Arthur Parmentier" w:date="2020-06-08T23:40:00Z">
        <w:r w:rsidR="00A35815">
          <w:t>in England where it is born</w:t>
        </w:r>
        <w:r w:rsidR="00A31DED">
          <w:t xml:space="preserve"> to </w:t>
        </w:r>
      </w:ins>
      <w:ins w:id="3527" w:author="Arthur Parmentier" w:date="2020-06-08T23:41:00Z">
        <w:r w:rsidR="00A31DED">
          <w:t>a monologue</w:t>
        </w:r>
      </w:ins>
      <w:ins w:id="3528" w:author="Arthur Parmentier" w:date="2020-06-09T13:55:00Z">
        <w:r w:rsidR="002E10B4">
          <w:t xml:space="preserve"> </w:t>
        </w:r>
        <w:r w:rsidR="00986B78" w:rsidRPr="00986B78">
          <w:t>of a foreign indigenous tribe representative</w:t>
        </w:r>
      </w:ins>
      <w:ins w:id="3529" w:author="Arthur Parmentier" w:date="2020-06-08T23:41:00Z">
        <w:r w:rsidR="00A31DED">
          <w:t xml:space="preserve"> </w:t>
        </w:r>
      </w:ins>
      <w:ins w:id="3530" w:author="Arthur Parmentier" w:date="2020-06-08T23:42:00Z">
        <w:r w:rsidR="00A31DED">
          <w:t>at ONU. English can no</w:t>
        </w:r>
      </w:ins>
      <w:ins w:id="3531" w:author="Arthur Parmentier" w:date="2020-06-08T23:43:00Z">
        <w:r w:rsidR="00A31DED">
          <w:t xml:space="preserve"> longer be defined as the language of families in England, nor as the international</w:t>
        </w:r>
      </w:ins>
      <w:ins w:id="3532" w:author="Arthur Parmentier" w:date="2020-06-08T23:44:00Z">
        <w:r w:rsidR="00A31DED">
          <w:t xml:space="preserve"> language </w:t>
        </w:r>
      </w:ins>
      <w:ins w:id="3533" w:author="Arthur Parmentier" w:date="2020-06-08T23:45:00Z">
        <w:r w:rsidR="00A31DED">
          <w:t>for ONU speeches in</w:t>
        </w:r>
      </w:ins>
      <w:ins w:id="3534" w:author="Arthur Parmentier" w:date="2020-06-08T23:44:00Z">
        <w:r w:rsidR="00A31DED">
          <w:t xml:space="preserve"> 2020; it is </w:t>
        </w:r>
      </w:ins>
      <w:ins w:id="3535" w:author="Arthur Parmentier" w:date="2020-06-09T13:55:00Z">
        <w:r w:rsidR="00986B78">
          <w:t xml:space="preserve">also </w:t>
        </w:r>
      </w:ins>
      <w:ins w:id="3536" w:author="Arthur Parmentier" w:date="2020-06-08T23:44:00Z">
        <w:r w:rsidR="00A31DED">
          <w:t>used in many</w:t>
        </w:r>
      </w:ins>
      <w:ins w:id="3537" w:author="Arthur Parmentier" w:date="2020-06-09T13:55:00Z">
        <w:r w:rsidR="00986B78">
          <w:t xml:space="preserve"> other </w:t>
        </w:r>
      </w:ins>
      <w:ins w:id="3538" w:author="Arthur Parmentier" w:date="2020-06-08T23:44:00Z">
        <w:r w:rsidR="00A31DED">
          <w:t>contexts and configuration</w:t>
        </w:r>
      </w:ins>
      <w:ins w:id="3539" w:author="Arthur Parmentier" w:date="2020-06-09T13:55:00Z">
        <w:r w:rsidR="00986B78">
          <w:t>s</w:t>
        </w:r>
      </w:ins>
      <w:ins w:id="3540" w:author="Arthur Parmentier" w:date="2020-06-08T23:46:00Z">
        <w:r w:rsidR="00A31DED">
          <w:t>.</w:t>
        </w:r>
        <w:r w:rsidR="00A31DED">
          <w:br/>
          <w:t>In fact, we know from psychology and the st</w:t>
        </w:r>
      </w:ins>
      <w:ins w:id="3541" w:author="Arthur Parmentier" w:date="2020-06-08T23:47:00Z">
        <w:r w:rsidR="00A31DED">
          <w:t xml:space="preserve">udies of concepts </w:t>
        </w:r>
      </w:ins>
      <w:ins w:id="3542" w:author="Arthur Parmentier" w:date="2020-06-08T23:46:00Z">
        <w:r w:rsidR="00A31DED">
          <w:t>that there may not be a definition of En</w:t>
        </w:r>
      </w:ins>
      <w:ins w:id="3543" w:author="Arthur Parmentier" w:date="2020-06-08T23:47:00Z">
        <w:r w:rsidR="00A31DED">
          <w:t>glish at all but only several perspective</w:t>
        </w:r>
      </w:ins>
      <w:ins w:id="3544" w:author="Arthur Parmentier" w:date="2020-06-08T23:48:00Z">
        <w:r w:rsidR="00A31DED">
          <w:t>s</w:t>
        </w:r>
      </w:ins>
      <w:ins w:id="3545" w:author="Arthur Parmentier" w:date="2020-06-08T23:47:00Z">
        <w:r w:rsidR="00A31DED">
          <w:t xml:space="preserve"> that combine into a single complex</w:t>
        </w:r>
      </w:ins>
      <w:ins w:id="3546" w:author="Arthur Parmentier" w:date="2020-06-08T23:48:00Z">
        <w:r w:rsidR="00A31DED">
          <w:t xml:space="preserve"> concept</w:t>
        </w:r>
      </w:ins>
      <w:ins w:id="3547" w:author="Arthur Parmentier" w:date="2020-06-08T23:49:00Z">
        <w:r w:rsidR="00A31DED">
          <w:t>.</w:t>
        </w:r>
      </w:ins>
    </w:p>
    <w:p w:rsidR="000D29DB" w:rsidRDefault="000D29DB">
      <w:pPr>
        <w:pStyle w:val="Titre4"/>
        <w:rPr>
          <w:ins w:id="3548" w:author="Arthur Parmentier" w:date="2020-06-08T15:06:00Z"/>
        </w:rPr>
        <w:pPrChange w:id="3549" w:author="Arthur Parmentier" w:date="2020-06-08T18:35:00Z">
          <w:pPr/>
        </w:pPrChange>
      </w:pPr>
      <w:ins w:id="3550" w:author="Arthur Parmentier" w:date="2020-06-08T18:35:00Z">
        <w:r>
          <w:t>A critique of compositional choices</w:t>
        </w:r>
        <w:r w:rsidR="008C6D3A">
          <w:t xml:space="preserve"> and configurationa</w:t>
        </w:r>
      </w:ins>
      <w:ins w:id="3551" w:author="Arthur Parmentier" w:date="2020-06-08T18:36:00Z">
        <w:r w:rsidR="008C6D3A">
          <w:t>l choices</w:t>
        </w:r>
      </w:ins>
      <w:ins w:id="3552" w:author="Arthur Parmentier" w:date="2020-06-08T18:35:00Z">
        <w:r>
          <w:t xml:space="preserve"> as </w:t>
        </w:r>
      </w:ins>
      <w:ins w:id="3553" w:author="Arthur Parmentier" w:date="2020-06-08T23:57:00Z">
        <w:r w:rsidR="00BB3699">
          <w:t xml:space="preserve">definitions and </w:t>
        </w:r>
      </w:ins>
      <w:ins w:id="3554" w:author="Arthur Parmentier" w:date="2020-06-08T18:35:00Z">
        <w:r>
          <w:t xml:space="preserve">rules </w:t>
        </w:r>
      </w:ins>
      <w:ins w:id="3555" w:author="Arthur Parmentier" w:date="2020-06-08T23:57:00Z">
        <w:r w:rsidR="00BB3699">
          <w:t>of</w:t>
        </w:r>
      </w:ins>
      <w:ins w:id="3556" w:author="Arthur Parmentier" w:date="2020-06-08T18:35:00Z">
        <w:r>
          <w:t xml:space="preserve"> SP</w:t>
        </w:r>
      </w:ins>
    </w:p>
    <w:p w:rsidR="00220B16" w:rsidRDefault="00FE312D" w:rsidP="006D0FEC">
      <w:pPr>
        <w:rPr>
          <w:ins w:id="3557" w:author="Arthur Parmentier" w:date="2020-06-08T15:09:00Z"/>
        </w:rPr>
      </w:pPr>
      <w:ins w:id="3558" w:author="Arthur Parmentier" w:date="2020-06-08T23:57:00Z">
        <w:r>
          <w:t>Similarly</w:t>
        </w:r>
      </w:ins>
      <w:ins w:id="3559" w:author="Arthur Parmentier" w:date="2020-06-08T23:54:00Z">
        <w:r w:rsidR="005029C5">
          <w:t xml:space="preserve"> to my previous example with the English language, </w:t>
        </w:r>
      </w:ins>
      <w:ins w:id="3560" w:author="Arthur Parmentier" w:date="2020-06-08T15:06:00Z">
        <w:r w:rsidR="00220B16">
          <w:t xml:space="preserve">I would like to push for a similar understanding of SP as </w:t>
        </w:r>
      </w:ins>
      <w:ins w:id="3561" w:author="Arthur Parmentier" w:date="2020-06-08T23:55:00Z">
        <w:r w:rsidR="002C7ED6">
          <w:t xml:space="preserve">complex concept involving </w:t>
        </w:r>
      </w:ins>
      <w:ins w:id="3562" w:author="Arthur Parmentier" w:date="2020-06-08T15:06:00Z">
        <w:r w:rsidR="00220B16">
          <w:t xml:space="preserve">a sign language and set of practices that are not defined by any configuration </w:t>
        </w:r>
      </w:ins>
      <w:ins w:id="3563" w:author="Arthur Parmentier" w:date="2020-06-08T15:07:00Z">
        <w:r w:rsidR="00220B16">
          <w:t xml:space="preserve">or context. </w:t>
        </w:r>
      </w:ins>
      <w:ins w:id="3564" w:author="Arthur Parmentier" w:date="2020-06-08T15:11:00Z">
        <w:r w:rsidR="00220B16">
          <w:t>For instance, let’s consider the following statements, that are found in Thompson’s and other presentations</w:t>
        </w:r>
      </w:ins>
      <w:ins w:id="3565" w:author="Arthur Parmentier" w:date="2020-06-09T13:58:00Z">
        <w:r w:rsidR="004D5133">
          <w:t xml:space="preserve"> and definitions</w:t>
        </w:r>
      </w:ins>
      <w:ins w:id="3566" w:author="Arthur Parmentier" w:date="2020-06-08T15:11:00Z">
        <w:r w:rsidR="00220B16">
          <w:t xml:space="preserve"> of SP:</w:t>
        </w:r>
      </w:ins>
    </w:p>
    <w:p w:rsidR="00220B16" w:rsidRDefault="00220B16" w:rsidP="00220B16">
      <w:pPr>
        <w:pStyle w:val="Paragraphedeliste"/>
        <w:numPr>
          <w:ilvl w:val="0"/>
          <w:numId w:val="11"/>
        </w:numPr>
        <w:rPr>
          <w:ins w:id="3567" w:author="Arthur Parmentier" w:date="2020-06-08T15:09:00Z"/>
        </w:rPr>
      </w:pPr>
      <w:ins w:id="3568" w:author="Arthur Parmentier" w:date="2020-06-08T15:12:00Z">
        <w:r>
          <w:t>The soundpainter is a/the composer</w:t>
        </w:r>
      </w:ins>
    </w:p>
    <w:p w:rsidR="00220B16" w:rsidRDefault="00220B16" w:rsidP="00220B16">
      <w:pPr>
        <w:pStyle w:val="Paragraphedeliste"/>
        <w:numPr>
          <w:ilvl w:val="0"/>
          <w:numId w:val="11"/>
        </w:numPr>
        <w:rPr>
          <w:ins w:id="3569" w:author="Arthur Parmentier" w:date="2020-06-08T15:14:00Z"/>
        </w:rPr>
      </w:pPr>
      <w:ins w:id="3570" w:author="Arthur Parmentier" w:date="2020-06-08T15:13:00Z">
        <w:r>
          <w:t xml:space="preserve">The gestures are signed </w:t>
        </w:r>
      </w:ins>
      <w:ins w:id="3571" w:author="Arthur Parmentier" w:date="2020-06-08T15:14:00Z">
        <w:r>
          <w:t xml:space="preserve">by the soundpainter (here, </w:t>
        </w:r>
      </w:ins>
      <w:ins w:id="3572" w:author="Arthur Parmentier" w:date="2020-06-09T13:58:00Z">
        <w:r w:rsidR="00216F41">
          <w:t xml:space="preserve">I would like to point out </w:t>
        </w:r>
      </w:ins>
      <w:ins w:id="3573" w:author="Arthur Parmentier" w:date="2020-06-08T15:14:00Z">
        <w:r>
          <w:t xml:space="preserve">the unicity </w:t>
        </w:r>
      </w:ins>
      <w:ins w:id="3574" w:author="Arthur Parmentier" w:date="2020-06-09T13:58:00Z">
        <w:r w:rsidR="002E22F0">
          <w:t>implied by</w:t>
        </w:r>
      </w:ins>
      <w:ins w:id="3575" w:author="Arthur Parmentier" w:date="2020-06-08T15:14:00Z">
        <w:r>
          <w:t xml:space="preserve"> “the”)</w:t>
        </w:r>
      </w:ins>
    </w:p>
    <w:p w:rsidR="00220B16" w:rsidRDefault="00FC3006" w:rsidP="00220B16">
      <w:pPr>
        <w:pStyle w:val="Paragraphedeliste"/>
        <w:numPr>
          <w:ilvl w:val="0"/>
          <w:numId w:val="11"/>
        </w:numPr>
        <w:rPr>
          <w:ins w:id="3576" w:author="Arthur Parmentier" w:date="2020-06-08T15:15:00Z"/>
        </w:rPr>
      </w:pPr>
      <w:ins w:id="3577" w:author="Arthur Parmentier" w:date="2020-06-08T15:15:00Z">
        <w:r>
          <w:t>“The Soundpainter, standing in front of the group (usually), signs a phrase to the group then composes with the responses.”</w:t>
        </w:r>
      </w:ins>
    </w:p>
    <w:p w:rsidR="00FC3006" w:rsidRDefault="00FC3006" w:rsidP="00220B16">
      <w:pPr>
        <w:pStyle w:val="Paragraphedeliste"/>
        <w:numPr>
          <w:ilvl w:val="0"/>
          <w:numId w:val="11"/>
        </w:numPr>
        <w:rPr>
          <w:ins w:id="3578" w:author="Arthur Parmentier" w:date="2020-06-08T15:16:00Z"/>
        </w:rPr>
      </w:pPr>
      <w:ins w:id="3579" w:author="Arthur Parmentier" w:date="2020-06-08T15:16:00Z">
        <w:r>
          <w:t>“One of the most important aspects of Soundpainting is to compose with what happens in the moment whether it is intended or not”</w:t>
        </w:r>
      </w:ins>
    </w:p>
    <w:p w:rsidR="006A3A7E" w:rsidRDefault="006A3A7E" w:rsidP="00220B16">
      <w:pPr>
        <w:pStyle w:val="Paragraphedeliste"/>
        <w:numPr>
          <w:ilvl w:val="0"/>
          <w:numId w:val="11"/>
        </w:numPr>
        <w:rPr>
          <w:ins w:id="3580" w:author="Arthur Parmentier" w:date="2020-06-08T15:17:00Z"/>
        </w:rPr>
      </w:pPr>
      <w:ins w:id="3581" w:author="Arthur Parmentier" w:date="2020-06-08T15:16:00Z">
        <w:r>
          <w:lastRenderedPageBreak/>
          <w:t>“A very important part of Soundpainting language is the basic rule that there is no such thing as a mistake”</w:t>
        </w:r>
      </w:ins>
    </w:p>
    <w:p w:rsidR="006A3A7E" w:rsidRDefault="006A3A7E" w:rsidP="00220B16">
      <w:pPr>
        <w:pStyle w:val="Paragraphedeliste"/>
        <w:numPr>
          <w:ilvl w:val="0"/>
          <w:numId w:val="11"/>
        </w:numPr>
        <w:rPr>
          <w:ins w:id="3582" w:author="Arthur Parmentier" w:date="2020-06-08T15:17:00Z"/>
        </w:rPr>
      </w:pPr>
      <w:ins w:id="3583" w:author="Arthur Parmentier" w:date="2020-06-08T15:17:00Z">
        <w:r>
          <w:t>“It is the Soundpainter’s responsibility to realize the piece”</w:t>
        </w:r>
      </w:ins>
    </w:p>
    <w:p w:rsidR="006A3A7E" w:rsidRDefault="006A3A7E" w:rsidP="00220B16">
      <w:pPr>
        <w:pStyle w:val="Paragraphedeliste"/>
        <w:numPr>
          <w:ilvl w:val="0"/>
          <w:numId w:val="11"/>
        </w:numPr>
        <w:rPr>
          <w:ins w:id="3584" w:author="Arthur Parmentier" w:date="2020-06-08T15:18:00Z"/>
        </w:rPr>
      </w:pPr>
      <w:ins w:id="3585" w:author="Arthur Parmentier" w:date="2020-06-08T15:17:00Z">
        <w:r>
          <w:t>“[The soundpainter is] the creator of</w:t>
        </w:r>
      </w:ins>
      <w:ins w:id="3586" w:author="Arthur Parmentier" w:date="2020-06-08T15:18:00Z">
        <w:r>
          <w:t xml:space="preserve"> the work, the director of the performance, the instigation for communication among an ensemble, the owner of the work”</w:t>
        </w:r>
      </w:ins>
    </w:p>
    <w:p w:rsidR="006A3A7E" w:rsidRDefault="00464FE8" w:rsidP="00220B16">
      <w:pPr>
        <w:pStyle w:val="Paragraphedeliste"/>
        <w:numPr>
          <w:ilvl w:val="0"/>
          <w:numId w:val="11"/>
        </w:numPr>
        <w:rPr>
          <w:ins w:id="3587" w:author="Arthur Parmentier" w:date="2020-06-08T15:47:00Z"/>
        </w:rPr>
      </w:pPr>
      <w:ins w:id="3588" w:author="Arthur Parmentier" w:date="2020-06-08T15:23:00Z">
        <w:r>
          <w:t>“All performers must keep the Soundpainter in their vision whether directly or in their periphery. This must be so in order for the Soundpainter to communicate the next phrase and be able to continue with the development of the piece.”</w:t>
        </w:r>
      </w:ins>
    </w:p>
    <w:p w:rsidR="00A319B1" w:rsidRDefault="00A319B1">
      <w:pPr>
        <w:pStyle w:val="Paragraphedeliste"/>
        <w:numPr>
          <w:ilvl w:val="0"/>
          <w:numId w:val="11"/>
        </w:numPr>
        <w:rPr>
          <w:ins w:id="3589" w:author="Arthur Parmentier" w:date="2020-06-08T15:23:00Z"/>
        </w:rPr>
      </w:pPr>
      <w:ins w:id="3590" w:author="Arthur Parmentier" w:date="2020-06-08T15:48:00Z">
        <w:r w:rsidRPr="007C437A">
          <w:t>“There is a general rule in SP which states: Whenever any Content is being performed it is an error if the Soundpainter uses Scanning, Point to Point, or any of the others Modes or Content gestures without first indicating what to for with the materiel being performed.”</w:t>
        </w:r>
      </w:ins>
    </w:p>
    <w:p w:rsidR="00DE4DC8" w:rsidRDefault="001A5CF4">
      <w:pPr>
        <w:rPr>
          <w:ins w:id="3591" w:author="Arthur Parmentier" w:date="2020-06-08T15:27:00Z"/>
        </w:rPr>
        <w:pPrChange w:id="3592" w:author="Arthur Parmentier" w:date="2020-06-08T23:56:00Z">
          <w:pPr>
            <w:pStyle w:val="Paragraphedeliste"/>
            <w:numPr>
              <w:numId w:val="45"/>
            </w:numPr>
            <w:ind w:hanging="360"/>
          </w:pPr>
        </w:pPrChange>
      </w:pPr>
      <w:ins w:id="3593" w:author="Arthur Parmentier" w:date="2020-06-08T15:28:00Z">
        <w:r>
          <w:t xml:space="preserve">I would like to </w:t>
        </w:r>
      </w:ins>
      <w:ins w:id="3594" w:author="Arthur Parmentier" w:date="2020-06-08T15:30:00Z">
        <w:r>
          <w:t xml:space="preserve">propose </w:t>
        </w:r>
      </w:ins>
      <w:ins w:id="3595" w:author="Arthur Parmentier" w:date="2020-06-08T15:29:00Z">
        <w:r>
          <w:t>that these statements are not</w:t>
        </w:r>
      </w:ins>
      <w:ins w:id="3596" w:author="Arthur Parmentier" w:date="2020-06-08T15:30:00Z">
        <w:r>
          <w:t xml:space="preserve"> </w:t>
        </w:r>
      </w:ins>
      <w:ins w:id="3597" w:author="Arthur Parmentier" w:date="2020-06-09T13:59:00Z">
        <w:r w:rsidR="0037763E">
          <w:t>cons</w:t>
        </w:r>
      </w:ins>
      <w:ins w:id="3598" w:author="Arthur Parmentier" w:date="2020-06-09T14:00:00Z">
        <w:r w:rsidR="0037763E">
          <w:t>idered</w:t>
        </w:r>
      </w:ins>
      <w:ins w:id="3599" w:author="Arthur Parmentier" w:date="2020-06-08T15:30:00Z">
        <w:r>
          <w:t xml:space="preserve"> as</w:t>
        </w:r>
      </w:ins>
      <w:ins w:id="3600" w:author="Arthur Parmentier" w:date="2020-06-08T15:29:00Z">
        <w:r>
          <w:t xml:space="preserve"> properties of SP nor elements of its definition but</w:t>
        </w:r>
      </w:ins>
      <w:ins w:id="3601" w:author="Arthur Parmentier" w:date="2020-06-08T15:25:00Z">
        <w:r w:rsidR="00DE4DC8">
          <w:t xml:space="preserve"> </w:t>
        </w:r>
      </w:ins>
      <w:ins w:id="3602" w:author="Arthur Parmentier" w:date="2020-06-09T14:00:00Z">
        <w:r w:rsidR="00B41679">
          <w:t xml:space="preserve">as </w:t>
        </w:r>
      </w:ins>
      <w:ins w:id="3603" w:author="Arthur Parmentier" w:date="2020-06-08T15:25:00Z">
        <w:r w:rsidR="00DE4DC8">
          <w:t>either</w:t>
        </w:r>
      </w:ins>
      <w:ins w:id="3604" w:author="Arthur Parmentier" w:date="2020-06-08T23:56:00Z">
        <w:r w:rsidR="00994F61">
          <w:t xml:space="preserve"> configuration or compositional choices </w:t>
        </w:r>
      </w:ins>
      <w:ins w:id="3605" w:author="Arthur Parmentier" w:date="2020-06-09T14:00:00Z">
        <w:r w:rsidR="00A129D2">
          <w:t xml:space="preserve">- </w:t>
        </w:r>
      </w:ins>
      <w:ins w:id="3606" w:author="Arthur Parmentier" w:date="2020-06-08T23:56:00Z">
        <w:r w:rsidR="00994F61">
          <w:t>that of course are important parts of SP but not constitutive of its definition.</w:t>
        </w:r>
      </w:ins>
    </w:p>
    <w:p w:rsidR="001A5CF4" w:rsidRDefault="001A5CF4" w:rsidP="001A5CF4">
      <w:pPr>
        <w:rPr>
          <w:ins w:id="3607" w:author="Arthur Parmentier" w:date="2020-06-08T15:42:00Z"/>
        </w:rPr>
      </w:pPr>
      <w:ins w:id="3608" w:author="Arthur Parmentier" w:date="2020-06-08T15:28:00Z">
        <w:r>
          <w:t xml:space="preserve">To </w:t>
        </w:r>
      </w:ins>
      <w:ins w:id="3609" w:author="Arthur Parmentier" w:date="2020-06-08T15:29:00Z">
        <w:r>
          <w:t>demonst</w:t>
        </w:r>
      </w:ins>
      <w:ins w:id="3610" w:author="Arthur Parmentier" w:date="2020-06-08T15:30:00Z">
        <w:r>
          <w:t>rate t</w:t>
        </w:r>
      </w:ins>
      <w:ins w:id="3611" w:author="Arthur Parmentier" w:date="2020-06-08T15:31:00Z">
        <w:r>
          <w:t xml:space="preserve">his proposition, I would </w:t>
        </w:r>
      </w:ins>
      <w:ins w:id="3612" w:author="Arthur Parmentier" w:date="2020-06-08T15:39:00Z">
        <w:r w:rsidR="001C65CC">
          <w:t xml:space="preserve">simply </w:t>
        </w:r>
      </w:ins>
      <w:ins w:id="3613" w:author="Arthur Parmentier" w:date="2020-06-08T15:40:00Z">
        <w:r w:rsidR="001C65CC">
          <w:t>draw the attention on examples in which the SP sign language is used that contradict those statements</w:t>
        </w:r>
      </w:ins>
      <w:ins w:id="3614" w:author="Arthur Parmentier" w:date="2020-06-08T15:41:00Z">
        <w:r w:rsidR="001C65CC">
          <w:t xml:space="preserve">, such as those that were presented in section </w:t>
        </w:r>
        <w:r w:rsidR="001C65CC">
          <w:fldChar w:fldCharType="begin"/>
        </w:r>
        <w:r w:rsidR="001C65CC">
          <w:instrText xml:space="preserve"> REF _Ref42523320 \r \h </w:instrText>
        </w:r>
      </w:ins>
      <w:r w:rsidR="001C65CC">
        <w:fldChar w:fldCharType="separate"/>
      </w:r>
      <w:ins w:id="3615" w:author="Arthur Parmentier" w:date="2020-06-08T15:41:00Z">
        <w:r w:rsidR="001C65CC">
          <w:t>III.B.3</w:t>
        </w:r>
        <w:r w:rsidR="001C65CC">
          <w:fldChar w:fldCharType="end"/>
        </w:r>
        <w:r w:rsidR="001C65CC">
          <w:t>.</w:t>
        </w:r>
      </w:ins>
      <w:ins w:id="3616" w:author="Arthur Parmentier" w:date="2020-06-08T23:58:00Z">
        <w:r w:rsidR="00206549">
          <w:t xml:space="preserve"> In </w:t>
        </w:r>
      </w:ins>
      <w:ins w:id="3617" w:author="Arthur Parmentier" w:date="2020-06-08T15:42:00Z">
        <w:r w:rsidR="00A319B1">
          <w:t>such “revisited” orchestras</w:t>
        </w:r>
      </w:ins>
      <w:ins w:id="3618" w:author="Arthur Parmentier" w:date="2020-06-08T23:58:00Z">
        <w:r w:rsidR="00206549">
          <w:t>, we observe that</w:t>
        </w:r>
      </w:ins>
      <w:ins w:id="3619" w:author="Arthur Parmentier" w:date="2020-06-08T15:42:00Z">
        <w:r w:rsidR="00A319B1">
          <w:t>:</w:t>
        </w:r>
      </w:ins>
    </w:p>
    <w:p w:rsidR="00A319B1" w:rsidRDefault="00A319B1" w:rsidP="00A319B1">
      <w:pPr>
        <w:pStyle w:val="Paragraphedeliste"/>
        <w:numPr>
          <w:ilvl w:val="0"/>
          <w:numId w:val="11"/>
        </w:numPr>
        <w:rPr>
          <w:ins w:id="3620" w:author="Arthur Parmentier" w:date="2020-06-08T15:44:00Z"/>
        </w:rPr>
      </w:pPr>
      <w:ins w:id="3621" w:author="Arthur Parmentier" w:date="2020-06-08T15:42:00Z">
        <w:r>
          <w:t>Performers can soundpaint while perform</w:t>
        </w:r>
      </w:ins>
      <w:ins w:id="3622" w:author="Arthur Parmentier" w:date="2020-06-08T15:43:00Z">
        <w:r>
          <w:t xml:space="preserve">ing, hence creating a shared composition and voiding the notion of composer (and unique composer) </w:t>
        </w:r>
      </w:ins>
      <w:ins w:id="3623" w:author="Arthur Parmentier" w:date="2020-06-08T15:44:00Z">
        <w:r>
          <w:t>in the definition or as a property of SP</w:t>
        </w:r>
      </w:ins>
    </w:p>
    <w:p w:rsidR="00A319B1" w:rsidRDefault="00A319B1" w:rsidP="00A319B1">
      <w:pPr>
        <w:pStyle w:val="Paragraphedeliste"/>
        <w:numPr>
          <w:ilvl w:val="0"/>
          <w:numId w:val="11"/>
        </w:numPr>
        <w:rPr>
          <w:ins w:id="3624" w:author="Arthur Parmentier" w:date="2020-06-08T15:46:00Z"/>
        </w:rPr>
      </w:pPr>
      <w:ins w:id="3625" w:author="Arthur Parmentier" w:date="2020-06-08T15:44:00Z">
        <w:r>
          <w:t xml:space="preserve">Several compositional rules </w:t>
        </w:r>
      </w:ins>
      <w:ins w:id="3626" w:author="Arthur Parmentier" w:date="2020-06-08T15:50:00Z">
        <w:r w:rsidR="009A2D98">
          <w:t xml:space="preserve">that </w:t>
        </w:r>
      </w:ins>
      <w:ins w:id="3627" w:author="Arthur Parmentier" w:date="2020-06-08T15:45:00Z">
        <w:r>
          <w:t>Thompson defines as SP rules</w:t>
        </w:r>
      </w:ins>
      <w:ins w:id="3628" w:author="Arthur Parmentier" w:date="2020-06-08T15:51:00Z">
        <w:r w:rsidR="009A2D98">
          <w:t xml:space="preserve"> </w:t>
        </w:r>
      </w:ins>
      <w:ins w:id="3629" w:author="Arthur Parmentier" w:date="2020-06-08T15:50:00Z">
        <w:r w:rsidR="009A2D98">
          <w:t xml:space="preserve">are changed </w:t>
        </w:r>
      </w:ins>
      <w:ins w:id="3630" w:author="Arthur Parmentier" w:date="2020-06-08T15:51:00Z">
        <w:r w:rsidR="009A2D98">
          <w:t>or not considered</w:t>
        </w:r>
      </w:ins>
      <w:ins w:id="3631" w:author="Arthur Parmentier" w:date="2020-06-08T23:58:00Z">
        <w:r w:rsidR="00590C07">
          <w:t xml:space="preserve"> at all</w:t>
        </w:r>
      </w:ins>
      <w:ins w:id="3632" w:author="Arthur Parmentier" w:date="2020-06-08T15:46:00Z">
        <w:r>
          <w:t>:</w:t>
        </w:r>
      </w:ins>
    </w:p>
    <w:p w:rsidR="00A319B1" w:rsidRDefault="00A319B1" w:rsidP="00A319B1">
      <w:pPr>
        <w:pStyle w:val="Paragraphedeliste"/>
        <w:numPr>
          <w:ilvl w:val="1"/>
          <w:numId w:val="11"/>
        </w:numPr>
        <w:rPr>
          <w:ins w:id="3633" w:author="Arthur Parmentier" w:date="2020-06-08T15:47:00Z"/>
        </w:rPr>
      </w:pPr>
      <w:ins w:id="3634" w:author="Arthur Parmentier" w:date="2020-06-08T15:46:00Z">
        <w:r>
          <w:t>Some soundpainters do not require</w:t>
        </w:r>
      </w:ins>
      <w:ins w:id="3635" w:author="Arthur Parmentier" w:date="2020-06-08T15:45:00Z">
        <w:r>
          <w:t xml:space="preserve"> all performers</w:t>
        </w:r>
      </w:ins>
      <w:ins w:id="3636" w:author="Arthur Parmentier" w:date="2020-06-08T15:47:00Z">
        <w:r>
          <w:t xml:space="preserve"> to always keep</w:t>
        </w:r>
      </w:ins>
      <w:ins w:id="3637" w:author="Arthur Parmentier" w:date="2020-06-08T15:45:00Z">
        <w:r>
          <w:t xml:space="preserve"> </w:t>
        </w:r>
      </w:ins>
      <w:ins w:id="3638" w:author="Arthur Parmentier" w:date="2020-06-08T15:46:00Z">
        <w:r>
          <w:t>them</w:t>
        </w:r>
      </w:ins>
      <w:ins w:id="3639" w:author="Arthur Parmentier" w:date="2020-06-08T15:45:00Z">
        <w:r>
          <w:t xml:space="preserve"> in vision</w:t>
        </w:r>
      </w:ins>
    </w:p>
    <w:p w:rsidR="00A319B1" w:rsidRDefault="00A319B1" w:rsidP="00A319B1">
      <w:pPr>
        <w:pStyle w:val="Paragraphedeliste"/>
        <w:numPr>
          <w:ilvl w:val="1"/>
          <w:numId w:val="11"/>
        </w:numPr>
        <w:rPr>
          <w:ins w:id="3640" w:author="Arthur Parmentier" w:date="2020-06-08T15:49:00Z"/>
        </w:rPr>
      </w:pPr>
      <w:ins w:id="3641" w:author="Arthur Parmentier" w:date="2020-06-08T15:48:00Z">
        <w:r>
          <w:t xml:space="preserve">Some soundpainters may as well consider that it is not an error </w:t>
        </w:r>
      </w:ins>
      <w:ins w:id="3642" w:author="Arthur Parmentier" w:date="2020-06-08T15:49:00Z">
        <w:r>
          <w:t xml:space="preserve">to ask for new content or mode without </w:t>
        </w:r>
        <w:r w:rsidRPr="007C437A">
          <w:t>first indicating what to for with the materiel being performed</w:t>
        </w:r>
        <w:r>
          <w:t>, and may as well consider by default that the performers must stop their previous artistic production when it happens</w:t>
        </w:r>
      </w:ins>
    </w:p>
    <w:p w:rsidR="00B412DE" w:rsidRDefault="009A2D98" w:rsidP="00B412DE">
      <w:pPr>
        <w:pStyle w:val="Paragraphedeliste"/>
        <w:numPr>
          <w:ilvl w:val="1"/>
          <w:numId w:val="11"/>
        </w:numPr>
        <w:rPr>
          <w:ins w:id="3643" w:author="Arthur Parmentier" w:date="2020-06-08T15:55:00Z"/>
        </w:rPr>
      </w:pPr>
      <w:ins w:id="3644" w:author="Arthur Parmentier" w:date="2020-06-08T15:52:00Z">
        <w:r>
          <w:t xml:space="preserve">Some groups </w:t>
        </w:r>
      </w:ins>
      <w:ins w:id="3645" w:author="Arthur Parmentier" w:date="2020-06-08T15:53:00Z">
        <w:r>
          <w:t>do not consider any responsibility of one or several soundpainter to realize the piece</w:t>
        </w:r>
      </w:ins>
      <w:ins w:id="3646" w:author="Arthur Parmentier" w:date="2020-06-08T15:54:00Z">
        <w:r>
          <w:t xml:space="preserve">, promoting more </w:t>
        </w:r>
      </w:ins>
      <w:ins w:id="3647" w:author="Arthur Parmentier" w:date="2020-06-08T15:55:00Z">
        <w:r>
          <w:t>democrati</w:t>
        </w:r>
      </w:ins>
      <w:ins w:id="3648" w:author="Arthur Parmentier" w:date="2020-06-08T23:59:00Z">
        <w:r w:rsidR="00E13592">
          <w:t>c</w:t>
        </w:r>
      </w:ins>
      <w:ins w:id="3649" w:author="Arthur Parmentier" w:date="2020-06-08T15:54:00Z">
        <w:r>
          <w:t xml:space="preserve"> structures where each has an equal authori</w:t>
        </w:r>
      </w:ins>
      <w:ins w:id="3650" w:author="Arthur Parmentier" w:date="2020-06-08T15:55:00Z">
        <w:r>
          <w:t>ty and responsibility in making compositional choices, performing and realizing the piece.</w:t>
        </w:r>
      </w:ins>
    </w:p>
    <w:p w:rsidR="00B412DE" w:rsidRDefault="00B412DE" w:rsidP="00B412DE">
      <w:pPr>
        <w:pStyle w:val="Paragraphedeliste"/>
        <w:numPr>
          <w:ilvl w:val="0"/>
          <w:numId w:val="11"/>
        </w:numPr>
        <w:rPr>
          <w:ins w:id="3651" w:author="Arthur Parmentier" w:date="2020-06-08T15:57:00Z"/>
        </w:rPr>
      </w:pPr>
      <w:ins w:id="3652" w:author="Arthur Parmentier" w:date="2020-06-08T15:55:00Z">
        <w:r>
          <w:t>SP can be used in</w:t>
        </w:r>
      </w:ins>
      <w:ins w:id="3653" w:author="Arthur Parmentier" w:date="2020-06-08T15:56:00Z">
        <w:r>
          <w:t xml:space="preserve"> configurations where it is not the only nor most important language, hence not having a great influence or an influence at all on the philosophy of the composi</w:t>
        </w:r>
      </w:ins>
      <w:ins w:id="3654" w:author="Arthur Parmentier" w:date="2020-06-08T15:57:00Z">
        <w:r>
          <w:t>tion or artistic production.</w:t>
        </w:r>
      </w:ins>
    </w:p>
    <w:p w:rsidR="009C3CB4" w:rsidRDefault="009C3CB4" w:rsidP="00B412DE">
      <w:pPr>
        <w:pStyle w:val="Paragraphedeliste"/>
        <w:numPr>
          <w:ilvl w:val="0"/>
          <w:numId w:val="11"/>
        </w:numPr>
        <w:rPr>
          <w:ins w:id="3655" w:author="Arthur Parmentier" w:date="2020-06-08T15:58:00Z"/>
        </w:rPr>
      </w:pPr>
      <w:ins w:id="3656" w:author="Arthur Parmentier" w:date="2020-06-08T15:57:00Z">
        <w:r>
          <w:t>SP is used outside the artistic field, hence making notions of co</w:t>
        </w:r>
      </w:ins>
      <w:ins w:id="3657" w:author="Arthur Parmentier" w:date="2020-06-08T15:58:00Z">
        <w:r>
          <w:t>mposition, orchestra, composer, discipline, etc. void.</w:t>
        </w:r>
      </w:ins>
    </w:p>
    <w:p w:rsidR="00850432" w:rsidRDefault="00CD69D9" w:rsidP="00850432">
      <w:pPr>
        <w:rPr>
          <w:ins w:id="3658" w:author="Arthur Parmentier" w:date="2020-06-08T18:17:00Z"/>
        </w:rPr>
      </w:pPr>
      <w:ins w:id="3659" w:author="Arthur Parmentier" w:date="2020-06-08T15:59:00Z">
        <w:r>
          <w:t>At the opposit</w:t>
        </w:r>
      </w:ins>
      <w:ins w:id="3660" w:author="Arthur Parmentier" w:date="2020-06-08T16:00:00Z">
        <w:r>
          <w:t xml:space="preserve">e of these new configurations, we can </w:t>
        </w:r>
        <w:r w:rsidR="003E6512">
          <w:t xml:space="preserve">read the vision of Thompson on SP </w:t>
        </w:r>
      </w:ins>
      <w:ins w:id="3661" w:author="Arthur Parmentier" w:date="2020-06-08T23:59:00Z">
        <w:r w:rsidR="00BE00F1">
          <w:t>in</w:t>
        </w:r>
      </w:ins>
      <w:ins w:id="3662" w:author="Arthur Parmentier" w:date="2020-06-08T18:15:00Z">
        <w:r w:rsidR="00224A9B">
          <w:t xml:space="preserve"> the </w:t>
        </w:r>
      </w:ins>
      <w:ins w:id="3663" w:author="Arthur Parmentier" w:date="2020-06-08T16:01:00Z">
        <w:r w:rsidR="003E6512">
          <w:t xml:space="preserve">compositional rules, configurations and contexts </w:t>
        </w:r>
      </w:ins>
      <w:ins w:id="3664" w:author="Arthur Parmentier" w:date="2020-06-09T00:01:00Z">
        <w:r w:rsidR="00B71D33">
          <w:t xml:space="preserve">that he defines SP with and </w:t>
        </w:r>
      </w:ins>
      <w:ins w:id="3665" w:author="Arthur Parmentier" w:date="2020-06-08T16:01:00Z">
        <w:r w:rsidR="003E6512">
          <w:t xml:space="preserve">in which </w:t>
        </w:r>
      </w:ins>
      <w:ins w:id="3666" w:author="Arthur Parmentier" w:date="2020-06-09T00:01:00Z">
        <w:r w:rsidR="00B71D33">
          <w:t>it</w:t>
        </w:r>
      </w:ins>
      <w:ins w:id="3667" w:author="Arthur Parmentier" w:date="2020-06-08T16:01:00Z">
        <w:r w:rsidR="003E6512">
          <w:t xml:space="preserve"> has </w:t>
        </w:r>
      </w:ins>
      <w:ins w:id="3668" w:author="Arthur Parmentier" w:date="2020-06-09T14:02:00Z">
        <w:r w:rsidR="00793367">
          <w:t>grown</w:t>
        </w:r>
      </w:ins>
      <w:ins w:id="3669" w:author="Arthur Parmentier" w:date="2020-06-09T00:01:00Z">
        <w:r w:rsidR="00B71D33">
          <w:t>.</w:t>
        </w:r>
      </w:ins>
      <w:ins w:id="3670" w:author="Arthur Parmentier" w:date="2020-06-08T16:01:00Z">
        <w:r w:rsidR="003E6512">
          <w:t xml:space="preserve"> </w:t>
        </w:r>
      </w:ins>
      <w:ins w:id="3671" w:author="Arthur Parmentier" w:date="2020-06-09T00:02:00Z">
        <w:r w:rsidR="00B71D33">
          <w:t>However, they</w:t>
        </w:r>
      </w:ins>
      <w:ins w:id="3672" w:author="Arthur Parmentier" w:date="2020-06-08T16:01:00Z">
        <w:r w:rsidR="003E6512">
          <w:t xml:space="preserve"> may now not </w:t>
        </w:r>
      </w:ins>
      <w:ins w:id="3673" w:author="Arthur Parmentier" w:date="2020-06-08T16:02:00Z">
        <w:r w:rsidR="003E6512">
          <w:t xml:space="preserve">be </w:t>
        </w:r>
      </w:ins>
      <w:ins w:id="3674" w:author="Arthur Parmentier" w:date="2020-06-09T00:00:00Z">
        <w:r w:rsidR="00731A7B">
          <w:t>used</w:t>
        </w:r>
      </w:ins>
      <w:ins w:id="3675" w:author="Arthur Parmentier" w:date="2020-06-08T16:02:00Z">
        <w:r w:rsidR="003E6512">
          <w:t xml:space="preserve"> anymore to describe</w:t>
        </w:r>
      </w:ins>
      <w:ins w:id="3676" w:author="Arthur Parmentier" w:date="2020-06-09T00:00:00Z">
        <w:r w:rsidR="00362366">
          <w:t xml:space="preserve"> and define</w:t>
        </w:r>
      </w:ins>
      <w:ins w:id="3677" w:author="Arthur Parmentier" w:date="2020-06-08T16:02:00Z">
        <w:r w:rsidR="003E6512">
          <w:t xml:space="preserve"> all the varieties of contexts, configurations, compositional choices and </w:t>
        </w:r>
      </w:ins>
      <w:ins w:id="3678" w:author="Arthur Parmentier" w:date="2020-06-09T14:01:00Z">
        <w:r w:rsidR="0050707D">
          <w:t>“</w:t>
        </w:r>
      </w:ins>
      <w:ins w:id="3679" w:author="Arthur Parmentier" w:date="2020-06-08T16:02:00Z">
        <w:r w:rsidR="003E6512">
          <w:t>philosophies</w:t>
        </w:r>
      </w:ins>
      <w:ins w:id="3680" w:author="Arthur Parmentier" w:date="2020-06-09T14:01:00Z">
        <w:r w:rsidR="0050707D">
          <w:t>”</w:t>
        </w:r>
      </w:ins>
      <w:ins w:id="3681" w:author="Arthur Parmentier" w:date="2020-06-08T16:02:00Z">
        <w:r w:rsidR="003E6512">
          <w:t xml:space="preserve"> that surrounds </w:t>
        </w:r>
      </w:ins>
      <w:ins w:id="3682" w:author="Arthur Parmentier" w:date="2020-06-09T00:02:00Z">
        <w:r w:rsidR="00E435E0">
          <w:t>its</w:t>
        </w:r>
      </w:ins>
      <w:ins w:id="3683" w:author="Arthur Parmentier" w:date="2020-06-08T16:02:00Z">
        <w:r w:rsidR="003E6512">
          <w:t xml:space="preserve"> use as </w:t>
        </w:r>
      </w:ins>
      <w:ins w:id="3684" w:author="Arthur Parmentier" w:date="2020-06-09T00:02:00Z">
        <w:r w:rsidR="00D92D3E">
          <w:t xml:space="preserve">a mere </w:t>
        </w:r>
      </w:ins>
      <w:ins w:id="3685" w:author="Arthur Parmentier" w:date="2020-06-08T16:02:00Z">
        <w:r w:rsidR="003E6512">
          <w:t xml:space="preserve">sign </w:t>
        </w:r>
        <w:r w:rsidR="003E6512">
          <w:lastRenderedPageBreak/>
          <w:t>language that can be described in linguistic terms</w:t>
        </w:r>
      </w:ins>
      <w:ins w:id="3686" w:author="Arthur Parmentier" w:date="2020-06-08T16:03:00Z">
        <w:r w:rsidR="003E6512">
          <w:t>, hence the common core to all these different uses of the language.</w:t>
        </w:r>
      </w:ins>
    </w:p>
    <w:p w:rsidR="00224A9B" w:rsidRDefault="00E02143" w:rsidP="00224A9B">
      <w:pPr>
        <w:pStyle w:val="Titre3"/>
        <w:rPr>
          <w:ins w:id="3687" w:author="Arthur Parmentier" w:date="2020-06-08T18:37:00Z"/>
        </w:rPr>
      </w:pPr>
      <w:bookmarkStart w:id="3688" w:name="_Toc42550127"/>
      <w:ins w:id="3689" w:author="Arthur Parmentier" w:date="2020-06-08T18:18:00Z">
        <w:r>
          <w:t>D</w:t>
        </w:r>
      </w:ins>
      <w:ins w:id="3690" w:author="Arthur Parmentier" w:date="2020-06-08T18:17:00Z">
        <w:r w:rsidR="00224A9B" w:rsidRPr="00DC7F98">
          <w:t xml:space="preserve">efault parameters as </w:t>
        </w:r>
      </w:ins>
      <w:ins w:id="3691" w:author="Arthur Parmentier" w:date="2020-06-08T18:18:00Z">
        <w:r>
          <w:t xml:space="preserve">conventions and </w:t>
        </w:r>
      </w:ins>
      <w:ins w:id="3692" w:author="Arthur Parmentier" w:date="2020-06-08T18:17:00Z">
        <w:r w:rsidR="00224A9B">
          <w:t>configurational</w:t>
        </w:r>
        <w:r w:rsidR="00224A9B" w:rsidRPr="00DC7F98">
          <w:t xml:space="preserve"> elements of SP</w:t>
        </w:r>
      </w:ins>
      <w:bookmarkEnd w:id="3688"/>
    </w:p>
    <w:p w:rsidR="002A31F6" w:rsidRPr="002A31F6" w:rsidRDefault="00D25C4A">
      <w:pPr>
        <w:pStyle w:val="Titre4"/>
        <w:rPr>
          <w:ins w:id="3693" w:author="Arthur Parmentier" w:date="2020-06-08T18:17:00Z"/>
          <w:rPrChange w:id="3694" w:author="Arthur Parmentier" w:date="2020-06-08T18:37:00Z">
            <w:rPr>
              <w:ins w:id="3695" w:author="Arthur Parmentier" w:date="2020-06-08T18:17:00Z"/>
            </w:rPr>
          </w:rPrChange>
        </w:rPr>
        <w:pPrChange w:id="3696" w:author="Arthur Parmentier" w:date="2020-06-08T18:37:00Z">
          <w:pPr>
            <w:pStyle w:val="Titre3"/>
          </w:pPr>
        </w:pPrChange>
      </w:pPr>
      <w:ins w:id="3697" w:author="Arthur Parmentier" w:date="2020-06-09T14:04:00Z">
        <w:r>
          <w:t xml:space="preserve">A </w:t>
        </w:r>
      </w:ins>
      <w:ins w:id="3698" w:author="Arthur Parmentier" w:date="2020-06-09T14:05:00Z">
        <w:r>
          <w:t>confusion between default parameters, conventions about the interpretation of s</w:t>
        </w:r>
      </w:ins>
      <w:ins w:id="3699" w:author="Arthur Parmentier" w:date="2020-06-09T14:44:00Z">
        <w:r w:rsidR="007A375A">
          <w:t>entences</w:t>
        </w:r>
      </w:ins>
      <w:ins w:id="3700" w:author="Arthur Parmentier" w:date="2020-06-09T14:05:00Z">
        <w:r>
          <w:t xml:space="preserve"> and grammatical rules in Thompson’s descriptions of SP</w:t>
        </w:r>
      </w:ins>
    </w:p>
    <w:p w:rsidR="00224A9B" w:rsidRPr="00DC7F98" w:rsidRDefault="00224A9B" w:rsidP="00224A9B">
      <w:pPr>
        <w:rPr>
          <w:ins w:id="3701" w:author="Arthur Parmentier" w:date="2020-06-08T18:17:00Z"/>
        </w:rPr>
      </w:pPr>
      <w:ins w:id="3702" w:author="Arthur Parmentier" w:date="2020-06-08T18:17:00Z">
        <w:r w:rsidRPr="00DC7F98">
          <w:t xml:space="preserve">In the WB2 of SP, Thompson introduces the complex concept of layer in SP with the following sentence: </w:t>
        </w:r>
      </w:ins>
    </w:p>
    <w:p w:rsidR="00224A9B" w:rsidRPr="007C437A" w:rsidRDefault="00224A9B" w:rsidP="00224A9B">
      <w:pPr>
        <w:rPr>
          <w:ins w:id="3703" w:author="Arthur Parmentier" w:date="2020-06-08T18:17:00Z"/>
        </w:rPr>
      </w:pPr>
      <w:ins w:id="3704" w:author="Arthur Parmentier" w:date="2020-06-08T18:17:00Z">
        <w:r w:rsidRPr="007C437A">
          <w:t>“There is a general rule in SP which states: Whenever any Content is being performed it is an error if the Soundpainter uses Scanning, Point to Point, or any of the others Modes or Content gestures without first indicating what to for with the materiel being performed.”</w:t>
        </w:r>
      </w:ins>
    </w:p>
    <w:p w:rsidR="00224A9B" w:rsidRPr="007C437A" w:rsidRDefault="00224A9B" w:rsidP="00224A9B">
      <w:pPr>
        <w:rPr>
          <w:ins w:id="3705" w:author="Arthur Parmentier" w:date="2020-06-08T18:17:00Z"/>
        </w:rPr>
      </w:pPr>
      <w:ins w:id="3706" w:author="Arthur Parmentier" w:date="2020-06-08T18:17:00Z">
        <w:r w:rsidRPr="007C437A">
          <w:t>He then explains how the concept of layer solves this problem by requesting the performers to play those modes or gestures “above” the layer of original material and to return to it when the Scanning, Point to Point or other Content gestures do not require them to perform.</w:t>
        </w:r>
      </w:ins>
    </w:p>
    <w:p w:rsidR="0046150A" w:rsidRDefault="00224A9B">
      <w:pPr>
        <w:rPr>
          <w:ins w:id="3707" w:author="Arthur Parmentier" w:date="2020-06-08T18:42:00Z"/>
        </w:rPr>
        <w:pPrChange w:id="3708" w:author="Arthur Parmentier" w:date="2020-06-08T18:42:00Z">
          <w:pPr>
            <w:pStyle w:val="Paragraphedeliste"/>
            <w:numPr>
              <w:numId w:val="11"/>
            </w:numPr>
            <w:ind w:hanging="360"/>
          </w:pPr>
        </w:pPrChange>
      </w:pPr>
      <w:ins w:id="3709" w:author="Arthur Parmentier" w:date="2020-06-08T18:17:00Z">
        <w:r w:rsidRPr="007C437A">
          <w:t>I would like to disc</w:t>
        </w:r>
      </w:ins>
      <w:ins w:id="3710" w:author="Arthur Parmentier" w:date="2020-06-08T18:42:00Z">
        <w:r w:rsidR="00763035">
          <w:t>uss Thompson’s statement</w:t>
        </w:r>
      </w:ins>
      <w:ins w:id="3711" w:author="Arthur Parmentier" w:date="2020-06-08T18:17:00Z">
        <w:r w:rsidRPr="007C437A">
          <w:t>:</w:t>
        </w:r>
      </w:ins>
    </w:p>
    <w:p w:rsidR="00923281" w:rsidRDefault="00923281" w:rsidP="0052121B">
      <w:pPr>
        <w:pStyle w:val="Paragraphedeliste"/>
        <w:numPr>
          <w:ilvl w:val="0"/>
          <w:numId w:val="11"/>
        </w:numPr>
        <w:rPr>
          <w:ins w:id="3712" w:author="Arthur Parmentier" w:date="2020-06-09T14:40:00Z"/>
        </w:rPr>
      </w:pPr>
      <w:ins w:id="3713" w:author="Arthur Parmentier" w:date="2020-06-09T14:40:00Z">
        <w:r>
          <w:t>First</w:t>
        </w:r>
      </w:ins>
      <w:ins w:id="3714" w:author="Arthur Parmentier" w:date="2020-06-09T14:42:00Z">
        <w:r>
          <w:t>, I would like to remark that in his description, the error is a grammatical error (the sentence is wrong</w:t>
        </w:r>
      </w:ins>
      <w:ins w:id="3715" w:author="Arthur Parmentier" w:date="2020-06-09T14:43:00Z">
        <w:r>
          <w:t>), hence the “general rule” is in his words a grammatical rule of SP.</w:t>
        </w:r>
      </w:ins>
    </w:p>
    <w:p w:rsidR="0052121B" w:rsidRDefault="009C730D" w:rsidP="0052121B">
      <w:pPr>
        <w:pStyle w:val="Paragraphedeliste"/>
        <w:numPr>
          <w:ilvl w:val="0"/>
          <w:numId w:val="11"/>
        </w:numPr>
        <w:rPr>
          <w:ins w:id="3716" w:author="Arthur Parmentier" w:date="2020-06-08T18:44:00Z"/>
        </w:rPr>
      </w:pPr>
      <w:ins w:id="3717" w:author="Arthur Parmentier" w:date="2020-06-09T14:43:00Z">
        <w:r>
          <w:t xml:space="preserve">Then, </w:t>
        </w:r>
      </w:ins>
      <w:ins w:id="3718" w:author="Arthur Parmentier" w:date="2020-06-08T18:43:00Z">
        <w:r w:rsidR="0046150A">
          <w:t xml:space="preserve">I would like to </w:t>
        </w:r>
      </w:ins>
      <w:ins w:id="3719" w:author="Arthur Parmentier" w:date="2020-06-09T14:18:00Z">
        <w:r w:rsidR="00E1724C">
          <w:t>point out</w:t>
        </w:r>
      </w:ins>
      <w:ins w:id="3720" w:author="Arthur Parmentier" w:date="2020-06-08T18:43:00Z">
        <w:r w:rsidR="0046150A">
          <w:t xml:space="preserve"> that </w:t>
        </w:r>
      </w:ins>
      <w:ins w:id="3721" w:author="Arthur Parmentier" w:date="2020-06-09T14:20:00Z">
        <w:r w:rsidR="00E1724C">
          <w:t xml:space="preserve">part of Thompson’s statement is inconsistent with </w:t>
        </w:r>
      </w:ins>
      <w:ins w:id="3722" w:author="Arthur Parmentier" w:date="2020-06-09T14:22:00Z">
        <w:r w:rsidR="00E1724C">
          <w:t xml:space="preserve">very common </w:t>
        </w:r>
      </w:ins>
      <w:ins w:id="3723" w:author="Arthur Parmentier" w:date="2020-06-09T14:23:00Z">
        <w:r w:rsidR="00F93BBF">
          <w:t xml:space="preserve">similar </w:t>
        </w:r>
      </w:ins>
      <w:ins w:id="3724" w:author="Arthur Parmentier" w:date="2020-06-09T14:22:00Z">
        <w:r w:rsidR="00E1724C">
          <w:t xml:space="preserve">situations in SP </w:t>
        </w:r>
      </w:ins>
      <w:ins w:id="3725" w:author="Arthur Parmentier" w:date="2020-06-09T14:23:00Z">
        <w:r w:rsidR="00E1724C">
          <w:t xml:space="preserve">that are not </w:t>
        </w:r>
      </w:ins>
      <w:ins w:id="3726" w:author="Arthur Parmentier" w:date="2020-06-09T14:46:00Z">
        <w:r w:rsidR="00BA4A28">
          <w:t xml:space="preserve">considered </w:t>
        </w:r>
      </w:ins>
      <w:ins w:id="3727" w:author="Arthur Parmentier" w:date="2020-06-09T14:23:00Z">
        <w:r w:rsidR="00E1724C">
          <w:t>as errors.</w:t>
        </w:r>
      </w:ins>
      <w:ins w:id="3728" w:author="Arthur Parmentier" w:date="2020-06-08T18:44:00Z">
        <w:r w:rsidR="0052121B">
          <w:br/>
        </w:r>
        <w:r w:rsidR="0052121B" w:rsidRPr="007C437A">
          <w:t xml:space="preserve">In his statement, Thompson </w:t>
        </w:r>
      </w:ins>
      <w:ins w:id="3729" w:author="Arthur Parmentier" w:date="2020-06-09T14:23:00Z">
        <w:r w:rsidR="00FB06DB">
          <w:t>describ</w:t>
        </w:r>
        <w:r w:rsidR="0058409F">
          <w:t>es</w:t>
        </w:r>
      </w:ins>
      <w:ins w:id="3730" w:author="Arthur Parmentier" w:date="2020-06-08T18:44:00Z">
        <w:r w:rsidR="0052121B" w:rsidRPr="007C437A">
          <w:t xml:space="preserve"> the ambiguity </w:t>
        </w:r>
      </w:ins>
      <w:ins w:id="3731" w:author="Arthur Parmentier" w:date="2020-06-09T14:46:00Z">
        <w:r w:rsidR="00FA2ADF">
          <w:t xml:space="preserve">on the side of the performer </w:t>
        </w:r>
      </w:ins>
      <w:ins w:id="3732" w:author="Arthur Parmentier" w:date="2020-06-08T18:44:00Z">
        <w:r w:rsidR="0052121B" w:rsidRPr="007C437A">
          <w:t>of being request</w:t>
        </w:r>
      </w:ins>
      <w:ins w:id="3733" w:author="Arthur Parmentier" w:date="2020-06-09T14:24:00Z">
        <w:r w:rsidR="000C7823">
          <w:t>ed</w:t>
        </w:r>
      </w:ins>
      <w:ins w:id="3734" w:author="Arthur Parmentier" w:date="2020-06-08T18:44:00Z">
        <w:r w:rsidR="0052121B" w:rsidRPr="007C437A">
          <w:t xml:space="preserve"> a new content, for instance with Content gestures without first indicating what to do with the material being performed. </w:t>
        </w:r>
      </w:ins>
      <w:ins w:id="3735" w:author="Arthur Parmentier" w:date="2020-06-08T18:45:00Z">
        <w:r w:rsidR="0052121B">
          <w:br/>
        </w:r>
      </w:ins>
      <w:ins w:id="3736" w:author="Arthur Parmentier" w:date="2020-06-08T18:44:00Z">
        <w:r w:rsidR="0052121B" w:rsidRPr="007C437A">
          <w:t>However, in practice, this situation is observed</w:t>
        </w:r>
      </w:ins>
      <w:ins w:id="3737" w:author="Arthur Parmentier" w:date="2020-06-09T14:46:00Z">
        <w:r w:rsidR="00D45F62">
          <w:t xml:space="preserve"> very commonly and even</w:t>
        </w:r>
      </w:ins>
      <w:ins w:id="3738" w:author="Arthur Parmentier" w:date="2020-06-08T18:44:00Z">
        <w:r w:rsidR="0052121B" w:rsidRPr="007C437A">
          <w:t xml:space="preserve"> in the compositions</w:t>
        </w:r>
      </w:ins>
      <w:ins w:id="3739" w:author="Arthur Parmentier" w:date="2020-06-09T14:24:00Z">
        <w:r w:rsidR="004B4449">
          <w:t xml:space="preserve"> and teachings</w:t>
        </w:r>
      </w:ins>
      <w:ins w:id="3740" w:author="Arthur Parmentier" w:date="2020-06-08T18:44:00Z">
        <w:r w:rsidR="0052121B" w:rsidRPr="007C437A">
          <w:t xml:space="preserve"> of Thompson himself. Take the following basic example: “whole group, long tone, play. Whole group, minimalism, play”. According to his statement, the second phrase is an error because the performers have not been indicated what to do with the ongoing long tone. </w:t>
        </w:r>
        <w:r w:rsidR="0052121B" w:rsidRPr="007C437A">
          <w:br/>
        </w:r>
      </w:ins>
      <w:ins w:id="3741" w:author="Arthur Parmentier" w:date="2020-06-08T18:45:00Z">
        <w:r w:rsidR="0052121B">
          <w:t>In fact</w:t>
        </w:r>
      </w:ins>
      <w:ins w:id="3742" w:author="Arthur Parmentier" w:date="2020-06-08T18:44:00Z">
        <w:r w:rsidR="0052121B" w:rsidRPr="007C437A">
          <w:t>, we learn by convention in SP that the long tone must be stopped</w:t>
        </w:r>
      </w:ins>
      <w:ins w:id="3743" w:author="Arthur Parmentier" w:date="2020-06-09T14:47:00Z">
        <w:r w:rsidR="00B62A72">
          <w:t xml:space="preserve"> by the performers</w:t>
        </w:r>
      </w:ins>
      <w:ins w:id="3744" w:author="Arthur Parmentier" w:date="2020-06-08T18:44:00Z">
        <w:r w:rsidR="0052121B" w:rsidRPr="007C437A">
          <w:t xml:space="preserve"> at the moment that the minimalism is requested by the soundpainter</w:t>
        </w:r>
      </w:ins>
      <w:ins w:id="3745" w:author="Arthur Parmentier" w:date="2020-06-09T14:48:00Z">
        <w:r w:rsidR="00172A35">
          <w:t xml:space="preserve">; I have never seen a soundpainter signing “[step out the </w:t>
        </w:r>
      </w:ins>
      <w:ins w:id="3746" w:author="Arthur Parmentier" w:date="2020-06-09T14:49:00Z">
        <w:r w:rsidR="00172A35">
          <w:t xml:space="preserve">box] </w:t>
        </w:r>
      </w:ins>
      <w:ins w:id="3747" w:author="Arthur Parmentier" w:date="2020-06-09T14:48:00Z">
        <w:r w:rsidR="00172A35">
          <w:t>whole group, off, minimalism, play [step in the box]”</w:t>
        </w:r>
      </w:ins>
      <w:ins w:id="3748" w:author="Arthur Parmentier" w:date="2020-06-09T14:49:00Z">
        <w:r w:rsidR="00172A35">
          <w:t xml:space="preserve"> to tell the performers to stop prior content before performing the minimalism.</w:t>
        </w:r>
      </w:ins>
      <w:ins w:id="3749" w:author="Arthur Parmentier" w:date="2020-06-08T18:44:00Z">
        <w:r w:rsidR="0052121B" w:rsidRPr="007C437A">
          <w:t xml:space="preserve"> </w:t>
        </w:r>
      </w:ins>
      <w:ins w:id="3750" w:author="Arthur Parmentier" w:date="2020-06-09T14:49:00Z">
        <w:r w:rsidR="00915A1A">
          <w:br/>
        </w:r>
      </w:ins>
      <w:ins w:id="3751" w:author="Arthur Parmentier" w:date="2020-06-08T18:44:00Z">
        <w:r w:rsidR="0052121B" w:rsidRPr="007C437A">
          <w:t xml:space="preserve">The fact that </w:t>
        </w:r>
      </w:ins>
      <w:ins w:id="3752" w:author="Arthur Parmentier" w:date="2020-06-08T18:46:00Z">
        <w:r w:rsidR="00F332F2">
          <w:t xml:space="preserve">a prior content </w:t>
        </w:r>
      </w:ins>
      <w:ins w:id="3753" w:author="Arthur Parmentier" w:date="2020-06-08T18:44:00Z">
        <w:r w:rsidR="0052121B" w:rsidRPr="007C437A">
          <w:t xml:space="preserve">must be stopped </w:t>
        </w:r>
      </w:ins>
      <w:ins w:id="3754" w:author="Arthur Parmentier" w:date="2020-06-08T18:46:00Z">
        <w:r w:rsidR="00F332F2">
          <w:t xml:space="preserve">when a new one is requested </w:t>
        </w:r>
      </w:ins>
      <w:ins w:id="3755" w:author="Arthur Parmentier" w:date="2020-06-08T18:44:00Z">
        <w:r w:rsidR="0052121B" w:rsidRPr="007C437A">
          <w:t xml:space="preserve">is a convention that has been formalized in SP as “default parameters”. If one decides to ask the performers to behave differently, the new parameters </w:t>
        </w:r>
      </w:ins>
      <w:ins w:id="3756" w:author="Arthur Parmentier" w:date="2020-06-09T14:25:00Z">
        <w:r w:rsidR="00640E93">
          <w:t>can</w:t>
        </w:r>
      </w:ins>
      <w:ins w:id="3757" w:author="Arthur Parmentier" w:date="2020-06-08T18:44:00Z">
        <w:r w:rsidR="0052121B" w:rsidRPr="007C437A">
          <w:t xml:space="preserve"> be conventionally defined prior to the performance </w:t>
        </w:r>
        <w:r w:rsidR="0052121B" w:rsidRPr="007C437A">
          <w:lastRenderedPageBreak/>
          <w:t>and assigned to specific signs and indexes</w:t>
        </w:r>
        <w:r w:rsidR="0052121B" w:rsidRPr="007C437A">
          <w:rPr>
            <w:rStyle w:val="Appelnotedebasdep"/>
          </w:rPr>
          <w:footnoteReference w:id="46"/>
        </w:r>
        <w:r w:rsidR="0052121B" w:rsidRPr="007C437A">
          <w:t>. In his statement, Thompson seems to forget that the situation he describes is very common but is in practice never judged as an error, because of the conventions that are learned on how to interpret such ambiguous requests.</w:t>
        </w:r>
      </w:ins>
    </w:p>
    <w:p w:rsidR="00224A9B" w:rsidRPr="007C437A" w:rsidRDefault="00B45AC7">
      <w:pPr>
        <w:pStyle w:val="Paragraphedeliste"/>
        <w:numPr>
          <w:ilvl w:val="0"/>
          <w:numId w:val="11"/>
        </w:numPr>
        <w:rPr>
          <w:ins w:id="3762" w:author="Arthur Parmentier" w:date="2020-06-08T18:17:00Z"/>
        </w:rPr>
      </w:pPr>
      <w:ins w:id="3763" w:author="Arthur Parmentier" w:date="2020-06-09T14:43:00Z">
        <w:r>
          <w:t>At this point, o</w:t>
        </w:r>
      </w:ins>
      <w:ins w:id="3764" w:author="Arthur Parmentier" w:date="2020-06-08T18:47:00Z">
        <w:r w:rsidR="00F332F2">
          <w:t xml:space="preserve">ne could still argue that </w:t>
        </w:r>
      </w:ins>
      <w:ins w:id="3765" w:author="Arthur Parmentier" w:date="2020-06-08T18:48:00Z">
        <w:r w:rsidR="00F332F2">
          <w:t xml:space="preserve">even though </w:t>
        </w:r>
      </w:ins>
      <w:ins w:id="3766" w:author="Arthur Parmentier" w:date="2020-06-08T18:47:00Z">
        <w:r w:rsidR="00F332F2">
          <w:t>the error is conventional</w:t>
        </w:r>
      </w:ins>
      <w:ins w:id="3767" w:author="Arthur Parmentier" w:date="2020-06-08T18:48:00Z">
        <w:r w:rsidR="00F332F2">
          <w:t xml:space="preserve"> and not </w:t>
        </w:r>
      </w:ins>
      <w:ins w:id="3768" w:author="Arthur Parmentier" w:date="2020-06-09T14:43:00Z">
        <w:r>
          <w:t>grammatical</w:t>
        </w:r>
      </w:ins>
      <w:ins w:id="3769" w:author="Arthur Parmentier" w:date="2020-06-08T18:48:00Z">
        <w:r w:rsidR="00F332F2">
          <w:t>, it is</w:t>
        </w:r>
      </w:ins>
      <w:ins w:id="3770" w:author="Arthur Parmentier" w:date="2020-06-08T18:47:00Z">
        <w:r w:rsidR="00F332F2">
          <w:t xml:space="preserve"> still</w:t>
        </w:r>
      </w:ins>
      <w:ins w:id="3771" w:author="Arthur Parmentier" w:date="2020-06-08T18:48:00Z">
        <w:r w:rsidR="00F332F2">
          <w:t xml:space="preserve"> a rule of SP.</w:t>
        </w:r>
      </w:ins>
      <w:ins w:id="3772" w:author="Arthur Parmentier" w:date="2020-06-08T18:43:00Z">
        <w:r w:rsidR="0046150A">
          <w:br/>
        </w:r>
      </w:ins>
      <w:ins w:id="3773" w:author="Arthur Parmentier" w:date="2020-06-08T18:42:00Z">
        <w:r w:rsidR="0046150A" w:rsidRPr="007C437A">
          <w:t>We have seen previously that in the</w:t>
        </w:r>
        <w:r w:rsidR="0046150A">
          <w:t xml:space="preserve"> conventions </w:t>
        </w:r>
        <w:r w:rsidR="0046150A" w:rsidRPr="007C437A">
          <w:t>of SP, the mistake has no place on the side of the performer</w:t>
        </w:r>
      </w:ins>
      <w:ins w:id="3774" w:author="Arthur Parmentier" w:date="2020-06-08T18:49:00Z">
        <w:r w:rsidR="00164176">
          <w:t xml:space="preserve">. </w:t>
        </w:r>
      </w:ins>
      <w:ins w:id="3775" w:author="Arthur Parmentier" w:date="2020-06-08T18:50:00Z">
        <w:r w:rsidR="00164176">
          <w:t>At the exception of grammatical errors</w:t>
        </w:r>
      </w:ins>
      <w:ins w:id="3776" w:author="Arthur Parmentier" w:date="2020-06-09T14:50:00Z">
        <w:r w:rsidR="00CC52F4">
          <w:t xml:space="preserve"> (which in this case it is not)</w:t>
        </w:r>
      </w:ins>
      <w:ins w:id="3777" w:author="Arthur Parmentier" w:date="2020-06-08T18:50:00Z">
        <w:r w:rsidR="00164176">
          <w:t xml:space="preserve">, </w:t>
        </w:r>
      </w:ins>
      <w:ins w:id="3778" w:author="Arthur Parmentier" w:date="2020-06-08T18:49:00Z">
        <w:r w:rsidR="00164176">
          <w:t>I</w:t>
        </w:r>
      </w:ins>
      <w:ins w:id="3779" w:author="Arthur Parmentier" w:date="2020-06-08T18:17:00Z">
        <w:r w:rsidR="00224A9B" w:rsidRPr="007C437A">
          <w:t xml:space="preserve"> </w:t>
        </w:r>
      </w:ins>
      <w:ins w:id="3780" w:author="Arthur Parmentier" w:date="2020-06-08T18:50:00Z">
        <w:r w:rsidR="00164176">
          <w:t xml:space="preserve">then </w:t>
        </w:r>
      </w:ins>
      <w:ins w:id="3781" w:author="Arthur Parmentier" w:date="2020-06-08T18:17:00Z">
        <w:r w:rsidR="00224A9B" w:rsidRPr="007C437A">
          <w:t>wonder why would mistakes exist on the side of the soundpainter</w:t>
        </w:r>
      </w:ins>
      <w:ins w:id="3782" w:author="Arthur Parmentier" w:date="2020-06-08T18:49:00Z">
        <w:r w:rsidR="00164176">
          <w:t xml:space="preserve">. </w:t>
        </w:r>
      </w:ins>
      <w:ins w:id="3783" w:author="Arthur Parmentier" w:date="2020-06-08T18:50:00Z">
        <w:r w:rsidR="00164176">
          <w:t xml:space="preserve">Indeed, </w:t>
        </w:r>
      </w:ins>
      <w:ins w:id="3784" w:author="Arthur Parmentier" w:date="2020-06-08T18:17:00Z">
        <w:r w:rsidR="00224A9B" w:rsidRPr="007C437A">
          <w:t xml:space="preserve">Thompson justifies the inexistence of mistakes on the performer side by the interesting propositions and situations it creates for the composition. </w:t>
        </w:r>
        <w:r w:rsidR="00224A9B" w:rsidRPr="007C437A">
          <w:br/>
          <w:t>I believe that</w:t>
        </w:r>
      </w:ins>
      <w:ins w:id="3785" w:author="Arthur Parmentier" w:date="2020-06-09T14:50:00Z">
        <w:r w:rsidR="0056155E">
          <w:t xml:space="preserve"> in general,</w:t>
        </w:r>
      </w:ins>
      <w:ins w:id="3786" w:author="Arthur Parmentier" w:date="2020-06-08T18:17:00Z">
        <w:r w:rsidR="00224A9B" w:rsidRPr="007C437A">
          <w:t xml:space="preserve"> mistakes on the side of the soundpainter could also result in interesting compositional propositions, ambiguities and unexpected behaviors. It is well known that languages develop some mistakes and that </w:t>
        </w:r>
      </w:ins>
      <w:ins w:id="3787" w:author="Arthur Parmentier" w:date="2020-06-09T14:50:00Z">
        <w:r w:rsidR="00102D2B">
          <w:t>they</w:t>
        </w:r>
      </w:ins>
      <w:ins w:id="3788" w:author="Arthur Parmentier" w:date="2020-06-08T18:17:00Z">
        <w:r w:rsidR="00224A9B" w:rsidRPr="007C437A">
          <w:t xml:space="preserve"> are most of the time the result of unconscious analogies</w:t>
        </w:r>
        <w:r w:rsidR="00224A9B" w:rsidRPr="007C437A">
          <w:rPr>
            <w:rStyle w:val="Appelnotedebasdep"/>
          </w:rPr>
          <w:footnoteReference w:id="47"/>
        </w:r>
        <w:r w:rsidR="00224A9B" w:rsidRPr="007C437A">
          <w:t xml:space="preserve"> (and other mechanisms) that reveal the role</w:t>
        </w:r>
      </w:ins>
      <w:ins w:id="3791" w:author="Arthur Parmentier" w:date="2020-06-09T14:51:00Z">
        <w:r w:rsidR="006B4535">
          <w:t xml:space="preserve"> of hidden structures</w:t>
        </w:r>
      </w:ins>
      <w:ins w:id="3792" w:author="Arthur Parmentier" w:date="2020-06-08T18:17:00Z">
        <w:r w:rsidR="00224A9B" w:rsidRPr="007C437A">
          <w:t xml:space="preserve"> in the</w:t>
        </w:r>
      </w:ins>
      <w:ins w:id="3793" w:author="Arthur Parmentier" w:date="2020-06-09T14:51:00Z">
        <w:r w:rsidR="00F20247">
          <w:t xml:space="preserve"> understanding and</w:t>
        </w:r>
      </w:ins>
      <w:ins w:id="3794" w:author="Arthur Parmentier" w:date="2020-06-08T18:17:00Z">
        <w:r w:rsidR="00224A9B" w:rsidRPr="007C437A">
          <w:t xml:space="preserve"> production of language. In fact, most of the language we use for our everyday life comes from such mistakes and uncontrolled evolutions of the grammar.</w:t>
        </w:r>
      </w:ins>
    </w:p>
    <w:p w:rsidR="006626B3" w:rsidRDefault="00224A9B" w:rsidP="00923281">
      <w:pPr>
        <w:pStyle w:val="Paragraphedeliste"/>
        <w:numPr>
          <w:ilvl w:val="0"/>
          <w:numId w:val="11"/>
        </w:numPr>
        <w:rPr>
          <w:ins w:id="3795" w:author="Arthur Parmentier" w:date="2020-06-08T19:00:00Z"/>
        </w:rPr>
        <w:pPrChange w:id="3796" w:author="Arthur Parmentier" w:date="2020-06-09T14:41:00Z">
          <w:pPr>
            <w:pStyle w:val="Paragraphedeliste"/>
            <w:numPr>
              <w:numId w:val="11"/>
            </w:numPr>
            <w:ind w:left="360" w:hanging="360"/>
          </w:pPr>
        </w:pPrChange>
      </w:pPr>
      <w:ins w:id="3797" w:author="Arthur Parmentier" w:date="2020-06-08T18:17:00Z">
        <w:r w:rsidRPr="007C437A">
          <w:t xml:space="preserve">Finally, I would like to propose an interpretation of his statement as a mark of his own conventions as a composer. This will allow us to discuss the role of the traditional composer in the structural rules of SP that are particular to </w:t>
        </w:r>
      </w:ins>
      <w:ins w:id="3798" w:author="Arthur Parmentier" w:date="2020-06-09T14:52:00Z">
        <w:r w:rsidR="003906EB">
          <w:t>configurations</w:t>
        </w:r>
      </w:ins>
      <w:ins w:id="3799" w:author="Arthur Parmentier" w:date="2020-06-08T18:17:00Z">
        <w:r w:rsidRPr="007C437A">
          <w:t xml:space="preserve"> rather than the syntax of the sign language.</w:t>
        </w:r>
        <w:r w:rsidRPr="007C437A">
          <w:br/>
          <w:t xml:space="preserve">It is obvious that most of structures and conventions in SP follow closely the visions of Thompson on composition and what he </w:t>
        </w:r>
      </w:ins>
      <w:ins w:id="3800" w:author="Arthur Parmentier" w:date="2020-06-08T18:53:00Z">
        <w:r w:rsidR="00267F35">
          <w:t>does</w:t>
        </w:r>
      </w:ins>
      <w:ins w:id="3801" w:author="Arthur Parmentier" w:date="2020-06-08T18:17:00Z">
        <w:r w:rsidRPr="007C437A">
          <w:t xml:space="preserve"> expect from the performers</w:t>
        </w:r>
      </w:ins>
      <w:ins w:id="3802" w:author="Arthur Parmentier" w:date="2020-06-08T18:52:00Z">
        <w:r w:rsidR="006A2FCD">
          <w:t xml:space="preserve"> hims</w:t>
        </w:r>
      </w:ins>
      <w:ins w:id="3803" w:author="Arthur Parmentier" w:date="2020-06-08T18:53:00Z">
        <w:r w:rsidR="006A2FCD">
          <w:t>elf</w:t>
        </w:r>
      </w:ins>
      <w:ins w:id="3804" w:author="Arthur Parmentier" w:date="2020-06-08T18:17:00Z">
        <w:r w:rsidRPr="007C437A">
          <w:t xml:space="preserve">. What he calls a “general rule” </w:t>
        </w:r>
      </w:ins>
      <w:ins w:id="3805" w:author="Arthur Parmentier" w:date="2020-06-08T18:53:00Z">
        <w:r w:rsidR="006C4D16">
          <w:t>in his statement is to my point of view</w:t>
        </w:r>
      </w:ins>
      <w:ins w:id="3806" w:author="Arthur Parmentier" w:date="2020-06-08T18:17:00Z">
        <w:r w:rsidRPr="007C437A">
          <w:t xml:space="preserve"> his own convention. </w:t>
        </w:r>
      </w:ins>
      <w:ins w:id="3807" w:author="Arthur Parmentier" w:date="2020-06-08T18:54:00Z">
        <w:r w:rsidR="006C4D16">
          <w:br/>
        </w:r>
      </w:ins>
      <w:ins w:id="3808" w:author="Arthur Parmentier" w:date="2020-06-08T18:17:00Z">
        <w:r w:rsidRPr="007C437A">
          <w:t xml:space="preserve">Indeed, a different composer could as well </w:t>
        </w:r>
      </w:ins>
      <w:ins w:id="3809" w:author="Arthur Parmentier" w:date="2020-06-08T18:54:00Z">
        <w:r w:rsidR="006C4D16">
          <w:t>propose by convention that</w:t>
        </w:r>
      </w:ins>
      <w:ins w:id="3810" w:author="Arthur Parmentier" w:date="2020-06-08T18:17:00Z">
        <w:r w:rsidRPr="007C437A">
          <w:t xml:space="preserve"> scan, point to point and all content gestures are meant as </w:t>
        </w:r>
      </w:ins>
      <w:ins w:id="3811" w:author="Arthur Parmentier" w:date="2020-06-08T18:54:00Z">
        <w:r w:rsidR="009D3389">
          <w:t xml:space="preserve">additional </w:t>
        </w:r>
      </w:ins>
      <w:ins w:id="3812" w:author="Arthur Parmentier" w:date="2020-06-08T18:17:00Z">
        <w:r w:rsidRPr="007C437A">
          <w:t>layers</w:t>
        </w:r>
      </w:ins>
      <w:ins w:id="3813" w:author="Arthur Parmentier" w:date="2020-06-08T18:54:00Z">
        <w:r w:rsidR="006626B3">
          <w:t xml:space="preserve"> on</w:t>
        </w:r>
      </w:ins>
      <w:ins w:id="3814" w:author="Arthur Parmentier" w:date="2020-06-08T18:17:00Z">
        <w:r w:rsidRPr="007C437A">
          <w:t xml:space="preserve"> the ongoing material. </w:t>
        </w:r>
      </w:ins>
      <w:ins w:id="3815" w:author="Arthur Parmentier" w:date="2020-06-08T18:55:00Z">
        <w:r w:rsidR="006626B3">
          <w:t>S</w:t>
        </w:r>
      </w:ins>
      <w:ins w:id="3816" w:author="Arthur Parmentier" w:date="2020-06-08T18:17:00Z">
        <w:r w:rsidRPr="007C437A">
          <w:t xml:space="preserve">uch conventions </w:t>
        </w:r>
      </w:ins>
      <w:ins w:id="3817" w:author="Arthur Parmentier" w:date="2020-06-08T18:55:00Z">
        <w:r w:rsidR="006626B3">
          <w:t>are what allow performers to</w:t>
        </w:r>
      </w:ins>
      <w:ins w:id="3818" w:author="Arthur Parmentier" w:date="2020-06-08T18:17:00Z">
        <w:r w:rsidRPr="007C437A">
          <w:t xml:space="preserve"> interpret ambiguous requests</w:t>
        </w:r>
      </w:ins>
      <w:ins w:id="3819" w:author="Arthur Parmentier" w:date="2020-06-08T18:56:00Z">
        <w:r w:rsidR="006626B3">
          <w:t xml:space="preserve"> in other situations</w:t>
        </w:r>
      </w:ins>
      <w:ins w:id="3820" w:author="Arthur Parmentier" w:date="2020-06-08T18:55:00Z">
        <w:r w:rsidR="006626B3">
          <w:t xml:space="preserve"> (</w:t>
        </w:r>
      </w:ins>
      <w:ins w:id="3821" w:author="Arthur Parmentier" w:date="2020-06-08T18:56:00Z">
        <w:r w:rsidR="006626B3">
          <w:t>cf. the example in the first point)</w:t>
        </w:r>
      </w:ins>
      <w:ins w:id="3822" w:author="Arthur Parmentier" w:date="2020-06-08T18:17:00Z">
        <w:r w:rsidRPr="007C437A">
          <w:t>; but it may be the case that Thompson or other soundpainters disagree on th</w:t>
        </w:r>
      </w:ins>
      <w:ins w:id="3823" w:author="Arthur Parmentier" w:date="2020-06-08T18:57:00Z">
        <w:r w:rsidR="006626B3">
          <w:t>e conventions to use when the soundpainter indicates new modes.</w:t>
        </w:r>
        <w:r w:rsidR="006626B3">
          <w:br/>
        </w:r>
      </w:ins>
      <w:ins w:id="3824" w:author="Arthur Parmentier" w:date="2020-06-08T18:59:00Z">
        <w:r w:rsidR="006626B3">
          <w:t>As a composer</w:t>
        </w:r>
      </w:ins>
      <w:ins w:id="3825" w:author="Arthur Parmentier" w:date="2020-06-08T18:17:00Z">
        <w:r w:rsidRPr="007C437A">
          <w:t xml:space="preserve"> Thompson developed and formalize</w:t>
        </w:r>
      </w:ins>
      <w:ins w:id="3826" w:author="Arthur Parmentier" w:date="2020-06-08T18:58:00Z">
        <w:r w:rsidR="006626B3">
          <w:t>d</w:t>
        </w:r>
      </w:ins>
      <w:ins w:id="3827" w:author="Arthur Parmentier" w:date="2020-06-08T18:17:00Z">
        <w:r w:rsidRPr="007C437A">
          <w:t xml:space="preserve"> an important set of conventions from his own experience (we can think of the conventions about the development rates, neutral positions, or simple conventions such as what defines a minimalism or a pointillism)</w:t>
        </w:r>
      </w:ins>
      <w:ins w:id="3828" w:author="Arthur Parmentier" w:date="2020-06-08T18:59:00Z">
        <w:r w:rsidR="006626B3">
          <w:t xml:space="preserve"> that he diffuses as a main figure and teacher of SP.</w:t>
        </w:r>
      </w:ins>
    </w:p>
    <w:p w:rsidR="00224A9B" w:rsidRDefault="00224A9B" w:rsidP="006626B3">
      <w:pPr>
        <w:rPr>
          <w:ins w:id="3829" w:author="Arthur Parmentier" w:date="2020-06-08T19:02:00Z"/>
        </w:rPr>
      </w:pPr>
      <w:ins w:id="3830" w:author="Arthur Parmentier" w:date="2020-06-08T18:17:00Z">
        <w:r w:rsidRPr="007C437A">
          <w:t xml:space="preserve">This example </w:t>
        </w:r>
      </w:ins>
      <w:ins w:id="3831" w:author="Arthur Parmentier" w:date="2020-06-09T15:56:00Z">
        <w:r w:rsidR="0015509F">
          <w:t xml:space="preserve">also </w:t>
        </w:r>
      </w:ins>
      <w:ins w:id="3832" w:author="Arthur Parmentier" w:date="2020-06-08T18:17:00Z">
        <w:r w:rsidRPr="007C437A">
          <w:t xml:space="preserve">points out </w:t>
        </w:r>
      </w:ins>
      <w:ins w:id="3833" w:author="Arthur Parmentier" w:date="2020-06-09T15:56:00Z">
        <w:r w:rsidR="0015509F">
          <w:t xml:space="preserve">the </w:t>
        </w:r>
      </w:ins>
      <w:ins w:id="3834" w:author="Arthur Parmentier" w:date="2020-06-08T18:17:00Z">
        <w:r w:rsidRPr="007C437A">
          <w:t xml:space="preserve">important role </w:t>
        </w:r>
      </w:ins>
      <w:ins w:id="3835" w:author="Arthur Parmentier" w:date="2020-06-09T15:56:00Z">
        <w:r w:rsidR="0015509F">
          <w:t>of</w:t>
        </w:r>
      </w:ins>
      <w:ins w:id="3836" w:author="Arthur Parmentier" w:date="2020-06-08T18:17:00Z">
        <w:r w:rsidRPr="007C437A">
          <w:t xml:space="preserve"> conventions and other sets of rules that are not explained from within the grammar of SP but </w:t>
        </w:r>
      </w:ins>
      <w:ins w:id="3837" w:author="Arthur Parmentier" w:date="2020-06-09T15:58:00Z">
        <w:r w:rsidR="0015509F">
          <w:t>are determined by</w:t>
        </w:r>
      </w:ins>
      <w:ins w:id="3838" w:author="Arthur Parmentier" w:date="2020-06-08T19:00:00Z">
        <w:r w:rsidR="006626B3">
          <w:t xml:space="preserve"> the configuration of the group</w:t>
        </w:r>
      </w:ins>
      <w:ins w:id="3839" w:author="Arthur Parmentier" w:date="2020-06-09T15:57:00Z">
        <w:r w:rsidR="0015509F">
          <w:t xml:space="preserve">, for instance by </w:t>
        </w:r>
      </w:ins>
      <w:ins w:id="3840" w:author="Arthur Parmentier" w:date="2020-06-09T15:58:00Z">
        <w:r w:rsidR="0015509F">
          <w:t>a</w:t>
        </w:r>
      </w:ins>
      <w:ins w:id="3841" w:author="Arthur Parmentier" w:date="2020-06-09T15:57:00Z">
        <w:r w:rsidR="0015509F">
          <w:t xml:space="preserve"> </w:t>
        </w:r>
      </w:ins>
      <w:ins w:id="3842" w:author="Arthur Parmentier" w:date="2020-06-09T15:58:00Z">
        <w:r w:rsidR="0015509F">
          <w:t>composer.</w:t>
        </w:r>
      </w:ins>
    </w:p>
    <w:p w:rsidR="00475506" w:rsidRDefault="00475506">
      <w:pPr>
        <w:pStyle w:val="Titre4"/>
        <w:rPr>
          <w:ins w:id="3843" w:author="Arthur Parmentier" w:date="2020-06-08T19:01:00Z"/>
        </w:rPr>
        <w:pPrChange w:id="3844" w:author="Arthur Parmentier" w:date="2020-06-08T19:02:00Z">
          <w:pPr/>
        </w:pPrChange>
      </w:pPr>
      <w:ins w:id="3845" w:author="Arthur Parmentier" w:date="2020-06-08T19:03:00Z">
        <w:r>
          <w:lastRenderedPageBreak/>
          <w:t>A remark on the diffusion of conventions in SP</w:t>
        </w:r>
      </w:ins>
    </w:p>
    <w:p w:rsidR="00E02592" w:rsidRDefault="00BE5C4A" w:rsidP="006626B3">
      <w:pPr>
        <w:rPr>
          <w:ins w:id="3846" w:author="Arthur Parmentier" w:date="2020-06-08T19:03:00Z"/>
        </w:rPr>
      </w:pPr>
      <w:ins w:id="3847" w:author="Arthur Parmentier" w:date="2020-06-08T19:19:00Z">
        <w:r>
          <w:t>The pr</w:t>
        </w:r>
      </w:ins>
      <w:ins w:id="3848" w:author="Arthur Parmentier" w:date="2020-06-08T19:20:00Z">
        <w:r>
          <w:t xml:space="preserve">evious example </w:t>
        </w:r>
      </w:ins>
      <w:ins w:id="3849" w:author="Arthur Parmentier" w:date="2020-06-08T19:01:00Z">
        <w:r w:rsidR="00E02592">
          <w:t xml:space="preserve">underlines the </w:t>
        </w:r>
      </w:ins>
      <w:ins w:id="3850" w:author="Arthur Parmentier" w:date="2020-06-09T15:59:00Z">
        <w:r w:rsidR="00413D55">
          <w:t xml:space="preserve">conjunction of two </w:t>
        </w:r>
      </w:ins>
      <w:ins w:id="3851" w:author="Arthur Parmentier" w:date="2020-06-08T19:01:00Z">
        <w:r w:rsidR="00E02592">
          <w:t>role</w:t>
        </w:r>
      </w:ins>
      <w:ins w:id="3852" w:author="Arthur Parmentier" w:date="2020-06-09T15:59:00Z">
        <w:r w:rsidR="00413D55">
          <w:t>s</w:t>
        </w:r>
      </w:ins>
      <w:ins w:id="3853" w:author="Arthur Parmentier" w:date="2020-06-08T19:01:00Z">
        <w:r w:rsidR="00E02592">
          <w:t xml:space="preserve"> of Thompson</w:t>
        </w:r>
      </w:ins>
      <w:ins w:id="3854" w:author="Arthur Parmentier" w:date="2020-06-09T15:59:00Z">
        <w:r w:rsidR="00413D55">
          <w:t>, first as a composer and second as</w:t>
        </w:r>
      </w:ins>
      <w:ins w:id="3855" w:author="Arthur Parmentier" w:date="2020-06-08T19:01:00Z">
        <w:r w:rsidR="00E02592">
          <w:t xml:space="preserve"> the main diffusor and authority of SP, who defined SP rules not only in terms of grammar and semantics but also in term</w:t>
        </w:r>
      </w:ins>
      <w:ins w:id="3856" w:author="Arthur Parmentier" w:date="2020-06-08T19:02:00Z">
        <w:r w:rsidR="00E02592">
          <w:t>s of conventions such as default parameters and configuration choices.</w:t>
        </w:r>
      </w:ins>
    </w:p>
    <w:p w:rsidR="00694125" w:rsidRDefault="007F1431" w:rsidP="00694125">
      <w:pPr>
        <w:rPr>
          <w:ins w:id="3857" w:author="Arthur Parmentier" w:date="2020-06-08T19:22:00Z"/>
        </w:rPr>
      </w:pPr>
      <w:ins w:id="3858" w:author="Arthur Parmentier" w:date="2020-06-08T19:20:00Z">
        <w:r>
          <w:t xml:space="preserve">In the previous parts, </w:t>
        </w:r>
      </w:ins>
      <w:ins w:id="3859" w:author="Arthur Parmentier" w:date="2020-06-08T19:03:00Z">
        <w:r w:rsidR="009C2211" w:rsidRPr="007C437A">
          <w:t xml:space="preserve">I have tried to push for a conceptual separation between SP as a sign language and the elements of context such as conventions and configurations that come with SP performances. </w:t>
        </w:r>
      </w:ins>
      <w:ins w:id="3860" w:author="Arthur Parmentier" w:date="2020-06-08T19:21:00Z">
        <w:r>
          <w:t>T</w:t>
        </w:r>
      </w:ins>
      <w:ins w:id="3861" w:author="Arthur Parmentier" w:date="2020-06-08T19:03:00Z">
        <w:r w:rsidR="009C2211" w:rsidRPr="007C437A">
          <w:t xml:space="preserve">his separation is analogical to language and culture: the culture defines the use, conventions and configurations of a language; the language itself can be described in mere linguistic terms but cannot be understood without elements of culture, that are however not necessarily elements of language. I believe that there is an implicit confusion </w:t>
        </w:r>
      </w:ins>
      <w:ins w:id="3862" w:author="Arthur Parmentier" w:date="2020-06-08T19:21:00Z">
        <w:r>
          <w:t xml:space="preserve">in Thompson’s descriptions </w:t>
        </w:r>
      </w:ins>
      <w:ins w:id="3863" w:author="Arthur Parmentier" w:date="2020-06-08T19:03:00Z">
        <w:r w:rsidR="009C2211" w:rsidRPr="007C437A">
          <w:t xml:space="preserve">between the </w:t>
        </w:r>
      </w:ins>
      <w:ins w:id="3864" w:author="Arthur Parmentier" w:date="2020-06-09T16:01:00Z">
        <w:r w:rsidR="00AC5A44">
          <w:t xml:space="preserve">compositional </w:t>
        </w:r>
      </w:ins>
      <w:ins w:id="3865" w:author="Arthur Parmentier" w:date="2020-06-09T16:02:00Z">
        <w:r w:rsidR="00AC5A44">
          <w:t>conventions in</w:t>
        </w:r>
      </w:ins>
      <w:ins w:id="3866" w:author="Arthur Parmentier" w:date="2020-06-08T19:03:00Z">
        <w:r w:rsidR="009C2211" w:rsidRPr="007C437A">
          <w:t xml:space="preserve"> SP and </w:t>
        </w:r>
      </w:ins>
      <w:ins w:id="3867" w:author="Arthur Parmentier" w:date="2020-06-09T16:02:00Z">
        <w:r w:rsidR="00AC5A44">
          <w:t>its</w:t>
        </w:r>
      </w:ins>
      <w:ins w:id="3868" w:author="Arthur Parmentier" w:date="2020-06-08T19:03:00Z">
        <w:r w:rsidR="009C2211" w:rsidRPr="007C437A">
          <w:t xml:space="preserve"> definition of SP as a sign language.</w:t>
        </w:r>
      </w:ins>
      <w:ins w:id="3869" w:author="Arthur Parmentier" w:date="2020-06-08T19:22:00Z">
        <w:r w:rsidR="00694125">
          <w:t xml:space="preserve"> I </w:t>
        </w:r>
      </w:ins>
      <w:ins w:id="3870" w:author="Arthur Parmentier" w:date="2020-06-08T21:33:00Z">
        <w:r w:rsidR="00AE15ED">
          <w:t xml:space="preserve">explain this confusion by </w:t>
        </w:r>
      </w:ins>
      <w:ins w:id="3871" w:author="Arthur Parmentier" w:date="2020-06-08T21:34:00Z">
        <w:r w:rsidR="00AE15ED">
          <w:t>the following</w:t>
        </w:r>
      </w:ins>
      <w:ins w:id="3872" w:author="Arthur Parmentier" w:date="2020-06-08T19:22:00Z">
        <w:r w:rsidR="00694125">
          <w:t>:</w:t>
        </w:r>
      </w:ins>
    </w:p>
    <w:p w:rsidR="00694125" w:rsidRDefault="00694125" w:rsidP="00694125">
      <w:pPr>
        <w:pStyle w:val="Paragraphedeliste"/>
        <w:numPr>
          <w:ilvl w:val="0"/>
          <w:numId w:val="11"/>
        </w:numPr>
        <w:rPr>
          <w:ins w:id="3873" w:author="Arthur Parmentier" w:date="2020-06-08T21:29:00Z"/>
        </w:rPr>
      </w:pPr>
      <w:ins w:id="3874" w:author="Arthur Parmentier" w:date="2020-06-08T19:22:00Z">
        <w:r>
          <w:t>The most obvious</w:t>
        </w:r>
      </w:ins>
      <w:ins w:id="3875" w:author="Arthur Parmentier" w:date="2020-06-08T21:34:00Z">
        <w:r w:rsidR="00AE15ED">
          <w:t xml:space="preserve"> point</w:t>
        </w:r>
      </w:ins>
      <w:ins w:id="3876" w:author="Arthur Parmentier" w:date="2020-06-08T19:22:00Z">
        <w:r>
          <w:t xml:space="preserve"> is that Thompson </w:t>
        </w:r>
      </w:ins>
      <w:ins w:id="3877" w:author="Arthur Parmentier" w:date="2020-06-08T19:23:00Z">
        <w:r>
          <w:t xml:space="preserve">is not a linguist himself and started to think about SP in linguistic terms </w:t>
        </w:r>
      </w:ins>
      <w:ins w:id="3878" w:author="Arthur Parmentier" w:date="2020-06-08T21:29:00Z">
        <w:r w:rsidR="00AE15ED">
          <w:t>dozens</w:t>
        </w:r>
      </w:ins>
      <w:ins w:id="3879" w:author="Arthur Parmentier" w:date="2020-06-08T21:28:00Z">
        <w:r w:rsidR="00AE15ED">
          <w:t xml:space="preserve"> of years after internalizing his own</w:t>
        </w:r>
      </w:ins>
      <w:ins w:id="3880" w:author="Arthur Parmentier" w:date="2020-06-08T21:29:00Z">
        <w:r w:rsidR="00AE15ED">
          <w:t xml:space="preserve"> representations of SP in artistic and compositional terms</w:t>
        </w:r>
      </w:ins>
      <w:ins w:id="3881" w:author="Arthur Parmentier" w:date="2020-06-08T21:34:00Z">
        <w:r w:rsidR="00AE15ED">
          <w:t>.</w:t>
        </w:r>
      </w:ins>
    </w:p>
    <w:p w:rsidR="00AE15ED" w:rsidRDefault="00AE15ED" w:rsidP="00694125">
      <w:pPr>
        <w:pStyle w:val="Paragraphedeliste"/>
        <w:numPr>
          <w:ilvl w:val="0"/>
          <w:numId w:val="11"/>
        </w:numPr>
        <w:rPr>
          <w:ins w:id="3882" w:author="Arthur Parmentier" w:date="2020-06-08T21:35:00Z"/>
        </w:rPr>
      </w:pPr>
      <w:ins w:id="3883" w:author="Arthur Parmentier" w:date="2020-06-08T21:36:00Z">
        <w:r>
          <w:t>He</w:t>
        </w:r>
      </w:ins>
      <w:ins w:id="3884" w:author="Arthur Parmentier" w:date="2020-06-08T21:34:00Z">
        <w:r>
          <w:t xml:space="preserve"> is</w:t>
        </w:r>
      </w:ins>
      <w:ins w:id="3885" w:author="Arthur Parmentier" w:date="2020-06-08T21:36:00Z">
        <w:r>
          <w:t xml:space="preserve"> historically</w:t>
        </w:r>
      </w:ins>
      <w:ins w:id="3886" w:author="Arthur Parmentier" w:date="2020-06-08T21:34:00Z">
        <w:r>
          <w:t xml:space="preserve"> the </w:t>
        </w:r>
      </w:ins>
      <w:ins w:id="3887" w:author="Arthur Parmentier" w:date="2020-06-08T21:51:00Z">
        <w:r w:rsidR="00BC0976">
          <w:t xml:space="preserve">creator and </w:t>
        </w:r>
      </w:ins>
      <w:ins w:id="3888" w:author="Arthur Parmentier" w:date="2020-06-08T21:34:00Z">
        <w:r>
          <w:t>main diffuser of SP</w:t>
        </w:r>
      </w:ins>
      <w:ins w:id="3889" w:author="Arthur Parmentier" w:date="2020-06-08T21:35:00Z">
        <w:r>
          <w:t xml:space="preserve"> and</w:t>
        </w:r>
      </w:ins>
      <w:ins w:id="3890" w:author="Arthur Parmentier" w:date="2020-06-08T21:34:00Z">
        <w:r>
          <w:t xml:space="preserve"> </w:t>
        </w:r>
      </w:ins>
      <w:ins w:id="3891" w:author="Arthur Parmentier" w:date="2020-06-08T21:51:00Z">
        <w:r w:rsidR="00F703B9">
          <w:t>teach</w:t>
        </w:r>
      </w:ins>
      <w:ins w:id="3892" w:author="Arthur Parmentier" w:date="2020-06-08T21:34:00Z">
        <w:r>
          <w:t xml:space="preserve"> his compositional </w:t>
        </w:r>
      </w:ins>
      <w:ins w:id="3893" w:author="Arthur Parmentier" w:date="2020-06-08T21:35:00Z">
        <w:r>
          <w:t xml:space="preserve">conventions and propositions </w:t>
        </w:r>
      </w:ins>
      <w:ins w:id="3894" w:author="Arthur Parmentier" w:date="2020-06-08T21:52:00Z">
        <w:r w:rsidR="00E46618">
          <w:t>as part of</w:t>
        </w:r>
      </w:ins>
      <w:ins w:id="3895" w:author="Arthur Parmentier" w:date="2020-06-08T21:35:00Z">
        <w:r>
          <w:t xml:space="preserve"> the language itself; he </w:t>
        </w:r>
      </w:ins>
      <w:ins w:id="3896" w:author="Arthur Parmentier" w:date="2020-06-08T21:52:00Z">
        <w:r w:rsidR="00F26C82">
          <w:t>presents</w:t>
        </w:r>
      </w:ins>
      <w:ins w:id="3897" w:author="Arthur Parmentier" w:date="2020-06-08T21:35:00Z">
        <w:r>
          <w:t xml:space="preserve"> SP as a composition tool</w:t>
        </w:r>
      </w:ins>
      <w:ins w:id="3898" w:author="Arthur Parmentier" w:date="2020-06-08T21:50:00Z">
        <w:r w:rsidR="00AD578D">
          <w:t xml:space="preserve"> and what he designed and developed it for</w:t>
        </w:r>
      </w:ins>
      <w:ins w:id="3899" w:author="Arthur Parmentier" w:date="2020-06-08T21:35:00Z">
        <w:r>
          <w:t>, not only as a mere language.</w:t>
        </w:r>
      </w:ins>
    </w:p>
    <w:p w:rsidR="00C5218C" w:rsidRDefault="00AA3711" w:rsidP="00694125">
      <w:pPr>
        <w:pStyle w:val="Paragraphedeliste"/>
        <w:numPr>
          <w:ilvl w:val="0"/>
          <w:numId w:val="11"/>
        </w:numPr>
        <w:rPr>
          <w:ins w:id="3900" w:author="Arthur Parmentier" w:date="2020-06-08T22:04:00Z"/>
        </w:rPr>
      </w:pPr>
      <w:ins w:id="3901" w:author="Arthur Parmentier" w:date="2020-06-08T21:36:00Z">
        <w:r>
          <w:t>SP may be</w:t>
        </w:r>
      </w:ins>
      <w:ins w:id="3902" w:author="Arthur Parmentier" w:date="2020-06-08T21:54:00Z">
        <w:r w:rsidR="00C60A78">
          <w:t xml:space="preserve"> most</w:t>
        </w:r>
      </w:ins>
      <w:ins w:id="3903" w:author="Arthur Parmentier" w:date="2020-06-08T21:36:00Z">
        <w:r>
          <w:t xml:space="preserve"> appreciated</w:t>
        </w:r>
      </w:ins>
      <w:ins w:id="3904" w:author="Arthur Parmentier" w:date="2020-06-08T21:50:00Z">
        <w:r w:rsidR="00AD578D">
          <w:t xml:space="preserve"> </w:t>
        </w:r>
      </w:ins>
      <w:ins w:id="3905" w:author="Arthur Parmentier" w:date="2020-06-08T21:57:00Z">
        <w:r w:rsidR="00520B77">
          <w:t xml:space="preserve">and adopted </w:t>
        </w:r>
      </w:ins>
      <w:ins w:id="3906" w:author="Arthur Parmentier" w:date="2020-06-08T21:55:00Z">
        <w:r w:rsidR="00C60A78">
          <w:t>for the</w:t>
        </w:r>
      </w:ins>
      <w:ins w:id="3907" w:author="Arthur Parmentier" w:date="2020-06-08T21:37:00Z">
        <w:r>
          <w:t xml:space="preserve"> set of compositional propositions and concepts from several disciplines</w:t>
        </w:r>
      </w:ins>
      <w:ins w:id="3908" w:author="Arthur Parmentier" w:date="2020-06-08T21:55:00Z">
        <w:r w:rsidR="00C60A78">
          <w:t xml:space="preserve"> that it encapsulate</w:t>
        </w:r>
      </w:ins>
      <w:ins w:id="3909" w:author="Arthur Parmentier" w:date="2020-06-08T21:56:00Z">
        <w:r w:rsidR="00C60A78">
          <w:t>s</w:t>
        </w:r>
      </w:ins>
      <w:ins w:id="3910" w:author="Arthur Parmentier" w:date="2020-06-08T21:57:00Z">
        <w:r w:rsidR="00520B77">
          <w:t xml:space="preserve"> rather than its internal mechanisms as a langue such as the creation of new signs, modes and syntactic </w:t>
        </w:r>
      </w:ins>
      <w:ins w:id="3911" w:author="Arthur Parmentier" w:date="2020-06-08T21:58:00Z">
        <w:r w:rsidR="00520B77">
          <w:t>structures</w:t>
        </w:r>
      </w:ins>
      <w:ins w:id="3912" w:author="Arthur Parmentier" w:date="2020-06-08T21:37:00Z">
        <w:r>
          <w:t>.</w:t>
        </w:r>
      </w:ins>
      <w:ins w:id="3913" w:author="Arthur Parmentier" w:date="2020-06-08T21:58:00Z">
        <w:r w:rsidR="00520B77">
          <w:t xml:space="preserve"> In other words, </w:t>
        </w:r>
      </w:ins>
      <w:ins w:id="3914" w:author="Arthur Parmentier" w:date="2020-06-08T21:59:00Z">
        <w:r w:rsidR="00520B77">
          <w:t xml:space="preserve">the adopting of SP may rely more on the exploration of </w:t>
        </w:r>
      </w:ins>
      <w:ins w:id="3915" w:author="Arthur Parmentier" w:date="2020-06-08T21:58:00Z">
        <w:r w:rsidR="00520B77">
          <w:t xml:space="preserve">its different modes, contents and “built-in” categories than </w:t>
        </w:r>
      </w:ins>
      <w:ins w:id="3916" w:author="Arthur Parmentier" w:date="2020-06-08T22:00:00Z">
        <w:r w:rsidR="00520B77">
          <w:t>the creation of new modes, contents, signs and structures.</w:t>
        </w:r>
      </w:ins>
      <w:ins w:id="3917" w:author="Arthur Parmentier" w:date="2020-06-08T21:58:00Z">
        <w:r w:rsidR="00520B77">
          <w:br/>
        </w:r>
      </w:ins>
      <w:ins w:id="3918" w:author="Arthur Parmentier" w:date="2020-06-08T21:37:00Z">
        <w:r>
          <w:t>We have seen that it</w:t>
        </w:r>
      </w:ins>
      <w:ins w:id="3919" w:author="Arthur Parmentier" w:date="2020-06-08T22:00:00Z">
        <w:r w:rsidR="00520B77">
          <w:t xml:space="preserve"> indeed</w:t>
        </w:r>
      </w:ins>
      <w:ins w:id="3920" w:author="Arthur Parmentier" w:date="2020-06-08T21:37:00Z">
        <w:r>
          <w:t xml:space="preserve"> borrows </w:t>
        </w:r>
      </w:ins>
      <w:ins w:id="3921" w:author="Arthur Parmentier" w:date="2020-06-08T22:02:00Z">
        <w:r w:rsidR="00520B77">
          <w:t xml:space="preserve">ideas and artistic concepts </w:t>
        </w:r>
      </w:ins>
      <w:ins w:id="3922" w:author="Arthur Parmentier" w:date="2020-06-08T21:37:00Z">
        <w:r>
          <w:t>from elsewhere</w:t>
        </w:r>
      </w:ins>
      <w:ins w:id="3923" w:author="Arthur Parmentier" w:date="2020-06-08T22:01:00Z">
        <w:r w:rsidR="00520B77">
          <w:t xml:space="preserve"> and provide a convenient context </w:t>
        </w:r>
      </w:ins>
      <w:ins w:id="3924" w:author="Arthur Parmentier" w:date="2020-06-08T22:02:00Z">
        <w:r w:rsidR="00520B77">
          <w:t xml:space="preserve">to explore them, which </w:t>
        </w:r>
      </w:ins>
      <w:ins w:id="3925" w:author="Arthur Parmentier" w:date="2020-06-08T22:04:00Z">
        <w:r w:rsidR="00AE26D5">
          <w:t xml:space="preserve">assembled, </w:t>
        </w:r>
      </w:ins>
      <w:ins w:id="3926" w:author="Arthur Parmentier" w:date="2020-06-08T22:02:00Z">
        <w:r w:rsidR="00520B77">
          <w:t>make</w:t>
        </w:r>
      </w:ins>
      <w:ins w:id="3927" w:author="Arthur Parmentier" w:date="2020-06-08T22:04:00Z">
        <w:r w:rsidR="00AE26D5">
          <w:t>s</w:t>
        </w:r>
      </w:ins>
      <w:ins w:id="3928" w:author="Arthur Parmentier" w:date="2020-06-08T22:02:00Z">
        <w:r w:rsidR="00520B77">
          <w:t xml:space="preserve"> it a very powerful tool to </w:t>
        </w:r>
      </w:ins>
      <w:ins w:id="3929" w:author="Arthur Parmentier" w:date="2020-06-08T22:03:00Z">
        <w:r w:rsidR="00520B77">
          <w:t>move</w:t>
        </w:r>
      </w:ins>
      <w:ins w:id="3930" w:author="Arthur Parmentier" w:date="2020-06-08T22:04:00Z">
        <w:r w:rsidR="00520B77">
          <w:t xml:space="preserve"> on</w:t>
        </w:r>
      </w:ins>
      <w:ins w:id="3931" w:author="Arthur Parmentier" w:date="2020-06-08T22:03:00Z">
        <w:r w:rsidR="00520B77">
          <w:t xml:space="preserve"> from</w:t>
        </w:r>
      </w:ins>
      <w:ins w:id="3932" w:author="Arthur Parmentier" w:date="2020-06-08T22:02:00Z">
        <w:r w:rsidR="00520B77">
          <w:t xml:space="preserve"> other </w:t>
        </w:r>
      </w:ins>
      <w:ins w:id="3933" w:author="Arthur Parmentier" w:date="2020-06-08T22:03:00Z">
        <w:r w:rsidR="00520B77">
          <w:t>configurat</w:t>
        </w:r>
      </w:ins>
      <w:ins w:id="3934" w:author="Arthur Parmentier" w:date="2020-06-08T22:04:00Z">
        <w:r w:rsidR="00520B77">
          <w:t>ions of improvisation, real-time composition or experimental music.</w:t>
        </w:r>
      </w:ins>
    </w:p>
    <w:p w:rsidR="00AE15ED" w:rsidRDefault="00C5218C">
      <w:pPr>
        <w:pStyle w:val="Paragraphedeliste"/>
        <w:numPr>
          <w:ilvl w:val="0"/>
          <w:numId w:val="11"/>
        </w:numPr>
        <w:rPr>
          <w:ins w:id="3935" w:author="Arthur Parmentier" w:date="2020-06-08T19:22:00Z"/>
        </w:rPr>
        <w:pPrChange w:id="3936" w:author="Arthur Parmentier" w:date="2020-06-08T19:22:00Z">
          <w:pPr/>
        </w:pPrChange>
      </w:pPr>
      <w:ins w:id="3937" w:author="Arthur Parmentier" w:date="2020-06-08T22:05:00Z">
        <w:r>
          <w:t>Finally, the “traditional</w:t>
        </w:r>
      </w:ins>
      <w:ins w:id="3938" w:author="Arthur Parmentier" w:date="2020-06-08T23:01:00Z">
        <w:r w:rsidR="00685FE2">
          <w:t>”</w:t>
        </w:r>
      </w:ins>
      <w:ins w:id="3939" w:author="Arthur Parmentier" w:date="2020-06-08T22:05:00Z">
        <w:r>
          <w:t xml:space="preserve"> visions</w:t>
        </w:r>
      </w:ins>
      <w:ins w:id="3940" w:author="Arthur Parmentier" w:date="2020-06-08T22:06:00Z">
        <w:r>
          <w:t xml:space="preserve"> on and conventions in</w:t>
        </w:r>
      </w:ins>
      <w:ins w:id="3941" w:author="Arthur Parmentier" w:date="2020-06-08T22:05:00Z">
        <w:r>
          <w:t xml:space="preserve"> SP might be related to </w:t>
        </w:r>
      </w:ins>
      <w:ins w:id="3942" w:author="Arthur Parmentier" w:date="2020-06-08T22:08:00Z">
        <w:r w:rsidR="00B908FA">
          <w:t>a</w:t>
        </w:r>
      </w:ins>
      <w:ins w:id="3943" w:author="Arthur Parmentier" w:date="2020-06-08T22:05:00Z">
        <w:r>
          <w:t xml:space="preserve"> </w:t>
        </w:r>
      </w:ins>
      <w:ins w:id="3944" w:author="Arthur Parmentier" w:date="2020-06-08T21:38:00Z">
        <w:r w:rsidR="00AA3711">
          <w:t>Western</w:t>
        </w:r>
      </w:ins>
      <w:ins w:id="3945" w:author="Arthur Parmentier" w:date="2020-06-08T22:08:00Z">
        <w:r w:rsidR="00B908FA">
          <w:t xml:space="preserve"> </w:t>
        </w:r>
      </w:ins>
      <w:ins w:id="3946" w:author="Arthur Parmentier" w:date="2020-06-08T21:38:00Z">
        <w:r w:rsidR="00AA3711">
          <w:t>vision on arts</w:t>
        </w:r>
      </w:ins>
      <w:ins w:id="3947" w:author="Arthur Parmentier" w:date="2020-06-08T22:08:00Z">
        <w:r w:rsidR="00B908FA">
          <w:t>, performance and their cultural conventions</w:t>
        </w:r>
      </w:ins>
      <w:ins w:id="3948" w:author="Arthur Parmentier" w:date="2020-06-08T22:06:00Z">
        <w:r>
          <w:t xml:space="preserve">. The fact that SP </w:t>
        </w:r>
      </w:ins>
      <w:ins w:id="3949" w:author="Arthur Parmentier" w:date="2020-06-08T22:07:00Z">
        <w:r>
          <w:t>developed</w:t>
        </w:r>
      </w:ins>
      <w:ins w:id="3950" w:author="Arthur Parmentier" w:date="2020-06-08T22:06:00Z">
        <w:r>
          <w:t xml:space="preserve"> a lot in Europe </w:t>
        </w:r>
      </w:ins>
      <w:ins w:id="3951" w:author="Arthur Parmentier" w:date="2020-06-08T22:07:00Z">
        <w:r>
          <w:t xml:space="preserve">may have had an </w:t>
        </w:r>
      </w:ins>
      <w:ins w:id="3952" w:author="Arthur Parmentier" w:date="2020-06-08T22:08:00Z">
        <w:r>
          <w:t xml:space="preserve">important </w:t>
        </w:r>
      </w:ins>
      <w:ins w:id="3953" w:author="Arthur Parmentier" w:date="2020-06-08T22:07:00Z">
        <w:r>
          <w:t xml:space="preserve">influence on the </w:t>
        </w:r>
      </w:ins>
      <w:ins w:id="3954" w:author="Arthur Parmentier" w:date="2020-06-08T22:08:00Z">
        <w:r>
          <w:t xml:space="preserve">culturally determined </w:t>
        </w:r>
      </w:ins>
      <w:ins w:id="3955" w:author="Arthur Parmentier" w:date="2020-06-08T22:07:00Z">
        <w:r>
          <w:t>configurations it was used in and the people who diffused it</w:t>
        </w:r>
      </w:ins>
      <w:ins w:id="3956" w:author="Arthur Parmentier" w:date="2020-06-08T22:08:00Z">
        <w:r>
          <w:t>.</w:t>
        </w:r>
      </w:ins>
    </w:p>
    <w:p w:rsidR="009C2211" w:rsidRPr="00850432" w:rsidRDefault="003F4DEE">
      <w:pPr>
        <w:rPr>
          <w:ins w:id="3957" w:author="Arthur Parmentier" w:date="2020-06-08T13:16:00Z"/>
          <w:rPrChange w:id="3958" w:author="Arthur Parmentier" w:date="2020-06-08T13:17:00Z">
            <w:rPr>
              <w:ins w:id="3959" w:author="Arthur Parmentier" w:date="2020-06-08T13:16:00Z"/>
            </w:rPr>
          </w:rPrChange>
        </w:rPr>
        <w:pPrChange w:id="3960" w:author="Arthur Parmentier" w:date="2020-06-08T19:00:00Z">
          <w:pPr>
            <w:pStyle w:val="Titre2"/>
          </w:pPr>
        </w:pPrChange>
      </w:pPr>
      <w:ins w:id="3961" w:author="Arthur Parmentier" w:date="2020-06-08T23:03:00Z">
        <w:r>
          <w:t xml:space="preserve">I interpreted those </w:t>
        </w:r>
      </w:ins>
      <w:ins w:id="3962" w:author="Arthur Parmentier" w:date="2020-06-08T23:02:00Z">
        <w:r>
          <w:t xml:space="preserve">specificities </w:t>
        </w:r>
      </w:ins>
      <w:ins w:id="3963" w:author="Arthur Parmentier" w:date="2020-06-08T23:03:00Z">
        <w:r>
          <w:t xml:space="preserve">in </w:t>
        </w:r>
      </w:ins>
      <w:ins w:id="3964" w:author="Arthur Parmentier" w:date="2020-06-08T23:02:00Z">
        <w:r>
          <w:t xml:space="preserve">the </w:t>
        </w:r>
      </w:ins>
      <w:ins w:id="3965" w:author="Arthur Parmentier" w:date="2020-06-08T23:03:00Z">
        <w:r>
          <w:t xml:space="preserve">mechanisms and contexts of </w:t>
        </w:r>
      </w:ins>
      <w:ins w:id="3966" w:author="Arthur Parmentier" w:date="2020-06-08T23:02:00Z">
        <w:r>
          <w:t xml:space="preserve">diffusion of SP </w:t>
        </w:r>
      </w:ins>
      <w:ins w:id="3967" w:author="Arthur Parmentier" w:date="2020-06-08T23:03:00Z">
        <w:r>
          <w:t xml:space="preserve">as explanations of what I would call rather </w:t>
        </w:r>
      </w:ins>
      <w:ins w:id="3968" w:author="Arthur Parmentier" w:date="2020-06-08T23:04:00Z">
        <w:r>
          <w:t>mainstream or traditional configurations of SP in contrast to marginal, recent configuration</w:t>
        </w:r>
      </w:ins>
      <w:ins w:id="3969" w:author="Arthur Parmentier" w:date="2020-06-08T23:05:00Z">
        <w:r>
          <w:t>s.</w:t>
        </w:r>
      </w:ins>
    </w:p>
    <w:p w:rsidR="00B51C3F" w:rsidRPr="007C437A" w:rsidRDefault="00980410">
      <w:pPr>
        <w:pStyle w:val="Titre3"/>
        <w:rPr>
          <w:ins w:id="3970" w:author="Arthur Parmentier" w:date="2020-06-07T14:40:00Z"/>
        </w:rPr>
      </w:pPr>
      <w:bookmarkStart w:id="3971" w:name="_Toc42550128"/>
      <w:ins w:id="3972" w:author="Arthur Parmentier" w:date="2020-06-08T18:19:00Z">
        <w:r>
          <w:t>A remark on</w:t>
        </w:r>
      </w:ins>
      <w:ins w:id="3973" w:author="Arthur Parmentier" w:date="2020-06-08T22:15:00Z">
        <w:r w:rsidR="003E0426">
          <w:t xml:space="preserve"> the performativity of SP,</w:t>
        </w:r>
      </w:ins>
      <w:ins w:id="3974" w:author="Arthur Parmentier" w:date="2020-06-08T18:19:00Z">
        <w:r>
          <w:t xml:space="preserve"> s</w:t>
        </w:r>
      </w:ins>
      <w:ins w:id="3975" w:author="Arthur Parmentier" w:date="2020-06-08T18:16:00Z">
        <w:r w:rsidR="00224A9B">
          <w:t>tyle</w:t>
        </w:r>
      </w:ins>
      <w:ins w:id="3976" w:author="Arthur Parmentier" w:date="2020-06-08T22:15:00Z">
        <w:r w:rsidR="00675373">
          <w:t xml:space="preserve"> </w:t>
        </w:r>
        <w:r w:rsidR="009673EB">
          <w:t>and</w:t>
        </w:r>
      </w:ins>
      <w:ins w:id="3977" w:author="Arthur Parmentier" w:date="2020-06-08T18:20:00Z">
        <w:r w:rsidR="00965F40">
          <w:t xml:space="preserve"> </w:t>
        </w:r>
      </w:ins>
      <w:ins w:id="3978" w:author="Arthur Parmentier" w:date="2020-06-07T14:59:00Z">
        <w:r w:rsidR="00770F9D" w:rsidRPr="007C437A">
          <w:t>esthetics</w:t>
        </w:r>
      </w:ins>
      <w:bookmarkEnd w:id="3971"/>
    </w:p>
    <w:p w:rsidR="00C738C5" w:rsidRDefault="00B51C3F">
      <w:pPr>
        <w:rPr>
          <w:ins w:id="3979" w:author="Arthur Parmentier" w:date="2020-06-08T22:15:00Z"/>
        </w:rPr>
      </w:pPr>
      <w:ins w:id="3980" w:author="Arthur Parmentier" w:date="2020-06-07T14:40:00Z">
        <w:r w:rsidRPr="007C437A">
          <w:t>Walter Thompson writes in his</w:t>
        </w:r>
      </w:ins>
      <w:ins w:id="3981" w:author="Arthur Parmentier" w:date="2020-06-07T14:41:00Z">
        <w:r w:rsidRPr="007C437A">
          <w:t xml:space="preserve"> WB2: “At this point in your studies you understand Soundpainting is not a style of music such as Classical, Jazz, Rock, Rap, Folk, etc. It i</w:t>
        </w:r>
      </w:ins>
      <w:ins w:id="3982" w:author="Arthur Parmentier" w:date="2020-06-07T14:42:00Z">
        <w:r w:rsidRPr="007C437A">
          <w:t>s</w:t>
        </w:r>
      </w:ins>
      <w:ins w:id="3983" w:author="Arthur Parmentier" w:date="2020-06-07T14:41:00Z">
        <w:r w:rsidRPr="007C437A">
          <w:t xml:space="preserve"> a sign language for composing in real time</w:t>
        </w:r>
      </w:ins>
      <w:ins w:id="3984" w:author="Arthur Parmentier" w:date="2020-06-07T14:42:00Z">
        <w:r w:rsidRPr="007C437A">
          <w:t>”.</w:t>
        </w:r>
        <w:r w:rsidR="0080662F" w:rsidRPr="007C437A">
          <w:t xml:space="preserve"> What is raised here is the fact that one can use Soundpainting for very different esthetic and stylistic results.</w:t>
        </w:r>
      </w:ins>
      <w:ins w:id="3985" w:author="Arthur Parmentier" w:date="2020-06-08T22:16:00Z">
        <w:r w:rsidR="00985095">
          <w:t xml:space="preserve"> However, I will try </w:t>
        </w:r>
      </w:ins>
      <w:ins w:id="3986" w:author="Arthur Parmentier" w:date="2020-06-08T22:17:00Z">
        <w:r w:rsidR="00985095">
          <w:t>to discuss the practical extent of the esthetics and style productions with SP, that are in practice very oriented towards certain types of music only.</w:t>
        </w:r>
      </w:ins>
    </w:p>
    <w:p w:rsidR="005D3530" w:rsidRDefault="00530085">
      <w:pPr>
        <w:rPr>
          <w:ins w:id="3987" w:author="Arthur Parmentier" w:date="2020-06-08T22:12:00Z"/>
        </w:rPr>
      </w:pPr>
      <w:ins w:id="3988" w:author="Arthur Parmentier" w:date="2020-06-07T15:18:00Z">
        <w:r w:rsidRPr="007C437A">
          <w:lastRenderedPageBreak/>
          <w:t>On one side,</w:t>
        </w:r>
      </w:ins>
      <w:ins w:id="3989" w:author="Arthur Parmentier" w:date="2020-06-07T14:44:00Z">
        <w:r w:rsidR="002B27F4" w:rsidRPr="007C437A">
          <w:t xml:space="preserve"> SP is not equally used to produce all styles and esthetic</w:t>
        </w:r>
      </w:ins>
      <w:ins w:id="3990" w:author="Arthur Parmentier" w:date="2020-06-07T14:45:00Z">
        <w:r w:rsidR="002B27F4" w:rsidRPr="007C437A">
          <w:t>s. SP is more efficient and performative at composing in certain styles that other</w:t>
        </w:r>
      </w:ins>
      <w:ins w:id="3991" w:author="Arthur Parmentier" w:date="2020-06-07T14:46:00Z">
        <w:r w:rsidR="002B27F4" w:rsidRPr="007C437A">
          <w:t>s</w:t>
        </w:r>
      </w:ins>
      <w:ins w:id="3992" w:author="Arthur Parmentier" w:date="2020-06-07T14:47:00Z">
        <w:r w:rsidR="002B27F4" w:rsidRPr="007C437A">
          <w:t xml:space="preserve">, which may explain why some artists are </w:t>
        </w:r>
        <w:r w:rsidR="00EE175E" w:rsidRPr="007C437A">
          <w:t xml:space="preserve">more </w:t>
        </w:r>
        <w:r w:rsidR="002B27F4" w:rsidRPr="007C437A">
          <w:t>interested in SP and some are less.</w:t>
        </w:r>
      </w:ins>
      <w:ins w:id="3993" w:author="Arthur Parmentier" w:date="2020-06-08T18:19:00Z">
        <w:r w:rsidR="00834C4D">
          <w:t xml:space="preserve"> This also explains why </w:t>
        </w:r>
      </w:ins>
      <w:ins w:id="3994" w:author="Arthur Parmentier" w:date="2020-06-08T18:20:00Z">
        <w:r w:rsidR="00834C4D">
          <w:t>some people say that something “sounds” or “looks” like SP</w:t>
        </w:r>
      </w:ins>
      <w:ins w:id="3995" w:author="Arthur Parmentier" w:date="2020-06-08T22:12:00Z">
        <w:r w:rsidR="0022488D">
          <w:t>, as they do construct of prototypical view of the style of SP from their experience.</w:t>
        </w:r>
      </w:ins>
    </w:p>
    <w:p w:rsidR="00224457" w:rsidRDefault="0047451C">
      <w:pPr>
        <w:rPr>
          <w:ins w:id="3996" w:author="Arthur Parmentier" w:date="2020-06-08T22:18:00Z"/>
        </w:rPr>
      </w:pPr>
      <w:ins w:id="3997" w:author="Arthur Parmentier" w:date="2020-06-07T15:05:00Z">
        <w:r w:rsidRPr="007C437A">
          <w:t xml:space="preserve">On the other side, </w:t>
        </w:r>
      </w:ins>
      <w:ins w:id="3998" w:author="Arthur Parmentier" w:date="2020-06-07T15:06:00Z">
        <w:r w:rsidRPr="007C437A">
          <w:t>the production of a certain style or esthetic, the</w:t>
        </w:r>
      </w:ins>
      <w:ins w:id="3999" w:author="Arthur Parmentier" w:date="2020-06-08T18:19:00Z">
        <w:r w:rsidR="00980410">
          <w:t xml:space="preserve"> choices of</w:t>
        </w:r>
      </w:ins>
      <w:ins w:id="4000" w:author="Arthur Parmentier" w:date="2020-06-07T15:06:00Z">
        <w:r w:rsidRPr="007C437A">
          <w:t xml:space="preserve"> conventions and configurations in SP are </w:t>
        </w:r>
      </w:ins>
      <w:ins w:id="4001" w:author="Arthur Parmentier" w:date="2020-06-08T22:13:00Z">
        <w:r w:rsidR="005D3530">
          <w:t>conditioned by</w:t>
        </w:r>
      </w:ins>
      <w:ins w:id="4002" w:author="Arthur Parmentier" w:date="2020-06-07T15:06:00Z">
        <w:r w:rsidRPr="007C437A">
          <w:t xml:space="preserve"> both particular (individual) and cultural </w:t>
        </w:r>
      </w:ins>
      <w:ins w:id="4003" w:author="Arthur Parmentier" w:date="2020-06-08T22:13:00Z">
        <w:r w:rsidR="005D3530">
          <w:t>contexts, which may also have influenced its development towards a greater performativity for certain styles and esthetics</w:t>
        </w:r>
      </w:ins>
      <w:ins w:id="4004" w:author="Arthur Parmentier" w:date="2020-06-08T22:14:00Z">
        <w:r w:rsidR="005D3530">
          <w:t>, for instance linked to the Western contemporary artistic practices.</w:t>
        </w:r>
      </w:ins>
    </w:p>
    <w:p w:rsidR="00E00D1B" w:rsidRPr="007C437A" w:rsidRDefault="00E00D1B">
      <w:pPr>
        <w:rPr>
          <w:ins w:id="4005" w:author="Arthur Parmentier" w:date="2020-05-14T15:43:00Z"/>
        </w:rPr>
      </w:pPr>
      <w:ins w:id="4006" w:author="Arthur Parmentier" w:date="2020-06-08T22:18:00Z">
        <w:r>
          <w:t xml:space="preserve">Because SP is now developing in many countries, cultures and is being used by an increasing number of artists, I am sure that the diversity of its use will keep increasing, from </w:t>
        </w:r>
      </w:ins>
      <w:ins w:id="4007" w:author="Arthur Parmentier" w:date="2020-06-08T22:19:00Z">
        <w:r>
          <w:t>experimental contemporary performances to baila baila parties.</w:t>
        </w:r>
        <w:r w:rsidR="006D51E1">
          <w:rPr>
            <w:rStyle w:val="Appelnotedebasdep"/>
          </w:rPr>
          <w:footnoteReference w:id="48"/>
        </w:r>
      </w:ins>
      <w:ins w:id="4011" w:author="Arthur Parmentier" w:date="2020-06-08T22:18:00Z">
        <w:r>
          <w:t xml:space="preserve"> </w:t>
        </w:r>
      </w:ins>
    </w:p>
    <w:p w:rsidR="00B22614" w:rsidRPr="007C437A" w:rsidDel="00A84632" w:rsidRDefault="00B22614" w:rsidP="00E6654A">
      <w:pPr>
        <w:rPr>
          <w:del w:id="4012" w:author="Arthur Parmentier" w:date="2020-05-14T13:28:00Z"/>
        </w:rPr>
      </w:pPr>
      <w:bookmarkStart w:id="4013" w:name="_Toc40355388"/>
      <w:bookmarkStart w:id="4014" w:name="_Toc40355925"/>
      <w:bookmarkStart w:id="4015" w:name="_Toc40356089"/>
      <w:bookmarkStart w:id="4016" w:name="_Toc40363697"/>
      <w:bookmarkStart w:id="4017" w:name="_Toc40363760"/>
      <w:bookmarkStart w:id="4018" w:name="_Toc40431469"/>
      <w:bookmarkStart w:id="4019" w:name="_Toc41067197"/>
      <w:bookmarkStart w:id="4020" w:name="_Toc42259012"/>
      <w:bookmarkStart w:id="4021" w:name="_Toc42259089"/>
      <w:bookmarkStart w:id="4022" w:name="_Toc42449768"/>
      <w:bookmarkStart w:id="4023" w:name="_Toc42449850"/>
      <w:bookmarkStart w:id="4024" w:name="_Toc42550036"/>
      <w:bookmarkStart w:id="4025" w:name="_Toc42550129"/>
      <w:bookmarkEnd w:id="4013"/>
      <w:bookmarkEnd w:id="4014"/>
      <w:bookmarkEnd w:id="4015"/>
      <w:bookmarkEnd w:id="4016"/>
      <w:bookmarkEnd w:id="4017"/>
      <w:bookmarkEnd w:id="4018"/>
      <w:bookmarkEnd w:id="4019"/>
      <w:bookmarkEnd w:id="4020"/>
      <w:bookmarkEnd w:id="4021"/>
      <w:bookmarkEnd w:id="4022"/>
      <w:bookmarkEnd w:id="4023"/>
      <w:bookmarkEnd w:id="4024"/>
      <w:bookmarkEnd w:id="4025"/>
    </w:p>
    <w:p w:rsidR="00F25194" w:rsidRPr="007C437A" w:rsidRDefault="00F25194" w:rsidP="00E6654A">
      <w:pPr>
        <w:pStyle w:val="Titre1"/>
        <w:rPr>
          <w:ins w:id="4026" w:author="Arthur Parmentier" w:date="2020-05-15T10:44:00Z"/>
        </w:rPr>
      </w:pPr>
      <w:bookmarkStart w:id="4027" w:name="_Toc42550130"/>
      <w:r w:rsidRPr="007C437A">
        <w:t>Soundpainting recognition with Max/MSP</w:t>
      </w:r>
      <w:bookmarkEnd w:id="4027"/>
    </w:p>
    <w:p w:rsidR="00D32387" w:rsidRPr="007C437A" w:rsidRDefault="00B01D9E">
      <w:pPr>
        <w:rPr>
          <w:ins w:id="4028" w:author="Arthur Parmentier" w:date="2020-05-18T17:13:00Z"/>
        </w:rPr>
      </w:pPr>
      <w:ins w:id="4029" w:author="Arthur Parmentier" w:date="2020-05-15T10:44:00Z">
        <w:r w:rsidRPr="007C437A">
          <w:t xml:space="preserve">In this section, </w:t>
        </w:r>
      </w:ins>
      <w:ins w:id="4030" w:author="Arthur Parmentier" w:date="2020-05-15T10:45:00Z">
        <w:r w:rsidRPr="007C437A">
          <w:t xml:space="preserve">I will introduce my Max/MSP Soundpainting recognition tool. </w:t>
        </w:r>
      </w:ins>
    </w:p>
    <w:p w:rsidR="00D32387" w:rsidRPr="007C437A" w:rsidRDefault="00D32387">
      <w:pPr>
        <w:rPr>
          <w:ins w:id="4031" w:author="Arthur Parmentier" w:date="2020-05-18T17:13:00Z"/>
        </w:rPr>
      </w:pPr>
      <w:ins w:id="4032" w:author="Arthur Parmentier" w:date="2020-05-18T17:13:00Z">
        <w:r w:rsidRPr="007C437A">
          <w:t>First, w</w:t>
        </w:r>
      </w:ins>
      <w:ins w:id="4033" w:author="Arthur Parmentier" w:date="2020-05-15T10:46:00Z">
        <w:r w:rsidR="00B01D9E" w:rsidRPr="007C437A">
          <w:t>e will motivate the creation of such a tool, capable of recognizing several SP signs but also of creating new ones, as a composer would do.</w:t>
        </w:r>
        <w:r w:rsidR="00C261F8" w:rsidRPr="007C437A">
          <w:t xml:space="preserve"> </w:t>
        </w:r>
      </w:ins>
    </w:p>
    <w:p w:rsidR="00B01D9E" w:rsidRPr="007C437A" w:rsidRDefault="00C261F8">
      <w:pPr>
        <w:rPr>
          <w:ins w:id="4034" w:author="Arthur Parmentier" w:date="2020-05-18T17:10:00Z"/>
        </w:rPr>
      </w:pPr>
      <w:ins w:id="4035" w:author="Arthur Parmentier" w:date="2020-05-15T10:46:00Z">
        <w:r w:rsidRPr="007C437A">
          <w:t>Then, we will explore</w:t>
        </w:r>
      </w:ins>
      <w:ins w:id="4036" w:author="Arthur Parmentier" w:date="2020-05-15T10:47:00Z">
        <w:r w:rsidRPr="007C437A">
          <w:t xml:space="preserve"> the structure of this tool in a top-bottom approach, in contrast with constructivist model of SP that I presented in previous s</w:t>
        </w:r>
      </w:ins>
      <w:ins w:id="4037" w:author="Arthur Parmentier" w:date="2020-05-15T10:48:00Z">
        <w:r w:rsidRPr="007C437A">
          <w:t>ections</w:t>
        </w:r>
      </w:ins>
      <w:ins w:id="4038" w:author="Arthur Parmentier" w:date="2020-05-18T17:14:00Z">
        <w:r w:rsidR="00D32387" w:rsidRPr="007C437A">
          <w:t>, by discussing the global structure of the program and then taking a deeper look into the features and key objects of each layer.</w:t>
        </w:r>
      </w:ins>
    </w:p>
    <w:p w:rsidR="00CE7ED8" w:rsidRPr="007C437A" w:rsidRDefault="00D32387">
      <w:pPr>
        <w:rPr>
          <w:ins w:id="4039" w:author="Arthur Parmentier" w:date="2020-05-18T17:16:00Z"/>
        </w:rPr>
      </w:pPr>
      <w:ins w:id="4040" w:author="Arthur Parmentier" w:date="2020-05-18T17:14:00Z">
        <w:r w:rsidRPr="007C437A">
          <w:t>Moreover,</w:t>
        </w:r>
      </w:ins>
      <w:ins w:id="4041" w:author="Arthur Parmentier" w:date="2020-05-18T17:10:00Z">
        <w:r w:rsidR="00CE7ED8" w:rsidRPr="007C437A">
          <w:t xml:space="preserve"> we will</w:t>
        </w:r>
      </w:ins>
      <w:ins w:id="4042" w:author="Arthur Parmentier" w:date="2020-05-18T17:15:00Z">
        <w:r w:rsidRPr="007C437A">
          <w:t xml:space="preserve"> </w:t>
        </w:r>
      </w:ins>
      <w:ins w:id="4043" w:author="Arthur Parmentier" w:date="2020-05-18T17:16:00Z">
        <w:r w:rsidRPr="007C437A">
          <w:t>investigate</w:t>
        </w:r>
      </w:ins>
      <w:ins w:id="4044" w:author="Arthur Parmentier" w:date="2020-05-18T17:15:00Z">
        <w:r w:rsidRPr="007C437A">
          <w:t xml:space="preserve"> basic performance </w:t>
        </w:r>
      </w:ins>
      <w:ins w:id="4045" w:author="Arthur Parmentier" w:date="2020-05-18T17:16:00Z">
        <w:r w:rsidRPr="007C437A">
          <w:t>mechanisms to optimize the speed and accuracy of the system.</w:t>
        </w:r>
      </w:ins>
    </w:p>
    <w:p w:rsidR="00D32387" w:rsidRPr="007C437A" w:rsidRDefault="00D32387">
      <w:pPr>
        <w:rPr>
          <w:rPrChange w:id="4046" w:author="Arthur Parmentier" w:date="2020-06-07T15:27:00Z">
            <w:rPr/>
          </w:rPrChange>
        </w:rPr>
        <w:pPrChange w:id="4047" w:author="Arthur Parmentier" w:date="2020-05-15T10:44:00Z">
          <w:pPr>
            <w:pStyle w:val="Titre1"/>
          </w:pPr>
        </w:pPrChange>
      </w:pPr>
      <w:ins w:id="4048" w:author="Arthur Parmentier" w:date="2020-05-18T17:16:00Z">
        <w:r w:rsidRPr="007C437A">
          <w:rPr>
            <w:rPrChange w:id="4049" w:author="Arthur Parmentier" w:date="2020-06-07T15:27:00Z">
              <w:rPr/>
            </w:rPrChange>
          </w:rPr>
          <w:t xml:space="preserve">Finally, we will discuss </w:t>
        </w:r>
      </w:ins>
      <w:ins w:id="4050" w:author="Arthur Parmentier" w:date="2020-05-18T17:17:00Z">
        <w:r w:rsidRPr="007C437A">
          <w:rPr>
            <w:rPrChange w:id="4051" w:author="Arthur Parmentier" w:date="2020-06-07T15:27:00Z">
              <w:rPr/>
            </w:rPrChange>
          </w:rPr>
          <w:t>the use of this tool for learning SP in connection with the theoretical aspects discussed in the previous parts. We will look at some implications of the tool for the</w:t>
        </w:r>
      </w:ins>
      <w:ins w:id="4052" w:author="Arthur Parmentier" w:date="2020-05-18T17:18:00Z">
        <w:r w:rsidRPr="007C437A">
          <w:rPr>
            <w:rPrChange w:id="4053" w:author="Arthur Parmentier" w:date="2020-06-07T15:27:00Z">
              <w:rPr/>
            </w:rPrChange>
          </w:rPr>
          <w:t xml:space="preserve"> formalization of SP and hopefully, the future of the language.</w:t>
        </w:r>
      </w:ins>
    </w:p>
    <w:p w:rsidR="00F25194" w:rsidRPr="007C437A" w:rsidRDefault="00F25194">
      <w:pPr>
        <w:pStyle w:val="Titre2"/>
        <w:rPr>
          <w:ins w:id="4054" w:author="Arthur Parmentier" w:date="2020-05-15T10:37:00Z"/>
        </w:rPr>
      </w:pPr>
      <w:bookmarkStart w:id="4055" w:name="_Toc42550131"/>
      <w:r w:rsidRPr="007C437A">
        <w:t>A new configuration: motivations, goals, workflow &amp; challenges</w:t>
      </w:r>
      <w:bookmarkEnd w:id="4055"/>
    </w:p>
    <w:p w:rsidR="006E7D32" w:rsidRPr="007C437A" w:rsidRDefault="006E7D32">
      <w:pPr>
        <w:pStyle w:val="Titre3"/>
        <w:rPr>
          <w:ins w:id="4056" w:author="Arthur Parmentier" w:date="2020-05-15T15:41:00Z"/>
          <w:rPrChange w:id="4057" w:author="Arthur Parmentier" w:date="2020-06-07T15:27:00Z">
            <w:rPr>
              <w:ins w:id="4058" w:author="Arthur Parmentier" w:date="2020-05-15T15:41:00Z"/>
            </w:rPr>
          </w:rPrChange>
        </w:rPr>
        <w:pPrChange w:id="4059" w:author="Arthur Parmentier" w:date="2020-05-15T15:41:00Z">
          <w:pPr/>
        </w:pPrChange>
      </w:pPr>
      <w:bookmarkStart w:id="4060" w:name="_Toc42550132"/>
      <w:ins w:id="4061" w:author="Arthur Parmentier" w:date="2020-05-15T15:41:00Z">
        <w:r w:rsidRPr="007C437A">
          <w:rPr>
            <w:rPrChange w:id="4062" w:author="Arthur Parmentier" w:date="2020-06-07T15:27:00Z">
              <w:rPr/>
            </w:rPrChange>
          </w:rPr>
          <w:t>Motivations</w:t>
        </w:r>
        <w:bookmarkEnd w:id="4060"/>
      </w:ins>
    </w:p>
    <w:p w:rsidR="00124705" w:rsidRPr="007C437A" w:rsidRDefault="00C261F8" w:rsidP="00B01D9E">
      <w:pPr>
        <w:rPr>
          <w:ins w:id="4063" w:author="Arthur Parmentier" w:date="2020-06-02T18:11:00Z"/>
        </w:rPr>
      </w:pPr>
      <w:ins w:id="4064" w:author="Arthur Parmentier" w:date="2020-05-15T10:51:00Z">
        <w:r w:rsidRPr="007C437A">
          <w:t xml:space="preserve">We have seen </w:t>
        </w:r>
      </w:ins>
      <w:ins w:id="4065" w:author="Arthur Parmentier" w:date="2020-05-15T11:07:00Z">
        <w:r w:rsidR="00573005" w:rsidRPr="007C437A">
          <w:t>previously</w:t>
        </w:r>
      </w:ins>
      <w:ins w:id="4066" w:author="Arthur Parmentier" w:date="2020-05-15T10:52:00Z">
        <w:r w:rsidRPr="007C437A">
          <w:t xml:space="preserve"> that SP is used in d</w:t>
        </w:r>
      </w:ins>
      <w:ins w:id="4067" w:author="Arthur Parmentier" w:date="2020-05-15T10:53:00Z">
        <w:r w:rsidRPr="007C437A">
          <w:t>ifferent configurations</w:t>
        </w:r>
      </w:ins>
      <w:ins w:id="4068" w:author="Arthur Parmentier" w:date="2020-05-15T10:54:00Z">
        <w:r w:rsidRPr="007C437A">
          <w:t xml:space="preserve"> and their </w:t>
        </w:r>
      </w:ins>
      <w:ins w:id="4069" w:author="Arthur Parmentier" w:date="2020-05-15T10:57:00Z">
        <w:r w:rsidR="00124705" w:rsidRPr="007C437A">
          <w:t>role as a super-</w:t>
        </w:r>
      </w:ins>
      <w:ins w:id="4070" w:author="Arthur Parmentier" w:date="2020-05-15T10:55:00Z">
        <w:r w:rsidRPr="007C437A">
          <w:t>structure</w:t>
        </w:r>
      </w:ins>
      <w:ins w:id="4071" w:author="Arthur Parmentier" w:date="2020-06-02T18:05:00Z">
        <w:r w:rsidR="00783AA3" w:rsidRPr="007C437A">
          <w:t>,</w:t>
        </w:r>
      </w:ins>
      <w:ins w:id="4072" w:author="Arthur Parmentier" w:date="2020-05-15T10:55:00Z">
        <w:r w:rsidRPr="007C437A">
          <w:t xml:space="preserve"> </w:t>
        </w:r>
      </w:ins>
      <w:ins w:id="4073" w:author="Arthur Parmentier" w:date="2020-06-02T18:04:00Z">
        <w:r w:rsidR="00783AA3" w:rsidRPr="007C437A">
          <w:t>defining its set of internal</w:t>
        </w:r>
      </w:ins>
      <w:ins w:id="4074" w:author="Arthur Parmentier" w:date="2020-05-15T10:58:00Z">
        <w:r w:rsidR="00124705" w:rsidRPr="007C437A">
          <w:t xml:space="preserve"> grammars </w:t>
        </w:r>
      </w:ins>
      <w:ins w:id="4075" w:author="Arthur Parmentier" w:date="2020-06-06T17:19:00Z">
        <w:r w:rsidR="00B95361" w:rsidRPr="007C437A">
          <w:t>(for instance, the modes</w:t>
        </w:r>
      </w:ins>
      <w:ins w:id="4076" w:author="Arthur Parmentier" w:date="2020-05-15T10:58:00Z">
        <w:r w:rsidR="00124705" w:rsidRPr="007C437A">
          <w:t>),</w:t>
        </w:r>
      </w:ins>
      <w:ins w:id="4077" w:author="Arthur Parmentier" w:date="2020-05-15T10:59:00Z">
        <w:r w:rsidR="00124705" w:rsidRPr="007C437A">
          <w:t xml:space="preserve"> the roles of emitter/receiver (soundpainter/performer) </w:t>
        </w:r>
      </w:ins>
      <w:ins w:id="4078" w:author="Arthur Parmentier" w:date="2020-06-02T18:06:00Z">
        <w:r w:rsidR="00E176C0" w:rsidRPr="007C437A">
          <w:t>and</w:t>
        </w:r>
      </w:ins>
      <w:ins w:id="4079" w:author="Arthur Parmentier" w:date="2020-05-15T10:59:00Z">
        <w:r w:rsidR="00124705" w:rsidRPr="007C437A">
          <w:t xml:space="preserve"> the “default parameters”</w:t>
        </w:r>
      </w:ins>
      <w:ins w:id="4080" w:author="Arthur Parmentier" w:date="2020-06-02T18:05:00Z">
        <w:r w:rsidR="00783AA3" w:rsidRPr="007C437A">
          <w:t xml:space="preserve"> as</w:t>
        </w:r>
      </w:ins>
      <w:ins w:id="4081" w:author="Arthur Parmentier" w:date="2020-05-15T11:00:00Z">
        <w:r w:rsidR="00124705" w:rsidRPr="007C437A">
          <w:t xml:space="preserve"> context-depend rules </w:t>
        </w:r>
      </w:ins>
      <w:ins w:id="4082" w:author="Arthur Parmentier" w:date="2020-06-02T18:06:00Z">
        <w:r w:rsidR="00783AA3" w:rsidRPr="007C437A">
          <w:t>for</w:t>
        </w:r>
      </w:ins>
      <w:ins w:id="4083" w:author="Arthur Parmentier" w:date="2020-05-15T11:00:00Z">
        <w:r w:rsidR="00124705" w:rsidRPr="007C437A">
          <w:t xml:space="preserve"> the performance.</w:t>
        </w:r>
      </w:ins>
    </w:p>
    <w:p w:rsidR="00E176C0" w:rsidRPr="007C437A" w:rsidRDefault="00E176C0" w:rsidP="00B01D9E">
      <w:pPr>
        <w:rPr>
          <w:ins w:id="4084" w:author="Arthur Parmentier" w:date="2020-06-02T18:34:00Z"/>
        </w:rPr>
      </w:pPr>
      <w:ins w:id="4085" w:author="Arthur Parmentier" w:date="2020-06-02T18:11:00Z">
        <w:r w:rsidRPr="007C437A">
          <w:t>By creating a SP recognition tool, I am proposing new configuration</w:t>
        </w:r>
      </w:ins>
      <w:ins w:id="4086" w:author="Arthur Parmentier" w:date="2020-06-02T18:26:00Z">
        <w:r w:rsidR="003D3E7E" w:rsidRPr="007C437A">
          <w:t>s for</w:t>
        </w:r>
      </w:ins>
      <w:ins w:id="4087" w:author="Arthur Parmentier" w:date="2020-06-02T18:12:00Z">
        <w:r w:rsidRPr="007C437A">
          <w:t xml:space="preserve"> SP</w:t>
        </w:r>
      </w:ins>
      <w:ins w:id="4088" w:author="Arthur Parmentier" w:date="2020-06-02T18:26:00Z">
        <w:r w:rsidR="003D3E7E" w:rsidRPr="007C437A">
          <w:t xml:space="preserve">, in which </w:t>
        </w:r>
      </w:ins>
      <w:ins w:id="4089" w:author="Arthur Parmentier" w:date="2020-06-02T18:27:00Z">
        <w:r w:rsidR="003D3E7E" w:rsidRPr="007C437A">
          <w:t>a computer</w:t>
        </w:r>
      </w:ins>
      <w:ins w:id="4090" w:author="Arthur Parmentier" w:date="2020-06-02T18:26:00Z">
        <w:r w:rsidR="003D3E7E" w:rsidRPr="007C437A">
          <w:t xml:space="preserve"> </w:t>
        </w:r>
      </w:ins>
      <w:ins w:id="4091" w:author="Arthur Parmentier" w:date="2020-06-02T18:27:00Z">
        <w:r w:rsidR="003D3E7E" w:rsidRPr="007C437A">
          <w:t>can</w:t>
        </w:r>
      </w:ins>
      <w:ins w:id="4092" w:author="Arthur Parmentier" w:date="2020-06-02T18:26:00Z">
        <w:r w:rsidR="003D3E7E" w:rsidRPr="007C437A">
          <w:t xml:space="preserve"> process SP signs</w:t>
        </w:r>
      </w:ins>
      <w:ins w:id="4093" w:author="Arthur Parmentier" w:date="2020-06-02T18:28:00Z">
        <w:r w:rsidR="003D3E7E" w:rsidRPr="007C437A">
          <w:t xml:space="preserve"> and </w:t>
        </w:r>
      </w:ins>
      <w:ins w:id="4094" w:author="Arthur Parmentier" w:date="2020-06-02T18:29:00Z">
        <w:r w:rsidR="003D3E7E" w:rsidRPr="007C437A">
          <w:t xml:space="preserve">take the role of one or several performers at the same time, aside other human </w:t>
        </w:r>
        <w:r w:rsidR="003D3E7E" w:rsidRPr="007C437A">
          <w:lastRenderedPageBreak/>
          <w:t>performers or not</w:t>
        </w:r>
      </w:ins>
      <w:ins w:id="4095" w:author="Arthur Parmentier" w:date="2020-06-02T18:12:00Z">
        <w:r w:rsidRPr="007C437A">
          <w:t>.</w:t>
        </w:r>
      </w:ins>
      <w:ins w:id="4096" w:author="Arthur Parmentier" w:date="2020-06-02T18:30:00Z">
        <w:r w:rsidR="003D3E7E" w:rsidRPr="007C437A">
          <w:t xml:space="preserve"> At the difference of what is possible with human performers, the program itself can only </w:t>
        </w:r>
      </w:ins>
      <w:ins w:id="4097" w:author="Arthur Parmentier" w:date="2020-06-02T18:31:00Z">
        <w:r w:rsidR="003D3E7E" w:rsidRPr="007C437A">
          <w:t>recognize sign</w:t>
        </w:r>
      </w:ins>
      <w:ins w:id="4098" w:author="Arthur Parmentier" w:date="2020-06-02T18:37:00Z">
        <w:r w:rsidR="008A1107" w:rsidRPr="007C437A">
          <w:t>s</w:t>
        </w:r>
      </w:ins>
      <w:ins w:id="4099" w:author="Arthur Parmentier" w:date="2020-06-02T18:31:00Z">
        <w:r w:rsidR="003D3E7E" w:rsidRPr="007C437A">
          <w:t xml:space="preserve"> from one emitter at the time</w:t>
        </w:r>
      </w:ins>
      <w:ins w:id="4100" w:author="Arthur Parmentier" w:date="2020-06-02T18:33:00Z">
        <w:r w:rsidR="008A1107" w:rsidRPr="007C437A">
          <w:t xml:space="preserve"> </w:t>
        </w:r>
      </w:ins>
      <w:ins w:id="4101" w:author="Arthur Parmentier" w:date="2020-06-02T18:36:00Z">
        <w:r w:rsidR="008A1107" w:rsidRPr="007C437A">
          <w:t xml:space="preserve">(the soundpainter) </w:t>
        </w:r>
      </w:ins>
      <w:ins w:id="4102" w:author="Arthur Parmentier" w:date="2020-06-02T18:33:00Z">
        <w:r w:rsidR="008A1107" w:rsidRPr="007C437A">
          <w:t xml:space="preserve">and cannot emit signs itself. Among </w:t>
        </w:r>
      </w:ins>
      <w:ins w:id="4103" w:author="Arthur Parmentier" w:date="2020-06-02T18:34:00Z">
        <w:r w:rsidR="008A1107" w:rsidRPr="007C437A">
          <w:t>the set of possible configurations, I would like to mention two of them that I had in mind when starting this project:</w:t>
        </w:r>
      </w:ins>
    </w:p>
    <w:p w:rsidR="008A1107" w:rsidRPr="007C437A" w:rsidRDefault="008A1107" w:rsidP="008A1107">
      <w:pPr>
        <w:pStyle w:val="Paragraphedeliste"/>
        <w:numPr>
          <w:ilvl w:val="0"/>
          <w:numId w:val="14"/>
        </w:numPr>
        <w:rPr>
          <w:ins w:id="4104" w:author="Arthur Parmentier" w:date="2020-06-02T18:39:00Z"/>
        </w:rPr>
      </w:pPr>
      <w:ins w:id="4105" w:author="Arthur Parmentier" w:date="2020-06-02T18:34:00Z">
        <w:r w:rsidRPr="007C437A">
          <w:t>In the first configuration</w:t>
        </w:r>
      </w:ins>
      <w:ins w:id="4106" w:author="Arthur Parmentier" w:date="2020-06-02T18:35:00Z">
        <w:r w:rsidRPr="007C437A">
          <w:t xml:space="preserve">, </w:t>
        </w:r>
      </w:ins>
      <w:ins w:id="4107" w:author="Arthur Parmentier" w:date="2020-06-02T18:38:00Z">
        <w:r w:rsidRPr="007C437A">
          <w:t xml:space="preserve">the orchestra is </w:t>
        </w:r>
      </w:ins>
      <w:ins w:id="4108" w:author="Arthur Parmentier" w:date="2020-06-02T18:40:00Z">
        <w:r w:rsidRPr="007C437A">
          <w:t>simulated by</w:t>
        </w:r>
      </w:ins>
      <w:ins w:id="4109" w:author="Arthur Parmentier" w:date="2020-06-02T18:38:00Z">
        <w:r w:rsidRPr="007C437A">
          <w:t xml:space="preserve"> the computer runni</w:t>
        </w:r>
      </w:ins>
      <w:ins w:id="4110" w:author="Arthur Parmentier" w:date="2020-06-02T18:39:00Z">
        <w:r w:rsidRPr="007C437A">
          <w:t xml:space="preserve">ng the SP recognition tool </w:t>
        </w:r>
      </w:ins>
      <w:ins w:id="4111" w:author="Arthur Parmentier" w:date="2020-06-02T18:40:00Z">
        <w:r w:rsidRPr="007C437A">
          <w:t>(</w:t>
        </w:r>
      </w:ins>
      <w:ins w:id="4112" w:author="Arthur Parmentier" w:date="2020-06-02T18:39:00Z">
        <w:r w:rsidRPr="007C437A">
          <w:t>and possibly other digital gear</w:t>
        </w:r>
      </w:ins>
      <w:ins w:id="4113" w:author="Arthur Parmentier" w:date="2020-06-02T18:40:00Z">
        <w:r w:rsidRPr="007C437A">
          <w:t>)</w:t>
        </w:r>
      </w:ins>
      <w:ins w:id="4114" w:author="Arthur Parmentier" w:date="2020-06-02T18:39:00Z">
        <w:r w:rsidRPr="007C437A">
          <w:t>, without other human performers.</w:t>
        </w:r>
      </w:ins>
    </w:p>
    <w:p w:rsidR="008A1107" w:rsidRPr="007C437A" w:rsidRDefault="008A1107">
      <w:pPr>
        <w:pStyle w:val="Paragraphedeliste"/>
        <w:numPr>
          <w:ilvl w:val="0"/>
          <w:numId w:val="14"/>
        </w:numPr>
        <w:rPr>
          <w:ins w:id="4115" w:author="Arthur Parmentier" w:date="2020-05-15T11:00:00Z"/>
        </w:rPr>
        <w:pPrChange w:id="4116" w:author="Arthur Parmentier" w:date="2020-06-02T18:34:00Z">
          <w:pPr/>
        </w:pPrChange>
      </w:pPr>
      <w:ins w:id="4117" w:author="Arthur Parmentier" w:date="2020-06-02T18:39:00Z">
        <w:r w:rsidRPr="007C437A">
          <w:t xml:space="preserve">In the second configuration, the computer </w:t>
        </w:r>
      </w:ins>
      <w:ins w:id="4118" w:author="Arthur Parmentier" w:date="2020-06-02T18:40:00Z">
        <w:r w:rsidRPr="007C437A">
          <w:t>takes the role of single performer inside an orchestra with other human performers.</w:t>
        </w:r>
      </w:ins>
    </w:p>
    <w:p w:rsidR="00B01D9E" w:rsidRPr="007C437A" w:rsidRDefault="00E176C0" w:rsidP="00B01D9E">
      <w:pPr>
        <w:rPr>
          <w:ins w:id="4119" w:author="Arthur Parmentier" w:date="2020-05-15T11:21:00Z"/>
        </w:rPr>
      </w:pPr>
      <w:ins w:id="4120" w:author="Arthur Parmentier" w:date="2020-06-02T18:10:00Z">
        <w:r w:rsidRPr="007C437A">
          <w:t>In general, t</w:t>
        </w:r>
      </w:ins>
      <w:ins w:id="4121" w:author="Arthur Parmentier" w:date="2020-05-15T11:17:00Z">
        <w:r w:rsidR="005E56A8" w:rsidRPr="007C437A">
          <w:t xml:space="preserve">he </w:t>
        </w:r>
      </w:ins>
      <w:ins w:id="4122" w:author="Arthur Parmentier" w:date="2020-06-02T18:11:00Z">
        <w:r w:rsidRPr="007C437A">
          <w:t>choice and use</w:t>
        </w:r>
      </w:ins>
      <w:ins w:id="4123" w:author="Arthur Parmentier" w:date="2020-05-15T11:17:00Z">
        <w:r w:rsidR="005E56A8" w:rsidRPr="007C437A">
          <w:t xml:space="preserve"> of a specific configuration is motivated by </w:t>
        </w:r>
      </w:ins>
      <w:ins w:id="4124" w:author="Arthur Parmentier" w:date="2020-06-02T18:08:00Z">
        <w:r w:rsidRPr="007C437A">
          <w:t>the</w:t>
        </w:r>
      </w:ins>
      <w:ins w:id="4125" w:author="Arthur Parmentier" w:date="2020-06-02T18:07:00Z">
        <w:r w:rsidRPr="007C437A">
          <w:t xml:space="preserve"> qualities (in term</w:t>
        </w:r>
      </w:ins>
      <w:ins w:id="4126" w:author="Arthur Parmentier" w:date="2020-06-02T18:08:00Z">
        <w:r w:rsidRPr="007C437A">
          <w:t>s</w:t>
        </w:r>
      </w:ins>
      <w:ins w:id="4127" w:author="Arthur Parmentier" w:date="2020-06-02T18:07:00Z">
        <w:r w:rsidRPr="007C437A">
          <w:t xml:space="preserve"> of creative processes, special layout, communication rules</w:t>
        </w:r>
      </w:ins>
      <w:ins w:id="4128" w:author="Arthur Parmentier" w:date="2020-06-02T18:08:00Z">
        <w:r w:rsidRPr="007C437A">
          <w:t>…) it has for achieving a certain result in the performance</w:t>
        </w:r>
      </w:ins>
      <w:ins w:id="4129" w:author="Arthur Parmentier" w:date="2020-06-02T18:11:00Z">
        <w:r w:rsidRPr="007C437A">
          <w:t>.</w:t>
        </w:r>
      </w:ins>
      <w:ins w:id="4130" w:author="Arthur Parmentier" w:date="2020-06-02T18:41:00Z">
        <w:r w:rsidR="008A1107" w:rsidRPr="007C437A">
          <w:t xml:space="preserve"> Let’s discuss the qualities </w:t>
        </w:r>
      </w:ins>
      <w:ins w:id="4131" w:author="Arthur Parmentier" w:date="2020-06-02T18:46:00Z">
        <w:r w:rsidR="00724CD5" w:rsidRPr="007C437A">
          <w:t>of these</w:t>
        </w:r>
      </w:ins>
      <w:ins w:id="4132" w:author="Arthur Parmentier" w:date="2020-06-02T18:41:00Z">
        <w:r w:rsidR="008A1107" w:rsidRPr="007C437A">
          <w:t xml:space="preserve"> two configurations:</w:t>
        </w:r>
      </w:ins>
    </w:p>
    <w:p w:rsidR="0080158F" w:rsidRPr="007C437A" w:rsidRDefault="008A1107" w:rsidP="0080158F">
      <w:pPr>
        <w:pStyle w:val="Paragraphedeliste"/>
        <w:numPr>
          <w:ilvl w:val="0"/>
          <w:numId w:val="8"/>
        </w:numPr>
        <w:rPr>
          <w:ins w:id="4133" w:author="Arthur Parmentier" w:date="2020-05-15T11:30:00Z"/>
        </w:rPr>
      </w:pPr>
      <w:ins w:id="4134" w:author="Arthur Parmentier" w:date="2020-06-02T18:41:00Z">
        <w:r w:rsidRPr="007C437A">
          <w:t xml:space="preserve">In the configuration one, </w:t>
        </w:r>
      </w:ins>
      <w:ins w:id="4135" w:author="Arthur Parmentier" w:date="2020-05-15T11:24:00Z">
        <w:r w:rsidR="0080158F" w:rsidRPr="007C437A">
          <w:t>such a tool can be used</w:t>
        </w:r>
      </w:ins>
      <w:ins w:id="4136" w:author="Arthur Parmentier" w:date="2020-05-15T11:39:00Z">
        <w:r w:rsidR="000C2232" w:rsidRPr="007C437A">
          <w:t xml:space="preserve"> </w:t>
        </w:r>
      </w:ins>
      <w:ins w:id="4137" w:author="Arthur Parmentier" w:date="2020-05-15T11:24:00Z">
        <w:r w:rsidR="0080158F" w:rsidRPr="007C437A">
          <w:t xml:space="preserve">as a learning tool for individuals </w:t>
        </w:r>
      </w:ins>
      <w:ins w:id="4138" w:author="Arthur Parmentier" w:date="2020-05-15T11:25:00Z">
        <w:r w:rsidR="0080158F" w:rsidRPr="007C437A">
          <w:t>aside the collective approaches to learning SP</w:t>
        </w:r>
      </w:ins>
      <w:ins w:id="4139" w:author="Arthur Parmentier" w:date="2020-05-15T11:26:00Z">
        <w:r w:rsidR="0080158F" w:rsidRPr="007C437A">
          <w:t xml:space="preserve">. </w:t>
        </w:r>
      </w:ins>
      <w:ins w:id="4140" w:author="Arthur Parmentier" w:date="2020-05-15T11:27:00Z">
        <w:r w:rsidR="0080158F" w:rsidRPr="007C437A">
          <w:t>As for now, the tool only covers the basic structures of SP</w:t>
        </w:r>
        <w:r w:rsidR="002C0BFC" w:rsidRPr="007C437A">
          <w:t xml:space="preserve"> and would only be interesting for beginners </w:t>
        </w:r>
      </w:ins>
      <w:ins w:id="4141" w:author="Arthur Parmentier" w:date="2020-05-15T11:28:00Z">
        <w:r w:rsidR="002C0BFC" w:rsidRPr="007C437A">
          <w:t>in SP</w:t>
        </w:r>
      </w:ins>
      <w:ins w:id="4142" w:author="Arthur Parmentier" w:date="2020-06-02T18:42:00Z">
        <w:r w:rsidRPr="007C437A">
          <w:t xml:space="preserve"> or soundpainters</w:t>
        </w:r>
      </w:ins>
      <w:ins w:id="4143" w:author="Arthur Parmentier" w:date="2020-05-15T11:28:00Z">
        <w:r w:rsidR="002C0BFC" w:rsidRPr="007C437A">
          <w:t xml:space="preserve"> who cannot rehearse with a group.</w:t>
        </w:r>
      </w:ins>
    </w:p>
    <w:p w:rsidR="002C0BFC" w:rsidRPr="007C437A" w:rsidRDefault="008A1107" w:rsidP="0080158F">
      <w:pPr>
        <w:pStyle w:val="Paragraphedeliste"/>
        <w:numPr>
          <w:ilvl w:val="0"/>
          <w:numId w:val="8"/>
        </w:numPr>
        <w:rPr>
          <w:ins w:id="4144" w:author="Arthur Parmentier" w:date="2020-05-15T11:40:00Z"/>
        </w:rPr>
      </w:pPr>
      <w:ins w:id="4145" w:author="Arthur Parmentier" w:date="2020-06-02T18:43:00Z">
        <w:r w:rsidRPr="007C437A">
          <w:t>In both configurations</w:t>
        </w:r>
      </w:ins>
      <w:ins w:id="4146" w:author="Arthur Parmentier" w:date="2020-05-15T11:31:00Z">
        <w:r w:rsidR="002C0BFC" w:rsidRPr="007C437A">
          <w:t xml:space="preserve">, </w:t>
        </w:r>
      </w:ins>
      <w:ins w:id="4147" w:author="Arthur Parmentier" w:date="2020-05-15T11:32:00Z">
        <w:r w:rsidR="002C0BFC" w:rsidRPr="007C437A">
          <w:t xml:space="preserve">such a tool is </w:t>
        </w:r>
      </w:ins>
      <w:ins w:id="4148" w:author="Arthur Parmentier" w:date="2020-06-02T18:43:00Z">
        <w:r w:rsidRPr="007C437A">
          <w:t>also</w:t>
        </w:r>
      </w:ins>
      <w:ins w:id="4149" w:author="Arthur Parmentier" w:date="2020-05-15T11:32:00Z">
        <w:r w:rsidR="002C0BFC" w:rsidRPr="007C437A">
          <w:t xml:space="preserve"> interesting</w:t>
        </w:r>
      </w:ins>
      <w:ins w:id="4150" w:author="Arthur Parmentier" w:date="2020-06-02T18:43:00Z">
        <w:r w:rsidRPr="007C437A">
          <w:t xml:space="preserve"> even for more advanced soundpainters</w:t>
        </w:r>
      </w:ins>
      <w:ins w:id="4151" w:author="Arthur Parmentier" w:date="2020-05-15T11:39:00Z">
        <w:r w:rsidR="000C2232" w:rsidRPr="007C437A">
          <w:t xml:space="preserve"> </w:t>
        </w:r>
      </w:ins>
      <w:ins w:id="4152" w:author="Arthur Parmentier" w:date="2020-05-15T11:32:00Z">
        <w:r w:rsidR="002C0BFC" w:rsidRPr="007C437A">
          <w:t xml:space="preserve">for exploring new areas </w:t>
        </w:r>
      </w:ins>
      <w:ins w:id="4153" w:author="Arthur Parmentier" w:date="2020-05-15T11:34:00Z">
        <w:r w:rsidR="002C0BFC" w:rsidRPr="007C437A">
          <w:t>of composition</w:t>
        </w:r>
      </w:ins>
      <w:ins w:id="4154" w:author="Arthur Parmentier" w:date="2020-06-02T18:45:00Z">
        <w:r w:rsidR="00724CD5" w:rsidRPr="007C437A">
          <w:t xml:space="preserve"> with</w:t>
        </w:r>
      </w:ins>
      <w:ins w:id="4155" w:author="Arthur Parmentier" w:date="2020-05-15T11:35:00Z">
        <w:r w:rsidR="002C0BFC" w:rsidRPr="007C437A">
          <w:t xml:space="preserve"> artificial intelligence, </w:t>
        </w:r>
      </w:ins>
      <w:ins w:id="4156" w:author="Arthur Parmentier" w:date="2020-05-15T11:36:00Z">
        <w:r w:rsidR="002C0BFC" w:rsidRPr="007C437A">
          <w:t>machine learning and</w:t>
        </w:r>
      </w:ins>
      <w:ins w:id="4157" w:author="Arthur Parmentier" w:date="2020-05-15T11:37:00Z">
        <w:r w:rsidR="002C0BFC" w:rsidRPr="007C437A">
          <w:t xml:space="preserve"> their complex generative processes.</w:t>
        </w:r>
      </w:ins>
    </w:p>
    <w:p w:rsidR="007D0D3B" w:rsidRPr="007C437A" w:rsidRDefault="00724CD5" w:rsidP="0080158F">
      <w:pPr>
        <w:pStyle w:val="Paragraphedeliste"/>
        <w:numPr>
          <w:ilvl w:val="0"/>
          <w:numId w:val="8"/>
        </w:numPr>
        <w:rPr>
          <w:ins w:id="4158" w:author="Arthur Parmentier" w:date="2020-06-02T18:48:00Z"/>
        </w:rPr>
      </w:pPr>
      <w:ins w:id="4159" w:author="Arthur Parmentier" w:date="2020-06-02T18:43:00Z">
        <w:r w:rsidRPr="007C437A">
          <w:t xml:space="preserve">In </w:t>
        </w:r>
      </w:ins>
      <w:ins w:id="4160" w:author="Arthur Parmentier" w:date="2020-06-02T18:46:00Z">
        <w:r w:rsidRPr="007C437A">
          <w:t xml:space="preserve">the second </w:t>
        </w:r>
      </w:ins>
      <w:ins w:id="4161" w:author="Arthur Parmentier" w:date="2020-06-02T18:43:00Z">
        <w:r w:rsidRPr="007C437A">
          <w:t>configuration,</w:t>
        </w:r>
      </w:ins>
      <w:ins w:id="4162" w:author="Arthur Parmentier" w:date="2020-06-02T18:44:00Z">
        <w:r w:rsidRPr="007C437A">
          <w:t xml:space="preserve"> </w:t>
        </w:r>
      </w:ins>
      <w:ins w:id="4163" w:author="Arthur Parmentier" w:date="2020-05-15T11:42:00Z">
        <w:r w:rsidR="007D0D3B" w:rsidRPr="007C437A">
          <w:t xml:space="preserve">the tool </w:t>
        </w:r>
      </w:ins>
      <w:ins w:id="4164" w:author="Arthur Parmentier" w:date="2020-06-02T18:47:00Z">
        <w:r w:rsidRPr="007C437A">
          <w:t>can</w:t>
        </w:r>
      </w:ins>
      <w:ins w:id="4165" w:author="Arthur Parmentier" w:date="2020-05-15T11:42:00Z">
        <w:r w:rsidR="007D0D3B" w:rsidRPr="007C437A">
          <w:t xml:space="preserve"> be used as a controller with other digital elements that are already part of the performance</w:t>
        </w:r>
      </w:ins>
      <w:ins w:id="4166" w:author="Arthur Parmentier" w:date="2020-06-02T18:47:00Z">
        <w:r w:rsidRPr="007C437A">
          <w:t xml:space="preserve"> and sometimes used by the human performers </w:t>
        </w:r>
      </w:ins>
      <w:ins w:id="4167" w:author="Arthur Parmentier" w:date="2020-06-02T18:48:00Z">
        <w:r w:rsidRPr="007C437A">
          <w:t>themselves:</w:t>
        </w:r>
      </w:ins>
      <w:ins w:id="4168" w:author="Arthur Parmentier" w:date="2020-05-15T11:42:00Z">
        <w:r w:rsidR="007D0D3B" w:rsidRPr="007C437A">
          <w:t xml:space="preserve"> effect processors, amplification mechanisms</w:t>
        </w:r>
      </w:ins>
      <w:ins w:id="4169" w:author="Arthur Parmentier" w:date="2020-05-15T11:43:00Z">
        <w:r w:rsidR="007D0D3B" w:rsidRPr="007C437A">
          <w:t>, mixing devices, recording devices and m</w:t>
        </w:r>
      </w:ins>
      <w:ins w:id="4170" w:author="Arthur Parmentier" w:date="2020-06-02T18:48:00Z">
        <w:r w:rsidRPr="007C437A">
          <w:t>uch more</w:t>
        </w:r>
      </w:ins>
      <w:ins w:id="4171" w:author="Arthur Parmentier" w:date="2020-05-15T11:43:00Z">
        <w:r w:rsidR="007D0D3B" w:rsidRPr="007C437A">
          <w:t xml:space="preserve">. It is </w:t>
        </w:r>
      </w:ins>
      <w:ins w:id="4172" w:author="Arthur Parmentier" w:date="2020-05-15T11:44:00Z">
        <w:r w:rsidR="007D0D3B" w:rsidRPr="007C437A">
          <w:t>sometimes</w:t>
        </w:r>
      </w:ins>
      <w:ins w:id="4173" w:author="Arthur Parmentier" w:date="2020-05-15T11:43:00Z">
        <w:r w:rsidR="007D0D3B" w:rsidRPr="007C437A">
          <w:t xml:space="preserve"> the case that such elements </w:t>
        </w:r>
      </w:ins>
      <w:ins w:id="4174" w:author="Arthur Parmentier" w:date="2020-05-15T12:15:00Z">
        <w:r w:rsidR="00736DF0" w:rsidRPr="007C437A">
          <w:t>cannot be controlled</w:t>
        </w:r>
      </w:ins>
      <w:ins w:id="4175" w:author="Arthur Parmentier" w:date="2020-05-15T11:43:00Z">
        <w:r w:rsidR="007D0D3B" w:rsidRPr="007C437A">
          <w:t xml:space="preserve"> real-time performance because of the complexi</w:t>
        </w:r>
      </w:ins>
      <w:ins w:id="4176" w:author="Arthur Parmentier" w:date="2020-05-15T11:44:00Z">
        <w:r w:rsidR="007D0D3B" w:rsidRPr="007C437A">
          <w:t xml:space="preserve">ty of their interface or controls, or that it requires </w:t>
        </w:r>
      </w:ins>
      <w:ins w:id="4177" w:author="Arthur Parmentier" w:date="2020-05-15T11:45:00Z">
        <w:r w:rsidR="007D0D3B" w:rsidRPr="007C437A">
          <w:t>performers to manipulate them. The interfacing possibilities offered by Max/MSP makes it an ideal choice for contro</w:t>
        </w:r>
      </w:ins>
      <w:ins w:id="4178" w:author="Arthur Parmentier" w:date="2020-05-15T11:46:00Z">
        <w:r w:rsidR="007D0D3B" w:rsidRPr="007C437A">
          <w:t>lling these devices within the SP language directly</w:t>
        </w:r>
      </w:ins>
      <w:ins w:id="4179" w:author="Arthur Parmentier" w:date="2020-05-15T12:16:00Z">
        <w:r w:rsidR="00736DF0" w:rsidRPr="007C437A">
          <w:t>.</w:t>
        </w:r>
      </w:ins>
    </w:p>
    <w:p w:rsidR="00705639" w:rsidRPr="007C437A" w:rsidRDefault="00705639" w:rsidP="00705639">
      <w:pPr>
        <w:rPr>
          <w:ins w:id="4180" w:author="Arthur Parmentier" w:date="2020-06-06T17:20:00Z"/>
        </w:rPr>
      </w:pPr>
      <w:ins w:id="4181" w:author="Arthur Parmentier" w:date="2020-06-02T18:48:00Z">
        <w:r w:rsidRPr="007C437A">
          <w:t>Of course, there are other possible config</w:t>
        </w:r>
      </w:ins>
      <w:ins w:id="4182" w:author="Arthur Parmentier" w:date="2020-06-02T18:49:00Z">
        <w:r w:rsidRPr="007C437A">
          <w:t>urations in which people would want to use the tool</w:t>
        </w:r>
      </w:ins>
      <w:ins w:id="4183" w:author="Arthur Parmentier" w:date="2020-06-02T18:51:00Z">
        <w:r w:rsidRPr="007C437A">
          <w:t xml:space="preserve">, such as remote performances over internet, where the tool </w:t>
        </w:r>
      </w:ins>
      <w:ins w:id="4184" w:author="Arthur Parmentier" w:date="2020-06-02T18:52:00Z">
        <w:r w:rsidRPr="007C437A">
          <w:t>could act as a</w:t>
        </w:r>
      </w:ins>
      <w:ins w:id="4185" w:author="Arthur Parmentier" w:date="2020-06-02T18:53:00Z">
        <w:r w:rsidRPr="007C437A">
          <w:t xml:space="preserve">n interpreter </w:t>
        </w:r>
      </w:ins>
      <w:ins w:id="4186" w:author="Arthur Parmentier" w:date="2020-06-02T18:54:00Z">
        <w:r w:rsidR="004E0B5A" w:rsidRPr="007C437A">
          <w:t xml:space="preserve">from video to words and simple parameters </w:t>
        </w:r>
      </w:ins>
      <w:ins w:id="4187" w:author="Arthur Parmentier" w:date="2020-06-02T18:53:00Z">
        <w:r w:rsidRPr="007C437A">
          <w:t>for reducing the bandwidth of the information to pass over internet</w:t>
        </w:r>
      </w:ins>
      <w:ins w:id="4188" w:author="Arthur Parmentier" w:date="2020-06-02T18:54:00Z">
        <w:r w:rsidR="004E0B5A" w:rsidRPr="007C437A">
          <w:t>.</w:t>
        </w:r>
      </w:ins>
    </w:p>
    <w:p w:rsidR="00A12510" w:rsidRPr="007C437A" w:rsidRDefault="00A12510" w:rsidP="00A12510">
      <w:pPr>
        <w:pStyle w:val="NormalWeb"/>
        <w:rPr>
          <w:ins w:id="4189" w:author="Arthur Parmentier" w:date="2020-06-06T17:20:00Z"/>
          <w:lang w:val="en-US"/>
          <w:rPrChange w:id="4190" w:author="Arthur Parmentier" w:date="2020-06-07T15:27:00Z">
            <w:rPr>
              <w:ins w:id="4191" w:author="Arthur Parmentier" w:date="2020-06-06T17:20:00Z"/>
            </w:rPr>
          </w:rPrChange>
        </w:rPr>
      </w:pPr>
      <w:ins w:id="4192" w:author="Arthur Parmentier" w:date="2020-06-06T17:20:00Z">
        <w:r w:rsidRPr="007C437A">
          <w:rPr>
            <w:lang w:val="en-US"/>
            <w:rPrChange w:id="4193" w:author="Arthur Parmentier" w:date="2020-06-07T15:27:00Z">
              <w:rPr/>
            </w:rPrChange>
          </w:rPr>
          <w:t>j.“Electronic” are incorporated into your work and gestural language. What software have your laptop performers worked with in the past?</w:t>
        </w:r>
      </w:ins>
    </w:p>
    <w:p w:rsidR="00A12510" w:rsidRPr="007C437A" w:rsidRDefault="00A12510" w:rsidP="00A12510">
      <w:pPr>
        <w:pStyle w:val="NormalWeb"/>
        <w:rPr>
          <w:ins w:id="4194" w:author="Arthur Parmentier" w:date="2020-06-06T17:20:00Z"/>
          <w:lang w:val="en-US"/>
          <w:rPrChange w:id="4195" w:author="Arthur Parmentier" w:date="2020-06-07T15:27:00Z">
            <w:rPr>
              <w:ins w:id="4196" w:author="Arthur Parmentier" w:date="2020-06-06T17:20:00Z"/>
            </w:rPr>
          </w:rPrChange>
        </w:rPr>
      </w:pPr>
      <w:ins w:id="4197" w:author="Arthur Parmentier" w:date="2020-06-06T17:20:00Z">
        <w:r w:rsidRPr="007C437A">
          <w:rPr>
            <w:lang w:val="en-US"/>
            <w:rPrChange w:id="4198" w:author="Arthur Parmentier" w:date="2020-06-07T15:27:00Z">
              <w:rPr/>
            </w:rPrChange>
          </w:rPr>
          <w:t>Each laptop performer usually designs or modifies their own software in order to be able to respond to the gestures quickly.</w:t>
        </w:r>
      </w:ins>
    </w:p>
    <w:p w:rsidR="00A12510" w:rsidRPr="007C437A" w:rsidRDefault="00A12510" w:rsidP="00A12510">
      <w:pPr>
        <w:pStyle w:val="NormalWeb"/>
        <w:rPr>
          <w:ins w:id="4199" w:author="Arthur Parmentier" w:date="2020-06-06T17:20:00Z"/>
          <w:lang w:val="en-US"/>
          <w:rPrChange w:id="4200" w:author="Arthur Parmentier" w:date="2020-06-07T15:27:00Z">
            <w:rPr>
              <w:ins w:id="4201" w:author="Arthur Parmentier" w:date="2020-06-06T17:20:00Z"/>
            </w:rPr>
          </w:rPrChange>
        </w:rPr>
      </w:pPr>
      <w:ins w:id="4202" w:author="Arthur Parmentier" w:date="2020-06-06T17:20:00Z">
        <w:r w:rsidRPr="007C437A">
          <w:rPr>
            <w:lang w:val="en-US"/>
            <w:rPrChange w:id="4203" w:author="Arthur Parmentier" w:date="2020-06-07T15:27:00Z">
              <w:rPr/>
            </w:rPrChange>
          </w:rPr>
          <w:t>k. Have you found any limitation in the real-time nature of the response from these electronic ensemble members?</w:t>
        </w:r>
      </w:ins>
    </w:p>
    <w:p w:rsidR="00A12510" w:rsidRPr="007C437A" w:rsidRDefault="00A12510" w:rsidP="00A12510">
      <w:pPr>
        <w:pStyle w:val="NormalWeb"/>
        <w:rPr>
          <w:ins w:id="4204" w:author="Arthur Parmentier" w:date="2020-06-06T17:20:00Z"/>
          <w:lang w:val="en-US"/>
          <w:rPrChange w:id="4205" w:author="Arthur Parmentier" w:date="2020-06-07T15:27:00Z">
            <w:rPr>
              <w:ins w:id="4206" w:author="Arthur Parmentier" w:date="2020-06-06T17:20:00Z"/>
            </w:rPr>
          </w:rPrChange>
        </w:rPr>
      </w:pPr>
      <w:ins w:id="4207" w:author="Arthur Parmentier" w:date="2020-06-06T17:20:00Z">
        <w:r w:rsidRPr="007C437A">
          <w:rPr>
            <w:lang w:val="en-US"/>
            <w:rPrChange w:id="4208" w:author="Arthur Parmentier" w:date="2020-06-07T15:27:00Z">
              <w:rPr/>
            </w:rPrChange>
          </w:rPr>
          <w:t xml:space="preserve">There are times during a Soundpainting where I have signed a laptop player to perform a phrase and they are not ready to do so. This is common and each Soundpainter must set specific Defaults during rehearsal in order to deal with this problem. For example: If a laptop player is signed a gesture such as Pointillism, but they are not ready to perform it because of their software or any other reason, they </w:t>
        </w:r>
        <w:r w:rsidRPr="007C437A">
          <w:rPr>
            <w:lang w:val="en-US"/>
            <w:rPrChange w:id="4209" w:author="Arthur Parmentier" w:date="2020-06-07T15:27:00Z">
              <w:rPr/>
            </w:rPrChange>
          </w:rPr>
          <w:lastRenderedPageBreak/>
          <w:t>must sign to the Soundpainter the gesture called “I Can’t Do This”. The Soundpainter will either wait and sign the same phrase a little later in the piece, when the laptop player is ready, or will discard the idea and go on to another. This is a commonly used Default when working with any discipline that may need a little extra time to prepare a response. This is the same when working with visual artists – they often need a little more time to prepare a response to certain gestures.</w:t>
        </w:r>
      </w:ins>
    </w:p>
    <w:p w:rsidR="00A12510" w:rsidRPr="007C437A" w:rsidRDefault="00A12510" w:rsidP="00705639">
      <w:pPr>
        <w:rPr>
          <w:ins w:id="4210" w:author="Arthur Parmentier" w:date="2020-06-02T18:55:00Z"/>
        </w:rPr>
      </w:pPr>
    </w:p>
    <w:p w:rsidR="006D10E9" w:rsidRPr="007C437A" w:rsidRDefault="006D10E9" w:rsidP="006D10E9">
      <w:pPr>
        <w:pStyle w:val="Titre3"/>
        <w:rPr>
          <w:ins w:id="4211" w:author="Arthur Parmentier" w:date="2020-05-15T15:41:00Z"/>
        </w:rPr>
      </w:pPr>
      <w:bookmarkStart w:id="4212" w:name="_Toc42550133"/>
      <w:ins w:id="4213" w:author="Arthur Parmentier" w:date="2020-05-15T15:41:00Z">
        <w:r w:rsidRPr="007C437A">
          <w:t>Goals</w:t>
        </w:r>
        <w:bookmarkEnd w:id="4212"/>
      </w:ins>
    </w:p>
    <w:p w:rsidR="006054A3" w:rsidRPr="007C437A" w:rsidRDefault="006054A3" w:rsidP="006054A3">
      <w:pPr>
        <w:rPr>
          <w:ins w:id="4214" w:author="Arthur Parmentier" w:date="2020-05-15T15:43:00Z"/>
        </w:rPr>
      </w:pPr>
      <w:ins w:id="4215" w:author="Arthur Parmentier" w:date="2020-05-15T15:42:00Z">
        <w:r w:rsidRPr="007C437A">
          <w:t xml:space="preserve">In the frame of </w:t>
        </w:r>
      </w:ins>
      <w:ins w:id="4216" w:author="Arthur Parmentier" w:date="2020-06-02T19:02:00Z">
        <w:r w:rsidR="00B64BAF" w:rsidRPr="007C437A">
          <w:t>my</w:t>
        </w:r>
      </w:ins>
      <w:ins w:id="4217" w:author="Arthur Parmentier" w:date="2020-05-15T15:42:00Z">
        <w:r w:rsidRPr="007C437A">
          <w:t xml:space="preserve"> master thesis, I have chosen</w:t>
        </w:r>
      </w:ins>
      <w:ins w:id="4218" w:author="Arthur Parmentier" w:date="2020-05-15T22:16:00Z">
        <w:r w:rsidR="00D57E4A" w:rsidRPr="007C437A">
          <w:t xml:space="preserve"> to </w:t>
        </w:r>
      </w:ins>
      <w:ins w:id="4219" w:author="Arthur Parmentier" w:date="2020-05-15T22:25:00Z">
        <w:r w:rsidR="00E85217" w:rsidRPr="007C437A">
          <w:t>focus on the use case of my tool as a learning tool</w:t>
        </w:r>
      </w:ins>
      <w:ins w:id="4220" w:author="Arthur Parmentier" w:date="2020-06-02T18:58:00Z">
        <w:r w:rsidR="001C55EF" w:rsidRPr="007C437A">
          <w:t xml:space="preserve"> in the first configuration (simulation of the whole SP orchestra)</w:t>
        </w:r>
      </w:ins>
      <w:ins w:id="4221" w:author="Arthur Parmentier" w:date="2020-05-15T22:25:00Z">
        <w:r w:rsidR="00E85217" w:rsidRPr="007C437A">
          <w:t>.</w:t>
        </w:r>
      </w:ins>
    </w:p>
    <w:p w:rsidR="006054A3" w:rsidRPr="007C437A" w:rsidRDefault="00A43C46" w:rsidP="006054A3">
      <w:pPr>
        <w:rPr>
          <w:ins w:id="4222" w:author="Arthur Parmentier" w:date="2020-05-15T15:44:00Z"/>
        </w:rPr>
      </w:pPr>
      <w:ins w:id="4223" w:author="Arthur Parmentier" w:date="2020-05-15T22:02:00Z">
        <w:r w:rsidRPr="007C437A">
          <w:t xml:space="preserve">In analogy with the </w:t>
        </w:r>
      </w:ins>
      <w:ins w:id="4224" w:author="Arthur Parmentier" w:date="2020-05-15T22:03:00Z">
        <w:r w:rsidRPr="007C437A">
          <w:t>constructivist</w:t>
        </w:r>
      </w:ins>
      <w:ins w:id="4225" w:author="Arthur Parmentier" w:date="2020-05-15T22:02:00Z">
        <w:r w:rsidRPr="007C437A">
          <w:t xml:space="preserve"> mode</w:t>
        </w:r>
      </w:ins>
      <w:ins w:id="4226" w:author="Arthur Parmentier" w:date="2020-05-15T22:03:00Z">
        <w:r w:rsidRPr="007C437A">
          <w:t>l we discussed previously, we know that the</w:t>
        </w:r>
      </w:ins>
      <w:ins w:id="4227" w:author="Arthur Parmentier" w:date="2020-05-15T15:44:00Z">
        <w:r w:rsidR="006054A3" w:rsidRPr="007C437A">
          <w:t xml:space="preserve"> learning tool must have </w:t>
        </w:r>
      </w:ins>
      <w:ins w:id="4228" w:author="Arthur Parmentier" w:date="2020-05-15T22:12:00Z">
        <w:r w:rsidR="002A46D5" w:rsidRPr="007C437A">
          <w:t xml:space="preserve">at least </w:t>
        </w:r>
      </w:ins>
      <w:ins w:id="4229" w:author="Arthur Parmentier" w:date="2020-05-15T15:44:00Z">
        <w:r w:rsidR="006054A3" w:rsidRPr="007C437A">
          <w:t>the following features:</w:t>
        </w:r>
      </w:ins>
    </w:p>
    <w:p w:rsidR="002408AA" w:rsidRPr="007C437A" w:rsidRDefault="002408AA">
      <w:pPr>
        <w:pStyle w:val="Paragraphedeliste"/>
        <w:numPr>
          <w:ilvl w:val="0"/>
          <w:numId w:val="23"/>
        </w:numPr>
        <w:rPr>
          <w:ins w:id="4230" w:author="Arthur Parmentier" w:date="2020-05-15T22:02:00Z"/>
        </w:rPr>
      </w:pPr>
      <w:ins w:id="4231" w:author="Arthur Parmentier" w:date="2020-05-15T21:59:00Z">
        <w:r w:rsidRPr="007C437A">
          <w:t>A</w:t>
        </w:r>
      </w:ins>
      <w:ins w:id="4232" w:author="Arthur Parmentier" w:date="2020-05-15T22:00:00Z">
        <w:r w:rsidRPr="007C437A">
          <w:t xml:space="preserve"> mechanism of sign </w:t>
        </w:r>
      </w:ins>
      <w:ins w:id="4233" w:author="Arthur Parmentier" w:date="2020-06-02T18:59:00Z">
        <w:r w:rsidR="00964E49" w:rsidRPr="007C437A">
          <w:t xml:space="preserve">&amp; dictionary </w:t>
        </w:r>
      </w:ins>
      <w:ins w:id="4234" w:author="Arthur Parmentier" w:date="2020-05-15T22:00:00Z">
        <w:r w:rsidRPr="007C437A">
          <w:t>creation</w:t>
        </w:r>
      </w:ins>
    </w:p>
    <w:p w:rsidR="00A43C46" w:rsidRPr="007C437A" w:rsidRDefault="004C63B5" w:rsidP="006054A3">
      <w:pPr>
        <w:pStyle w:val="Paragraphedeliste"/>
        <w:numPr>
          <w:ilvl w:val="0"/>
          <w:numId w:val="23"/>
        </w:numPr>
        <w:rPr>
          <w:ins w:id="4235" w:author="Arthur Parmentier" w:date="2020-05-15T22:04:00Z"/>
        </w:rPr>
      </w:pPr>
      <w:ins w:id="4236" w:author="Arthur Parmentier" w:date="2020-05-15T22:04:00Z">
        <w:r w:rsidRPr="007C437A">
          <w:t xml:space="preserve">A </w:t>
        </w:r>
      </w:ins>
      <w:ins w:id="4237" w:author="Arthur Parmentier" w:date="2020-06-02T18:59:00Z">
        <w:r w:rsidR="00964E49" w:rsidRPr="007C437A">
          <w:t>mechanism of classification between different signs and parametrization of different positions in</w:t>
        </w:r>
      </w:ins>
      <w:ins w:id="4238" w:author="Arthur Parmentier" w:date="2020-06-02T19:00:00Z">
        <w:r w:rsidR="00964E49" w:rsidRPr="007C437A">
          <w:t xml:space="preserve"> the body space</w:t>
        </w:r>
      </w:ins>
    </w:p>
    <w:p w:rsidR="004C63B5" w:rsidRPr="007C437A" w:rsidRDefault="004C63B5" w:rsidP="006054A3">
      <w:pPr>
        <w:pStyle w:val="Paragraphedeliste"/>
        <w:numPr>
          <w:ilvl w:val="0"/>
          <w:numId w:val="23"/>
        </w:numPr>
        <w:rPr>
          <w:ins w:id="4239" w:author="Arthur Parmentier" w:date="2020-05-15T22:10:00Z"/>
        </w:rPr>
      </w:pPr>
      <w:ins w:id="4240" w:author="Arthur Parmentier" w:date="2020-05-15T22:08:00Z">
        <w:r w:rsidRPr="007C437A">
          <w:t>One or several grammatical systems</w:t>
        </w:r>
      </w:ins>
      <w:ins w:id="4241" w:author="Arthur Parmentier" w:date="2020-05-15T22:09:00Z">
        <w:r w:rsidRPr="007C437A">
          <w:t xml:space="preserve"> </w:t>
        </w:r>
      </w:ins>
      <w:ins w:id="4242" w:author="Arthur Parmentier" w:date="2020-06-02T19:01:00Z">
        <w:r w:rsidR="00964E49" w:rsidRPr="007C437A">
          <w:t>for parsing the sequence of signs and gestures (one grammar for each mode)</w:t>
        </w:r>
      </w:ins>
    </w:p>
    <w:p w:rsidR="00E30937" w:rsidRPr="007C437A" w:rsidRDefault="00E30937" w:rsidP="006054A3">
      <w:pPr>
        <w:pStyle w:val="Paragraphedeliste"/>
        <w:numPr>
          <w:ilvl w:val="0"/>
          <w:numId w:val="23"/>
        </w:numPr>
        <w:rPr>
          <w:ins w:id="4243" w:author="Arthur Parmentier" w:date="2020-05-15T22:12:00Z"/>
        </w:rPr>
      </w:pPr>
      <w:ins w:id="4244" w:author="Arthur Parmentier" w:date="2020-05-15T22:11:00Z">
        <w:r w:rsidRPr="007C437A">
          <w:t>Audio/visual feedback in response to the soundpainter’s requests</w:t>
        </w:r>
      </w:ins>
    </w:p>
    <w:p w:rsidR="00D57E4A" w:rsidRPr="007C437A" w:rsidRDefault="003D5D5B">
      <w:pPr>
        <w:rPr>
          <w:rPrChange w:id="4245" w:author="Arthur Parmentier" w:date="2020-06-07T15:27:00Z">
            <w:rPr/>
          </w:rPrChange>
        </w:rPr>
        <w:pPrChange w:id="4246" w:author="Arthur Parmentier" w:date="2020-05-15T22:12:00Z">
          <w:pPr>
            <w:pStyle w:val="Titre2"/>
          </w:pPr>
        </w:pPrChange>
      </w:pPr>
      <w:ins w:id="4247" w:author="Arthur Parmentier" w:date="2020-05-16T10:46:00Z">
        <w:r w:rsidRPr="007C437A">
          <w:rPr>
            <w:rPrChange w:id="4248" w:author="Arthur Parmentier" w:date="2020-06-07T15:27:00Z">
              <w:rPr/>
            </w:rPrChange>
          </w:rPr>
          <w:t xml:space="preserve">The goal of my </w:t>
        </w:r>
      </w:ins>
      <w:ins w:id="4249" w:author="Arthur Parmentier" w:date="2020-06-02T19:03:00Z">
        <w:r w:rsidR="004C2F74" w:rsidRPr="007C437A">
          <w:rPr>
            <w:rPrChange w:id="4250" w:author="Arthur Parmentier" w:date="2020-06-07T15:27:00Z">
              <w:rPr/>
            </w:rPrChange>
          </w:rPr>
          <w:t>project</w:t>
        </w:r>
      </w:ins>
      <w:ins w:id="4251" w:author="Arthur Parmentier" w:date="2020-05-16T10:46:00Z">
        <w:r w:rsidRPr="007C437A">
          <w:rPr>
            <w:rPrChange w:id="4252" w:author="Arthur Parmentier" w:date="2020-06-07T15:27:00Z">
              <w:rPr/>
            </w:rPrChange>
          </w:rPr>
          <w:t xml:space="preserve"> </w:t>
        </w:r>
      </w:ins>
      <w:ins w:id="4253" w:author="Arthur Parmentier" w:date="2020-06-02T19:03:00Z">
        <w:r w:rsidR="004C2F74" w:rsidRPr="007C437A">
          <w:rPr>
            <w:rPrChange w:id="4254" w:author="Arthur Parmentier" w:date="2020-06-07T15:27:00Z">
              <w:rPr/>
            </w:rPrChange>
          </w:rPr>
          <w:t>is</w:t>
        </w:r>
      </w:ins>
      <w:ins w:id="4255" w:author="Arthur Parmentier" w:date="2020-05-16T10:47:00Z">
        <w:r w:rsidRPr="007C437A">
          <w:rPr>
            <w:rPrChange w:id="4256" w:author="Arthur Parmentier" w:date="2020-06-07T15:27:00Z">
              <w:rPr/>
            </w:rPrChange>
          </w:rPr>
          <w:t xml:space="preserve"> to implement these features</w:t>
        </w:r>
      </w:ins>
      <w:ins w:id="4257" w:author="Arthur Parmentier" w:date="2020-05-16T10:50:00Z">
        <w:r w:rsidRPr="007C437A">
          <w:rPr>
            <w:rPrChange w:id="4258" w:author="Arthur Parmentier" w:date="2020-06-07T15:27:00Z">
              <w:rPr/>
            </w:rPrChange>
          </w:rPr>
          <w:t>, focusing on only one mode (the default SP mode) and implementing an audio feedback by simulating a small orchestra.</w:t>
        </w:r>
      </w:ins>
    </w:p>
    <w:p w:rsidR="00F25194" w:rsidRPr="007C437A" w:rsidRDefault="00F25194">
      <w:pPr>
        <w:pStyle w:val="Titre2"/>
        <w:rPr>
          <w:ins w:id="4259" w:author="Arthur Parmentier" w:date="2020-05-22T19:13:00Z"/>
        </w:rPr>
      </w:pPr>
      <w:bookmarkStart w:id="4260" w:name="_Toc42550134"/>
      <w:r w:rsidRPr="007C437A">
        <w:t>The big picture</w:t>
      </w:r>
      <w:bookmarkEnd w:id="4260"/>
      <w:del w:id="4261" w:author="Arthur Parmentier" w:date="2020-05-22T19:13:00Z">
        <w:r w:rsidRPr="007C437A" w:rsidDel="00195BC6">
          <w:delText>: general description of the system</w:delText>
        </w:r>
      </w:del>
    </w:p>
    <w:p w:rsidR="00195BC6" w:rsidRPr="007C437A" w:rsidRDefault="00195BC6">
      <w:pPr>
        <w:pStyle w:val="Titre3"/>
        <w:rPr>
          <w:ins w:id="4262" w:author="Arthur Parmentier" w:date="2020-05-16T10:55:00Z"/>
          <w:rPrChange w:id="4263" w:author="Arthur Parmentier" w:date="2020-06-07T15:27:00Z">
            <w:rPr>
              <w:ins w:id="4264" w:author="Arthur Parmentier" w:date="2020-05-16T10:55:00Z"/>
            </w:rPr>
          </w:rPrChange>
        </w:rPr>
        <w:pPrChange w:id="4265" w:author="Arthur Parmentier" w:date="2020-05-22T19:13:00Z">
          <w:pPr>
            <w:pStyle w:val="Titre2"/>
          </w:pPr>
        </w:pPrChange>
      </w:pPr>
      <w:bookmarkStart w:id="4266" w:name="_Toc42550135"/>
      <w:ins w:id="4267" w:author="Arthur Parmentier" w:date="2020-05-22T19:13:00Z">
        <w:r w:rsidRPr="007C437A">
          <w:rPr>
            <w:rPrChange w:id="4268" w:author="Arthur Parmentier" w:date="2020-06-07T15:27:00Z">
              <w:rPr/>
            </w:rPrChange>
          </w:rPr>
          <w:t>General overview of the system</w:t>
        </w:r>
      </w:ins>
      <w:bookmarkEnd w:id="4266"/>
    </w:p>
    <w:p w:rsidR="00672C10" w:rsidRPr="007C437A" w:rsidRDefault="00FD4109" w:rsidP="00672C10">
      <w:pPr>
        <w:rPr>
          <w:ins w:id="4269" w:author="Arthur Parmentier" w:date="2020-05-18T14:35:00Z"/>
        </w:rPr>
      </w:pPr>
      <w:ins w:id="4270" w:author="Arthur Parmentier" w:date="2020-06-02T19:04:00Z">
        <w:r w:rsidRPr="007C437A">
          <w:t>These goals and</w:t>
        </w:r>
      </w:ins>
      <w:ins w:id="4271" w:author="Arthur Parmentier" w:date="2020-05-16T11:00:00Z">
        <w:r w:rsidR="00672C10" w:rsidRPr="007C437A">
          <w:t xml:space="preserve"> the construc</w:t>
        </w:r>
      </w:ins>
      <w:ins w:id="4272" w:author="Arthur Parmentier" w:date="2020-05-16T11:01:00Z">
        <w:r w:rsidR="00672C10" w:rsidRPr="007C437A">
          <w:t>tivist approach to SP</w:t>
        </w:r>
      </w:ins>
      <w:ins w:id="4273" w:author="Arthur Parmentier" w:date="2020-05-22T19:07:00Z">
        <w:r w:rsidR="00BD79EF" w:rsidRPr="007C437A">
          <w:t xml:space="preserve"> that was </w:t>
        </w:r>
      </w:ins>
      <w:ins w:id="4274" w:author="Arthur Parmentier" w:date="2020-05-22T19:08:00Z">
        <w:r w:rsidR="00BD79EF" w:rsidRPr="007C437A">
          <w:t>presented in the previous parts</w:t>
        </w:r>
      </w:ins>
      <w:ins w:id="4275" w:author="Arthur Parmentier" w:date="2020-05-16T11:01:00Z">
        <w:r w:rsidR="00672C10" w:rsidRPr="007C437A">
          <w:t xml:space="preserve"> </w:t>
        </w:r>
      </w:ins>
      <w:ins w:id="4276" w:author="Arthur Parmentier" w:date="2020-06-02T19:04:00Z">
        <w:r w:rsidRPr="007C437A">
          <w:t>are</w:t>
        </w:r>
      </w:ins>
      <w:ins w:id="4277" w:author="Arthur Parmentier" w:date="2020-05-16T11:01:00Z">
        <w:r w:rsidR="00672C10" w:rsidRPr="007C437A">
          <w:t xml:space="preserve"> direct inspiration</w:t>
        </w:r>
      </w:ins>
      <w:ins w:id="4278" w:author="Arthur Parmentier" w:date="2020-06-02T19:04:00Z">
        <w:r w:rsidRPr="007C437A">
          <w:t>s</w:t>
        </w:r>
      </w:ins>
      <w:ins w:id="4279" w:author="Arthur Parmentier" w:date="2020-05-16T11:01:00Z">
        <w:r w:rsidR="00672C10" w:rsidRPr="007C437A">
          <w:t xml:space="preserve"> for </w:t>
        </w:r>
      </w:ins>
      <w:ins w:id="4280" w:author="Arthur Parmentier" w:date="2020-06-02T19:04:00Z">
        <w:r w:rsidRPr="007C437A">
          <w:t>building the recognition</w:t>
        </w:r>
      </w:ins>
      <w:ins w:id="4281" w:author="Arthur Parmentier" w:date="2020-05-16T11:01:00Z">
        <w:r w:rsidR="00672C10" w:rsidRPr="007C437A">
          <w:t xml:space="preserve"> </w:t>
        </w:r>
      </w:ins>
      <w:ins w:id="4282" w:author="Arthur Parmentier" w:date="2020-06-02T19:04:00Z">
        <w:r w:rsidRPr="007C437A">
          <w:t>with</w:t>
        </w:r>
      </w:ins>
      <w:ins w:id="4283" w:author="Arthur Parmentier" w:date="2020-05-16T11:01:00Z">
        <w:r w:rsidR="00672C10" w:rsidRPr="007C437A">
          <w:t xml:space="preserve"> several independent layers</w:t>
        </w:r>
      </w:ins>
      <w:ins w:id="4284" w:author="Arthur Parmentier" w:date="2020-05-18T14:33:00Z">
        <w:r w:rsidR="007A0B34" w:rsidRPr="007C437A">
          <w:t xml:space="preserve">, that are represented in </w:t>
        </w:r>
      </w:ins>
      <w:ins w:id="4285" w:author="Arthur Parmentier" w:date="2020-05-18T14:34:00Z">
        <w:r w:rsidR="007A0B34" w:rsidRPr="007C437A">
          <w:rPr>
            <w:rPrChange w:id="4286" w:author="Arthur Parmentier" w:date="2020-06-07T15:27:00Z">
              <w:rPr/>
            </w:rPrChange>
          </w:rPr>
          <w:fldChar w:fldCharType="begin"/>
        </w:r>
        <w:r w:rsidR="007A0B34" w:rsidRPr="007C437A">
          <w:instrText xml:space="preserve"> REF _Ref40704902 \h </w:instrText>
        </w:r>
      </w:ins>
      <w:r w:rsidR="007A0B34" w:rsidRPr="007C437A">
        <w:rPr>
          <w:rPrChange w:id="4287" w:author="Arthur Parmentier" w:date="2020-06-07T15:27:00Z">
            <w:rPr/>
          </w:rPrChange>
        </w:rPr>
      </w:r>
      <w:r w:rsidR="007A0B34" w:rsidRPr="007C437A">
        <w:rPr>
          <w:rPrChange w:id="4288" w:author="Arthur Parmentier" w:date="2020-06-07T15:27:00Z">
            <w:rPr/>
          </w:rPrChange>
        </w:rPr>
        <w:fldChar w:fldCharType="separate"/>
      </w:r>
      <w:ins w:id="4289" w:author="Arthur Parmentier" w:date="2020-05-18T14:34:00Z">
        <w:r w:rsidR="007A0B34" w:rsidRPr="007C437A">
          <w:t xml:space="preserve">Figure </w:t>
        </w:r>
        <w:r w:rsidR="007A0B34" w:rsidRPr="007C437A">
          <w:rPr>
            <w:rPrChange w:id="4290" w:author="Arthur Parmentier" w:date="2020-06-07T15:27:00Z">
              <w:rPr>
                <w:noProof/>
              </w:rPr>
            </w:rPrChange>
          </w:rPr>
          <w:t>1</w:t>
        </w:r>
        <w:r w:rsidR="007A0B34" w:rsidRPr="007C437A">
          <w:rPr>
            <w:rPrChange w:id="4291" w:author="Arthur Parmentier" w:date="2020-06-07T15:27:00Z">
              <w:rPr/>
            </w:rPrChange>
          </w:rPr>
          <w:fldChar w:fldCharType="end"/>
        </w:r>
      </w:ins>
      <w:ins w:id="4292" w:author="Arthur Parmentier" w:date="2020-05-18T14:35:00Z">
        <w:r w:rsidR="007A0B34" w:rsidRPr="007C437A">
          <w:t>.</w:t>
        </w:r>
      </w:ins>
    </w:p>
    <w:p w:rsidR="00040E14" w:rsidRPr="007C437A" w:rsidRDefault="00E43538" w:rsidP="00672C10">
      <w:pPr>
        <w:rPr>
          <w:ins w:id="4293" w:author="Arthur Parmentier" w:date="2020-06-02T19:15:00Z"/>
        </w:rPr>
      </w:pPr>
      <w:ins w:id="4294" w:author="Arthur Parmentier" w:date="2020-05-18T14:36:00Z">
        <w:r w:rsidRPr="007C437A">
          <w:t xml:space="preserve">Each layer </w:t>
        </w:r>
      </w:ins>
      <w:ins w:id="4295" w:author="Arthur Parmentier" w:date="2020-06-02T19:05:00Z">
        <w:r w:rsidR="00040E14" w:rsidRPr="007C437A">
          <w:t xml:space="preserve">has a </w:t>
        </w:r>
      </w:ins>
      <w:ins w:id="4296" w:author="Arthur Parmentier" w:date="2020-06-02T19:06:00Z">
        <w:r w:rsidR="00040E14" w:rsidRPr="007C437A">
          <w:t>particular function</w:t>
        </w:r>
      </w:ins>
      <w:ins w:id="4297" w:author="Arthur Parmentier" w:date="2020-06-02T19:05:00Z">
        <w:r w:rsidR="00040E14" w:rsidRPr="007C437A">
          <w:t xml:space="preserve"> that </w:t>
        </w:r>
      </w:ins>
      <w:ins w:id="4298" w:author="Arthur Parmentier" w:date="2020-06-02T19:06:00Z">
        <w:r w:rsidR="00040E14" w:rsidRPr="007C437A">
          <w:t>the user should easily be able to interpret.</w:t>
        </w:r>
      </w:ins>
      <w:ins w:id="4299" w:author="Arthur Parmentier" w:date="2020-06-02T19:07:00Z">
        <w:r w:rsidR="00040E14" w:rsidRPr="007C437A">
          <w:t xml:space="preserve"> Inside each layer are different processes and objects that the user interacts </w:t>
        </w:r>
      </w:ins>
      <w:ins w:id="4300" w:author="Arthur Parmentier" w:date="2020-06-02T19:09:00Z">
        <w:r w:rsidR="00040E14" w:rsidRPr="007C437A">
          <w:t>superficially with from</w:t>
        </w:r>
      </w:ins>
      <w:ins w:id="4301" w:author="Arthur Parmentier" w:date="2020-06-02T19:08:00Z">
        <w:r w:rsidR="00040E14" w:rsidRPr="007C437A">
          <w:t xml:space="preserve"> the interface of the pro</w:t>
        </w:r>
      </w:ins>
      <w:ins w:id="4302" w:author="Arthur Parmentier" w:date="2020-06-02T19:09:00Z">
        <w:r w:rsidR="00040E14" w:rsidRPr="007C437A">
          <w:t>gram.</w:t>
        </w:r>
      </w:ins>
      <w:ins w:id="4303" w:author="Arthur Parmentier" w:date="2020-06-02T19:10:00Z">
        <w:r w:rsidR="00040E14" w:rsidRPr="007C437A">
          <w:t xml:space="preserve"> For transparency, I have put in </w:t>
        </w:r>
      </w:ins>
      <w:ins w:id="4304" w:author="Arthur Parmentier" w:date="2020-06-03T17:22:00Z">
        <w:r w:rsidR="003A23BB" w:rsidRPr="007C437A">
          <w:t>white</w:t>
        </w:r>
      </w:ins>
      <w:ins w:id="4305" w:author="Arthur Parmentier" w:date="2020-06-02T19:10:00Z">
        <w:r w:rsidR="00040E14" w:rsidRPr="007C437A">
          <w:t xml:space="preserve"> the parts that I built myself and in </w:t>
        </w:r>
      </w:ins>
      <w:ins w:id="4306" w:author="Arthur Parmentier" w:date="2020-06-03T17:22:00Z">
        <w:r w:rsidR="003A23BB" w:rsidRPr="007C437A">
          <w:t>blue</w:t>
        </w:r>
      </w:ins>
      <w:ins w:id="4307" w:author="Arthur Parmentier" w:date="2020-06-02T19:10:00Z">
        <w:r w:rsidR="00040E14" w:rsidRPr="007C437A">
          <w:t xml:space="preserve"> the parts that are either taken </w:t>
        </w:r>
      </w:ins>
      <w:ins w:id="4308" w:author="Arthur Parmentier" w:date="2020-06-02T19:11:00Z">
        <w:r w:rsidR="00040E14" w:rsidRPr="007C437A">
          <w:t>from other works</w:t>
        </w:r>
      </w:ins>
      <w:ins w:id="4309" w:author="Arthur Parmentier" w:date="2020-06-02T19:33:00Z">
        <w:r w:rsidR="00351FEC" w:rsidRPr="007C437A">
          <w:rPr>
            <w:rStyle w:val="Appelnotedebasdep"/>
          </w:rPr>
          <w:footnoteReference w:id="49"/>
        </w:r>
      </w:ins>
      <w:ins w:id="4312" w:author="Arthur Parmentier" w:date="2020-06-02T19:11:00Z">
        <w:r w:rsidR="00040E14" w:rsidRPr="007C437A">
          <w:t xml:space="preserve"> </w:t>
        </w:r>
      </w:ins>
      <w:ins w:id="4313" w:author="Arthur Parmentier" w:date="2020-06-03T17:22:00Z">
        <w:r w:rsidR="003A23BB" w:rsidRPr="007C437A">
          <w:t>or</w:t>
        </w:r>
      </w:ins>
      <w:ins w:id="4314" w:author="Arthur Parmentier" w:date="2020-06-02T19:11:00Z">
        <w:r w:rsidR="00040E14" w:rsidRPr="007C437A">
          <w:t xml:space="preserve"> only slightly modified for my project.</w:t>
        </w:r>
      </w:ins>
    </w:p>
    <w:p w:rsidR="007D7578" w:rsidRPr="007C437A" w:rsidRDefault="007D7578" w:rsidP="00672C10">
      <w:pPr>
        <w:rPr>
          <w:ins w:id="4315" w:author="Arthur Parmentier" w:date="2020-06-02T19:26:00Z"/>
        </w:rPr>
      </w:pPr>
      <w:ins w:id="4316" w:author="Arthur Parmentier" w:date="2020-06-02T19:26:00Z">
        <w:r w:rsidRPr="007C437A">
          <w:t>At the interface l</w:t>
        </w:r>
      </w:ins>
      <w:ins w:id="4317" w:author="Arthur Parmentier" w:date="2020-06-02T19:32:00Z">
        <w:r w:rsidR="00B61700" w:rsidRPr="007C437A">
          <w:t>evel</w:t>
        </w:r>
      </w:ins>
      <w:ins w:id="4318" w:author="Arthur Parmentier" w:date="2020-06-02T19:26:00Z">
        <w:r w:rsidRPr="007C437A">
          <w:t>, all</w:t>
        </w:r>
      </w:ins>
      <w:ins w:id="4319" w:author="Arthur Parmentier" w:date="2020-06-02T19:16:00Z">
        <w:r w:rsidR="00FF3359" w:rsidRPr="007C437A">
          <w:t xml:space="preserve"> layers are implemented inside </w:t>
        </w:r>
      </w:ins>
      <w:ins w:id="4320" w:author="Arthur Parmentier" w:date="2020-06-02T19:17:00Z">
        <w:r w:rsidR="00FF3359" w:rsidRPr="007C437A">
          <w:t>Max/MSP, a graphical programming environment designed by IRCAM and optimized for real-time applications.</w:t>
        </w:r>
      </w:ins>
      <w:ins w:id="4321" w:author="Arthur Parmentier" w:date="2020-06-02T19:18:00Z">
        <w:r w:rsidR="00FF3359" w:rsidRPr="007C437A">
          <w:t xml:space="preserve"> </w:t>
        </w:r>
      </w:ins>
      <w:ins w:id="4322" w:author="Arthur Parmentier" w:date="2020-06-02T22:57:00Z">
        <w:r w:rsidR="004B04FD" w:rsidRPr="007C437A">
          <w:t>T</w:t>
        </w:r>
      </w:ins>
      <w:ins w:id="4323" w:author="Arthur Parmentier" w:date="2020-06-02T22:55:00Z">
        <w:r w:rsidR="004B04FD" w:rsidRPr="007C437A">
          <w:t>he user interface has a ver</w:t>
        </w:r>
      </w:ins>
      <w:ins w:id="4324" w:author="Arthur Parmentier" w:date="2020-06-02T22:56:00Z">
        <w:r w:rsidR="004B04FD" w:rsidRPr="007C437A">
          <w:t xml:space="preserve">y basic look and design. The user can see the whole patcher in the main window and </w:t>
        </w:r>
      </w:ins>
      <w:ins w:id="4325" w:author="Arthur Parmentier" w:date="2020-06-02T22:57:00Z">
        <w:r w:rsidR="005C333E" w:rsidRPr="007C437A">
          <w:t xml:space="preserve">is </w:t>
        </w:r>
      </w:ins>
      <w:ins w:id="4326" w:author="Arthur Parmentier" w:date="2020-06-02T22:56:00Z">
        <w:r w:rsidR="004B04FD" w:rsidRPr="007C437A">
          <w:t xml:space="preserve">also </w:t>
        </w:r>
      </w:ins>
      <w:ins w:id="4327" w:author="Arthur Parmentier" w:date="2020-06-02T22:57:00Z">
        <w:r w:rsidR="005C333E" w:rsidRPr="007C437A">
          <w:t xml:space="preserve">able to </w:t>
        </w:r>
      </w:ins>
      <w:ins w:id="4328" w:author="Arthur Parmentier" w:date="2020-06-02T22:56:00Z">
        <w:r w:rsidR="004B04FD" w:rsidRPr="007C437A">
          <w:t>access</w:t>
        </w:r>
      </w:ins>
      <w:ins w:id="4329" w:author="Arthur Parmentier" w:date="2020-06-02T22:57:00Z">
        <w:r w:rsidR="004B04FD" w:rsidRPr="007C437A">
          <w:t xml:space="preserve"> specific </w:t>
        </w:r>
      </w:ins>
      <w:ins w:id="4330" w:author="Arthur Parmentier" w:date="2020-06-02T22:58:00Z">
        <w:r w:rsidR="005C333E" w:rsidRPr="007C437A">
          <w:t>functionalities</w:t>
        </w:r>
      </w:ins>
      <w:ins w:id="4331" w:author="Arthur Parmentier" w:date="2020-06-02T22:57:00Z">
        <w:r w:rsidR="004B04FD" w:rsidRPr="007C437A">
          <w:t xml:space="preserve"> of each layer by using tabs.</w:t>
        </w:r>
      </w:ins>
    </w:p>
    <w:p w:rsidR="00FF3359" w:rsidRPr="007C437A" w:rsidRDefault="007D7578" w:rsidP="00672C10">
      <w:pPr>
        <w:rPr>
          <w:ins w:id="4332" w:author="Arthur Parmentier" w:date="2020-06-02T19:09:00Z"/>
        </w:rPr>
      </w:pPr>
      <w:ins w:id="4333" w:author="Arthur Parmentier" w:date="2020-06-02T19:26:00Z">
        <w:r w:rsidRPr="007C437A">
          <w:lastRenderedPageBreak/>
          <w:t xml:space="preserve">At the processing level, </w:t>
        </w:r>
      </w:ins>
      <w:ins w:id="4334" w:author="Arthur Parmentier" w:date="2020-06-02T19:20:00Z">
        <w:r w:rsidR="00FF3359" w:rsidRPr="007C437A">
          <w:t>Max/MSP itself h</w:t>
        </w:r>
      </w:ins>
      <w:ins w:id="4335" w:author="Arthur Parmentier" w:date="2020-06-02T19:21:00Z">
        <w:r w:rsidR="00FF3359" w:rsidRPr="007C437A">
          <w:t>as three different threads that it uses for processing the data passing through its compiled objects.</w:t>
        </w:r>
      </w:ins>
      <w:ins w:id="4336" w:author="Arthur Parmentier" w:date="2020-06-02T19:23:00Z">
        <w:r w:rsidR="00FF3359" w:rsidRPr="007C437A">
          <w:t xml:space="preserve"> For these threads, Max </w:t>
        </w:r>
      </w:ins>
      <w:ins w:id="4337" w:author="Arthur Parmentier" w:date="2020-06-02T19:24:00Z">
        <w:r w:rsidR="00FF3359" w:rsidRPr="007C437A">
          <w:t>guarantees</w:t>
        </w:r>
      </w:ins>
      <w:ins w:id="4338" w:author="Arthur Parmentier" w:date="2020-06-02T19:23:00Z">
        <w:r w:rsidR="00FF3359" w:rsidRPr="007C437A">
          <w:t xml:space="preserve"> the synchroni</w:t>
        </w:r>
      </w:ins>
      <w:ins w:id="4339" w:author="Arthur Parmentier" w:date="2020-06-02T19:24:00Z">
        <w:r w:rsidR="00FF3359" w:rsidRPr="007C437A">
          <w:t>city</w:t>
        </w:r>
        <w:r w:rsidRPr="007C437A">
          <w:t xml:space="preserve">/ordering of events. </w:t>
        </w:r>
      </w:ins>
      <w:ins w:id="4340" w:author="Arthur Parmentier" w:date="2020-06-02T19:22:00Z">
        <w:r w:rsidR="00FF3359" w:rsidRPr="007C437A">
          <w:t xml:space="preserve">However, Max also interprets node.js code </w:t>
        </w:r>
      </w:ins>
      <w:ins w:id="4341" w:author="Arthur Parmentier" w:date="2020-06-02T19:24:00Z">
        <w:r w:rsidRPr="007C437A">
          <w:t>that</w:t>
        </w:r>
      </w:ins>
      <w:ins w:id="4342" w:author="Arthur Parmentier" w:date="2020-06-02T19:23:00Z">
        <w:r w:rsidR="00FF3359" w:rsidRPr="007C437A">
          <w:t xml:space="preserve"> is </w:t>
        </w:r>
      </w:ins>
      <w:ins w:id="4343" w:author="Arthur Parmentier" w:date="2020-06-02T19:24:00Z">
        <w:r w:rsidRPr="007C437A">
          <w:t>processed in external thread</w:t>
        </w:r>
      </w:ins>
      <w:ins w:id="4344" w:author="Arthur Parmentier" w:date="2020-06-02T19:25:00Z">
        <w:r w:rsidRPr="007C437A">
          <w:t>s asynchronously to Max internal threads.</w:t>
        </w:r>
      </w:ins>
      <w:ins w:id="4345" w:author="Arthur Parmentier" w:date="2020-06-02T19:26:00Z">
        <w:r w:rsidRPr="007C437A">
          <w:t xml:space="preserve"> We wil</w:t>
        </w:r>
      </w:ins>
      <w:ins w:id="4346" w:author="Arthur Parmentier" w:date="2020-06-02T19:27:00Z">
        <w:r w:rsidRPr="007C437A">
          <w:t>l discuss the consequences and implementation choices of this remark in future sections of the report.</w:t>
        </w:r>
      </w:ins>
    </w:p>
    <w:p w:rsidR="00436197" w:rsidRPr="007C437A" w:rsidRDefault="00324E8C" w:rsidP="00672C10">
      <w:pPr>
        <w:rPr>
          <w:ins w:id="4347" w:author="Arthur Parmentier" w:date="2020-05-16T11:02:00Z"/>
        </w:rPr>
      </w:pPr>
      <w:ins w:id="4348" w:author="Arthur Parmentier" w:date="2020-05-18T14:40:00Z">
        <w:r w:rsidRPr="007C437A">
          <w:rPr>
            <w:noProof/>
            <w:rPrChange w:id="4349" w:author="Arthur Parmentier" w:date="2020-06-07T15:27:00Z">
              <w:rPr>
                <w:noProof/>
              </w:rPr>
            </w:rPrChange>
          </w:rPr>
          <w:lastRenderedPageBreak/>
          <w:drawing>
            <wp:anchor distT="0" distB="0" distL="114300" distR="114300" simplePos="0" relativeHeight="251661312" behindDoc="0" locked="0" layoutInCell="1" allowOverlap="1">
              <wp:simplePos x="0" y="0"/>
              <wp:positionH relativeFrom="margin">
                <wp:posOffset>749300</wp:posOffset>
              </wp:positionH>
              <wp:positionV relativeFrom="page">
                <wp:posOffset>838200</wp:posOffset>
              </wp:positionV>
              <wp:extent cx="4682490" cy="7985760"/>
              <wp:effectExtent l="0" t="0" r="3810" b="0"/>
              <wp:wrapTopAndBottom/>
              <wp:docPr id="4" name="Graphiqu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gPicture(3).svg"/>
                      <pic:cNvPicPr/>
                    </pic:nvPicPr>
                    <pic:blipFill>
                      <a:blip r:embed="rId20">
                        <a:extLst>
                          <a:ext uri="{28A0092B-C50C-407E-A947-70E740481C1C}">
                            <a14:useLocalDpi xmlns:a14="http://schemas.microsoft.com/office/drawing/2010/main" val="0"/>
                          </a:ext>
                        </a:extLst>
                      </a:blip>
                      <a:stretch>
                        <a:fillRect/>
                      </a:stretch>
                    </pic:blipFill>
                    <pic:spPr>
                      <a:xfrm>
                        <a:off x="0" y="0"/>
                        <a:ext cx="4682490" cy="7985760"/>
                      </a:xfrm>
                      <a:prstGeom prst="rect">
                        <a:avLst/>
                      </a:prstGeom>
                    </pic:spPr>
                  </pic:pic>
                </a:graphicData>
              </a:graphic>
              <wp14:sizeRelH relativeFrom="margin">
                <wp14:pctWidth>0</wp14:pctWidth>
              </wp14:sizeRelH>
              <wp14:sizeRelV relativeFrom="margin">
                <wp14:pctHeight>0</wp14:pctHeight>
              </wp14:sizeRelV>
            </wp:anchor>
          </w:drawing>
        </w:r>
      </w:ins>
      <w:ins w:id="4350" w:author="Arthur Parmentier" w:date="2020-05-18T14:33:00Z">
        <w:r w:rsidR="007A0B34" w:rsidRPr="007C437A">
          <w:rPr>
            <w:noProof/>
            <w:rPrChange w:id="4351" w:author="Arthur Parmentier" w:date="2020-06-07T15:27:00Z">
              <w:rPr>
                <w:noProof/>
              </w:rPr>
            </w:rPrChange>
          </w:rPr>
          <mc:AlternateContent>
            <mc:Choice Requires="wps">
              <w:drawing>
                <wp:anchor distT="0" distB="0" distL="114300" distR="114300" simplePos="0" relativeHeight="251660288" behindDoc="0" locked="0" layoutInCell="1" allowOverlap="1" wp14:anchorId="1B594BE8" wp14:editId="4BC1D3C1">
                  <wp:simplePos x="0" y="0"/>
                  <wp:positionH relativeFrom="column">
                    <wp:posOffset>751205</wp:posOffset>
                  </wp:positionH>
                  <wp:positionV relativeFrom="paragraph">
                    <wp:posOffset>8365490</wp:posOffset>
                  </wp:positionV>
                  <wp:extent cx="4683125" cy="635"/>
                  <wp:effectExtent l="0" t="0" r="22225" b="37465"/>
                  <wp:wrapTopAndBottom/>
                  <wp:docPr id="3" name="Zone de texte 3"/>
                  <wp:cNvGraphicFramePr/>
                  <a:graphic xmlns:a="http://schemas.openxmlformats.org/drawingml/2006/main">
                    <a:graphicData uri="http://schemas.microsoft.com/office/word/2010/wordprocessingShape">
                      <wps:wsp>
                        <wps:cNvSpPr txBox="1"/>
                        <wps:spPr>
                          <a:xfrm>
                            <a:off x="0" y="0"/>
                            <a:ext cx="4683125" cy="635"/>
                          </a:xfrm>
                          <a:prstGeom prst="rect">
                            <a:avLst/>
                          </a:prstGeom>
                          <a:solidFill>
                            <a:prstClr val="white"/>
                          </a:solidFill>
                          <a:ln>
                            <a:noFill/>
                          </a:ln>
                        </wps:spPr>
                        <wps:txbx>
                          <w:txbxContent>
                            <w:p w:rsidR="00FA5F3C" w:rsidRPr="002C3653" w:rsidRDefault="00FA5F3C">
                              <w:pPr>
                                <w:pStyle w:val="Lgende"/>
                                <w:rPr>
                                  <w:noProof/>
                                </w:rPr>
                                <w:pPrChange w:id="4352" w:author="Arthur Parmentier" w:date="2020-05-18T14:33:00Z">
                                  <w:pPr/>
                                </w:pPrChange>
                              </w:pPr>
                              <w:bookmarkStart w:id="4353" w:name="_Ref40704902"/>
                              <w:bookmarkStart w:id="4354" w:name="_Ref40704896"/>
                              <w:ins w:id="4355" w:author="Arthur Parmentier" w:date="2020-05-18T14:33:00Z">
                                <w:r>
                                  <w:t xml:space="preserve">Figure </w:t>
                                </w:r>
                                <w:r>
                                  <w:fldChar w:fldCharType="begin"/>
                                </w:r>
                                <w:r>
                                  <w:instrText xml:space="preserve"> SEQ Figure \* ARABIC </w:instrText>
                                </w:r>
                              </w:ins>
                              <w:r>
                                <w:fldChar w:fldCharType="separate"/>
                              </w:r>
                              <w:ins w:id="4356" w:author="Arthur Parmentier" w:date="2020-06-05T21:05:00Z">
                                <w:r>
                                  <w:rPr>
                                    <w:noProof/>
                                  </w:rPr>
                                  <w:t>2</w:t>
                                </w:r>
                              </w:ins>
                              <w:ins w:id="4357" w:author="Arthur Parmentier" w:date="2020-05-18T14:33:00Z">
                                <w:r>
                                  <w:fldChar w:fldCharType="end"/>
                                </w:r>
                                <w:bookmarkEnd w:id="4353"/>
                                <w:r>
                                  <w:t xml:space="preserve"> Summary of the recognition program structure</w:t>
                                </w:r>
                              </w:ins>
                              <w:bookmarkEnd w:id="43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B594BE8" id="_x0000_t202" coordsize="21600,21600" o:spt="202" path="m,l,21600r21600,l21600,xe">
                  <v:stroke joinstyle="miter"/>
                  <v:path gradientshapeok="t" o:connecttype="rect"/>
                </v:shapetype>
                <v:shape id="Zone de texte 3" o:spid="_x0000_s1026" type="#_x0000_t202" style="position:absolute;margin-left:59.15pt;margin-top:658.7pt;width:368.7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" stroked="f">
                  <v:textbox style="mso-fit-shape-to-text:t" inset="0,0,0,0">
                    <w:txbxContent>
                      <w:p w:rsidR="00FA5F3C" w:rsidRPr="002C3653" w:rsidRDefault="00FA5F3C">
                        <w:pPr>
                          <w:pStyle w:val="Lgende"/>
                          <w:rPr>
                            <w:noProof/>
                          </w:rPr>
                          <w:pPrChange w:id="4358" w:author="Arthur Parmentier" w:date="2020-05-18T14:33:00Z">
                            <w:pPr/>
                          </w:pPrChange>
                        </w:pPr>
                        <w:bookmarkStart w:id="4359" w:name="_Ref40704902"/>
                        <w:bookmarkStart w:id="4360" w:name="_Ref40704896"/>
                        <w:ins w:id="4361" w:author="Arthur Parmentier" w:date="2020-05-18T14:33:00Z">
                          <w:r>
                            <w:t xml:space="preserve">Figure </w:t>
                          </w:r>
                          <w:r>
                            <w:fldChar w:fldCharType="begin"/>
                          </w:r>
                          <w:r>
                            <w:instrText xml:space="preserve"> SEQ Figure \* ARABIC </w:instrText>
                          </w:r>
                        </w:ins>
                        <w:r>
                          <w:fldChar w:fldCharType="separate"/>
                        </w:r>
                        <w:ins w:id="4362" w:author="Arthur Parmentier" w:date="2020-06-05T21:05:00Z">
                          <w:r>
                            <w:rPr>
                              <w:noProof/>
                            </w:rPr>
                            <w:t>2</w:t>
                          </w:r>
                        </w:ins>
                        <w:ins w:id="4363" w:author="Arthur Parmentier" w:date="2020-05-18T14:33:00Z">
                          <w:r>
                            <w:fldChar w:fldCharType="end"/>
                          </w:r>
                          <w:bookmarkEnd w:id="4359"/>
                          <w:r>
                            <w:t xml:space="preserve"> Summary of the recognition program structure</w:t>
                          </w:r>
                        </w:ins>
                        <w:bookmarkEnd w:id="4360"/>
                      </w:p>
                    </w:txbxContent>
                  </v:textbox>
                  <w10:wrap type="topAndBottom"/>
                </v:shape>
              </w:pict>
            </mc:Fallback>
          </mc:AlternateContent>
        </w:r>
      </w:ins>
    </w:p>
    <w:p w:rsidR="00705B17" w:rsidRPr="007C437A" w:rsidRDefault="00705B17">
      <w:pPr>
        <w:pStyle w:val="Titre3"/>
        <w:rPr>
          <w:ins w:id="4364" w:author="Arthur Parmentier" w:date="2020-05-22T17:09:00Z"/>
          <w:rPrChange w:id="4365" w:author="Arthur Parmentier" w:date="2020-06-07T15:27:00Z">
            <w:rPr>
              <w:ins w:id="4366" w:author="Arthur Parmentier" w:date="2020-05-22T17:09:00Z"/>
            </w:rPr>
          </w:rPrChange>
        </w:rPr>
        <w:pPrChange w:id="4367" w:author="Arthur Parmentier" w:date="2020-05-22T19:10:00Z">
          <w:pPr>
            <w:pStyle w:val="Titre2"/>
          </w:pPr>
        </w:pPrChange>
      </w:pPr>
      <w:bookmarkStart w:id="4368" w:name="_Toc42550136"/>
      <w:ins w:id="4369" w:author="Arthur Parmentier" w:date="2020-05-22T17:08:00Z">
        <w:r w:rsidRPr="007C437A">
          <w:rPr>
            <w:rPrChange w:id="4370" w:author="Arthur Parmentier" w:date="2020-06-07T15:27:00Z">
              <w:rPr/>
            </w:rPrChange>
          </w:rPr>
          <w:lastRenderedPageBreak/>
          <w:t>The choice of Max/MSP</w:t>
        </w:r>
      </w:ins>
      <w:bookmarkEnd w:id="4368"/>
    </w:p>
    <w:p w:rsidR="0085122F" w:rsidRPr="007C437A" w:rsidRDefault="0085122F" w:rsidP="0085122F">
      <w:pPr>
        <w:rPr>
          <w:ins w:id="4371" w:author="Arthur Parmentier" w:date="2020-05-22T17:14:00Z"/>
        </w:rPr>
      </w:pPr>
      <w:ins w:id="4372" w:author="Arthur Parmentier" w:date="2020-05-22T17:09:00Z">
        <w:r w:rsidRPr="007C437A">
          <w:t xml:space="preserve">Before starting a finer description of the mechanisms of the program, I would like to </w:t>
        </w:r>
      </w:ins>
      <w:ins w:id="4373" w:author="Arthur Parmentier" w:date="2020-05-22T17:13:00Z">
        <w:r w:rsidRPr="007C437A">
          <w:t>motivate the choice of Max/MSP as the main programming environment</w:t>
        </w:r>
      </w:ins>
      <w:ins w:id="4374" w:author="Arthur Parmentier" w:date="2020-05-22T19:11:00Z">
        <w:r w:rsidR="00417CFA" w:rsidRPr="007C437A">
          <w:t xml:space="preserve"> hosting the different layers and functionalities.</w:t>
        </w:r>
      </w:ins>
    </w:p>
    <w:p w:rsidR="0034163D" w:rsidRPr="007C437A" w:rsidRDefault="0085122F" w:rsidP="0085122F">
      <w:pPr>
        <w:rPr>
          <w:ins w:id="4375" w:author="Arthur Parmentier" w:date="2020-05-22T17:21:00Z"/>
        </w:rPr>
      </w:pPr>
      <w:ins w:id="4376" w:author="Arthur Parmentier" w:date="2020-05-22T17:14:00Z">
        <w:r w:rsidRPr="007C437A">
          <w:t>There are several options for building such a t</w:t>
        </w:r>
      </w:ins>
      <w:ins w:id="4377" w:author="Arthur Parmentier" w:date="2020-05-22T17:15:00Z">
        <w:r w:rsidRPr="007C437A">
          <w:t>ool</w:t>
        </w:r>
      </w:ins>
      <w:ins w:id="4378" w:author="Arthur Parmentier" w:date="2020-05-22T17:20:00Z">
        <w:r w:rsidR="0034163D" w:rsidRPr="007C437A">
          <w:t xml:space="preserve">, each with their own pros and cons. </w:t>
        </w:r>
      </w:ins>
      <w:ins w:id="4379" w:author="Arthur Parmentier" w:date="2020-05-22T17:21:00Z">
        <w:r w:rsidR="0034163D" w:rsidRPr="007C437A">
          <w:t>In my case, I have considered Unity3D and PureData as the main alternatives to Max/MSP.</w:t>
        </w:r>
      </w:ins>
    </w:p>
    <w:p w:rsidR="0034163D" w:rsidRPr="007C437A" w:rsidRDefault="0034163D" w:rsidP="0085122F">
      <w:pPr>
        <w:rPr>
          <w:ins w:id="4380" w:author="Arthur Parmentier" w:date="2020-05-22T17:23:00Z"/>
        </w:rPr>
      </w:pPr>
      <w:ins w:id="4381" w:author="Arthur Parmentier" w:date="2020-05-22T17:21:00Z">
        <w:r w:rsidRPr="007C437A">
          <w:t>The advantage of Unity3D over Max/MSP</w:t>
        </w:r>
      </w:ins>
      <w:ins w:id="4382" w:author="Arthur Parmentier" w:date="2020-05-22T17:22:00Z">
        <w:r w:rsidRPr="007C437A">
          <w:t>(/Jitter) is that it is endorsed by a much larger community, it is free and has a better potential in terms</w:t>
        </w:r>
      </w:ins>
      <w:ins w:id="4383" w:author="Arthur Parmentier" w:date="2020-05-22T17:23:00Z">
        <w:r w:rsidRPr="007C437A">
          <w:t xml:space="preserve"> of graphics.</w:t>
        </w:r>
      </w:ins>
    </w:p>
    <w:p w:rsidR="0034163D" w:rsidRPr="007C437A" w:rsidRDefault="0034163D" w:rsidP="0085122F">
      <w:pPr>
        <w:rPr>
          <w:ins w:id="4384" w:author="Arthur Parmentier" w:date="2020-05-22T17:23:00Z"/>
        </w:rPr>
      </w:pPr>
      <w:ins w:id="4385" w:author="Arthur Parmentier" w:date="2020-05-22T17:23:00Z">
        <w:r w:rsidRPr="007C437A">
          <w:t>The advantage of PureData over Max/MSP is essentially that is it free and open source.</w:t>
        </w:r>
      </w:ins>
    </w:p>
    <w:p w:rsidR="0034163D" w:rsidRPr="007C437A" w:rsidRDefault="0034163D" w:rsidP="0085122F">
      <w:pPr>
        <w:rPr>
          <w:ins w:id="4386" w:author="Arthur Parmentier" w:date="2020-05-22T17:24:00Z"/>
        </w:rPr>
      </w:pPr>
      <w:ins w:id="4387" w:author="Arthur Parmentier" w:date="2020-05-22T17:23:00Z">
        <w:r w:rsidRPr="007C437A">
          <w:t xml:space="preserve">However, I think that Max/MSP is a better </w:t>
        </w:r>
      </w:ins>
      <w:ins w:id="4388" w:author="Arthur Parmentier" w:date="2020-05-22T17:24:00Z">
        <w:r w:rsidRPr="007C437A">
          <w:t>choice than those software for the following reasons:</w:t>
        </w:r>
      </w:ins>
    </w:p>
    <w:p w:rsidR="0034163D" w:rsidRPr="007C437A" w:rsidRDefault="0034163D" w:rsidP="0034163D">
      <w:pPr>
        <w:pStyle w:val="Paragraphedeliste"/>
        <w:numPr>
          <w:ilvl w:val="0"/>
          <w:numId w:val="40"/>
        </w:numPr>
        <w:rPr>
          <w:ins w:id="4389" w:author="Arthur Parmentier" w:date="2020-05-22T17:29:00Z"/>
        </w:rPr>
      </w:pPr>
      <w:ins w:id="4390" w:author="Arthur Parmentier" w:date="2020-05-22T17:24:00Z">
        <w:r w:rsidRPr="007C437A">
          <w:t>Max/MSP is a high-level object-based programming language</w:t>
        </w:r>
      </w:ins>
      <w:ins w:id="4391" w:author="Arthur Parmentier" w:date="2020-05-22T17:25:00Z">
        <w:r w:rsidRPr="007C437A">
          <w:t xml:space="preserve"> with already</w:t>
        </w:r>
      </w:ins>
      <w:ins w:id="4392" w:author="Arthur Parmentier" w:date="2020-05-22T17:26:00Z">
        <w:r w:rsidRPr="007C437A">
          <w:t xml:space="preserve"> optimized pieces for music and real-time applications that are easy to use</w:t>
        </w:r>
      </w:ins>
      <w:ins w:id="4393" w:author="Arthur Parmentier" w:date="2020-05-22T17:30:00Z">
        <w:r w:rsidR="001E09DA" w:rsidRPr="007C437A">
          <w:t xml:space="preserve"> and assemble</w:t>
        </w:r>
      </w:ins>
      <w:ins w:id="4394" w:author="Arthur Parmentier" w:date="2020-05-22T17:26:00Z">
        <w:r w:rsidRPr="007C437A">
          <w:t xml:space="preserve">. It allows for </w:t>
        </w:r>
      </w:ins>
      <w:ins w:id="4395" w:author="Arthur Parmentier" w:date="2020-05-22T17:27:00Z">
        <w:r w:rsidRPr="007C437A">
          <w:t>scripting in JS and Node.js, which makes it a powerful host for a</w:t>
        </w:r>
      </w:ins>
      <w:ins w:id="4396" w:author="Arthur Parmentier" w:date="2020-05-22T17:28:00Z">
        <w:r w:rsidRPr="007C437A">
          <w:t xml:space="preserve"> huge number of scripts and tools developed by the web community</w:t>
        </w:r>
      </w:ins>
      <w:ins w:id="4397" w:author="Arthur Parmentier" w:date="2020-05-22T17:29:00Z">
        <w:r w:rsidR="001E09DA" w:rsidRPr="007C437A">
          <w:t xml:space="preserve"> and its graphical interface al</w:t>
        </w:r>
      </w:ins>
      <w:ins w:id="4398" w:author="Arthur Parmentier" w:date="2020-05-22T17:30:00Z">
        <w:r w:rsidR="001E09DA" w:rsidRPr="007C437A">
          <w:t>low newbies in coding to catch up easily with what is going on.</w:t>
        </w:r>
      </w:ins>
    </w:p>
    <w:p w:rsidR="0034163D" w:rsidRPr="007C437A" w:rsidRDefault="001E09DA" w:rsidP="0034163D">
      <w:pPr>
        <w:pStyle w:val="Paragraphedeliste"/>
        <w:numPr>
          <w:ilvl w:val="0"/>
          <w:numId w:val="40"/>
        </w:numPr>
        <w:rPr>
          <w:ins w:id="4399" w:author="Arthur Parmentier" w:date="2020-05-22T17:33:00Z"/>
        </w:rPr>
      </w:pPr>
      <w:ins w:id="4400" w:author="Arthur Parmentier" w:date="2020-05-22T17:31:00Z">
        <w:r w:rsidRPr="007C437A">
          <w:t>Max/MSP comes from IRCAM and is used by a community of artists and musicians</w:t>
        </w:r>
      </w:ins>
      <w:ins w:id="4401" w:author="Arthur Parmentier" w:date="2020-05-22T17:32:00Z">
        <w:r w:rsidRPr="007C437A">
          <w:t xml:space="preserve"> with </w:t>
        </w:r>
      </w:ins>
      <w:ins w:id="4402" w:author="Arthur Parmentier" w:date="2020-05-22T17:33:00Z">
        <w:r w:rsidRPr="007C437A">
          <w:t>interests very similar to my projects.</w:t>
        </w:r>
      </w:ins>
    </w:p>
    <w:p w:rsidR="001E09DA" w:rsidRPr="007C437A" w:rsidRDefault="001E09DA" w:rsidP="0034163D">
      <w:pPr>
        <w:pStyle w:val="Paragraphedeliste"/>
        <w:numPr>
          <w:ilvl w:val="0"/>
          <w:numId w:val="40"/>
        </w:numPr>
        <w:rPr>
          <w:ins w:id="4403" w:author="Arthur Parmentier" w:date="2020-05-22T17:36:00Z"/>
        </w:rPr>
      </w:pPr>
      <w:ins w:id="4404" w:author="Arthur Parmentier" w:date="2020-05-22T17:34:00Z">
        <w:r w:rsidRPr="007C437A">
          <w:t>Max/MSP has a nicer visual interface than PD, is maintained by a commercial company</w:t>
        </w:r>
      </w:ins>
      <w:ins w:id="4405" w:author="Arthur Parmentier" w:date="2020-05-22T17:35:00Z">
        <w:r w:rsidRPr="007C437A">
          <w:t xml:space="preserve"> whereas PD has not been updated for years</w:t>
        </w:r>
      </w:ins>
      <w:ins w:id="4406" w:author="Arthur Parmentier" w:date="2020-05-22T17:36:00Z">
        <w:r w:rsidRPr="007C437A">
          <w:t>.</w:t>
        </w:r>
      </w:ins>
    </w:p>
    <w:p w:rsidR="001E09DA" w:rsidRPr="007C437A" w:rsidRDefault="00EE1399" w:rsidP="0034163D">
      <w:pPr>
        <w:pStyle w:val="Paragraphedeliste"/>
        <w:numPr>
          <w:ilvl w:val="0"/>
          <w:numId w:val="40"/>
        </w:numPr>
        <w:rPr>
          <w:ins w:id="4407" w:author="Arthur Parmentier" w:date="2020-05-22T17:37:00Z"/>
        </w:rPr>
      </w:pPr>
      <w:ins w:id="4408" w:author="Arthur Parmentier" w:date="2020-05-22T17:39:00Z">
        <w:r w:rsidRPr="007C437A">
          <w:t>PD connects badly to external pieces (node.js scripts, java…) that are critical for my project.</w:t>
        </w:r>
      </w:ins>
    </w:p>
    <w:p w:rsidR="0085122F" w:rsidRPr="007C437A" w:rsidRDefault="00EE1399" w:rsidP="0085122F">
      <w:pPr>
        <w:pStyle w:val="Paragraphedeliste"/>
        <w:numPr>
          <w:ilvl w:val="0"/>
          <w:numId w:val="40"/>
        </w:numPr>
        <w:rPr>
          <w:ins w:id="4409" w:author="Arthur Parmentier" w:date="2020-05-22T17:42:00Z"/>
        </w:rPr>
      </w:pPr>
      <w:ins w:id="4410" w:author="Arthur Parmentier" w:date="2020-05-22T17:40:00Z">
        <w:r w:rsidRPr="007C437A">
          <w:t xml:space="preserve">The graphical programming interface of Max/MSP can be transformed into a user </w:t>
        </w:r>
      </w:ins>
      <w:ins w:id="4411" w:author="Arthur Parmentier" w:date="2020-05-22T17:41:00Z">
        <w:r w:rsidRPr="007C437A">
          <w:t xml:space="preserve">interface easily (for simple demos such as </w:t>
        </w:r>
      </w:ins>
      <w:ins w:id="4412" w:author="Arthur Parmentier" w:date="2020-05-22T17:42:00Z">
        <w:r w:rsidRPr="007C437A">
          <w:t>mine) …</w:t>
        </w:r>
      </w:ins>
      <w:ins w:id="4413" w:author="Arthur Parmentier" w:date="2020-05-22T17:41:00Z">
        <w:r w:rsidRPr="007C437A">
          <w:t xml:space="preserve"> or very extensively, with complex GUI objects.</w:t>
        </w:r>
      </w:ins>
    </w:p>
    <w:p w:rsidR="00EE1399" w:rsidRPr="007C437A" w:rsidRDefault="00EE1399" w:rsidP="0085122F">
      <w:pPr>
        <w:pStyle w:val="Paragraphedeliste"/>
        <w:numPr>
          <w:ilvl w:val="0"/>
          <w:numId w:val="40"/>
        </w:numPr>
        <w:rPr>
          <w:ins w:id="4414" w:author="Arthur Parmentier" w:date="2020-05-22T17:43:00Z"/>
        </w:rPr>
      </w:pPr>
      <w:ins w:id="4415" w:author="Arthur Parmentier" w:date="2020-05-22T17:42:00Z">
        <w:r w:rsidRPr="007C437A">
          <w:t>Given my programming skills and the time constraints of the project, Max/MSP was a much faster approa</w:t>
        </w:r>
      </w:ins>
      <w:ins w:id="4416" w:author="Arthur Parmentier" w:date="2020-05-22T17:43:00Z">
        <w:r w:rsidRPr="007C437A">
          <w:t>ch than Unity3D.</w:t>
        </w:r>
      </w:ins>
    </w:p>
    <w:p w:rsidR="00FF3359" w:rsidRPr="007C437A" w:rsidRDefault="00EE1399">
      <w:pPr>
        <w:rPr>
          <w:ins w:id="4417" w:author="Arthur Parmentier" w:date="2020-05-22T17:43:00Z"/>
        </w:rPr>
        <w:pPrChange w:id="4418" w:author="Arthur Parmentier" w:date="2020-05-22T17:43:00Z">
          <w:pPr>
            <w:pStyle w:val="Paragraphedeliste"/>
            <w:numPr>
              <w:numId w:val="40"/>
            </w:numPr>
            <w:ind w:hanging="360"/>
          </w:pPr>
        </w:pPrChange>
      </w:pPr>
      <w:ins w:id="4419" w:author="Arthur Parmentier" w:date="2020-05-22T17:43:00Z">
        <w:r w:rsidRPr="007C437A">
          <w:t xml:space="preserve">Although being a commercial software, </w:t>
        </w:r>
      </w:ins>
      <w:ins w:id="4420" w:author="Arthur Parmentier" w:date="2020-05-22T18:37:00Z">
        <w:r w:rsidR="00C24A48" w:rsidRPr="007C437A">
          <w:t>Max/MSP</w:t>
        </w:r>
      </w:ins>
      <w:ins w:id="4421" w:author="Arthur Parmentier" w:date="2020-05-22T17:43:00Z">
        <w:r w:rsidRPr="007C437A">
          <w:t xml:space="preserve"> patch</w:t>
        </w:r>
      </w:ins>
      <w:ins w:id="4422" w:author="Arthur Parmentier" w:date="2020-05-22T18:37:00Z">
        <w:r w:rsidR="00C24A48" w:rsidRPr="007C437A">
          <w:t>ers</w:t>
        </w:r>
      </w:ins>
      <w:ins w:id="4423" w:author="Arthur Parmentier" w:date="2020-05-22T17:43:00Z">
        <w:r w:rsidRPr="007C437A">
          <w:t xml:space="preserve"> can be compi</w:t>
        </w:r>
      </w:ins>
      <w:ins w:id="4424" w:author="Arthur Parmentier" w:date="2020-05-22T17:44:00Z">
        <w:r w:rsidRPr="007C437A">
          <w:t>led to a standalone program for Windows and Mac OS, allowing to s</w:t>
        </w:r>
      </w:ins>
      <w:ins w:id="4425" w:author="Arthur Parmentier" w:date="2020-05-22T17:45:00Z">
        <w:r w:rsidRPr="007C437A">
          <w:t>hare the program for free.</w:t>
        </w:r>
      </w:ins>
    </w:p>
    <w:p w:rsidR="00DE1036" w:rsidRPr="007C437A" w:rsidDel="00CE7ED8" w:rsidRDefault="00AD721A">
      <w:pPr>
        <w:pStyle w:val="Titre2"/>
        <w:rPr>
          <w:del w:id="4426" w:author="Arthur Parmentier" w:date="2020-05-18T13:37:00Z"/>
        </w:rPr>
      </w:pPr>
      <w:bookmarkStart w:id="4427" w:name="_Toc42550137"/>
      <w:ins w:id="4428" w:author="Arthur Parmentier" w:date="2020-06-03T22:06:00Z">
        <w:r w:rsidRPr="007C437A">
          <w:t>Description of each layer</w:t>
        </w:r>
      </w:ins>
      <w:bookmarkEnd w:id="4427"/>
    </w:p>
    <w:p w:rsidR="00CE7ED8" w:rsidRPr="007C437A" w:rsidRDefault="00CE7ED8">
      <w:pPr>
        <w:pStyle w:val="Titre2"/>
        <w:rPr>
          <w:ins w:id="4429" w:author="Arthur Parmentier" w:date="2020-05-18T17:11:00Z"/>
        </w:rPr>
      </w:pPr>
      <w:bookmarkStart w:id="4430" w:name="_Toc42550138"/>
      <w:bookmarkEnd w:id="4430"/>
    </w:p>
    <w:p w:rsidR="00F25194" w:rsidRPr="007C437A" w:rsidRDefault="00F25194">
      <w:pPr>
        <w:pStyle w:val="Titre3"/>
        <w:rPr>
          <w:ins w:id="4431" w:author="Arthur Parmentier" w:date="2020-05-18T15:01:00Z"/>
          <w:rPrChange w:id="4432" w:author="Arthur Parmentier" w:date="2020-06-07T15:27:00Z">
            <w:rPr>
              <w:ins w:id="4433" w:author="Arthur Parmentier" w:date="2020-05-18T15:01:00Z"/>
            </w:rPr>
          </w:rPrChange>
        </w:rPr>
        <w:pPrChange w:id="4434" w:author="Arthur Parmentier" w:date="2020-05-18T17:12:00Z">
          <w:pPr>
            <w:pStyle w:val="Titre2"/>
          </w:pPr>
        </w:pPrChange>
      </w:pPr>
      <w:bookmarkStart w:id="4435" w:name="_Toc42550139"/>
      <w:r w:rsidRPr="007C437A">
        <w:rPr>
          <w:rPrChange w:id="4436" w:author="Arthur Parmentier" w:date="2020-06-07T15:27:00Z">
            <w:rPr/>
          </w:rPrChange>
        </w:rPr>
        <w:t xml:space="preserve">Part 1: </w:t>
      </w:r>
      <w:del w:id="4437" w:author="Arthur Parmentier" w:date="2020-05-18T15:01:00Z">
        <w:r w:rsidRPr="007C437A" w:rsidDel="00237B5C">
          <w:rPr>
            <w:rPrChange w:id="4438" w:author="Arthur Parmentier" w:date="2020-06-07T15:27:00Z">
              <w:rPr/>
            </w:rPrChange>
          </w:rPr>
          <w:delText>Posenet &amp; gloves feature building</w:delText>
        </w:r>
      </w:del>
      <w:ins w:id="4439" w:author="Arthur Parmentier" w:date="2020-05-18T15:01:00Z">
        <w:r w:rsidR="00237B5C" w:rsidRPr="007C437A">
          <w:rPr>
            <w:rPrChange w:id="4440" w:author="Arthur Parmentier" w:date="2020-06-07T15:27:00Z">
              <w:rPr/>
            </w:rPrChange>
          </w:rPr>
          <w:t>Motion tracking inputs</w:t>
        </w:r>
        <w:bookmarkEnd w:id="4435"/>
      </w:ins>
    </w:p>
    <w:p w:rsidR="00F11A13" w:rsidRPr="007C437A" w:rsidRDefault="00F11A13" w:rsidP="0060525E">
      <w:pPr>
        <w:rPr>
          <w:ins w:id="4441" w:author="Arthur Parmentier" w:date="2020-05-22T19:19:00Z"/>
        </w:rPr>
      </w:pPr>
      <w:ins w:id="4442" w:author="Arthur Parmentier" w:date="2020-05-22T19:13:00Z">
        <w:r w:rsidRPr="007C437A">
          <w:t>As</w:t>
        </w:r>
      </w:ins>
      <w:ins w:id="4443" w:author="Arthur Parmentier" w:date="2020-05-22T19:14:00Z">
        <w:r w:rsidRPr="007C437A">
          <w:t xml:space="preserve"> humans, we are equipped with </w:t>
        </w:r>
      </w:ins>
      <w:ins w:id="4444" w:author="Arthur Parmentier" w:date="2020-05-22T19:15:00Z">
        <w:r w:rsidRPr="007C437A">
          <w:t>cognition and recognition systems that allow us</w:t>
        </w:r>
      </w:ins>
      <w:ins w:id="4445" w:author="Arthur Parmentier" w:date="2020-05-22T19:16:00Z">
        <w:r w:rsidRPr="007C437A">
          <w:t xml:space="preserve"> to discern </w:t>
        </w:r>
      </w:ins>
      <w:ins w:id="4446" w:author="Arthur Parmentier" w:date="2020-06-03T17:24:00Z">
        <w:r w:rsidR="00EF1B4B" w:rsidRPr="007C437A">
          <w:t xml:space="preserve">a wide variety of </w:t>
        </w:r>
      </w:ins>
      <w:ins w:id="4447" w:author="Arthur Parmentier" w:date="2020-05-22T19:16:00Z">
        <w:r w:rsidRPr="007C437A">
          <w:t>objects</w:t>
        </w:r>
      </w:ins>
      <w:ins w:id="4448" w:author="Arthur Parmentier" w:date="2020-06-03T17:24:00Z">
        <w:r w:rsidR="00EF1B4B" w:rsidRPr="007C437A">
          <w:t xml:space="preserve"> such as</w:t>
        </w:r>
      </w:ins>
      <w:ins w:id="4449" w:author="Arthur Parmentier" w:date="2020-05-22T19:16:00Z">
        <w:r w:rsidRPr="007C437A">
          <w:t xml:space="preserve"> bodies in space and to build features </w:t>
        </w:r>
      </w:ins>
      <w:ins w:id="4450" w:author="Arthur Parmentier" w:date="2020-05-22T19:17:00Z">
        <w:r w:rsidRPr="007C437A">
          <w:t>to identify</w:t>
        </w:r>
      </w:ins>
      <w:ins w:id="4451" w:author="Arthur Parmentier" w:date="2020-06-03T17:25:00Z">
        <w:r w:rsidR="00EF1B4B" w:rsidRPr="007C437A">
          <w:t xml:space="preserve"> (</w:t>
        </w:r>
      </w:ins>
      <w:ins w:id="4452" w:author="Arthur Parmentier" w:date="2020-05-22T19:17:00Z">
        <w:r w:rsidRPr="007C437A">
          <w:t>classify</w:t>
        </w:r>
      </w:ins>
      <w:ins w:id="4453" w:author="Arthur Parmentier" w:date="2020-06-03T17:25:00Z">
        <w:r w:rsidR="00EF1B4B" w:rsidRPr="007C437A">
          <w:t>)</w:t>
        </w:r>
      </w:ins>
      <w:ins w:id="4454" w:author="Arthur Parmentier" w:date="2020-05-22T19:17:00Z">
        <w:r w:rsidRPr="007C437A">
          <w:t xml:space="preserve"> movements and </w:t>
        </w:r>
      </w:ins>
      <w:ins w:id="4455" w:author="Arthur Parmentier" w:date="2020-06-03T17:25:00Z">
        <w:r w:rsidR="00EF1B4B" w:rsidRPr="007C437A">
          <w:t xml:space="preserve">gestural </w:t>
        </w:r>
      </w:ins>
      <w:ins w:id="4456" w:author="Arthur Parmentier" w:date="2020-05-22T19:17:00Z">
        <w:r w:rsidRPr="007C437A">
          <w:t>signs</w:t>
        </w:r>
      </w:ins>
      <w:ins w:id="4457" w:author="Arthur Parmentier" w:date="2020-06-03T17:25:00Z">
        <w:r w:rsidR="00EF1B4B" w:rsidRPr="007C437A">
          <w:t xml:space="preserve"> from those bodies</w:t>
        </w:r>
      </w:ins>
      <w:ins w:id="4458" w:author="Arthur Parmentier" w:date="2020-05-22T19:17:00Z">
        <w:r w:rsidRPr="007C437A">
          <w:t>.</w:t>
        </w:r>
      </w:ins>
      <w:ins w:id="4459" w:author="Arthur Parmentier" w:date="2020-06-03T17:25:00Z">
        <w:r w:rsidR="00EF1B4B" w:rsidRPr="007C437A">
          <w:br/>
        </w:r>
      </w:ins>
      <w:ins w:id="4460" w:author="Arthur Parmentier" w:date="2020-05-22T19:18:00Z">
        <w:r w:rsidRPr="007C437A">
          <w:t>Computers, however, are not natively equipped with such systems</w:t>
        </w:r>
      </w:ins>
      <w:ins w:id="4461" w:author="Arthur Parmentier" w:date="2020-05-22T19:19:00Z">
        <w:r w:rsidRPr="007C437A">
          <w:t>, so that it is necessary to build them in this project, according to the goals a</w:t>
        </w:r>
      </w:ins>
      <w:ins w:id="4462" w:author="Arthur Parmentier" w:date="2020-05-22T19:20:00Z">
        <w:r w:rsidRPr="007C437A">
          <w:t>nd objectives we defined previously.</w:t>
        </w:r>
      </w:ins>
    </w:p>
    <w:p w:rsidR="0060525E" w:rsidRPr="007C437A" w:rsidRDefault="0060525E" w:rsidP="0060525E">
      <w:pPr>
        <w:rPr>
          <w:ins w:id="4463" w:author="Arthur Parmentier" w:date="2020-05-18T15:06:00Z"/>
        </w:rPr>
      </w:pPr>
      <w:ins w:id="4464" w:author="Arthur Parmentier" w:date="2020-05-18T15:02:00Z">
        <w:r w:rsidRPr="007C437A">
          <w:t>The role of the motion tracking layer is to compute a set of motion features</w:t>
        </w:r>
      </w:ins>
      <w:ins w:id="4465" w:author="Arthur Parmentier" w:date="2020-05-18T15:03:00Z">
        <w:r w:rsidRPr="007C437A">
          <w:t xml:space="preserve"> from the movement of the user. There </w:t>
        </w:r>
      </w:ins>
      <w:ins w:id="4466" w:author="Arthur Parmentier" w:date="2020-06-03T17:26:00Z">
        <w:r w:rsidR="00EF1B4B" w:rsidRPr="007C437A">
          <w:t xml:space="preserve">exist several </w:t>
        </w:r>
      </w:ins>
      <w:ins w:id="4467" w:author="Arthur Parmentier" w:date="2020-05-18T15:03:00Z">
        <w:r w:rsidRPr="007C437A">
          <w:t>motion tracking systems</w:t>
        </w:r>
      </w:ins>
      <w:ins w:id="4468" w:author="Arthur Parmentier" w:date="2020-05-18T15:04:00Z">
        <w:r w:rsidRPr="007C437A">
          <w:t xml:space="preserve"> with different technologies</w:t>
        </w:r>
      </w:ins>
      <w:ins w:id="4469" w:author="Arthur Parmentier" w:date="2020-06-03T17:26:00Z">
        <w:r w:rsidR="00EF1B4B" w:rsidRPr="007C437A">
          <w:t xml:space="preserve"> that allow computers to recognize bodies and compute</w:t>
        </w:r>
      </w:ins>
      <w:ins w:id="4470" w:author="Arthur Parmentier" w:date="2020-06-03T17:27:00Z">
        <w:r w:rsidR="00EF1B4B" w:rsidRPr="007C437A">
          <w:t xml:space="preserve"> several features that can be used to identify gestural signs</w:t>
        </w:r>
      </w:ins>
      <w:ins w:id="4471" w:author="Arthur Parmentier" w:date="2020-05-18T15:04:00Z">
        <w:r w:rsidRPr="007C437A">
          <w:t>.</w:t>
        </w:r>
      </w:ins>
      <w:ins w:id="4472" w:author="Arthur Parmentier" w:date="2020-06-03T17:27:00Z">
        <w:r w:rsidR="00EF1B4B" w:rsidRPr="007C437A">
          <w:br/>
        </w:r>
      </w:ins>
      <w:ins w:id="4473" w:author="Arthur Parmentier" w:date="2020-05-18T15:04:00Z">
        <w:r w:rsidRPr="007C437A">
          <w:lastRenderedPageBreak/>
          <w:t xml:space="preserve">In SP, </w:t>
        </w:r>
      </w:ins>
      <w:ins w:id="4474" w:author="Arthur Parmentier" w:date="2020-05-18T15:05:00Z">
        <w:r w:rsidRPr="007C437A">
          <w:t>there are</w:t>
        </w:r>
      </w:ins>
      <w:ins w:id="4475" w:author="Arthur Parmentier" w:date="2020-05-18T15:07:00Z">
        <w:r w:rsidRPr="007C437A">
          <w:t xml:space="preserve"> some</w:t>
        </w:r>
      </w:ins>
      <w:ins w:id="4476" w:author="Arthur Parmentier" w:date="2020-05-18T15:05:00Z">
        <w:r w:rsidRPr="007C437A">
          <w:t xml:space="preserve"> body parts </w:t>
        </w:r>
      </w:ins>
      <w:ins w:id="4477" w:author="Arthur Parmentier" w:date="2020-05-18T15:07:00Z">
        <w:r w:rsidRPr="007C437A">
          <w:t xml:space="preserve">such as the hands </w:t>
        </w:r>
      </w:ins>
      <w:ins w:id="4478" w:author="Arthur Parmentier" w:date="2020-05-18T15:05:00Z">
        <w:r w:rsidRPr="007C437A">
          <w:t>that are much more frequently to sign than others</w:t>
        </w:r>
      </w:ins>
      <w:ins w:id="4479" w:author="Arthur Parmentier" w:date="2020-05-18T15:06:00Z">
        <w:r w:rsidRPr="007C437A">
          <w:t>, therefore they require more precise tracking than the latter to classify amongst the signs.</w:t>
        </w:r>
      </w:ins>
      <w:ins w:id="4480" w:author="Arthur Parmentier" w:date="2020-05-22T19:21:00Z">
        <w:r w:rsidR="0049456C" w:rsidRPr="007C437A">
          <w:t xml:space="preserve"> However, all </w:t>
        </w:r>
      </w:ins>
      <w:ins w:id="4481" w:author="Arthur Parmentier" w:date="2020-05-22T19:22:00Z">
        <w:r w:rsidR="0049456C" w:rsidRPr="007C437A">
          <w:t xml:space="preserve">motion tracking systems available </w:t>
        </w:r>
      </w:ins>
      <w:ins w:id="4482" w:author="Arthur Parmentier" w:date="2020-05-22T19:23:00Z">
        <w:r w:rsidR="0049456C" w:rsidRPr="007C437A">
          <w:t>have a finite range of operation, i.e. they can only track motion at a certain scale.</w:t>
        </w:r>
      </w:ins>
      <w:ins w:id="4483" w:author="Arthur Parmentier" w:date="2020-06-03T17:27:00Z">
        <w:r w:rsidR="00E84F73" w:rsidRPr="007C437A">
          <w:t xml:space="preserve"> (just l</w:t>
        </w:r>
      </w:ins>
      <w:ins w:id="4484" w:author="Arthur Parmentier" w:date="2020-06-03T17:28:00Z">
        <w:r w:rsidR="00E84F73" w:rsidRPr="007C437A">
          <w:t>ike the human cognition system).</w:t>
        </w:r>
      </w:ins>
      <w:ins w:id="4485" w:author="Arthur Parmentier" w:date="2020-05-22T19:29:00Z">
        <w:r w:rsidR="0049456C" w:rsidRPr="007C437A">
          <w:br/>
        </w:r>
      </w:ins>
      <w:ins w:id="4486" w:author="Arthur Parmentier" w:date="2020-06-03T17:27:00Z">
        <w:r w:rsidR="00EF1B4B" w:rsidRPr="007C437A">
          <w:t>W</w:t>
        </w:r>
      </w:ins>
      <w:ins w:id="4487" w:author="Arthur Parmentier" w:date="2020-05-22T19:24:00Z">
        <w:r w:rsidR="0049456C" w:rsidRPr="007C437A">
          <w:t xml:space="preserve">e can </w:t>
        </w:r>
      </w:ins>
      <w:ins w:id="4488" w:author="Arthur Parmentier" w:date="2020-05-22T19:28:00Z">
        <w:r w:rsidR="0049456C" w:rsidRPr="007C437A">
          <w:t>observe</w:t>
        </w:r>
      </w:ins>
      <w:ins w:id="4489" w:author="Arthur Parmentier" w:date="2020-05-22T19:24:00Z">
        <w:r w:rsidR="0049456C" w:rsidRPr="007C437A">
          <w:t xml:space="preserve"> two </w:t>
        </w:r>
      </w:ins>
      <w:ins w:id="4490" w:author="Arthur Parmentier" w:date="2020-05-22T19:25:00Z">
        <w:r w:rsidR="0049456C" w:rsidRPr="007C437A">
          <w:t>main scales at which signs are performed: full body and hands.</w:t>
        </w:r>
      </w:ins>
      <w:ins w:id="4491" w:author="Arthur Parmentier" w:date="2020-05-22T19:29:00Z">
        <w:r w:rsidR="0049456C" w:rsidRPr="007C437A">
          <w:t xml:space="preserve"> </w:t>
        </w:r>
      </w:ins>
      <w:ins w:id="4492" w:author="Arthur Parmentier" w:date="2020-05-22T19:31:00Z">
        <w:r w:rsidR="00640FA9" w:rsidRPr="007C437A">
          <w:t>Although the</w:t>
        </w:r>
      </w:ins>
      <w:ins w:id="4493" w:author="Arthur Parmentier" w:date="2020-05-22T19:32:00Z">
        <w:r w:rsidR="00640FA9" w:rsidRPr="007C437A">
          <w:t>re are certain costly technologies that would allow us to deal with both scale in one model, I propose</w:t>
        </w:r>
      </w:ins>
      <w:ins w:id="4494" w:author="Arthur Parmentier" w:date="2020-05-22T19:33:00Z">
        <w:r w:rsidR="00640FA9" w:rsidRPr="007C437A">
          <w:t xml:space="preserve"> and discuss</w:t>
        </w:r>
      </w:ins>
      <w:ins w:id="4495" w:author="Arthur Parmentier" w:date="2020-05-22T19:32:00Z">
        <w:r w:rsidR="00640FA9" w:rsidRPr="007C437A">
          <w:t xml:space="preserve"> two different</w:t>
        </w:r>
      </w:ins>
      <w:ins w:id="4496" w:author="Arthur Parmentier" w:date="2020-05-22T19:33:00Z">
        <w:r w:rsidR="00640FA9" w:rsidRPr="007C437A">
          <w:t xml:space="preserve"> technologies that are each adapted and efficient </w:t>
        </w:r>
      </w:ins>
      <w:ins w:id="4497" w:author="Arthur Parmentier" w:date="2020-05-22T19:44:00Z">
        <w:r w:rsidR="00D16ED0" w:rsidRPr="007C437A">
          <w:t>for each one.</w:t>
        </w:r>
      </w:ins>
    </w:p>
    <w:p w:rsidR="00240203" w:rsidRPr="007C437A" w:rsidRDefault="00240203">
      <w:pPr>
        <w:pStyle w:val="Titre4"/>
        <w:rPr>
          <w:ins w:id="4498" w:author="Arthur Parmentier" w:date="2020-05-22T19:45:00Z"/>
        </w:rPr>
      </w:pPr>
      <w:ins w:id="4499" w:author="Arthur Parmentier" w:date="2020-05-18T15:10:00Z">
        <w:r w:rsidRPr="007C437A">
          <w:t xml:space="preserve">Full body </w:t>
        </w:r>
      </w:ins>
      <w:ins w:id="4500" w:author="Arthur Parmentier" w:date="2020-05-22T19:44:00Z">
        <w:r w:rsidR="00BE6686" w:rsidRPr="007C437A">
          <w:t>scale: “skeleton” tracking</w:t>
        </w:r>
      </w:ins>
    </w:p>
    <w:p w:rsidR="00F6380F" w:rsidRPr="007C437A" w:rsidRDefault="003D69EC" w:rsidP="00F6380F">
      <w:pPr>
        <w:rPr>
          <w:ins w:id="4501" w:author="Arthur Parmentier" w:date="2020-05-22T19:51:00Z"/>
        </w:rPr>
      </w:pPr>
      <w:ins w:id="4502" w:author="Arthur Parmentier" w:date="2020-06-03T17:38:00Z">
        <w:r w:rsidRPr="007C437A">
          <w:t>To construct our features for the identification of the signs, we must drop a lot of in</w:t>
        </w:r>
      </w:ins>
      <w:ins w:id="4503" w:author="Arthur Parmentier" w:date="2020-06-03T17:39:00Z">
        <w:r w:rsidRPr="007C437A">
          <w:t>formation from the input of the system, such as the webcam or motion tracki</w:t>
        </w:r>
      </w:ins>
      <w:ins w:id="4504" w:author="Arthur Parmentier" w:date="2020-06-03T17:40:00Z">
        <w:r w:rsidRPr="007C437A">
          <w:t xml:space="preserve">ng system we are using. For instance, information such as colors, </w:t>
        </w:r>
      </w:ins>
      <w:ins w:id="4505" w:author="Arthur Parmentier" w:date="2020-06-03T17:41:00Z">
        <w:r w:rsidRPr="007C437A">
          <w:t>certain body parts such as the belly or torso</w:t>
        </w:r>
      </w:ins>
      <w:ins w:id="4506" w:author="Arthur Parmentier" w:date="2020-06-03T17:42:00Z">
        <w:r w:rsidRPr="007C437A">
          <w:t xml:space="preserve">, sound, etc, are not crucial for the identification of SP signs. There may be cases in which there are, but they will not be covered </w:t>
        </w:r>
      </w:ins>
      <w:ins w:id="4507" w:author="Arthur Parmentier" w:date="2020-06-03T17:43:00Z">
        <w:r w:rsidRPr="007C437A">
          <w:t xml:space="preserve">by this project. </w:t>
        </w:r>
      </w:ins>
      <w:ins w:id="4508" w:author="Arthur Parmentier" w:date="2020-06-03T17:44:00Z">
        <w:r w:rsidRPr="007C437A">
          <w:br/>
        </w:r>
      </w:ins>
      <w:ins w:id="4509" w:author="Arthur Parmentier" w:date="2020-06-03T17:43:00Z">
        <w:r w:rsidRPr="007C437A">
          <w:t>Typically, the “skeleton” representation of the position of each broad body part of the soundpainter (hands, shoulders, head, hips, knees,</w:t>
        </w:r>
      </w:ins>
      <w:ins w:id="4510" w:author="Arthur Parmentier" w:date="2020-06-03T17:44:00Z">
        <w:r w:rsidRPr="007C437A">
          <w:t xml:space="preserve"> feet…) </w:t>
        </w:r>
      </w:ins>
      <w:ins w:id="4511" w:author="Arthur Parmentier" w:date="2020-06-03T17:45:00Z">
        <w:r w:rsidRPr="007C437A">
          <w:t xml:space="preserve">would allow the computer to recognized most basic signs at the full body scale. Because of the structure of the body (articulations, </w:t>
        </w:r>
      </w:ins>
      <w:ins w:id="4512" w:author="Arthur Parmentier" w:date="2020-06-03T17:46:00Z">
        <w:r w:rsidRPr="007C437A">
          <w:t>rigid body parts…), only several key points are needed to model its skeleton. Then, t</w:t>
        </w:r>
      </w:ins>
      <w:ins w:id="4513" w:author="Arthur Parmentier" w:date="2020-05-22T19:45:00Z">
        <w:r w:rsidR="00F6380F" w:rsidRPr="007C437A">
          <w:t xml:space="preserve">he </w:t>
        </w:r>
      </w:ins>
      <w:ins w:id="4514" w:author="Arthur Parmentier" w:date="2020-05-22T19:46:00Z">
        <w:r w:rsidR="00F6380F" w:rsidRPr="007C437A">
          <w:t>features that would allow us to classify different signs must typically</w:t>
        </w:r>
      </w:ins>
      <w:ins w:id="4515" w:author="Arthur Parmentier" w:date="2020-05-22T19:47:00Z">
        <w:r w:rsidR="00F6380F" w:rsidRPr="007C437A">
          <w:t xml:space="preserve"> reach a precision of the order of magnitude below the</w:t>
        </w:r>
      </w:ins>
      <w:ins w:id="4516" w:author="Arthur Parmentier" w:date="2020-06-03T17:28:00Z">
        <w:r w:rsidR="00E84F73" w:rsidRPr="007C437A">
          <w:t xml:space="preserve"> </w:t>
        </w:r>
      </w:ins>
      <w:ins w:id="4517" w:author="Arthur Parmentier" w:date="2020-06-03T17:46:00Z">
        <w:r w:rsidRPr="007C437A">
          <w:t>distance between t</w:t>
        </w:r>
      </w:ins>
      <w:ins w:id="4518" w:author="Arthur Parmentier" w:date="2020-06-03T17:47:00Z">
        <w:r w:rsidRPr="007C437A">
          <w:t>wo keypoints.</w:t>
        </w:r>
      </w:ins>
      <w:ins w:id="4519" w:author="Arthur Parmentier" w:date="2020-06-03T17:31:00Z">
        <w:r w:rsidR="00E84F73" w:rsidRPr="007C437A">
          <w:t xml:space="preserve"> </w:t>
        </w:r>
      </w:ins>
      <w:ins w:id="4520" w:author="Arthur Parmentier" w:date="2020-06-03T17:47:00Z">
        <w:r w:rsidRPr="007C437A">
          <w:t>Assuming</w:t>
        </w:r>
      </w:ins>
      <w:ins w:id="4521" w:author="Arthur Parmentier" w:date="2020-05-22T19:47:00Z">
        <w:r w:rsidR="00F6380F" w:rsidRPr="007C437A">
          <w:t xml:space="preserve"> </w:t>
        </w:r>
      </w:ins>
      <w:ins w:id="4522" w:author="Arthur Parmentier" w:date="2020-05-22T19:48:00Z">
        <w:r w:rsidR="00F6380F" w:rsidRPr="007C437A">
          <w:t xml:space="preserve">that most body parts are separated by a distance of </w:t>
        </w:r>
      </w:ins>
      <w:ins w:id="4523" w:author="Arthur Parmentier" w:date="2020-05-22T19:49:00Z">
        <w:r w:rsidR="00F6380F" w:rsidRPr="007C437A">
          <w:t xml:space="preserve">the </w:t>
        </w:r>
      </w:ins>
      <w:ins w:id="4524" w:author="Arthur Parmentier" w:date="2020-05-22T19:48:00Z">
        <w:r w:rsidR="00F6380F" w:rsidRPr="007C437A">
          <w:t xml:space="preserve">order of 10cm, </w:t>
        </w:r>
      </w:ins>
      <w:ins w:id="4525" w:author="Arthur Parmentier" w:date="2020-05-22T19:49:00Z">
        <w:r w:rsidR="00F6380F" w:rsidRPr="007C437A">
          <w:t xml:space="preserve">we know </w:t>
        </w:r>
        <w:r w:rsidR="00F6380F" w:rsidRPr="007C437A">
          <w:rPr>
            <w:i/>
            <w:iCs/>
          </w:rPr>
          <w:t>a priori</w:t>
        </w:r>
        <w:r w:rsidR="00F6380F" w:rsidRPr="007C437A">
          <w:t xml:space="preserve"> that our motion tracking model at this scale must reach </w:t>
        </w:r>
      </w:ins>
      <w:ins w:id="4526" w:author="Arthur Parmentier" w:date="2020-05-22T19:50:00Z">
        <w:r w:rsidR="00F6380F" w:rsidRPr="007C437A">
          <w:t>a precision of the order of the centimeter.</w:t>
        </w:r>
      </w:ins>
    </w:p>
    <w:p w:rsidR="0004080C" w:rsidRPr="007C437A" w:rsidRDefault="0004080C">
      <w:pPr>
        <w:rPr>
          <w:ins w:id="4527" w:author="Arthur Parmentier" w:date="2020-05-18T15:10:00Z"/>
          <w:rPrChange w:id="4528" w:author="Arthur Parmentier" w:date="2020-06-07T15:27:00Z">
            <w:rPr>
              <w:ins w:id="4529" w:author="Arthur Parmentier" w:date="2020-05-18T15:10:00Z"/>
            </w:rPr>
          </w:rPrChange>
        </w:rPr>
        <w:pPrChange w:id="4530" w:author="Arthur Parmentier" w:date="2020-05-22T19:45:00Z">
          <w:pPr>
            <w:pStyle w:val="Titre3"/>
          </w:pPr>
        </w:pPrChange>
      </w:pPr>
      <w:ins w:id="4531" w:author="Arthur Parmentier" w:date="2020-05-22T19:51:00Z">
        <w:r w:rsidRPr="007C437A">
          <w:rPr>
            <w:rPrChange w:id="4532" w:author="Arthur Parmentier" w:date="2020-06-07T15:27:00Z">
              <w:rPr/>
            </w:rPrChange>
          </w:rPr>
          <w:t xml:space="preserve">In the following part, I will </w:t>
        </w:r>
      </w:ins>
      <w:ins w:id="4533" w:author="Arthur Parmentier" w:date="2020-05-22T19:52:00Z">
        <w:r w:rsidRPr="007C437A">
          <w:rPr>
            <w:rPrChange w:id="4534" w:author="Arthur Parmentier" w:date="2020-06-07T15:27:00Z">
              <w:rPr/>
            </w:rPrChange>
          </w:rPr>
          <w:t>introduce and motivate the choice of PoseNet as the main motion tracking model at the full body scale.</w:t>
        </w:r>
      </w:ins>
    </w:p>
    <w:p w:rsidR="005F48A0" w:rsidRPr="007C437A" w:rsidRDefault="005F48A0">
      <w:pPr>
        <w:pStyle w:val="Titre5"/>
        <w:rPr>
          <w:ins w:id="4535" w:author="Arthur Parmentier" w:date="2020-05-19T15:54:00Z"/>
          <w:rPrChange w:id="4536" w:author="Arthur Parmentier" w:date="2020-06-07T15:27:00Z">
            <w:rPr>
              <w:ins w:id="4537" w:author="Arthur Parmentier" w:date="2020-05-19T15:54:00Z"/>
            </w:rPr>
          </w:rPrChange>
        </w:rPr>
        <w:pPrChange w:id="4538" w:author="Arthur Parmentier" w:date="2020-05-19T15:54:00Z">
          <w:pPr/>
        </w:pPrChange>
      </w:pPr>
      <w:ins w:id="4539" w:author="Arthur Parmentier" w:date="2020-05-19T15:54:00Z">
        <w:r w:rsidRPr="007C437A">
          <w:rPr>
            <w:rPrChange w:id="4540" w:author="Arthur Parmentier" w:date="2020-06-07T15:27:00Z">
              <w:rPr/>
            </w:rPrChange>
          </w:rPr>
          <w:t>Introduction to PoseNet</w:t>
        </w:r>
      </w:ins>
    </w:p>
    <w:p w:rsidR="00240203" w:rsidRPr="007C437A" w:rsidRDefault="00116732" w:rsidP="00240203">
      <w:pPr>
        <w:rPr>
          <w:ins w:id="4541" w:author="Arthur Parmentier" w:date="2020-05-22T19:57:00Z"/>
        </w:rPr>
      </w:pPr>
      <w:ins w:id="4542" w:author="Arthur Parmentier" w:date="2020-05-18T15:17:00Z">
        <w:r w:rsidRPr="007C437A">
          <w:rPr>
            <w:rStyle w:val="Accentuation"/>
            <w:i w:val="0"/>
            <w:iCs w:val="0"/>
            <w:rPrChange w:id="4543" w:author="Arthur Parmentier" w:date="2020-06-07T15:27:00Z">
              <w:rPr>
                <w:rStyle w:val="Accentuation"/>
              </w:rPr>
            </w:rPrChange>
          </w:rPr>
          <w:t>PoseNet</w:t>
        </w:r>
      </w:ins>
      <w:ins w:id="4544" w:author="Arthur Parmentier" w:date="2020-05-18T15:19:00Z">
        <w:r w:rsidRPr="007C437A">
          <w:rPr>
            <w:rStyle w:val="Appelnotedebasdep"/>
          </w:rPr>
          <w:footnoteReference w:id="50"/>
        </w:r>
      </w:ins>
      <w:ins w:id="4550" w:author="Arthur Parmentier" w:date="2020-05-22T19:54:00Z">
        <w:r w:rsidR="00BA66EC" w:rsidRPr="007C437A">
          <w:t xml:space="preserve"> is</w:t>
        </w:r>
      </w:ins>
      <w:ins w:id="4551" w:author="Arthur Parmentier" w:date="2020-05-18T15:17:00Z">
        <w:r w:rsidRPr="007C437A">
          <w:t xml:space="preserve"> a </w:t>
        </w:r>
      </w:ins>
      <w:ins w:id="4552" w:author="Arthur Parmentier" w:date="2020-05-22T19:20:00Z">
        <w:r w:rsidR="00BD73B3" w:rsidRPr="007C437A">
          <w:t>computer-</w:t>
        </w:r>
      </w:ins>
      <w:ins w:id="4553" w:author="Arthur Parmentier" w:date="2020-05-18T15:17:00Z">
        <w:r w:rsidRPr="007C437A">
          <w:t>vision model that can be used to estimate the pose of a person in an image or video by estimating where key body joints are</w:t>
        </w:r>
      </w:ins>
      <w:ins w:id="4554" w:author="Arthur Parmentier" w:date="2020-05-19T15:27:00Z">
        <w:r w:rsidR="00DC1119" w:rsidRPr="007C437A">
          <w:t xml:space="preserve"> in 2D space</w:t>
        </w:r>
      </w:ins>
      <w:ins w:id="4555" w:author="Arthur Parmentier" w:date="2020-05-18T15:17:00Z">
        <w:r w:rsidRPr="007C437A">
          <w:t>.</w:t>
        </w:r>
      </w:ins>
      <w:ins w:id="4556" w:author="Arthur Parmentier" w:date="2020-05-18T15:24:00Z">
        <w:r w:rsidR="00CE53C0" w:rsidRPr="007C437A">
          <w:t xml:space="preserve"> </w:t>
        </w:r>
      </w:ins>
      <w:ins w:id="4557" w:author="Arthur Parmentier" w:date="2020-05-22T19:55:00Z">
        <w:r w:rsidR="005E0A3C" w:rsidRPr="007C437A">
          <w:t>Its performances on modern CPUs and GPUs allow it to run in real-time using a webcam or alternative low-latency vide</w:t>
        </w:r>
      </w:ins>
      <w:ins w:id="4558" w:author="Arthur Parmentier" w:date="2020-05-22T19:56:00Z">
        <w:r w:rsidR="005E0A3C" w:rsidRPr="007C437A">
          <w:t>o input devices.</w:t>
        </w:r>
      </w:ins>
    </w:p>
    <w:p w:rsidR="00D86CC2" w:rsidRPr="007C437A" w:rsidRDefault="00D86CC2" w:rsidP="00240203">
      <w:pPr>
        <w:rPr>
          <w:ins w:id="4559" w:author="Arthur Parmentier" w:date="2020-05-22T20:07:00Z"/>
        </w:rPr>
      </w:pPr>
      <w:ins w:id="4560" w:author="Arthur Parmentier" w:date="2020-05-22T19:57:00Z">
        <w:r w:rsidRPr="007C437A">
          <w:t>In Max/MSP</w:t>
        </w:r>
      </w:ins>
      <w:ins w:id="4561" w:author="Arthur Parmentier" w:date="2020-05-22T19:58:00Z">
        <w:r w:rsidRPr="007C437A">
          <w:t>, I could adapt</w:t>
        </w:r>
      </w:ins>
      <w:ins w:id="4562" w:author="Arthur Parmentier" w:date="2020-05-22T19:59:00Z">
        <w:r w:rsidRPr="007C437A">
          <w:t xml:space="preserve"> and upgrade</w:t>
        </w:r>
      </w:ins>
      <w:ins w:id="4563" w:author="Arthur Parmentier" w:date="2020-05-22T19:58:00Z">
        <w:r w:rsidRPr="007C437A">
          <w:t xml:space="preserve"> two demonstration projects </w:t>
        </w:r>
      </w:ins>
      <w:ins w:id="4564" w:author="Arthur Parmentier" w:date="2020-05-22T19:59:00Z">
        <w:r w:rsidRPr="007C437A">
          <w:t>showing</w:t>
        </w:r>
      </w:ins>
      <w:ins w:id="4565" w:author="Arthur Parmentier" w:date="2020-05-22T19:58:00Z">
        <w:r w:rsidRPr="007C437A">
          <w:t xml:space="preserve"> how </w:t>
        </w:r>
      </w:ins>
      <w:ins w:id="4566" w:author="Arthur Parmentier" w:date="2020-05-22T19:59:00Z">
        <w:r w:rsidRPr="007C437A">
          <w:t>to port PoseNet into Max with Node.js</w:t>
        </w:r>
      </w:ins>
      <w:ins w:id="4567" w:author="Arthur Parmentier" w:date="2020-05-22T19:58:00Z">
        <w:r w:rsidRPr="007C437A">
          <w:rPr>
            <w:rStyle w:val="Appelnotedebasdep"/>
          </w:rPr>
          <w:footnoteReference w:id="51"/>
        </w:r>
      </w:ins>
      <w:ins w:id="4574" w:author="Arthur Parmentier" w:date="2020-05-22T19:59:00Z">
        <w:r w:rsidRPr="007C437A">
          <w:t xml:space="preserve"> to build </w:t>
        </w:r>
      </w:ins>
      <w:ins w:id="4575" w:author="Arthur Parmentier" w:date="2020-05-22T20:00:00Z">
        <w:r w:rsidR="00B44867" w:rsidRPr="007C437A">
          <w:t xml:space="preserve">a simple user interface </w:t>
        </w:r>
      </w:ins>
      <w:ins w:id="4576" w:author="Arthur Parmentier" w:date="2020-05-22T20:06:00Z">
        <w:r w:rsidR="00D0268F" w:rsidRPr="007C437A">
          <w:t xml:space="preserve">(1.2.) </w:t>
        </w:r>
      </w:ins>
      <w:ins w:id="4577" w:author="Arthur Parmentier" w:date="2020-05-22T20:00:00Z">
        <w:r w:rsidR="00B44867" w:rsidRPr="007C437A">
          <w:t xml:space="preserve">allowing the user to start PoseNet either in a separate window, within an Electron process or directly </w:t>
        </w:r>
      </w:ins>
      <w:ins w:id="4578" w:author="Arthur Parmentier" w:date="2020-05-22T20:01:00Z">
        <w:r w:rsidR="00B44867" w:rsidRPr="007C437A">
          <w:t xml:space="preserve">inside a Jweb object on the patcher. </w:t>
        </w:r>
      </w:ins>
      <w:ins w:id="4579" w:author="Arthur Parmentier" w:date="2020-06-03T21:42:00Z">
        <w:r w:rsidR="0083784D" w:rsidRPr="007C437A">
          <w:t xml:space="preserve">A demo of the process can be found in my </w:t>
        </w:r>
      </w:ins>
      <w:ins w:id="4580" w:author="Arthur Parmentier" w:date="2020-06-03T21:44:00Z">
        <w:r w:rsidR="0083784D" w:rsidRPr="007C437A">
          <w:rPr>
            <w:rPrChange w:id="4581" w:author="Arthur Parmentier" w:date="2020-06-07T15:27:00Z">
              <w:rPr/>
            </w:rPrChange>
          </w:rPr>
          <w:fldChar w:fldCharType="begin"/>
        </w:r>
        <w:r w:rsidR="0083784D" w:rsidRPr="007C437A">
          <w:instrText xml:space="preserve"> HYPERLINK "https://www.youtube.com/watch?v=jW6bo6XkhFo" </w:instrText>
        </w:r>
        <w:r w:rsidR="0083784D" w:rsidRPr="007C437A">
          <w:rPr>
            <w:rPrChange w:id="4582" w:author="Arthur Parmentier" w:date="2020-06-07T15:27:00Z">
              <w:rPr/>
            </w:rPrChange>
          </w:rPr>
          <w:fldChar w:fldCharType="separate"/>
        </w:r>
        <w:r w:rsidR="0083784D" w:rsidRPr="007C437A">
          <w:rPr>
            <w:rStyle w:val="Lienhypertexte"/>
          </w:rPr>
          <w:t>second</w:t>
        </w:r>
        <w:r w:rsidR="0083784D" w:rsidRPr="007C437A">
          <w:rPr>
            <w:rPrChange w:id="4583" w:author="Arthur Parmentier" w:date="2020-06-07T15:27:00Z">
              <w:rPr/>
            </w:rPrChange>
          </w:rPr>
          <w:fldChar w:fldCharType="end"/>
        </w:r>
      </w:ins>
      <w:ins w:id="4584" w:author="Arthur Parmentier" w:date="2020-06-03T21:43:00Z">
        <w:r w:rsidR="0083784D" w:rsidRPr="007C437A">
          <w:t xml:space="preserve"> and </w:t>
        </w:r>
      </w:ins>
      <w:ins w:id="4585" w:author="Arthur Parmentier" w:date="2020-06-03T21:44:00Z">
        <w:r w:rsidR="0083784D" w:rsidRPr="007C437A">
          <w:rPr>
            <w:rPrChange w:id="4586" w:author="Arthur Parmentier" w:date="2020-06-07T15:27:00Z">
              <w:rPr/>
            </w:rPrChange>
          </w:rPr>
          <w:fldChar w:fldCharType="begin"/>
        </w:r>
        <w:r w:rsidR="0083784D" w:rsidRPr="007C437A">
          <w:instrText xml:space="preserve"> HYPERLINK "https://www.youtube.com/watch?v=OmPFMT9mgOs" </w:instrText>
        </w:r>
        <w:r w:rsidR="0083784D" w:rsidRPr="007C437A">
          <w:rPr>
            <w:rPrChange w:id="4587" w:author="Arthur Parmentier" w:date="2020-06-07T15:27:00Z">
              <w:rPr/>
            </w:rPrChange>
          </w:rPr>
          <w:fldChar w:fldCharType="separate"/>
        </w:r>
        <w:r w:rsidR="0083784D" w:rsidRPr="007C437A">
          <w:rPr>
            <w:rStyle w:val="Lienhypertexte"/>
          </w:rPr>
          <w:t>third</w:t>
        </w:r>
        <w:r w:rsidR="0083784D" w:rsidRPr="007C437A">
          <w:rPr>
            <w:rPrChange w:id="4588" w:author="Arthur Parmentier" w:date="2020-06-07T15:27:00Z">
              <w:rPr/>
            </w:rPrChange>
          </w:rPr>
          <w:fldChar w:fldCharType="end"/>
        </w:r>
      </w:ins>
      <w:ins w:id="4589" w:author="Arthur Parmentier" w:date="2020-06-03T21:43:00Z">
        <w:r w:rsidR="0083784D" w:rsidRPr="007C437A">
          <w:t xml:space="preserve"> demo video of the tool. </w:t>
        </w:r>
      </w:ins>
      <w:ins w:id="4590" w:author="Arthur Parmentier" w:date="2020-05-22T20:01:00Z">
        <w:r w:rsidR="00B44867" w:rsidRPr="007C437A">
          <w:t xml:space="preserve">I have observed </w:t>
        </w:r>
      </w:ins>
      <w:ins w:id="4591" w:author="Arthur Parmentier" w:date="2020-05-22T20:02:00Z">
        <w:r w:rsidR="00B44867" w:rsidRPr="007C437A">
          <w:t>a</w:t>
        </w:r>
      </w:ins>
      <w:ins w:id="4592" w:author="Arthur Parmentier" w:date="2020-05-22T20:01:00Z">
        <w:r w:rsidR="00B44867" w:rsidRPr="007C437A">
          <w:t xml:space="preserve"> </w:t>
        </w:r>
      </w:ins>
      <w:ins w:id="4593" w:author="Arthur Parmentier" w:date="2020-06-03T17:49:00Z">
        <w:r w:rsidR="00EB3650" w:rsidRPr="007C437A">
          <w:t xml:space="preserve">slightly </w:t>
        </w:r>
      </w:ins>
      <w:ins w:id="4594" w:author="Arthur Parmentier" w:date="2020-06-03T17:48:00Z">
        <w:r w:rsidR="00DD75CE" w:rsidRPr="007C437A">
          <w:t xml:space="preserve">lower </w:t>
        </w:r>
      </w:ins>
      <w:ins w:id="4595" w:author="Arthur Parmentier" w:date="2020-05-22T20:01:00Z">
        <w:r w:rsidR="00B44867" w:rsidRPr="007C437A">
          <w:t>performance</w:t>
        </w:r>
      </w:ins>
      <w:ins w:id="4596" w:author="Arthur Parmentier" w:date="2020-05-22T20:02:00Z">
        <w:r w:rsidR="00B44867" w:rsidRPr="007C437A">
          <w:t xml:space="preserve"> with the Jweb object than the Electron process on my computer</w:t>
        </w:r>
      </w:ins>
      <w:ins w:id="4597" w:author="Arthur Parmentier" w:date="2020-05-22T20:03:00Z">
        <w:r w:rsidR="00B44867" w:rsidRPr="007C437A">
          <w:t xml:space="preserve"> </w:t>
        </w:r>
      </w:ins>
      <w:ins w:id="4598" w:author="Arthur Parmentier" w:date="2020-05-23T19:47:00Z">
        <w:r w:rsidR="00BF1ECB" w:rsidRPr="007C437A">
          <w:t>and</w:t>
        </w:r>
      </w:ins>
      <w:ins w:id="4599" w:author="Arthur Parmentier" w:date="2020-05-22T20:03:00Z">
        <w:r w:rsidR="00B44867" w:rsidRPr="007C437A">
          <w:t xml:space="preserve"> the Electron process has the advantage of having its dedicated window, allowing the user to move it</w:t>
        </w:r>
      </w:ins>
      <w:ins w:id="4600" w:author="Arthur Parmentier" w:date="2020-05-22T20:05:00Z">
        <w:r w:rsidR="00DB3548" w:rsidRPr="007C437A">
          <w:t>, resize it</w:t>
        </w:r>
      </w:ins>
      <w:ins w:id="4601" w:author="Arthur Parmentier" w:date="2020-05-22T20:03:00Z">
        <w:r w:rsidR="00B44867" w:rsidRPr="007C437A">
          <w:t xml:space="preserve"> and most important, to keep it visible while the model is running, otherwise </w:t>
        </w:r>
      </w:ins>
      <w:ins w:id="4602" w:author="Arthur Parmentier" w:date="2020-05-22T20:04:00Z">
        <w:r w:rsidR="00DB3548" w:rsidRPr="007C437A">
          <w:t xml:space="preserve">PoseNet performance drops </w:t>
        </w:r>
        <w:r w:rsidR="00DB3548" w:rsidRPr="007C437A">
          <w:lastRenderedPageBreak/>
          <w:t xml:space="preserve">critically. Both </w:t>
        </w:r>
      </w:ins>
      <w:ins w:id="4603" w:author="Arthur Parmentier" w:date="2020-05-23T19:47:00Z">
        <w:r w:rsidR="00E336D0" w:rsidRPr="007C437A">
          <w:t xml:space="preserve">hosts (Jweb and Electron) </w:t>
        </w:r>
      </w:ins>
      <w:ins w:id="4604" w:author="Arthur Parmentier" w:date="2020-05-22T20:04:00Z">
        <w:r w:rsidR="00DB3548" w:rsidRPr="007C437A">
          <w:t>are perfectly in</w:t>
        </w:r>
      </w:ins>
      <w:ins w:id="4605" w:author="Arthur Parmentier" w:date="2020-05-22T20:05:00Z">
        <w:r w:rsidR="00DB3548" w:rsidRPr="007C437A">
          <w:t>ter-</w:t>
        </w:r>
      </w:ins>
      <w:ins w:id="4606" w:author="Arthur Parmentier" w:date="2020-05-22T20:07:00Z">
        <w:r w:rsidR="005B6936" w:rsidRPr="007C437A">
          <w:t>changeable</w:t>
        </w:r>
      </w:ins>
      <w:ins w:id="4607" w:author="Arthur Parmentier" w:date="2020-05-22T20:06:00Z">
        <w:r w:rsidR="00DB3548" w:rsidRPr="007C437A">
          <w:t xml:space="preserve"> in less than a minute (for loading the model).</w:t>
        </w:r>
      </w:ins>
    </w:p>
    <w:p w:rsidR="005B6936" w:rsidRPr="007C437A" w:rsidRDefault="005B6936">
      <w:pPr>
        <w:keepNext/>
        <w:rPr>
          <w:ins w:id="4608" w:author="Arthur Parmentier" w:date="2020-05-22T20:11:00Z"/>
        </w:rPr>
        <w:pPrChange w:id="4609" w:author="Arthur Parmentier" w:date="2020-05-22T20:11:00Z">
          <w:pPr/>
        </w:pPrChange>
      </w:pPr>
      <w:ins w:id="4610" w:author="Arthur Parmentier" w:date="2020-05-22T20:11:00Z">
        <w:r w:rsidRPr="007C437A">
          <w:rPr>
            <w:noProof/>
            <w:rPrChange w:id="4611" w:author="Arthur Parmentier" w:date="2020-06-07T15:27:00Z">
              <w:rPr>
                <w:noProof/>
              </w:rPr>
            </w:rPrChange>
          </w:rPr>
          <w:drawing>
            <wp:inline distT="0" distB="0" distL="0" distR="0">
              <wp:extent cx="6188710" cy="3935095"/>
              <wp:effectExtent l="0" t="0" r="2540" b="825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osenet.PNG"/>
                      <pic:cNvPicPr/>
                    </pic:nvPicPr>
                    <pic:blipFill>
                      <a:blip r:embed="rId21">
                        <a:extLst>
                          <a:ext uri="{28A0092B-C50C-407E-A947-70E740481C1C}">
                            <a14:useLocalDpi xmlns:a14="http://schemas.microsoft.com/office/drawing/2010/main" val="0"/>
                          </a:ext>
                        </a:extLst>
                      </a:blip>
                      <a:stretch>
                        <a:fillRect/>
                      </a:stretch>
                    </pic:blipFill>
                    <pic:spPr>
                      <a:xfrm>
                        <a:off x="0" y="0"/>
                        <a:ext cx="6188710" cy="3935095"/>
                      </a:xfrm>
                      <a:prstGeom prst="rect">
                        <a:avLst/>
                      </a:prstGeom>
                    </pic:spPr>
                  </pic:pic>
                </a:graphicData>
              </a:graphic>
            </wp:inline>
          </w:drawing>
        </w:r>
      </w:ins>
    </w:p>
    <w:p w:rsidR="005B6936" w:rsidRPr="007C437A" w:rsidRDefault="005B6936">
      <w:pPr>
        <w:pStyle w:val="Lgende"/>
        <w:rPr>
          <w:ins w:id="4612" w:author="Arthur Parmentier" w:date="2020-05-19T15:04:00Z"/>
          <w:rPrChange w:id="4613" w:author="Arthur Parmentier" w:date="2020-06-07T15:27:00Z">
            <w:rPr>
              <w:ins w:id="4614" w:author="Arthur Parmentier" w:date="2020-05-19T15:04:00Z"/>
            </w:rPr>
          </w:rPrChange>
        </w:rPr>
        <w:pPrChange w:id="4615" w:author="Arthur Parmentier" w:date="2020-05-22T20:11:00Z">
          <w:pPr/>
        </w:pPrChange>
      </w:pPr>
      <w:ins w:id="4616" w:author="Arthur Parmentier" w:date="2020-05-22T20:11:00Z">
        <w:r w:rsidRPr="007C437A">
          <w:rPr>
            <w:rPrChange w:id="4617" w:author="Arthur Parmentier" w:date="2020-06-07T15:27:00Z">
              <w:rPr>
                <w:i/>
                <w:iCs/>
              </w:rPr>
            </w:rPrChange>
          </w:rPr>
          <w:t xml:space="preserve">Figure </w:t>
        </w:r>
        <w:r w:rsidRPr="007C437A">
          <w:rPr>
            <w:rPrChange w:id="4618" w:author="Arthur Parmentier" w:date="2020-06-07T15:27:00Z">
              <w:rPr>
                <w:i/>
                <w:iCs/>
              </w:rPr>
            </w:rPrChange>
          </w:rPr>
          <w:fldChar w:fldCharType="begin"/>
        </w:r>
        <w:r w:rsidRPr="007C437A">
          <w:rPr>
            <w:rPrChange w:id="4619" w:author="Arthur Parmentier" w:date="2020-06-07T15:27:00Z">
              <w:rPr>
                <w:i/>
                <w:iCs/>
              </w:rPr>
            </w:rPrChange>
          </w:rPr>
          <w:instrText xml:space="preserve"> SEQ Figure \* ARABIC </w:instrText>
        </w:r>
      </w:ins>
      <w:r w:rsidRPr="007C437A">
        <w:rPr>
          <w:rPrChange w:id="4620" w:author="Arthur Parmentier" w:date="2020-06-07T15:27:00Z">
            <w:rPr>
              <w:i/>
              <w:iCs/>
            </w:rPr>
          </w:rPrChange>
        </w:rPr>
        <w:fldChar w:fldCharType="separate"/>
      </w:r>
      <w:ins w:id="4621" w:author="Arthur Parmentier" w:date="2020-06-05T21:05:00Z">
        <w:r w:rsidR="001C2AA6" w:rsidRPr="007C437A">
          <w:rPr>
            <w:rPrChange w:id="4622" w:author="Arthur Parmentier" w:date="2020-06-07T15:27:00Z">
              <w:rPr>
                <w:i/>
                <w:iCs/>
                <w:noProof/>
              </w:rPr>
            </w:rPrChange>
          </w:rPr>
          <w:t>3</w:t>
        </w:r>
      </w:ins>
      <w:ins w:id="4623" w:author="Arthur Parmentier" w:date="2020-05-22T20:11:00Z">
        <w:r w:rsidRPr="007C437A">
          <w:rPr>
            <w:rPrChange w:id="4624" w:author="Arthur Parmentier" w:date="2020-06-07T15:27:00Z">
              <w:rPr>
                <w:i/>
                <w:iCs/>
              </w:rPr>
            </w:rPrChange>
          </w:rPr>
          <w:fldChar w:fldCharType="end"/>
        </w:r>
        <w:r w:rsidRPr="007C437A">
          <w:rPr>
            <w:rPrChange w:id="4625" w:author="Arthur Parmentier" w:date="2020-06-07T15:27:00Z">
              <w:rPr>
                <w:i/>
                <w:iCs/>
              </w:rPr>
            </w:rPrChange>
          </w:rPr>
          <w:t xml:space="preserve"> View of PoseNet inside Max/MSP</w:t>
        </w:r>
      </w:ins>
    </w:p>
    <w:p w:rsidR="00863218" w:rsidRPr="007C437A" w:rsidRDefault="009F79AA" w:rsidP="00240203">
      <w:pPr>
        <w:rPr>
          <w:ins w:id="4626" w:author="Arthur Parmentier" w:date="2020-05-18T15:21:00Z"/>
        </w:rPr>
      </w:pPr>
      <w:ins w:id="4627" w:author="Arthur Parmentier" w:date="2020-05-19T15:15:00Z">
        <w:r w:rsidRPr="007C437A">
          <w:rPr>
            <w:noProof/>
            <w:rPrChange w:id="4628" w:author="Arthur Parmentier" w:date="2020-06-07T15:27:00Z">
              <w:rPr>
                <w:noProof/>
              </w:rPr>
            </w:rPrChange>
          </w:rPr>
          <w:lastRenderedPageBreak/>
          <mc:AlternateContent>
            <mc:Choice Requires="wps">
              <w:drawing>
                <wp:anchor distT="0" distB="0" distL="114300" distR="114300" simplePos="0" relativeHeight="251664384" behindDoc="0" locked="0" layoutInCell="1" allowOverlap="1" wp14:anchorId="65E018EF" wp14:editId="61297039">
                  <wp:simplePos x="0" y="0"/>
                  <wp:positionH relativeFrom="column">
                    <wp:posOffset>1148715</wp:posOffset>
                  </wp:positionH>
                  <wp:positionV relativeFrom="paragraph">
                    <wp:posOffset>3571875</wp:posOffset>
                  </wp:positionV>
                  <wp:extent cx="3891280" cy="635"/>
                  <wp:effectExtent l="0" t="0" r="13970" b="37465"/>
                  <wp:wrapTopAndBottom/>
                  <wp:docPr id="2" name="Zone de texte 2"/>
                  <wp:cNvGraphicFramePr/>
                  <a:graphic xmlns:a="http://schemas.openxmlformats.org/drawingml/2006/main">
                    <a:graphicData uri="http://schemas.microsoft.com/office/word/2010/wordprocessingShape">
                      <wps:wsp>
                        <wps:cNvSpPr txBox="1"/>
                        <wps:spPr>
                          <a:xfrm>
                            <a:off x="0" y="0"/>
                            <a:ext cx="3891280" cy="635"/>
                          </a:xfrm>
                          <a:prstGeom prst="rect">
                            <a:avLst/>
                          </a:prstGeom>
                          <a:solidFill>
                            <a:prstClr val="white"/>
                          </a:solidFill>
                          <a:ln>
                            <a:noFill/>
                          </a:ln>
                        </wps:spPr>
                        <wps:txbx>
                          <w:txbxContent>
                            <w:p w:rsidR="00FA5F3C" w:rsidRPr="00821FC2" w:rsidRDefault="00FA5F3C">
                              <w:pPr>
                                <w:pStyle w:val="Lgende"/>
                                <w:rPr>
                                  <w:noProof/>
                                </w:rPr>
                                <w:pPrChange w:id="4629" w:author="Arthur Parmentier" w:date="2020-05-19T15:15:00Z">
                                  <w:pPr/>
                                </w:pPrChange>
                              </w:pPr>
                              <w:ins w:id="4630" w:author="Arthur Parmentier" w:date="2020-05-19T15:15:00Z">
                                <w:r>
                                  <w:t xml:space="preserve">Figure </w:t>
                                </w:r>
                                <w:r>
                                  <w:fldChar w:fldCharType="begin"/>
                                </w:r>
                                <w:r>
                                  <w:instrText xml:space="preserve"> SEQ Figure \* ARABIC </w:instrText>
                                </w:r>
                              </w:ins>
                              <w:r>
                                <w:fldChar w:fldCharType="separate"/>
                              </w:r>
                              <w:ins w:id="4631" w:author="Arthur Parmentier" w:date="2020-06-05T21:05:00Z">
                                <w:r>
                                  <w:rPr>
                                    <w:noProof/>
                                  </w:rPr>
                                  <w:t>4</w:t>
                                </w:r>
                              </w:ins>
                              <w:ins w:id="4632" w:author="Arthur Parmentier" w:date="2020-05-19T15:15:00Z">
                                <w:r>
                                  <w:fldChar w:fldCharType="end"/>
                                </w:r>
                                <w:r>
                                  <w:t xml:space="preserve"> Posenet skeleton tracking for "rest of the group"</w:t>
                                </w:r>
                              </w:ins>
                              <w:ins w:id="4633" w:author="Arthur Parmentier" w:date="2020-05-22T20:12:00Z">
                                <w:r>
                                  <w:t>, from the Electron external window</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E018EF" id="Zone de texte 2" o:spid="_x0000_s1027" type="#_x0000_t202" style="position:absolute;margin-left:90.45pt;margin-top:281.25pt;width:306.4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" stroked="f">
                  <v:textbox style="mso-fit-shape-to-text:t" inset="0,0,0,0">
                    <w:txbxContent>
                      <w:p w:rsidR="00FA5F3C" w:rsidRPr="00821FC2" w:rsidRDefault="00FA5F3C">
                        <w:pPr>
                          <w:pStyle w:val="Lgende"/>
                          <w:rPr>
                            <w:noProof/>
                          </w:rPr>
                          <w:pPrChange w:id="4634" w:author="Arthur Parmentier" w:date="2020-05-19T15:15:00Z">
                            <w:pPr/>
                          </w:pPrChange>
                        </w:pPr>
                        <w:ins w:id="4635" w:author="Arthur Parmentier" w:date="2020-05-19T15:15:00Z">
                          <w:r>
                            <w:t xml:space="preserve">Figure </w:t>
                          </w:r>
                          <w:r>
                            <w:fldChar w:fldCharType="begin"/>
                          </w:r>
                          <w:r>
                            <w:instrText xml:space="preserve"> SEQ Figure \* ARABIC </w:instrText>
                          </w:r>
                        </w:ins>
                        <w:r>
                          <w:fldChar w:fldCharType="separate"/>
                        </w:r>
                        <w:ins w:id="4636" w:author="Arthur Parmentier" w:date="2020-06-05T21:05:00Z">
                          <w:r>
                            <w:rPr>
                              <w:noProof/>
                            </w:rPr>
                            <w:t>4</w:t>
                          </w:r>
                        </w:ins>
                        <w:ins w:id="4637" w:author="Arthur Parmentier" w:date="2020-05-19T15:15:00Z">
                          <w:r>
                            <w:fldChar w:fldCharType="end"/>
                          </w:r>
                          <w:r>
                            <w:t xml:space="preserve"> Posenet skeleton tracking for "rest of the group"</w:t>
                          </w:r>
                        </w:ins>
                        <w:ins w:id="4638" w:author="Arthur Parmentier" w:date="2020-05-22T20:12:00Z">
                          <w:r>
                            <w:t>, from the Electron external window</w:t>
                          </w:r>
                        </w:ins>
                      </w:p>
                    </w:txbxContent>
                  </v:textbox>
                  <w10:wrap type="topAndBottom"/>
                </v:shape>
              </w:pict>
            </mc:Fallback>
          </mc:AlternateContent>
        </w:r>
      </w:ins>
      <w:ins w:id="4639" w:author="Arthur Parmentier" w:date="2020-05-19T15:14:00Z">
        <w:r w:rsidR="00863218" w:rsidRPr="007C437A">
          <w:rPr>
            <w:noProof/>
            <w:rPrChange w:id="4640" w:author="Arthur Parmentier" w:date="2020-06-07T15:27:00Z">
              <w:rPr>
                <w:noProof/>
              </w:rPr>
            </w:rPrChange>
          </w:rPr>
          <w:drawing>
            <wp:anchor distT="0" distB="0" distL="114300" distR="114300" simplePos="0" relativeHeight="251662336" behindDoc="0" locked="0" layoutInCell="1" allowOverlap="1">
              <wp:simplePos x="0" y="0"/>
              <wp:positionH relativeFrom="page">
                <wp:align>center</wp:align>
              </wp:positionH>
              <wp:positionV relativeFrom="paragraph">
                <wp:posOffset>1549</wp:posOffset>
              </wp:positionV>
              <wp:extent cx="3891600" cy="3513600"/>
              <wp:effectExtent l="0" t="0" r="0" b="0"/>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osenet_demo.PNG"/>
                      <pic:cNvPicPr/>
                    </pic:nvPicPr>
                    <pic:blipFill>
                      <a:blip r:embed="rId22">
                        <a:extLst>
                          <a:ext uri="{28A0092B-C50C-407E-A947-70E740481C1C}">
                            <a14:useLocalDpi xmlns:a14="http://schemas.microsoft.com/office/drawing/2010/main" val="0"/>
                          </a:ext>
                        </a:extLst>
                      </a:blip>
                      <a:stretch>
                        <a:fillRect/>
                      </a:stretch>
                    </pic:blipFill>
                    <pic:spPr>
                      <a:xfrm>
                        <a:off x="0" y="0"/>
                        <a:ext cx="3891600" cy="3513600"/>
                      </a:xfrm>
                      <a:prstGeom prst="rect">
                        <a:avLst/>
                      </a:prstGeom>
                    </pic:spPr>
                  </pic:pic>
                </a:graphicData>
              </a:graphic>
              <wp14:sizeRelH relativeFrom="margin">
                <wp14:pctWidth>0</wp14:pctWidth>
              </wp14:sizeRelH>
              <wp14:sizeRelV relativeFrom="margin">
                <wp14:pctHeight>0</wp14:pctHeight>
              </wp14:sizeRelV>
            </wp:anchor>
          </w:drawing>
        </w:r>
      </w:ins>
    </w:p>
    <w:p w:rsidR="00E713ED" w:rsidRPr="007C437A" w:rsidRDefault="00E713ED" w:rsidP="00240203">
      <w:pPr>
        <w:rPr>
          <w:ins w:id="4641" w:author="Arthur Parmentier" w:date="2020-05-18T15:23:00Z"/>
        </w:rPr>
      </w:pPr>
      <w:ins w:id="4642" w:author="Arthur Parmentier" w:date="2020-05-18T15:21:00Z">
        <w:r w:rsidRPr="007C437A">
          <w:t>PoseNet allows the user</w:t>
        </w:r>
      </w:ins>
      <w:ins w:id="4643" w:author="Arthur Parmentier" w:date="2020-05-18T15:22:00Z">
        <w:r w:rsidR="006F7BD1" w:rsidRPr="007C437A">
          <w:t xml:space="preserve"> to choose different models and </w:t>
        </w:r>
      </w:ins>
      <w:ins w:id="4644" w:author="Arthur Parmentier" w:date="2020-05-18T15:23:00Z">
        <w:r w:rsidR="006F7BD1" w:rsidRPr="007C437A">
          <w:t>internal parameters that will affect its performance</w:t>
        </w:r>
        <w:r w:rsidR="00CE53C0" w:rsidRPr="007C437A">
          <w:t>:</w:t>
        </w:r>
      </w:ins>
    </w:p>
    <w:p w:rsidR="00CE53C0" w:rsidRPr="007C437A" w:rsidRDefault="00CE53C0" w:rsidP="00CE53C0">
      <w:pPr>
        <w:pStyle w:val="Paragraphedeliste"/>
        <w:numPr>
          <w:ilvl w:val="0"/>
          <w:numId w:val="24"/>
        </w:numPr>
        <w:rPr>
          <w:ins w:id="4645" w:author="Arthur Parmentier" w:date="2020-05-18T15:24:00Z"/>
        </w:rPr>
      </w:pPr>
      <w:ins w:id="4646" w:author="Arthur Parmentier" w:date="2020-05-18T15:23:00Z">
        <w:r w:rsidRPr="007C437A">
          <w:t>The architecture of the mo</w:t>
        </w:r>
      </w:ins>
      <w:ins w:id="4647" w:author="Arthur Parmentier" w:date="2020-05-18T15:24:00Z">
        <w:r w:rsidRPr="007C437A">
          <w:t>del (MobileNet or ResNet)</w:t>
        </w:r>
      </w:ins>
    </w:p>
    <w:p w:rsidR="00CE53C0" w:rsidRPr="007C437A" w:rsidRDefault="00CE53C0" w:rsidP="00CE53C0">
      <w:pPr>
        <w:pStyle w:val="Paragraphedeliste"/>
        <w:numPr>
          <w:ilvl w:val="0"/>
          <w:numId w:val="24"/>
        </w:numPr>
        <w:rPr>
          <w:ins w:id="4648" w:author="Arthur Parmentier" w:date="2020-05-18T15:27:00Z"/>
        </w:rPr>
      </w:pPr>
      <w:ins w:id="4649" w:author="Arthur Parmentier" w:date="2020-05-18T15:24:00Z">
        <w:r w:rsidRPr="007C437A">
          <w:t xml:space="preserve">The input resolution of the </w:t>
        </w:r>
      </w:ins>
      <w:ins w:id="4650" w:author="Arthur Parmentier" w:date="2020-05-18T15:25:00Z">
        <w:r w:rsidR="00266B08" w:rsidRPr="007C437A">
          <w:t>video input</w:t>
        </w:r>
      </w:ins>
    </w:p>
    <w:p w:rsidR="00266B08" w:rsidRPr="007C437A" w:rsidRDefault="00266B08" w:rsidP="00CE53C0">
      <w:pPr>
        <w:pStyle w:val="Paragraphedeliste"/>
        <w:numPr>
          <w:ilvl w:val="0"/>
          <w:numId w:val="24"/>
        </w:numPr>
        <w:rPr>
          <w:ins w:id="4651" w:author="Arthur Parmentier" w:date="2020-05-18T15:27:00Z"/>
        </w:rPr>
      </w:pPr>
      <w:ins w:id="4652" w:author="Arthur Parmentier" w:date="2020-05-18T15:27:00Z">
        <w:r w:rsidRPr="007C437A">
          <w:t>The output stride of the model</w:t>
        </w:r>
      </w:ins>
    </w:p>
    <w:p w:rsidR="00266B08" w:rsidRPr="007C437A" w:rsidRDefault="00266B08" w:rsidP="00CE53C0">
      <w:pPr>
        <w:pStyle w:val="Paragraphedeliste"/>
        <w:numPr>
          <w:ilvl w:val="0"/>
          <w:numId w:val="24"/>
        </w:numPr>
        <w:rPr>
          <w:ins w:id="4653" w:author="Arthur Parmentier" w:date="2020-05-18T15:28:00Z"/>
        </w:rPr>
      </w:pPr>
      <w:ins w:id="4654" w:author="Arthur Parmentier" w:date="2020-05-18T15:28:00Z">
        <w:r w:rsidRPr="007C437A">
          <w:t>The depths of the convolution operations (for MobileNet only)</w:t>
        </w:r>
      </w:ins>
    </w:p>
    <w:p w:rsidR="00266B08" w:rsidRPr="007C437A" w:rsidRDefault="00266B08" w:rsidP="00CE53C0">
      <w:pPr>
        <w:pStyle w:val="Paragraphedeliste"/>
        <w:numPr>
          <w:ilvl w:val="0"/>
          <w:numId w:val="24"/>
        </w:numPr>
        <w:rPr>
          <w:ins w:id="4655" w:author="Arthur Parmentier" w:date="2020-05-18T15:29:00Z"/>
        </w:rPr>
      </w:pPr>
      <w:ins w:id="4656" w:author="Arthur Parmentier" w:date="2020-05-18T15:29:00Z">
        <w:r w:rsidRPr="007C437A">
          <w:t>The size of the model (ResNet only</w:t>
        </w:r>
        <w:r w:rsidR="005C78CB" w:rsidRPr="007C437A">
          <w:t>, only affects loading time</w:t>
        </w:r>
        <w:r w:rsidRPr="007C437A">
          <w:t>)</w:t>
        </w:r>
      </w:ins>
    </w:p>
    <w:p w:rsidR="00DA3D9A" w:rsidRPr="007C437A" w:rsidRDefault="00CE7ED8">
      <w:pPr>
        <w:rPr>
          <w:ins w:id="4657" w:author="Arthur Parmentier" w:date="2020-05-22T20:13:00Z"/>
        </w:rPr>
      </w:pPr>
      <w:ins w:id="4658" w:author="Arthur Parmentier" w:date="2020-05-18T17:10:00Z">
        <w:r w:rsidRPr="007C437A">
          <w:t xml:space="preserve">With these settings, the user can adapt the model to its </w:t>
        </w:r>
      </w:ins>
      <w:ins w:id="4659" w:author="Arthur Parmentier" w:date="2020-05-18T17:13:00Z">
        <w:r w:rsidR="000C5075" w:rsidRPr="007C437A">
          <w:t>hardware</w:t>
        </w:r>
      </w:ins>
      <w:ins w:id="4660" w:author="Arthur Parmentier" w:date="2020-05-18T17:10:00Z">
        <w:r w:rsidRPr="007C437A">
          <w:t xml:space="preserve"> </w:t>
        </w:r>
      </w:ins>
      <w:ins w:id="4661" w:author="Arthur Parmentier" w:date="2020-05-19T10:00:00Z">
        <w:r w:rsidR="00674C10" w:rsidRPr="007C437A">
          <w:t>to get the best performance.</w:t>
        </w:r>
      </w:ins>
    </w:p>
    <w:p w:rsidR="00FF0413" w:rsidRPr="007C437A" w:rsidRDefault="00F66CEC">
      <w:pPr>
        <w:rPr>
          <w:ins w:id="4662" w:author="Arthur Parmentier" w:date="2020-05-19T10:00:00Z"/>
        </w:rPr>
      </w:pPr>
      <w:ins w:id="4663" w:author="Arthur Parmentier" w:date="2020-05-23T09:45:00Z">
        <w:r w:rsidRPr="007C437A">
          <w:t>We will discuss the optimal performance settings in a next section.</w:t>
        </w:r>
      </w:ins>
    </w:p>
    <w:p w:rsidR="005B0B86" w:rsidRPr="007C437A" w:rsidRDefault="005B0B86">
      <w:pPr>
        <w:pStyle w:val="Titre5"/>
        <w:rPr>
          <w:ins w:id="4664" w:author="Arthur Parmentier" w:date="2020-05-19T15:54:00Z"/>
          <w:rPrChange w:id="4665" w:author="Arthur Parmentier" w:date="2020-06-07T15:27:00Z">
            <w:rPr>
              <w:ins w:id="4666" w:author="Arthur Parmentier" w:date="2020-05-19T15:54:00Z"/>
            </w:rPr>
          </w:rPrChange>
        </w:rPr>
        <w:pPrChange w:id="4667" w:author="Arthur Parmentier" w:date="2020-05-19T15:54:00Z">
          <w:pPr/>
        </w:pPrChange>
      </w:pPr>
      <w:ins w:id="4668" w:author="Arthur Parmentier" w:date="2020-05-19T15:54:00Z">
        <w:r w:rsidRPr="007C437A">
          <w:rPr>
            <w:rPrChange w:id="4669" w:author="Arthur Parmentier" w:date="2020-06-07T15:27:00Z">
              <w:rPr/>
            </w:rPrChange>
          </w:rPr>
          <w:t>PoseNet advantages</w:t>
        </w:r>
      </w:ins>
    </w:p>
    <w:p w:rsidR="00674C10" w:rsidRPr="007C437A" w:rsidRDefault="00674C10">
      <w:pPr>
        <w:rPr>
          <w:ins w:id="4670" w:author="Arthur Parmentier" w:date="2020-05-19T10:01:00Z"/>
        </w:rPr>
      </w:pPr>
      <w:ins w:id="4671" w:author="Arthur Parmentier" w:date="2020-05-19T10:01:00Z">
        <w:r w:rsidRPr="007C437A">
          <w:t xml:space="preserve">PoseNet has several advantages to its concurrent </w:t>
        </w:r>
      </w:ins>
      <w:ins w:id="4672" w:author="Arthur Parmentier" w:date="2020-05-23T09:50:00Z">
        <w:r w:rsidR="00C52DE9" w:rsidRPr="007C437A">
          <w:t>technologies:</w:t>
        </w:r>
      </w:ins>
    </w:p>
    <w:p w:rsidR="00674C10" w:rsidRPr="007C437A" w:rsidRDefault="00674C10" w:rsidP="00674C10">
      <w:pPr>
        <w:pStyle w:val="Paragraphedeliste"/>
        <w:numPr>
          <w:ilvl w:val="0"/>
          <w:numId w:val="25"/>
        </w:numPr>
        <w:rPr>
          <w:ins w:id="4673" w:author="Arthur Parmentier" w:date="2020-05-19T10:08:00Z"/>
        </w:rPr>
      </w:pPr>
      <w:ins w:id="4674" w:author="Arthur Parmentier" w:date="2020-05-19T10:01:00Z">
        <w:r w:rsidRPr="007C437A">
          <w:t>It takes it input from a webcam or any video input that can be recognize</w:t>
        </w:r>
      </w:ins>
      <w:ins w:id="4675" w:author="Arthur Parmentier" w:date="2020-05-19T10:02:00Z">
        <w:r w:rsidRPr="007C437A">
          <w:t>d by the computer,</w:t>
        </w:r>
      </w:ins>
      <w:ins w:id="4676" w:author="Arthur Parmentier" w:date="2020-05-19T10:08:00Z">
        <w:r w:rsidRPr="007C437A">
          <w:t xml:space="preserve"> so that</w:t>
        </w:r>
      </w:ins>
    </w:p>
    <w:p w:rsidR="00674C10" w:rsidRPr="007C437A" w:rsidRDefault="00674C10" w:rsidP="00674C10">
      <w:pPr>
        <w:pStyle w:val="Paragraphedeliste"/>
        <w:numPr>
          <w:ilvl w:val="1"/>
          <w:numId w:val="25"/>
        </w:numPr>
        <w:rPr>
          <w:ins w:id="4677" w:author="Arthur Parmentier" w:date="2020-05-19T10:09:00Z"/>
        </w:rPr>
      </w:pPr>
      <w:ins w:id="4678" w:author="Arthur Parmentier" w:date="2020-05-19T10:09:00Z">
        <w:r w:rsidRPr="007C437A">
          <w:t>For many laptops with integrated webcam, there is no need of external hardware</w:t>
        </w:r>
      </w:ins>
    </w:p>
    <w:p w:rsidR="00674C10" w:rsidRPr="007C437A" w:rsidRDefault="006A67AC">
      <w:pPr>
        <w:pStyle w:val="Paragraphedeliste"/>
        <w:numPr>
          <w:ilvl w:val="1"/>
          <w:numId w:val="25"/>
        </w:numPr>
        <w:rPr>
          <w:ins w:id="4679" w:author="Arthur Parmentier" w:date="2020-05-19T10:03:00Z"/>
        </w:rPr>
        <w:pPrChange w:id="4680" w:author="Arthur Parmentier" w:date="2020-05-19T10:08:00Z">
          <w:pPr>
            <w:pStyle w:val="Paragraphedeliste"/>
            <w:numPr>
              <w:numId w:val="25"/>
            </w:numPr>
            <w:ind w:hanging="360"/>
          </w:pPr>
        </w:pPrChange>
      </w:pPr>
      <w:ins w:id="4681" w:author="Arthur Parmentier" w:date="2020-05-19T10:09:00Z">
        <w:r w:rsidRPr="007C437A">
          <w:t>It can be used with very common</w:t>
        </w:r>
      </w:ins>
      <w:ins w:id="4682" w:author="Arthur Parmentier" w:date="2020-05-19T10:10:00Z">
        <w:r w:rsidRPr="007C437A">
          <w:t xml:space="preserve"> and cheap</w:t>
        </w:r>
      </w:ins>
      <w:ins w:id="4683" w:author="Arthur Parmentier" w:date="2020-05-19T10:09:00Z">
        <w:r w:rsidRPr="007C437A">
          <w:t xml:space="preserve"> ha</w:t>
        </w:r>
      </w:ins>
      <w:ins w:id="4684" w:author="Arthur Parmentier" w:date="2020-05-19T10:10:00Z">
        <w:r w:rsidRPr="007C437A">
          <w:t>rdware in case the computer does not have its own webcam, making the costs typically very low</w:t>
        </w:r>
      </w:ins>
    </w:p>
    <w:p w:rsidR="00674C10" w:rsidRPr="007C437A" w:rsidRDefault="00674C10" w:rsidP="00674C10">
      <w:pPr>
        <w:pStyle w:val="Paragraphedeliste"/>
        <w:numPr>
          <w:ilvl w:val="0"/>
          <w:numId w:val="25"/>
        </w:numPr>
        <w:rPr>
          <w:ins w:id="4685" w:author="Arthur Parmentier" w:date="2020-05-19T10:06:00Z"/>
        </w:rPr>
      </w:pPr>
      <w:ins w:id="4686" w:author="Arthur Parmentier" w:date="2020-05-19T10:05:00Z">
        <w:r w:rsidRPr="007C437A">
          <w:lastRenderedPageBreak/>
          <w:t xml:space="preserve">It provides a direct feedback of its accuracy to the user by overlapping the skeleton joints with the video, allowing users to change </w:t>
        </w:r>
      </w:ins>
      <w:ins w:id="4687" w:author="Arthur Parmentier" w:date="2020-05-19T10:06:00Z">
        <w:r w:rsidRPr="007C437A">
          <w:t>settings according to how good they see the model performing</w:t>
        </w:r>
      </w:ins>
    </w:p>
    <w:p w:rsidR="00674C10" w:rsidRPr="007C437A" w:rsidRDefault="00B1735D" w:rsidP="00674C10">
      <w:pPr>
        <w:pStyle w:val="Paragraphedeliste"/>
        <w:numPr>
          <w:ilvl w:val="0"/>
          <w:numId w:val="25"/>
        </w:numPr>
        <w:rPr>
          <w:ins w:id="4688" w:author="Arthur Parmentier" w:date="2020-05-19T10:19:00Z"/>
        </w:rPr>
      </w:pPr>
      <w:ins w:id="4689" w:author="Arthur Parmentier" w:date="2020-05-19T10:11:00Z">
        <w:r w:rsidRPr="007C437A">
          <w:t>It</w:t>
        </w:r>
      </w:ins>
      <w:ins w:id="4690" w:author="Arthur Parmentier" w:date="2020-05-19T10:13:00Z">
        <w:r w:rsidRPr="007C437A">
          <w:t xml:space="preserve"> is </w:t>
        </w:r>
      </w:ins>
      <w:ins w:id="4691" w:author="Arthur Parmentier" w:date="2020-05-19T10:15:00Z">
        <w:r w:rsidRPr="007C437A">
          <w:t xml:space="preserve">an </w:t>
        </w:r>
      </w:ins>
      <w:ins w:id="4692" w:author="Arthur Parmentier" w:date="2020-05-19T10:13:00Z">
        <w:r w:rsidRPr="007C437A">
          <w:t>open</w:t>
        </w:r>
      </w:ins>
      <w:ins w:id="4693" w:author="Arthur Parmentier" w:date="2020-05-19T10:15:00Z">
        <w:r w:rsidRPr="007C437A">
          <w:t>-</w:t>
        </w:r>
      </w:ins>
      <w:ins w:id="4694" w:author="Arthur Parmentier" w:date="2020-05-19T10:13:00Z">
        <w:r w:rsidRPr="007C437A">
          <w:t>source</w:t>
        </w:r>
      </w:ins>
      <w:ins w:id="4695" w:author="Arthur Parmentier" w:date="2020-05-19T10:15:00Z">
        <w:r w:rsidRPr="007C437A">
          <w:t xml:space="preserve"> project</w:t>
        </w:r>
      </w:ins>
      <w:ins w:id="4696" w:author="Arthur Parmentier" w:date="2020-05-19T10:17:00Z">
        <w:r w:rsidRPr="007C437A">
          <w:t>, led by giants (Google…)</w:t>
        </w:r>
      </w:ins>
      <w:ins w:id="4697" w:author="Arthur Parmentier" w:date="2020-05-19T10:19:00Z">
        <w:r w:rsidRPr="007C437A">
          <w:t xml:space="preserve"> and</w:t>
        </w:r>
      </w:ins>
      <w:ins w:id="4698" w:author="Arthur Parmentier" w:date="2020-05-19T10:17:00Z">
        <w:r w:rsidRPr="007C437A">
          <w:t xml:space="preserve"> supported by a </w:t>
        </w:r>
      </w:ins>
      <w:ins w:id="4699" w:author="Arthur Parmentier" w:date="2020-05-19T10:18:00Z">
        <w:r w:rsidRPr="007C437A">
          <w:t xml:space="preserve">vast </w:t>
        </w:r>
      </w:ins>
      <w:ins w:id="4700" w:author="Arthur Parmentier" w:date="2020-05-19T10:17:00Z">
        <w:r w:rsidRPr="007C437A">
          <w:t>community</w:t>
        </w:r>
      </w:ins>
    </w:p>
    <w:p w:rsidR="000D15D8" w:rsidRPr="007C437A" w:rsidRDefault="008E45E0" w:rsidP="00674C10">
      <w:pPr>
        <w:pStyle w:val="Paragraphedeliste"/>
        <w:numPr>
          <w:ilvl w:val="0"/>
          <w:numId w:val="25"/>
        </w:numPr>
        <w:rPr>
          <w:ins w:id="4701" w:author="Arthur Parmentier" w:date="2020-05-19T10:23:00Z"/>
        </w:rPr>
      </w:pPr>
      <w:ins w:id="4702" w:author="Arthur Parmentier" w:date="2020-05-19T10:20:00Z">
        <w:r w:rsidRPr="007C437A">
          <w:t>It is still un</w:t>
        </w:r>
      </w:ins>
      <w:ins w:id="4703" w:author="Arthur Parmentier" w:date="2020-05-19T10:21:00Z">
        <w:r w:rsidRPr="007C437A">
          <w:t xml:space="preserve">der development and will probably continue to be improved over the years, </w:t>
        </w:r>
      </w:ins>
      <w:ins w:id="4704" w:author="Arthur Parmentier" w:date="2020-05-19T10:22:00Z">
        <w:r w:rsidRPr="007C437A">
          <w:t>so it has a much greater potential than hardware-dependent solutions that are getting obsolete very fast</w:t>
        </w:r>
      </w:ins>
    </w:p>
    <w:p w:rsidR="003C7CC5" w:rsidRPr="007C437A" w:rsidRDefault="003C7CC5" w:rsidP="00674C10">
      <w:pPr>
        <w:pStyle w:val="Paragraphedeliste"/>
        <w:numPr>
          <w:ilvl w:val="0"/>
          <w:numId w:val="25"/>
        </w:numPr>
        <w:rPr>
          <w:ins w:id="4705" w:author="Arthur Parmentier" w:date="2020-05-19T11:12:00Z"/>
        </w:rPr>
      </w:pPr>
      <w:ins w:id="4706" w:author="Arthur Parmentier" w:date="2020-05-19T10:24:00Z">
        <w:r w:rsidRPr="007C437A">
          <w:t xml:space="preserve">It </w:t>
        </w:r>
      </w:ins>
      <w:ins w:id="4707" w:author="Arthur Parmentier" w:date="2020-05-19T11:12:00Z">
        <w:r w:rsidR="00A43D2B" w:rsidRPr="007C437A">
          <w:t>integrates</w:t>
        </w:r>
      </w:ins>
      <w:ins w:id="4708" w:author="Arthur Parmentier" w:date="2020-05-19T11:11:00Z">
        <w:r w:rsidR="00A43D2B" w:rsidRPr="007C437A">
          <w:t xml:space="preserve"> with Max (and other systems) </w:t>
        </w:r>
      </w:ins>
      <w:ins w:id="4709" w:author="Arthur Parmentier" w:date="2020-05-19T11:12:00Z">
        <w:r w:rsidR="00A43D2B" w:rsidRPr="007C437A">
          <w:t>very easily</w:t>
        </w:r>
        <w:r w:rsidR="001E1856" w:rsidRPr="007C437A">
          <w:t xml:space="preserve"> as it can be run in a little</w:t>
        </w:r>
      </w:ins>
      <w:ins w:id="4710" w:author="Arthur Parmentier" w:date="2020-05-23T09:49:00Z">
        <w:r w:rsidR="009D2FFA" w:rsidRPr="007C437A">
          <w:t xml:space="preserve"> node.js</w:t>
        </w:r>
      </w:ins>
      <w:ins w:id="4711" w:author="Arthur Parmentier" w:date="2020-05-19T11:12:00Z">
        <w:r w:rsidR="001E1856" w:rsidRPr="007C437A">
          <w:t xml:space="preserve"> server</w:t>
        </w:r>
      </w:ins>
    </w:p>
    <w:p w:rsidR="00091253" w:rsidRPr="007C437A" w:rsidRDefault="00091253">
      <w:pPr>
        <w:pStyle w:val="Titre5"/>
        <w:rPr>
          <w:ins w:id="4712" w:author="Arthur Parmentier" w:date="2020-05-19T15:54:00Z"/>
          <w:rPrChange w:id="4713" w:author="Arthur Parmentier" w:date="2020-06-07T15:27:00Z">
            <w:rPr>
              <w:ins w:id="4714" w:author="Arthur Parmentier" w:date="2020-05-19T15:54:00Z"/>
            </w:rPr>
          </w:rPrChange>
        </w:rPr>
        <w:pPrChange w:id="4715" w:author="Arthur Parmentier" w:date="2020-05-19T15:54:00Z">
          <w:pPr/>
        </w:pPrChange>
      </w:pPr>
      <w:ins w:id="4716" w:author="Arthur Parmentier" w:date="2020-05-19T15:55:00Z">
        <w:r w:rsidRPr="007C437A">
          <w:rPr>
            <w:rPrChange w:id="4717" w:author="Arthur Parmentier" w:date="2020-06-07T15:27:00Z">
              <w:rPr/>
            </w:rPrChange>
          </w:rPr>
          <w:t>The main shortcoming of PoseNet: depth</w:t>
        </w:r>
      </w:ins>
    </w:p>
    <w:p w:rsidR="008F3623" w:rsidRPr="007C437A" w:rsidRDefault="00792D87" w:rsidP="008F3623">
      <w:pPr>
        <w:rPr>
          <w:ins w:id="4718" w:author="Arthur Parmentier" w:date="2020-05-19T15:29:00Z"/>
        </w:rPr>
      </w:pPr>
      <w:ins w:id="4719" w:author="Arthur Parmentier" w:date="2020-05-19T15:27:00Z">
        <w:r w:rsidRPr="007C437A">
          <w:t>The only ma</w:t>
        </w:r>
      </w:ins>
      <w:ins w:id="4720" w:author="Arthur Parmentier" w:date="2020-05-19T15:28:00Z">
        <w:r w:rsidRPr="007C437A">
          <w:t>j</w:t>
        </w:r>
      </w:ins>
      <w:ins w:id="4721" w:author="Arthur Parmentier" w:date="2020-05-19T15:27:00Z">
        <w:r w:rsidRPr="007C437A">
          <w:t xml:space="preserve">or shortcoming of PoseNet </w:t>
        </w:r>
      </w:ins>
      <w:ins w:id="4722" w:author="Arthur Parmentier" w:date="2020-05-19T15:28:00Z">
        <w:r w:rsidRPr="007C437A">
          <w:t>with respect to other motion tracki</w:t>
        </w:r>
      </w:ins>
      <w:ins w:id="4723" w:author="Arthur Parmentier" w:date="2020-05-19T15:29:00Z">
        <w:r w:rsidRPr="007C437A">
          <w:t>ng systems is that it only operates in 2D and does not</w:t>
        </w:r>
      </w:ins>
      <w:ins w:id="4724" w:author="Arthur Parmentier" w:date="2020-06-03T17:49:00Z">
        <w:r w:rsidR="001F5AEC" w:rsidRPr="007C437A">
          <w:t xml:space="preserve"> </w:t>
        </w:r>
      </w:ins>
      <w:ins w:id="4725" w:author="Arthur Parmentier" w:date="2020-06-03T17:50:00Z">
        <w:r w:rsidR="001F5AEC" w:rsidRPr="007C437A">
          <w:t>model</w:t>
        </w:r>
      </w:ins>
      <w:ins w:id="4726" w:author="Arthur Parmentier" w:date="2020-05-19T15:29:00Z">
        <w:r w:rsidRPr="007C437A">
          <w:t xml:space="preserve"> the depth of each</w:t>
        </w:r>
      </w:ins>
      <w:ins w:id="4727" w:author="Arthur Parmentier" w:date="2020-06-03T17:50:00Z">
        <w:r w:rsidR="001F5AEC" w:rsidRPr="007C437A">
          <w:t xml:space="preserve"> body</w:t>
        </w:r>
      </w:ins>
      <w:ins w:id="4728" w:author="Arthur Parmentier" w:date="2020-05-19T15:29:00Z">
        <w:r w:rsidRPr="007C437A">
          <w:t xml:space="preserve"> joint.</w:t>
        </w:r>
      </w:ins>
    </w:p>
    <w:p w:rsidR="00792D87" w:rsidRPr="007C437A" w:rsidRDefault="00792D87" w:rsidP="008F3623">
      <w:pPr>
        <w:rPr>
          <w:ins w:id="4729" w:author="Arthur Parmentier" w:date="2020-05-19T15:55:00Z"/>
        </w:rPr>
      </w:pPr>
      <w:ins w:id="4730" w:author="Arthur Parmentier" w:date="2020-05-19T15:29:00Z">
        <w:r w:rsidRPr="007C437A">
          <w:t>As a workaround</w:t>
        </w:r>
      </w:ins>
      <w:ins w:id="4731" w:author="Arthur Parmentier" w:date="2020-05-19T15:30:00Z">
        <w:r w:rsidRPr="007C437A">
          <w:t xml:space="preserve">, I first built a simple calibration process </w:t>
        </w:r>
      </w:ins>
      <w:ins w:id="4732" w:author="Arthur Parmentier" w:date="2020-06-03T17:50:00Z">
        <w:r w:rsidR="00AF2EC4" w:rsidRPr="007C437A">
          <w:t>that</w:t>
        </w:r>
      </w:ins>
      <w:ins w:id="4733" w:author="Arthur Parmentier" w:date="2020-05-19T15:30:00Z">
        <w:r w:rsidRPr="007C437A">
          <w:t xml:space="preserve"> allow</w:t>
        </w:r>
      </w:ins>
      <w:ins w:id="4734" w:author="Arthur Parmentier" w:date="2020-06-03T17:50:00Z">
        <w:r w:rsidR="00AF2EC4" w:rsidRPr="007C437A">
          <w:t>ed</w:t>
        </w:r>
      </w:ins>
      <w:ins w:id="4735" w:author="Arthur Parmentier" w:date="2020-05-19T15:30:00Z">
        <w:r w:rsidRPr="007C437A">
          <w:t xml:space="preserve"> to compute the depth of the </w:t>
        </w:r>
      </w:ins>
      <w:ins w:id="4736" w:author="Arthur Parmentier" w:date="2020-05-19T15:31:00Z">
        <w:r w:rsidRPr="007C437A">
          <w:t>torso of the user as well as its angle to the camera</w:t>
        </w:r>
      </w:ins>
      <w:ins w:id="4737" w:author="Arthur Parmentier" w:date="2020-06-03T17:50:00Z">
        <w:r w:rsidR="00904AF3" w:rsidRPr="007C437A">
          <w:t>.</w:t>
        </w:r>
      </w:ins>
      <w:ins w:id="4738" w:author="Arthur Parmentier" w:date="2020-05-19T15:31:00Z">
        <w:r w:rsidRPr="007C437A">
          <w:t xml:space="preserve"> </w:t>
        </w:r>
      </w:ins>
      <w:ins w:id="4739" w:author="Arthur Parmentier" w:date="2020-06-03T17:50:00Z">
        <w:r w:rsidR="00904AF3" w:rsidRPr="007C437A">
          <w:t>After some testing,</w:t>
        </w:r>
      </w:ins>
      <w:ins w:id="4740" w:author="Arthur Parmentier" w:date="2020-05-19T15:31:00Z">
        <w:r w:rsidRPr="007C437A">
          <w:t xml:space="preserve"> I realized that it was useless </w:t>
        </w:r>
      </w:ins>
      <w:ins w:id="4741" w:author="Arthur Parmentier" w:date="2020-05-19T15:32:00Z">
        <w:r w:rsidRPr="007C437A">
          <w:t>in my use case</w:t>
        </w:r>
      </w:ins>
      <w:ins w:id="4742" w:author="Arthur Parmentier" w:date="2020-06-03T17:50:00Z">
        <w:r w:rsidR="00904AF3" w:rsidRPr="007C437A">
          <w:t xml:space="preserve">, did not allow any better classification </w:t>
        </w:r>
      </w:ins>
      <w:ins w:id="4743" w:author="Arthur Parmentier" w:date="2020-05-19T15:32:00Z">
        <w:r w:rsidRPr="007C437A">
          <w:t>and would only bring noise in the data.</w:t>
        </w:r>
      </w:ins>
    </w:p>
    <w:p w:rsidR="00F35BC0" w:rsidRPr="007C437A" w:rsidRDefault="00F35BC0">
      <w:pPr>
        <w:pStyle w:val="Titre6"/>
        <w:rPr>
          <w:ins w:id="4744" w:author="Arthur Parmentier" w:date="2020-06-03T17:51:00Z"/>
        </w:rPr>
      </w:pPr>
      <w:ins w:id="4745" w:author="Arthur Parmentier" w:date="2020-05-19T15:55:00Z">
        <w:r w:rsidRPr="007C437A">
          <w:t>Depth in SP</w:t>
        </w:r>
      </w:ins>
    </w:p>
    <w:p w:rsidR="00704B21" w:rsidRPr="007C437A" w:rsidRDefault="00704B21">
      <w:pPr>
        <w:rPr>
          <w:ins w:id="4746" w:author="Arthur Parmentier" w:date="2020-05-19T15:32:00Z"/>
        </w:rPr>
      </w:pPr>
      <w:ins w:id="4747" w:author="Arthur Parmentier" w:date="2020-06-03T17:51:00Z">
        <w:r w:rsidRPr="007C437A">
          <w:t xml:space="preserve">In fact, there are also some </w:t>
        </w:r>
      </w:ins>
      <w:ins w:id="4748" w:author="Arthur Parmentier" w:date="2020-06-03T17:52:00Z">
        <w:r w:rsidRPr="007C437A">
          <w:t>specificities that allow us to recognize SP signs without any depth information in PoseNet.</w:t>
        </w:r>
      </w:ins>
    </w:p>
    <w:p w:rsidR="009D75C8" w:rsidRPr="007C437A" w:rsidRDefault="00E715BE" w:rsidP="008F3623">
      <w:pPr>
        <w:rPr>
          <w:ins w:id="4749" w:author="Arthur Parmentier" w:date="2020-05-19T15:42:00Z"/>
        </w:rPr>
      </w:pPr>
      <w:ins w:id="4750" w:author="Arthur Parmentier" w:date="2020-05-19T15:35:00Z">
        <w:r w:rsidRPr="007C437A">
          <w:t xml:space="preserve">My observation </w:t>
        </w:r>
      </w:ins>
      <w:ins w:id="4751" w:author="Arthur Parmentier" w:date="2020-05-19T15:38:00Z">
        <w:r w:rsidR="00FE10BB" w:rsidRPr="007C437A">
          <w:t>is that depth</w:t>
        </w:r>
      </w:ins>
      <w:ins w:id="4752" w:author="Arthur Parmentier" w:date="2020-05-19T15:40:00Z">
        <w:r w:rsidR="009D75C8" w:rsidRPr="007C437A">
          <w:t xml:space="preserve"> (z axis)</w:t>
        </w:r>
      </w:ins>
      <w:ins w:id="4753" w:author="Arthur Parmentier" w:date="2020-05-19T15:38:00Z">
        <w:r w:rsidR="00FE10BB" w:rsidRPr="007C437A">
          <w:t xml:space="preserve"> </w:t>
        </w:r>
      </w:ins>
      <w:ins w:id="4754" w:author="Arthur Parmentier" w:date="2020-05-19T15:35:00Z">
        <w:r w:rsidRPr="007C437A">
          <w:t>is often not the most informative axi</w:t>
        </w:r>
      </w:ins>
      <w:ins w:id="4755" w:author="Arthur Parmentier" w:date="2020-05-19T15:36:00Z">
        <w:r w:rsidRPr="007C437A">
          <w:t>s for recognizing SP gestures and even signs like “play” which</w:t>
        </w:r>
      </w:ins>
      <w:ins w:id="4756" w:author="Arthur Parmentier" w:date="2020-05-19T15:37:00Z">
        <w:r w:rsidR="00FE10BB" w:rsidRPr="007C437A">
          <w:t xml:space="preserve"> uses the </w:t>
        </w:r>
      </w:ins>
      <w:ins w:id="4757" w:author="Arthur Parmentier" w:date="2020-05-19T15:40:00Z">
        <w:r w:rsidR="009D75C8" w:rsidRPr="007C437A">
          <w:t>z</w:t>
        </w:r>
      </w:ins>
      <w:ins w:id="4758" w:author="Arthur Parmentier" w:date="2020-05-19T15:41:00Z">
        <w:r w:rsidR="009D75C8" w:rsidRPr="007C437A">
          <w:t xml:space="preserve"> </w:t>
        </w:r>
      </w:ins>
      <w:ins w:id="4759" w:author="Arthur Parmentier" w:date="2020-05-19T15:37:00Z">
        <w:r w:rsidR="00FE10BB" w:rsidRPr="007C437A">
          <w:t>dimension extensively can be recognized only by the movement of the body in 2D, from the p</w:t>
        </w:r>
      </w:ins>
      <w:ins w:id="4760" w:author="Arthur Parmentier" w:date="2020-05-19T15:38:00Z">
        <w:r w:rsidR="00FE10BB" w:rsidRPr="007C437A">
          <w:t>oint of view of the camera in front of the soundpainter</w:t>
        </w:r>
      </w:ins>
      <w:ins w:id="4761" w:author="Arthur Parmentier" w:date="2020-06-03T17:52:00Z">
        <w:r w:rsidR="00B11BF7" w:rsidRPr="007C437A">
          <w:t>, because t</w:t>
        </w:r>
      </w:ins>
      <w:ins w:id="4762" w:author="Arthur Parmentier" w:date="2020-06-03T17:53:00Z">
        <w:r w:rsidR="00B11BF7" w:rsidRPr="007C437A">
          <w:t>here is little ambiguity with other signs.</w:t>
        </w:r>
        <w:r w:rsidR="00DA4920" w:rsidRPr="007C437A">
          <w:t xml:space="preserve"> Depth would only be impor</w:t>
        </w:r>
      </w:ins>
      <w:ins w:id="4763" w:author="Arthur Parmentier" w:date="2020-06-03T17:54:00Z">
        <w:r w:rsidR="00DA4920" w:rsidRPr="007C437A">
          <w:t>tant in cases where two signs would be similar in 2D space and depth would be the only information allowing to classify them</w:t>
        </w:r>
        <w:r w:rsidR="0069767F" w:rsidRPr="007C437A">
          <w:t>; which is rare in my experience of SP.</w:t>
        </w:r>
      </w:ins>
    </w:p>
    <w:p w:rsidR="00E715BE" w:rsidRPr="007C437A" w:rsidRDefault="009D75C8" w:rsidP="008F3623">
      <w:pPr>
        <w:rPr>
          <w:ins w:id="4764" w:author="Arthur Parmentier" w:date="2020-06-03T17:56:00Z"/>
        </w:rPr>
      </w:pPr>
      <w:ins w:id="4765" w:author="Arthur Parmentier" w:date="2020-05-19T15:42:00Z">
        <w:r w:rsidRPr="007C437A">
          <w:t>However, capturing dept</w:t>
        </w:r>
      </w:ins>
      <w:ins w:id="4766" w:author="Arthur Parmentier" w:date="2020-05-19T15:43:00Z">
        <w:r w:rsidRPr="007C437A">
          <w:t>h is important for one special sign in SP, which is often called “entering the box”</w:t>
        </w:r>
      </w:ins>
      <w:ins w:id="4767" w:author="Arthur Parmentier" w:date="2020-06-03T17:55:00Z">
        <w:r w:rsidR="007145B0" w:rsidRPr="007C437A">
          <w:t xml:space="preserve"> and </w:t>
        </w:r>
      </w:ins>
      <w:ins w:id="4768" w:author="Arthur Parmentier" w:date="2020-06-03T17:56:00Z">
        <w:r w:rsidR="007145B0" w:rsidRPr="007C437A">
          <w:t xml:space="preserve">almost </w:t>
        </w:r>
      </w:ins>
      <w:ins w:id="4769" w:author="Arthur Parmentier" w:date="2020-06-03T17:55:00Z">
        <w:r w:rsidR="007145B0" w:rsidRPr="007C437A">
          <w:t xml:space="preserve">only takes place in the depth </w:t>
        </w:r>
      </w:ins>
      <w:ins w:id="4770" w:author="Arthur Parmentier" w:date="2020-06-03T17:56:00Z">
        <w:r w:rsidR="007145B0" w:rsidRPr="007C437A">
          <w:t>dimension</w:t>
        </w:r>
      </w:ins>
      <w:ins w:id="4771" w:author="Arthur Parmentier" w:date="2020-05-19T15:43:00Z">
        <w:r w:rsidRPr="007C437A">
          <w:t xml:space="preserve">. Its specialty is that </w:t>
        </w:r>
      </w:ins>
      <w:ins w:id="4772" w:author="Arthur Parmentier" w:date="2020-05-19T15:44:00Z">
        <w:r w:rsidRPr="007C437A">
          <w:t>this sign</w:t>
        </w:r>
      </w:ins>
      <w:ins w:id="4773" w:author="Arthur Parmentier" w:date="2020-05-19T15:45:00Z">
        <w:r w:rsidRPr="007C437A">
          <w:t xml:space="preserve">, consisting in putting one foot in an abstract </w:t>
        </w:r>
      </w:ins>
      <w:ins w:id="4774" w:author="Arthur Parmentier" w:date="2020-05-19T15:46:00Z">
        <w:r w:rsidRPr="007C437A">
          <w:t>“</w:t>
        </w:r>
      </w:ins>
      <w:ins w:id="4775" w:author="Arthur Parmentier" w:date="2020-05-19T15:45:00Z">
        <w:r w:rsidRPr="007C437A">
          <w:t>box</w:t>
        </w:r>
      </w:ins>
      <w:ins w:id="4776" w:author="Arthur Parmentier" w:date="2020-05-19T15:46:00Z">
        <w:r w:rsidRPr="007C437A">
          <w:t>”</w:t>
        </w:r>
      </w:ins>
      <w:ins w:id="4777" w:author="Arthur Parmentier" w:date="2020-05-19T15:45:00Z">
        <w:r w:rsidRPr="007C437A">
          <w:t xml:space="preserve"> in front of the soundpainter,</w:t>
        </w:r>
      </w:ins>
      <w:ins w:id="4778" w:author="Arthur Parmentier" w:date="2020-05-19T15:44:00Z">
        <w:r w:rsidRPr="007C437A">
          <w:t xml:space="preserve"> is used </w:t>
        </w:r>
      </w:ins>
      <w:ins w:id="4779" w:author="Arthur Parmentier" w:date="2020-05-19T15:47:00Z">
        <w:r w:rsidR="00395172" w:rsidRPr="007C437A">
          <w:t xml:space="preserve">in many SP modes </w:t>
        </w:r>
      </w:ins>
      <w:ins w:id="4780" w:author="Arthur Parmentier" w:date="2020-05-19T15:44:00Z">
        <w:r w:rsidRPr="007C437A">
          <w:t>to significate “execute the request now”</w:t>
        </w:r>
      </w:ins>
      <w:ins w:id="4781" w:author="Arthur Parmentier" w:date="2020-05-19T15:47:00Z">
        <w:r w:rsidR="00395172" w:rsidRPr="007C437A">
          <w:t>; whether the request has been defined previously (default mode) or is being signed while the soundpainter has “ent</w:t>
        </w:r>
      </w:ins>
      <w:ins w:id="4782" w:author="Arthur Parmentier" w:date="2020-05-19T15:48:00Z">
        <w:r w:rsidR="00395172" w:rsidRPr="007C437A">
          <w:t>ered the box”.</w:t>
        </w:r>
      </w:ins>
      <w:ins w:id="4783" w:author="Arthur Parmentier" w:date="2020-05-19T15:49:00Z">
        <w:r w:rsidR="007D4E17" w:rsidRPr="007C437A">
          <w:t xml:space="preserve"> </w:t>
        </w:r>
      </w:ins>
      <w:ins w:id="4784" w:author="Arthur Parmentier" w:date="2020-05-19T21:41:00Z">
        <w:r w:rsidR="009D3597" w:rsidRPr="007C437A">
          <w:t xml:space="preserve">It is </w:t>
        </w:r>
      </w:ins>
      <w:ins w:id="4785" w:author="Arthur Parmentier" w:date="2020-05-19T21:47:00Z">
        <w:r w:rsidR="00214331" w:rsidRPr="007C437A">
          <w:t>only meaningful when</w:t>
        </w:r>
      </w:ins>
      <w:ins w:id="4786" w:author="Arthur Parmentier" w:date="2020-05-19T21:41:00Z">
        <w:r w:rsidR="009D3597" w:rsidRPr="007C437A">
          <w:t xml:space="preserve"> executed simultaneously to other signs, </w:t>
        </w:r>
      </w:ins>
      <w:ins w:id="4787" w:author="Arthur Parmentier" w:date="2020-05-19T21:42:00Z">
        <w:r w:rsidR="009D3597" w:rsidRPr="007C437A">
          <w:t>for instance</w:t>
        </w:r>
      </w:ins>
      <w:ins w:id="4788" w:author="Arthur Parmentier" w:date="2020-05-19T21:41:00Z">
        <w:r w:rsidR="009D3597" w:rsidRPr="007C437A">
          <w:t xml:space="preserve"> “go gestures” in default mode</w:t>
        </w:r>
      </w:ins>
      <w:ins w:id="4789" w:author="Arthur Parmentier" w:date="2020-05-19T21:42:00Z">
        <w:r w:rsidR="009D3597" w:rsidRPr="007C437A">
          <w:t xml:space="preserve"> or </w:t>
        </w:r>
      </w:ins>
      <w:ins w:id="4790" w:author="Arthur Parmentier" w:date="2020-05-19T21:41:00Z">
        <w:r w:rsidR="009D3597" w:rsidRPr="007C437A">
          <w:t>contents</w:t>
        </w:r>
      </w:ins>
      <w:ins w:id="4791" w:author="Arthur Parmentier" w:date="2020-05-19T21:42:00Z">
        <w:r w:rsidR="009D3597" w:rsidRPr="007C437A">
          <w:t xml:space="preserve"> in launch mode.</w:t>
        </w:r>
      </w:ins>
      <w:ins w:id="4792" w:author="Arthur Parmentier" w:date="2020-05-19T21:46:00Z">
        <w:r w:rsidR="00393470" w:rsidRPr="007C437A">
          <w:t xml:space="preserve"> </w:t>
        </w:r>
      </w:ins>
      <w:ins w:id="4793" w:author="Arthur Parmentier" w:date="2020-05-19T15:49:00Z">
        <w:r w:rsidR="007D4E17" w:rsidRPr="007C437A">
          <w:t xml:space="preserve">The </w:t>
        </w:r>
      </w:ins>
      <w:ins w:id="4794" w:author="Arthur Parmentier" w:date="2020-05-19T15:50:00Z">
        <w:r w:rsidR="005A7B09" w:rsidRPr="007C437A">
          <w:t>opposite</w:t>
        </w:r>
      </w:ins>
      <w:ins w:id="4795" w:author="Arthur Parmentier" w:date="2020-05-19T15:49:00Z">
        <w:r w:rsidR="007D4E17" w:rsidRPr="007C437A">
          <w:t xml:space="preserve"> sign “exiting the box” also has the very specific meaning of “g</w:t>
        </w:r>
      </w:ins>
      <w:ins w:id="4796" w:author="Arthur Parmentier" w:date="2020-05-19T15:50:00Z">
        <w:r w:rsidR="007D4E17" w:rsidRPr="007C437A">
          <w:t>etting back to default mode”.</w:t>
        </w:r>
      </w:ins>
    </w:p>
    <w:p w:rsidR="007145B0" w:rsidRPr="007C437A" w:rsidRDefault="007145B0" w:rsidP="008F3623">
      <w:pPr>
        <w:rPr>
          <w:ins w:id="4797" w:author="Arthur Parmentier" w:date="2020-05-19T16:00:00Z"/>
        </w:rPr>
      </w:pPr>
      <w:ins w:id="4798" w:author="Arthur Parmentier" w:date="2020-06-03T17:56:00Z">
        <w:r w:rsidRPr="007C437A">
          <w:t>How can we manage to</w:t>
        </w:r>
      </w:ins>
      <w:ins w:id="4799" w:author="Arthur Parmentier" w:date="2020-06-03T17:57:00Z">
        <w:r w:rsidRPr="007C437A">
          <w:t xml:space="preserve"> get past that specific issue?</w:t>
        </w:r>
      </w:ins>
    </w:p>
    <w:p w:rsidR="009C261B" w:rsidRPr="007C437A" w:rsidRDefault="009C261B" w:rsidP="009C261B">
      <w:pPr>
        <w:pStyle w:val="Titre6"/>
        <w:rPr>
          <w:ins w:id="4800" w:author="Arthur Parmentier" w:date="2020-05-19T16:01:00Z"/>
        </w:rPr>
      </w:pPr>
      <w:ins w:id="4801" w:author="Arthur Parmentier" w:date="2020-05-19T16:00:00Z">
        <w:r w:rsidRPr="007C437A">
          <w:t>Reco</w:t>
        </w:r>
      </w:ins>
      <w:ins w:id="4802" w:author="Arthur Parmentier" w:date="2020-05-19T16:01:00Z">
        <w:r w:rsidRPr="007C437A">
          <w:t xml:space="preserve">gnition without depth: compromises </w:t>
        </w:r>
      </w:ins>
      <w:ins w:id="4803" w:author="Arthur Parmentier" w:date="2020-05-20T11:39:00Z">
        <w:r w:rsidR="000506E4" w:rsidRPr="007C437A">
          <w:t>and simplifications of SP grammar</w:t>
        </w:r>
      </w:ins>
    </w:p>
    <w:p w:rsidR="009C261B" w:rsidRPr="007C437A" w:rsidRDefault="00A00963" w:rsidP="009C261B">
      <w:pPr>
        <w:rPr>
          <w:ins w:id="4804" w:author="Arthur Parmentier" w:date="2020-05-19T16:04:00Z"/>
        </w:rPr>
      </w:pPr>
      <w:ins w:id="4805" w:author="Arthur Parmentier" w:date="2020-05-19T16:03:00Z">
        <w:r w:rsidRPr="007C437A">
          <w:t>Ideally, one would want to capture depth and abandon PoseNet for a better tracking method</w:t>
        </w:r>
      </w:ins>
      <w:ins w:id="4806" w:author="Arthur Parmentier" w:date="2020-05-19T20:01:00Z">
        <w:r w:rsidR="00D6200D" w:rsidRPr="007C437A">
          <w:t>:</w:t>
        </w:r>
      </w:ins>
    </w:p>
    <w:p w:rsidR="00A00963" w:rsidRPr="007C437A" w:rsidRDefault="00A00963" w:rsidP="00A00963">
      <w:pPr>
        <w:pStyle w:val="Paragraphedeliste"/>
        <w:numPr>
          <w:ilvl w:val="0"/>
          <w:numId w:val="26"/>
        </w:numPr>
        <w:rPr>
          <w:ins w:id="4807" w:author="Arthur Parmentier" w:date="2020-05-19T16:06:00Z"/>
        </w:rPr>
      </w:pPr>
      <w:ins w:id="4808" w:author="Arthur Parmentier" w:date="2020-05-19T16:04:00Z">
        <w:r w:rsidRPr="007C437A">
          <w:t>Kinect</w:t>
        </w:r>
      </w:ins>
      <w:ins w:id="4809" w:author="Arthur Parmentier" w:date="2020-05-19T16:05:00Z">
        <w:r w:rsidR="005E2970" w:rsidRPr="007C437A">
          <w:t xml:space="preserve"> systems</w:t>
        </w:r>
      </w:ins>
      <w:ins w:id="4810" w:author="Arthur Parmentier" w:date="2020-05-19T16:04:00Z">
        <w:r w:rsidRPr="007C437A">
          <w:t xml:space="preserve"> can capture depth</w:t>
        </w:r>
        <w:r w:rsidR="005E2970" w:rsidRPr="007C437A">
          <w:t xml:space="preserve"> </w:t>
        </w:r>
      </w:ins>
      <w:ins w:id="4811" w:author="Arthur Parmentier" w:date="2020-05-19T16:05:00Z">
        <w:r w:rsidR="005E2970" w:rsidRPr="007C437A">
          <w:t>but have many other shortcomings in terms of performance, user experience and portability</w:t>
        </w:r>
      </w:ins>
    </w:p>
    <w:p w:rsidR="005E2970" w:rsidRPr="007C437A" w:rsidRDefault="005E2970" w:rsidP="00A00963">
      <w:pPr>
        <w:pStyle w:val="Paragraphedeliste"/>
        <w:numPr>
          <w:ilvl w:val="0"/>
          <w:numId w:val="26"/>
        </w:numPr>
        <w:rPr>
          <w:ins w:id="4812" w:author="Arthur Parmentier" w:date="2020-05-19T16:09:00Z"/>
        </w:rPr>
      </w:pPr>
      <w:ins w:id="4813" w:author="Arthur Parmentier" w:date="2020-05-19T16:07:00Z">
        <w:r w:rsidRPr="007C437A">
          <w:lastRenderedPageBreak/>
          <w:t xml:space="preserve">Motion capture suits </w:t>
        </w:r>
      </w:ins>
      <w:ins w:id="4814" w:author="Arthur Parmentier" w:date="2020-05-23T09:50:00Z">
        <w:r w:rsidR="00C52DE9" w:rsidRPr="007C437A">
          <w:t xml:space="preserve">(for instance, IR </w:t>
        </w:r>
      </w:ins>
      <w:ins w:id="4815" w:author="Arthur Parmentier" w:date="2020-06-03T17:57:00Z">
        <w:r w:rsidR="004020A1" w:rsidRPr="007C437A">
          <w:t>marker-based</w:t>
        </w:r>
      </w:ins>
      <w:ins w:id="4816" w:author="Arthur Parmentier" w:date="2020-05-23T09:50:00Z">
        <w:r w:rsidR="00C52DE9" w:rsidRPr="007C437A">
          <w:t xml:space="preserve"> suits) </w:t>
        </w:r>
      </w:ins>
      <w:ins w:id="4817" w:author="Arthur Parmentier" w:date="2020-05-19T16:07:00Z">
        <w:r w:rsidRPr="007C437A">
          <w:t xml:space="preserve">are usually the most accurate and performant devices but their costs and </w:t>
        </w:r>
      </w:ins>
      <w:ins w:id="4818" w:author="Arthur Parmentier" w:date="2020-05-19T16:08:00Z">
        <w:r w:rsidRPr="007C437A">
          <w:t>and specificities make them unattractive for sharing the tool to the SP community</w:t>
        </w:r>
      </w:ins>
    </w:p>
    <w:p w:rsidR="005E2970" w:rsidRPr="007C437A" w:rsidRDefault="005E2970" w:rsidP="00A00963">
      <w:pPr>
        <w:pStyle w:val="Paragraphedeliste"/>
        <w:numPr>
          <w:ilvl w:val="0"/>
          <w:numId w:val="26"/>
        </w:numPr>
        <w:rPr>
          <w:ins w:id="4819" w:author="Arthur Parmentier" w:date="2020-05-19T19:58:00Z"/>
        </w:rPr>
      </w:pPr>
      <w:ins w:id="4820" w:author="Arthur Parmentier" w:date="2020-05-19T16:10:00Z">
        <w:r w:rsidRPr="007C437A">
          <w:t>OpenPose</w:t>
        </w:r>
        <w:r w:rsidRPr="007C437A">
          <w:rPr>
            <w:rStyle w:val="Appelnotedebasdep"/>
          </w:rPr>
          <w:footnoteReference w:id="52"/>
        </w:r>
      </w:ins>
      <w:ins w:id="4822" w:author="Arthur Parmentier" w:date="2020-05-19T16:14:00Z">
        <w:r w:rsidR="00A516F0" w:rsidRPr="007C437A">
          <w:t xml:space="preserve"> </w:t>
        </w:r>
      </w:ins>
      <w:ins w:id="4823" w:author="Arthur Parmentier" w:date="2020-05-19T16:15:00Z">
        <w:r w:rsidR="00A516F0" w:rsidRPr="007C437A">
          <w:t>is the main realistic alternative to Po</w:t>
        </w:r>
      </w:ins>
      <w:ins w:id="4824" w:author="Arthur Parmentier" w:date="2020-05-19T16:16:00Z">
        <w:r w:rsidR="00A516F0" w:rsidRPr="007C437A">
          <w:t>seNet at this moment</w:t>
        </w:r>
      </w:ins>
      <w:ins w:id="4825" w:author="Arthur Parmentier" w:date="2020-05-19T19:48:00Z">
        <w:r w:rsidR="009A7725" w:rsidRPr="007C437A">
          <w:t xml:space="preserve">; it supports 3D triangulation from multiple view (like two cameras orthogonal to the soundpainter) </w:t>
        </w:r>
      </w:ins>
      <w:ins w:id="4826" w:author="Arthur Parmentier" w:date="2020-05-19T16:16:00Z">
        <w:r w:rsidR="00A516F0" w:rsidRPr="007C437A">
          <w:t>but could not be ported to Max without much hassle</w:t>
        </w:r>
        <w:r w:rsidR="00A516F0" w:rsidRPr="007C437A">
          <w:rPr>
            <w:rStyle w:val="Appelnotedebasdep"/>
          </w:rPr>
          <w:footnoteReference w:id="53"/>
        </w:r>
      </w:ins>
    </w:p>
    <w:p w:rsidR="009A7725" w:rsidRPr="007C437A" w:rsidRDefault="009A7725">
      <w:pPr>
        <w:pStyle w:val="Paragraphedeliste"/>
        <w:numPr>
          <w:ilvl w:val="0"/>
          <w:numId w:val="26"/>
        </w:numPr>
        <w:rPr>
          <w:ins w:id="4852" w:author="Arthur Parmentier" w:date="2020-05-19T15:50:00Z"/>
        </w:rPr>
        <w:pPrChange w:id="4853" w:author="Arthur Parmentier" w:date="2020-05-19T16:04:00Z">
          <w:pPr/>
        </w:pPrChange>
      </w:pPr>
      <w:ins w:id="4854" w:author="Arthur Parmentier" w:date="2020-05-19T19:58:00Z">
        <w:r w:rsidRPr="007C437A">
          <w:t xml:space="preserve">Some </w:t>
        </w:r>
      </w:ins>
      <w:ins w:id="4855" w:author="Arthur Parmentier" w:date="2020-05-19T19:59:00Z">
        <w:r w:rsidRPr="007C437A">
          <w:t xml:space="preserve">learnable triangulation </w:t>
        </w:r>
        <w:r w:rsidR="00F707EB" w:rsidRPr="007C437A">
          <w:t>methods are being developed recently</w:t>
        </w:r>
        <w:r w:rsidR="00F707EB" w:rsidRPr="007C437A">
          <w:rPr>
            <w:rStyle w:val="Appelnotedebasdep"/>
          </w:rPr>
          <w:footnoteReference w:id="54"/>
        </w:r>
        <w:r w:rsidR="00F707EB" w:rsidRPr="007C437A">
          <w:t xml:space="preserve"> </w:t>
        </w:r>
      </w:ins>
      <w:ins w:id="4859" w:author="Arthur Parmentier" w:date="2020-05-19T20:02:00Z">
        <w:r w:rsidR="00D6200D" w:rsidRPr="007C437A">
          <w:t>yet</w:t>
        </w:r>
      </w:ins>
      <w:ins w:id="4860" w:author="Arthur Parmentier" w:date="2020-05-19T19:59:00Z">
        <w:r w:rsidR="00F707EB" w:rsidRPr="007C437A">
          <w:t xml:space="preserve"> far from portable to my project</w:t>
        </w:r>
      </w:ins>
    </w:p>
    <w:p w:rsidR="00D6200D" w:rsidRPr="007C437A" w:rsidRDefault="00D6200D" w:rsidP="00D6200D">
      <w:pPr>
        <w:rPr>
          <w:ins w:id="4861" w:author="Arthur Parmentier" w:date="2020-05-19T22:45:00Z"/>
        </w:rPr>
      </w:pPr>
      <w:ins w:id="4862" w:author="Arthur Parmentier" w:date="2020-05-19T20:01:00Z">
        <w:r w:rsidRPr="007C437A">
          <w:t>PoseNet appears like the best compromise</w:t>
        </w:r>
      </w:ins>
      <w:ins w:id="4863" w:author="Arthur Parmentier" w:date="2020-05-19T20:03:00Z">
        <w:r w:rsidRPr="007C437A">
          <w:t xml:space="preserve"> for th</w:t>
        </w:r>
      </w:ins>
      <w:ins w:id="4864" w:author="Arthur Parmentier" w:date="2020-05-19T22:49:00Z">
        <w:r w:rsidR="008706E0" w:rsidRPr="007C437A">
          <w:t>is particular</w:t>
        </w:r>
      </w:ins>
      <w:ins w:id="4865" w:author="Arthur Parmentier" w:date="2020-05-19T20:03:00Z">
        <w:r w:rsidRPr="007C437A">
          <w:t xml:space="preserve"> use case</w:t>
        </w:r>
      </w:ins>
      <w:ins w:id="4866" w:author="Arthur Parmentier" w:date="2020-05-19T22:50:00Z">
        <w:r w:rsidR="008706E0" w:rsidRPr="007C437A">
          <w:t>, its goals and under the constraints</w:t>
        </w:r>
      </w:ins>
      <w:ins w:id="4867" w:author="Arthur Parmentier" w:date="2020-05-19T20:03:00Z">
        <w:r w:rsidRPr="007C437A">
          <w:t xml:space="preserve"> of this project.</w:t>
        </w:r>
      </w:ins>
      <w:ins w:id="4868" w:author="Arthur Parmentier" w:date="2020-05-19T21:52:00Z">
        <w:r w:rsidR="00F45509" w:rsidRPr="007C437A">
          <w:br/>
        </w:r>
      </w:ins>
      <w:ins w:id="4869" w:author="Arthur Parmentier" w:date="2020-05-19T20:04:00Z">
        <w:r w:rsidRPr="007C437A">
          <w:t xml:space="preserve">In </w:t>
        </w:r>
      </w:ins>
      <w:ins w:id="4870" w:author="Arthur Parmentier" w:date="2020-05-19T21:53:00Z">
        <w:r w:rsidR="00F45509" w:rsidRPr="007C437A">
          <w:t>theory</w:t>
        </w:r>
      </w:ins>
      <w:ins w:id="4871" w:author="Arthur Parmentier" w:date="2020-05-19T20:04:00Z">
        <w:r w:rsidRPr="007C437A">
          <w:t>, it would be sufficient to add a simple external hardware of software mechanism to know whether the soundpainter has “</w:t>
        </w:r>
      </w:ins>
      <w:ins w:id="4872" w:author="Arthur Parmentier" w:date="2020-05-19T20:05:00Z">
        <w:r w:rsidRPr="007C437A">
          <w:t>entered the box” or not to remove the greatest part of the problem</w:t>
        </w:r>
      </w:ins>
      <w:ins w:id="4873" w:author="Arthur Parmentier" w:date="2020-05-19T22:47:00Z">
        <w:r w:rsidR="00B832E8" w:rsidRPr="007C437A">
          <w:t>. One could for instance t</w:t>
        </w:r>
      </w:ins>
      <w:ins w:id="4874" w:author="Arthur Parmentier" w:date="2020-05-19T22:48:00Z">
        <w:r w:rsidR="00B832E8" w:rsidRPr="007C437A">
          <w:t xml:space="preserve">hink of using a numeric carpet of a simple tracker of relative feet </w:t>
        </w:r>
        <w:r w:rsidR="007B3735" w:rsidRPr="007C437A">
          <w:t>d</w:t>
        </w:r>
      </w:ins>
      <w:ins w:id="4875" w:author="Arthur Parmentier" w:date="2020-05-19T22:49:00Z">
        <w:r w:rsidR="007B3735" w:rsidRPr="007C437A">
          <w:t>istance on the z axis</w:t>
        </w:r>
      </w:ins>
      <w:ins w:id="4876" w:author="Arthur Parmentier" w:date="2020-05-19T22:48:00Z">
        <w:r w:rsidR="00B832E8" w:rsidRPr="007C437A">
          <w:t xml:space="preserve"> to achieve this.</w:t>
        </w:r>
      </w:ins>
      <w:ins w:id="4877" w:author="Arthur Parmentier" w:date="2020-05-19T21:52:00Z">
        <w:r w:rsidR="00F45509" w:rsidRPr="007C437A">
          <w:br/>
        </w:r>
      </w:ins>
      <w:ins w:id="4878" w:author="Arthur Parmentier" w:date="2020-05-19T21:53:00Z">
        <w:r w:rsidR="00F45509" w:rsidRPr="007C437A">
          <w:t xml:space="preserve">In fact, </w:t>
        </w:r>
      </w:ins>
      <w:ins w:id="4879" w:author="Arthur Parmentier" w:date="2020-05-19T21:54:00Z">
        <w:r w:rsidR="00F45509" w:rsidRPr="007C437A">
          <w:t xml:space="preserve">I chose to work primarily on the default mode as my use case. In this mode, </w:t>
        </w:r>
      </w:ins>
      <w:ins w:id="4880" w:author="Arthur Parmentier" w:date="2020-05-19T21:56:00Z">
        <w:r w:rsidR="00F45509" w:rsidRPr="007C437A">
          <w:t>the</w:t>
        </w:r>
      </w:ins>
      <w:ins w:id="4881" w:author="Arthur Parmentier" w:date="2020-05-19T21:57:00Z">
        <w:r w:rsidR="00F45509" w:rsidRPr="007C437A">
          <w:t xml:space="preserve"> practical</w:t>
        </w:r>
      </w:ins>
      <w:ins w:id="4882" w:author="Arthur Parmentier" w:date="2020-05-19T21:56:00Z">
        <w:r w:rsidR="00F45509" w:rsidRPr="007C437A">
          <w:t xml:space="preserve"> use of the “go gesture</w:t>
        </w:r>
      </w:ins>
      <w:ins w:id="4883" w:author="Arthur Parmentier" w:date="2020-05-19T21:57:00Z">
        <w:r w:rsidR="00F45509" w:rsidRPr="007C437A">
          <w:t>”</w:t>
        </w:r>
      </w:ins>
      <w:ins w:id="4884" w:author="Arthur Parmentier" w:date="2020-05-19T22:20:00Z">
        <w:r w:rsidR="000B345C" w:rsidRPr="007C437A">
          <w:t xml:space="preserve"> “play”</w:t>
        </w:r>
      </w:ins>
      <w:ins w:id="4885" w:author="Arthur Parmentier" w:date="2020-05-19T21:57:00Z">
        <w:r w:rsidR="00F45509" w:rsidRPr="007C437A">
          <w:t xml:space="preserve"> is always associated with “entering the box”</w:t>
        </w:r>
        <w:r w:rsidR="00F45509" w:rsidRPr="007C437A">
          <w:rPr>
            <w:rStyle w:val="Appelnotedebasdep"/>
          </w:rPr>
          <w:footnoteReference w:id="55"/>
        </w:r>
      </w:ins>
      <w:ins w:id="4948" w:author="Arthur Parmentier" w:date="2020-05-19T22:19:00Z">
        <w:r w:rsidR="000B345C" w:rsidRPr="007C437A">
          <w:t xml:space="preserve"> </w:t>
        </w:r>
      </w:ins>
      <w:ins w:id="4949" w:author="Arthur Parmentier" w:date="2020-05-19T22:20:00Z">
        <w:r w:rsidR="00FE27EB" w:rsidRPr="007C437A">
          <w:t>while even if the use of other “go gestures” such as “</w:t>
        </w:r>
      </w:ins>
      <w:ins w:id="4950" w:author="Arthur Parmentier" w:date="2020-05-19T22:22:00Z">
        <w:r w:rsidR="00FE27EB" w:rsidRPr="007C437A">
          <w:t>S</w:t>
        </w:r>
      </w:ins>
      <w:ins w:id="4951" w:author="Arthur Parmentier" w:date="2020-05-19T22:20:00Z">
        <w:r w:rsidR="00FE27EB" w:rsidRPr="007C437A">
          <w:t>lowly enter” is not</w:t>
        </w:r>
      </w:ins>
      <w:ins w:id="4952" w:author="Arthur Parmentier" w:date="2020-05-19T22:21:00Z">
        <w:r w:rsidR="00FE27EB" w:rsidRPr="007C437A">
          <w:t xml:space="preserve"> always </w:t>
        </w:r>
      </w:ins>
      <w:ins w:id="4953" w:author="Arthur Parmentier" w:date="2020-05-19T22:20:00Z">
        <w:r w:rsidR="00FE27EB" w:rsidRPr="007C437A">
          <w:t>with “entering the box”</w:t>
        </w:r>
      </w:ins>
      <w:ins w:id="4954" w:author="Arthur Parmentier" w:date="2020-05-19T22:21:00Z">
        <w:r w:rsidR="00FE27EB" w:rsidRPr="007C437A">
          <w:t xml:space="preserve">, a simplified version of the grammar can </w:t>
        </w:r>
      </w:ins>
      <w:ins w:id="4955" w:author="Arthur Parmentier" w:date="2020-05-19T22:22:00Z">
        <w:r w:rsidR="00FE27EB" w:rsidRPr="007C437A">
          <w:t>easily assume that “entering the box” is always performed with “go gestures”</w:t>
        </w:r>
        <w:r w:rsidR="000459FB" w:rsidRPr="007C437A">
          <w:t xml:space="preserve">, without </w:t>
        </w:r>
      </w:ins>
      <w:ins w:id="4956" w:author="Arthur Parmentier" w:date="2020-05-19T22:23:00Z">
        <w:r w:rsidR="000459FB" w:rsidRPr="007C437A">
          <w:t>removing much of the SP performativity</w:t>
        </w:r>
        <w:r w:rsidR="0015034E" w:rsidRPr="007C437A">
          <w:t xml:space="preserve"> in </w:t>
        </w:r>
        <w:r w:rsidR="007C1D12" w:rsidRPr="007C437A">
          <w:t>this</w:t>
        </w:r>
        <w:r w:rsidR="0015034E" w:rsidRPr="007C437A">
          <w:t xml:space="preserve"> mode.</w:t>
        </w:r>
      </w:ins>
    </w:p>
    <w:p w:rsidR="00337510" w:rsidRPr="007C437A" w:rsidRDefault="00B832E8">
      <w:pPr>
        <w:rPr>
          <w:ins w:id="4957" w:author="Arthur Parmentier" w:date="2020-05-20T11:27:00Z"/>
        </w:rPr>
      </w:pPr>
      <w:ins w:id="4958" w:author="Arthur Parmentier" w:date="2020-05-19T22:45:00Z">
        <w:r w:rsidRPr="007C437A">
          <w:t>With this</w:t>
        </w:r>
      </w:ins>
      <w:ins w:id="4959" w:author="Arthur Parmentier" w:date="2020-05-19T22:46:00Z">
        <w:r w:rsidRPr="007C437A">
          <w:t xml:space="preserve"> </w:t>
        </w:r>
      </w:ins>
      <w:ins w:id="4960" w:author="Arthur Parmentier" w:date="2020-05-19T22:45:00Z">
        <w:r w:rsidRPr="007C437A">
          <w:t>simplification in m</w:t>
        </w:r>
      </w:ins>
      <w:ins w:id="4961" w:author="Arthur Parmentier" w:date="2020-05-19T22:46:00Z">
        <w:r w:rsidRPr="007C437A">
          <w:t xml:space="preserve">ind, a 2D tracking </w:t>
        </w:r>
      </w:ins>
      <w:ins w:id="4962" w:author="Arthur Parmentier" w:date="2020-05-19T22:47:00Z">
        <w:r w:rsidRPr="007C437A">
          <w:t xml:space="preserve">of the full body </w:t>
        </w:r>
      </w:ins>
      <w:ins w:id="4963" w:author="Arthur Parmentier" w:date="2020-05-19T22:46:00Z">
        <w:r w:rsidRPr="007C437A">
          <w:t xml:space="preserve">is </w:t>
        </w:r>
      </w:ins>
      <w:ins w:id="4964" w:author="Arthur Parmentier" w:date="2020-05-19T22:53:00Z">
        <w:r w:rsidR="00BF2076" w:rsidRPr="007C437A">
          <w:t>enough</w:t>
        </w:r>
      </w:ins>
      <w:ins w:id="4965" w:author="Arthur Parmentier" w:date="2020-05-19T22:47:00Z">
        <w:r w:rsidRPr="007C437A">
          <w:t xml:space="preserve"> </w:t>
        </w:r>
      </w:ins>
      <w:ins w:id="4966" w:author="Arthur Parmentier" w:date="2020-05-19T22:53:00Z">
        <w:r w:rsidR="00BF2076" w:rsidRPr="007C437A">
          <w:t xml:space="preserve">to cover the </w:t>
        </w:r>
      </w:ins>
      <w:ins w:id="4967" w:author="Arthur Parmentier" w:date="2020-05-19T22:54:00Z">
        <w:r w:rsidR="00BF2076" w:rsidRPr="007C437A">
          <w:t>default mode.</w:t>
        </w:r>
      </w:ins>
      <w:ins w:id="4968" w:author="Arthur Parmentier" w:date="2020-05-19T22:57:00Z">
        <w:r w:rsidR="00BF2076" w:rsidRPr="007C437A">
          <w:t xml:space="preserve"> But what about</w:t>
        </w:r>
      </w:ins>
      <w:ins w:id="4969" w:author="Arthur Parmentier" w:date="2020-05-19T22:58:00Z">
        <w:r w:rsidR="00BF2076" w:rsidRPr="007C437A">
          <w:t xml:space="preserve"> over modes, that also make use of the “box” in a different way?</w:t>
        </w:r>
        <w:r w:rsidR="00BF2076" w:rsidRPr="007C437A">
          <w:br/>
        </w:r>
      </w:ins>
      <w:ins w:id="4970" w:author="Arthur Parmentier" w:date="2020-05-19T22:59:00Z">
        <w:r w:rsidR="00BF2076" w:rsidRPr="007C437A">
          <w:t>Interestingly, most other SP modes that I am aware of</w:t>
        </w:r>
      </w:ins>
      <w:ins w:id="4971" w:author="Arthur Parmentier" w:date="2020-05-19T23:01:00Z">
        <w:r w:rsidR="00BF2076" w:rsidRPr="007C437A">
          <w:t xml:space="preserve"> are using immediate requests rather than structured requests</w:t>
        </w:r>
      </w:ins>
      <w:ins w:id="4972" w:author="Arthur Parmentier" w:date="2020-05-20T11:19:00Z">
        <w:r w:rsidR="00C907A8" w:rsidRPr="007C437A">
          <w:t>, and the soundpainter is always standing in the “box”</w:t>
        </w:r>
      </w:ins>
      <w:ins w:id="4973" w:author="Arthur Parmentier" w:date="2020-05-20T11:20:00Z">
        <w:r w:rsidR="00C907A8" w:rsidRPr="007C437A">
          <w:t xml:space="preserve"> when using these modes</w:t>
        </w:r>
      </w:ins>
      <w:ins w:id="4974" w:author="Arthur Parmentier" w:date="2020-05-19T23:02:00Z">
        <w:r w:rsidR="00BF2076" w:rsidRPr="007C437A">
          <w:t>.</w:t>
        </w:r>
        <w:r w:rsidR="00F24850" w:rsidRPr="007C437A">
          <w:t xml:space="preserve"> In other words, </w:t>
        </w:r>
      </w:ins>
      <w:ins w:id="4975" w:author="Arthur Parmentier" w:date="2020-05-19T23:03:00Z">
        <w:r w:rsidR="00F24850" w:rsidRPr="007C437A">
          <w:t>signing “outside the box”</w:t>
        </w:r>
      </w:ins>
      <w:ins w:id="4976" w:author="Arthur Parmentier" w:date="2020-05-20T11:21:00Z">
        <w:r w:rsidR="00C907A8" w:rsidRPr="007C437A">
          <w:t>, not in real-time</w:t>
        </w:r>
      </w:ins>
      <w:ins w:id="4977" w:author="Arthur Parmentier" w:date="2020-05-20T11:22:00Z">
        <w:r w:rsidR="00C907A8" w:rsidRPr="007C437A">
          <w:t>, to make</w:t>
        </w:r>
      </w:ins>
      <w:ins w:id="4978" w:author="Arthur Parmentier" w:date="2020-05-19T23:03:00Z">
        <w:r w:rsidR="00F24850" w:rsidRPr="007C437A">
          <w:t xml:space="preserve"> </w:t>
        </w:r>
      </w:ins>
      <w:ins w:id="4979" w:author="Arthur Parmentier" w:date="2020-05-20T11:22:00Z">
        <w:r w:rsidR="00C907A8" w:rsidRPr="007C437A">
          <w:t xml:space="preserve">structured requests </w:t>
        </w:r>
      </w:ins>
      <w:ins w:id="4980" w:author="Arthur Parmentier" w:date="2020-05-20T11:23:00Z">
        <w:r w:rsidR="00C907A8" w:rsidRPr="007C437A">
          <w:t xml:space="preserve">is particular to the </w:t>
        </w:r>
        <w:r w:rsidR="00C907A8" w:rsidRPr="007C437A">
          <w:lastRenderedPageBreak/>
          <w:t>default mode</w:t>
        </w:r>
      </w:ins>
      <w:ins w:id="4981" w:author="Arthur Parmentier" w:date="2020-05-19T23:03:00Z">
        <w:r w:rsidR="00F24850" w:rsidRPr="007C437A">
          <w:t>.</w:t>
        </w:r>
      </w:ins>
      <w:ins w:id="4982" w:author="Arthur Parmentier" w:date="2020-05-19T23:04:00Z">
        <w:r w:rsidR="00F24850" w:rsidRPr="007C437A">
          <w:rPr>
            <w:rStyle w:val="Appelnotedebasdep"/>
          </w:rPr>
          <w:footnoteReference w:id="56"/>
        </w:r>
      </w:ins>
      <w:ins w:id="4997" w:author="Arthur Parmentier" w:date="2020-05-19T23:08:00Z">
        <w:r w:rsidR="00833F14" w:rsidRPr="007C437A">
          <w:t xml:space="preserve"> By entering</w:t>
        </w:r>
      </w:ins>
      <w:ins w:id="4998" w:author="Arthur Parmentier" w:date="2020-05-19T23:09:00Z">
        <w:r w:rsidR="00833F14" w:rsidRPr="007C437A">
          <w:t xml:space="preserve"> or exiting</w:t>
        </w:r>
      </w:ins>
      <w:ins w:id="4999" w:author="Arthur Parmentier" w:date="2020-05-19T23:08:00Z">
        <w:r w:rsidR="00833F14" w:rsidRPr="007C437A">
          <w:t xml:space="preserve"> </w:t>
        </w:r>
      </w:ins>
      <w:ins w:id="5000" w:author="Arthur Parmentier" w:date="2020-05-19T23:09:00Z">
        <w:r w:rsidR="00833F14" w:rsidRPr="007C437A">
          <w:t>other</w:t>
        </w:r>
      </w:ins>
      <w:ins w:id="5001" w:author="Arthur Parmentier" w:date="2020-05-19T23:08:00Z">
        <w:r w:rsidR="00833F14" w:rsidRPr="007C437A">
          <w:t xml:space="preserve"> mode</w:t>
        </w:r>
      </w:ins>
      <w:ins w:id="5002" w:author="Arthur Parmentier" w:date="2020-05-19T23:09:00Z">
        <w:r w:rsidR="00833F14" w:rsidRPr="007C437A">
          <w:t>s</w:t>
        </w:r>
      </w:ins>
      <w:ins w:id="5003" w:author="Arthur Parmentier" w:date="2020-05-19T23:08:00Z">
        <w:r w:rsidR="00833F14" w:rsidRPr="007C437A">
          <w:t xml:space="preserve"> (marked with </w:t>
        </w:r>
      </w:ins>
      <w:ins w:id="5004" w:author="Arthur Parmentier" w:date="2020-05-19T23:09:00Z">
        <w:r w:rsidR="00833F14" w:rsidRPr="007C437A">
          <w:t>their</w:t>
        </w:r>
      </w:ins>
      <w:ins w:id="5005" w:author="Arthur Parmentier" w:date="2020-05-19T23:08:00Z">
        <w:r w:rsidR="00833F14" w:rsidRPr="007C437A">
          <w:t xml:space="preserve"> “enter</w:t>
        </w:r>
      </w:ins>
      <w:ins w:id="5006" w:author="Arthur Parmentier" w:date="2020-05-19T23:09:00Z">
        <w:r w:rsidR="00833F14" w:rsidRPr="007C437A">
          <w:t xml:space="preserve">” and “exit” signs), the program should be able </w:t>
        </w:r>
      </w:ins>
      <w:ins w:id="5007" w:author="Arthur Parmentier" w:date="2020-05-19T23:10:00Z">
        <w:r w:rsidR="00833F14" w:rsidRPr="007C437A">
          <w:t>to know whether requests must be considered immediate requests</w:t>
        </w:r>
      </w:ins>
      <w:ins w:id="5008" w:author="Arthur Parmentier" w:date="2020-05-19T23:11:00Z">
        <w:r w:rsidR="00833F14" w:rsidRPr="007C437A">
          <w:t xml:space="preserve"> </w:t>
        </w:r>
      </w:ins>
      <w:ins w:id="5009" w:author="Arthur Parmentier" w:date="2020-05-19T23:10:00Z">
        <w:r w:rsidR="00833F14" w:rsidRPr="007C437A">
          <w:t>or structured, delayed ones</w:t>
        </w:r>
      </w:ins>
      <w:ins w:id="5010" w:author="Arthur Parmentier" w:date="2020-05-19T23:11:00Z">
        <w:r w:rsidR="00833F14" w:rsidRPr="007C437A">
          <w:rPr>
            <w:rStyle w:val="Appelnotedebasdep"/>
          </w:rPr>
          <w:footnoteReference w:id="57"/>
        </w:r>
      </w:ins>
      <w:ins w:id="5025" w:author="Arthur Parmentier" w:date="2020-05-20T11:25:00Z">
        <w:r w:rsidR="00337510" w:rsidRPr="007C437A">
          <w:t>.</w:t>
        </w:r>
      </w:ins>
    </w:p>
    <w:p w:rsidR="00337510" w:rsidRPr="007C437A" w:rsidRDefault="00337510">
      <w:pPr>
        <w:rPr>
          <w:ins w:id="5026" w:author="Arthur Parmentier" w:date="2020-05-20T11:39:00Z"/>
        </w:rPr>
      </w:pPr>
      <w:ins w:id="5027" w:author="Arthur Parmentier" w:date="2020-05-20T11:27:00Z">
        <w:r w:rsidRPr="007C437A">
          <w:t xml:space="preserve">In conclusion, </w:t>
        </w:r>
      </w:ins>
      <w:ins w:id="5028" w:author="Arthur Parmentier" w:date="2020-05-20T11:40:00Z">
        <w:r w:rsidR="00B307BE" w:rsidRPr="007C437A">
          <w:t xml:space="preserve">although more expensive or complex systems would allow for full 3D tracking of the body, </w:t>
        </w:r>
      </w:ins>
      <w:ins w:id="5029" w:author="Arthur Parmentier" w:date="2020-05-20T11:27:00Z">
        <w:r w:rsidRPr="007C437A">
          <w:t>PoseNet</w:t>
        </w:r>
      </w:ins>
      <w:ins w:id="5030" w:author="Arthur Parmentier" w:date="2020-05-20T11:29:00Z">
        <w:r w:rsidR="000506E4" w:rsidRPr="007C437A">
          <w:t xml:space="preserve"> </w:t>
        </w:r>
      </w:ins>
      <w:ins w:id="5031" w:author="Arthur Parmentier" w:date="2020-05-20T11:30:00Z">
        <w:r w:rsidR="000506E4" w:rsidRPr="007C437A">
          <w:t xml:space="preserve">is suitable for </w:t>
        </w:r>
      </w:ins>
      <w:ins w:id="5032" w:author="Arthur Parmentier" w:date="2020-05-20T11:31:00Z">
        <w:r w:rsidR="000506E4" w:rsidRPr="007C437A">
          <w:t xml:space="preserve">building most features at the </w:t>
        </w:r>
      </w:ins>
      <w:ins w:id="5033" w:author="Arthur Parmentier" w:date="2020-05-23T09:56:00Z">
        <w:r w:rsidR="00AB2243" w:rsidRPr="007C437A">
          <w:t xml:space="preserve">full </w:t>
        </w:r>
      </w:ins>
      <w:ins w:id="5034" w:author="Arthur Parmentier" w:date="2020-05-20T11:31:00Z">
        <w:r w:rsidR="000506E4" w:rsidRPr="007C437A">
          <w:t>body scale relevant to SP</w:t>
        </w:r>
      </w:ins>
      <w:ins w:id="5035" w:author="Arthur Parmentier" w:date="2020-05-20T11:40:00Z">
        <w:r w:rsidR="00B21279" w:rsidRPr="007C437A">
          <w:t xml:space="preserve"> and is the most adapted technology in the frame of this project</w:t>
        </w:r>
      </w:ins>
      <w:ins w:id="5036" w:author="Arthur Parmentier" w:date="2020-05-20T11:31:00Z">
        <w:r w:rsidR="000506E4" w:rsidRPr="007C437A">
          <w:t>.</w:t>
        </w:r>
      </w:ins>
      <w:ins w:id="5037" w:author="Arthur Parmentier" w:date="2020-05-20T11:41:00Z">
        <w:r w:rsidR="00B21279" w:rsidRPr="007C437A">
          <w:br/>
        </w:r>
      </w:ins>
      <w:ins w:id="5038" w:author="Arthur Parmentier" w:date="2020-05-20T11:33:00Z">
        <w:r w:rsidR="000506E4" w:rsidRPr="007C437A">
          <w:t>From the observation of correlations between missing depth features and known signs/features, we are able</w:t>
        </w:r>
      </w:ins>
      <w:ins w:id="5039" w:author="Arthur Parmentier" w:date="2020-05-20T11:34:00Z">
        <w:r w:rsidR="000506E4" w:rsidRPr="007C437A">
          <w:t xml:space="preserve"> to make a small simplification of the SP grammar by assuming that </w:t>
        </w:r>
      </w:ins>
      <w:ins w:id="5040" w:author="Arthur Parmentier" w:date="2020-05-20T11:35:00Z">
        <w:r w:rsidR="000506E4" w:rsidRPr="007C437A">
          <w:t xml:space="preserve">the requests must </w:t>
        </w:r>
      </w:ins>
      <w:ins w:id="5041" w:author="Arthur Parmentier" w:date="2020-05-20T11:36:00Z">
        <w:r w:rsidR="000506E4" w:rsidRPr="007C437A">
          <w:t>be executed immediately when “go gestures” are used, and that in every mode but the default one, the requests are immediate.</w:t>
        </w:r>
      </w:ins>
      <w:ins w:id="5042" w:author="Arthur Parmentier" w:date="2020-05-20T11:37:00Z">
        <w:r w:rsidR="000506E4" w:rsidRPr="007C437A">
          <w:t xml:space="preserve"> Under these assumptions, PoseNet is sufficient to build all necessary features to </w:t>
        </w:r>
      </w:ins>
      <w:ins w:id="5043" w:author="Arthur Parmentier" w:date="2020-05-20T11:38:00Z">
        <w:r w:rsidR="000506E4" w:rsidRPr="007C437A">
          <w:t>recognize</w:t>
        </w:r>
      </w:ins>
      <w:ins w:id="5044" w:author="Arthur Parmentier" w:date="2020-05-20T11:37:00Z">
        <w:r w:rsidR="000506E4" w:rsidRPr="007C437A">
          <w:t xml:space="preserve"> SP signs at the body scale.</w:t>
        </w:r>
      </w:ins>
    </w:p>
    <w:p w:rsidR="00774F33" w:rsidRPr="007C437A" w:rsidRDefault="000340B7" w:rsidP="000340B7">
      <w:pPr>
        <w:pStyle w:val="Titre5"/>
        <w:rPr>
          <w:ins w:id="5045" w:author="Arthur Parmentier" w:date="2020-05-20T11:41:00Z"/>
        </w:rPr>
      </w:pPr>
      <w:ins w:id="5046" w:author="Arthur Parmentier" w:date="2020-05-20T11:41:00Z">
        <w:r w:rsidRPr="007C437A">
          <w:t>Building features</w:t>
        </w:r>
      </w:ins>
    </w:p>
    <w:p w:rsidR="003D367C" w:rsidRPr="007C437A" w:rsidRDefault="00F71238" w:rsidP="003D367C">
      <w:pPr>
        <w:rPr>
          <w:ins w:id="5047" w:author="Arthur Parmentier" w:date="2020-05-20T15:19:00Z"/>
        </w:rPr>
      </w:pPr>
      <w:ins w:id="5048" w:author="Arthur Parmentier" w:date="2020-05-20T15:19:00Z">
        <w:r w:rsidRPr="007C437A">
          <w:t>Meaningful features to feed the classifier with need to satisfy the following properties:</w:t>
        </w:r>
      </w:ins>
    </w:p>
    <w:p w:rsidR="00F71238" w:rsidRPr="007C437A" w:rsidRDefault="00D2561F" w:rsidP="00F71238">
      <w:pPr>
        <w:pStyle w:val="Paragraphedeliste"/>
        <w:numPr>
          <w:ilvl w:val="0"/>
          <w:numId w:val="30"/>
        </w:numPr>
        <w:rPr>
          <w:ins w:id="5049" w:author="Arthur Parmentier" w:date="2020-05-20T15:24:00Z"/>
        </w:rPr>
      </w:pPr>
      <w:ins w:id="5050" w:author="Arthur Parmentier" w:date="2020-05-20T15:30:00Z">
        <w:r w:rsidRPr="007C437A">
          <w:t>The set of features shou</w:t>
        </w:r>
      </w:ins>
      <w:ins w:id="5051" w:author="Arthur Parmentier" w:date="2020-05-20T15:31:00Z">
        <w:r w:rsidRPr="007C437A">
          <w:t xml:space="preserve">ld </w:t>
        </w:r>
      </w:ins>
      <w:ins w:id="5052" w:author="Arthur Parmentier" w:date="2020-05-20T19:02:00Z">
        <w:r w:rsidR="00830C1A" w:rsidRPr="007C437A">
          <w:t>reduce to the</w:t>
        </w:r>
      </w:ins>
      <w:ins w:id="5053" w:author="Arthur Parmentier" w:date="2020-05-20T15:31:00Z">
        <w:r w:rsidRPr="007C437A">
          <w:t xml:space="preserve"> lowest number of dimensions, while still being meaningful, </w:t>
        </w:r>
      </w:ins>
      <w:ins w:id="5054" w:author="Arthur Parmentier" w:date="2020-05-20T19:02:00Z">
        <w:r w:rsidR="00830C1A" w:rsidRPr="007C437A">
          <w:t xml:space="preserve">in order </w:t>
        </w:r>
      </w:ins>
      <w:ins w:id="5055" w:author="Arthur Parmentier" w:date="2020-05-20T15:31:00Z">
        <w:r w:rsidRPr="007C437A">
          <w:t xml:space="preserve">to avoid the </w:t>
        </w:r>
      </w:ins>
      <w:ins w:id="5056" w:author="Arthur Parmentier" w:date="2020-05-20T19:03:00Z">
        <w:r w:rsidR="00FE52CB" w:rsidRPr="007C437A">
          <w:t>so-called “</w:t>
        </w:r>
      </w:ins>
      <w:ins w:id="5057" w:author="Arthur Parmentier" w:date="2020-05-20T15:31:00Z">
        <w:r w:rsidRPr="007C437A">
          <w:t>curse of dimensionality</w:t>
        </w:r>
      </w:ins>
      <w:ins w:id="5058" w:author="Arthur Parmentier" w:date="2020-05-20T19:03:00Z">
        <w:r w:rsidR="00FE52CB" w:rsidRPr="007C437A">
          <w:t>” problem</w:t>
        </w:r>
      </w:ins>
      <w:ins w:id="5059" w:author="Arthur Parmentier" w:date="2020-05-20T15:31:00Z">
        <w:r w:rsidRPr="007C437A">
          <w:t xml:space="preserve">. </w:t>
        </w:r>
      </w:ins>
      <w:ins w:id="5060" w:author="Arthur Parmentier" w:date="2020-05-20T19:03:00Z">
        <w:r w:rsidR="003D04EE" w:rsidRPr="007C437A">
          <w:t>It</w:t>
        </w:r>
      </w:ins>
      <w:ins w:id="5061" w:author="Arthur Parmentier" w:date="2020-05-20T15:31:00Z">
        <w:r w:rsidRPr="007C437A">
          <w:t xml:space="preserve"> can for instance be solved with a principal</w:t>
        </w:r>
      </w:ins>
      <w:ins w:id="5062" w:author="Arthur Parmentier" w:date="2020-05-20T15:32:00Z">
        <w:r w:rsidRPr="007C437A">
          <w:t xml:space="preserve"> component </w:t>
        </w:r>
      </w:ins>
      <w:ins w:id="5063" w:author="Arthur Parmentier" w:date="2020-05-20T19:03:00Z">
        <w:r w:rsidR="0080466C" w:rsidRPr="007C437A">
          <w:t>analysis which in general provides the best set of features</w:t>
        </w:r>
      </w:ins>
      <w:ins w:id="5064" w:author="Arthur Parmentier" w:date="2020-05-20T19:04:00Z">
        <w:r w:rsidR="0080466C" w:rsidRPr="007C437A">
          <w:t xml:space="preserve"> to a given classification problem</w:t>
        </w:r>
      </w:ins>
      <w:ins w:id="5065" w:author="Arthur Parmentier" w:date="2020-05-20T19:03:00Z">
        <w:r w:rsidR="0080466C" w:rsidRPr="007C437A">
          <w:t>; h</w:t>
        </w:r>
      </w:ins>
      <w:ins w:id="5066" w:author="Arthur Parmentier" w:date="2020-05-20T15:33:00Z">
        <w:r w:rsidRPr="007C437A">
          <w:t>owever, in our case, we want the features to always remain interpretable to the user, so that we cannot afford such a transformation.</w:t>
        </w:r>
      </w:ins>
      <w:ins w:id="5067" w:author="Arthur Parmentier" w:date="2020-05-20T15:34:00Z">
        <w:r w:rsidRPr="007C437A">
          <w:t xml:space="preserve"> Instead, we should only keep the most significant joints in PoseNet outpu</w:t>
        </w:r>
      </w:ins>
      <w:ins w:id="5068" w:author="Arthur Parmentier" w:date="2020-05-20T15:35:00Z">
        <w:r w:rsidRPr="007C437A">
          <w:t xml:space="preserve">t such as the wrists or elbows positions, discarding less significant ones </w:t>
        </w:r>
      </w:ins>
      <w:ins w:id="5069" w:author="Arthur Parmentier" w:date="2020-05-20T15:36:00Z">
        <w:r w:rsidRPr="007C437A">
          <w:t xml:space="preserve">(for SP) </w:t>
        </w:r>
      </w:ins>
      <w:ins w:id="5070" w:author="Arthur Parmentier" w:date="2020-05-20T15:35:00Z">
        <w:r w:rsidRPr="007C437A">
          <w:t xml:space="preserve">such as the nose or hips. However, if the user wants to build its own set of signs that </w:t>
        </w:r>
      </w:ins>
      <w:ins w:id="5071" w:author="Arthur Parmentier" w:date="2020-05-20T15:36:00Z">
        <w:r w:rsidRPr="007C437A">
          <w:t xml:space="preserve">rely heavily on these body parts, he would have to use such features. </w:t>
        </w:r>
      </w:ins>
    </w:p>
    <w:p w:rsidR="00264F0D" w:rsidRPr="007C437A" w:rsidRDefault="005B458C" w:rsidP="00264F0D">
      <w:pPr>
        <w:pStyle w:val="Paragraphedeliste"/>
        <w:numPr>
          <w:ilvl w:val="0"/>
          <w:numId w:val="30"/>
        </w:numPr>
        <w:rPr>
          <w:ins w:id="5072" w:author="Arthur Parmentier" w:date="2020-05-20T19:10:00Z"/>
        </w:rPr>
      </w:pPr>
      <w:ins w:id="5073" w:author="Arthur Parmentier" w:date="2020-05-20T15:27:00Z">
        <w:r w:rsidRPr="007C437A">
          <w:t xml:space="preserve">The </w:t>
        </w:r>
      </w:ins>
      <w:ins w:id="5074" w:author="Arthur Parmentier" w:date="2020-05-20T15:38:00Z">
        <w:r w:rsidR="00D2561F" w:rsidRPr="007C437A">
          <w:t xml:space="preserve">features must be invariant to transformations that are not meaningful and do not correspond </w:t>
        </w:r>
      </w:ins>
      <w:ins w:id="5075" w:author="Arthur Parmentier" w:date="2020-05-20T15:39:00Z">
        <w:r w:rsidR="00D2561F" w:rsidRPr="007C437A">
          <w:t>to any sign. In particular, the features must be translation</w:t>
        </w:r>
        <w:r w:rsidR="001014E8" w:rsidRPr="007C437A">
          <w:t>-</w:t>
        </w:r>
      </w:ins>
      <w:ins w:id="5076" w:author="Arthur Parmentier" w:date="2020-05-20T15:40:00Z">
        <w:r w:rsidR="001014E8" w:rsidRPr="007C437A">
          <w:t xml:space="preserve"> &amp;</w:t>
        </w:r>
      </w:ins>
      <w:ins w:id="5077" w:author="Arthur Parmentier" w:date="2020-05-20T15:39:00Z">
        <w:r w:rsidR="00D2561F" w:rsidRPr="007C437A">
          <w:t xml:space="preserve"> rotation</w:t>
        </w:r>
      </w:ins>
      <w:ins w:id="5078" w:author="Arthur Parmentier" w:date="2020-05-20T15:40:00Z">
        <w:r w:rsidR="001014E8" w:rsidRPr="007C437A">
          <w:t>-invariants</w:t>
        </w:r>
      </w:ins>
      <w:ins w:id="5079" w:author="Arthur Parmentier" w:date="2020-05-20T19:07:00Z">
        <w:r w:rsidR="007012CB" w:rsidRPr="007C437A">
          <w:t xml:space="preserve"> and</w:t>
        </w:r>
      </w:ins>
      <w:ins w:id="5080" w:author="Arthur Parmentier" w:date="2020-05-20T15:40:00Z">
        <w:r w:rsidR="001014E8" w:rsidRPr="007C437A">
          <w:t xml:space="preserve"> independent of the dimensions of the body of the soundpainter.</w:t>
        </w:r>
        <w:r w:rsidR="001014E8" w:rsidRPr="007C437A">
          <w:br/>
          <w:t xml:space="preserve">In practice, this is achieved with </w:t>
        </w:r>
      </w:ins>
      <w:ins w:id="5081" w:author="Arthur Parmentier" w:date="2020-05-20T15:41:00Z">
        <w:r w:rsidR="001014E8" w:rsidRPr="007C437A">
          <w:t xml:space="preserve">PoseNet by taking the </w:t>
        </w:r>
      </w:ins>
      <w:ins w:id="5082" w:author="Arthur Parmentier" w:date="2020-05-20T15:42:00Z">
        <w:r w:rsidR="001014E8" w:rsidRPr="007C437A">
          <w:t xml:space="preserve">X &amp; Y </w:t>
        </w:r>
      </w:ins>
      <w:ins w:id="5083" w:author="Arthur Parmentier" w:date="2020-05-20T15:41:00Z">
        <w:r w:rsidR="001014E8" w:rsidRPr="007C437A">
          <w:t xml:space="preserve">distance between </w:t>
        </w:r>
      </w:ins>
      <w:ins w:id="5084" w:author="Arthur Parmentier" w:date="2020-05-20T15:42:00Z">
        <w:r w:rsidR="001014E8" w:rsidRPr="007C437A">
          <w:t>each joint and the nose, which is considered a fixed point and then normalizing the X dimension with respect to the inter-shoulders dis</w:t>
        </w:r>
      </w:ins>
      <w:ins w:id="5085" w:author="Arthur Parmentier" w:date="2020-05-20T15:43:00Z">
        <w:r w:rsidR="001014E8" w:rsidRPr="007C437A">
          <w:t>tance and the Y dimension with respect to the distance between the middle of the hips and the nose.</w:t>
        </w:r>
      </w:ins>
      <w:ins w:id="5086" w:author="Arthur Parmentier" w:date="2020-05-20T18:55:00Z">
        <w:r w:rsidR="009A5E99" w:rsidRPr="007C437A">
          <w:br/>
        </w:r>
      </w:ins>
      <w:ins w:id="5087" w:author="Arthur Parmentier" w:date="2020-05-20T19:08:00Z">
        <w:r w:rsidR="00264F0D" w:rsidRPr="007C437A">
          <w:t>The feature invariance will allow a sign to be</w:t>
        </w:r>
      </w:ins>
      <w:ins w:id="5088" w:author="Arthur Parmentier" w:date="2020-05-20T19:09:00Z">
        <w:r w:rsidR="00264F0D" w:rsidRPr="007C437A">
          <w:t xml:space="preserve"> recognized</w:t>
        </w:r>
      </w:ins>
      <w:ins w:id="5089" w:author="Arthur Parmentier" w:date="2020-05-20T19:08:00Z">
        <w:r w:rsidR="00264F0D" w:rsidRPr="007C437A">
          <w:t xml:space="preserve"> </w:t>
        </w:r>
      </w:ins>
      <w:ins w:id="5090" w:author="Arthur Parmentier" w:date="2020-05-20T19:09:00Z">
        <w:r w:rsidR="00264F0D" w:rsidRPr="007C437A">
          <w:t xml:space="preserve">independently of the soundpainter’s </w:t>
        </w:r>
      </w:ins>
    </w:p>
    <w:p w:rsidR="005B458C" w:rsidRPr="007C437A" w:rsidRDefault="00264F0D" w:rsidP="00264F0D">
      <w:pPr>
        <w:pStyle w:val="Paragraphedeliste"/>
        <w:numPr>
          <w:ilvl w:val="1"/>
          <w:numId w:val="30"/>
        </w:numPr>
        <w:rPr>
          <w:ins w:id="5091" w:author="Arthur Parmentier" w:date="2020-05-20T19:10:00Z"/>
        </w:rPr>
      </w:pPr>
      <w:ins w:id="5092" w:author="Arthur Parmentier" w:date="2020-05-20T19:09:00Z">
        <w:r w:rsidRPr="007C437A">
          <w:t>location and orientation</w:t>
        </w:r>
      </w:ins>
      <w:ins w:id="5093" w:author="Arthur Parmentier" w:date="2020-05-20T18:56:00Z">
        <w:r w:rsidR="009A5E99" w:rsidRPr="007C437A">
          <w:t xml:space="preserve"> </w:t>
        </w:r>
      </w:ins>
      <w:ins w:id="5094" w:author="Arthur Parmentier" w:date="2020-05-20T19:10:00Z">
        <w:r w:rsidRPr="007C437A">
          <w:t>(</w:t>
        </w:r>
      </w:ins>
      <w:ins w:id="5095" w:author="Arthur Parmentier" w:date="2020-05-20T18:56:00Z">
        <w:r w:rsidR="009A5E99" w:rsidRPr="007C437A">
          <w:t xml:space="preserve">as long as the soundpainter </w:t>
        </w:r>
      </w:ins>
      <w:ins w:id="5096" w:author="Arthur Parmentier" w:date="2020-05-20T19:00:00Z">
        <w:r w:rsidR="001D766B" w:rsidRPr="007C437A">
          <w:t xml:space="preserve">faces the camera </w:t>
        </w:r>
      </w:ins>
      <w:ins w:id="5097" w:author="Arthur Parmentier" w:date="2020-05-20T19:01:00Z">
        <w:r w:rsidR="001D766B" w:rsidRPr="007C437A">
          <w:t xml:space="preserve">with a relatively small angle </w:t>
        </w:r>
      </w:ins>
      <w:ins w:id="5098" w:author="Arthur Parmentier" w:date="2020-05-20T19:00:00Z">
        <w:r w:rsidR="001D766B" w:rsidRPr="007C437A">
          <w:t>and does</w:t>
        </w:r>
      </w:ins>
      <w:ins w:id="5099" w:author="Arthur Parmentier" w:date="2020-05-20T18:57:00Z">
        <w:r w:rsidR="009A5E99" w:rsidRPr="007C437A">
          <w:t xml:space="preserve"> not</w:t>
        </w:r>
      </w:ins>
      <w:ins w:id="5100" w:author="Arthur Parmentier" w:date="2020-05-20T19:00:00Z">
        <w:r w:rsidR="001D766B" w:rsidRPr="007C437A">
          <w:t xml:space="preserve"> </w:t>
        </w:r>
      </w:ins>
      <w:ins w:id="5101" w:author="Arthur Parmentier" w:date="2020-05-20T18:57:00Z">
        <w:r w:rsidR="009A5E99" w:rsidRPr="007C437A">
          <w:t>get outside</w:t>
        </w:r>
      </w:ins>
      <w:ins w:id="5102" w:author="Arthur Parmentier" w:date="2020-05-20T19:00:00Z">
        <w:r w:rsidR="001D766B" w:rsidRPr="007C437A">
          <w:t xml:space="preserve"> its</w:t>
        </w:r>
      </w:ins>
      <w:ins w:id="5103" w:author="Arthur Parmentier" w:date="2020-05-20T18:57:00Z">
        <w:r w:rsidR="009A5E99" w:rsidRPr="007C437A">
          <w:t xml:space="preserve"> field of view</w:t>
        </w:r>
      </w:ins>
      <w:ins w:id="5104" w:author="Arthur Parmentier" w:date="2020-05-20T19:10:00Z">
        <w:r w:rsidRPr="007C437A">
          <w:t>)</w:t>
        </w:r>
      </w:ins>
    </w:p>
    <w:p w:rsidR="00264F0D" w:rsidRPr="007C437A" w:rsidRDefault="00264F0D" w:rsidP="00264F0D">
      <w:pPr>
        <w:pStyle w:val="Paragraphedeliste"/>
        <w:numPr>
          <w:ilvl w:val="1"/>
          <w:numId w:val="30"/>
        </w:numPr>
        <w:rPr>
          <w:ins w:id="5105" w:author="Arthur Parmentier" w:date="2020-05-20T19:35:00Z"/>
        </w:rPr>
      </w:pPr>
      <w:ins w:id="5106" w:author="Arthur Parmentier" w:date="2020-05-20T19:10:00Z">
        <w:r w:rsidRPr="007C437A">
          <w:lastRenderedPageBreak/>
          <w:t>body dimensions (assuming that the general proportions of the human b</w:t>
        </w:r>
      </w:ins>
      <w:ins w:id="5107" w:author="Arthur Parmentier" w:date="2020-05-20T19:11:00Z">
        <w:r w:rsidRPr="007C437A">
          <w:t xml:space="preserve">ody </w:t>
        </w:r>
      </w:ins>
      <w:ins w:id="5108" w:author="Arthur Parmentier" w:date="2020-05-20T19:34:00Z">
        <w:r w:rsidR="0005532E" w:rsidRPr="007C437A">
          <w:t>remain</w:t>
        </w:r>
      </w:ins>
      <w:ins w:id="5109" w:author="Arthur Parmentier" w:date="2020-05-20T19:11:00Z">
        <w:r w:rsidRPr="007C437A">
          <w:t xml:space="preserve"> constant)</w:t>
        </w:r>
      </w:ins>
    </w:p>
    <w:p w:rsidR="0005532E" w:rsidRPr="007C437A" w:rsidRDefault="0005532E" w:rsidP="0005532E">
      <w:pPr>
        <w:rPr>
          <w:ins w:id="5110" w:author="Arthur Parmentier" w:date="2020-05-20T19:37:00Z"/>
        </w:rPr>
      </w:pPr>
      <w:ins w:id="5111" w:author="Arthur Parmentier" w:date="2020-05-20T19:35:00Z">
        <w:r w:rsidRPr="007C437A">
          <w:t>With these constraints in mind</w:t>
        </w:r>
      </w:ins>
      <w:ins w:id="5112" w:author="Arthur Parmentier" w:date="2020-05-20T19:40:00Z">
        <w:r w:rsidRPr="007C437A">
          <w:t xml:space="preserve"> and </w:t>
        </w:r>
      </w:ins>
      <w:ins w:id="5113" w:author="Arthur Parmentier" w:date="2020-05-20T19:42:00Z">
        <w:r w:rsidR="00C2080C" w:rsidRPr="007C437A">
          <w:t xml:space="preserve">from </w:t>
        </w:r>
      </w:ins>
      <w:ins w:id="5114" w:author="Arthur Parmentier" w:date="2020-05-20T19:40:00Z">
        <w:r w:rsidRPr="007C437A">
          <w:t>my previous knowledge of SP signs</w:t>
        </w:r>
      </w:ins>
      <w:ins w:id="5115" w:author="Arthur Parmentier" w:date="2020-05-20T19:36:00Z">
        <w:r w:rsidRPr="007C437A">
          <w:t xml:space="preserve">, </w:t>
        </w:r>
      </w:ins>
      <w:ins w:id="5116" w:author="Arthur Parmentier" w:date="2020-05-20T19:40:00Z">
        <w:r w:rsidR="00C2080C" w:rsidRPr="007C437A">
          <w:t>I</w:t>
        </w:r>
      </w:ins>
      <w:ins w:id="5117" w:author="Arthur Parmentier" w:date="2020-05-20T19:36:00Z">
        <w:r w:rsidRPr="007C437A">
          <w:t xml:space="preserve"> c</w:t>
        </w:r>
      </w:ins>
      <w:ins w:id="5118" w:author="Arthur Parmentier" w:date="2020-05-20T19:42:00Z">
        <w:r w:rsidR="00C2080C" w:rsidRPr="007C437A">
          <w:t>ould first</w:t>
        </w:r>
      </w:ins>
      <w:ins w:id="5119" w:author="Arthur Parmentier" w:date="2020-05-20T19:36:00Z">
        <w:r w:rsidRPr="007C437A">
          <w:t xml:space="preserve"> order the body joints in PoseNet by their importance for SP signs recognition for </w:t>
        </w:r>
      </w:ins>
      <w:ins w:id="5120" w:author="Arthur Parmentier" w:date="2020-05-20T19:37:00Z">
        <w:r w:rsidRPr="007C437A">
          <w:t>basic signs in default mode:</w:t>
        </w:r>
      </w:ins>
    </w:p>
    <w:p w:rsidR="0005532E" w:rsidRPr="007C437A" w:rsidRDefault="0005532E" w:rsidP="0005532E">
      <w:pPr>
        <w:pStyle w:val="Paragraphedeliste"/>
        <w:numPr>
          <w:ilvl w:val="0"/>
          <w:numId w:val="31"/>
        </w:numPr>
        <w:rPr>
          <w:ins w:id="5121" w:author="Arthur Parmentier" w:date="2020-05-20T19:40:00Z"/>
        </w:rPr>
      </w:pPr>
      <w:ins w:id="5122" w:author="Arthur Parmentier" w:date="2020-05-20T19:37:00Z">
        <w:r w:rsidRPr="007C437A">
          <w:t>wrists</w:t>
        </w:r>
      </w:ins>
    </w:p>
    <w:p w:rsidR="0005532E" w:rsidRPr="007C437A" w:rsidRDefault="0005532E">
      <w:pPr>
        <w:pStyle w:val="Paragraphedeliste"/>
        <w:numPr>
          <w:ilvl w:val="0"/>
          <w:numId w:val="31"/>
        </w:numPr>
        <w:rPr>
          <w:ins w:id="5123" w:author="Arthur Parmentier" w:date="2020-05-20T19:37:00Z"/>
        </w:rPr>
      </w:pPr>
      <w:ins w:id="5124" w:author="Arthur Parmentier" w:date="2020-05-20T19:40:00Z">
        <w:r w:rsidRPr="007C437A">
          <w:t>elbows</w:t>
        </w:r>
      </w:ins>
    </w:p>
    <w:p w:rsidR="00C2080C" w:rsidRPr="007C437A" w:rsidRDefault="00C2080C" w:rsidP="00C2080C">
      <w:pPr>
        <w:pStyle w:val="Paragraphedeliste"/>
        <w:numPr>
          <w:ilvl w:val="0"/>
          <w:numId w:val="31"/>
        </w:numPr>
        <w:rPr>
          <w:ins w:id="5125" w:author="Arthur Parmentier" w:date="2020-05-20T19:41:00Z"/>
        </w:rPr>
      </w:pPr>
      <w:ins w:id="5126" w:author="Arthur Parmentier" w:date="2020-05-20T19:41:00Z">
        <w:r w:rsidRPr="007C437A">
          <w:t>shoulders</w:t>
        </w:r>
      </w:ins>
    </w:p>
    <w:p w:rsidR="00C2080C" w:rsidRPr="007C437A" w:rsidRDefault="00C2080C" w:rsidP="00C2080C">
      <w:pPr>
        <w:pStyle w:val="Paragraphedeliste"/>
        <w:numPr>
          <w:ilvl w:val="0"/>
          <w:numId w:val="31"/>
        </w:numPr>
        <w:rPr>
          <w:ins w:id="5127" w:author="Arthur Parmentier" w:date="2020-05-20T19:41:00Z"/>
        </w:rPr>
      </w:pPr>
      <w:ins w:id="5128" w:author="Arthur Parmentier" w:date="2020-05-20T19:41:00Z">
        <w:r w:rsidRPr="007C437A">
          <w:t>all other joints</w:t>
        </w:r>
      </w:ins>
    </w:p>
    <w:p w:rsidR="00ED2134" w:rsidRPr="007C437A" w:rsidRDefault="00C2080C">
      <w:pPr>
        <w:rPr>
          <w:ins w:id="5129" w:author="Arthur Parmentier" w:date="2020-05-20T20:02:00Z"/>
        </w:rPr>
      </w:pPr>
      <w:ins w:id="5130" w:author="Arthur Parmentier" w:date="2020-05-20T19:41:00Z">
        <w:r w:rsidRPr="007C437A">
          <w:t>I</w:t>
        </w:r>
      </w:ins>
      <w:ins w:id="5131" w:author="Arthur Parmentier" w:date="2020-05-20T19:42:00Z">
        <w:r w:rsidRPr="007C437A">
          <w:t xml:space="preserve">n fact, </w:t>
        </w:r>
      </w:ins>
      <w:ins w:id="5132" w:author="Arthur Parmentier" w:date="2020-05-20T19:43:00Z">
        <w:r w:rsidRPr="007C437A">
          <w:t>I decided to only use wrists and elbows positions</w:t>
        </w:r>
      </w:ins>
      <w:ins w:id="5133" w:author="Arthur Parmentier" w:date="2020-05-20T19:44:00Z">
        <w:r w:rsidRPr="007C437A">
          <w:t>, which gave the best performance in my initial tests</w:t>
        </w:r>
      </w:ins>
      <w:ins w:id="5134" w:author="Arthur Parmentier" w:date="2020-05-20T19:47:00Z">
        <w:r w:rsidR="00545764" w:rsidRPr="007C437A">
          <w:t>, reducing the feature space dimension to 8</w:t>
        </w:r>
        <w:r w:rsidR="00567C86" w:rsidRPr="007C437A">
          <w:t xml:space="preserve"> instead of 34 (all </w:t>
        </w:r>
        <w:r w:rsidR="00667A8E" w:rsidRPr="007C437A">
          <w:t xml:space="preserve">17 </w:t>
        </w:r>
        <w:r w:rsidR="00567C86" w:rsidRPr="007C437A">
          <w:t>body joints X and Y values)</w:t>
        </w:r>
        <w:r w:rsidR="005550CB" w:rsidRPr="007C437A">
          <w:t>.</w:t>
        </w:r>
      </w:ins>
      <w:ins w:id="5135" w:author="Arthur Parmentier" w:date="2020-05-20T19:43:00Z">
        <w:r w:rsidRPr="007C437A">
          <w:rPr>
            <w:rStyle w:val="Appelnotedebasdep"/>
          </w:rPr>
          <w:footnoteReference w:id="58"/>
        </w:r>
      </w:ins>
    </w:p>
    <w:p w:rsidR="00C46A73" w:rsidRPr="007C437A" w:rsidRDefault="00F304EE">
      <w:pPr>
        <w:pStyle w:val="Titre4"/>
        <w:rPr>
          <w:ins w:id="5154" w:author="Arthur Parmentier" w:date="2020-05-21T15:08:00Z"/>
          <w:rPrChange w:id="5155" w:author="Arthur Parmentier" w:date="2020-06-07T15:27:00Z">
            <w:rPr>
              <w:ins w:id="5156" w:author="Arthur Parmentier" w:date="2020-05-21T15:08:00Z"/>
            </w:rPr>
          </w:rPrChange>
        </w:rPr>
        <w:pPrChange w:id="5157" w:author="Arthur Parmentier" w:date="2020-05-21T15:08:00Z">
          <w:pPr/>
        </w:pPrChange>
      </w:pPr>
      <w:ins w:id="5158" w:author="Arthur Parmentier" w:date="2020-05-20T20:02:00Z">
        <w:r w:rsidRPr="007C437A">
          <w:rPr>
            <w:rPrChange w:id="5159" w:author="Arthur Parmentier" w:date="2020-06-07T15:27:00Z">
              <w:rPr/>
            </w:rPrChange>
          </w:rPr>
          <w:t>Hands tracking</w:t>
        </w:r>
      </w:ins>
    </w:p>
    <w:p w:rsidR="00C46A73" w:rsidRPr="007C437A" w:rsidRDefault="004020A1" w:rsidP="00F304EE">
      <w:pPr>
        <w:rPr>
          <w:ins w:id="5160" w:author="Arthur Parmentier" w:date="2020-06-03T17:58:00Z"/>
        </w:rPr>
      </w:pPr>
      <w:ins w:id="5161" w:author="Arthur Parmentier" w:date="2020-06-03T18:00:00Z">
        <w:r w:rsidRPr="007C437A">
          <w:t>Similarly</w:t>
        </w:r>
      </w:ins>
      <w:ins w:id="5162" w:author="Arthur Parmentier" w:date="2020-06-03T17:58:00Z">
        <w:r w:rsidRPr="007C437A">
          <w:t xml:space="preserve"> </w:t>
        </w:r>
      </w:ins>
      <w:ins w:id="5163" w:author="Arthur Parmentier" w:date="2020-06-03T17:57:00Z">
        <w:r w:rsidRPr="007C437A">
          <w:t>to the ful</w:t>
        </w:r>
      </w:ins>
      <w:ins w:id="5164" w:author="Arthur Parmentier" w:date="2020-06-03T17:58:00Z">
        <w:r w:rsidRPr="007C437A">
          <w:t>l body model, hands can be represented as a skeleton in which our features are built from the position of the han</w:t>
        </w:r>
      </w:ins>
      <w:ins w:id="5165" w:author="Arthur Parmentier" w:date="2020-06-03T17:59:00Z">
        <w:r w:rsidRPr="007C437A">
          <w:t>ds in space.</w:t>
        </w:r>
      </w:ins>
      <w:ins w:id="5166" w:author="Arthur Parmentier" w:date="2020-06-03T18:00:00Z">
        <w:r w:rsidRPr="007C437A">
          <w:t xml:space="preserve"> This time, a 3D model is necessary as several signs are ambiguous in 2D space and can only be classified by looking</w:t>
        </w:r>
      </w:ins>
      <w:ins w:id="5167" w:author="Arthur Parmentier" w:date="2020-06-03T18:01:00Z">
        <w:r w:rsidRPr="007C437A">
          <w:t xml:space="preserve"> at whether the palm is facing the soundpainter or the opposite direction. It is for instance the case with the signs “two” and “volume”.</w:t>
        </w:r>
      </w:ins>
    </w:p>
    <w:p w:rsidR="004020A1" w:rsidRPr="007C437A" w:rsidRDefault="00890740" w:rsidP="00890740">
      <w:pPr>
        <w:pStyle w:val="Titre5"/>
        <w:rPr>
          <w:ins w:id="5168" w:author="Arthur Parmentier" w:date="2020-06-03T18:06:00Z"/>
        </w:rPr>
      </w:pPr>
      <w:ins w:id="5169" w:author="Arthur Parmentier" w:date="2020-06-03T18:06:00Z">
        <w:r w:rsidRPr="007C437A">
          <w:t>Hi5 Gloves</w:t>
        </w:r>
      </w:ins>
    </w:p>
    <w:p w:rsidR="00890740" w:rsidRPr="007C437A" w:rsidRDefault="00890740">
      <w:pPr>
        <w:rPr>
          <w:ins w:id="5170" w:author="Arthur Parmentier" w:date="2020-06-03T17:58:00Z"/>
        </w:rPr>
      </w:pPr>
      <w:ins w:id="5171" w:author="Arthur Parmentier" w:date="2020-06-03T18:06:00Z">
        <w:r w:rsidRPr="007C437A">
          <w:t>Just like for the full body model, I initi</w:t>
        </w:r>
      </w:ins>
      <w:ins w:id="5172" w:author="Arthur Parmentier" w:date="2020-06-03T18:07:00Z">
        <w:r w:rsidRPr="007C437A">
          <w:t xml:space="preserve">ally looked at several existing technologies to model 3D positions of the hands. At the time of </w:t>
        </w:r>
      </w:ins>
      <w:ins w:id="5173" w:author="Arthur Parmentier" w:date="2020-06-03T18:08:00Z">
        <w:r w:rsidRPr="007C437A">
          <w:t xml:space="preserve">my research (before early March 2020), there was no equivalent </w:t>
        </w:r>
      </w:ins>
      <w:ins w:id="5174" w:author="Arthur Parmentier" w:date="2020-06-03T18:57:00Z">
        <w:r w:rsidR="00221FBD" w:rsidRPr="007C437A">
          <w:t xml:space="preserve">computer-vision </w:t>
        </w:r>
      </w:ins>
      <w:ins w:id="5175" w:author="Arthur Parmentier" w:date="2020-06-03T18:08:00Z">
        <w:r w:rsidRPr="007C437A">
          <w:t xml:space="preserve">model </w:t>
        </w:r>
      </w:ins>
      <w:ins w:id="5176" w:author="Arthur Parmentier" w:date="2020-06-03T18:57:00Z">
        <w:r w:rsidR="00221FBD" w:rsidRPr="007C437A">
          <w:t>similar to</w:t>
        </w:r>
      </w:ins>
      <w:ins w:id="5177" w:author="Arthur Parmentier" w:date="2020-06-03T18:08:00Z">
        <w:r w:rsidRPr="007C437A">
          <w:t xml:space="preserve"> PoseNet </w:t>
        </w:r>
      </w:ins>
      <w:ins w:id="5178" w:author="Arthur Parmentier" w:date="2020-06-03T18:57:00Z">
        <w:r w:rsidR="00221FBD" w:rsidRPr="007C437A">
          <w:t>for the hands</w:t>
        </w:r>
      </w:ins>
      <w:ins w:id="5179" w:author="Arthur Parmentier" w:date="2020-06-03T18:58:00Z">
        <w:r w:rsidR="00221FBD" w:rsidRPr="007C437A">
          <w:t xml:space="preserve"> </w:t>
        </w:r>
      </w:ins>
      <w:ins w:id="5180" w:author="Arthur Parmentier" w:date="2020-06-03T18:08:00Z">
        <w:r w:rsidRPr="007C437A">
          <w:t>that I could integrate into Ma</w:t>
        </w:r>
      </w:ins>
      <w:ins w:id="5181" w:author="Arthur Parmentier" w:date="2020-06-03T18:57:00Z">
        <w:r w:rsidR="00221FBD" w:rsidRPr="007C437A">
          <w:t>x</w:t>
        </w:r>
      </w:ins>
      <w:ins w:id="5182" w:author="Arthur Parmentier" w:date="2020-06-03T19:00:00Z">
        <w:r w:rsidR="00221FBD" w:rsidRPr="007C437A">
          <w:t>.</w:t>
        </w:r>
        <w:r w:rsidR="00221FBD" w:rsidRPr="007C437A">
          <w:rPr>
            <w:rStyle w:val="Appelnotedebasdep"/>
          </w:rPr>
          <w:footnoteReference w:id="59"/>
        </w:r>
      </w:ins>
    </w:p>
    <w:p w:rsidR="004020A1" w:rsidRPr="007C437A" w:rsidRDefault="00221FBD" w:rsidP="00F304EE">
      <w:pPr>
        <w:rPr>
          <w:ins w:id="5192" w:author="Arthur Parmentier" w:date="2020-06-03T19:04:00Z"/>
        </w:rPr>
      </w:pPr>
      <w:ins w:id="5193" w:author="Arthur Parmentier" w:date="2020-06-03T19:02:00Z">
        <w:r w:rsidRPr="007C437A">
          <w:t>Instead, a variety of dedicated hardware wa</w:t>
        </w:r>
      </w:ins>
      <w:ins w:id="5194" w:author="Arthur Parmentier" w:date="2020-06-03T19:03:00Z">
        <w:r w:rsidRPr="007C437A">
          <w:t xml:space="preserve">s already available on the market with three major </w:t>
        </w:r>
      </w:ins>
      <w:ins w:id="5195" w:author="Arthur Parmentier" w:date="2020-06-03T19:04:00Z">
        <w:r w:rsidRPr="007C437A">
          <w:t>technologies:</w:t>
        </w:r>
      </w:ins>
    </w:p>
    <w:p w:rsidR="00221FBD" w:rsidRPr="007C437A" w:rsidRDefault="00221FBD" w:rsidP="00221FBD">
      <w:pPr>
        <w:pStyle w:val="Paragraphedeliste"/>
        <w:numPr>
          <w:ilvl w:val="0"/>
          <w:numId w:val="40"/>
        </w:numPr>
        <w:rPr>
          <w:ins w:id="5196" w:author="Arthur Parmentier" w:date="2020-06-03T19:04:00Z"/>
        </w:rPr>
      </w:pPr>
      <w:ins w:id="5197" w:author="Arthur Parmentier" w:date="2020-06-03T19:04:00Z">
        <w:r w:rsidRPr="007C437A">
          <w:t>Marker based gloves</w:t>
        </w:r>
      </w:ins>
    </w:p>
    <w:p w:rsidR="00221FBD" w:rsidRPr="007C437A" w:rsidRDefault="00221FBD" w:rsidP="00221FBD">
      <w:pPr>
        <w:pStyle w:val="Paragraphedeliste"/>
        <w:numPr>
          <w:ilvl w:val="0"/>
          <w:numId w:val="40"/>
        </w:numPr>
        <w:rPr>
          <w:ins w:id="5198" w:author="Arthur Parmentier" w:date="2020-06-03T19:04:00Z"/>
        </w:rPr>
      </w:pPr>
      <w:ins w:id="5199" w:author="Arthur Parmentier" w:date="2020-06-03T19:04:00Z">
        <w:r w:rsidRPr="007C437A">
          <w:t>Flex sensors</w:t>
        </w:r>
      </w:ins>
    </w:p>
    <w:p w:rsidR="00221FBD" w:rsidRPr="007C437A" w:rsidRDefault="00221FBD" w:rsidP="00221FBD">
      <w:pPr>
        <w:pStyle w:val="Paragraphedeliste"/>
        <w:numPr>
          <w:ilvl w:val="0"/>
          <w:numId w:val="40"/>
        </w:numPr>
        <w:rPr>
          <w:ins w:id="5200" w:author="Arthur Parmentier" w:date="2020-06-03T19:05:00Z"/>
        </w:rPr>
      </w:pPr>
      <w:ins w:id="5201" w:author="Arthur Parmentier" w:date="2020-06-03T19:04:00Z">
        <w:r w:rsidRPr="007C437A">
          <w:t>Inertial measurement units</w:t>
        </w:r>
      </w:ins>
      <w:ins w:id="5202" w:author="Arthur Parmentier" w:date="2020-06-03T19:05:00Z">
        <w:r w:rsidRPr="007C437A">
          <w:t>, typically using small magnetometers</w:t>
        </w:r>
      </w:ins>
    </w:p>
    <w:p w:rsidR="00E20C85" w:rsidRPr="007C437A" w:rsidRDefault="00221FBD" w:rsidP="00221FBD">
      <w:pPr>
        <w:rPr>
          <w:ins w:id="5203" w:author="Arthur Parmentier" w:date="2020-06-03T19:08:00Z"/>
        </w:rPr>
      </w:pPr>
      <w:ins w:id="5204" w:author="Arthur Parmentier" w:date="2020-06-03T19:05:00Z">
        <w:r w:rsidRPr="007C437A">
          <w:t>The prices of this equipment is quite expensive on the market, from 1000 chf to 5000+ chf</w:t>
        </w:r>
      </w:ins>
      <w:ins w:id="5205" w:author="Arthur Parmentier" w:date="2020-06-03T19:06:00Z">
        <w:r w:rsidRPr="007C437A">
          <w:t xml:space="preserve"> for most expensive models. </w:t>
        </w:r>
      </w:ins>
      <w:ins w:id="5206" w:author="Arthur Parmentier" w:date="2020-06-03T19:08:00Z">
        <w:r w:rsidR="00E20C85" w:rsidRPr="007C437A">
          <w:t xml:space="preserve">The cheapest models suffer from important </w:t>
        </w:r>
      </w:ins>
      <w:ins w:id="5207" w:author="Arthur Parmentier" w:date="2020-06-03T19:32:00Z">
        <w:r w:rsidR="00B34D15" w:rsidRPr="007C437A">
          <w:t>shortcomings</w:t>
        </w:r>
      </w:ins>
      <w:ins w:id="5208" w:author="Arthur Parmentier" w:date="2020-06-03T19:08:00Z">
        <w:r w:rsidR="00E20C85" w:rsidRPr="007C437A">
          <w:t>:</w:t>
        </w:r>
      </w:ins>
    </w:p>
    <w:p w:rsidR="00221FBD" w:rsidRPr="007C437A" w:rsidRDefault="00221FBD" w:rsidP="00E20C85">
      <w:pPr>
        <w:pStyle w:val="Paragraphedeliste"/>
        <w:numPr>
          <w:ilvl w:val="0"/>
          <w:numId w:val="40"/>
        </w:numPr>
        <w:rPr>
          <w:ins w:id="5209" w:author="Arthur Parmentier" w:date="2020-06-03T19:08:00Z"/>
        </w:rPr>
      </w:pPr>
      <w:ins w:id="5210" w:author="Arthur Parmentier" w:date="2020-06-03T19:06:00Z">
        <w:r w:rsidRPr="007C437A">
          <w:t xml:space="preserve">IMUs are reported to drift when magnetic fields are present </w:t>
        </w:r>
      </w:ins>
      <w:ins w:id="5211" w:author="Arthur Parmentier" w:date="2020-06-03T19:07:00Z">
        <w:r w:rsidRPr="007C437A">
          <w:t>around the gloves, preventing a close use of computers, cellphones</w:t>
        </w:r>
        <w:r w:rsidR="00E20C85" w:rsidRPr="007C437A">
          <w:t xml:space="preserve"> and other electronic devices</w:t>
        </w:r>
        <w:r w:rsidRPr="007C437A">
          <w:t xml:space="preserve"> nearby.</w:t>
        </w:r>
      </w:ins>
    </w:p>
    <w:p w:rsidR="00E20C85" w:rsidRPr="007C437A" w:rsidRDefault="00E20C85" w:rsidP="00E20C85">
      <w:pPr>
        <w:pStyle w:val="Paragraphedeliste"/>
        <w:numPr>
          <w:ilvl w:val="0"/>
          <w:numId w:val="40"/>
        </w:numPr>
        <w:rPr>
          <w:ins w:id="5212" w:author="Arthur Parmentier" w:date="2020-06-03T19:33:00Z"/>
        </w:rPr>
      </w:pPr>
      <w:ins w:id="5213" w:author="Arthur Parmentier" w:date="2020-06-03T19:08:00Z">
        <w:r w:rsidRPr="007C437A">
          <w:lastRenderedPageBreak/>
          <w:t>Flex sensors are only one dimensional</w:t>
        </w:r>
      </w:ins>
      <w:ins w:id="5214" w:author="Arthur Parmentier" w:date="2020-06-03T19:09:00Z">
        <w:r w:rsidRPr="007C437A">
          <w:t>. In the cheap</w:t>
        </w:r>
      </w:ins>
      <w:ins w:id="5215" w:author="Arthur Parmentier" w:date="2020-06-03T19:10:00Z">
        <w:r w:rsidRPr="007C437A">
          <w:t xml:space="preserve">est gloves, many important dimensions of the </w:t>
        </w:r>
      </w:ins>
      <w:ins w:id="5216" w:author="Arthur Parmentier" w:date="2020-06-03T19:33:00Z">
        <w:r w:rsidR="00277174" w:rsidRPr="007C437A">
          <w:t>fingers’</w:t>
        </w:r>
      </w:ins>
      <w:ins w:id="5217" w:author="Arthur Parmentier" w:date="2020-06-03T19:10:00Z">
        <w:r w:rsidRPr="007C437A">
          <w:t xml:space="preserve"> movements such as the </w:t>
        </w:r>
      </w:ins>
      <w:ins w:id="5218" w:author="Arthur Parmentier" w:date="2020-06-03T19:11:00Z">
        <w:r w:rsidRPr="007C437A">
          <w:t>phalangeal joint angles</w:t>
        </w:r>
      </w:ins>
      <w:ins w:id="5219" w:author="Arthur Parmentier" w:date="2020-06-03T19:12:00Z">
        <w:r w:rsidRPr="007C437A">
          <w:t xml:space="preserve"> or angles between two fingers are therefore not captured, whereas they are</w:t>
        </w:r>
      </w:ins>
      <w:ins w:id="5220" w:author="Arthur Parmentier" w:date="2020-06-03T19:13:00Z">
        <w:r w:rsidRPr="007C437A">
          <w:t xml:space="preserve"> often used in SP and other sign languages.</w:t>
        </w:r>
      </w:ins>
    </w:p>
    <w:p w:rsidR="00277174" w:rsidRPr="007C437A" w:rsidRDefault="00277174" w:rsidP="00E20C85">
      <w:pPr>
        <w:pStyle w:val="Paragraphedeliste"/>
        <w:numPr>
          <w:ilvl w:val="0"/>
          <w:numId w:val="40"/>
        </w:numPr>
        <w:rPr>
          <w:ins w:id="5221" w:author="Arthur Parmentier" w:date="2020-06-03T19:32:00Z"/>
        </w:rPr>
      </w:pPr>
      <w:ins w:id="5222" w:author="Arthur Parmentier" w:date="2020-06-03T19:33:00Z">
        <w:r w:rsidRPr="007C437A">
          <w:t xml:space="preserve">Some gloves are designed for specific </w:t>
        </w:r>
      </w:ins>
      <w:ins w:id="5223" w:author="Arthur Parmentier" w:date="2020-06-03T19:34:00Z">
        <w:r w:rsidRPr="007C437A">
          <w:t>software</w:t>
        </w:r>
      </w:ins>
      <w:ins w:id="5224" w:author="Arthur Parmentier" w:date="2020-06-03T19:33:00Z">
        <w:r w:rsidRPr="007C437A">
          <w:t xml:space="preserve"> such as U</w:t>
        </w:r>
      </w:ins>
      <w:ins w:id="5225" w:author="Arthur Parmentier" w:date="2020-06-03T19:34:00Z">
        <w:r w:rsidRPr="007C437A">
          <w:t>nity and may not integrate with Max easily.</w:t>
        </w:r>
      </w:ins>
    </w:p>
    <w:p w:rsidR="00277174" w:rsidRPr="007C437A" w:rsidRDefault="00277174" w:rsidP="00277174">
      <w:pPr>
        <w:rPr>
          <w:ins w:id="5226" w:author="Arthur Parmentier" w:date="2020-06-03T19:37:00Z"/>
        </w:rPr>
      </w:pPr>
      <w:ins w:id="5227" w:author="Arthur Parmentier" w:date="2020-06-03T19:34:00Z">
        <w:r w:rsidRPr="007C437A">
          <w:t xml:space="preserve">While most expensive gloves </w:t>
        </w:r>
      </w:ins>
      <w:ins w:id="5228" w:author="Arthur Parmentier" w:date="2020-06-03T19:35:00Z">
        <w:r w:rsidRPr="007C437A">
          <w:t xml:space="preserve">often provide solutions to these problems, I decided to start with the IMU based Hi5 gloves from Noitom, which is one of the cheapest one available on the market </w:t>
        </w:r>
      </w:ins>
      <w:ins w:id="5229" w:author="Arthur Parmentier" w:date="2020-06-03T19:36:00Z">
        <w:r w:rsidRPr="007C437A">
          <w:t xml:space="preserve">(1000 chf approx.) </w:t>
        </w:r>
      </w:ins>
      <w:ins w:id="5230" w:author="Arthur Parmentier" w:date="2020-06-03T19:35:00Z">
        <w:r w:rsidRPr="007C437A">
          <w:t>which</w:t>
        </w:r>
      </w:ins>
      <w:ins w:id="5231" w:author="Arthur Parmentier" w:date="2020-06-03T19:36:00Z">
        <w:r w:rsidRPr="007C437A">
          <w:t xml:space="preserve"> provides a Unity and C++ SDK. </w:t>
        </w:r>
      </w:ins>
    </w:p>
    <w:p w:rsidR="00277174" w:rsidRPr="007C437A" w:rsidRDefault="00277174" w:rsidP="00277174">
      <w:pPr>
        <w:rPr>
          <w:ins w:id="5232" w:author="Arthur Parmentier" w:date="2020-06-03T19:39:00Z"/>
        </w:rPr>
      </w:pPr>
      <w:ins w:id="5233" w:author="Arthur Parmentier" w:date="2020-06-03T19:38:00Z">
        <w:r w:rsidRPr="007C437A">
          <w:t xml:space="preserve">However, at the time of this report (early June), I have still been unable to test the gloves with Max. </w:t>
        </w:r>
      </w:ins>
      <w:ins w:id="5234" w:author="Arthur Parmentier" w:date="2020-06-03T19:39:00Z">
        <w:r w:rsidRPr="007C437A">
          <w:t xml:space="preserve">I have made </w:t>
        </w:r>
      </w:ins>
      <w:ins w:id="5235" w:author="Arthur Parmentier" w:date="2020-06-03T19:58:00Z">
        <w:r w:rsidR="004B4499" w:rsidRPr="007C437A">
          <w:t>two</w:t>
        </w:r>
      </w:ins>
      <w:ins w:id="5236" w:author="Arthur Parmentier" w:date="2020-06-03T19:39:00Z">
        <w:r w:rsidRPr="007C437A">
          <w:t xml:space="preserve"> mistakes during the conducting of the project:</w:t>
        </w:r>
      </w:ins>
    </w:p>
    <w:p w:rsidR="00277174" w:rsidRPr="007C437A" w:rsidRDefault="004B4499" w:rsidP="00277174">
      <w:pPr>
        <w:pStyle w:val="Paragraphedeliste"/>
        <w:numPr>
          <w:ilvl w:val="0"/>
          <w:numId w:val="40"/>
        </w:numPr>
        <w:rPr>
          <w:ins w:id="5237" w:author="Arthur Parmentier" w:date="2020-06-03T19:52:00Z"/>
        </w:rPr>
      </w:pPr>
      <w:ins w:id="5238" w:author="Arthur Parmentier" w:date="2020-06-03T19:56:00Z">
        <w:r w:rsidRPr="007C437A">
          <w:t>Before buying the gloves, I</w:t>
        </w:r>
      </w:ins>
      <w:ins w:id="5239" w:author="Arthur Parmentier" w:date="2020-06-03T19:43:00Z">
        <w:r w:rsidR="00882698" w:rsidRPr="007C437A">
          <w:t xml:space="preserve"> had not realized that the gloves</w:t>
        </w:r>
      </w:ins>
      <w:ins w:id="5240" w:author="Arthur Parmentier" w:date="2020-06-03T19:45:00Z">
        <w:r w:rsidR="00882698" w:rsidRPr="007C437A">
          <w:t xml:space="preserve"> connection with the Vive trackers was</w:t>
        </w:r>
      </w:ins>
      <w:ins w:id="5241" w:author="Arthur Parmentier" w:date="2020-06-03T19:46:00Z">
        <w:r w:rsidR="00882698" w:rsidRPr="007C437A">
          <w:t xml:space="preserve"> not only a feature as they are marketed on their website and documentation but that the Vive trackers were also necessary for using the gloves directly with the provided Unity plugin.</w:t>
        </w:r>
      </w:ins>
      <w:ins w:id="5242" w:author="Arthur Parmentier" w:date="2020-06-03T19:48:00Z">
        <w:r w:rsidR="00882698" w:rsidRPr="007C437A">
          <w:t xml:space="preserve"> In fact, the connection </w:t>
        </w:r>
      </w:ins>
      <w:ins w:id="5243" w:author="Arthur Parmentier" w:date="2020-06-03T19:49:00Z">
        <w:r w:rsidR="00882698" w:rsidRPr="007C437A">
          <w:t xml:space="preserve">with </w:t>
        </w:r>
      </w:ins>
      <w:ins w:id="5244" w:author="Arthur Parmentier" w:date="2020-06-03T19:48:00Z">
        <w:r w:rsidR="00882698" w:rsidRPr="007C437A">
          <w:t xml:space="preserve">positional tracking </w:t>
        </w:r>
      </w:ins>
      <w:ins w:id="5245" w:author="Arthur Parmentier" w:date="2020-06-03T19:49:00Z">
        <w:r w:rsidR="00882698" w:rsidRPr="007C437A">
          <w:t xml:space="preserve">devices </w:t>
        </w:r>
      </w:ins>
      <w:ins w:id="5246" w:author="Arthur Parmentier" w:date="2020-06-03T19:48:00Z">
        <w:r w:rsidR="00882698" w:rsidRPr="007C437A">
          <w:t xml:space="preserve">was not </w:t>
        </w:r>
      </w:ins>
      <w:ins w:id="5247" w:author="Arthur Parmentier" w:date="2020-06-03T19:49:00Z">
        <w:r w:rsidR="00882698" w:rsidRPr="007C437A">
          <w:t>explicitly documented as a requirement for the Unity Plugin in their documentation</w:t>
        </w:r>
      </w:ins>
      <w:ins w:id="5248" w:author="Arthur Parmentier" w:date="2020-06-03T19:50:00Z">
        <w:r w:rsidR="00882698" w:rsidRPr="007C437A">
          <w:t xml:space="preserve">. We </w:t>
        </w:r>
      </w:ins>
      <w:ins w:id="5249" w:author="Arthur Parmentier" w:date="2020-06-03T19:51:00Z">
        <w:r w:rsidR="00882698" w:rsidRPr="007C437A">
          <w:t xml:space="preserve">could therefore not use the gloves on the fly with the provided scene and </w:t>
        </w:r>
      </w:ins>
      <w:ins w:id="5250" w:author="Arthur Parmentier" w:date="2020-06-03T19:52:00Z">
        <w:r w:rsidR="00882698" w:rsidRPr="007C437A">
          <w:t>needed</w:t>
        </w:r>
      </w:ins>
      <w:ins w:id="5251" w:author="Arthur Parmentier" w:date="2020-06-03T19:51:00Z">
        <w:r w:rsidR="00882698" w:rsidRPr="007C437A">
          <w:t xml:space="preserve"> additional scripting using the SDK.</w:t>
        </w:r>
      </w:ins>
      <w:ins w:id="5252" w:author="Arthur Parmentier" w:date="2020-06-03T19:44:00Z">
        <w:r w:rsidR="00882698" w:rsidRPr="007C437A">
          <w:t xml:space="preserve"> </w:t>
        </w:r>
      </w:ins>
    </w:p>
    <w:p w:rsidR="003F7478" w:rsidRPr="007C437A" w:rsidRDefault="004B4499" w:rsidP="00277174">
      <w:pPr>
        <w:pStyle w:val="Paragraphedeliste"/>
        <w:numPr>
          <w:ilvl w:val="0"/>
          <w:numId w:val="40"/>
        </w:numPr>
        <w:rPr>
          <w:ins w:id="5253" w:author="Arthur Parmentier" w:date="2020-06-03T19:58:00Z"/>
        </w:rPr>
      </w:pPr>
      <w:ins w:id="5254" w:author="Arthur Parmentier" w:date="2020-06-03T19:56:00Z">
        <w:r w:rsidRPr="007C437A">
          <w:t xml:space="preserve">I had been late on testing the gloves and identifying that issue. Although it made sense to me </w:t>
        </w:r>
      </w:ins>
      <w:ins w:id="5255" w:author="Arthur Parmentier" w:date="2020-06-03T19:57:00Z">
        <w:r w:rsidRPr="007C437A">
          <w:t>to start by building all the core mechanisms of the tool and pipeline before integrating the gloves, it was a mistake not to test them ea</w:t>
        </w:r>
      </w:ins>
      <w:ins w:id="5256" w:author="Arthur Parmentier" w:date="2020-06-03T19:58:00Z">
        <w:r w:rsidRPr="007C437A">
          <w:t>rlier, so that I could have figured out this issue at early stages.</w:t>
        </w:r>
      </w:ins>
    </w:p>
    <w:p w:rsidR="004B4499" w:rsidRPr="007C437A" w:rsidRDefault="004B4499" w:rsidP="004B4499">
      <w:pPr>
        <w:rPr>
          <w:ins w:id="5257" w:author="Arthur Parmentier" w:date="2020-06-03T20:03:00Z"/>
        </w:rPr>
      </w:pPr>
      <w:ins w:id="5258" w:author="Arthur Parmentier" w:date="2020-06-03T19:59:00Z">
        <w:r w:rsidRPr="007C437A">
          <w:t>The EM+ lab offer</w:t>
        </w:r>
      </w:ins>
      <w:ins w:id="5259" w:author="Arthur Parmentier" w:date="2020-06-03T20:00:00Z">
        <w:r w:rsidRPr="007C437A">
          <w:t xml:space="preserve">ed me support to </w:t>
        </w:r>
      </w:ins>
      <w:ins w:id="5260" w:author="Arthur Parmentier" w:date="2020-06-03T20:03:00Z">
        <w:r w:rsidRPr="007C437A">
          <w:t>build</w:t>
        </w:r>
      </w:ins>
      <w:ins w:id="5261" w:author="Arthur Parmentier" w:date="2020-06-03T20:00:00Z">
        <w:r w:rsidRPr="007C437A">
          <w:t xml:space="preserve"> a dedicated object in Max </w:t>
        </w:r>
      </w:ins>
      <w:ins w:id="5262" w:author="Arthur Parmentier" w:date="2020-06-03T20:03:00Z">
        <w:r w:rsidRPr="007C437A">
          <w:t xml:space="preserve">for </w:t>
        </w:r>
      </w:ins>
      <w:ins w:id="5263" w:author="Arthur Parmentier" w:date="2020-06-03T20:00:00Z">
        <w:r w:rsidRPr="007C437A">
          <w:t>receiv</w:t>
        </w:r>
      </w:ins>
      <w:ins w:id="5264" w:author="Arthur Parmentier" w:date="2020-06-03T20:03:00Z">
        <w:r w:rsidRPr="007C437A">
          <w:t>ing</w:t>
        </w:r>
      </w:ins>
      <w:ins w:id="5265" w:author="Arthur Parmentier" w:date="2020-06-03T20:00:00Z">
        <w:r w:rsidRPr="007C437A">
          <w:t xml:space="preserve"> the gloves data. The first experiments with the C++ SDK were good but unfortunately</w:t>
        </w:r>
      </w:ins>
      <w:ins w:id="5266" w:author="Arthur Parmentier" w:date="2020-06-03T20:01:00Z">
        <w:r w:rsidRPr="007C437A">
          <w:t xml:space="preserve">, </w:t>
        </w:r>
      </w:ins>
      <w:ins w:id="5267" w:author="Arthur Parmentier" w:date="2020-06-03T20:02:00Z">
        <w:r w:rsidRPr="007C437A">
          <w:t>the difficult schedule of that semester did not yet allow us to go further.</w:t>
        </w:r>
      </w:ins>
    </w:p>
    <w:p w:rsidR="004B4499" w:rsidRPr="007C437A" w:rsidRDefault="004B4499">
      <w:pPr>
        <w:pStyle w:val="Titre5"/>
        <w:rPr>
          <w:ins w:id="5268" w:author="Arthur Parmentier" w:date="2020-05-21T15:08:00Z"/>
          <w:rPrChange w:id="5269" w:author="Arthur Parmentier" w:date="2020-06-07T15:27:00Z">
            <w:rPr>
              <w:ins w:id="5270" w:author="Arthur Parmentier" w:date="2020-05-21T15:08:00Z"/>
            </w:rPr>
          </w:rPrChange>
        </w:rPr>
        <w:pPrChange w:id="5271" w:author="Arthur Parmentier" w:date="2020-06-03T20:03:00Z">
          <w:pPr/>
        </w:pPrChange>
      </w:pPr>
      <w:ins w:id="5272" w:author="Arthur Parmentier" w:date="2020-06-03T20:03:00Z">
        <w:r w:rsidRPr="007C437A">
          <w:rPr>
            <w:rPrChange w:id="5273" w:author="Arthur Parmentier" w:date="2020-06-07T15:27:00Z">
              <w:rPr/>
            </w:rPrChange>
          </w:rPr>
          <w:t>HandPose</w:t>
        </w:r>
      </w:ins>
    </w:p>
    <w:p w:rsidR="00C46A73" w:rsidRPr="007C437A" w:rsidRDefault="00F64405" w:rsidP="00F304EE">
      <w:pPr>
        <w:rPr>
          <w:ins w:id="5274" w:author="Arthur Parmentier" w:date="2020-06-03T20:17:00Z"/>
        </w:rPr>
      </w:pPr>
      <w:ins w:id="5275" w:author="Arthur Parmentier" w:date="2020-06-03T20:19:00Z">
        <w:r w:rsidRPr="007C437A">
          <w:t>A</w:t>
        </w:r>
      </w:ins>
      <w:ins w:id="5276" w:author="Arthur Parmentier" w:date="2020-06-03T20:05:00Z">
        <w:r w:rsidR="002E54F7" w:rsidRPr="007C437A">
          <w:t>round</w:t>
        </w:r>
      </w:ins>
      <w:ins w:id="5277" w:author="Arthur Parmentier" w:date="2020-06-03T20:03:00Z">
        <w:r w:rsidR="004B4499" w:rsidRPr="007C437A">
          <w:t xml:space="preserve"> mid-</w:t>
        </w:r>
      </w:ins>
      <w:ins w:id="5278" w:author="Arthur Parmentier" w:date="2020-06-03T20:07:00Z">
        <w:r w:rsidR="009C5B97" w:rsidRPr="007C437A">
          <w:t>M</w:t>
        </w:r>
      </w:ins>
      <w:ins w:id="5279" w:author="Arthur Parmentier" w:date="2020-06-03T20:03:00Z">
        <w:r w:rsidR="004B4499" w:rsidRPr="007C437A">
          <w:t>arch, Tensorflow released the new HandPose model</w:t>
        </w:r>
      </w:ins>
      <w:ins w:id="5280" w:author="Arthur Parmentier" w:date="2020-06-03T20:04:00Z">
        <w:r w:rsidR="004B4499" w:rsidRPr="007C437A">
          <w:rPr>
            <w:rStyle w:val="Appelnotedebasdep"/>
          </w:rPr>
          <w:footnoteReference w:id="60"/>
        </w:r>
      </w:ins>
      <w:ins w:id="5283" w:author="Arthur Parmentier" w:date="2020-06-03T20:03:00Z">
        <w:r w:rsidR="004B4499" w:rsidRPr="007C437A">
          <w:t>.</w:t>
        </w:r>
      </w:ins>
      <w:ins w:id="5284" w:author="Arthur Parmentier" w:date="2020-06-03T20:05:00Z">
        <w:r w:rsidR="009C5B97" w:rsidRPr="007C437A">
          <w:t xml:space="preserve"> I first heard about it from within the Max community</w:t>
        </w:r>
      </w:ins>
      <w:ins w:id="5285" w:author="Arthur Parmentier" w:date="2020-06-03T20:06:00Z">
        <w:r w:rsidR="009C5B97" w:rsidRPr="007C437A">
          <w:t>, when a first wrap of HandPose into an Electron se</w:t>
        </w:r>
      </w:ins>
      <w:ins w:id="5286" w:author="Arthur Parmentier" w:date="2020-06-03T20:08:00Z">
        <w:r w:rsidR="003D6C76" w:rsidRPr="007C437A">
          <w:t>r</w:t>
        </w:r>
      </w:ins>
      <w:ins w:id="5287" w:author="Arthur Parmentier" w:date="2020-06-03T20:06:00Z">
        <w:r w:rsidR="009C5B97" w:rsidRPr="007C437A">
          <w:t xml:space="preserve">ver (just like PoseNet) was shared on </w:t>
        </w:r>
      </w:ins>
      <w:ins w:id="5288" w:author="Arthur Parmentier" w:date="2020-06-03T20:07:00Z">
        <w:r w:rsidR="009C5B97" w:rsidRPr="007C437A">
          <w:t xml:space="preserve">github </w:t>
        </w:r>
      </w:ins>
      <w:ins w:id="5289" w:author="Arthur Parmentier" w:date="2020-06-03T20:09:00Z">
        <w:r w:rsidR="003D6C76" w:rsidRPr="007C437A">
          <w:t xml:space="preserve">late </w:t>
        </w:r>
      </w:ins>
      <w:ins w:id="5290" w:author="Arthur Parmentier" w:date="2020-06-03T20:07:00Z">
        <w:r w:rsidR="009C5B97" w:rsidRPr="007C437A">
          <w:t>May</w:t>
        </w:r>
      </w:ins>
      <w:ins w:id="5291" w:author="Arthur Parmentier" w:date="2020-06-03T20:08:00Z">
        <w:r w:rsidR="003D6C76" w:rsidRPr="007C437A">
          <w:rPr>
            <w:rStyle w:val="Appelnotedebasdep"/>
          </w:rPr>
          <w:footnoteReference w:id="61"/>
        </w:r>
      </w:ins>
      <w:ins w:id="5294" w:author="Arthur Parmentier" w:date="2020-06-03T20:07:00Z">
        <w:r w:rsidR="009C5B97" w:rsidRPr="007C437A">
          <w:t>.</w:t>
        </w:r>
        <w:r w:rsidR="003D6C76" w:rsidRPr="007C437A">
          <w:t xml:space="preserve"> In the following days, I contributed to designing an interface within Max that made the out</w:t>
        </w:r>
      </w:ins>
      <w:ins w:id="5295" w:author="Arthur Parmentier" w:date="2020-06-03T20:08:00Z">
        <w:r w:rsidR="003D6C76" w:rsidRPr="007C437A">
          <w:t>put of the model accessible to the user</w:t>
        </w:r>
      </w:ins>
      <w:ins w:id="5296" w:author="Arthur Parmentier" w:date="2020-06-03T20:14:00Z">
        <w:r w:rsidR="00373B55" w:rsidRPr="007C437A">
          <w:t xml:space="preserve"> (</w:t>
        </w:r>
        <w:r w:rsidR="00373B55" w:rsidRPr="007C437A">
          <w:rPr>
            <w:rPrChange w:id="5297" w:author="Arthur Parmentier" w:date="2020-06-07T15:27:00Z">
              <w:rPr/>
            </w:rPrChange>
          </w:rPr>
          <w:fldChar w:fldCharType="begin"/>
        </w:r>
        <w:r w:rsidR="00373B55" w:rsidRPr="007C437A">
          <w:instrText xml:space="preserve"> REF _Ref42107678 \h </w:instrText>
        </w:r>
      </w:ins>
      <w:r w:rsidR="00373B55" w:rsidRPr="007C437A">
        <w:rPr>
          <w:rPrChange w:id="5298" w:author="Arthur Parmentier" w:date="2020-06-07T15:27:00Z">
            <w:rPr/>
          </w:rPrChange>
        </w:rPr>
      </w:r>
      <w:r w:rsidR="00373B55" w:rsidRPr="007C437A">
        <w:rPr>
          <w:rPrChange w:id="5299" w:author="Arthur Parmentier" w:date="2020-06-07T15:27:00Z">
            <w:rPr/>
          </w:rPrChange>
        </w:rPr>
        <w:fldChar w:fldCharType="separate"/>
      </w:r>
      <w:ins w:id="5300" w:author="Arthur Parmentier" w:date="2020-06-03T20:14:00Z">
        <w:r w:rsidR="00373B55" w:rsidRPr="007C437A">
          <w:t xml:space="preserve">Figure </w:t>
        </w:r>
        <w:r w:rsidR="00373B55" w:rsidRPr="007C437A">
          <w:rPr>
            <w:rPrChange w:id="5301" w:author="Arthur Parmentier" w:date="2020-06-07T15:27:00Z">
              <w:rPr>
                <w:noProof/>
              </w:rPr>
            </w:rPrChange>
          </w:rPr>
          <w:t>4</w:t>
        </w:r>
        <w:r w:rsidR="00373B55" w:rsidRPr="007C437A">
          <w:rPr>
            <w:rPrChange w:id="5302" w:author="Arthur Parmentier" w:date="2020-06-07T15:27:00Z">
              <w:rPr/>
            </w:rPrChange>
          </w:rPr>
          <w:fldChar w:fldCharType="end"/>
        </w:r>
        <w:r w:rsidR="00373B55" w:rsidRPr="007C437A">
          <w:t>).</w:t>
        </w:r>
      </w:ins>
    </w:p>
    <w:p w:rsidR="00254700" w:rsidRPr="007C437A" w:rsidRDefault="00F64405" w:rsidP="00F304EE">
      <w:pPr>
        <w:rPr>
          <w:ins w:id="5303" w:author="Arthur Parmentier" w:date="2020-06-03T20:18:00Z"/>
        </w:rPr>
      </w:pPr>
      <w:ins w:id="5304" w:author="Arthur Parmentier" w:date="2020-06-03T20:19:00Z">
        <w:r w:rsidRPr="007C437A">
          <w:t>While</w:t>
        </w:r>
      </w:ins>
      <w:ins w:id="5305" w:author="Arthur Parmentier" w:date="2020-06-03T20:17:00Z">
        <w:r w:rsidRPr="007C437A">
          <w:t xml:space="preserve"> I was stuck with the Hi5 gloves, HandPose provided me an easy and light way to </w:t>
        </w:r>
      </w:ins>
      <w:ins w:id="5306" w:author="Arthur Parmentier" w:date="2020-06-03T20:18:00Z">
        <w:r w:rsidRPr="007C437A">
          <w:t>test the multi-input pipeline and the combination of the two scales or recognition inside Max.</w:t>
        </w:r>
      </w:ins>
      <w:ins w:id="5307" w:author="Arthur Parmentier" w:date="2020-06-03T21:35:00Z">
        <w:r w:rsidR="00F91D42" w:rsidRPr="007C437A">
          <w:t xml:space="preserve"> An introduction to HandPose inside my recognition tool is shown in my </w:t>
        </w:r>
      </w:ins>
      <w:ins w:id="5308" w:author="Arthur Parmentier" w:date="2020-06-03T21:36:00Z">
        <w:r w:rsidR="00F91D42" w:rsidRPr="007C437A">
          <w:rPr>
            <w:rPrChange w:id="5309" w:author="Arthur Parmentier" w:date="2020-06-07T15:27:00Z">
              <w:rPr/>
            </w:rPrChange>
          </w:rPr>
          <w:fldChar w:fldCharType="begin"/>
        </w:r>
        <w:r w:rsidR="00F91D42" w:rsidRPr="007C437A">
          <w:instrText xml:space="preserve"> HYPERLINK "https://www.youtube.com/watch?v=rKD5BMaHmI8" </w:instrText>
        </w:r>
        <w:r w:rsidR="00F91D42" w:rsidRPr="007C437A">
          <w:rPr>
            <w:rPrChange w:id="5310" w:author="Arthur Parmentier" w:date="2020-06-07T15:27:00Z">
              <w:rPr/>
            </w:rPrChange>
          </w:rPr>
          <w:fldChar w:fldCharType="separate"/>
        </w:r>
        <w:r w:rsidR="00F91D42" w:rsidRPr="007C437A">
          <w:rPr>
            <w:rStyle w:val="Lienhypertexte"/>
          </w:rPr>
          <w:t>fourth demo video</w:t>
        </w:r>
        <w:r w:rsidR="00F91D42" w:rsidRPr="007C437A">
          <w:rPr>
            <w:rPrChange w:id="5311" w:author="Arthur Parmentier" w:date="2020-06-07T15:27:00Z">
              <w:rPr/>
            </w:rPrChange>
          </w:rPr>
          <w:fldChar w:fldCharType="end"/>
        </w:r>
      </w:ins>
      <w:ins w:id="5312" w:author="Arthur Parmentier" w:date="2020-06-03T21:35:00Z">
        <w:r w:rsidR="00F91D42" w:rsidRPr="007C437A">
          <w:t>.</w:t>
        </w:r>
      </w:ins>
    </w:p>
    <w:p w:rsidR="00F64405" w:rsidRPr="007C437A" w:rsidRDefault="00DB2BB8" w:rsidP="00F304EE">
      <w:pPr>
        <w:rPr>
          <w:ins w:id="5313" w:author="Arthur Parmentier" w:date="2020-06-03T20:20:00Z"/>
        </w:rPr>
      </w:pPr>
      <w:ins w:id="5314" w:author="Arthur Parmentier" w:date="2020-06-03T20:19:00Z">
        <w:r w:rsidRPr="007C437A">
          <w:t xml:space="preserve">HandPose properties are very similar to PoseNet, hence it runs in a similar </w:t>
        </w:r>
      </w:ins>
      <w:ins w:id="5315" w:author="Arthur Parmentier" w:date="2020-06-03T20:20:00Z">
        <w:r w:rsidRPr="007C437A">
          <w:t>Electron node.js server, also has several performance settings and joints that can be selected by the user as features for the classification model.</w:t>
        </w:r>
      </w:ins>
    </w:p>
    <w:p w:rsidR="00DB2BB8" w:rsidRPr="007C437A" w:rsidRDefault="00DB2BB8" w:rsidP="00F304EE">
      <w:pPr>
        <w:rPr>
          <w:ins w:id="5316" w:author="Arthur Parmentier" w:date="2020-06-03T20:09:00Z"/>
        </w:rPr>
      </w:pPr>
      <w:ins w:id="5317" w:author="Arthur Parmentier" w:date="2020-06-03T20:20:00Z">
        <w:r w:rsidRPr="007C437A">
          <w:lastRenderedPageBreak/>
          <w:t xml:space="preserve">Contrary </w:t>
        </w:r>
      </w:ins>
      <w:ins w:id="5318" w:author="Arthur Parmentier" w:date="2020-06-03T20:21:00Z">
        <w:r w:rsidRPr="007C437A">
          <w:t xml:space="preserve">to PoseNet, HandPose models the hand in 3D. However, it cannot yet recognize two hands at the same time, although there are good reasons to believe that this will be implemented </w:t>
        </w:r>
      </w:ins>
      <w:ins w:id="5319" w:author="Arthur Parmentier" w:date="2020-06-03T20:23:00Z">
        <w:r w:rsidR="005634B9" w:rsidRPr="007C437A">
          <w:t>soon</w:t>
        </w:r>
      </w:ins>
      <w:ins w:id="5320" w:author="Arthur Parmentier" w:date="2020-06-03T20:21:00Z">
        <w:r w:rsidRPr="007C437A">
          <w:t>.</w:t>
        </w:r>
      </w:ins>
      <w:ins w:id="5321" w:author="Arthur Parmentier" w:date="2020-06-03T20:22:00Z">
        <w:r w:rsidRPr="007C437A">
          <w:rPr>
            <w:rStyle w:val="Appelnotedebasdep"/>
          </w:rPr>
          <w:footnoteReference w:id="62"/>
        </w:r>
      </w:ins>
    </w:p>
    <w:p w:rsidR="00373B55" w:rsidRPr="007C437A" w:rsidRDefault="00373B55">
      <w:pPr>
        <w:keepNext/>
        <w:rPr>
          <w:ins w:id="5324" w:author="Arthur Parmentier" w:date="2020-06-03T20:13:00Z"/>
        </w:rPr>
        <w:pPrChange w:id="5325" w:author="Arthur Parmentier" w:date="2020-06-03T20:13:00Z">
          <w:pPr/>
        </w:pPrChange>
      </w:pPr>
      <w:ins w:id="5326" w:author="Arthur Parmentier" w:date="2020-06-03T20:12:00Z">
        <w:r w:rsidRPr="007C437A">
          <w:rPr>
            <w:noProof/>
            <w:rPrChange w:id="5327" w:author="Arthur Parmentier" w:date="2020-06-07T15:27:00Z">
              <w:rPr>
                <w:noProof/>
              </w:rPr>
            </w:rPrChange>
          </w:rPr>
          <w:drawing>
            <wp:inline distT="0" distB="0" distL="0" distR="0">
              <wp:extent cx="6188710" cy="7133590"/>
              <wp:effectExtent l="0" t="0" r="254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andpose_input.PNG"/>
                      <pic:cNvPicPr/>
                    </pic:nvPicPr>
                    <pic:blipFill>
                      <a:blip r:embed="rId23">
                        <a:extLst>
                          <a:ext uri="{28A0092B-C50C-407E-A947-70E740481C1C}">
                            <a14:useLocalDpi xmlns:a14="http://schemas.microsoft.com/office/drawing/2010/main" val="0"/>
                          </a:ext>
                        </a:extLst>
                      </a:blip>
                      <a:stretch>
                        <a:fillRect/>
                      </a:stretch>
                    </pic:blipFill>
                    <pic:spPr>
                      <a:xfrm>
                        <a:off x="0" y="0"/>
                        <a:ext cx="6188710" cy="7133590"/>
                      </a:xfrm>
                      <a:prstGeom prst="rect">
                        <a:avLst/>
                      </a:prstGeom>
                    </pic:spPr>
                  </pic:pic>
                </a:graphicData>
              </a:graphic>
            </wp:inline>
          </w:drawing>
        </w:r>
      </w:ins>
    </w:p>
    <w:p w:rsidR="00373B55" w:rsidRPr="007C437A" w:rsidRDefault="00373B55">
      <w:pPr>
        <w:pStyle w:val="Lgende"/>
        <w:rPr>
          <w:ins w:id="5328" w:author="Arthur Parmentier" w:date="2020-05-20T20:03:00Z"/>
          <w:rPrChange w:id="5329" w:author="Arthur Parmentier" w:date="2020-06-07T15:27:00Z">
            <w:rPr>
              <w:ins w:id="5330" w:author="Arthur Parmentier" w:date="2020-05-20T20:03:00Z"/>
            </w:rPr>
          </w:rPrChange>
        </w:rPr>
        <w:pPrChange w:id="5331" w:author="Arthur Parmentier" w:date="2020-06-03T20:13:00Z">
          <w:pPr/>
        </w:pPrChange>
      </w:pPr>
      <w:bookmarkStart w:id="5332" w:name="_Ref42107678"/>
      <w:bookmarkStart w:id="5333" w:name="_Ref42107663"/>
      <w:ins w:id="5334" w:author="Arthur Parmentier" w:date="2020-06-03T20:13:00Z">
        <w:r w:rsidRPr="007C437A">
          <w:rPr>
            <w:rPrChange w:id="5335" w:author="Arthur Parmentier" w:date="2020-06-07T15:27:00Z">
              <w:rPr>
                <w:i/>
                <w:iCs/>
              </w:rPr>
            </w:rPrChange>
          </w:rPr>
          <w:t xml:space="preserve">Figure </w:t>
        </w:r>
        <w:r w:rsidRPr="007C437A">
          <w:rPr>
            <w:rPrChange w:id="5336" w:author="Arthur Parmentier" w:date="2020-06-07T15:27:00Z">
              <w:rPr>
                <w:i/>
                <w:iCs/>
              </w:rPr>
            </w:rPrChange>
          </w:rPr>
          <w:fldChar w:fldCharType="begin"/>
        </w:r>
        <w:r w:rsidRPr="007C437A">
          <w:rPr>
            <w:rPrChange w:id="5337" w:author="Arthur Parmentier" w:date="2020-06-07T15:27:00Z">
              <w:rPr>
                <w:i/>
                <w:iCs/>
              </w:rPr>
            </w:rPrChange>
          </w:rPr>
          <w:instrText xml:space="preserve"> SEQ Figure \* ARABIC </w:instrText>
        </w:r>
      </w:ins>
      <w:r w:rsidRPr="007C437A">
        <w:rPr>
          <w:rPrChange w:id="5338" w:author="Arthur Parmentier" w:date="2020-06-07T15:27:00Z">
            <w:rPr>
              <w:i/>
              <w:iCs/>
            </w:rPr>
          </w:rPrChange>
        </w:rPr>
        <w:fldChar w:fldCharType="separate"/>
      </w:r>
      <w:ins w:id="5339" w:author="Arthur Parmentier" w:date="2020-06-05T21:05:00Z">
        <w:r w:rsidR="001C2AA6" w:rsidRPr="007C437A">
          <w:rPr>
            <w:rPrChange w:id="5340" w:author="Arthur Parmentier" w:date="2020-06-07T15:27:00Z">
              <w:rPr>
                <w:i/>
                <w:iCs/>
                <w:noProof/>
              </w:rPr>
            </w:rPrChange>
          </w:rPr>
          <w:t>5</w:t>
        </w:r>
      </w:ins>
      <w:ins w:id="5341" w:author="Arthur Parmentier" w:date="2020-06-03T20:13:00Z">
        <w:r w:rsidRPr="007C437A">
          <w:rPr>
            <w:rPrChange w:id="5342" w:author="Arthur Parmentier" w:date="2020-06-07T15:27:00Z">
              <w:rPr>
                <w:i/>
                <w:iCs/>
              </w:rPr>
            </w:rPrChange>
          </w:rPr>
          <w:fldChar w:fldCharType="end"/>
        </w:r>
        <w:bookmarkEnd w:id="5332"/>
        <w:r w:rsidRPr="007C437A">
          <w:rPr>
            <w:rPrChange w:id="5343" w:author="Arthur Parmentier" w:date="2020-06-07T15:27:00Z">
              <w:rPr>
                <w:i/>
                <w:iCs/>
              </w:rPr>
            </w:rPrChange>
          </w:rPr>
          <w:t xml:space="preserve"> My re-worked HandPose port to max</w:t>
        </w:r>
      </w:ins>
      <w:bookmarkEnd w:id="5333"/>
    </w:p>
    <w:p w:rsidR="008362F0" w:rsidRPr="007C437A" w:rsidRDefault="008362F0" w:rsidP="008362F0">
      <w:pPr>
        <w:rPr>
          <w:ins w:id="5344" w:author="Arthur Parmentier" w:date="2020-06-03T21:25:00Z"/>
        </w:rPr>
      </w:pPr>
      <w:ins w:id="5345" w:author="Arthur Parmentier" w:date="2020-06-03T20:51:00Z">
        <w:r w:rsidRPr="007C437A">
          <w:lastRenderedPageBreak/>
          <w:t>In SP, signs that</w:t>
        </w:r>
      </w:ins>
      <w:ins w:id="5346" w:author="Arthur Parmentier" w:date="2020-06-03T20:52:00Z">
        <w:r w:rsidRPr="007C437A">
          <w:t xml:space="preserve"> are made of hand poses in can have two versions</w:t>
        </w:r>
      </w:ins>
      <w:ins w:id="5347" w:author="Arthur Parmentier" w:date="2020-06-03T20:53:00Z">
        <w:r w:rsidRPr="007C437A">
          <w:t xml:space="preserve">: two-handed and one-handed versions. </w:t>
        </w:r>
      </w:ins>
      <w:ins w:id="5348" w:author="Arthur Parmentier" w:date="2020-06-03T21:11:00Z">
        <w:r w:rsidR="005B413B" w:rsidRPr="007C437A">
          <w:t>While HandPose only allows for using one hand at the same time, the soundpainter can therefore use o</w:t>
        </w:r>
      </w:ins>
      <w:ins w:id="5349" w:author="Arthur Parmentier" w:date="2020-06-03T21:12:00Z">
        <w:r w:rsidR="005B413B" w:rsidRPr="007C437A">
          <w:t xml:space="preserve">nly one-handed signs with the recognition tool. Another possibility would be to the split the video input from the camera for the left and right side </w:t>
        </w:r>
      </w:ins>
      <w:ins w:id="5350" w:author="Arthur Parmentier" w:date="2020-06-03T21:13:00Z">
        <w:r w:rsidR="005B413B" w:rsidRPr="007C437A">
          <w:t>of the body (only one hand in each side) and running the model on both sides. This has not been tested by myself by would theoretically work without problem</w:t>
        </w:r>
      </w:ins>
      <w:ins w:id="5351" w:author="Arthur Parmentier" w:date="2020-06-03T21:14:00Z">
        <w:r w:rsidR="005B413B" w:rsidRPr="007C437A">
          <w:t xml:space="preserve"> if the user is able to do so.</w:t>
        </w:r>
      </w:ins>
    </w:p>
    <w:p w:rsidR="00EE5351" w:rsidRPr="007C437A" w:rsidRDefault="00F91D42">
      <w:pPr>
        <w:rPr>
          <w:ins w:id="5352" w:author="Arthur Parmentier" w:date="2020-06-03T20:49:00Z"/>
          <w:rPrChange w:id="5353" w:author="Arthur Parmentier" w:date="2020-06-07T15:27:00Z">
            <w:rPr>
              <w:ins w:id="5354" w:author="Arthur Parmentier" w:date="2020-06-03T20:49:00Z"/>
            </w:rPr>
          </w:rPrChange>
        </w:rPr>
        <w:pPrChange w:id="5355" w:author="Arthur Parmentier" w:date="2020-06-03T20:50:00Z">
          <w:pPr>
            <w:pStyle w:val="Titre4"/>
          </w:pPr>
        </w:pPrChange>
      </w:pPr>
      <w:ins w:id="5356" w:author="Arthur Parmentier" w:date="2020-06-03T21:34:00Z">
        <w:r w:rsidRPr="007C437A">
          <w:rPr>
            <w:rPrChange w:id="5357" w:author="Arthur Parmentier" w:date="2020-06-07T15:27:00Z">
              <w:rPr/>
            </w:rPrChange>
          </w:rPr>
          <w:t>Another</w:t>
        </w:r>
      </w:ins>
      <w:ins w:id="5358" w:author="Arthur Parmentier" w:date="2020-06-03T21:25:00Z">
        <w:r w:rsidR="00EE5351" w:rsidRPr="007C437A">
          <w:rPr>
            <w:rPrChange w:id="5359" w:author="Arthur Parmentier" w:date="2020-06-07T15:27:00Z">
              <w:rPr/>
            </w:rPrChange>
          </w:rPr>
          <w:t xml:space="preserve"> important constraint when using HandPose is that the model only </w:t>
        </w:r>
      </w:ins>
      <w:ins w:id="5360" w:author="Arthur Parmentier" w:date="2020-06-03T21:26:00Z">
        <w:r w:rsidR="00EE5351" w:rsidRPr="007C437A">
          <w:rPr>
            <w:rPrChange w:id="5361" w:author="Arthur Parmentier" w:date="2020-06-07T15:27:00Z">
              <w:rPr/>
            </w:rPrChange>
          </w:rPr>
          <w:t>works as long as the hand is sufficiently close to the camera</w:t>
        </w:r>
      </w:ins>
      <w:ins w:id="5362" w:author="Arthur Parmentier" w:date="2020-06-03T21:27:00Z">
        <w:r w:rsidR="00EE5351" w:rsidRPr="007C437A">
          <w:rPr>
            <w:rPrChange w:id="5363" w:author="Arthur Parmentier" w:date="2020-06-07T15:27:00Z">
              <w:rPr/>
            </w:rPrChange>
          </w:rPr>
          <w:t>, typically within 2 meters from the camera. This greatly limits the ability of the soundpainter to use PoseNet and HandPos</w:t>
        </w:r>
      </w:ins>
      <w:ins w:id="5364" w:author="Arthur Parmentier" w:date="2020-06-03T21:28:00Z">
        <w:r w:rsidR="00EE5351" w:rsidRPr="007C437A">
          <w:rPr>
            <w:rPrChange w:id="5365" w:author="Arthur Parmentier" w:date="2020-06-07T15:27:00Z">
              <w:rPr/>
            </w:rPrChange>
          </w:rPr>
          <w:t xml:space="preserve">e models on the same video source. While PoseNet has a greater accuracy when the full body is visible (not only arms), HandPose requires the user to typically get closer to the camera than the distance at which the </w:t>
        </w:r>
      </w:ins>
      <w:ins w:id="5366" w:author="Arthur Parmentier" w:date="2020-06-03T21:29:00Z">
        <w:r w:rsidR="00EE5351" w:rsidRPr="007C437A">
          <w:rPr>
            <w:rPrChange w:id="5367" w:author="Arthur Parmentier" w:date="2020-06-07T15:27:00Z">
              <w:rPr/>
            </w:rPrChange>
          </w:rPr>
          <w:t xml:space="preserve">whole body fits inside the camera’s view. I suggest </w:t>
        </w:r>
      </w:ins>
      <w:ins w:id="5368" w:author="Arthur Parmentier" w:date="2020-06-03T21:30:00Z">
        <w:r w:rsidR="00EE5351" w:rsidRPr="007C437A">
          <w:rPr>
            <w:rPrChange w:id="5369" w:author="Arthur Parmentier" w:date="2020-06-07T15:27:00Z">
              <w:rPr/>
            </w:rPrChange>
          </w:rPr>
          <w:t>using</w:t>
        </w:r>
      </w:ins>
      <w:ins w:id="5370" w:author="Arthur Parmentier" w:date="2020-06-03T21:29:00Z">
        <w:r w:rsidR="00EE5351" w:rsidRPr="007C437A">
          <w:rPr>
            <w:rPrChange w:id="5371" w:author="Arthur Parmentier" w:date="2020-06-07T15:27:00Z">
              <w:rPr/>
            </w:rPrChange>
          </w:rPr>
          <w:t xml:space="preserve"> separate camera for each model, one that would be close to the soundpaint</w:t>
        </w:r>
      </w:ins>
      <w:ins w:id="5372" w:author="Arthur Parmentier" w:date="2020-06-03T21:30:00Z">
        <w:r w:rsidR="00EE5351" w:rsidRPr="007C437A">
          <w:rPr>
            <w:rPrChange w:id="5373" w:author="Arthur Parmentier" w:date="2020-06-07T15:27:00Z">
              <w:rPr/>
            </w:rPrChange>
          </w:rPr>
          <w:t>er for HandPose and one further for PoseNet.</w:t>
        </w:r>
      </w:ins>
      <w:ins w:id="5374" w:author="Arthur Parmentier" w:date="2020-06-03T21:25:00Z">
        <w:r w:rsidR="00EE5351" w:rsidRPr="007C437A">
          <w:rPr>
            <w:rPrChange w:id="5375" w:author="Arthur Parmentier" w:date="2020-06-07T15:27:00Z">
              <w:rPr/>
            </w:rPrChange>
          </w:rPr>
          <w:t xml:space="preserve"> </w:t>
        </w:r>
      </w:ins>
      <w:ins w:id="5376" w:author="Arthur Parmentier" w:date="2020-06-03T21:31:00Z">
        <w:r w:rsidR="00EE5351" w:rsidRPr="007C437A">
          <w:rPr>
            <w:rPrChange w:id="5377" w:author="Arthur Parmentier" w:date="2020-06-07T15:27:00Z">
              <w:rPr/>
            </w:rPrChange>
          </w:rPr>
          <w:t>I have not been however to test this configuration yet. If it is not possible, then I suggest making sure that the arms</w:t>
        </w:r>
      </w:ins>
      <w:ins w:id="5378" w:author="Arthur Parmentier" w:date="2020-06-03T21:32:00Z">
        <w:r w:rsidR="00EE5351" w:rsidRPr="007C437A">
          <w:rPr>
            <w:rPrChange w:id="5379" w:author="Arthur Parmentier" w:date="2020-06-07T15:27:00Z">
              <w:rPr/>
            </w:rPrChange>
          </w:rPr>
          <w:t>, torso and head are well visible for PoseNet, while leaving hips, knees and feet under the field of view of the camera</w:t>
        </w:r>
      </w:ins>
      <w:ins w:id="5380" w:author="Arthur Parmentier" w:date="2020-06-03T21:33:00Z">
        <w:r w:rsidR="00EE5351" w:rsidRPr="007C437A">
          <w:rPr>
            <w:rPrChange w:id="5381" w:author="Arthur Parmentier" w:date="2020-06-07T15:27:00Z">
              <w:rPr/>
            </w:rPrChange>
          </w:rPr>
          <w:t xml:space="preserve"> and making sure that hands are put as close as possible to the camera when signing with hand poses.</w:t>
        </w:r>
      </w:ins>
    </w:p>
    <w:p w:rsidR="00F304EE" w:rsidRPr="007C437A" w:rsidRDefault="00F304EE" w:rsidP="00F304EE">
      <w:pPr>
        <w:pStyle w:val="Titre4"/>
        <w:rPr>
          <w:ins w:id="5382" w:author="Arthur Parmentier" w:date="2020-05-23T10:02:00Z"/>
        </w:rPr>
      </w:pPr>
      <w:ins w:id="5383" w:author="Arthur Parmentier" w:date="2020-05-20T20:03:00Z">
        <w:r w:rsidRPr="007C437A">
          <w:t>Input manager</w:t>
        </w:r>
      </w:ins>
    </w:p>
    <w:p w:rsidR="00F304EE" w:rsidRPr="007C437A" w:rsidRDefault="00AF3FE7" w:rsidP="00F304EE">
      <w:pPr>
        <w:rPr>
          <w:ins w:id="5384" w:author="Arthur Parmentier" w:date="2020-06-03T22:07:00Z"/>
        </w:rPr>
      </w:pPr>
      <w:ins w:id="5385" w:author="Arthur Parmentier" w:date="2020-05-20T20:22:00Z">
        <w:r w:rsidRPr="007C437A">
          <w:t xml:space="preserve">I initially created the ‘input manager’ </w:t>
        </w:r>
      </w:ins>
      <w:ins w:id="5386" w:author="Arthur Parmentier" w:date="2020-05-20T20:23:00Z">
        <w:r w:rsidRPr="007C437A">
          <w:t xml:space="preserve">to allow the user to select in the list of all possible inputs (PoseNet, Kinect, gloves…) those </w:t>
        </w:r>
      </w:ins>
      <w:ins w:id="5387" w:author="Arthur Parmentier" w:date="2020-06-03T22:07:00Z">
        <w:r w:rsidR="005C26EA" w:rsidRPr="007C437A">
          <w:t>that he wanted to use and that the program should listen to</w:t>
        </w:r>
      </w:ins>
      <w:ins w:id="5388" w:author="Arthur Parmentier" w:date="2020-05-20T20:23:00Z">
        <w:r w:rsidRPr="007C437A">
          <w:t>.</w:t>
        </w:r>
      </w:ins>
      <w:ins w:id="5389" w:author="Arthur Parmentier" w:date="2020-05-20T20:24:00Z">
        <w:r w:rsidRPr="007C437A">
          <w:t xml:space="preserve"> This way, </w:t>
        </w:r>
      </w:ins>
      <w:ins w:id="5390" w:author="Arthur Parmentier" w:date="2020-05-23T10:29:00Z">
        <w:r w:rsidR="001A4444" w:rsidRPr="007C437A">
          <w:t>each part of the</w:t>
        </w:r>
      </w:ins>
      <w:ins w:id="5391" w:author="Arthur Parmentier" w:date="2020-05-20T20:24:00Z">
        <w:r w:rsidRPr="007C437A">
          <w:t xml:space="preserve"> system would know how many features to expect and how to route the data flow correctly.</w:t>
        </w:r>
      </w:ins>
    </w:p>
    <w:p w:rsidR="005C26EA" w:rsidRPr="007C437A" w:rsidRDefault="005C26EA" w:rsidP="00F304EE">
      <w:pPr>
        <w:rPr>
          <w:ins w:id="5392" w:author="Arthur Parmentier" w:date="2020-05-20T20:24:00Z"/>
        </w:rPr>
      </w:pPr>
      <w:ins w:id="5393" w:author="Arthur Parmentier" w:date="2020-06-03T22:08:00Z">
        <w:r w:rsidRPr="007C437A">
          <w:t xml:space="preserve">Until late stages of the project, when I started working with both PoseNet and HandPose, it was unclear for me whether a single DTW </w:t>
        </w:r>
      </w:ins>
      <w:ins w:id="5394" w:author="Arthur Parmentier" w:date="2020-06-03T22:09:00Z">
        <w:r w:rsidRPr="007C437A">
          <w:t>model would be able to classify all signs from a sign input combining all the selected features from both HandPose and Posenet, or if I should instead use several models</w:t>
        </w:r>
      </w:ins>
      <w:ins w:id="5395" w:author="Arthur Parmentier" w:date="2020-06-03T22:10:00Z">
        <w:r w:rsidRPr="007C437A">
          <w:t xml:space="preserve"> depending of the type of signs that the program should recognize (movement with the full body, hand poses, faders…).</w:t>
        </w:r>
      </w:ins>
      <w:ins w:id="5396" w:author="Arthur Parmentier" w:date="2020-06-03T22:12:00Z">
        <w:r w:rsidR="00C26758" w:rsidRPr="007C437A">
          <w:t xml:space="preserve"> There was also no built-in way to make a generic input to model routing in Max</w:t>
        </w:r>
      </w:ins>
      <w:ins w:id="5397" w:author="Arthur Parmentier" w:date="2020-06-03T22:13:00Z">
        <w:r w:rsidR="00C26758" w:rsidRPr="007C437A">
          <w:t>, so that I was hesitating between building a fixed routing that would work for my use case but would not allow any flexibility to change the inputs to each model</w:t>
        </w:r>
      </w:ins>
      <w:ins w:id="5398" w:author="Arthur Parmentier" w:date="2020-06-03T22:14:00Z">
        <w:r w:rsidR="00C26758" w:rsidRPr="007C437A">
          <w:t>, or building the desired input manager routing matrix myself. I chose the second option which allowed me to build a very modu</w:t>
        </w:r>
      </w:ins>
      <w:ins w:id="5399" w:author="Arthur Parmentier" w:date="2020-06-03T22:15:00Z">
        <w:r w:rsidR="00C26758" w:rsidRPr="007C437A">
          <w:t>lar tool, in which I could add or remove models and inputs in the future following my needs and the constraints of the several SP modes.</w:t>
        </w:r>
      </w:ins>
    </w:p>
    <w:p w:rsidR="00AF3FE7" w:rsidRPr="007C437A" w:rsidRDefault="00C26758">
      <w:pPr>
        <w:rPr>
          <w:ins w:id="5400" w:author="Arthur Parmentier" w:date="2020-05-20T22:45:00Z"/>
        </w:rPr>
        <w:pPrChange w:id="5401" w:author="Arthur Parmentier" w:date="2020-06-03T22:25:00Z">
          <w:pPr>
            <w:pStyle w:val="Paragraphedeliste"/>
            <w:numPr>
              <w:numId w:val="34"/>
            </w:numPr>
            <w:ind w:hanging="360"/>
          </w:pPr>
        </w:pPrChange>
      </w:pPr>
      <w:ins w:id="5402" w:author="Arthur Parmentier" w:date="2020-06-03T22:16:00Z">
        <w:r w:rsidRPr="007C437A">
          <w:t>The present input manager allows</w:t>
        </w:r>
      </w:ins>
      <w:ins w:id="5403" w:author="Arthur Parmentier" w:date="2020-05-23T10:30:00Z">
        <w:r w:rsidR="00EA3401" w:rsidRPr="007C437A">
          <w:t xml:space="preserve"> the user</w:t>
        </w:r>
      </w:ins>
      <w:ins w:id="5404" w:author="Arthur Parmentier" w:date="2020-05-20T20:25:00Z">
        <w:r w:rsidR="00AF3FE7" w:rsidRPr="007C437A">
          <w:t xml:space="preserve"> to add his own input to the system automatically, without manually creating additional routings all over the program</w:t>
        </w:r>
      </w:ins>
      <w:ins w:id="5405" w:author="Arthur Parmentier" w:date="2020-06-03T22:17:00Z">
        <w:r w:rsidR="00E3655F" w:rsidRPr="007C437A">
          <w:t xml:space="preserve">, by following </w:t>
        </w:r>
      </w:ins>
      <w:ins w:id="5406" w:author="Arthur Parmentier" w:date="2020-06-03T22:24:00Z">
        <w:r w:rsidR="00E3655F" w:rsidRPr="007C437A">
          <w:t>only a few conventions</w:t>
        </w:r>
      </w:ins>
      <w:ins w:id="5407" w:author="Arthur Parmentier" w:date="2020-05-20T20:26:00Z">
        <w:r w:rsidR="00AF3FE7" w:rsidRPr="007C437A">
          <w:t xml:space="preserve"> </w:t>
        </w:r>
      </w:ins>
    </w:p>
    <w:p w:rsidR="00937092" w:rsidRPr="007C437A" w:rsidRDefault="00E3655F" w:rsidP="00937092">
      <w:pPr>
        <w:pStyle w:val="Paragraphedeliste"/>
        <w:numPr>
          <w:ilvl w:val="0"/>
          <w:numId w:val="34"/>
        </w:numPr>
        <w:rPr>
          <w:ins w:id="5408" w:author="Arthur Parmentier" w:date="2020-05-20T22:45:00Z"/>
        </w:rPr>
      </w:pPr>
      <w:ins w:id="5409" w:author="Arthur Parmentier" w:date="2020-06-03T22:24:00Z">
        <w:r w:rsidRPr="007C437A">
          <w:t xml:space="preserve">each input must send its data </w:t>
        </w:r>
      </w:ins>
      <w:ins w:id="5410" w:author="Arthur Parmentier" w:date="2020-05-20T22:56:00Z">
        <w:r w:rsidR="00985386" w:rsidRPr="007C437A">
          <w:t>through</w:t>
        </w:r>
      </w:ins>
      <w:ins w:id="5411" w:author="Arthur Parmentier" w:date="2020-05-20T22:45:00Z">
        <w:r w:rsidR="00937092" w:rsidRPr="007C437A">
          <w:t xml:space="preserve"> a “send &lt;input_name&gt;” object</w:t>
        </w:r>
      </w:ins>
    </w:p>
    <w:p w:rsidR="00D0466E" w:rsidRPr="007C437A" w:rsidRDefault="00E3655F" w:rsidP="00E3655F">
      <w:pPr>
        <w:pStyle w:val="Paragraphedeliste"/>
        <w:numPr>
          <w:ilvl w:val="0"/>
          <w:numId w:val="34"/>
        </w:numPr>
        <w:rPr>
          <w:ins w:id="5412" w:author="Arthur Parmentier" w:date="2020-06-03T22:26:00Z"/>
        </w:rPr>
      </w:pPr>
      <w:ins w:id="5413" w:author="Arthur Parmentier" w:date="2020-06-03T22:25:00Z">
        <w:r w:rsidRPr="007C437A">
          <w:lastRenderedPageBreak/>
          <w:t>each input must also forward its “</w:t>
        </w:r>
      </w:ins>
      <w:ins w:id="5414" w:author="Arthur Parmentier" w:date="2020-05-20T22:48:00Z">
        <w:r w:rsidR="00937092" w:rsidRPr="007C437A">
          <w:t>size” (</w:t>
        </w:r>
      </w:ins>
      <w:ins w:id="5415" w:author="Arthur Parmentier" w:date="2020-05-20T22:46:00Z">
        <w:r w:rsidR="00937092" w:rsidRPr="007C437A">
          <w:t>number of dimensions of the input</w:t>
        </w:r>
      </w:ins>
      <w:ins w:id="5416" w:author="Arthur Parmentier" w:date="2020-05-20T22:48:00Z">
        <w:r w:rsidR="00937092" w:rsidRPr="007C437A">
          <w:t>)</w:t>
        </w:r>
      </w:ins>
      <w:ins w:id="5417" w:author="Arthur Parmentier" w:date="2020-05-20T22:47:00Z">
        <w:r w:rsidR="00937092" w:rsidRPr="007C437A">
          <w:t xml:space="preserve"> </w:t>
        </w:r>
      </w:ins>
      <w:ins w:id="5418" w:author="Arthur Parmentier" w:date="2020-05-20T22:52:00Z">
        <w:r w:rsidR="008D00B2" w:rsidRPr="007C437A">
          <w:t>before the recording is launched</w:t>
        </w:r>
      </w:ins>
      <w:ins w:id="5419" w:author="Arthur Parmentier" w:date="2020-05-20T22:47:00Z">
        <w:r w:rsidR="00937092" w:rsidRPr="007C437A">
          <w:rPr>
            <w:rStyle w:val="Appelnotedebasdep"/>
          </w:rPr>
          <w:footnoteReference w:id="63"/>
        </w:r>
      </w:ins>
      <w:ins w:id="5444" w:author="Arthur Parmentier" w:date="2020-05-20T22:54:00Z">
        <w:r w:rsidR="00ED06F1" w:rsidRPr="007C437A">
          <w:t xml:space="preserve"> through a “sen</w:t>
        </w:r>
      </w:ins>
      <w:ins w:id="5445" w:author="Arthur Parmentier" w:date="2020-05-20T22:57:00Z">
        <w:r w:rsidR="00985386" w:rsidRPr="007C437A">
          <w:t>d</w:t>
        </w:r>
      </w:ins>
      <w:ins w:id="5446" w:author="Arthur Parmentier" w:date="2020-05-20T22:54:00Z">
        <w:r w:rsidR="00ED06F1" w:rsidRPr="007C437A">
          <w:t xml:space="preserve"> </w:t>
        </w:r>
      </w:ins>
      <w:ins w:id="5447" w:author="Arthur Parmentier" w:date="2020-05-20T22:55:00Z">
        <w:r w:rsidR="00A62CFE" w:rsidRPr="007C437A">
          <w:t>&lt;input_name&gt;_size” object</w:t>
        </w:r>
      </w:ins>
    </w:p>
    <w:p w:rsidR="00E3655F" w:rsidRPr="007C437A" w:rsidRDefault="00E3655F" w:rsidP="00E3655F">
      <w:pPr>
        <w:rPr>
          <w:ins w:id="5448" w:author="Arthur Parmentier" w:date="2020-06-03T22:31:00Z"/>
        </w:rPr>
      </w:pPr>
      <w:ins w:id="5449" w:author="Arthur Parmentier" w:date="2020-06-03T22:26:00Z">
        <w:r w:rsidRPr="007C437A">
          <w:t xml:space="preserve">Then, on the input manager panel, the user can select what input should be used by each model. </w:t>
        </w:r>
      </w:ins>
      <w:ins w:id="5450" w:author="Arthur Parmentier" w:date="2020-06-03T22:27:00Z">
        <w:r w:rsidRPr="007C437A">
          <w:t>Because inputs have different data rates and dimensions, it is</w:t>
        </w:r>
      </w:ins>
      <w:ins w:id="5451" w:author="Arthur Parmentier" w:date="2020-06-03T22:30:00Z">
        <w:r w:rsidR="009304A6" w:rsidRPr="007C437A">
          <w:t xml:space="preserve"> in general</w:t>
        </w:r>
      </w:ins>
      <w:ins w:id="5452" w:author="Arthur Parmentier" w:date="2020-06-03T22:27:00Z">
        <w:r w:rsidRPr="007C437A">
          <w:t xml:space="preserve"> not possible to </w:t>
        </w:r>
        <w:r w:rsidR="009304A6" w:rsidRPr="007C437A">
          <w:t xml:space="preserve">route more than one input to a single model. If two inputs </w:t>
        </w:r>
      </w:ins>
      <w:ins w:id="5453" w:author="Arthur Parmentier" w:date="2020-06-03T22:29:00Z">
        <w:r w:rsidR="009304A6" w:rsidRPr="007C437A">
          <w:t>are compatible (typically with similar data rates)</w:t>
        </w:r>
      </w:ins>
      <w:ins w:id="5454" w:author="Arthur Parmentier" w:date="2020-06-03T22:27:00Z">
        <w:r w:rsidR="009304A6" w:rsidRPr="007C437A">
          <w:t xml:space="preserve"> the user simply can create a new input </w:t>
        </w:r>
      </w:ins>
      <w:ins w:id="5455" w:author="Arthur Parmentier" w:date="2020-06-03T22:28:00Z">
        <w:r w:rsidR="009304A6" w:rsidRPr="007C437A">
          <w:t>and merge the two original ones in a single one</w:t>
        </w:r>
      </w:ins>
      <w:ins w:id="5456" w:author="Arthur Parmentier" w:date="2020-06-03T22:29:00Z">
        <w:r w:rsidR="009304A6" w:rsidRPr="007C437A">
          <w:t xml:space="preserve"> the way he wants to</w:t>
        </w:r>
      </w:ins>
      <w:ins w:id="5457" w:author="Arthur Parmentier" w:date="2020-06-03T22:30:00Z">
        <w:r w:rsidR="009304A6" w:rsidRPr="007C437A">
          <w:t xml:space="preserve"> if he would like to route this new combination to a single model.</w:t>
        </w:r>
      </w:ins>
    </w:p>
    <w:p w:rsidR="004C7B1A" w:rsidRPr="007C437A" w:rsidRDefault="004C7B1A">
      <w:pPr>
        <w:keepNext/>
        <w:rPr>
          <w:ins w:id="5458" w:author="Arthur Parmentier" w:date="2020-06-03T22:41:00Z"/>
        </w:rPr>
        <w:pPrChange w:id="5459" w:author="Arthur Parmentier" w:date="2020-06-03T22:41:00Z">
          <w:pPr/>
        </w:pPrChange>
      </w:pPr>
      <w:ins w:id="5460" w:author="Arthur Parmentier" w:date="2020-06-03T22:40:00Z">
        <w:r w:rsidRPr="007C437A">
          <w:rPr>
            <w:noProof/>
            <w:rPrChange w:id="5461" w:author="Arthur Parmentier" w:date="2020-06-07T15:27:00Z">
              <w:rPr>
                <w:noProof/>
              </w:rPr>
            </w:rPrChange>
          </w:rPr>
          <w:drawing>
            <wp:inline distT="0" distB="0" distL="0" distR="0">
              <wp:extent cx="5125165" cy="4058216"/>
              <wp:effectExtent l="0" t="0" r="0" b="0"/>
              <wp:docPr id="9" name="Image 9"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nput_routing.PNG"/>
                      <pic:cNvPicPr/>
                    </pic:nvPicPr>
                    <pic:blipFill>
                      <a:blip r:embed="rId24">
                        <a:extLst>
                          <a:ext uri="{28A0092B-C50C-407E-A947-70E740481C1C}">
                            <a14:useLocalDpi xmlns:a14="http://schemas.microsoft.com/office/drawing/2010/main" val="0"/>
                          </a:ext>
                        </a:extLst>
                      </a:blip>
                      <a:stretch>
                        <a:fillRect/>
                      </a:stretch>
                    </pic:blipFill>
                    <pic:spPr>
                      <a:xfrm>
                        <a:off x="0" y="0"/>
                        <a:ext cx="5125165" cy="4058216"/>
                      </a:xfrm>
                      <a:prstGeom prst="rect">
                        <a:avLst/>
                      </a:prstGeom>
                    </pic:spPr>
                  </pic:pic>
                </a:graphicData>
              </a:graphic>
            </wp:inline>
          </w:drawing>
        </w:r>
      </w:ins>
    </w:p>
    <w:p w:rsidR="004C7B1A" w:rsidRPr="007C437A" w:rsidRDefault="004C7B1A">
      <w:pPr>
        <w:pStyle w:val="Lgende"/>
        <w:rPr>
          <w:ins w:id="5462" w:author="Arthur Parmentier" w:date="2020-05-20T19:38:00Z"/>
          <w:rPrChange w:id="5463" w:author="Arthur Parmentier" w:date="2020-06-07T15:27:00Z">
            <w:rPr>
              <w:ins w:id="5464" w:author="Arthur Parmentier" w:date="2020-05-20T19:38:00Z"/>
            </w:rPr>
          </w:rPrChange>
        </w:rPr>
        <w:pPrChange w:id="5465" w:author="Arthur Parmentier" w:date="2020-06-03T22:41:00Z">
          <w:pPr>
            <w:pStyle w:val="Paragraphedeliste"/>
            <w:numPr>
              <w:numId w:val="31"/>
            </w:numPr>
            <w:ind w:hanging="360"/>
          </w:pPr>
        </w:pPrChange>
      </w:pPr>
      <w:ins w:id="5466" w:author="Arthur Parmentier" w:date="2020-06-03T22:41:00Z">
        <w:r w:rsidRPr="007C437A">
          <w:rPr>
            <w:rPrChange w:id="5467" w:author="Arthur Parmentier" w:date="2020-06-07T15:27:00Z">
              <w:rPr>
                <w:i/>
                <w:iCs/>
              </w:rPr>
            </w:rPrChange>
          </w:rPr>
          <w:t xml:space="preserve">Figure </w:t>
        </w:r>
        <w:r w:rsidRPr="007C437A">
          <w:rPr>
            <w:rPrChange w:id="5468" w:author="Arthur Parmentier" w:date="2020-06-07T15:27:00Z">
              <w:rPr>
                <w:i/>
                <w:iCs/>
              </w:rPr>
            </w:rPrChange>
          </w:rPr>
          <w:fldChar w:fldCharType="begin"/>
        </w:r>
        <w:r w:rsidRPr="007C437A">
          <w:rPr>
            <w:rPrChange w:id="5469" w:author="Arthur Parmentier" w:date="2020-06-07T15:27:00Z">
              <w:rPr>
                <w:i/>
                <w:iCs/>
              </w:rPr>
            </w:rPrChange>
          </w:rPr>
          <w:instrText xml:space="preserve"> SEQ Figure \* ARABIC </w:instrText>
        </w:r>
      </w:ins>
      <w:r w:rsidRPr="007C437A">
        <w:rPr>
          <w:rPrChange w:id="5470" w:author="Arthur Parmentier" w:date="2020-06-07T15:27:00Z">
            <w:rPr>
              <w:i/>
              <w:iCs/>
            </w:rPr>
          </w:rPrChange>
        </w:rPr>
        <w:fldChar w:fldCharType="separate"/>
      </w:r>
      <w:ins w:id="5471" w:author="Arthur Parmentier" w:date="2020-06-05T21:05:00Z">
        <w:r w:rsidR="001C2AA6" w:rsidRPr="007C437A">
          <w:rPr>
            <w:rPrChange w:id="5472" w:author="Arthur Parmentier" w:date="2020-06-07T15:27:00Z">
              <w:rPr>
                <w:i/>
                <w:iCs/>
                <w:noProof/>
              </w:rPr>
            </w:rPrChange>
          </w:rPr>
          <w:t>6</w:t>
        </w:r>
      </w:ins>
      <w:ins w:id="5473" w:author="Arthur Parmentier" w:date="2020-06-03T22:41:00Z">
        <w:r w:rsidRPr="007C437A">
          <w:rPr>
            <w:rPrChange w:id="5474" w:author="Arthur Parmentier" w:date="2020-06-07T15:27:00Z">
              <w:rPr>
                <w:i/>
                <w:iCs/>
              </w:rPr>
            </w:rPrChange>
          </w:rPr>
          <w:fldChar w:fldCharType="end"/>
        </w:r>
        <w:r w:rsidRPr="007C437A">
          <w:rPr>
            <w:rPrChange w:id="5475" w:author="Arthur Parmentier" w:date="2020-06-07T15:27:00Z">
              <w:rPr>
                <w:i/>
                <w:iCs/>
              </w:rPr>
            </w:rPrChange>
          </w:rPr>
          <w:t xml:space="preserve"> Input to model routing interface</w:t>
        </w:r>
        <w:r w:rsidR="00835835" w:rsidRPr="007C437A">
          <w:rPr>
            <w:rPrChange w:id="5476" w:author="Arthur Parmentier" w:date="2020-06-07T15:27:00Z">
              <w:rPr>
                <w:i/>
                <w:iCs/>
              </w:rPr>
            </w:rPrChange>
          </w:rPr>
          <w:t>. The routing matrix is automatically updated from the list of inputs and models that the user defines</w:t>
        </w:r>
      </w:ins>
      <w:ins w:id="5477" w:author="Arthur Parmentier" w:date="2020-06-03T22:42:00Z">
        <w:r w:rsidR="00835835" w:rsidRPr="007C437A">
          <w:rPr>
            <w:rPrChange w:id="5478" w:author="Arthur Parmentier" w:date="2020-06-07T15:27:00Z">
              <w:rPr>
                <w:i/>
                <w:iCs/>
              </w:rPr>
            </w:rPrChange>
          </w:rPr>
          <w:t>, allowing the user to add his own inputs or models in little time.</w:t>
        </w:r>
      </w:ins>
    </w:p>
    <w:p w:rsidR="002E315F" w:rsidRPr="007C437A" w:rsidDel="00F02080" w:rsidRDefault="002E315F">
      <w:pPr>
        <w:rPr>
          <w:del w:id="5479" w:author="Arthur Parmentier" w:date="2020-05-20T19:53:00Z"/>
          <w:rPrChange w:id="5480" w:author="Arthur Parmentier" w:date="2020-06-07T15:27:00Z">
            <w:rPr>
              <w:del w:id="5481" w:author="Arthur Parmentier" w:date="2020-05-20T19:53:00Z"/>
            </w:rPr>
          </w:rPrChange>
        </w:rPr>
        <w:pPrChange w:id="5482" w:author="Arthur Parmentier" w:date="2020-05-20T19:38:00Z">
          <w:pPr>
            <w:pStyle w:val="Titre2"/>
          </w:pPr>
        </w:pPrChange>
      </w:pPr>
      <w:bookmarkStart w:id="5483" w:name="_Toc41067207"/>
      <w:bookmarkStart w:id="5484" w:name="_Toc42259023"/>
      <w:bookmarkStart w:id="5485" w:name="_Toc42259100"/>
      <w:bookmarkStart w:id="5486" w:name="_Toc42449779"/>
      <w:bookmarkStart w:id="5487" w:name="_Toc42449861"/>
      <w:bookmarkStart w:id="5488" w:name="_Toc42550047"/>
      <w:bookmarkStart w:id="5489" w:name="_Toc42550140"/>
      <w:bookmarkEnd w:id="5483"/>
      <w:bookmarkEnd w:id="5484"/>
      <w:bookmarkEnd w:id="5485"/>
      <w:bookmarkEnd w:id="5486"/>
      <w:bookmarkEnd w:id="5487"/>
      <w:bookmarkEnd w:id="5488"/>
      <w:bookmarkEnd w:id="5489"/>
    </w:p>
    <w:p w:rsidR="00F25194" w:rsidRPr="007C437A" w:rsidRDefault="00F25194">
      <w:pPr>
        <w:pStyle w:val="Titre3"/>
        <w:rPr>
          <w:ins w:id="5490" w:author="Arthur Parmentier" w:date="2020-05-20T19:53:00Z"/>
        </w:rPr>
      </w:pPr>
      <w:bookmarkStart w:id="5491" w:name="_Toc42550141"/>
      <w:r w:rsidRPr="007C437A">
        <w:t xml:space="preserve">Part 2: </w:t>
      </w:r>
      <w:del w:id="5492" w:author="Arthur Parmentier" w:date="2020-05-20T19:57:00Z">
        <w:r w:rsidRPr="007C437A" w:rsidDel="000C6A61">
          <w:delText>Training &amp; data management</w:delText>
        </w:r>
      </w:del>
      <w:ins w:id="5493" w:author="Arthur Parmentier" w:date="2020-05-20T19:57:00Z">
        <w:r w:rsidR="000C6A61" w:rsidRPr="007C437A">
          <w:t>Signs &amp; dictionary management</w:t>
        </w:r>
      </w:ins>
      <w:bookmarkEnd w:id="5491"/>
    </w:p>
    <w:p w:rsidR="00635850" w:rsidRPr="007C437A" w:rsidRDefault="00635850" w:rsidP="00070661">
      <w:pPr>
        <w:rPr>
          <w:ins w:id="5494" w:author="Arthur Parmentier" w:date="2020-06-03T22:46:00Z"/>
        </w:rPr>
      </w:pPr>
      <w:ins w:id="5495" w:author="Arthur Parmentier" w:date="2020-06-03T22:46:00Z">
        <w:r w:rsidRPr="007C437A">
          <w:t>Once the inputs and models are defined in the program, the user can start recording signs and building its sign dictionaries for each model.</w:t>
        </w:r>
      </w:ins>
    </w:p>
    <w:p w:rsidR="0051412E" w:rsidRPr="007C437A" w:rsidRDefault="0051412E">
      <w:pPr>
        <w:pStyle w:val="Titre4"/>
        <w:rPr>
          <w:ins w:id="5496" w:author="Arthur Parmentier" w:date="2020-06-03T23:38:00Z"/>
          <w:rPrChange w:id="5497" w:author="Arthur Parmentier" w:date="2020-06-07T15:27:00Z">
            <w:rPr>
              <w:ins w:id="5498" w:author="Arthur Parmentier" w:date="2020-06-03T23:38:00Z"/>
            </w:rPr>
          </w:rPrChange>
        </w:rPr>
        <w:pPrChange w:id="5499" w:author="Arthur Parmentier" w:date="2020-06-03T23:38:00Z">
          <w:pPr/>
        </w:pPrChange>
      </w:pPr>
      <w:ins w:id="5500" w:author="Arthur Parmentier" w:date="2020-06-03T23:38:00Z">
        <w:r w:rsidRPr="007C437A">
          <w:rPr>
            <w:rPrChange w:id="5501" w:author="Arthur Parmentier" w:date="2020-06-07T15:27:00Z">
              <w:rPr/>
            </w:rPrChange>
          </w:rPr>
          <w:lastRenderedPageBreak/>
          <w:t>Sign creation</w:t>
        </w:r>
      </w:ins>
    </w:p>
    <w:p w:rsidR="00635850" w:rsidRPr="007C437A" w:rsidRDefault="000C6A61" w:rsidP="00070661">
      <w:pPr>
        <w:rPr>
          <w:ins w:id="5502" w:author="Arthur Parmentier" w:date="2020-06-03T22:47:00Z"/>
        </w:rPr>
      </w:pPr>
      <w:ins w:id="5503" w:author="Arthur Parmentier" w:date="2020-05-20T19:57:00Z">
        <w:r w:rsidRPr="007C437A">
          <w:t xml:space="preserve">We have seen that creating new signs is </w:t>
        </w:r>
      </w:ins>
      <w:ins w:id="5504" w:author="Arthur Parmentier" w:date="2020-06-03T22:47:00Z">
        <w:r w:rsidR="00635850" w:rsidRPr="007C437A">
          <w:t>one of the</w:t>
        </w:r>
      </w:ins>
      <w:ins w:id="5505" w:author="Arthur Parmentier" w:date="2020-05-20T19:58:00Z">
        <w:r w:rsidRPr="007C437A">
          <w:t xml:space="preserve"> core mechanism</w:t>
        </w:r>
      </w:ins>
      <w:ins w:id="5506" w:author="Arthur Parmentier" w:date="2020-06-03T22:47:00Z">
        <w:r w:rsidR="00635850" w:rsidRPr="007C437A">
          <w:t>s</w:t>
        </w:r>
      </w:ins>
      <w:ins w:id="5507" w:author="Arthur Parmentier" w:date="2020-05-20T19:58:00Z">
        <w:r w:rsidRPr="007C437A">
          <w:t xml:space="preserve"> of SP. </w:t>
        </w:r>
      </w:ins>
      <w:ins w:id="5508" w:author="Arthur Parmentier" w:date="2020-06-03T22:47:00Z">
        <w:r w:rsidR="00635850" w:rsidRPr="007C437A">
          <w:t xml:space="preserve">It is also </w:t>
        </w:r>
      </w:ins>
      <w:ins w:id="5509" w:author="Arthur Parmentier" w:date="2020-06-03T22:48:00Z">
        <w:r w:rsidR="00635850" w:rsidRPr="007C437A">
          <w:t>one important feature of</w:t>
        </w:r>
      </w:ins>
      <w:ins w:id="5510" w:author="Arthur Parmentier" w:date="2020-06-03T22:47:00Z">
        <w:r w:rsidR="00635850" w:rsidRPr="007C437A">
          <w:t xml:space="preserve"> my program</w:t>
        </w:r>
      </w:ins>
      <w:ins w:id="5511" w:author="Arthur Parmentier" w:date="2020-06-03T22:48:00Z">
        <w:r w:rsidR="00635850" w:rsidRPr="007C437A">
          <w:t xml:space="preserve"> in which</w:t>
        </w:r>
      </w:ins>
      <w:ins w:id="5512" w:author="Arthur Parmentier" w:date="2020-06-03T22:47:00Z">
        <w:r w:rsidR="00635850" w:rsidRPr="007C437A">
          <w:t xml:space="preserve"> the user can either create his own signs or use pre-recorded </w:t>
        </w:r>
      </w:ins>
      <w:ins w:id="5513" w:author="Arthur Parmentier" w:date="2020-06-03T22:48:00Z">
        <w:r w:rsidR="00635850" w:rsidRPr="007C437A">
          <w:t>signs, for instance that would have been created or recorded by other users.</w:t>
        </w:r>
      </w:ins>
    </w:p>
    <w:p w:rsidR="00F304EE" w:rsidRPr="007C437A" w:rsidRDefault="00070661" w:rsidP="00070661">
      <w:pPr>
        <w:rPr>
          <w:ins w:id="5514" w:author="Arthur Parmentier" w:date="2020-05-20T21:38:00Z"/>
        </w:rPr>
      </w:pPr>
      <w:ins w:id="5515" w:author="Arthur Parmentier" w:date="2020-05-20T21:38:00Z">
        <w:r w:rsidRPr="007C437A">
          <w:t xml:space="preserve">In my program, a sign is defined </w:t>
        </w:r>
      </w:ins>
      <w:ins w:id="5516" w:author="Arthur Parmentier" w:date="2020-05-20T21:45:00Z">
        <w:r w:rsidR="002D466E" w:rsidRPr="007C437A">
          <w:t>t</w:t>
        </w:r>
      </w:ins>
      <w:ins w:id="5517" w:author="Arthur Parmentier" w:date="2020-06-03T22:52:00Z">
        <w:r w:rsidR="00BD52CD" w:rsidRPr="007C437A">
          <w:t>wo</w:t>
        </w:r>
      </w:ins>
      <w:ins w:id="5518" w:author="Arthur Parmentier" w:date="2020-05-20T21:38:00Z">
        <w:r w:rsidRPr="007C437A">
          <w:t xml:space="preserve"> properties:</w:t>
        </w:r>
      </w:ins>
    </w:p>
    <w:p w:rsidR="00070661" w:rsidRPr="007C437A" w:rsidRDefault="00070661">
      <w:pPr>
        <w:pStyle w:val="Paragraphedeliste"/>
        <w:numPr>
          <w:ilvl w:val="0"/>
          <w:numId w:val="33"/>
        </w:numPr>
        <w:rPr>
          <w:ins w:id="5519" w:author="Arthur Parmentier" w:date="2020-05-20T20:02:00Z"/>
        </w:rPr>
        <w:pPrChange w:id="5520" w:author="Arthur Parmentier" w:date="2020-05-20T21:38:00Z">
          <w:pPr>
            <w:pStyle w:val="Paragraphedeliste"/>
            <w:numPr>
              <w:numId w:val="32"/>
            </w:numPr>
            <w:ind w:hanging="360"/>
          </w:pPr>
        </w:pPrChange>
      </w:pPr>
      <w:ins w:id="5521" w:author="Arthur Parmentier" w:date="2020-05-20T21:38:00Z">
        <w:r w:rsidRPr="007C437A">
          <w:t>Its name</w:t>
        </w:r>
      </w:ins>
    </w:p>
    <w:p w:rsidR="00F304EE" w:rsidRPr="007C437A" w:rsidRDefault="00070661" w:rsidP="00F304EE">
      <w:pPr>
        <w:pStyle w:val="Paragraphedeliste"/>
        <w:numPr>
          <w:ilvl w:val="0"/>
          <w:numId w:val="32"/>
        </w:numPr>
        <w:rPr>
          <w:ins w:id="5522" w:author="Arthur Parmentier" w:date="2020-06-03T22:50:00Z"/>
        </w:rPr>
      </w:pPr>
      <w:ins w:id="5523" w:author="Arthur Parmentier" w:date="2020-05-20T21:39:00Z">
        <w:r w:rsidRPr="007C437A">
          <w:t>Its category</w:t>
        </w:r>
      </w:ins>
      <w:ins w:id="5524" w:author="Arthur Parmentier" w:date="2020-05-20T21:28:00Z">
        <w:r w:rsidR="007D4B4B" w:rsidRPr="007C437A">
          <w:t>, in ana</w:t>
        </w:r>
      </w:ins>
      <w:ins w:id="5525" w:author="Arthur Parmentier" w:date="2020-05-20T21:29:00Z">
        <w:r w:rsidR="007D4B4B" w:rsidRPr="007C437A">
          <w:t xml:space="preserve">logy with the </w:t>
        </w:r>
      </w:ins>
      <w:ins w:id="5526" w:author="Arthur Parmentier" w:date="2020-06-05T19:22:00Z">
        <w:r w:rsidR="000E299B" w:rsidRPr="007C437A">
          <w:t>syntactic</w:t>
        </w:r>
      </w:ins>
      <w:ins w:id="5527" w:author="Arthur Parmentier" w:date="2020-05-20T21:29:00Z">
        <w:r w:rsidR="007D4B4B" w:rsidRPr="007C437A">
          <w:t xml:space="preserve"> model </w:t>
        </w:r>
      </w:ins>
      <w:ins w:id="5528" w:author="Arthur Parmentier" w:date="2020-06-03T22:49:00Z">
        <w:r w:rsidR="00D20FA9" w:rsidRPr="007C437A">
          <w:t>of</w:t>
        </w:r>
      </w:ins>
      <w:ins w:id="5529" w:author="Arthur Parmentier" w:date="2020-05-20T21:30:00Z">
        <w:r w:rsidR="007D4B4B" w:rsidRPr="007C437A">
          <w:t xml:space="preserve"> SP</w:t>
        </w:r>
      </w:ins>
      <w:ins w:id="5530" w:author="Arthur Parmentier" w:date="2020-06-03T22:49:00Z">
        <w:r w:rsidR="00D20FA9" w:rsidRPr="007C437A">
          <w:t xml:space="preserve"> </w:t>
        </w:r>
      </w:ins>
      <w:ins w:id="5531" w:author="Arthur Parmentier" w:date="2020-05-20T21:30:00Z">
        <w:r w:rsidR="007D4B4B" w:rsidRPr="007C437A">
          <w:t>: WHO, WHAT, HOW, WHEN, OFF,</w:t>
        </w:r>
      </w:ins>
      <w:ins w:id="5532" w:author="Arthur Parmentier" w:date="2020-05-20T21:31:00Z">
        <w:r w:rsidR="007D4B4B" w:rsidRPr="007C437A">
          <w:t xml:space="preserve"> NEUTRAL</w:t>
        </w:r>
      </w:ins>
      <w:ins w:id="5533" w:author="Arthur Parmentier" w:date="2020-06-03T22:49:00Z">
        <w:r w:rsidR="00D20FA9" w:rsidRPr="007C437A">
          <w:t xml:space="preserve"> &amp;</w:t>
        </w:r>
      </w:ins>
      <w:ins w:id="5534" w:author="Arthur Parmentier" w:date="2020-05-20T21:32:00Z">
        <w:r w:rsidR="007D4B4B" w:rsidRPr="007C437A">
          <w:t xml:space="preserve"> LOGIC</w:t>
        </w:r>
      </w:ins>
      <w:ins w:id="5535" w:author="Arthur Parmentier" w:date="2020-06-03T22:50:00Z">
        <w:r w:rsidR="00D20FA9" w:rsidRPr="007C437A">
          <w:t xml:space="preserve"> </w:t>
        </w:r>
        <w:r w:rsidR="00D20FA9" w:rsidRPr="007C437A">
          <w:rPr>
            <w:rStyle w:val="Appelnotedebasdep"/>
          </w:rPr>
          <w:footnoteReference w:id="64"/>
        </w:r>
      </w:ins>
    </w:p>
    <w:p w:rsidR="0012023C" w:rsidRPr="007C437A" w:rsidRDefault="001653F3" w:rsidP="001653F3">
      <w:pPr>
        <w:rPr>
          <w:ins w:id="5537" w:author="Arthur Parmentier" w:date="2020-05-22T09:21:00Z"/>
        </w:rPr>
      </w:pPr>
      <w:ins w:id="5538" w:author="Arthur Parmentier" w:date="2020-05-20T21:50:00Z">
        <w:r w:rsidRPr="007C437A">
          <w:t>The</w:t>
        </w:r>
      </w:ins>
      <w:ins w:id="5539" w:author="Arthur Parmentier" w:date="2020-06-03T22:52:00Z">
        <w:r w:rsidR="00BD52CD" w:rsidRPr="007C437A">
          <w:t xml:space="preserve">se </w:t>
        </w:r>
      </w:ins>
      <w:ins w:id="5540" w:author="Arthur Parmentier" w:date="2020-05-20T21:50:00Z">
        <w:r w:rsidRPr="007C437A">
          <w:t>properties are sufficient to allow t</w:t>
        </w:r>
      </w:ins>
      <w:ins w:id="5541" w:author="Arthur Parmentier" w:date="2020-05-20T21:51:00Z">
        <w:r w:rsidRPr="007C437A">
          <w:t>he program to parse the sign</w:t>
        </w:r>
      </w:ins>
      <w:ins w:id="5542" w:author="Arthur Parmentier" w:date="2020-05-20T22:05:00Z">
        <w:r w:rsidR="0012023C" w:rsidRPr="007C437A">
          <w:t>, i.e. to construct a meaningful request from the temporal flow of signs</w:t>
        </w:r>
      </w:ins>
      <w:ins w:id="5543" w:author="Arthur Parmentier" w:date="2020-06-03T22:52:00Z">
        <w:r w:rsidR="00BD52CD" w:rsidRPr="007C437A">
          <w:t>.</w:t>
        </w:r>
      </w:ins>
      <w:ins w:id="5544" w:author="Arthur Parmentier" w:date="2020-06-03T22:51:00Z">
        <w:r w:rsidR="00BD52CD" w:rsidRPr="007C437A">
          <w:t xml:space="preserve"> </w:t>
        </w:r>
      </w:ins>
    </w:p>
    <w:p w:rsidR="00A87845" w:rsidRPr="007C437A" w:rsidRDefault="00BD52CD" w:rsidP="001653F3">
      <w:pPr>
        <w:rPr>
          <w:ins w:id="5545" w:author="Arthur Parmentier" w:date="2020-05-20T22:05:00Z"/>
        </w:rPr>
      </w:pPr>
      <w:ins w:id="5546" w:author="Arthur Parmentier" w:date="2020-05-20T22:08:00Z">
        <w:r w:rsidRPr="007C437A">
          <w:rPr>
            <w:noProof/>
            <w:rPrChange w:id="5547" w:author="Arthur Parmentier" w:date="2020-06-07T15:27:00Z">
              <w:rPr>
                <w:noProof/>
              </w:rPr>
            </w:rPrChange>
          </w:rPr>
          <mc:AlternateContent>
            <mc:Choice Requires="wps">
              <w:drawing>
                <wp:anchor distT="0" distB="0" distL="114300" distR="114300" simplePos="0" relativeHeight="251667456" behindDoc="0" locked="0" layoutInCell="1" allowOverlap="1" wp14:anchorId="7684A32A" wp14:editId="597466A9">
                  <wp:simplePos x="0" y="0"/>
                  <wp:positionH relativeFrom="margin">
                    <wp:align>center</wp:align>
                  </wp:positionH>
                  <wp:positionV relativeFrom="paragraph">
                    <wp:posOffset>2797175</wp:posOffset>
                  </wp:positionV>
                  <wp:extent cx="3171190" cy="635"/>
                  <wp:effectExtent l="0" t="0" r="10160" b="23495"/>
                  <wp:wrapTopAndBottom/>
                  <wp:docPr id="6" name="Zone de texte 6"/>
                  <wp:cNvGraphicFramePr/>
                  <a:graphic xmlns:a="http://schemas.openxmlformats.org/drawingml/2006/main">
                    <a:graphicData uri="http://schemas.microsoft.com/office/word/2010/wordprocessingShape">
                      <wps:wsp>
                        <wps:cNvSpPr txBox="1"/>
                        <wps:spPr>
                          <a:xfrm>
                            <a:off x="0" y="0"/>
                            <a:ext cx="3171190" cy="635"/>
                          </a:xfrm>
                          <a:prstGeom prst="rect">
                            <a:avLst/>
                          </a:prstGeom>
                          <a:solidFill>
                            <a:prstClr val="white"/>
                          </a:solidFill>
                          <a:ln>
                            <a:noFill/>
                          </a:ln>
                        </wps:spPr>
                        <wps:txbx>
                          <w:txbxContent>
                            <w:p w:rsidR="00FA5F3C" w:rsidRPr="00311097" w:rsidRDefault="00FA5F3C">
                              <w:pPr>
                                <w:pStyle w:val="Lgende"/>
                                <w:rPr>
                                  <w:noProof/>
                                </w:rPr>
                                <w:pPrChange w:id="5548" w:author="Arthur Parmentier" w:date="2020-05-20T22:08:00Z">
                                  <w:pPr/>
                                </w:pPrChange>
                              </w:pPr>
                              <w:bookmarkStart w:id="5549" w:name="_Ref41031792"/>
                              <w:bookmarkStart w:id="5550" w:name="_Ref41031785"/>
                              <w:ins w:id="5551" w:author="Arthur Parmentier" w:date="2020-05-20T22:08:00Z">
                                <w:r>
                                  <w:t xml:space="preserve">Figure </w:t>
                                </w:r>
                                <w:r>
                                  <w:fldChar w:fldCharType="begin"/>
                                </w:r>
                                <w:r>
                                  <w:instrText xml:space="preserve"> SEQ Figure \* ARABIC </w:instrText>
                                </w:r>
                              </w:ins>
                              <w:r>
                                <w:fldChar w:fldCharType="separate"/>
                              </w:r>
                              <w:ins w:id="5552" w:author="Arthur Parmentier" w:date="2020-06-05T21:05:00Z">
                                <w:r>
                                  <w:rPr>
                                    <w:noProof/>
                                  </w:rPr>
                                  <w:t>7</w:t>
                                </w:r>
                              </w:ins>
                              <w:ins w:id="5553" w:author="Arthur Parmentier" w:date="2020-05-20T22:08:00Z">
                                <w:r>
                                  <w:fldChar w:fldCharType="end"/>
                                </w:r>
                                <w:bookmarkEnd w:id="5549"/>
                                <w:r>
                                  <w:t xml:space="preserve"> User interface for defining new signs</w:t>
                                </w:r>
                              </w:ins>
                              <w:bookmarkEnd w:id="5550"/>
                              <w:ins w:id="5554" w:author="Arthur Parmentier" w:date="2020-06-03T22:56:00Z">
                                <w:r>
                                  <w:t xml:space="preserve"> and recording them to the buffers of a model. </w:t>
                                </w:r>
                              </w:ins>
                              <w:ins w:id="5555" w:author="Arthur Parmentier" w:date="2020-06-03T22:57:00Z">
                                <w:r>
                                  <w:t>First, the user can select which model he wants to use to recognize the sign</w:t>
                                </w:r>
                              </w:ins>
                              <w:ins w:id="5556" w:author="Arthur Parmentier" w:date="2020-06-03T22:58:00Z">
                                <w:r>
                                  <w:t xml:space="preserve">s he wants to add. </w:t>
                                </w:r>
                              </w:ins>
                              <w:ins w:id="5557" w:author="Arthur Parmentier" w:date="2020-06-03T22:57:00Z">
                                <w:r>
                                  <w:t>Then</w:t>
                                </w:r>
                              </w:ins>
                              <w:ins w:id="5558" w:author="Arthur Parmentier" w:date="2020-06-03T22:56:00Z">
                                <w:r>
                                  <w:t xml:space="preserve">, </w:t>
                                </w:r>
                              </w:ins>
                              <w:ins w:id="5559" w:author="Arthur Parmentier" w:date="2020-06-03T22:57:00Z">
                                <w:r>
                                  <w:t>he</w:t>
                                </w:r>
                              </w:ins>
                              <w:ins w:id="5560" w:author="Arthur Parmentier" w:date="2020-06-03T22:56:00Z">
                                <w:r>
                                  <w:t xml:space="preserve"> must enter the signs and their corresponding category</w:t>
                                </w:r>
                              </w:ins>
                              <w:ins w:id="5561" w:author="Arthur Parmentier" w:date="2020-06-03T22:57:00Z">
                                <w:r>
                                  <w:t xml:space="preserve"> that he would like to record. </w:t>
                                </w:r>
                              </w:ins>
                              <w:ins w:id="5562" w:author="Arthur Parmentier" w:date="2020-06-03T22:58:00Z">
                                <w:r>
                                  <w:t>Finally, he can set a few parameters before launching the automated recording session.</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84A32A" id="Zone de texte 6" o:spid="_x0000_s1028" type="#_x0000_t202" style="position:absolute;margin-left:0;margin-top:220.25pt;width:249.7pt;height:.05pt;z-index:2516674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" stroked="f">
                  <v:textbox style="mso-fit-shape-to-text:t" inset="0,0,0,0">
                    <w:txbxContent>
                      <w:p w:rsidR="00FA5F3C" w:rsidRPr="00311097" w:rsidRDefault="00FA5F3C">
                        <w:pPr>
                          <w:pStyle w:val="Lgende"/>
                          <w:rPr>
                            <w:noProof/>
                          </w:rPr>
                          <w:pPrChange w:id="5563" w:author="Arthur Parmentier" w:date="2020-05-20T22:08:00Z">
                            <w:pPr/>
                          </w:pPrChange>
                        </w:pPr>
                        <w:bookmarkStart w:id="5564" w:name="_Ref41031792"/>
                        <w:bookmarkStart w:id="5565" w:name="_Ref41031785"/>
                        <w:ins w:id="5566" w:author="Arthur Parmentier" w:date="2020-05-20T22:08:00Z">
                          <w:r>
                            <w:t xml:space="preserve">Figure </w:t>
                          </w:r>
                          <w:r>
                            <w:fldChar w:fldCharType="begin"/>
                          </w:r>
                          <w:r>
                            <w:instrText xml:space="preserve"> SEQ Figure \* ARABIC </w:instrText>
                          </w:r>
                        </w:ins>
                        <w:r>
                          <w:fldChar w:fldCharType="separate"/>
                        </w:r>
                        <w:ins w:id="5567" w:author="Arthur Parmentier" w:date="2020-06-05T21:05:00Z">
                          <w:r>
                            <w:rPr>
                              <w:noProof/>
                            </w:rPr>
                            <w:t>7</w:t>
                          </w:r>
                        </w:ins>
                        <w:ins w:id="5568" w:author="Arthur Parmentier" w:date="2020-05-20T22:08:00Z">
                          <w:r>
                            <w:fldChar w:fldCharType="end"/>
                          </w:r>
                          <w:bookmarkEnd w:id="5564"/>
                          <w:r>
                            <w:t xml:space="preserve"> User interface for defining new signs</w:t>
                          </w:r>
                        </w:ins>
                        <w:bookmarkEnd w:id="5565"/>
                        <w:ins w:id="5569" w:author="Arthur Parmentier" w:date="2020-06-03T22:56:00Z">
                          <w:r>
                            <w:t xml:space="preserve"> and recording them to the buffers of a model. </w:t>
                          </w:r>
                        </w:ins>
                        <w:ins w:id="5570" w:author="Arthur Parmentier" w:date="2020-06-03T22:57:00Z">
                          <w:r>
                            <w:t>First, the user can select which model he wants to use to recognize the sign</w:t>
                          </w:r>
                        </w:ins>
                        <w:ins w:id="5571" w:author="Arthur Parmentier" w:date="2020-06-03T22:58:00Z">
                          <w:r>
                            <w:t xml:space="preserve">s he wants to add. </w:t>
                          </w:r>
                        </w:ins>
                        <w:ins w:id="5572" w:author="Arthur Parmentier" w:date="2020-06-03T22:57:00Z">
                          <w:r>
                            <w:t>Then</w:t>
                          </w:r>
                        </w:ins>
                        <w:ins w:id="5573" w:author="Arthur Parmentier" w:date="2020-06-03T22:56:00Z">
                          <w:r>
                            <w:t xml:space="preserve">, </w:t>
                          </w:r>
                        </w:ins>
                        <w:ins w:id="5574" w:author="Arthur Parmentier" w:date="2020-06-03T22:57:00Z">
                          <w:r>
                            <w:t>he</w:t>
                          </w:r>
                        </w:ins>
                        <w:ins w:id="5575" w:author="Arthur Parmentier" w:date="2020-06-03T22:56:00Z">
                          <w:r>
                            <w:t xml:space="preserve"> must enter the signs and their corresponding category</w:t>
                          </w:r>
                        </w:ins>
                        <w:ins w:id="5576" w:author="Arthur Parmentier" w:date="2020-06-03T22:57:00Z">
                          <w:r>
                            <w:t xml:space="preserve"> that he would like to record. </w:t>
                          </w:r>
                        </w:ins>
                        <w:ins w:id="5577" w:author="Arthur Parmentier" w:date="2020-06-03T22:58:00Z">
                          <w:r>
                            <w:t>Finally, he can set a few parameters before launching the automated recording session.</w:t>
                          </w:r>
                        </w:ins>
                      </w:p>
                    </w:txbxContent>
                  </v:textbox>
                  <w10:wrap type="topAndBottom" anchorx="margin"/>
                </v:shape>
              </w:pict>
            </mc:Fallback>
          </mc:AlternateContent>
        </w:r>
      </w:ins>
      <w:ins w:id="5578" w:author="Arthur Parmentier" w:date="2020-05-20T22:06:00Z">
        <w:r w:rsidRPr="007C437A">
          <w:rPr>
            <w:noProof/>
            <w:rPrChange w:id="5579" w:author="Arthur Parmentier" w:date="2020-06-07T15:27:00Z">
              <w:rPr>
                <w:noProof/>
              </w:rPr>
            </w:rPrChange>
          </w:rPr>
          <w:drawing>
            <wp:anchor distT="0" distB="0" distL="114300" distR="114300" simplePos="0" relativeHeight="251665408" behindDoc="1" locked="0" layoutInCell="1" allowOverlap="1">
              <wp:simplePos x="0" y="0"/>
              <wp:positionH relativeFrom="margin">
                <wp:align>center</wp:align>
              </wp:positionH>
              <wp:positionV relativeFrom="line">
                <wp:posOffset>306705</wp:posOffset>
              </wp:positionV>
              <wp:extent cx="4746625" cy="2362200"/>
              <wp:effectExtent l="0" t="0" r="0" b="0"/>
              <wp:wrapTopAndBottom/>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d_sing.PNG"/>
                      <pic:cNvPicPr/>
                    </pic:nvPicPr>
                    <pic:blipFill>
                      <a:blip r:embed="rId25">
                        <a:extLst>
                          <a:ext uri="{28A0092B-C50C-407E-A947-70E740481C1C}">
                            <a14:useLocalDpi xmlns:a14="http://schemas.microsoft.com/office/drawing/2010/main" val="0"/>
                          </a:ext>
                        </a:extLst>
                      </a:blip>
                      <a:stretch>
                        <a:fillRect/>
                      </a:stretch>
                    </pic:blipFill>
                    <pic:spPr>
                      <a:xfrm>
                        <a:off x="0" y="0"/>
                        <a:ext cx="4746625" cy="2362200"/>
                      </a:xfrm>
                      <a:prstGeom prst="rect">
                        <a:avLst/>
                      </a:prstGeom>
                    </pic:spPr>
                  </pic:pic>
                </a:graphicData>
              </a:graphic>
              <wp14:sizeRelH relativeFrom="margin">
                <wp14:pctWidth>0</wp14:pctWidth>
              </wp14:sizeRelH>
              <wp14:sizeRelV relativeFrom="margin">
                <wp14:pctHeight>0</wp14:pctHeight>
              </wp14:sizeRelV>
            </wp:anchor>
          </w:drawing>
        </w:r>
      </w:ins>
      <w:ins w:id="5580" w:author="Arthur Parmentier" w:date="2020-06-03T23:07:00Z">
        <w:r w:rsidR="00FB2824" w:rsidRPr="007C437A">
          <w:t>The procedure for defining a new sign is shown</w:t>
        </w:r>
      </w:ins>
      <w:ins w:id="5581" w:author="Arthur Parmentier" w:date="2020-05-22T09:22:00Z">
        <w:r w:rsidR="00A87845" w:rsidRPr="007C437A">
          <w:t xml:space="preserve"> in 2.1. (</w:t>
        </w:r>
      </w:ins>
      <w:ins w:id="5582" w:author="Arthur Parmentier" w:date="2020-06-03T22:56:00Z">
        <w:r w:rsidRPr="007C437A">
          <w:rPr>
            <w:rPrChange w:id="5583" w:author="Arthur Parmentier" w:date="2020-06-07T15:27:00Z">
              <w:rPr/>
            </w:rPrChange>
          </w:rPr>
          <w:fldChar w:fldCharType="begin"/>
        </w:r>
        <w:r w:rsidRPr="007C437A">
          <w:instrText xml:space="preserve"> REF _Ref41031792 \h </w:instrText>
        </w:r>
      </w:ins>
      <w:r w:rsidRPr="007C437A">
        <w:rPr>
          <w:rPrChange w:id="5584" w:author="Arthur Parmentier" w:date="2020-06-07T15:27:00Z">
            <w:rPr/>
          </w:rPrChange>
        </w:rPr>
      </w:r>
      <w:r w:rsidRPr="007C437A">
        <w:rPr>
          <w:rPrChange w:id="5585" w:author="Arthur Parmentier" w:date="2020-06-07T15:27:00Z">
            <w:rPr/>
          </w:rPrChange>
        </w:rPr>
        <w:fldChar w:fldCharType="separate"/>
      </w:r>
      <w:ins w:id="5586" w:author="Arthur Parmentier" w:date="2020-06-03T22:56:00Z">
        <w:r w:rsidRPr="007C437A">
          <w:t xml:space="preserve">Figure </w:t>
        </w:r>
        <w:r w:rsidRPr="007C437A">
          <w:rPr>
            <w:rPrChange w:id="5587" w:author="Arthur Parmentier" w:date="2020-06-07T15:27:00Z">
              <w:rPr>
                <w:noProof/>
              </w:rPr>
            </w:rPrChange>
          </w:rPr>
          <w:t>6</w:t>
        </w:r>
        <w:r w:rsidRPr="007C437A">
          <w:rPr>
            <w:rPrChange w:id="5588" w:author="Arthur Parmentier" w:date="2020-06-07T15:27:00Z">
              <w:rPr/>
            </w:rPrChange>
          </w:rPr>
          <w:fldChar w:fldCharType="end"/>
        </w:r>
      </w:ins>
      <w:ins w:id="5589" w:author="Arthur Parmentier" w:date="2020-05-22T09:23:00Z">
        <w:r w:rsidR="00A87845" w:rsidRPr="007C437A">
          <w:t>).</w:t>
        </w:r>
      </w:ins>
    </w:p>
    <w:p w:rsidR="001653F3" w:rsidRPr="007C437A" w:rsidRDefault="00991C57" w:rsidP="001653F3">
      <w:pPr>
        <w:rPr>
          <w:ins w:id="5590" w:author="Arthur Parmentier" w:date="2020-05-20T21:52:00Z"/>
        </w:rPr>
      </w:pPr>
      <w:ins w:id="5591" w:author="Arthur Parmentier" w:date="2020-06-03T23:08:00Z">
        <w:r w:rsidRPr="007C437A">
          <w:t>For the sign to effectively by identify,</w:t>
        </w:r>
      </w:ins>
      <w:ins w:id="5592" w:author="Arthur Parmentier" w:date="2020-05-20T21:52:00Z">
        <w:r w:rsidR="001653F3" w:rsidRPr="007C437A">
          <w:t xml:space="preserve"> two steps</w:t>
        </w:r>
      </w:ins>
      <w:ins w:id="5593" w:author="Arthur Parmentier" w:date="2020-06-03T23:08:00Z">
        <w:r w:rsidRPr="007C437A">
          <w:t xml:space="preserve"> are required after the sign has been defined</w:t>
        </w:r>
      </w:ins>
      <w:ins w:id="5594" w:author="Arthur Parmentier" w:date="2020-05-20T21:54:00Z">
        <w:r w:rsidR="00D17256" w:rsidRPr="007C437A">
          <w:t>:</w:t>
        </w:r>
      </w:ins>
    </w:p>
    <w:p w:rsidR="002D466E" w:rsidRPr="007C437A" w:rsidRDefault="00A0616F" w:rsidP="001653F3">
      <w:pPr>
        <w:pStyle w:val="Paragraphedeliste"/>
        <w:numPr>
          <w:ilvl w:val="0"/>
          <w:numId w:val="32"/>
        </w:numPr>
        <w:rPr>
          <w:ins w:id="5595" w:author="Arthur Parmentier" w:date="2020-05-20T21:52:00Z"/>
        </w:rPr>
      </w:pPr>
      <w:ins w:id="5596" w:author="Arthur Parmentier" w:date="2020-05-20T21:53:00Z">
        <w:r w:rsidRPr="007C437A">
          <w:t>Record</w:t>
        </w:r>
      </w:ins>
      <w:ins w:id="5597" w:author="Arthur Parmentier" w:date="2020-05-20T21:52:00Z">
        <w:r w:rsidR="001653F3" w:rsidRPr="007C437A">
          <w:t xml:space="preserve"> </w:t>
        </w:r>
      </w:ins>
      <w:ins w:id="5598" w:author="Arthur Parmentier" w:date="2020-05-20T21:45:00Z">
        <w:r w:rsidR="002D466E" w:rsidRPr="007C437A">
          <w:t>training examples</w:t>
        </w:r>
      </w:ins>
    </w:p>
    <w:p w:rsidR="001653F3" w:rsidRPr="007C437A" w:rsidRDefault="001653F3" w:rsidP="001653F3">
      <w:pPr>
        <w:pStyle w:val="Paragraphedeliste"/>
        <w:numPr>
          <w:ilvl w:val="0"/>
          <w:numId w:val="32"/>
        </w:numPr>
        <w:rPr>
          <w:ins w:id="5599" w:author="Arthur Parmentier" w:date="2020-06-03T23:09:00Z"/>
        </w:rPr>
      </w:pPr>
      <w:ins w:id="5600" w:author="Arthur Parmentier" w:date="2020-05-20T21:53:00Z">
        <w:r w:rsidRPr="007C437A">
          <w:t>Program the virtual instrument itself</w:t>
        </w:r>
      </w:ins>
      <w:ins w:id="5601" w:author="Arthur Parmentier" w:date="2020-06-03T23:09:00Z">
        <w:r w:rsidR="00991C57" w:rsidRPr="007C437A">
          <w:t xml:space="preserve"> to interpret the sign</w:t>
        </w:r>
      </w:ins>
    </w:p>
    <w:p w:rsidR="00991C57" w:rsidRPr="007C437A" w:rsidRDefault="00991C57">
      <w:pPr>
        <w:rPr>
          <w:ins w:id="5602" w:author="Arthur Parmentier" w:date="2020-05-20T21:54:00Z"/>
        </w:rPr>
        <w:pPrChange w:id="5603" w:author="Arthur Parmentier" w:date="2020-06-03T23:09:00Z">
          <w:pPr>
            <w:pStyle w:val="Paragraphedeliste"/>
            <w:numPr>
              <w:numId w:val="32"/>
            </w:numPr>
            <w:ind w:hanging="360"/>
          </w:pPr>
        </w:pPrChange>
      </w:pPr>
      <w:ins w:id="5604" w:author="Arthur Parmentier" w:date="2020-06-03T23:09:00Z">
        <w:r w:rsidRPr="007C437A">
          <w:t>While the recording of training examples is an auto</w:t>
        </w:r>
      </w:ins>
      <w:ins w:id="5605" w:author="Arthur Parmentier" w:date="2020-06-03T23:10:00Z">
        <w:r w:rsidRPr="007C437A">
          <w:t xml:space="preserve">mated process that simply involves pushing one button, the programming of the virtual instrument or device that the sign should control is outside the scope of the program. </w:t>
        </w:r>
      </w:ins>
      <w:ins w:id="5606" w:author="Arthur Parmentier" w:date="2020-06-03T23:11:00Z">
        <w:r w:rsidRPr="007C437A">
          <w:t xml:space="preserve">For demo purposes, I have implemented myself the interpretation of some signs </w:t>
        </w:r>
        <w:r w:rsidRPr="007C437A">
          <w:lastRenderedPageBreak/>
          <w:t xml:space="preserve">by Ableton Live and a simulation of an orchestra with the Bach Project, but </w:t>
        </w:r>
      </w:ins>
      <w:ins w:id="5607" w:author="Arthur Parmentier" w:date="2020-06-03T23:25:00Z">
        <w:r w:rsidR="006C424F" w:rsidRPr="007C437A">
          <w:t>the connection with other devices must be implemen</w:t>
        </w:r>
      </w:ins>
      <w:ins w:id="5608" w:author="Arthur Parmentier" w:date="2020-06-03T23:26:00Z">
        <w:r w:rsidR="006C424F" w:rsidRPr="007C437A">
          <w:t>ted later by the user himself.</w:t>
        </w:r>
      </w:ins>
      <w:ins w:id="5609" w:author="Arthur Parmentier" w:date="2020-06-03T23:11:00Z">
        <w:r w:rsidRPr="007C437A">
          <w:t xml:space="preserve"> </w:t>
        </w:r>
      </w:ins>
    </w:p>
    <w:p w:rsidR="0051412E" w:rsidRPr="007C437A" w:rsidRDefault="0051412E">
      <w:pPr>
        <w:pStyle w:val="Titre4"/>
        <w:rPr>
          <w:ins w:id="5610" w:author="Arthur Parmentier" w:date="2020-06-03T23:39:00Z"/>
          <w:rPrChange w:id="5611" w:author="Arthur Parmentier" w:date="2020-06-07T15:27:00Z">
            <w:rPr>
              <w:ins w:id="5612" w:author="Arthur Parmentier" w:date="2020-06-03T23:39:00Z"/>
            </w:rPr>
          </w:rPrChange>
        </w:rPr>
        <w:pPrChange w:id="5613" w:author="Arthur Parmentier" w:date="2020-06-03T23:39:00Z">
          <w:pPr/>
        </w:pPrChange>
      </w:pPr>
      <w:ins w:id="5614" w:author="Arthur Parmentier" w:date="2020-06-03T23:39:00Z">
        <w:r w:rsidRPr="007C437A">
          <w:rPr>
            <w:rPrChange w:id="5615" w:author="Arthur Parmentier" w:date="2020-06-07T15:27:00Z">
              <w:rPr/>
            </w:rPrChange>
          </w:rPr>
          <w:t>Sign recording</w:t>
        </w:r>
      </w:ins>
    </w:p>
    <w:p w:rsidR="001222FB" w:rsidRPr="007C437A" w:rsidRDefault="00145F52" w:rsidP="00D17256">
      <w:pPr>
        <w:rPr>
          <w:ins w:id="5616" w:author="Arthur Parmentier" w:date="2020-05-20T22:23:00Z"/>
        </w:rPr>
      </w:pPr>
      <w:ins w:id="5617" w:author="Arthur Parmentier" w:date="2020-05-20T22:14:00Z">
        <w:r w:rsidRPr="007C437A">
          <w:t xml:space="preserve">The user can choose to either define one sign at the time and </w:t>
        </w:r>
      </w:ins>
      <w:ins w:id="5618" w:author="Arthur Parmentier" w:date="2020-05-20T22:15:00Z">
        <w:r w:rsidRPr="007C437A">
          <w:t>record one or several training examples for</w:t>
        </w:r>
      </w:ins>
      <w:ins w:id="5619" w:author="Arthur Parmentier" w:date="2020-05-20T22:14:00Z">
        <w:r w:rsidRPr="007C437A">
          <w:t xml:space="preserve"> it, then saving the training </w:t>
        </w:r>
      </w:ins>
      <w:ins w:id="5620" w:author="Arthur Parmentier" w:date="2020-05-20T22:15:00Z">
        <w:r w:rsidRPr="007C437A">
          <w:t xml:space="preserve">data and adding another sign… or directly define a list </w:t>
        </w:r>
      </w:ins>
      <w:ins w:id="5621" w:author="Arthur Parmentier" w:date="2020-05-20T22:16:00Z">
        <w:r w:rsidRPr="007C437A">
          <w:t>of signs and recording all of them in the same session.</w:t>
        </w:r>
      </w:ins>
    </w:p>
    <w:p w:rsidR="00A83578" w:rsidRPr="007C437A" w:rsidRDefault="00A83578" w:rsidP="00D17256">
      <w:pPr>
        <w:rPr>
          <w:ins w:id="5622" w:author="Arthur Parmentier" w:date="2020-05-20T22:26:00Z"/>
        </w:rPr>
      </w:pPr>
      <w:ins w:id="5623" w:author="Arthur Parmentier" w:date="2020-05-20T22:23:00Z">
        <w:r w:rsidRPr="007C437A">
          <w:t xml:space="preserve">The </w:t>
        </w:r>
      </w:ins>
      <w:ins w:id="5624" w:author="Arthur Parmentier" w:date="2020-05-20T22:25:00Z">
        <w:r w:rsidRPr="007C437A">
          <w:t>recording session has the following form:</w:t>
        </w:r>
      </w:ins>
    </w:p>
    <w:p w:rsidR="00A83578" w:rsidRPr="007C437A" w:rsidRDefault="00A83578" w:rsidP="00A83578">
      <w:pPr>
        <w:pStyle w:val="Paragraphedeliste"/>
        <w:numPr>
          <w:ilvl w:val="1"/>
          <w:numId w:val="11"/>
        </w:numPr>
        <w:rPr>
          <w:ins w:id="5625" w:author="Arthur Parmentier" w:date="2020-05-20T22:26:00Z"/>
        </w:rPr>
      </w:pPr>
      <w:ins w:id="5626" w:author="Arthur Parmentier" w:date="2020-05-20T22:26:00Z">
        <w:r w:rsidRPr="007C437A">
          <w:t>Initial preparation time</w:t>
        </w:r>
      </w:ins>
      <w:ins w:id="5627" w:author="Arthur Parmentier" w:date="2020-05-20T22:30:00Z">
        <w:r w:rsidRPr="007C437A">
          <w:t xml:space="preserve"> of </w:t>
        </w:r>
      </w:ins>
      <w:ins w:id="5628" w:author="Arthur Parmentier" w:date="2020-05-20T22:31:00Z">
        <w:r w:rsidRPr="007C437A">
          <w:rPr>
            <w:i/>
            <w:iCs/>
          </w:rPr>
          <w:t>I</w:t>
        </w:r>
      </w:ins>
      <w:ins w:id="5629" w:author="Arthur Parmentier" w:date="2020-05-20T22:30:00Z">
        <w:r w:rsidRPr="007C437A">
          <w:t xml:space="preserve"> seconds</w:t>
        </w:r>
      </w:ins>
    </w:p>
    <w:p w:rsidR="00A83578" w:rsidRPr="007C437A" w:rsidRDefault="00A83578" w:rsidP="00A83578">
      <w:pPr>
        <w:pStyle w:val="Paragraphedeliste"/>
        <w:numPr>
          <w:ilvl w:val="1"/>
          <w:numId w:val="11"/>
        </w:numPr>
        <w:rPr>
          <w:ins w:id="5630" w:author="Arthur Parmentier" w:date="2020-05-20T22:28:00Z"/>
        </w:rPr>
      </w:pPr>
      <w:ins w:id="5631" w:author="Arthur Parmentier" w:date="2020-05-20T22:27:00Z">
        <w:r w:rsidRPr="007C437A">
          <w:t xml:space="preserve">Each sign is recorded </w:t>
        </w:r>
        <w:r w:rsidRPr="007C437A">
          <w:rPr>
            <w:i/>
            <w:iCs/>
            <w:rPrChange w:id="5632" w:author="Arthur Parmentier" w:date="2020-06-07T15:27:00Z">
              <w:rPr/>
            </w:rPrChange>
          </w:rPr>
          <w:t>N</w:t>
        </w:r>
        <w:r w:rsidRPr="007C437A">
          <w:t xml:space="preserve"> </w:t>
        </w:r>
      </w:ins>
      <w:ins w:id="5633" w:author="Arthur Parmentier" w:date="2020-05-20T22:28:00Z">
        <w:r w:rsidRPr="007C437A">
          <w:t>times</w:t>
        </w:r>
      </w:ins>
      <w:ins w:id="5634" w:author="Arthur Parmentier" w:date="2020-05-20T22:29:00Z">
        <w:r w:rsidRPr="007C437A">
          <w:t>, in the following loop:</w:t>
        </w:r>
      </w:ins>
    </w:p>
    <w:p w:rsidR="00A83578" w:rsidRPr="007C437A" w:rsidRDefault="00A83578" w:rsidP="00A83578">
      <w:pPr>
        <w:pStyle w:val="Paragraphedeliste"/>
        <w:numPr>
          <w:ilvl w:val="2"/>
          <w:numId w:val="11"/>
        </w:numPr>
        <w:rPr>
          <w:ins w:id="5635" w:author="Arthur Parmentier" w:date="2020-05-20T22:28:00Z"/>
        </w:rPr>
      </w:pPr>
      <w:ins w:id="5636" w:author="Arthur Parmentier" w:date="2020-05-20T22:29:00Z">
        <w:r w:rsidRPr="007C437A">
          <w:t>The</w:t>
        </w:r>
      </w:ins>
      <w:ins w:id="5637" w:author="Arthur Parmentier" w:date="2020-05-20T22:28:00Z">
        <w:r w:rsidRPr="007C437A">
          <w:t xml:space="preserve"> recording is launch</w:t>
        </w:r>
      </w:ins>
      <w:ins w:id="5638" w:author="Arthur Parmentier" w:date="2020-05-20T22:32:00Z">
        <w:r w:rsidRPr="007C437A">
          <w:t>ed</w:t>
        </w:r>
      </w:ins>
      <w:ins w:id="5639" w:author="Arthur Parmentier" w:date="2020-05-20T22:28:00Z">
        <w:r w:rsidRPr="007C437A">
          <w:t xml:space="preserve"> for </w:t>
        </w:r>
      </w:ins>
      <w:ins w:id="5640" w:author="Arthur Parmentier" w:date="2020-05-20T22:29:00Z">
        <w:r w:rsidRPr="007C437A">
          <w:rPr>
            <w:i/>
            <w:iCs/>
            <w:rPrChange w:id="5641" w:author="Arthur Parmentier" w:date="2020-06-07T15:27:00Z">
              <w:rPr/>
            </w:rPrChange>
          </w:rPr>
          <w:t>R</w:t>
        </w:r>
      </w:ins>
      <w:ins w:id="5642" w:author="Arthur Parmentier" w:date="2020-05-20T22:28:00Z">
        <w:r w:rsidRPr="007C437A">
          <w:t xml:space="preserve"> seconds</w:t>
        </w:r>
      </w:ins>
    </w:p>
    <w:p w:rsidR="00A83578" w:rsidRPr="007C437A" w:rsidRDefault="0088440D" w:rsidP="00A83578">
      <w:pPr>
        <w:pStyle w:val="Paragraphedeliste"/>
        <w:numPr>
          <w:ilvl w:val="2"/>
          <w:numId w:val="11"/>
        </w:numPr>
        <w:rPr>
          <w:ins w:id="5643" w:author="Arthur Parmentier" w:date="2020-05-20T22:30:00Z"/>
        </w:rPr>
      </w:pPr>
      <w:ins w:id="5644" w:author="Arthur Parmentier" w:date="2020-05-21T09:49:00Z">
        <w:r w:rsidRPr="007C437A">
          <w:t>Break (preparation time for next recording) of</w:t>
        </w:r>
      </w:ins>
      <w:ins w:id="5645" w:author="Arthur Parmentier" w:date="2020-05-20T22:29:00Z">
        <w:r w:rsidR="00A83578" w:rsidRPr="007C437A">
          <w:t xml:space="preserve"> </w:t>
        </w:r>
        <w:r w:rsidR="00A83578" w:rsidRPr="007C437A">
          <w:rPr>
            <w:i/>
            <w:iCs/>
            <w:rPrChange w:id="5646" w:author="Arthur Parmentier" w:date="2020-06-07T15:27:00Z">
              <w:rPr/>
            </w:rPrChange>
          </w:rPr>
          <w:t>P</w:t>
        </w:r>
        <w:r w:rsidR="00A83578" w:rsidRPr="007C437A">
          <w:t xml:space="preserve"> seconds</w:t>
        </w:r>
      </w:ins>
    </w:p>
    <w:p w:rsidR="00A83578" w:rsidRPr="007C437A" w:rsidRDefault="00A83578" w:rsidP="00A83578">
      <w:pPr>
        <w:rPr>
          <w:ins w:id="5647" w:author="Arthur Parmentier" w:date="2020-05-20T22:43:00Z"/>
        </w:rPr>
      </w:pPr>
      <w:ins w:id="5648" w:author="Arthur Parmentier" w:date="2020-05-20T22:31:00Z">
        <w:r w:rsidRPr="007C437A">
          <w:t xml:space="preserve">The user can change the values of </w:t>
        </w:r>
      </w:ins>
      <w:ins w:id="5649" w:author="Arthur Parmentier" w:date="2020-05-20T22:32:00Z">
        <w:r w:rsidRPr="007C437A">
          <w:rPr>
            <w:i/>
            <w:iCs/>
          </w:rPr>
          <w:t>0&lt;</w:t>
        </w:r>
      </w:ins>
      <w:ins w:id="5650" w:author="Arthur Parmentier" w:date="2020-05-20T22:31:00Z">
        <w:r w:rsidRPr="007C437A">
          <w:rPr>
            <w:i/>
            <w:iCs/>
          </w:rPr>
          <w:t xml:space="preserve">I, </w:t>
        </w:r>
      </w:ins>
      <w:ins w:id="5651" w:author="Arthur Parmentier" w:date="2020-05-20T22:32:00Z">
        <w:r w:rsidRPr="007C437A">
          <w:rPr>
            <w:i/>
            <w:iCs/>
          </w:rPr>
          <w:t>0&lt;</w:t>
        </w:r>
      </w:ins>
      <w:ins w:id="5652" w:author="Arthur Parmentier" w:date="2020-05-20T22:31:00Z">
        <w:r w:rsidRPr="007C437A">
          <w:rPr>
            <w:i/>
            <w:iCs/>
          </w:rPr>
          <w:t xml:space="preserve">N, </w:t>
        </w:r>
      </w:ins>
      <w:ins w:id="5653" w:author="Arthur Parmentier" w:date="2020-05-20T22:32:00Z">
        <w:r w:rsidRPr="007C437A">
          <w:rPr>
            <w:i/>
            <w:iCs/>
          </w:rPr>
          <w:t>0&lt;</w:t>
        </w:r>
      </w:ins>
      <w:ins w:id="5654" w:author="Arthur Parmentier" w:date="2020-05-20T22:31:00Z">
        <w:r w:rsidRPr="007C437A">
          <w:rPr>
            <w:i/>
            <w:iCs/>
          </w:rPr>
          <w:t>R</w:t>
        </w:r>
      </w:ins>
      <w:ins w:id="5655" w:author="Arthur Parmentier" w:date="2020-05-20T22:32:00Z">
        <w:r w:rsidRPr="007C437A">
          <w:rPr>
            <w:i/>
            <w:iCs/>
          </w:rPr>
          <w:t>&lt;5</w:t>
        </w:r>
      </w:ins>
      <w:ins w:id="5656" w:author="Arthur Parmentier" w:date="2020-05-20T22:33:00Z">
        <w:r w:rsidR="005325E0" w:rsidRPr="007C437A">
          <w:rPr>
            <w:rStyle w:val="Appelnotedebasdep"/>
            <w:i/>
            <w:iCs/>
          </w:rPr>
          <w:footnoteReference w:id="65"/>
        </w:r>
      </w:ins>
      <w:ins w:id="5673" w:author="Arthur Parmentier" w:date="2020-05-20T22:31:00Z">
        <w:r w:rsidRPr="007C437A">
          <w:rPr>
            <w:i/>
            <w:iCs/>
          </w:rPr>
          <w:t xml:space="preserve"> </w:t>
        </w:r>
        <w:r w:rsidRPr="007C437A">
          <w:t xml:space="preserve">and </w:t>
        </w:r>
      </w:ins>
      <w:ins w:id="5674" w:author="Arthur Parmentier" w:date="2020-05-20T22:32:00Z">
        <w:r w:rsidRPr="007C437A">
          <w:t>0&lt;</w:t>
        </w:r>
      </w:ins>
      <w:ins w:id="5675" w:author="Arthur Parmentier" w:date="2020-05-20T22:31:00Z">
        <w:r w:rsidRPr="007C437A">
          <w:rPr>
            <w:i/>
            <w:iCs/>
          </w:rPr>
          <w:t>P</w:t>
        </w:r>
        <w:r w:rsidRPr="007C437A">
          <w:t xml:space="preserve"> according to his needs.</w:t>
        </w:r>
      </w:ins>
    </w:p>
    <w:p w:rsidR="00937092" w:rsidRPr="007C437A" w:rsidRDefault="004256FE">
      <w:pPr>
        <w:rPr>
          <w:ins w:id="5676" w:author="Arthur Parmentier" w:date="2020-05-21T09:56:00Z"/>
        </w:rPr>
      </w:pPr>
      <w:ins w:id="5677" w:author="Arthur Parmentier" w:date="2020-05-21T09:53:00Z">
        <w:r w:rsidRPr="007C437A">
          <w:t>Each record</w:t>
        </w:r>
      </w:ins>
      <w:ins w:id="5678" w:author="Arthur Parmentier" w:date="2020-05-22T09:23:00Z">
        <w:r w:rsidR="00A87845" w:rsidRPr="007C437A">
          <w:t>ing</w:t>
        </w:r>
      </w:ins>
      <w:ins w:id="5679" w:author="Arthur Parmentier" w:date="2020-05-21T09:53:00Z">
        <w:r w:rsidRPr="007C437A">
          <w:t xml:space="preserve"> </w:t>
        </w:r>
      </w:ins>
      <w:ins w:id="5680" w:author="Arthur Parmentier" w:date="2020-05-22T09:24:00Z">
        <w:r w:rsidR="00A728E6" w:rsidRPr="007C437A">
          <w:t>takes place in</w:t>
        </w:r>
      </w:ins>
      <w:ins w:id="5681" w:author="Arthur Parmentier" w:date="2020-05-21T09:54:00Z">
        <w:r w:rsidRPr="007C437A">
          <w:t xml:space="preserve"> a different buffer of the Multiple Buffer (MuBu) object</w:t>
        </w:r>
      </w:ins>
      <w:ins w:id="5682" w:author="Arthur Parmentier" w:date="2020-06-03T23:27:00Z">
        <w:r w:rsidR="001B372B" w:rsidRPr="007C437A">
          <w:t>s (one Mubu object per model</w:t>
        </w:r>
        <w:r w:rsidR="001B372B" w:rsidRPr="007C437A">
          <w:rPr>
            <w:rStyle w:val="Appelnotedebasdep"/>
          </w:rPr>
          <w:footnoteReference w:id="66"/>
        </w:r>
        <w:r w:rsidR="001B372B" w:rsidRPr="007C437A">
          <w:t>)</w:t>
        </w:r>
      </w:ins>
      <w:ins w:id="5691" w:author="Arthur Parmentier" w:date="2020-05-21T09:54:00Z">
        <w:r w:rsidRPr="007C437A">
          <w:t xml:space="preserve"> and </w:t>
        </w:r>
      </w:ins>
      <w:ins w:id="5692" w:author="Arthur Parmentier" w:date="2020-05-21T09:51:00Z">
        <w:r w:rsidRPr="007C437A">
          <w:t>ea</w:t>
        </w:r>
      </w:ins>
      <w:ins w:id="5693" w:author="Arthur Parmentier" w:date="2020-05-21T09:52:00Z">
        <w:r w:rsidRPr="007C437A">
          <w:t>ch active input data</w:t>
        </w:r>
      </w:ins>
      <w:ins w:id="5694" w:author="Arthur Parmentier" w:date="2020-05-21T09:51:00Z">
        <w:r w:rsidRPr="007C437A">
          <w:t xml:space="preserve"> </w:t>
        </w:r>
      </w:ins>
      <w:ins w:id="5695" w:author="Arthur Parmentier" w:date="2020-05-21T09:52:00Z">
        <w:r w:rsidRPr="007C437A">
          <w:t>is</w:t>
        </w:r>
      </w:ins>
      <w:ins w:id="5696" w:author="Arthur Parmentier" w:date="2020-05-21T09:51:00Z">
        <w:r w:rsidRPr="007C437A">
          <w:t xml:space="preserve"> saved into</w:t>
        </w:r>
      </w:ins>
      <w:ins w:id="5697" w:author="Arthur Parmentier" w:date="2020-05-21T09:52:00Z">
        <w:r w:rsidRPr="007C437A">
          <w:t xml:space="preserve"> a different </w:t>
        </w:r>
      </w:ins>
      <w:ins w:id="5698" w:author="Arthur Parmentier" w:date="2020-05-21T09:54:00Z">
        <w:r w:rsidRPr="007C437A">
          <w:t xml:space="preserve">track. The user can </w:t>
        </w:r>
      </w:ins>
      <w:ins w:id="5699" w:author="Arthur Parmentier" w:date="2020-05-21T09:55:00Z">
        <w:r w:rsidRPr="007C437A">
          <w:t>na</w:t>
        </w:r>
      </w:ins>
      <w:ins w:id="5700" w:author="Arthur Parmentier" w:date="2020-05-21T09:56:00Z">
        <w:r w:rsidRPr="007C437A">
          <w:t>vigate</w:t>
        </w:r>
      </w:ins>
      <w:ins w:id="5701" w:author="Arthur Parmentier" w:date="2020-05-21T09:55:00Z">
        <w:r w:rsidRPr="007C437A">
          <w:t xml:space="preserve"> the recorded data in each buffer and track using the Multiple Buffer Interface (Imubu object)</w:t>
        </w:r>
      </w:ins>
      <w:ins w:id="5702" w:author="Arthur Parmentier" w:date="2020-05-21T09:56:00Z">
        <w:r w:rsidRPr="007C437A">
          <w:t>.</w:t>
        </w:r>
      </w:ins>
    </w:p>
    <w:p w:rsidR="0051412E" w:rsidRPr="007C437A" w:rsidRDefault="00EA7F1C">
      <w:pPr>
        <w:keepNext/>
        <w:rPr>
          <w:ins w:id="5703" w:author="Arthur Parmentier" w:date="2020-06-03T23:37:00Z"/>
        </w:rPr>
        <w:pPrChange w:id="5704" w:author="Arthur Parmentier" w:date="2020-06-03T23:37:00Z">
          <w:pPr/>
        </w:pPrChange>
      </w:pPr>
      <w:ins w:id="5705" w:author="Arthur Parmentier" w:date="2020-06-03T23:36:00Z">
        <w:r w:rsidRPr="007C437A">
          <w:rPr>
            <w:noProof/>
            <w:rPrChange w:id="5706" w:author="Arthur Parmentier" w:date="2020-06-07T15:27:00Z">
              <w:rPr>
                <w:noProof/>
              </w:rPr>
            </w:rPrChange>
          </w:rPr>
          <w:drawing>
            <wp:inline distT="0" distB="0" distL="0" distR="0">
              <wp:extent cx="6188710" cy="3032760"/>
              <wp:effectExtent l="0" t="0" r="2540" b="0"/>
              <wp:docPr id="10" name="Image 10"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ubu.PNG"/>
                      <pic:cNvPicPr/>
                    </pic:nvPicPr>
                    <pic:blipFill>
                      <a:blip r:embed="rId26">
                        <a:extLst>
                          <a:ext uri="{28A0092B-C50C-407E-A947-70E740481C1C}">
                            <a14:useLocalDpi xmlns:a14="http://schemas.microsoft.com/office/drawing/2010/main" val="0"/>
                          </a:ext>
                        </a:extLst>
                      </a:blip>
                      <a:stretch>
                        <a:fillRect/>
                      </a:stretch>
                    </pic:blipFill>
                    <pic:spPr>
                      <a:xfrm>
                        <a:off x="0" y="0"/>
                        <a:ext cx="6188710" cy="3032760"/>
                      </a:xfrm>
                      <a:prstGeom prst="rect">
                        <a:avLst/>
                      </a:prstGeom>
                    </pic:spPr>
                  </pic:pic>
                </a:graphicData>
              </a:graphic>
            </wp:inline>
          </w:drawing>
        </w:r>
      </w:ins>
    </w:p>
    <w:p w:rsidR="00EA7F1C" w:rsidRPr="007C437A" w:rsidRDefault="0051412E">
      <w:pPr>
        <w:pStyle w:val="Lgende"/>
        <w:rPr>
          <w:ins w:id="5707" w:author="Arthur Parmentier" w:date="2020-06-03T23:36:00Z"/>
          <w:rPrChange w:id="5708" w:author="Arthur Parmentier" w:date="2020-06-07T15:27:00Z">
            <w:rPr>
              <w:ins w:id="5709" w:author="Arthur Parmentier" w:date="2020-06-03T23:36:00Z"/>
            </w:rPr>
          </w:rPrChange>
        </w:rPr>
        <w:pPrChange w:id="5710" w:author="Arthur Parmentier" w:date="2020-06-03T23:37:00Z">
          <w:pPr/>
        </w:pPrChange>
      </w:pPr>
      <w:ins w:id="5711" w:author="Arthur Parmentier" w:date="2020-06-03T23:37:00Z">
        <w:r w:rsidRPr="007C437A">
          <w:rPr>
            <w:rPrChange w:id="5712" w:author="Arthur Parmentier" w:date="2020-06-07T15:27:00Z">
              <w:rPr>
                <w:i/>
                <w:iCs/>
              </w:rPr>
            </w:rPrChange>
          </w:rPr>
          <w:t xml:space="preserve">Figure </w:t>
        </w:r>
        <w:r w:rsidRPr="007C437A">
          <w:rPr>
            <w:rPrChange w:id="5713" w:author="Arthur Parmentier" w:date="2020-06-07T15:27:00Z">
              <w:rPr>
                <w:i/>
                <w:iCs/>
              </w:rPr>
            </w:rPrChange>
          </w:rPr>
          <w:fldChar w:fldCharType="begin"/>
        </w:r>
        <w:r w:rsidRPr="007C437A">
          <w:rPr>
            <w:rPrChange w:id="5714" w:author="Arthur Parmentier" w:date="2020-06-07T15:27:00Z">
              <w:rPr>
                <w:i/>
                <w:iCs/>
              </w:rPr>
            </w:rPrChange>
          </w:rPr>
          <w:instrText xml:space="preserve"> SEQ Figure \* ARABIC </w:instrText>
        </w:r>
      </w:ins>
      <w:r w:rsidRPr="007C437A">
        <w:rPr>
          <w:rPrChange w:id="5715" w:author="Arthur Parmentier" w:date="2020-06-07T15:27:00Z">
            <w:rPr>
              <w:i/>
              <w:iCs/>
            </w:rPr>
          </w:rPrChange>
        </w:rPr>
        <w:fldChar w:fldCharType="separate"/>
      </w:r>
      <w:ins w:id="5716" w:author="Arthur Parmentier" w:date="2020-06-05T21:05:00Z">
        <w:r w:rsidR="001C2AA6" w:rsidRPr="007C437A">
          <w:rPr>
            <w:rPrChange w:id="5717" w:author="Arthur Parmentier" w:date="2020-06-07T15:27:00Z">
              <w:rPr>
                <w:i/>
                <w:iCs/>
                <w:noProof/>
              </w:rPr>
            </w:rPrChange>
          </w:rPr>
          <w:t>8</w:t>
        </w:r>
      </w:ins>
      <w:ins w:id="5718" w:author="Arthur Parmentier" w:date="2020-06-03T23:37:00Z">
        <w:r w:rsidRPr="007C437A">
          <w:rPr>
            <w:rPrChange w:id="5719" w:author="Arthur Parmentier" w:date="2020-06-07T15:27:00Z">
              <w:rPr>
                <w:i/>
                <w:iCs/>
              </w:rPr>
            </w:rPrChange>
          </w:rPr>
          <w:fldChar w:fldCharType="end"/>
        </w:r>
        <w:r w:rsidRPr="007C437A">
          <w:rPr>
            <w:rPrChange w:id="5720" w:author="Arthur Parmentier" w:date="2020-06-07T15:27:00Z">
              <w:rPr>
                <w:i/>
                <w:iCs/>
              </w:rPr>
            </w:rPrChange>
          </w:rPr>
          <w:t xml:space="preserve"> Imubu controls and interface.</w:t>
        </w:r>
      </w:ins>
    </w:p>
    <w:p w:rsidR="00D17256" w:rsidRPr="007C437A" w:rsidRDefault="004256FE">
      <w:pPr>
        <w:rPr>
          <w:ins w:id="5721" w:author="Arthur Parmentier" w:date="2020-05-21T10:01:00Z"/>
        </w:rPr>
      </w:pPr>
      <w:ins w:id="5722" w:author="Arthur Parmentier" w:date="2020-05-21T09:57:00Z">
        <w:r w:rsidRPr="007C437A">
          <w:lastRenderedPageBreak/>
          <w:t>After the recording session, the data contained in a given track of a gi</w:t>
        </w:r>
      </w:ins>
      <w:ins w:id="5723" w:author="Arthur Parmentier" w:date="2020-05-21T09:58:00Z">
        <w:r w:rsidRPr="007C437A">
          <w:t xml:space="preserve">ven buffer corresponds to </w:t>
        </w:r>
      </w:ins>
      <w:ins w:id="5724" w:author="Arthur Parmentier" w:date="2020-05-20T21:54:00Z">
        <w:r w:rsidR="00D17256" w:rsidRPr="007C437A">
          <w:t xml:space="preserve">a </w:t>
        </w:r>
      </w:ins>
      <w:ins w:id="5725" w:author="Arthur Parmentier" w:date="2020-05-21T09:58:00Z">
        <w:r w:rsidRPr="007C437A">
          <w:t>(</w:t>
        </w:r>
      </w:ins>
      <w:ins w:id="5726" w:author="Arthur Parmentier" w:date="2020-05-20T21:54:00Z">
        <w:r w:rsidR="00D17256" w:rsidRPr="007C437A">
          <w:t>N</w:t>
        </w:r>
      </w:ins>
      <w:ins w:id="5727" w:author="Arthur Parmentier" w:date="2020-05-21T09:58:00Z">
        <w:r w:rsidRPr="007C437A">
          <w:t>+1)</w:t>
        </w:r>
      </w:ins>
      <w:ins w:id="5728" w:author="Arthur Parmentier" w:date="2020-05-21T10:13:00Z">
        <w:r w:rsidR="0008549C" w:rsidRPr="007C437A">
          <w:t xml:space="preserve"> </w:t>
        </w:r>
      </w:ins>
      <w:ins w:id="5729" w:author="Arthur Parmentier" w:date="2020-05-20T21:54:00Z">
        <w:r w:rsidR="00D17256" w:rsidRPr="007C437A">
          <w:t>x</w:t>
        </w:r>
      </w:ins>
      <w:ins w:id="5730" w:author="Arthur Parmentier" w:date="2020-05-21T10:13:00Z">
        <w:r w:rsidR="0008549C" w:rsidRPr="007C437A">
          <w:t xml:space="preserve"> </w:t>
        </w:r>
      </w:ins>
      <w:ins w:id="5731" w:author="Arthur Parmentier" w:date="2020-05-20T21:54:00Z">
        <w:r w:rsidR="00D17256" w:rsidRPr="007C437A">
          <w:t xml:space="preserve">L matrix with N being the number of dimensions of </w:t>
        </w:r>
      </w:ins>
      <w:ins w:id="5732" w:author="Arthur Parmentier" w:date="2020-05-21T09:58:00Z">
        <w:r w:rsidRPr="007C437A">
          <w:t>the corresponding</w:t>
        </w:r>
      </w:ins>
      <w:ins w:id="5733" w:author="Arthur Parmentier" w:date="2020-05-20T21:54:00Z">
        <w:r w:rsidR="00D17256" w:rsidRPr="007C437A">
          <w:t xml:space="preserve"> input and L being the number of steps in the recording sequence (sampling rate x duration of the sequence)</w:t>
        </w:r>
      </w:ins>
      <w:ins w:id="5734" w:author="Arthur Parmentier" w:date="2020-05-21T09:58:00Z">
        <w:r w:rsidRPr="007C437A">
          <w:t>. T</w:t>
        </w:r>
      </w:ins>
      <w:ins w:id="5735" w:author="Arthur Parmentier" w:date="2020-05-21T09:59:00Z">
        <w:r w:rsidRPr="007C437A">
          <w:t xml:space="preserve">he additional dimension corresponds to the time-tagging of the data. </w:t>
        </w:r>
      </w:ins>
      <w:ins w:id="5736" w:author="Arthur Parmentier" w:date="2020-05-21T10:01:00Z">
        <w:r w:rsidR="005C1896" w:rsidRPr="007C437A">
          <w:t>There are two main reasons for time-tagging the data:</w:t>
        </w:r>
      </w:ins>
    </w:p>
    <w:p w:rsidR="005C1896" w:rsidRPr="007C437A" w:rsidRDefault="005C1896" w:rsidP="005C1896">
      <w:pPr>
        <w:pStyle w:val="Paragraphedeliste"/>
        <w:numPr>
          <w:ilvl w:val="0"/>
          <w:numId w:val="35"/>
        </w:numPr>
        <w:rPr>
          <w:ins w:id="5737" w:author="Arthur Parmentier" w:date="2020-05-21T10:02:00Z"/>
        </w:rPr>
      </w:pPr>
      <w:ins w:id="5738" w:author="Arthur Parmentier" w:date="2020-05-21T10:01:00Z">
        <w:r w:rsidRPr="007C437A">
          <w:t xml:space="preserve">When several inputs are recorded at the same time, each has its own </w:t>
        </w:r>
      </w:ins>
      <w:ins w:id="5739" w:author="Arthur Parmentier" w:date="2020-05-21T10:02:00Z">
        <w:r w:rsidRPr="007C437A">
          <w:t>output rate</w:t>
        </w:r>
      </w:ins>
      <w:ins w:id="5740" w:author="Arthur Parmentier" w:date="2020-05-21T10:03:00Z">
        <w:r w:rsidRPr="007C437A">
          <w:t xml:space="preserve">; </w:t>
        </w:r>
      </w:ins>
      <w:ins w:id="5741" w:author="Arthur Parmentier" w:date="2020-05-21T10:04:00Z">
        <w:r w:rsidRPr="007C437A">
          <w:t>time-tagging the data in each track guarantees that during playback, the rate of each track is preserved</w:t>
        </w:r>
      </w:ins>
    </w:p>
    <w:p w:rsidR="005C1896" w:rsidRPr="007C437A" w:rsidRDefault="005C1896" w:rsidP="005C1896">
      <w:pPr>
        <w:pStyle w:val="Paragraphedeliste"/>
        <w:numPr>
          <w:ilvl w:val="0"/>
          <w:numId w:val="35"/>
        </w:numPr>
        <w:rPr>
          <w:ins w:id="5742" w:author="Arthur Parmentier" w:date="2020-05-21T10:11:00Z"/>
        </w:rPr>
      </w:pPr>
      <w:ins w:id="5743" w:author="Arthur Parmentier" w:date="2020-05-21T10:02:00Z">
        <w:r w:rsidRPr="007C437A">
          <w:t>Individual inputs can have varying output rates over time, for instance Pose</w:t>
        </w:r>
      </w:ins>
      <w:ins w:id="5744" w:author="Arthur Parmentier" w:date="2020-06-03T23:37:00Z">
        <w:r w:rsidR="0051412E" w:rsidRPr="007C437A">
          <w:t>N</w:t>
        </w:r>
      </w:ins>
      <w:ins w:id="5745" w:author="Arthur Parmentier" w:date="2020-05-21T10:02:00Z">
        <w:r w:rsidRPr="007C437A">
          <w:t>et</w:t>
        </w:r>
      </w:ins>
      <w:ins w:id="5746" w:author="Arthur Parmentier" w:date="2020-06-03T23:37:00Z">
        <w:r w:rsidR="0051412E" w:rsidRPr="007C437A">
          <w:t xml:space="preserve"> and HandPose that run on GPU</w:t>
        </w:r>
      </w:ins>
      <w:ins w:id="5747" w:author="Arthur Parmentier" w:date="2020-05-21T10:08:00Z">
        <w:r w:rsidRPr="007C437A">
          <w:t>. Although we will see that the Dynamic Time Warping classification does “warp” the seq</w:t>
        </w:r>
      </w:ins>
      <w:ins w:id="5748" w:author="Arthur Parmentier" w:date="2020-05-21T10:09:00Z">
        <w:r w:rsidRPr="007C437A">
          <w:t xml:space="preserve">uence in time and is therefore not sensitive to </w:t>
        </w:r>
        <w:r w:rsidR="00D9796F" w:rsidRPr="007C437A">
          <w:t xml:space="preserve">small variations of data rate, it </w:t>
        </w:r>
      </w:ins>
      <w:ins w:id="5749" w:author="Arthur Parmentier" w:date="2020-05-21T10:10:00Z">
        <w:r w:rsidR="00D9796F" w:rsidRPr="007C437A">
          <w:t xml:space="preserve">is safe to assume that keeping the data timing in place </w:t>
        </w:r>
      </w:ins>
      <w:ins w:id="5750" w:author="Arthur Parmentier" w:date="2020-05-21T10:11:00Z">
        <w:r w:rsidR="00D9796F" w:rsidRPr="007C437A">
          <w:t>always would better represent the original movements of the soundpainter</w:t>
        </w:r>
      </w:ins>
    </w:p>
    <w:p w:rsidR="00B92220" w:rsidRPr="007C437A" w:rsidRDefault="00995831" w:rsidP="00B92220">
      <w:pPr>
        <w:rPr>
          <w:ins w:id="5751" w:author="Arthur Parmentier" w:date="2020-05-21T14:39:00Z"/>
        </w:rPr>
      </w:pPr>
      <w:ins w:id="5752" w:author="Arthur Parmentier" w:date="2020-05-21T10:16:00Z">
        <w:r w:rsidRPr="007C437A">
          <w:t>Wrapping up, i</w:t>
        </w:r>
      </w:ins>
      <w:ins w:id="5753" w:author="Arthur Parmentier" w:date="2020-05-21T10:15:00Z">
        <w:r w:rsidRPr="007C437A">
          <w:t xml:space="preserve">nside the MuBu object, </w:t>
        </w:r>
      </w:ins>
      <w:ins w:id="5754" w:author="Arthur Parmentier" w:date="2020-05-21T10:16:00Z">
        <w:r w:rsidRPr="007C437A">
          <w:t>a sign is represented by</w:t>
        </w:r>
      </w:ins>
      <w:ins w:id="5755" w:author="Arthur Parmentier" w:date="2020-05-21T14:37:00Z">
        <w:r w:rsidR="00B92220" w:rsidRPr="007C437A">
          <w:t xml:space="preserve"> labeled</w:t>
        </w:r>
      </w:ins>
      <w:ins w:id="5756" w:author="Arthur Parmentier" w:date="2020-05-21T14:34:00Z">
        <w:r w:rsidR="00B92220" w:rsidRPr="007C437A">
          <w:t xml:space="preserve"> multi-dimensional buffers</w:t>
        </w:r>
      </w:ins>
      <w:ins w:id="5757" w:author="Arthur Parmentier" w:date="2020-05-21T14:38:00Z">
        <w:r w:rsidR="00B92220" w:rsidRPr="007C437A">
          <w:t xml:space="preserve"> that contain the motion tracking data corresponding to each </w:t>
        </w:r>
      </w:ins>
      <w:ins w:id="5758" w:author="Arthur Parmentier" w:date="2020-05-21T14:39:00Z">
        <w:r w:rsidR="00B92220" w:rsidRPr="007C437A">
          <w:t>recorded example of the sign.</w:t>
        </w:r>
      </w:ins>
    </w:p>
    <w:p w:rsidR="00B92220" w:rsidRPr="007C437A" w:rsidRDefault="00B92220">
      <w:pPr>
        <w:rPr>
          <w:ins w:id="5759" w:author="Arthur Parmentier" w:date="2020-05-22T09:05:00Z"/>
        </w:rPr>
      </w:pPr>
      <w:ins w:id="5760" w:author="Arthur Parmentier" w:date="2020-05-21T14:39:00Z">
        <w:r w:rsidRPr="007C437A">
          <w:t xml:space="preserve">Once the data has been recorded, the user is able to save the </w:t>
        </w:r>
      </w:ins>
      <w:ins w:id="5761" w:author="Arthur Parmentier" w:date="2020-05-21T14:40:00Z">
        <w:r w:rsidRPr="007C437A">
          <w:t>recorded buffers to files in the ./data folder</w:t>
        </w:r>
      </w:ins>
      <w:ins w:id="5762" w:author="Arthur Parmentier" w:date="2020-05-22T09:24:00Z">
        <w:r w:rsidR="00AE73D8" w:rsidRPr="007C437A">
          <w:t xml:space="preserve">, by using the dedicated button </w:t>
        </w:r>
      </w:ins>
      <w:ins w:id="5763" w:author="Arthur Parmentier" w:date="2020-06-03T23:38:00Z">
        <w:r w:rsidR="0051412E" w:rsidRPr="007C437A">
          <w:t>“Save buffers to file”</w:t>
        </w:r>
      </w:ins>
      <w:ins w:id="5764" w:author="Arthur Parmentier" w:date="2020-05-22T09:24:00Z">
        <w:r w:rsidR="00AE73D8" w:rsidRPr="007C437A">
          <w:t>.</w:t>
        </w:r>
      </w:ins>
    </w:p>
    <w:p w:rsidR="0051412E" w:rsidRPr="007C437A" w:rsidRDefault="0051412E">
      <w:pPr>
        <w:pStyle w:val="Titre4"/>
        <w:rPr>
          <w:ins w:id="5765" w:author="Arthur Parmentier" w:date="2020-06-03T23:38:00Z"/>
          <w:rPrChange w:id="5766" w:author="Arthur Parmentier" w:date="2020-06-07T15:27:00Z">
            <w:rPr>
              <w:ins w:id="5767" w:author="Arthur Parmentier" w:date="2020-06-03T23:38:00Z"/>
            </w:rPr>
          </w:rPrChange>
        </w:rPr>
        <w:pPrChange w:id="5768" w:author="Arthur Parmentier" w:date="2020-06-03T23:38:00Z">
          <w:pPr/>
        </w:pPrChange>
      </w:pPr>
      <w:ins w:id="5769" w:author="Arthur Parmentier" w:date="2020-06-03T23:39:00Z">
        <w:r w:rsidRPr="007C437A">
          <w:rPr>
            <w:rPrChange w:id="5770" w:author="Arthur Parmentier" w:date="2020-06-07T15:27:00Z">
              <w:rPr/>
            </w:rPrChange>
          </w:rPr>
          <w:t>Saving recordings to file: building a dictionary</w:t>
        </w:r>
      </w:ins>
    </w:p>
    <w:p w:rsidR="00023308" w:rsidRPr="007C437A" w:rsidRDefault="00023308" w:rsidP="00023308">
      <w:pPr>
        <w:rPr>
          <w:ins w:id="5771" w:author="Arthur Parmentier" w:date="2020-05-22T08:10:00Z"/>
        </w:rPr>
      </w:pPr>
      <w:ins w:id="5772" w:author="Arthur Parmentier" w:date="2020-05-22T08:10:00Z">
        <w:r w:rsidRPr="007C437A">
          <w:t>What would be ideal would be to store the data in the following fashion:</w:t>
        </w:r>
      </w:ins>
    </w:p>
    <w:p w:rsidR="00023308" w:rsidRPr="007C437A" w:rsidRDefault="00023308" w:rsidP="00023308">
      <w:pPr>
        <w:rPr>
          <w:ins w:id="5773" w:author="Arthur Parmentier" w:date="2020-05-22T08:27:00Z"/>
        </w:rPr>
      </w:pPr>
      <w:ins w:id="5774" w:author="Arthur Parmentier" w:date="2020-05-22T08:10:00Z">
        <w:r w:rsidRPr="007C437A">
          <w:t>./data</w:t>
        </w:r>
        <w:r w:rsidRPr="007C437A">
          <w:br/>
        </w:r>
        <w:r w:rsidRPr="007C437A">
          <w:tab/>
          <w:t>/track_name (corresponds to the input name)</w:t>
        </w:r>
        <w:r w:rsidRPr="007C437A">
          <w:br/>
        </w:r>
        <w:r w:rsidRPr="007C437A">
          <w:tab/>
        </w:r>
        <w:r w:rsidRPr="007C437A">
          <w:tab/>
          <w:t>/</w:t>
        </w:r>
      </w:ins>
      <w:ins w:id="5775" w:author="Arthur Parmentier" w:date="2020-05-22T08:11:00Z">
        <w:r w:rsidRPr="007C437A">
          <w:t>sign_label</w:t>
        </w:r>
      </w:ins>
      <w:ins w:id="5776" w:author="Arthur Parmentier" w:date="2020-05-22T08:10:00Z">
        <w:r w:rsidRPr="007C437A">
          <w:t xml:space="preserve"> + unique_id (.mubu or .txt)</w:t>
        </w:r>
      </w:ins>
    </w:p>
    <w:p w:rsidR="003943E3" w:rsidRPr="007C437A" w:rsidRDefault="003943E3" w:rsidP="00023308">
      <w:pPr>
        <w:rPr>
          <w:ins w:id="5777" w:author="Arthur Parmentier" w:date="2020-05-22T08:10:00Z"/>
        </w:rPr>
      </w:pPr>
      <w:ins w:id="5778" w:author="Arthur Parmentier" w:date="2020-05-22T08:27:00Z">
        <w:r w:rsidRPr="007C437A">
          <w:t>The motivation for using this file and folder structure is that it best represents the data structure of the MuBu object itself</w:t>
        </w:r>
      </w:ins>
      <w:ins w:id="5779" w:author="Arthur Parmentier" w:date="2020-05-22T08:28:00Z">
        <w:r w:rsidRPr="007C437A">
          <w:t xml:space="preserve"> and </w:t>
        </w:r>
      </w:ins>
      <w:ins w:id="5780" w:author="Arthur Parmentier" w:date="2020-05-22T08:29:00Z">
        <w:r w:rsidRPr="007C437A">
          <w:t xml:space="preserve">allows the user to clearly identify what the file corresponds to without looking at its metadata. The user would then be allowed to mix data from </w:t>
        </w:r>
      </w:ins>
      <w:ins w:id="5781" w:author="Arthur Parmentier" w:date="2020-05-22T08:30:00Z">
        <w:r w:rsidRPr="007C437A">
          <w:t xml:space="preserve">recording sessions that are inhomogeneous, i.e. with a different number of </w:t>
        </w:r>
        <w:r w:rsidR="00CA7DF5" w:rsidRPr="007C437A">
          <w:t>recorded inputs</w:t>
        </w:r>
      </w:ins>
      <w:ins w:id="5782" w:author="Arthur Parmentier" w:date="2020-05-22T08:31:00Z">
        <w:r w:rsidR="00CA7DF5" w:rsidRPr="007C437A">
          <w:t>, by loading all the files that corresponds to the inputs he uses, even though they might come from very different sessions.</w:t>
        </w:r>
      </w:ins>
    </w:p>
    <w:p w:rsidR="00023308" w:rsidRPr="007C437A" w:rsidRDefault="00023308">
      <w:pPr>
        <w:rPr>
          <w:ins w:id="5783" w:author="Arthur Parmentier" w:date="2020-05-22T08:21:00Z"/>
        </w:rPr>
      </w:pPr>
      <w:ins w:id="5784" w:author="Arthur Parmentier" w:date="2020-05-22T08:11:00Z">
        <w:r w:rsidRPr="007C437A">
          <w:t xml:space="preserve">However, the MuBu object write and read mechanisms suffers </w:t>
        </w:r>
      </w:ins>
      <w:ins w:id="5785" w:author="Arthur Parmentier" w:date="2020-05-22T08:13:00Z">
        <w:r w:rsidRPr="007C437A">
          <w:t>from bugs</w:t>
        </w:r>
        <w:r w:rsidRPr="007C437A">
          <w:rPr>
            <w:rStyle w:val="Appelnotedebasdep"/>
          </w:rPr>
          <w:footnoteReference w:id="67"/>
        </w:r>
      </w:ins>
      <w:ins w:id="5787" w:author="Arthur Parmentier" w:date="2020-05-22T08:21:00Z">
        <w:r w:rsidR="008A6401" w:rsidRPr="007C437A">
          <w:t xml:space="preserve"> that should be fixed by the </w:t>
        </w:r>
      </w:ins>
      <w:ins w:id="5788" w:author="Arthur Parmentier" w:date="2020-05-22T08:22:00Z">
        <w:r w:rsidR="008A6401" w:rsidRPr="007C437A">
          <w:t>developers</w:t>
        </w:r>
      </w:ins>
      <w:ins w:id="5789" w:author="Arthur Parmentier" w:date="2020-05-22T08:21:00Z">
        <w:r w:rsidR="008A6401" w:rsidRPr="007C437A">
          <w:t xml:space="preserve"> in the </w:t>
        </w:r>
      </w:ins>
      <w:ins w:id="5790" w:author="Arthur Parmentier" w:date="2020-05-22T08:22:00Z">
        <w:r w:rsidR="008A6401" w:rsidRPr="007C437A">
          <w:t>near future (as of May 2020)</w:t>
        </w:r>
      </w:ins>
      <w:ins w:id="5791" w:author="Arthur Parmentier" w:date="2020-05-22T08:12:00Z">
        <w:r w:rsidRPr="007C437A">
          <w:t xml:space="preserve"> </w:t>
        </w:r>
      </w:ins>
      <w:ins w:id="5792" w:author="Arthur Parmentier" w:date="2020-05-22T08:13:00Z">
        <w:r w:rsidRPr="007C437A">
          <w:t>and I had to implement a workaround before it gets fixed</w:t>
        </w:r>
      </w:ins>
      <w:ins w:id="5793" w:author="Arthur Parmentier" w:date="2020-05-22T08:20:00Z">
        <w:r w:rsidR="008A6401" w:rsidRPr="007C437A">
          <w:t xml:space="preserve">, by saving </w:t>
        </w:r>
      </w:ins>
      <w:ins w:id="5794" w:author="Arthur Parmentier" w:date="2020-05-22T08:21:00Z">
        <w:r w:rsidR="008A6401" w:rsidRPr="007C437A">
          <w:t>each</w:t>
        </w:r>
      </w:ins>
      <w:ins w:id="5795" w:author="Arthur Parmentier" w:date="2020-05-22T08:20:00Z">
        <w:r w:rsidR="008A6401" w:rsidRPr="007C437A">
          <w:t xml:space="preserve"> buffer with all </w:t>
        </w:r>
      </w:ins>
      <w:ins w:id="5796" w:author="Arthur Parmentier" w:date="2020-05-22T08:21:00Z">
        <w:r w:rsidR="008A6401" w:rsidRPr="007C437A">
          <w:t>its</w:t>
        </w:r>
      </w:ins>
      <w:ins w:id="5797" w:author="Arthur Parmentier" w:date="2020-05-22T08:20:00Z">
        <w:r w:rsidR="008A6401" w:rsidRPr="007C437A">
          <w:t xml:space="preserve"> tracks in</w:t>
        </w:r>
      </w:ins>
      <w:ins w:id="5798" w:author="Arthur Parmentier" w:date="2020-05-22T08:21:00Z">
        <w:r w:rsidR="008A6401" w:rsidRPr="007C437A">
          <w:t xml:space="preserve"> a single file:</w:t>
        </w:r>
      </w:ins>
    </w:p>
    <w:p w:rsidR="008A6401" w:rsidRPr="007C437A" w:rsidRDefault="008A6401" w:rsidP="008A6401">
      <w:pPr>
        <w:rPr>
          <w:ins w:id="5799" w:author="Arthur Parmentier" w:date="2020-05-22T08:21:00Z"/>
        </w:rPr>
      </w:pPr>
      <w:ins w:id="5800" w:author="Arthur Parmentier" w:date="2020-05-22T08:21:00Z">
        <w:r w:rsidRPr="007C437A">
          <w:t>./data</w:t>
        </w:r>
        <w:r w:rsidRPr="007C437A">
          <w:br/>
        </w:r>
        <w:r w:rsidRPr="007C437A">
          <w:tab/>
          <w:t>/configuration_#track_name_1_#track_name_2…</w:t>
        </w:r>
        <w:r w:rsidRPr="007C437A">
          <w:br/>
        </w:r>
        <w:r w:rsidRPr="007C437A">
          <w:tab/>
        </w:r>
        <w:r w:rsidRPr="007C437A">
          <w:tab/>
          <w:t>/buffer_name + unique_id (.mubu, .txt)</w:t>
        </w:r>
      </w:ins>
    </w:p>
    <w:p w:rsidR="008A6401" w:rsidRPr="007C437A" w:rsidRDefault="008A6401">
      <w:pPr>
        <w:rPr>
          <w:ins w:id="5801" w:author="Arthur Parmentier" w:date="2020-06-03T23:40:00Z"/>
        </w:rPr>
      </w:pPr>
      <w:ins w:id="5802" w:author="Arthur Parmentier" w:date="2020-05-22T08:22:00Z">
        <w:r w:rsidRPr="007C437A">
          <w:t>This way, the buffer names are saved correctly</w:t>
        </w:r>
      </w:ins>
      <w:ins w:id="5803" w:author="Arthur Parmentier" w:date="2020-05-22T08:31:00Z">
        <w:r w:rsidR="00DD65AA" w:rsidRPr="007C437A">
          <w:t>, but the user is no longer able to mix data</w:t>
        </w:r>
      </w:ins>
      <w:ins w:id="5804" w:author="Arthur Parmentier" w:date="2020-05-22T08:32:00Z">
        <w:r w:rsidR="00DD65AA" w:rsidRPr="007C437A">
          <w:t xml:space="preserve"> from different sets of inputs.</w:t>
        </w:r>
      </w:ins>
    </w:p>
    <w:p w:rsidR="00F05472" w:rsidRPr="007C437A" w:rsidRDefault="00F05472">
      <w:pPr>
        <w:pStyle w:val="Titre4"/>
        <w:rPr>
          <w:ins w:id="5805" w:author="Arthur Parmentier" w:date="2020-05-22T08:23:00Z"/>
          <w:rPrChange w:id="5806" w:author="Arthur Parmentier" w:date="2020-06-07T15:27:00Z">
            <w:rPr>
              <w:ins w:id="5807" w:author="Arthur Parmentier" w:date="2020-05-22T08:23:00Z"/>
            </w:rPr>
          </w:rPrChange>
        </w:rPr>
        <w:pPrChange w:id="5808" w:author="Arthur Parmentier" w:date="2020-06-03T23:40:00Z">
          <w:pPr/>
        </w:pPrChange>
      </w:pPr>
      <w:ins w:id="5809" w:author="Arthur Parmentier" w:date="2020-06-03T23:40:00Z">
        <w:r w:rsidRPr="007C437A">
          <w:rPr>
            <w:rPrChange w:id="5810" w:author="Arthur Parmentier" w:date="2020-06-07T15:27:00Z">
              <w:rPr/>
            </w:rPrChange>
          </w:rPr>
          <w:lastRenderedPageBreak/>
          <w:t>Loading pre-recorded signs</w:t>
        </w:r>
      </w:ins>
    </w:p>
    <w:p w:rsidR="008A6401" w:rsidRPr="007C437A" w:rsidRDefault="008A6401">
      <w:pPr>
        <w:rPr>
          <w:ins w:id="5811" w:author="Arthur Parmentier" w:date="2020-06-03T23:42:00Z"/>
        </w:rPr>
      </w:pPr>
      <w:ins w:id="5812" w:author="Arthur Parmentier" w:date="2020-05-22T08:24:00Z">
        <w:r w:rsidRPr="007C437A">
          <w:t xml:space="preserve">Loading </w:t>
        </w:r>
      </w:ins>
      <w:ins w:id="5813" w:author="Arthur Parmentier" w:date="2020-05-22T09:14:00Z">
        <w:r w:rsidR="00A87845" w:rsidRPr="007C437A">
          <w:t xml:space="preserve">buffer data from files </w:t>
        </w:r>
      </w:ins>
      <w:ins w:id="5814" w:author="Arthur Parmentier" w:date="2020-05-22T08:24:00Z">
        <w:r w:rsidRPr="007C437A">
          <w:t>is much simpler and can be achieved</w:t>
        </w:r>
      </w:ins>
      <w:ins w:id="5815" w:author="Arthur Parmentier" w:date="2020-05-22T09:25:00Z">
        <w:r w:rsidR="00C83F83" w:rsidRPr="007C437A">
          <w:t xml:space="preserve"> in 2.3.</w:t>
        </w:r>
      </w:ins>
      <w:ins w:id="5816" w:author="Arthur Parmentier" w:date="2020-05-22T08:24:00Z">
        <w:r w:rsidRPr="007C437A">
          <w:t xml:space="preserve"> by a simple drag and drop of one or several data files </w:t>
        </w:r>
      </w:ins>
      <w:ins w:id="5817" w:author="Arthur Parmentier" w:date="2020-05-22T08:25:00Z">
        <w:r w:rsidRPr="007C437A">
          <w:t xml:space="preserve">in the dedicated zone </w:t>
        </w:r>
      </w:ins>
      <w:ins w:id="5818" w:author="Arthur Parmentier" w:date="2020-06-03T23:40:00Z">
        <w:r w:rsidR="00F05472" w:rsidRPr="007C437A">
          <w:t xml:space="preserve">(see </w:t>
        </w:r>
        <w:r w:rsidR="00F05472" w:rsidRPr="007C437A">
          <w:rPr>
            <w:rPrChange w:id="5819" w:author="Arthur Parmentier" w:date="2020-06-07T15:27:00Z">
              <w:rPr/>
            </w:rPrChange>
          </w:rPr>
          <w:fldChar w:fldCharType="begin"/>
        </w:r>
        <w:r w:rsidR="00F05472" w:rsidRPr="007C437A">
          <w:instrText xml:space="preserve"> REF _Ref41031792 \h </w:instrText>
        </w:r>
      </w:ins>
      <w:r w:rsidR="00F05472" w:rsidRPr="007C437A">
        <w:rPr>
          <w:rPrChange w:id="5820" w:author="Arthur Parmentier" w:date="2020-06-07T15:27:00Z">
            <w:rPr/>
          </w:rPrChange>
        </w:rPr>
      </w:r>
      <w:r w:rsidR="00F05472" w:rsidRPr="007C437A">
        <w:rPr>
          <w:rPrChange w:id="5821" w:author="Arthur Parmentier" w:date="2020-06-07T15:27:00Z">
            <w:rPr/>
          </w:rPrChange>
        </w:rPr>
        <w:fldChar w:fldCharType="separate"/>
      </w:r>
      <w:ins w:id="5822" w:author="Arthur Parmentier" w:date="2020-06-03T23:40:00Z">
        <w:r w:rsidR="00F05472" w:rsidRPr="007C437A">
          <w:t xml:space="preserve">Figure </w:t>
        </w:r>
        <w:r w:rsidR="00F05472" w:rsidRPr="007C437A">
          <w:rPr>
            <w:rPrChange w:id="5823" w:author="Arthur Parmentier" w:date="2020-06-07T15:27:00Z">
              <w:rPr>
                <w:noProof/>
              </w:rPr>
            </w:rPrChange>
          </w:rPr>
          <w:t>6</w:t>
        </w:r>
        <w:r w:rsidR="00F05472" w:rsidRPr="007C437A">
          <w:rPr>
            <w:rPrChange w:id="5824" w:author="Arthur Parmentier" w:date="2020-06-07T15:27:00Z">
              <w:rPr/>
            </w:rPrChange>
          </w:rPr>
          <w:fldChar w:fldCharType="end"/>
        </w:r>
        <w:r w:rsidR="00F05472" w:rsidRPr="007C437A">
          <w:t>)</w:t>
        </w:r>
      </w:ins>
      <w:ins w:id="5825" w:author="Arthur Parmentier" w:date="2020-05-22T08:25:00Z">
        <w:r w:rsidRPr="007C437A">
          <w:t>.</w:t>
        </w:r>
      </w:ins>
    </w:p>
    <w:p w:rsidR="00F05472" w:rsidRPr="007C437A" w:rsidRDefault="00F05472">
      <w:pPr>
        <w:pStyle w:val="Titre4"/>
        <w:rPr>
          <w:ins w:id="5826" w:author="Arthur Parmentier" w:date="2020-05-22T09:04:00Z"/>
          <w:rPrChange w:id="5827" w:author="Arthur Parmentier" w:date="2020-06-07T15:27:00Z">
            <w:rPr>
              <w:ins w:id="5828" w:author="Arthur Parmentier" w:date="2020-05-22T09:04:00Z"/>
            </w:rPr>
          </w:rPrChange>
        </w:rPr>
        <w:pPrChange w:id="5829" w:author="Arthur Parmentier" w:date="2020-06-03T23:42:00Z">
          <w:pPr/>
        </w:pPrChange>
      </w:pPr>
      <w:ins w:id="5830" w:author="Arthur Parmentier" w:date="2020-06-03T23:42:00Z">
        <w:r w:rsidRPr="007C437A">
          <w:rPr>
            <w:rPrChange w:id="5831" w:author="Arthur Parmentier" w:date="2020-06-07T15:27:00Z">
              <w:rPr/>
            </w:rPrChange>
          </w:rPr>
          <w:t>Summary</w:t>
        </w:r>
      </w:ins>
    </w:p>
    <w:p w:rsidR="00A87845" w:rsidRPr="007C437A" w:rsidRDefault="00A87845">
      <w:pPr>
        <w:rPr>
          <w:ins w:id="5832" w:author="Arthur Parmentier" w:date="2020-05-22T09:16:00Z"/>
        </w:rPr>
      </w:pPr>
      <w:ins w:id="5833" w:author="Arthur Parmentier" w:date="2020-05-22T09:15:00Z">
        <w:r w:rsidRPr="007C437A">
          <w:t>Wrapping up, the user flow of the sign &amp; dictionary management layer is the fol</w:t>
        </w:r>
      </w:ins>
      <w:ins w:id="5834" w:author="Arthur Parmentier" w:date="2020-05-22T09:16:00Z">
        <w:r w:rsidRPr="007C437A">
          <w:t>lowing:</w:t>
        </w:r>
      </w:ins>
    </w:p>
    <w:p w:rsidR="00A87845" w:rsidRPr="007C437A" w:rsidRDefault="00A87845" w:rsidP="00A87845">
      <w:pPr>
        <w:pStyle w:val="Paragraphedeliste"/>
        <w:numPr>
          <w:ilvl w:val="0"/>
          <w:numId w:val="38"/>
        </w:numPr>
        <w:rPr>
          <w:ins w:id="5835" w:author="Arthur Parmentier" w:date="2020-05-22T09:25:00Z"/>
        </w:rPr>
      </w:pPr>
      <w:ins w:id="5836" w:author="Arthur Parmentier" w:date="2020-05-22T09:16:00Z">
        <w:r w:rsidRPr="007C437A">
          <w:t xml:space="preserve">If the user wants to record new signs, i.e. either record examples of a </w:t>
        </w:r>
      </w:ins>
      <w:ins w:id="5837" w:author="Arthur Parmentier" w:date="2020-05-22T09:17:00Z">
        <w:r w:rsidRPr="007C437A">
          <w:t>sign that was not recorded and saved previously or record more examples of a sign that was already saved into files, he</w:t>
        </w:r>
      </w:ins>
      <w:ins w:id="5838" w:author="Arthur Parmentier" w:date="2020-05-22T09:18:00Z">
        <w:r w:rsidRPr="007C437A">
          <w:t xml:space="preserve"> must first define which signs he wants to record  and then launch the recording session</w:t>
        </w:r>
      </w:ins>
      <w:ins w:id="5839" w:author="Arthur Parmentier" w:date="2020-06-03T23:41:00Z">
        <w:r w:rsidR="00F05472" w:rsidRPr="007C437A">
          <w:t>.</w:t>
        </w:r>
      </w:ins>
      <w:ins w:id="5840" w:author="Arthur Parmentier" w:date="2020-05-22T09:18:00Z">
        <w:r w:rsidRPr="007C437A">
          <w:br/>
          <w:t>Once the si</w:t>
        </w:r>
      </w:ins>
      <w:ins w:id="5841" w:author="Arthur Parmentier" w:date="2020-05-22T09:19:00Z">
        <w:r w:rsidRPr="007C437A">
          <w:t xml:space="preserve">gns are recorded in the buffer, he </w:t>
        </w:r>
      </w:ins>
      <w:ins w:id="5842" w:author="Arthur Parmentier" w:date="2020-06-03T23:41:00Z">
        <w:r w:rsidR="00F05472" w:rsidRPr="007C437A">
          <w:t xml:space="preserve">can </w:t>
        </w:r>
      </w:ins>
      <w:ins w:id="5843" w:author="Arthur Parmentier" w:date="2020-05-22T09:19:00Z">
        <w:r w:rsidRPr="007C437A">
          <w:t>save them</w:t>
        </w:r>
      </w:ins>
      <w:ins w:id="5844" w:author="Arthur Parmentier" w:date="2020-06-03T23:41:00Z">
        <w:r w:rsidR="00F05472" w:rsidRPr="007C437A">
          <w:t xml:space="preserve"> to files</w:t>
        </w:r>
      </w:ins>
      <w:ins w:id="5845" w:author="Arthur Parmentier" w:date="2020-05-22T09:19:00Z">
        <w:r w:rsidRPr="007C437A">
          <w:t xml:space="preserve"> by hitting the </w:t>
        </w:r>
      </w:ins>
      <w:ins w:id="5846" w:author="Arthur Parmentier" w:date="2020-06-03T23:41:00Z">
        <w:r w:rsidR="00F05472" w:rsidRPr="007C437A">
          <w:t>corresponding</w:t>
        </w:r>
      </w:ins>
      <w:ins w:id="5847" w:author="Arthur Parmentier" w:date="2020-05-22T09:19:00Z">
        <w:r w:rsidRPr="007C437A">
          <w:t xml:space="preserve"> button if he is satisfied by the recordings.</w:t>
        </w:r>
        <w:r w:rsidRPr="007C437A">
          <w:br/>
        </w:r>
      </w:ins>
      <w:ins w:id="5848" w:author="Arthur Parmentier" w:date="2020-05-22T09:20:00Z">
        <w:r w:rsidRPr="007C437A">
          <w:t xml:space="preserve">If the user adds new signs </w:t>
        </w:r>
      </w:ins>
      <w:ins w:id="5849" w:author="Arthur Parmentier" w:date="2020-06-03T23:42:00Z">
        <w:r w:rsidR="00F05472" w:rsidRPr="007C437A">
          <w:t xml:space="preserve">again </w:t>
        </w:r>
      </w:ins>
      <w:ins w:id="5850" w:author="Arthur Parmentier" w:date="2020-05-22T09:20:00Z">
        <w:r w:rsidRPr="007C437A">
          <w:t xml:space="preserve">without saving the buffers </w:t>
        </w:r>
      </w:ins>
      <w:ins w:id="5851" w:author="Arthur Parmentier" w:date="2020-06-03T23:42:00Z">
        <w:r w:rsidR="00F05472" w:rsidRPr="007C437A">
          <w:t>first</w:t>
        </w:r>
      </w:ins>
      <w:ins w:id="5852" w:author="Arthur Parmentier" w:date="2020-05-22T09:20:00Z">
        <w:r w:rsidRPr="007C437A">
          <w:t>, the data that was contained in the Mu</w:t>
        </w:r>
      </w:ins>
      <w:ins w:id="5853" w:author="Arthur Parmentier" w:date="2020-05-22T09:21:00Z">
        <w:r w:rsidRPr="007C437A">
          <w:t>Bu object is lost.</w:t>
        </w:r>
      </w:ins>
    </w:p>
    <w:p w:rsidR="006D0BF0" w:rsidRPr="007C437A" w:rsidRDefault="006D0BF0">
      <w:pPr>
        <w:pStyle w:val="Paragraphedeliste"/>
        <w:numPr>
          <w:ilvl w:val="0"/>
          <w:numId w:val="38"/>
        </w:numPr>
        <w:rPr>
          <w:ins w:id="5854" w:author="Arthur Parmentier" w:date="2020-05-22T08:19:00Z"/>
        </w:rPr>
        <w:pPrChange w:id="5855" w:author="Arthur Parmentier" w:date="2020-05-22T09:30:00Z">
          <w:pPr/>
        </w:pPrChange>
      </w:pPr>
      <w:ins w:id="5856" w:author="Arthur Parmentier" w:date="2020-05-22T09:26:00Z">
        <w:r w:rsidRPr="007C437A">
          <w:t>Once the recording</w:t>
        </w:r>
      </w:ins>
      <w:ins w:id="5857" w:author="Arthur Parmentier" w:date="2020-05-22T09:27:00Z">
        <w:r w:rsidRPr="007C437A">
          <w:t xml:space="preserve">s of new signs </w:t>
        </w:r>
      </w:ins>
      <w:ins w:id="5858" w:author="Arthur Parmentier" w:date="2020-05-22T09:29:00Z">
        <w:r w:rsidRPr="007C437A">
          <w:t>are</w:t>
        </w:r>
      </w:ins>
      <w:ins w:id="5859" w:author="Arthur Parmentier" w:date="2020-05-22T09:27:00Z">
        <w:r w:rsidRPr="007C437A">
          <w:t xml:space="preserve"> finished, the user should load </w:t>
        </w:r>
      </w:ins>
      <w:ins w:id="5860" w:author="Arthur Parmentier" w:date="2020-05-22T09:28:00Z">
        <w:r w:rsidRPr="007C437A">
          <w:t xml:space="preserve">into the MuBu object </w:t>
        </w:r>
      </w:ins>
      <w:ins w:id="5861" w:author="Arthur Parmentier" w:date="2020-05-22T09:27:00Z">
        <w:r w:rsidRPr="007C437A">
          <w:t>the data files of all signs that he wants to recognize and classify</w:t>
        </w:r>
      </w:ins>
      <w:ins w:id="5862" w:author="Arthur Parmentier" w:date="2020-05-22T09:28:00Z">
        <w:r w:rsidRPr="007C437A">
          <w:t>, for all inputs that he would be using. This is done in by dragging and dropping the corresponding files from the data f</w:t>
        </w:r>
      </w:ins>
      <w:ins w:id="5863" w:author="Arthur Parmentier" w:date="2020-05-22T09:29:00Z">
        <w:r w:rsidRPr="007C437A">
          <w:t>older</w:t>
        </w:r>
      </w:ins>
      <w:ins w:id="5864" w:author="Arthur Parmentier" w:date="2020-06-03T23:42:00Z">
        <w:r w:rsidR="00F05472" w:rsidRPr="007C437A">
          <w:t xml:space="preserve"> into the dedicated zone.</w:t>
        </w:r>
      </w:ins>
    </w:p>
    <w:p w:rsidR="00023308" w:rsidRPr="007C437A" w:rsidDel="008A6401" w:rsidRDefault="00023308">
      <w:pPr>
        <w:rPr>
          <w:del w:id="5865" w:author="Arthur Parmentier" w:date="2020-05-22T08:20:00Z"/>
          <w:rPrChange w:id="5866" w:author="Arthur Parmentier" w:date="2020-06-07T15:27:00Z">
            <w:rPr>
              <w:del w:id="5867" w:author="Arthur Parmentier" w:date="2020-05-22T08:20:00Z"/>
            </w:rPr>
          </w:rPrChange>
        </w:rPr>
        <w:pPrChange w:id="5868" w:author="Arthur Parmentier" w:date="2020-05-21T14:34:00Z">
          <w:pPr>
            <w:pStyle w:val="Titre2"/>
          </w:pPr>
        </w:pPrChange>
      </w:pPr>
      <w:bookmarkStart w:id="5869" w:name="_Toc41067209"/>
      <w:bookmarkStart w:id="5870" w:name="_Toc42259025"/>
      <w:bookmarkStart w:id="5871" w:name="_Toc42259102"/>
      <w:bookmarkStart w:id="5872" w:name="_Toc42449781"/>
      <w:bookmarkStart w:id="5873" w:name="_Toc42449863"/>
      <w:bookmarkStart w:id="5874" w:name="_Toc42550049"/>
      <w:bookmarkStart w:id="5875" w:name="_Toc42550142"/>
      <w:bookmarkEnd w:id="5869"/>
      <w:bookmarkEnd w:id="5870"/>
      <w:bookmarkEnd w:id="5871"/>
      <w:bookmarkEnd w:id="5872"/>
      <w:bookmarkEnd w:id="5873"/>
      <w:bookmarkEnd w:id="5874"/>
      <w:bookmarkEnd w:id="5875"/>
    </w:p>
    <w:p w:rsidR="00F25194" w:rsidRPr="007C437A" w:rsidRDefault="00F25194">
      <w:pPr>
        <w:pStyle w:val="Titre3"/>
        <w:rPr>
          <w:ins w:id="5876" w:author="Arthur Parmentier" w:date="2020-06-04T10:50:00Z"/>
        </w:rPr>
      </w:pPr>
      <w:bookmarkStart w:id="5877" w:name="_Toc42550143"/>
      <w:r w:rsidRPr="007C437A">
        <w:t xml:space="preserve">Part 3: </w:t>
      </w:r>
      <w:del w:id="5878" w:author="Arthur Parmentier" w:date="2020-05-22T09:59:00Z">
        <w:r w:rsidRPr="007C437A" w:rsidDel="009B5ADF">
          <w:delText>Classification</w:delText>
        </w:r>
      </w:del>
      <w:ins w:id="5879" w:author="Arthur Parmentier" w:date="2020-05-22T09:59:00Z">
        <w:r w:rsidR="009B5ADF" w:rsidRPr="007C437A">
          <w:t>Real-time classifier</w:t>
        </w:r>
      </w:ins>
      <w:ins w:id="5880" w:author="Arthur Parmentier" w:date="2020-06-03T23:51:00Z">
        <w:r w:rsidR="00284E1B" w:rsidRPr="007C437A">
          <w:t>s</w:t>
        </w:r>
      </w:ins>
      <w:ins w:id="5881" w:author="Arthur Parmentier" w:date="2020-06-03T23:52:00Z">
        <w:r w:rsidR="00284E1B" w:rsidRPr="007C437A">
          <w:t>, regression or DTW models</w:t>
        </w:r>
      </w:ins>
      <w:bookmarkEnd w:id="5877"/>
    </w:p>
    <w:p w:rsidR="007111F3" w:rsidRPr="007C437A" w:rsidRDefault="007111F3" w:rsidP="007111F3">
      <w:pPr>
        <w:rPr>
          <w:ins w:id="5882" w:author="Arthur Parmentier" w:date="2020-06-04T10:52:00Z"/>
        </w:rPr>
      </w:pPr>
      <w:ins w:id="5883" w:author="Arthur Parmentier" w:date="2020-06-04T10:50:00Z">
        <w:r w:rsidRPr="007C437A">
          <w:t xml:space="preserve">Now that </w:t>
        </w:r>
      </w:ins>
      <w:ins w:id="5884" w:author="Arthur Parmentier" w:date="2020-06-04T10:51:00Z">
        <w:r w:rsidRPr="007C437A">
          <w:t xml:space="preserve">the user has been able to connect his motion tracking inputs and record a few signs, we will see how the </w:t>
        </w:r>
      </w:ins>
      <w:ins w:id="5885" w:author="Arthur Parmentier" w:date="2020-06-04T10:52:00Z">
        <w:r w:rsidRPr="007C437A">
          <w:t>system is able to “recognize” the signs in real time with one or several machine learning model.</w:t>
        </w:r>
      </w:ins>
    </w:p>
    <w:p w:rsidR="007111F3" w:rsidRPr="007C437A" w:rsidRDefault="007111F3">
      <w:pPr>
        <w:pStyle w:val="Titre4"/>
        <w:rPr>
          <w:ins w:id="5886" w:author="Arthur Parmentier" w:date="2020-05-22T09:43:00Z"/>
          <w:rPrChange w:id="5887" w:author="Arthur Parmentier" w:date="2020-06-07T15:27:00Z">
            <w:rPr>
              <w:ins w:id="5888" w:author="Arthur Parmentier" w:date="2020-05-22T09:43:00Z"/>
            </w:rPr>
          </w:rPrChange>
        </w:rPr>
        <w:pPrChange w:id="5889" w:author="Arthur Parmentier" w:date="2020-06-04T10:53:00Z">
          <w:pPr>
            <w:pStyle w:val="Titre3"/>
          </w:pPr>
        </w:pPrChange>
      </w:pPr>
      <w:ins w:id="5890" w:author="Arthur Parmentier" w:date="2020-06-04T10:53:00Z">
        <w:r w:rsidRPr="007C437A">
          <w:rPr>
            <w:rPrChange w:id="5891" w:author="Arthur Parmentier" w:date="2020-06-07T15:27:00Z">
              <w:rPr/>
            </w:rPrChange>
          </w:rPr>
          <w:t>A short introduction to cognition and machine learning models</w:t>
        </w:r>
      </w:ins>
    </w:p>
    <w:p w:rsidR="00834EA5" w:rsidRPr="007C437A" w:rsidRDefault="00834EA5" w:rsidP="00834EA5">
      <w:pPr>
        <w:rPr>
          <w:ins w:id="5892" w:author="Arthur Parmentier" w:date="2020-05-22T09:58:00Z"/>
        </w:rPr>
      </w:pPr>
      <w:ins w:id="5893" w:author="Arthur Parmentier" w:date="2020-05-22T09:46:00Z">
        <w:r w:rsidRPr="007C437A">
          <w:t xml:space="preserve">The word “cognition” </w:t>
        </w:r>
      </w:ins>
      <w:ins w:id="5894" w:author="Arthur Parmentier" w:date="2020-05-22T09:47:00Z">
        <w:r w:rsidRPr="007C437A">
          <w:t>dates back to the 15th century, where it meant "thinking and awareness."</w:t>
        </w:r>
      </w:ins>
      <w:ins w:id="5895" w:author="Arthur Parmentier" w:date="2020-05-22T09:50:00Z">
        <w:r w:rsidRPr="007C437A">
          <w:rPr>
            <w:rStyle w:val="Appelnotedebasdep"/>
          </w:rPr>
          <w:footnoteReference w:id="68"/>
        </w:r>
      </w:ins>
      <w:ins w:id="5897" w:author="Arthur Parmentier" w:date="2020-05-22T09:47:00Z">
        <w:r w:rsidRPr="007C437A">
          <w:t xml:space="preserve"> The term comes from the Latin noun </w:t>
        </w:r>
        <w:r w:rsidRPr="007C437A">
          <w:rPr>
            <w:i/>
            <w:iCs/>
            <w:rPrChange w:id="5898" w:author="Arthur Parmentier" w:date="2020-06-07T15:27:00Z">
              <w:rPr/>
            </w:rPrChange>
          </w:rPr>
          <w:t>cognitio</w:t>
        </w:r>
        <w:r w:rsidRPr="007C437A">
          <w:t xml:space="preserve"> ('examination,' 'learning,' or 'knowledge'), derived from the verb </w:t>
        </w:r>
        <w:r w:rsidRPr="007C437A">
          <w:rPr>
            <w:i/>
            <w:iCs/>
            <w:rPrChange w:id="5899" w:author="Arthur Parmentier" w:date="2020-06-07T15:27:00Z">
              <w:rPr/>
            </w:rPrChange>
          </w:rPr>
          <w:t>cognosco</w:t>
        </w:r>
        <w:r w:rsidRPr="007C437A">
          <w:t>, a compound of con ('with') and gnōscō ('know'). The latter half, gnōscō, itself is a cognate of a Greek verb, gi(g)n</w:t>
        </w:r>
        <w:r w:rsidRPr="007C437A">
          <w:rPr>
            <w:rFonts w:ascii="Cambria" w:hAnsi="Cambria" w:cs="Cambria"/>
          </w:rPr>
          <w:t>ό</w:t>
        </w:r>
        <w:r w:rsidRPr="007C437A">
          <w:t>sko (</w:t>
        </w:r>
        <w:r w:rsidRPr="007C437A">
          <w:rPr>
            <w:rFonts w:ascii="Cambria" w:hAnsi="Cambria" w:cs="Cambria"/>
          </w:rPr>
          <w:t>γι</w:t>
        </w:r>
        <w:r w:rsidRPr="007C437A">
          <w:t>(</w:t>
        </w:r>
        <w:r w:rsidRPr="007C437A">
          <w:rPr>
            <w:rFonts w:ascii="Cambria" w:hAnsi="Cambria" w:cs="Cambria"/>
          </w:rPr>
          <w:t>γ</w:t>
        </w:r>
        <w:r w:rsidRPr="007C437A">
          <w:t>)</w:t>
        </w:r>
        <w:r w:rsidRPr="007C437A">
          <w:rPr>
            <w:rFonts w:ascii="Cambria" w:hAnsi="Cambria" w:cs="Cambria"/>
          </w:rPr>
          <w:t>νώσκω</w:t>
        </w:r>
        <w:r w:rsidRPr="007C437A">
          <w:t>, 'I know,' or 'perceive').</w:t>
        </w:r>
      </w:ins>
      <w:ins w:id="5900" w:author="Arthur Parmentier" w:date="2020-05-22T09:50:00Z">
        <w:r w:rsidRPr="007C437A">
          <w:rPr>
            <w:rStyle w:val="Appelnotedebasdep"/>
          </w:rPr>
          <w:footnoteReference w:id="69"/>
        </w:r>
      </w:ins>
      <w:ins w:id="5907" w:author="Arthur Parmentier" w:date="2020-05-22T09:52:00Z">
        <w:r w:rsidRPr="007C437A">
          <w:t xml:space="preserve"> </w:t>
        </w:r>
      </w:ins>
      <w:ins w:id="5908" w:author="Arthur Parmentier" w:date="2020-05-22T09:53:00Z">
        <w:r w:rsidRPr="007C437A">
          <w:br/>
        </w:r>
      </w:ins>
      <w:ins w:id="5909" w:author="Arthur Parmentier" w:date="2020-05-22T09:54:00Z">
        <w:r w:rsidR="009B5ADF" w:rsidRPr="007C437A">
          <w:t xml:space="preserve">Re-cognition </w:t>
        </w:r>
      </w:ins>
      <w:ins w:id="5910" w:author="Arthur Parmentier" w:date="2020-05-22T09:55:00Z">
        <w:r w:rsidR="009B5ADF" w:rsidRPr="007C437A">
          <w:t xml:space="preserve">can therefore be understood as </w:t>
        </w:r>
      </w:ins>
      <w:ins w:id="5911" w:author="Arthur Parmentier" w:date="2020-05-22T09:54:00Z">
        <w:r w:rsidR="009B5ADF" w:rsidRPr="007C437A">
          <w:t>the process</w:t>
        </w:r>
      </w:ins>
      <w:ins w:id="5912" w:author="Arthur Parmentier" w:date="2020-05-22T09:55:00Z">
        <w:r w:rsidR="009B5ADF" w:rsidRPr="007C437A">
          <w:t xml:space="preserve"> of “another” cognition, that allows</w:t>
        </w:r>
      </w:ins>
      <w:ins w:id="5913" w:author="Arthur Parmentier" w:date="2020-05-22T09:56:00Z">
        <w:r w:rsidR="009B5ADF" w:rsidRPr="007C437A">
          <w:t xml:space="preserve"> the identification of something already knew</w:t>
        </w:r>
      </w:ins>
      <w:ins w:id="5914" w:author="Arthur Parmentier" w:date="2020-05-22T09:57:00Z">
        <w:r w:rsidR="009B5ADF" w:rsidRPr="007C437A">
          <w:t xml:space="preserve"> or already perceived.</w:t>
        </w:r>
      </w:ins>
    </w:p>
    <w:p w:rsidR="009B5ADF" w:rsidRPr="007C437A" w:rsidRDefault="009B5ADF" w:rsidP="00834EA5">
      <w:pPr>
        <w:rPr>
          <w:ins w:id="5915" w:author="Arthur Parmentier" w:date="2020-05-22T10:12:00Z"/>
        </w:rPr>
      </w:pPr>
      <w:ins w:id="5916" w:author="Arthur Parmentier" w:date="2020-05-22T09:58:00Z">
        <w:r w:rsidRPr="007C437A">
          <w:t xml:space="preserve">One can wonder what </w:t>
        </w:r>
      </w:ins>
      <w:ins w:id="5917" w:author="Arthur Parmentier" w:date="2020-05-22T09:59:00Z">
        <w:r w:rsidRPr="007C437A">
          <w:t>the core processes of recognition are</w:t>
        </w:r>
      </w:ins>
      <w:ins w:id="5918" w:author="Arthur Parmentier" w:date="2020-05-22T10:00:00Z">
        <w:r w:rsidRPr="007C437A">
          <w:t xml:space="preserve"> and try to reproduce them on a computer.</w:t>
        </w:r>
      </w:ins>
      <w:ins w:id="5919" w:author="Arthur Parmentier" w:date="2020-05-22T10:04:00Z">
        <w:r w:rsidR="00E908AB" w:rsidRPr="007C437A">
          <w:t xml:space="preserve"> Very common examples</w:t>
        </w:r>
      </w:ins>
      <w:ins w:id="5920" w:author="Arthur Parmentier" w:date="2020-05-22T10:05:00Z">
        <w:r w:rsidR="00E908AB" w:rsidRPr="007C437A">
          <w:t xml:space="preserve"> of computer-recognition come from the so-called computer vision field</w:t>
        </w:r>
      </w:ins>
      <w:ins w:id="5921" w:author="Arthur Parmentier" w:date="2020-05-22T10:08:00Z">
        <w:r w:rsidR="00E908AB" w:rsidRPr="007C437A">
          <w:t xml:space="preserve"> such as</w:t>
        </w:r>
      </w:ins>
      <w:ins w:id="5922" w:author="Arthur Parmentier" w:date="2020-05-22T10:07:00Z">
        <w:r w:rsidR="00E908AB" w:rsidRPr="007C437A">
          <w:t xml:space="preserve"> object recognition</w:t>
        </w:r>
      </w:ins>
      <w:ins w:id="5923" w:author="Arthur Parmentier" w:date="2020-05-22T10:18:00Z">
        <w:r w:rsidR="00BB3B34" w:rsidRPr="007C437A">
          <w:t xml:space="preserve"> (classification</w:t>
        </w:r>
      </w:ins>
      <w:ins w:id="5924" w:author="Arthur Parmentier" w:date="2020-05-22T10:19:00Z">
        <w:r w:rsidR="00BB3B34" w:rsidRPr="007C437A">
          <w:t>)</w:t>
        </w:r>
      </w:ins>
      <w:ins w:id="5925" w:author="Arthur Parmentier" w:date="2020-05-22T10:08:00Z">
        <w:r w:rsidR="00E908AB" w:rsidRPr="007C437A">
          <w:t xml:space="preserve"> or</w:t>
        </w:r>
      </w:ins>
      <w:ins w:id="5926" w:author="Arthur Parmentier" w:date="2020-05-22T10:07:00Z">
        <w:r w:rsidR="00E908AB" w:rsidRPr="007C437A">
          <w:t xml:space="preserve"> detection</w:t>
        </w:r>
      </w:ins>
      <w:ins w:id="5927" w:author="Arthur Parmentier" w:date="2020-05-22T10:08:00Z">
        <w:r w:rsidR="00E908AB" w:rsidRPr="007C437A">
          <w:t xml:space="preserve"> </w:t>
        </w:r>
      </w:ins>
      <w:ins w:id="5928" w:author="Arthur Parmentier" w:date="2020-05-22T10:09:00Z">
        <w:r w:rsidR="00E908AB" w:rsidRPr="007C437A">
          <w:t xml:space="preserve">convolutional neural networks </w:t>
        </w:r>
      </w:ins>
      <w:ins w:id="5929" w:author="Arthur Parmentier" w:date="2020-05-22T10:10:00Z">
        <w:r w:rsidR="00E908AB" w:rsidRPr="007C437A">
          <w:t xml:space="preserve">(CNNs) </w:t>
        </w:r>
      </w:ins>
      <w:ins w:id="5930" w:author="Arthur Parmentier" w:date="2020-05-22T10:09:00Z">
        <w:r w:rsidR="00E908AB" w:rsidRPr="007C437A">
          <w:t xml:space="preserve">whose </w:t>
        </w:r>
        <w:r w:rsidR="00E908AB" w:rsidRPr="007C437A">
          <w:lastRenderedPageBreak/>
          <w:t xml:space="preserve">performances are now close </w:t>
        </w:r>
      </w:ins>
      <w:ins w:id="5931" w:author="Arthur Parmentier" w:date="2020-05-22T10:10:00Z">
        <w:r w:rsidR="00E908AB" w:rsidRPr="007C437A">
          <w:t>to that of humans. However, CNNs are trained on huge amount of data</w:t>
        </w:r>
      </w:ins>
      <w:ins w:id="5932" w:author="Arthur Parmentier" w:date="2020-05-22T10:11:00Z">
        <w:r w:rsidR="00E908AB" w:rsidRPr="007C437A">
          <w:t xml:space="preserve"> and are (in general) not models that can be interpreted by humans.</w:t>
        </w:r>
      </w:ins>
    </w:p>
    <w:p w:rsidR="00D60A1F" w:rsidRPr="007C437A" w:rsidRDefault="00E908AB" w:rsidP="00834EA5">
      <w:pPr>
        <w:rPr>
          <w:ins w:id="5933" w:author="Arthur Parmentier" w:date="2020-06-04T11:50:00Z"/>
        </w:rPr>
      </w:pPr>
      <w:ins w:id="5934" w:author="Arthur Parmentier" w:date="2020-05-22T10:12:00Z">
        <w:r w:rsidRPr="007C437A">
          <w:t>In the context of this master project</w:t>
        </w:r>
      </w:ins>
      <w:ins w:id="5935" w:author="Arthur Parmentier" w:date="2020-05-22T10:15:00Z">
        <w:r w:rsidR="00BB3B34" w:rsidRPr="007C437A">
          <w:t xml:space="preserve"> and to offer the ability of creating new signs </w:t>
        </w:r>
      </w:ins>
      <w:ins w:id="5936" w:author="Arthur Parmentier" w:date="2020-05-22T10:16:00Z">
        <w:r w:rsidR="00BB3B34" w:rsidRPr="007C437A">
          <w:t xml:space="preserve">to the user, we </w:t>
        </w:r>
      </w:ins>
      <w:ins w:id="5937" w:author="Arthur Parmentier" w:date="2020-05-22T10:24:00Z">
        <w:r w:rsidR="00D60A1F" w:rsidRPr="007C437A">
          <w:t>must</w:t>
        </w:r>
      </w:ins>
      <w:ins w:id="5938" w:author="Arthur Parmentier" w:date="2020-05-22T10:16:00Z">
        <w:r w:rsidR="00BB3B34" w:rsidRPr="007C437A">
          <w:t xml:space="preserve"> work with </w:t>
        </w:r>
      </w:ins>
      <w:ins w:id="5939" w:author="Arthur Parmentier" w:date="2020-05-22T10:17:00Z">
        <w:r w:rsidR="00BB3B34" w:rsidRPr="007C437A">
          <w:t>lightweight</w:t>
        </w:r>
      </w:ins>
      <w:ins w:id="5940" w:author="Arthur Parmentier" w:date="2020-05-22T10:16:00Z">
        <w:r w:rsidR="00BB3B34" w:rsidRPr="007C437A">
          <w:t>, interpretable models that can</w:t>
        </w:r>
      </w:ins>
      <w:ins w:id="5941" w:author="Arthur Parmentier" w:date="2020-05-22T10:17:00Z">
        <w:r w:rsidR="00BB3B34" w:rsidRPr="007C437A">
          <w:t xml:space="preserve"> be trained fast and</w:t>
        </w:r>
      </w:ins>
      <w:ins w:id="5942" w:author="Arthur Parmentier" w:date="2020-05-22T10:16:00Z">
        <w:r w:rsidR="00BB3B34" w:rsidRPr="007C437A">
          <w:t xml:space="preserve"> </w:t>
        </w:r>
      </w:ins>
      <w:ins w:id="5943" w:author="Arthur Parmentier" w:date="2020-05-22T10:17:00Z">
        <w:r w:rsidR="00BB3B34" w:rsidRPr="007C437A">
          <w:t>identify the signs that are performed in real time</w:t>
        </w:r>
      </w:ins>
      <w:ins w:id="5944" w:author="Arthur Parmentier" w:date="2020-05-22T10:19:00Z">
        <w:r w:rsidR="00BB3B34" w:rsidRPr="007C437A">
          <w:t>. In our case, the identification process is a simple classification process, in which we ask the classifier to predict the</w:t>
        </w:r>
      </w:ins>
      <w:ins w:id="5945" w:author="Arthur Parmentier" w:date="2020-05-22T10:20:00Z">
        <w:r w:rsidR="00BB3B34" w:rsidRPr="007C437A">
          <w:t xml:space="preserve"> “class” of the motion sequence performed by the performer among a set of classes that </w:t>
        </w:r>
      </w:ins>
      <w:ins w:id="5946" w:author="Arthur Parmentier" w:date="2020-05-22T10:21:00Z">
        <w:r w:rsidR="00BB3B34" w:rsidRPr="007C437A">
          <w:t>have been previously learned by the model: SP signs.</w:t>
        </w:r>
      </w:ins>
    </w:p>
    <w:p w:rsidR="00983F9B" w:rsidRPr="007C437A" w:rsidRDefault="00983F9B" w:rsidP="00834EA5">
      <w:pPr>
        <w:rPr>
          <w:ins w:id="5947" w:author="Arthur Parmentier" w:date="2020-05-22T10:36:00Z"/>
        </w:rPr>
      </w:pPr>
      <w:ins w:id="5948" w:author="Arthur Parmentier" w:date="2020-06-04T11:51:00Z">
        <w:r w:rsidRPr="007C437A">
          <w:t>We have seen that in SP, there are very different types of signs (movements, poses</w:t>
        </w:r>
      </w:ins>
      <w:ins w:id="5949" w:author="Arthur Parmentier" w:date="2020-06-04T11:52:00Z">
        <w:r w:rsidRPr="007C437A">
          <w:t xml:space="preserve"> – at several scales). </w:t>
        </w:r>
      </w:ins>
      <w:ins w:id="5950" w:author="Arthur Parmentier" w:date="2020-06-04T11:56:00Z">
        <w:r w:rsidRPr="007C437A">
          <w:t>At</w:t>
        </w:r>
        <w:r w:rsidR="005A331F" w:rsidRPr="007C437A">
          <w:t xml:space="preserve"> the beginning of my project, I thought about recognizing all signs with </w:t>
        </w:r>
      </w:ins>
      <w:ins w:id="5951" w:author="Arthur Parmentier" w:date="2020-06-04T11:57:00Z">
        <w:r w:rsidR="005A331F" w:rsidRPr="007C437A">
          <w:t>a single Dynamic Time Warping model.</w:t>
        </w:r>
      </w:ins>
    </w:p>
    <w:p w:rsidR="00DF645F" w:rsidRPr="007C437A" w:rsidRDefault="005A331F">
      <w:pPr>
        <w:rPr>
          <w:ins w:id="5952" w:author="Arthur Parmentier" w:date="2020-06-04T11:57:00Z"/>
        </w:rPr>
      </w:pPr>
      <w:ins w:id="5953" w:author="Arthur Parmentier" w:date="2020-06-04T11:57:00Z">
        <w:r w:rsidRPr="007C437A">
          <w:t>Indeed,</w:t>
        </w:r>
      </w:ins>
      <w:ins w:id="5954" w:author="Arthur Parmentier" w:date="2020-05-22T10:39:00Z">
        <w:r w:rsidR="00DF645F" w:rsidRPr="007C437A">
          <w:t xml:space="preserve"> two light-weight models are generally presented in the literature to classify time-sequences:</w:t>
        </w:r>
      </w:ins>
      <w:ins w:id="5955" w:author="Arthur Parmentier" w:date="2020-05-22T10:40:00Z">
        <w:r w:rsidR="00DF645F" w:rsidRPr="007C437A">
          <w:t xml:space="preserve"> Dynamic Time Warping </w:t>
        </w:r>
      </w:ins>
      <w:ins w:id="5956" w:author="Arthur Parmentier" w:date="2020-05-22T10:41:00Z">
        <w:r w:rsidR="00D50F7A" w:rsidRPr="007C437A">
          <w:t xml:space="preserve">(DTW) </w:t>
        </w:r>
      </w:ins>
      <w:ins w:id="5957" w:author="Arthur Parmentier" w:date="2020-05-22T10:40:00Z">
        <w:r w:rsidR="00DF645F" w:rsidRPr="007C437A">
          <w:t>and Hidden Markov Models</w:t>
        </w:r>
      </w:ins>
      <w:ins w:id="5958" w:author="Arthur Parmentier" w:date="2020-05-22T10:41:00Z">
        <w:r w:rsidR="00D50F7A" w:rsidRPr="007C437A">
          <w:t xml:space="preserve"> (HMM</w:t>
        </w:r>
      </w:ins>
      <w:ins w:id="5959" w:author="Arthur Parmentier" w:date="2020-05-22T10:42:00Z">
        <w:r w:rsidR="00D50F7A" w:rsidRPr="007C437A">
          <w:t>)</w:t>
        </w:r>
      </w:ins>
      <w:ins w:id="5960" w:author="Arthur Parmentier" w:date="2020-05-22T12:58:00Z">
        <w:r w:rsidR="00B734D3" w:rsidRPr="007C437A">
          <w:t>.</w:t>
        </w:r>
      </w:ins>
      <w:ins w:id="5961" w:author="Arthur Parmentier" w:date="2020-05-22T10:40:00Z">
        <w:r w:rsidR="00DF645F" w:rsidRPr="007C437A">
          <w:t xml:space="preserve"> In general</w:t>
        </w:r>
      </w:ins>
      <w:ins w:id="5962" w:author="Arthur Parmentier" w:date="2020-05-22T10:41:00Z">
        <w:r w:rsidR="00D50F7A" w:rsidRPr="007C437A">
          <w:t xml:space="preserve">, DTW is observed to be faster and more accurate that </w:t>
        </w:r>
      </w:ins>
      <w:ins w:id="5963" w:author="Arthur Parmentier" w:date="2020-05-22T10:42:00Z">
        <w:r w:rsidR="00D50F7A" w:rsidRPr="007C437A">
          <w:t>HMMs.</w:t>
        </w:r>
      </w:ins>
      <w:ins w:id="5964" w:author="Arthur Parmentier" w:date="2020-05-22T12:58:00Z">
        <w:r w:rsidR="00B734D3" w:rsidRPr="007C437A">
          <w:t xml:space="preserve"> </w:t>
        </w:r>
        <w:r w:rsidR="00B734D3" w:rsidRPr="007C437A">
          <w:rPr>
            <w:rStyle w:val="Appelnotedebasdep"/>
          </w:rPr>
          <w:footnoteReference w:id="70"/>
        </w:r>
      </w:ins>
      <w:ins w:id="5976" w:author="Arthur Parmentier" w:date="2020-06-04T11:12:00Z">
        <w:r w:rsidR="00C4278F" w:rsidRPr="007C437A">
          <w:t xml:space="preserve"> Some works also propose combinations of HMM and DTW or modified DTW algorithms for gesture recognition.</w:t>
        </w:r>
        <w:r w:rsidR="00C4278F" w:rsidRPr="007C437A">
          <w:rPr>
            <w:rStyle w:val="Appelnotedebasdep"/>
          </w:rPr>
          <w:footnoteReference w:id="71"/>
        </w:r>
      </w:ins>
    </w:p>
    <w:p w:rsidR="005A331F" w:rsidRPr="007C437A" w:rsidRDefault="005A331F">
      <w:pPr>
        <w:rPr>
          <w:ins w:id="5985" w:author="Arthur Parmentier" w:date="2020-06-04T12:07:00Z"/>
        </w:rPr>
      </w:pPr>
      <w:ins w:id="5986" w:author="Arthur Parmentier" w:date="2020-06-04T11:57:00Z">
        <w:r w:rsidRPr="007C437A">
          <w:t xml:space="preserve">My initial design was to </w:t>
        </w:r>
      </w:ins>
      <w:ins w:id="5987" w:author="Arthur Parmentier" w:date="2020-06-04T11:58:00Z">
        <w:r w:rsidRPr="007C437A">
          <w:t>sum up all the features that I would use (full body skeleton, hands skeleton…) into a single feature vector that I could feed to DTW.</w:t>
        </w:r>
      </w:ins>
      <w:ins w:id="5988" w:author="Arthur Parmentier" w:date="2020-06-04T11:59:00Z">
        <w:r w:rsidRPr="007C437A">
          <w:t xml:space="preserve"> </w:t>
        </w:r>
      </w:ins>
      <w:ins w:id="5989" w:author="Arthur Parmentier" w:date="2020-06-04T12:05:00Z">
        <w:r w:rsidRPr="007C437A">
          <w:br/>
        </w:r>
      </w:ins>
      <w:ins w:id="5990" w:author="Arthur Parmentier" w:date="2020-06-04T11:59:00Z">
        <w:r w:rsidRPr="007C437A">
          <w:t xml:space="preserve">The first obstacle to this initial design was that all inputs would not have similar data rates, so that </w:t>
        </w:r>
      </w:ins>
      <w:ins w:id="5991" w:author="Arthur Parmentier" w:date="2020-06-04T12:00:00Z">
        <w:r w:rsidRPr="007C437A">
          <w:t>the combination of inputs would either result in a data rate</w:t>
        </w:r>
      </w:ins>
      <w:ins w:id="5992" w:author="Arthur Parmentier" w:date="2020-06-04T12:01:00Z">
        <w:r w:rsidRPr="007C437A">
          <w:t xml:space="preserve"> equal to the slowest input or </w:t>
        </w:r>
      </w:ins>
      <w:ins w:id="5993" w:author="Arthur Parmentier" w:date="2020-06-04T12:03:00Z">
        <w:r w:rsidRPr="007C437A">
          <w:t xml:space="preserve">a very high data rate, equal to the sum of each input data rate, but with common values between two consecutive feature </w:t>
        </w:r>
      </w:ins>
      <w:ins w:id="5994" w:author="Arthur Parmentier" w:date="2020-06-04T12:04:00Z">
        <w:r w:rsidRPr="007C437A">
          <w:t>vectors. This situation would not be ideal as it would require more processing and would not repre</w:t>
        </w:r>
      </w:ins>
      <w:ins w:id="5995" w:author="Arthur Parmentier" w:date="2020-06-04T12:05:00Z">
        <w:r w:rsidRPr="007C437A">
          <w:t>sent accurately the movement.</w:t>
        </w:r>
        <w:r w:rsidRPr="007C437A">
          <w:br/>
          <w:t xml:space="preserve">The second obstacle was that although DTW can recognize poses, it performs much slower than </w:t>
        </w:r>
      </w:ins>
      <w:ins w:id="5996" w:author="Arthur Parmentier" w:date="2020-06-04T12:06:00Z">
        <w:r w:rsidRPr="007C437A">
          <w:t>pose classifiers that are not time</w:t>
        </w:r>
        <w:r w:rsidR="00175441" w:rsidRPr="007C437A">
          <w:t>-dependent</w:t>
        </w:r>
        <w:r w:rsidRPr="007C437A">
          <w:t>, such as SVM</w:t>
        </w:r>
        <w:r w:rsidR="00175441" w:rsidRPr="007C437A">
          <w:t xml:space="preserve"> or decision trees. </w:t>
        </w:r>
      </w:ins>
      <w:ins w:id="5997" w:author="Arthur Parmentier" w:date="2020-06-04T12:07:00Z">
        <w:r w:rsidR="00175441" w:rsidRPr="007C437A">
          <w:t>Ideally, one would want to construct one model per type of sign to be recognize.</w:t>
        </w:r>
      </w:ins>
    </w:p>
    <w:p w:rsidR="00175441" w:rsidRPr="007C437A" w:rsidRDefault="00175441">
      <w:pPr>
        <w:rPr>
          <w:ins w:id="5998" w:author="Arthur Parmentier" w:date="2020-05-22T09:32:00Z"/>
          <w:rPrChange w:id="5999" w:author="Arthur Parmentier" w:date="2020-06-07T15:27:00Z">
            <w:rPr>
              <w:ins w:id="6000" w:author="Arthur Parmentier" w:date="2020-05-22T09:32:00Z"/>
            </w:rPr>
          </w:rPrChange>
        </w:rPr>
        <w:pPrChange w:id="6001" w:author="Arthur Parmentier" w:date="2020-05-22T09:43:00Z">
          <w:pPr>
            <w:pStyle w:val="Titre3"/>
          </w:pPr>
        </w:pPrChange>
      </w:pPr>
      <w:ins w:id="6002" w:author="Arthur Parmentier" w:date="2020-06-04T12:09:00Z">
        <w:r w:rsidRPr="007C437A">
          <w:rPr>
            <w:rPrChange w:id="6003" w:author="Arthur Parmentier" w:date="2020-06-07T15:27:00Z">
              <w:rPr/>
            </w:rPrChange>
          </w:rPr>
          <w:t xml:space="preserve">I have chosen to implement two models for my final prototype: one for the full body with DTW and one </w:t>
        </w:r>
      </w:ins>
      <w:ins w:id="6004" w:author="Arthur Parmentier" w:date="2020-06-04T12:10:00Z">
        <w:r w:rsidRPr="007C437A">
          <w:rPr>
            <w:rPrChange w:id="6005" w:author="Arthur Parmentier" w:date="2020-06-07T15:27:00Z">
              <w:rPr/>
            </w:rPrChange>
          </w:rPr>
          <w:t>for the hands with Adaboost decision trees.</w:t>
        </w:r>
      </w:ins>
    </w:p>
    <w:p w:rsidR="006D0BF0" w:rsidRPr="007C437A" w:rsidRDefault="00175441" w:rsidP="006D0BF0">
      <w:pPr>
        <w:pStyle w:val="Titre4"/>
        <w:rPr>
          <w:ins w:id="6006" w:author="Arthur Parmentier" w:date="2020-05-22T09:32:00Z"/>
        </w:rPr>
      </w:pPr>
      <w:ins w:id="6007" w:author="Arthur Parmentier" w:date="2020-06-04T12:10:00Z">
        <w:r w:rsidRPr="007C437A">
          <w:lastRenderedPageBreak/>
          <w:t>Full</w:t>
        </w:r>
      </w:ins>
      <w:ins w:id="6008" w:author="Arthur Parmentier" w:date="2020-06-04T12:12:00Z">
        <w:r w:rsidR="00F73660" w:rsidRPr="007C437A">
          <w:t xml:space="preserve"> </w:t>
        </w:r>
      </w:ins>
      <w:ins w:id="6009" w:author="Arthur Parmentier" w:date="2020-06-04T12:10:00Z">
        <w:r w:rsidRPr="007C437A">
          <w:t xml:space="preserve">body </w:t>
        </w:r>
      </w:ins>
      <w:ins w:id="6010" w:author="Arthur Parmentier" w:date="2020-05-22T12:18:00Z">
        <w:r w:rsidR="00E9747D" w:rsidRPr="007C437A">
          <w:t>Wekinator</w:t>
        </w:r>
      </w:ins>
      <w:ins w:id="6011" w:author="Arthur Parmentier" w:date="2020-05-22T09:32:00Z">
        <w:r w:rsidR="006D0BF0" w:rsidRPr="007C437A">
          <w:t xml:space="preserve"> DTW</w:t>
        </w:r>
      </w:ins>
    </w:p>
    <w:p w:rsidR="004116C1" w:rsidRPr="007C437A" w:rsidRDefault="00D50F7A" w:rsidP="006D0BF0">
      <w:pPr>
        <w:rPr>
          <w:ins w:id="6012" w:author="Arthur Parmentier" w:date="2020-05-22T11:38:00Z"/>
        </w:rPr>
      </w:pPr>
      <w:ins w:id="6013" w:author="Arthur Parmentier" w:date="2020-05-22T10:43:00Z">
        <w:r w:rsidRPr="007C437A">
          <w:t xml:space="preserve">Unfortunately, at the time of the project, I could not </w:t>
        </w:r>
      </w:ins>
      <w:ins w:id="6014" w:author="Arthur Parmentier" w:date="2020-05-22T10:44:00Z">
        <w:r w:rsidRPr="007C437A">
          <w:t>find any real-time implementation of DTW in Max/MSP.</w:t>
        </w:r>
        <w:r w:rsidRPr="007C437A">
          <w:rPr>
            <w:rStyle w:val="Appelnotedebasdep"/>
          </w:rPr>
          <w:footnoteReference w:id="72"/>
        </w:r>
      </w:ins>
    </w:p>
    <w:p w:rsidR="00983F9B" w:rsidRPr="007C437A" w:rsidRDefault="00BA3283" w:rsidP="006D0BF0">
      <w:pPr>
        <w:rPr>
          <w:ins w:id="6056" w:author="Arthur Parmentier" w:date="2020-06-04T11:45:00Z"/>
        </w:rPr>
      </w:pPr>
      <w:ins w:id="6057" w:author="Arthur Parmentier" w:date="2020-05-22T11:38:00Z">
        <w:r w:rsidRPr="007C437A">
          <w:t xml:space="preserve">However, </w:t>
        </w:r>
      </w:ins>
      <w:ins w:id="6058" w:author="Arthur Parmentier" w:date="2020-05-22T11:52:00Z">
        <w:r w:rsidR="000430B4" w:rsidRPr="007C437A">
          <w:t xml:space="preserve">the external software </w:t>
        </w:r>
      </w:ins>
      <w:ins w:id="6059" w:author="Arthur Parmentier" w:date="2020-05-22T12:18:00Z">
        <w:r w:rsidR="00E9747D" w:rsidRPr="007C437A">
          <w:t>Wekinator</w:t>
        </w:r>
      </w:ins>
      <w:ins w:id="6060" w:author="Arthur Parmentier" w:date="2020-05-22T11:38:00Z">
        <w:r w:rsidRPr="007C437A">
          <w:rPr>
            <w:rStyle w:val="Appelnotedebasdep"/>
          </w:rPr>
          <w:footnoteReference w:id="73"/>
        </w:r>
      </w:ins>
      <w:ins w:id="6065" w:author="Arthur Parmentier" w:date="2020-05-22T11:39:00Z">
        <w:r w:rsidR="00965FAA" w:rsidRPr="007C437A">
          <w:t xml:space="preserve"> offers a very efficient DTW implementation based on the FastDTW library</w:t>
        </w:r>
      </w:ins>
      <w:ins w:id="6066" w:author="Arthur Parmentier" w:date="2020-05-22T11:40:00Z">
        <w:r w:rsidR="00965FAA" w:rsidRPr="007C437A">
          <w:rPr>
            <w:rStyle w:val="Appelnotedebasdep"/>
          </w:rPr>
          <w:footnoteReference w:id="74"/>
        </w:r>
      </w:ins>
      <w:ins w:id="6075" w:author="Arthur Parmentier" w:date="2020-05-22T11:43:00Z">
        <w:r w:rsidR="00B827FE" w:rsidRPr="007C437A">
          <w:t xml:space="preserve"> with additional improvements for real-time performance</w:t>
        </w:r>
      </w:ins>
      <w:ins w:id="6076" w:author="Arthur Parmentier" w:date="2020-06-04T11:45:00Z">
        <w:r w:rsidR="00983F9B" w:rsidRPr="007C437A">
          <w:t xml:space="preserve"> and several internal parameters for its DTW model.</w:t>
        </w:r>
      </w:ins>
    </w:p>
    <w:p w:rsidR="00B827FE" w:rsidRPr="007C437A" w:rsidRDefault="00B827FE" w:rsidP="006D0BF0">
      <w:pPr>
        <w:rPr>
          <w:ins w:id="6077" w:author="Arthur Parmentier" w:date="2020-05-22T11:37:00Z"/>
        </w:rPr>
      </w:pPr>
      <w:ins w:id="6078" w:author="Arthur Parmentier" w:date="2020-05-22T11:45:00Z">
        <w:r w:rsidRPr="007C437A">
          <w:t xml:space="preserve">Max </w:t>
        </w:r>
      </w:ins>
      <w:ins w:id="6079" w:author="Arthur Parmentier" w:date="2020-06-04T11:46:00Z">
        <w:r w:rsidR="00983F9B" w:rsidRPr="007C437A">
          <w:t xml:space="preserve">and Wekinator communicate </w:t>
        </w:r>
      </w:ins>
      <w:ins w:id="6080" w:author="Arthur Parmentier" w:date="2020-06-04T11:44:00Z">
        <w:r w:rsidR="00983F9B" w:rsidRPr="007C437A">
          <w:t>in</w:t>
        </w:r>
      </w:ins>
      <w:ins w:id="6081" w:author="Arthur Parmentier" w:date="2020-05-22T11:45:00Z">
        <w:r w:rsidRPr="007C437A">
          <w:t xml:space="preserve"> </w:t>
        </w:r>
      </w:ins>
      <w:ins w:id="6082" w:author="Arthur Parmentier" w:date="2020-05-22T11:44:00Z">
        <w:r w:rsidRPr="007C437A">
          <w:t>O</w:t>
        </w:r>
      </w:ins>
      <w:ins w:id="6083" w:author="Arthur Parmentier" w:date="2020-05-22T11:45:00Z">
        <w:r w:rsidRPr="007C437A">
          <w:t>pen Sound Control (OSC</w:t>
        </w:r>
      </w:ins>
      <w:ins w:id="6084" w:author="Arthur Parmentier" w:date="2020-06-04T11:49:00Z">
        <w:r w:rsidR="00983F9B" w:rsidRPr="007C437A">
          <w:t>)</w:t>
        </w:r>
      </w:ins>
      <w:ins w:id="6085" w:author="Arthur Parmentier" w:date="2020-06-04T11:46:00Z">
        <w:r w:rsidR="00983F9B" w:rsidRPr="007C437A">
          <w:t>. A</w:t>
        </w:r>
      </w:ins>
      <w:ins w:id="6086" w:author="Arthur Parmentier" w:date="2020-05-22T11:46:00Z">
        <w:r w:rsidRPr="007C437A">
          <w:t xml:space="preserve">lthough the user must launch </w:t>
        </w:r>
      </w:ins>
      <w:ins w:id="6087" w:author="Arthur Parmentier" w:date="2020-05-22T12:18:00Z">
        <w:r w:rsidR="00E9747D" w:rsidRPr="007C437A">
          <w:t>Wekinator</w:t>
        </w:r>
      </w:ins>
      <w:ins w:id="6088" w:author="Arthur Parmentier" w:date="2020-05-22T11:46:00Z">
        <w:r w:rsidRPr="007C437A">
          <w:t xml:space="preserve"> separately and perform basic op</w:t>
        </w:r>
      </w:ins>
      <w:ins w:id="6089" w:author="Arthur Parmentier" w:date="2020-05-22T11:47:00Z">
        <w:r w:rsidRPr="007C437A">
          <w:t xml:space="preserve">erations </w:t>
        </w:r>
      </w:ins>
      <w:ins w:id="6090" w:author="Arthur Parmentier" w:date="2020-06-04T11:49:00Z">
        <w:r w:rsidR="00983F9B" w:rsidRPr="007C437A">
          <w:t>on</w:t>
        </w:r>
      </w:ins>
      <w:ins w:id="6091" w:author="Arthur Parmentier" w:date="2020-05-22T11:47:00Z">
        <w:r w:rsidRPr="007C437A">
          <w:t xml:space="preserve"> its </w:t>
        </w:r>
      </w:ins>
      <w:ins w:id="6092" w:author="Arthur Parmentier" w:date="2020-06-04T11:49:00Z">
        <w:r w:rsidR="00983F9B" w:rsidRPr="007C437A">
          <w:t>GUI</w:t>
        </w:r>
      </w:ins>
      <w:ins w:id="6093" w:author="Arthur Parmentier" w:date="2020-05-22T11:47:00Z">
        <w:r w:rsidRPr="007C437A">
          <w:t xml:space="preserve">, </w:t>
        </w:r>
      </w:ins>
      <w:ins w:id="6094" w:author="Arthur Parmentier" w:date="2020-06-04T11:49:00Z">
        <w:r w:rsidR="00983F9B" w:rsidRPr="007C437A">
          <w:t>most important parts</w:t>
        </w:r>
      </w:ins>
      <w:ins w:id="6095" w:author="Arthur Parmentier" w:date="2020-05-22T11:47:00Z">
        <w:r w:rsidRPr="007C437A">
          <w:t xml:space="preserve"> of </w:t>
        </w:r>
      </w:ins>
      <w:ins w:id="6096" w:author="Arthur Parmentier" w:date="2020-05-22T12:18:00Z">
        <w:r w:rsidR="00E9747D" w:rsidRPr="007C437A">
          <w:t>Wekinator</w:t>
        </w:r>
      </w:ins>
      <w:ins w:id="6097" w:author="Arthur Parmentier" w:date="2020-05-22T11:47:00Z">
        <w:r w:rsidRPr="007C437A">
          <w:t xml:space="preserve"> can be controlled remotely via OSC, allowing Max </w:t>
        </w:r>
      </w:ins>
      <w:ins w:id="6098" w:author="Arthur Parmentier" w:date="2020-05-22T11:50:00Z">
        <w:r w:rsidR="000430B4" w:rsidRPr="007C437A">
          <w:t xml:space="preserve">to automatize certain operations, such </w:t>
        </w:r>
      </w:ins>
      <w:ins w:id="6099" w:author="Arthur Parmentier" w:date="2020-06-04T11:49:00Z">
        <w:r w:rsidR="00983F9B" w:rsidRPr="007C437A">
          <w:t>its</w:t>
        </w:r>
      </w:ins>
      <w:ins w:id="6100" w:author="Arthur Parmentier" w:date="2020-05-22T11:50:00Z">
        <w:r w:rsidR="000430B4" w:rsidRPr="007C437A">
          <w:t xml:space="preserve"> training process.</w:t>
        </w:r>
      </w:ins>
    </w:p>
    <w:p w:rsidR="004116C1" w:rsidRPr="007C437A" w:rsidRDefault="00D454BF" w:rsidP="006D0BF0">
      <w:pPr>
        <w:rPr>
          <w:ins w:id="6101" w:author="Arthur Parmentier" w:date="2020-05-22T11:53:00Z"/>
        </w:rPr>
      </w:pPr>
      <w:ins w:id="6102" w:author="Arthur Parmentier" w:date="2020-05-22T11:53:00Z">
        <w:r w:rsidRPr="007C437A">
          <w:t xml:space="preserve">The “user guide” for using </w:t>
        </w:r>
      </w:ins>
      <w:ins w:id="6103" w:author="Arthur Parmentier" w:date="2020-05-22T12:18:00Z">
        <w:r w:rsidR="00E9747D" w:rsidRPr="007C437A">
          <w:t>Wekinator</w:t>
        </w:r>
      </w:ins>
      <w:ins w:id="6104" w:author="Arthur Parmentier" w:date="2020-05-22T11:53:00Z">
        <w:r w:rsidRPr="007C437A">
          <w:t xml:space="preserve"> with the project is the following:</w:t>
        </w:r>
      </w:ins>
    </w:p>
    <w:p w:rsidR="00D454BF" w:rsidRPr="007C437A" w:rsidRDefault="00D454BF">
      <w:pPr>
        <w:ind w:left="720"/>
        <w:rPr>
          <w:ins w:id="6105" w:author="Arthur Parmentier" w:date="2020-05-22T11:53:00Z"/>
        </w:rPr>
        <w:pPrChange w:id="6106" w:author="Arthur Parmentier" w:date="2020-05-22T11:53:00Z">
          <w:pPr/>
        </w:pPrChange>
      </w:pPr>
      <w:ins w:id="6107" w:author="Arthur Parmentier" w:date="2020-05-22T11:53:00Z">
        <w:r w:rsidRPr="007C437A">
          <w:t xml:space="preserve">1) Start </w:t>
        </w:r>
      </w:ins>
      <w:ins w:id="6108" w:author="Arthur Parmentier" w:date="2020-05-22T12:18:00Z">
        <w:r w:rsidR="00E9747D" w:rsidRPr="007C437A">
          <w:t>Wekinator</w:t>
        </w:r>
      </w:ins>
      <w:ins w:id="6109" w:author="Arthur Parmentier" w:date="2020-05-22T11:53:00Z">
        <w:r w:rsidRPr="007C437A">
          <w:t>.</w:t>
        </w:r>
      </w:ins>
    </w:p>
    <w:p w:rsidR="00D454BF" w:rsidRPr="007C437A" w:rsidRDefault="00D454BF">
      <w:pPr>
        <w:ind w:left="720"/>
        <w:rPr>
          <w:ins w:id="6110" w:author="Arthur Parmentier" w:date="2020-05-22T11:53:00Z"/>
        </w:rPr>
        <w:pPrChange w:id="6111" w:author="Arthur Parmentier" w:date="2020-05-22T11:53:00Z">
          <w:pPr/>
        </w:pPrChange>
      </w:pPr>
      <w:ins w:id="6112" w:author="Arthur Parmentier" w:date="2020-05-22T11:53:00Z">
        <w:r w:rsidRPr="007C437A">
          <w:t xml:space="preserve">2) Set the listening port to </w:t>
        </w:r>
      </w:ins>
      <w:ins w:id="6113" w:author="Arthur Parmentier" w:date="2020-06-04T11:49:00Z">
        <w:r w:rsidR="00983F9B" w:rsidRPr="007C437A">
          <w:t xml:space="preserve">match </w:t>
        </w:r>
      </w:ins>
      <w:ins w:id="6114" w:author="Arthur Parmentier" w:date="2020-06-04T11:50:00Z">
        <w:r w:rsidR="00983F9B" w:rsidRPr="007C437A">
          <w:t xml:space="preserve">Max settings </w:t>
        </w:r>
      </w:ins>
      <w:ins w:id="6115" w:author="Arthur Parmentier" w:date="2020-05-22T11:53:00Z">
        <w:r w:rsidRPr="007C437A">
          <w:t>and click "start listening"</w:t>
        </w:r>
      </w:ins>
    </w:p>
    <w:p w:rsidR="00D454BF" w:rsidRPr="007C437A" w:rsidRDefault="00D454BF">
      <w:pPr>
        <w:ind w:left="720"/>
        <w:rPr>
          <w:ins w:id="6116" w:author="Arthur Parmentier" w:date="2020-05-22T11:53:00Z"/>
        </w:rPr>
        <w:pPrChange w:id="6117" w:author="Arthur Parmentier" w:date="2020-05-22T11:53:00Z">
          <w:pPr/>
        </w:pPrChange>
      </w:pPr>
      <w:ins w:id="6118" w:author="Arthur Parmentier" w:date="2020-05-22T11:53:00Z">
        <w:r w:rsidRPr="007C437A">
          <w:t>3) Set the OSC input address to /wek/inputs (default)</w:t>
        </w:r>
      </w:ins>
    </w:p>
    <w:p w:rsidR="00D454BF" w:rsidRPr="007C437A" w:rsidRDefault="00D454BF">
      <w:pPr>
        <w:ind w:left="720"/>
        <w:rPr>
          <w:ins w:id="6119" w:author="Arthur Parmentier" w:date="2020-05-22T11:53:00Z"/>
        </w:rPr>
        <w:pPrChange w:id="6120" w:author="Arthur Parmentier" w:date="2020-05-22T11:53:00Z">
          <w:pPr/>
        </w:pPrChange>
      </w:pPr>
      <w:ins w:id="6121" w:author="Arthur Parmentier" w:date="2020-05-22T11:53:00Z">
        <w:r w:rsidRPr="007C437A">
          <w:t>4) Change the number of inputs (#inputs) to match the size of your input in this patch</w:t>
        </w:r>
      </w:ins>
      <w:ins w:id="6122" w:author="Arthur Parmentier" w:date="2020-05-22T18:38:00Z">
        <w:r w:rsidR="00C24A48" w:rsidRPr="007C437A">
          <w:t>er</w:t>
        </w:r>
      </w:ins>
      <w:ins w:id="6123" w:author="Arthur Parmentier" w:date="2020-05-22T11:53:00Z">
        <w:r w:rsidRPr="007C437A">
          <w:t xml:space="preserve">, as defined in the first layer. For instance, with </w:t>
        </w:r>
      </w:ins>
      <w:ins w:id="6124" w:author="Arthur Parmentier" w:date="2020-05-22T11:54:00Z">
        <w:r w:rsidRPr="007C437A">
          <w:t>P</w:t>
        </w:r>
      </w:ins>
      <w:ins w:id="6125" w:author="Arthur Parmentier" w:date="2020-05-22T11:53:00Z">
        <w:r w:rsidRPr="007C437A">
          <w:t>ose</w:t>
        </w:r>
      </w:ins>
      <w:ins w:id="6126" w:author="Arthur Parmentier" w:date="2020-05-22T11:54:00Z">
        <w:r w:rsidRPr="007C437A">
          <w:t>N</w:t>
        </w:r>
      </w:ins>
      <w:ins w:id="6127" w:author="Arthur Parmentier" w:date="2020-05-22T11:53:00Z">
        <w:r w:rsidRPr="007C437A">
          <w:t>et, there are two features per joint (X and Y coordinates) so #inputs = #joints*2</w:t>
        </w:r>
      </w:ins>
    </w:p>
    <w:p w:rsidR="00D454BF" w:rsidRPr="007C437A" w:rsidRDefault="00D454BF">
      <w:pPr>
        <w:ind w:left="720"/>
        <w:rPr>
          <w:ins w:id="6128" w:author="Arthur Parmentier" w:date="2020-05-22T11:53:00Z"/>
        </w:rPr>
        <w:pPrChange w:id="6129" w:author="Arthur Parmentier" w:date="2020-05-22T11:53:00Z">
          <w:pPr/>
        </w:pPrChange>
      </w:pPr>
      <w:ins w:id="6130" w:author="Arthur Parmentier" w:date="2020-05-22T11:53:00Z">
        <w:r w:rsidRPr="007C437A">
          <w:t xml:space="preserve">5) Change the </w:t>
        </w:r>
      </w:ins>
      <w:ins w:id="6131" w:author="Arthur Parmentier" w:date="2020-05-22T12:18:00Z">
        <w:r w:rsidR="00E9747D" w:rsidRPr="007C437A">
          <w:t>Wekinator</w:t>
        </w:r>
      </w:ins>
      <w:ins w:id="6132" w:author="Arthur Parmentier" w:date="2020-05-22T11:53:00Z">
        <w:r w:rsidRPr="007C437A">
          <w:t xml:space="preserve"> output type to "All Dynamic Time Warping" with N</w:t>
        </w:r>
      </w:ins>
      <w:ins w:id="6133" w:author="Arthur Parmentier" w:date="2020-06-04T12:14:00Z">
        <w:r w:rsidR="006217E4" w:rsidRPr="007C437A">
          <w:t xml:space="preserve"> gestures types, N</w:t>
        </w:r>
      </w:ins>
      <w:ins w:id="6134" w:author="Arthur Parmentier" w:date="2020-05-22T11:56:00Z">
        <w:r w:rsidR="00FD00B9" w:rsidRPr="007C437A">
          <w:t xml:space="preserve"> </w:t>
        </w:r>
      </w:ins>
      <w:ins w:id="6135" w:author="Arthur Parmentier" w:date="2020-06-04T12:13:00Z">
        <w:r w:rsidR="006217E4" w:rsidRPr="007C437A">
          <w:t>equal o</w:t>
        </w:r>
      </w:ins>
      <w:ins w:id="6136" w:author="Arthur Parmentier" w:date="2020-06-04T12:14:00Z">
        <w:r w:rsidR="006217E4" w:rsidRPr="007C437A">
          <w:t xml:space="preserve">r </w:t>
        </w:r>
      </w:ins>
      <w:ins w:id="6137" w:author="Arthur Parmentier" w:date="2020-06-04T12:13:00Z">
        <w:r w:rsidR="006217E4" w:rsidRPr="007C437A">
          <w:t>greater than</w:t>
        </w:r>
      </w:ins>
      <w:ins w:id="6138" w:author="Arthur Parmentier" w:date="2020-05-22T11:56:00Z">
        <w:r w:rsidR="00FD00B9" w:rsidRPr="007C437A">
          <w:t xml:space="preserve"> </w:t>
        </w:r>
      </w:ins>
      <w:ins w:id="6139" w:author="Arthur Parmentier" w:date="2020-05-22T11:53:00Z">
        <w:r w:rsidRPr="007C437A">
          <w:t xml:space="preserve">the size of your dictionary of signs. It probably does not matter if you </w:t>
        </w:r>
      </w:ins>
      <w:ins w:id="6140" w:author="Arthur Parmentier" w:date="2020-05-22T11:56:00Z">
        <w:r w:rsidR="00FD00B9" w:rsidRPr="007C437A">
          <w:t>specify</w:t>
        </w:r>
      </w:ins>
      <w:ins w:id="6141" w:author="Arthur Parmentier" w:date="2020-05-22T11:53:00Z">
        <w:r w:rsidRPr="007C437A">
          <w:t xml:space="preserve"> a greater amount of types, so you can also use any sufficiently large N if you do not know how many signs it should recognize</w:t>
        </w:r>
      </w:ins>
      <w:ins w:id="6142" w:author="Arthur Parmentier" w:date="2020-05-22T11:56:00Z">
        <w:r w:rsidR="00936A60" w:rsidRPr="007C437A">
          <w:t xml:space="preserve">; </w:t>
        </w:r>
      </w:ins>
      <w:ins w:id="6143" w:author="Arthur Parmentier" w:date="2020-05-22T11:57:00Z">
        <w:r w:rsidR="00936A60" w:rsidRPr="007C437A">
          <w:t xml:space="preserve">ultimately, </w:t>
        </w:r>
      </w:ins>
      <w:ins w:id="6144" w:author="Arthur Parmentier" w:date="2020-05-22T12:18:00Z">
        <w:r w:rsidR="00E9747D" w:rsidRPr="007C437A">
          <w:t>Wekinator</w:t>
        </w:r>
      </w:ins>
      <w:ins w:id="6145" w:author="Arthur Parmentier" w:date="2020-05-22T11:57:00Z">
        <w:r w:rsidR="00936A60" w:rsidRPr="007C437A">
          <w:t xml:space="preserve"> will simply never match the signs to those classes.</w:t>
        </w:r>
      </w:ins>
    </w:p>
    <w:p w:rsidR="00D454BF" w:rsidRPr="007C437A" w:rsidRDefault="00D454BF">
      <w:pPr>
        <w:ind w:left="720"/>
        <w:rPr>
          <w:ins w:id="6146" w:author="Arthur Parmentier" w:date="2020-05-22T11:53:00Z"/>
        </w:rPr>
        <w:pPrChange w:id="6147" w:author="Arthur Parmentier" w:date="2020-05-22T11:53:00Z">
          <w:pPr/>
        </w:pPrChange>
      </w:pPr>
      <w:ins w:id="6148" w:author="Arthur Parmentier" w:date="2020-05-22T11:53:00Z">
        <w:r w:rsidRPr="007C437A">
          <w:t xml:space="preserve">6) Set the ouput port to </w:t>
        </w:r>
      </w:ins>
      <w:ins w:id="6149" w:author="Arthur Parmentier" w:date="2020-06-04T12:14:00Z">
        <w:r w:rsidR="00AA2510" w:rsidRPr="007C437A">
          <w:t>match Max/MSP settings</w:t>
        </w:r>
      </w:ins>
      <w:ins w:id="6150" w:author="Arthur Parmentier" w:date="2020-05-22T11:53:00Z">
        <w:r w:rsidRPr="007C437A">
          <w:t xml:space="preserve"> and click next.</w:t>
        </w:r>
      </w:ins>
    </w:p>
    <w:p w:rsidR="00D454BF" w:rsidRPr="007C437A" w:rsidRDefault="00D454BF">
      <w:pPr>
        <w:ind w:left="720"/>
        <w:rPr>
          <w:ins w:id="6151" w:author="Arthur Parmentier" w:date="2020-05-22T11:53:00Z"/>
        </w:rPr>
        <w:pPrChange w:id="6152" w:author="Arthur Parmentier" w:date="2020-05-22T11:53:00Z">
          <w:pPr/>
        </w:pPrChange>
      </w:pPr>
      <w:ins w:id="6153" w:author="Arthur Parmentier" w:date="2020-05-22T11:53:00Z">
        <w:r w:rsidRPr="007C437A">
          <w:lastRenderedPageBreak/>
          <w:t xml:space="preserve">7) If any input is running, make sure that the </w:t>
        </w:r>
      </w:ins>
      <w:ins w:id="6154" w:author="Arthur Parmentier" w:date="2020-05-22T11:54:00Z">
        <w:r w:rsidR="008E3834" w:rsidRPr="007C437A">
          <w:t>“</w:t>
        </w:r>
      </w:ins>
      <w:ins w:id="6155" w:author="Arthur Parmentier" w:date="2020-05-22T11:53:00Z">
        <w:r w:rsidRPr="007C437A">
          <w:t>OSC In</w:t>
        </w:r>
      </w:ins>
      <w:ins w:id="6156" w:author="Arthur Parmentier" w:date="2020-05-22T11:54:00Z">
        <w:r w:rsidR="008E3834" w:rsidRPr="007C437A">
          <w:t>”</w:t>
        </w:r>
      </w:ins>
      <w:ins w:id="6157" w:author="Arthur Parmentier" w:date="2020-05-22T11:53:00Z">
        <w:r w:rsidRPr="007C437A">
          <w:t xml:space="preserve"> indicator of </w:t>
        </w:r>
      </w:ins>
      <w:ins w:id="6158" w:author="Arthur Parmentier" w:date="2020-05-22T12:18:00Z">
        <w:r w:rsidR="00E9747D" w:rsidRPr="007C437A">
          <w:t>Wekinator</w:t>
        </w:r>
      </w:ins>
      <w:ins w:id="6159" w:author="Arthur Parmentier" w:date="2020-05-22T11:53:00Z">
        <w:r w:rsidRPr="007C437A">
          <w:t xml:space="preserve"> is green. If it is yellow</w:t>
        </w:r>
      </w:ins>
      <w:ins w:id="6160" w:author="Arthur Parmentier" w:date="2020-05-22T11:54:00Z">
        <w:r w:rsidR="008E3834" w:rsidRPr="007C437A">
          <w:t xml:space="preserve"> instead</w:t>
        </w:r>
      </w:ins>
      <w:ins w:id="6161" w:author="Arthur Parmentier" w:date="2020-05-22T11:53:00Z">
        <w:r w:rsidRPr="007C437A">
          <w:t xml:space="preserve">, </w:t>
        </w:r>
      </w:ins>
      <w:ins w:id="6162" w:author="Arthur Parmentier" w:date="2020-06-04T12:14:00Z">
        <w:r w:rsidR="00D02205" w:rsidRPr="007C437A">
          <w:t>make sure you have some inpu</w:t>
        </w:r>
      </w:ins>
      <w:ins w:id="6163" w:author="Arthur Parmentier" w:date="2020-06-04T12:15:00Z">
        <w:r w:rsidR="00D02205" w:rsidRPr="007C437A">
          <w:t xml:space="preserve">t running and try </w:t>
        </w:r>
      </w:ins>
      <w:ins w:id="6164" w:author="Arthur Parmentier" w:date="2020-05-22T11:53:00Z">
        <w:r w:rsidRPr="007C437A">
          <w:t xml:space="preserve">to open the view/OSC input status window and restart listening to the OSC. If it is red, check that the size of your input in Max matches the #input parameter of </w:t>
        </w:r>
      </w:ins>
      <w:ins w:id="6165" w:author="Arthur Parmentier" w:date="2020-05-22T12:18:00Z">
        <w:r w:rsidR="00E9747D" w:rsidRPr="007C437A">
          <w:t>Wekinator</w:t>
        </w:r>
      </w:ins>
      <w:ins w:id="6166" w:author="Arthur Parmentier" w:date="2020-05-22T11:53:00Z">
        <w:r w:rsidRPr="007C437A">
          <w:t>.</w:t>
        </w:r>
      </w:ins>
    </w:p>
    <w:p w:rsidR="00D454BF" w:rsidRPr="007C437A" w:rsidRDefault="00D454BF">
      <w:pPr>
        <w:ind w:left="720"/>
        <w:rPr>
          <w:ins w:id="6167" w:author="Arthur Parmentier" w:date="2020-05-22T11:53:00Z"/>
        </w:rPr>
        <w:pPrChange w:id="6168" w:author="Arthur Parmentier" w:date="2020-05-22T11:53:00Z">
          <w:pPr/>
        </w:pPrChange>
      </w:pPr>
      <w:ins w:id="6169" w:author="Arthur Parmentier" w:date="2020-05-22T11:53:00Z">
        <w:r w:rsidRPr="007C437A">
          <w:t xml:space="preserve">8) You can now push the </w:t>
        </w:r>
      </w:ins>
      <w:ins w:id="6170" w:author="Arthur Parmentier" w:date="2020-06-04T12:15:00Z">
        <w:r w:rsidR="00B35E64" w:rsidRPr="007C437A">
          <w:t>train</w:t>
        </w:r>
      </w:ins>
      <w:ins w:id="6171" w:author="Arthur Parmentier" w:date="2020-05-22T11:53:00Z">
        <w:r w:rsidRPr="007C437A">
          <w:t xml:space="preserve"> button</w:t>
        </w:r>
      </w:ins>
      <w:ins w:id="6172" w:author="Arthur Parmentier" w:date="2020-06-04T12:15:00Z">
        <w:r w:rsidR="00B35E64" w:rsidRPr="007C437A">
          <w:t xml:space="preserve"> aside the Mubu object for the full body DTW model</w:t>
        </w:r>
      </w:ins>
      <w:ins w:id="6173" w:author="Arthur Parmentier" w:date="2020-05-22T11:53:00Z">
        <w:r w:rsidRPr="007C437A">
          <w:t xml:space="preserve">. The number of examples for each sign should </w:t>
        </w:r>
      </w:ins>
      <w:ins w:id="6174" w:author="Arthur Parmentier" w:date="2020-06-04T12:15:00Z">
        <w:r w:rsidR="009A73CA" w:rsidRPr="007C437A">
          <w:t>show up</w:t>
        </w:r>
      </w:ins>
      <w:ins w:id="6175" w:author="Arthur Parmentier" w:date="2020-05-22T11:53:00Z">
        <w:r w:rsidRPr="007C437A">
          <w:t xml:space="preserve"> in </w:t>
        </w:r>
      </w:ins>
      <w:ins w:id="6176" w:author="Arthur Parmentier" w:date="2020-05-22T12:18:00Z">
        <w:r w:rsidR="00E9747D" w:rsidRPr="007C437A">
          <w:t>Wekinator</w:t>
        </w:r>
      </w:ins>
      <w:ins w:id="6177" w:author="Arthur Parmentier" w:date="2020-05-22T11:53:00Z">
        <w:r w:rsidRPr="007C437A">
          <w:t>.</w:t>
        </w:r>
      </w:ins>
    </w:p>
    <w:p w:rsidR="00D454BF" w:rsidRPr="007C437A" w:rsidRDefault="00D454BF">
      <w:pPr>
        <w:ind w:left="720"/>
        <w:rPr>
          <w:ins w:id="6178" w:author="Arthur Parmentier" w:date="2020-05-22T11:37:00Z"/>
        </w:rPr>
        <w:pPrChange w:id="6179" w:author="Arthur Parmentier" w:date="2020-05-22T11:53:00Z">
          <w:pPr/>
        </w:pPrChange>
      </w:pPr>
      <w:ins w:id="6180" w:author="Arthur Parmentier" w:date="2020-05-22T11:53:00Z">
        <w:r w:rsidRPr="007C437A">
          <w:t xml:space="preserve">9) Once the training is done after a few seconds, you can press the "run" button in </w:t>
        </w:r>
      </w:ins>
      <w:ins w:id="6181" w:author="Arthur Parmentier" w:date="2020-05-22T12:18:00Z">
        <w:r w:rsidR="00E9747D" w:rsidRPr="007C437A">
          <w:t>Wekinator</w:t>
        </w:r>
      </w:ins>
      <w:ins w:id="6182" w:author="Arthur Parmentier" w:date="2020-05-22T11:53:00Z">
        <w:r w:rsidRPr="007C437A">
          <w:t xml:space="preserve"> to start classifying your live input.</w:t>
        </w:r>
      </w:ins>
    </w:p>
    <w:p w:rsidR="004116C1" w:rsidRPr="007C437A" w:rsidRDefault="00CD5F56" w:rsidP="006D0BF0">
      <w:pPr>
        <w:rPr>
          <w:ins w:id="6183" w:author="Arthur Parmentier" w:date="2020-06-04T12:28:00Z"/>
        </w:rPr>
      </w:pPr>
      <w:ins w:id="6184" w:author="Arthur Parmentier" w:date="2020-05-22T11:57:00Z">
        <w:r w:rsidRPr="007C437A">
          <w:t>These operations ma</w:t>
        </w:r>
      </w:ins>
      <w:ins w:id="6185" w:author="Arthur Parmentier" w:date="2020-05-22T12:20:00Z">
        <w:r w:rsidR="00E9747D" w:rsidRPr="007C437A">
          <w:t>y</w:t>
        </w:r>
      </w:ins>
      <w:ins w:id="6186" w:author="Arthur Parmentier" w:date="2020-05-22T11:57:00Z">
        <w:r w:rsidRPr="007C437A">
          <w:t xml:space="preserve"> take 3 minutes at the fi</w:t>
        </w:r>
      </w:ins>
      <w:ins w:id="6187" w:author="Arthur Parmentier" w:date="2020-05-22T11:58:00Z">
        <w:r w:rsidRPr="007C437A">
          <w:t>rst time use and less than 1 minute once the user would get acquainted to the process. Automatizing these steps</w:t>
        </w:r>
      </w:ins>
      <w:ins w:id="6188" w:author="Arthur Parmentier" w:date="2020-05-22T11:59:00Z">
        <w:r w:rsidRPr="007C437A">
          <w:t xml:space="preserve"> would be very difficult from Max directly, as </w:t>
        </w:r>
      </w:ins>
      <w:ins w:id="6189" w:author="Arthur Parmentier" w:date="2020-05-22T12:18:00Z">
        <w:r w:rsidR="00E9747D" w:rsidRPr="007C437A">
          <w:t>Wekinator</w:t>
        </w:r>
      </w:ins>
      <w:ins w:id="6190" w:author="Arthur Parmentier" w:date="2020-05-22T11:59:00Z">
        <w:r w:rsidRPr="007C437A">
          <w:t xml:space="preserve"> builds its own file structures </w:t>
        </w:r>
      </w:ins>
      <w:ins w:id="6191" w:author="Arthur Parmentier" w:date="2020-05-22T12:00:00Z">
        <w:r w:rsidRPr="007C437A">
          <w:t xml:space="preserve">and </w:t>
        </w:r>
      </w:ins>
      <w:ins w:id="6192" w:author="Arthur Parmentier" w:date="2020-06-04T12:16:00Z">
        <w:r w:rsidR="00AF7CAA" w:rsidRPr="007C437A">
          <w:t>I could not find a way</w:t>
        </w:r>
      </w:ins>
      <w:ins w:id="6193" w:author="Arthur Parmentier" w:date="2020-05-22T12:01:00Z">
        <w:r w:rsidRPr="007C437A">
          <w:t xml:space="preserve"> to load a project in </w:t>
        </w:r>
      </w:ins>
      <w:ins w:id="6194" w:author="Arthur Parmentier" w:date="2020-05-22T12:18:00Z">
        <w:r w:rsidR="00E9747D" w:rsidRPr="007C437A">
          <w:t>Wekinator</w:t>
        </w:r>
      </w:ins>
      <w:ins w:id="6195" w:author="Arthur Parmentier" w:date="2020-05-22T12:01:00Z">
        <w:r w:rsidRPr="007C437A">
          <w:t xml:space="preserve"> from</w:t>
        </w:r>
      </w:ins>
      <w:ins w:id="6196" w:author="Arthur Parmentier" w:date="2020-05-22T11:58:00Z">
        <w:r w:rsidRPr="007C437A">
          <w:t xml:space="preserve"> </w:t>
        </w:r>
      </w:ins>
      <w:ins w:id="6197" w:author="Arthur Parmentier" w:date="2020-05-22T12:02:00Z">
        <w:r w:rsidRPr="007C437A">
          <w:t>a command line</w:t>
        </w:r>
      </w:ins>
      <w:ins w:id="6198" w:author="Arthur Parmentier" w:date="2020-05-22T12:18:00Z">
        <w:r w:rsidR="00E9747D" w:rsidRPr="007C437A">
          <w:t xml:space="preserve"> directly.</w:t>
        </w:r>
      </w:ins>
      <w:ins w:id="6199" w:author="Arthur Parmentier" w:date="2020-06-04T12:16:00Z">
        <w:r w:rsidR="00805C6B" w:rsidRPr="007C437A">
          <w:t xml:space="preserve"> In the future, it is possible that the InteractML or Ra</w:t>
        </w:r>
      </w:ins>
      <w:ins w:id="6200" w:author="Arthur Parmentier" w:date="2020-06-04T12:17:00Z">
        <w:r w:rsidR="00805C6B" w:rsidRPr="007C437A">
          <w:t>pidMax project will make th</w:t>
        </w:r>
      </w:ins>
      <w:ins w:id="6201" w:author="Arthur Parmentier" w:date="2020-06-04T12:28:00Z">
        <w:r w:rsidR="008F7240" w:rsidRPr="007C437A">
          <w:t>e process</w:t>
        </w:r>
      </w:ins>
      <w:ins w:id="6202" w:author="Arthur Parmentier" w:date="2020-06-04T12:17:00Z">
        <w:r w:rsidR="00805C6B" w:rsidRPr="007C437A">
          <w:t xml:space="preserve"> fully automated.</w:t>
        </w:r>
      </w:ins>
    </w:p>
    <w:p w:rsidR="00620051" w:rsidRPr="007C437A" w:rsidRDefault="00620051" w:rsidP="006D0BF0">
      <w:pPr>
        <w:rPr>
          <w:ins w:id="6203" w:author="Arthur Parmentier" w:date="2020-06-04T12:45:00Z"/>
        </w:rPr>
      </w:pPr>
      <w:ins w:id="6204" w:author="Arthur Parmentier" w:date="2020-06-04T12:28:00Z">
        <w:r w:rsidRPr="007C437A">
          <w:t xml:space="preserve">Once the model is running, Max receives in real time the set of DTW distances </w:t>
        </w:r>
      </w:ins>
      <w:ins w:id="6205" w:author="Arthur Parmentier" w:date="2020-06-04T12:29:00Z">
        <w:r w:rsidRPr="007C437A">
          <w:t>from the real time sequence to</w:t>
        </w:r>
      </w:ins>
      <w:ins w:id="6206" w:author="Arthur Parmentier" w:date="2020-06-04T12:28:00Z">
        <w:r w:rsidRPr="007C437A">
          <w:t xml:space="preserve"> each</w:t>
        </w:r>
      </w:ins>
      <w:ins w:id="6207" w:author="Arthur Parmentier" w:date="2020-06-04T12:29:00Z">
        <w:r w:rsidRPr="007C437A">
          <w:t xml:space="preserve"> recorded</w:t>
        </w:r>
      </w:ins>
      <w:ins w:id="6208" w:author="Arthur Parmentier" w:date="2020-06-04T12:28:00Z">
        <w:r w:rsidRPr="007C437A">
          <w:t xml:space="preserve"> </w:t>
        </w:r>
      </w:ins>
      <w:ins w:id="6209" w:author="Arthur Parmentier" w:date="2020-06-04T12:29:00Z">
        <w:r w:rsidRPr="007C437A">
          <w:t xml:space="preserve">sign sequence. By finding the minimal value in that set and </w:t>
        </w:r>
      </w:ins>
      <w:ins w:id="6210" w:author="Arthur Parmentier" w:date="2020-06-04T12:30:00Z">
        <w:r w:rsidRPr="007C437A">
          <w:t xml:space="preserve">comparing this value to a confidence threshold, we </w:t>
        </w:r>
      </w:ins>
      <w:ins w:id="6211" w:author="Arthur Parmentier" w:date="2020-06-04T12:31:00Z">
        <w:r w:rsidRPr="007C437A">
          <w:t>can find when a sign is being performed in real time.</w:t>
        </w:r>
      </w:ins>
    </w:p>
    <w:p w:rsidR="00DD39AE" w:rsidRPr="007C437A" w:rsidRDefault="00DD39AE">
      <w:pPr>
        <w:keepNext/>
        <w:rPr>
          <w:ins w:id="6212" w:author="Arthur Parmentier" w:date="2020-06-04T12:46:00Z"/>
        </w:rPr>
        <w:pPrChange w:id="6213" w:author="Arthur Parmentier" w:date="2020-06-04T12:46:00Z">
          <w:pPr/>
        </w:pPrChange>
      </w:pPr>
      <w:ins w:id="6214" w:author="Arthur Parmentier" w:date="2020-06-04T12:45:00Z">
        <w:r w:rsidRPr="007C437A">
          <w:rPr>
            <w:noProof/>
            <w:rPrChange w:id="6215" w:author="Arthur Parmentier" w:date="2020-06-07T15:27:00Z">
              <w:rPr>
                <w:noProof/>
              </w:rPr>
            </w:rPrChange>
          </w:rPr>
          <w:drawing>
            <wp:inline distT="0" distB="0" distL="0" distR="0">
              <wp:extent cx="6188710" cy="3691890"/>
              <wp:effectExtent l="0" t="0" r="2540" b="381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TW.PNG"/>
                      <pic:cNvPicPr/>
                    </pic:nvPicPr>
                    <pic:blipFill>
                      <a:blip r:embed="rId27">
                        <a:extLst>
                          <a:ext uri="{28A0092B-C50C-407E-A947-70E740481C1C}">
                            <a14:useLocalDpi xmlns:a14="http://schemas.microsoft.com/office/drawing/2010/main" val="0"/>
                          </a:ext>
                        </a:extLst>
                      </a:blip>
                      <a:stretch>
                        <a:fillRect/>
                      </a:stretch>
                    </pic:blipFill>
                    <pic:spPr>
                      <a:xfrm>
                        <a:off x="0" y="0"/>
                        <a:ext cx="6188710" cy="3691890"/>
                      </a:xfrm>
                      <a:prstGeom prst="rect">
                        <a:avLst/>
                      </a:prstGeom>
                    </pic:spPr>
                  </pic:pic>
                </a:graphicData>
              </a:graphic>
            </wp:inline>
          </w:drawing>
        </w:r>
      </w:ins>
    </w:p>
    <w:p w:rsidR="00DD39AE" w:rsidRPr="007C437A" w:rsidRDefault="00DD39AE">
      <w:pPr>
        <w:pStyle w:val="Lgende"/>
        <w:rPr>
          <w:ins w:id="6216" w:author="Arthur Parmentier" w:date="2020-06-04T12:31:00Z"/>
          <w:rPrChange w:id="6217" w:author="Arthur Parmentier" w:date="2020-06-07T15:27:00Z">
            <w:rPr>
              <w:ins w:id="6218" w:author="Arthur Parmentier" w:date="2020-06-04T12:31:00Z"/>
            </w:rPr>
          </w:rPrChange>
        </w:rPr>
        <w:pPrChange w:id="6219" w:author="Arthur Parmentier" w:date="2020-06-04T12:46:00Z">
          <w:pPr/>
        </w:pPrChange>
      </w:pPr>
      <w:ins w:id="6220" w:author="Arthur Parmentier" w:date="2020-06-04T12:46:00Z">
        <w:r w:rsidRPr="007C437A">
          <w:rPr>
            <w:rPrChange w:id="6221" w:author="Arthur Parmentier" w:date="2020-06-07T15:27:00Z">
              <w:rPr>
                <w:i/>
                <w:iCs/>
              </w:rPr>
            </w:rPrChange>
          </w:rPr>
          <w:t xml:space="preserve">Figure </w:t>
        </w:r>
        <w:r w:rsidRPr="007C437A">
          <w:rPr>
            <w:rPrChange w:id="6222" w:author="Arthur Parmentier" w:date="2020-06-07T15:27:00Z">
              <w:rPr>
                <w:i/>
                <w:iCs/>
              </w:rPr>
            </w:rPrChange>
          </w:rPr>
          <w:fldChar w:fldCharType="begin"/>
        </w:r>
        <w:r w:rsidRPr="007C437A">
          <w:rPr>
            <w:rPrChange w:id="6223" w:author="Arthur Parmentier" w:date="2020-06-07T15:27:00Z">
              <w:rPr>
                <w:i/>
                <w:iCs/>
              </w:rPr>
            </w:rPrChange>
          </w:rPr>
          <w:instrText xml:space="preserve"> SEQ Figure \* ARABIC </w:instrText>
        </w:r>
      </w:ins>
      <w:r w:rsidRPr="007C437A">
        <w:rPr>
          <w:rPrChange w:id="6224" w:author="Arthur Parmentier" w:date="2020-06-07T15:27:00Z">
            <w:rPr>
              <w:i/>
              <w:iCs/>
            </w:rPr>
          </w:rPrChange>
        </w:rPr>
        <w:fldChar w:fldCharType="separate"/>
      </w:r>
      <w:ins w:id="6225" w:author="Arthur Parmentier" w:date="2020-06-05T21:05:00Z">
        <w:r w:rsidR="001C2AA6" w:rsidRPr="007C437A">
          <w:rPr>
            <w:rPrChange w:id="6226" w:author="Arthur Parmentier" w:date="2020-06-07T15:27:00Z">
              <w:rPr>
                <w:i/>
                <w:iCs/>
                <w:noProof/>
              </w:rPr>
            </w:rPrChange>
          </w:rPr>
          <w:t>9</w:t>
        </w:r>
      </w:ins>
      <w:ins w:id="6227" w:author="Arthur Parmentier" w:date="2020-06-04T12:46:00Z">
        <w:r w:rsidRPr="007C437A">
          <w:rPr>
            <w:rPrChange w:id="6228" w:author="Arthur Parmentier" w:date="2020-06-07T15:27:00Z">
              <w:rPr>
                <w:i/>
                <w:iCs/>
              </w:rPr>
            </w:rPrChange>
          </w:rPr>
          <w:fldChar w:fldCharType="end"/>
        </w:r>
        <w:r w:rsidRPr="007C437A">
          <w:rPr>
            <w:rPrChange w:id="6229" w:author="Arthur Parmentier" w:date="2020-06-07T15:27:00Z">
              <w:rPr>
                <w:i/>
                <w:iCs/>
              </w:rPr>
            </w:rPrChange>
          </w:rPr>
          <w:t xml:space="preserve"> DTW output GUI in Max. The middle black box are slides that show the confidence level of each sign in real time. Recognized signs are shown at the bottom.</w:t>
        </w:r>
      </w:ins>
    </w:p>
    <w:p w:rsidR="00620051" w:rsidRPr="007C437A" w:rsidRDefault="00620051" w:rsidP="006D0BF0">
      <w:pPr>
        <w:rPr>
          <w:ins w:id="6230" w:author="Arthur Parmentier" w:date="2020-05-22T11:37:00Z"/>
        </w:rPr>
      </w:pPr>
      <w:ins w:id="6231" w:author="Arthur Parmentier" w:date="2020-06-04T12:34:00Z">
        <w:r w:rsidRPr="007C437A">
          <w:t>We will address performance</w:t>
        </w:r>
      </w:ins>
      <w:ins w:id="6232" w:author="Arthur Parmentier" w:date="2020-06-04T12:35:00Z">
        <w:r w:rsidRPr="007C437A">
          <w:t xml:space="preserve"> and accuracy aspects in a further section.</w:t>
        </w:r>
      </w:ins>
    </w:p>
    <w:p w:rsidR="004116C1" w:rsidRPr="007C437A" w:rsidRDefault="00620051" w:rsidP="00620051">
      <w:pPr>
        <w:pStyle w:val="Titre4"/>
        <w:rPr>
          <w:ins w:id="6233" w:author="Arthur Parmentier" w:date="2020-06-04T12:35:00Z"/>
        </w:rPr>
      </w:pPr>
      <w:ins w:id="6234" w:author="Arthur Parmentier" w:date="2020-06-04T12:35:00Z">
        <w:r w:rsidRPr="007C437A">
          <w:lastRenderedPageBreak/>
          <w:t xml:space="preserve">Hands Adaboost </w:t>
        </w:r>
      </w:ins>
      <w:ins w:id="6235" w:author="Arthur Parmentier" w:date="2020-06-04T12:42:00Z">
        <w:r w:rsidR="00BD61A6" w:rsidRPr="007C437A">
          <w:t xml:space="preserve">for </w:t>
        </w:r>
      </w:ins>
      <w:ins w:id="6236" w:author="Arthur Parmentier" w:date="2020-06-04T12:35:00Z">
        <w:r w:rsidRPr="007C437A">
          <w:t>decision tree</w:t>
        </w:r>
      </w:ins>
    </w:p>
    <w:p w:rsidR="00620051" w:rsidRPr="007C437A" w:rsidRDefault="00620051" w:rsidP="00620051">
      <w:pPr>
        <w:rPr>
          <w:ins w:id="6237" w:author="Arthur Parmentier" w:date="2020-06-04T12:39:00Z"/>
        </w:rPr>
      </w:pPr>
      <w:ins w:id="6238" w:author="Arthur Parmentier" w:date="2020-06-04T12:35:00Z">
        <w:r w:rsidRPr="007C437A">
          <w:t>To recognize hand poses that are used in s</w:t>
        </w:r>
      </w:ins>
      <w:ins w:id="6239" w:author="Arthur Parmentier" w:date="2020-06-04T12:36:00Z">
        <w:r w:rsidRPr="007C437A">
          <w:t xml:space="preserve">igns like “tempo” or “volume”, I chose to work with </w:t>
        </w:r>
      </w:ins>
      <w:ins w:id="6240" w:author="Arthur Parmentier" w:date="2020-06-04T12:37:00Z">
        <w:r w:rsidRPr="007C437A">
          <w:t xml:space="preserve">an Adaboost </w:t>
        </w:r>
      </w:ins>
      <w:ins w:id="6241" w:author="Arthur Parmentier" w:date="2020-06-04T12:42:00Z">
        <w:r w:rsidR="00BD61A6" w:rsidRPr="007C437A">
          <w:t xml:space="preserve">for </w:t>
        </w:r>
      </w:ins>
      <w:ins w:id="6242" w:author="Arthur Parmentier" w:date="2020-06-04T12:37:00Z">
        <w:r w:rsidRPr="007C437A">
          <w:t xml:space="preserve">decision tree classifier model in Wekinator. The configuration process in Wekinator is </w:t>
        </w:r>
      </w:ins>
      <w:ins w:id="6243" w:author="Arthur Parmentier" w:date="2020-06-04T12:38:00Z">
        <w:r w:rsidRPr="007C437A">
          <w:t xml:space="preserve">only </w:t>
        </w:r>
      </w:ins>
      <w:ins w:id="6244" w:author="Arthur Parmentier" w:date="2020-06-04T12:37:00Z">
        <w:r w:rsidRPr="007C437A">
          <w:t>slight</w:t>
        </w:r>
      </w:ins>
      <w:ins w:id="6245" w:author="Arthur Parmentier" w:date="2020-06-04T12:38:00Z">
        <w:r w:rsidRPr="007C437A">
          <w:t xml:space="preserve">ly different </w:t>
        </w:r>
      </w:ins>
      <w:ins w:id="6246" w:author="Arthur Parmentier" w:date="2020-06-04T12:39:00Z">
        <w:r w:rsidR="00103255" w:rsidRPr="007C437A">
          <w:t xml:space="preserve">and is fully detailed in my </w:t>
        </w:r>
        <w:r w:rsidR="00103255" w:rsidRPr="007C437A">
          <w:rPr>
            <w:rPrChange w:id="6247" w:author="Arthur Parmentier" w:date="2020-06-07T15:27:00Z">
              <w:rPr/>
            </w:rPrChange>
          </w:rPr>
          <w:fldChar w:fldCharType="begin"/>
        </w:r>
        <w:r w:rsidR="00103255" w:rsidRPr="007C437A">
          <w:instrText xml:space="preserve"> HYPERLINK "https://www.youtube.com/watch?v=rKD5BMaHmI8" </w:instrText>
        </w:r>
        <w:r w:rsidR="00103255" w:rsidRPr="007C437A">
          <w:rPr>
            <w:rPrChange w:id="6248" w:author="Arthur Parmentier" w:date="2020-06-07T15:27:00Z">
              <w:rPr/>
            </w:rPrChange>
          </w:rPr>
          <w:fldChar w:fldCharType="separate"/>
        </w:r>
        <w:r w:rsidR="00103255" w:rsidRPr="007C437A">
          <w:rPr>
            <w:rStyle w:val="Lienhypertexte"/>
          </w:rPr>
          <w:t>fourth demo video</w:t>
        </w:r>
        <w:r w:rsidR="00103255" w:rsidRPr="007C437A">
          <w:rPr>
            <w:rPrChange w:id="6249" w:author="Arthur Parmentier" w:date="2020-06-07T15:27:00Z">
              <w:rPr/>
            </w:rPrChange>
          </w:rPr>
          <w:fldChar w:fldCharType="end"/>
        </w:r>
        <w:r w:rsidR="00103255" w:rsidRPr="007C437A">
          <w:t>.</w:t>
        </w:r>
      </w:ins>
    </w:p>
    <w:p w:rsidR="00054963" w:rsidRPr="007C437A" w:rsidRDefault="00054963">
      <w:pPr>
        <w:rPr>
          <w:ins w:id="6250" w:author="Arthur Parmentier" w:date="2020-05-22T09:13:00Z"/>
          <w:rPrChange w:id="6251" w:author="Arthur Parmentier" w:date="2020-06-07T15:27:00Z">
            <w:rPr>
              <w:ins w:id="6252" w:author="Arthur Parmentier" w:date="2020-05-22T09:13:00Z"/>
            </w:rPr>
          </w:rPrChange>
        </w:rPr>
        <w:pPrChange w:id="6253" w:author="Arthur Parmentier" w:date="2020-06-04T12:35:00Z">
          <w:pPr>
            <w:pStyle w:val="Titre3"/>
          </w:pPr>
        </w:pPrChange>
      </w:pPr>
      <w:ins w:id="6254" w:author="Arthur Parmentier" w:date="2020-06-04T12:40:00Z">
        <w:r w:rsidRPr="007C437A">
          <w:rPr>
            <w:rPrChange w:id="6255" w:author="Arthur Parmentier" w:date="2020-06-07T15:27:00Z">
              <w:rPr/>
            </w:rPrChange>
          </w:rPr>
          <w:t>At the output of the model, Max receives the index of the most likely sign</w:t>
        </w:r>
      </w:ins>
      <w:ins w:id="6256" w:author="Arthur Parmentier" w:date="2020-06-04T12:41:00Z">
        <w:r w:rsidRPr="007C437A">
          <w:rPr>
            <w:rPrChange w:id="6257" w:author="Arthur Parmentier" w:date="2020-06-07T15:27:00Z">
              <w:rPr/>
            </w:rPrChange>
          </w:rPr>
          <w:t xml:space="preserve"> and can eventually threshold on the confidence of the classification to avoid </w:t>
        </w:r>
      </w:ins>
      <w:ins w:id="6258" w:author="Arthur Parmentier" w:date="2020-06-04T12:42:00Z">
        <w:r w:rsidR="00D26A17" w:rsidRPr="007C437A">
          <w:rPr>
            <w:rPrChange w:id="6259" w:author="Arthur Parmentier" w:date="2020-06-07T15:27:00Z">
              <w:rPr/>
            </w:rPrChange>
          </w:rPr>
          <w:t>false positives</w:t>
        </w:r>
      </w:ins>
      <w:ins w:id="6260" w:author="Arthur Parmentier" w:date="2020-06-04T12:41:00Z">
        <w:r w:rsidRPr="007C437A">
          <w:rPr>
            <w:rPrChange w:id="6261" w:author="Arthur Parmentier" w:date="2020-06-07T15:27:00Z">
              <w:rPr/>
            </w:rPrChange>
          </w:rPr>
          <w:t>.</w:t>
        </w:r>
      </w:ins>
    </w:p>
    <w:p w:rsidR="006D0BF0" w:rsidRPr="007C437A" w:rsidDel="004D7C82" w:rsidRDefault="006D0BF0">
      <w:pPr>
        <w:rPr>
          <w:del w:id="6262" w:author="Arthur Parmentier" w:date="2020-06-04T12:17:00Z"/>
          <w:rPrChange w:id="6263" w:author="Arthur Parmentier" w:date="2020-06-07T15:27:00Z">
            <w:rPr>
              <w:del w:id="6264" w:author="Arthur Parmentier" w:date="2020-06-04T12:17:00Z"/>
            </w:rPr>
          </w:rPrChange>
        </w:rPr>
        <w:pPrChange w:id="6265" w:author="Arthur Parmentier" w:date="2020-05-22T09:13:00Z">
          <w:pPr>
            <w:pStyle w:val="Titre2"/>
          </w:pPr>
        </w:pPrChange>
      </w:pPr>
      <w:bookmarkStart w:id="6266" w:name="_Toc42259027"/>
      <w:bookmarkStart w:id="6267" w:name="_Toc42259104"/>
      <w:bookmarkStart w:id="6268" w:name="_Toc42449783"/>
      <w:bookmarkStart w:id="6269" w:name="_Toc42449865"/>
      <w:bookmarkStart w:id="6270" w:name="_Toc42550051"/>
      <w:bookmarkStart w:id="6271" w:name="_Toc42550144"/>
      <w:bookmarkEnd w:id="6266"/>
      <w:bookmarkEnd w:id="6267"/>
      <w:bookmarkEnd w:id="6268"/>
      <w:bookmarkEnd w:id="6269"/>
      <w:bookmarkEnd w:id="6270"/>
      <w:bookmarkEnd w:id="6271"/>
    </w:p>
    <w:p w:rsidR="00F25194" w:rsidRPr="007C437A" w:rsidRDefault="00F25194">
      <w:pPr>
        <w:pStyle w:val="Titre3"/>
        <w:rPr>
          <w:ins w:id="6272" w:author="Arthur Parmentier" w:date="2020-06-04T14:56:00Z"/>
        </w:rPr>
      </w:pPr>
      <w:bookmarkStart w:id="6273" w:name="_Toc42550145"/>
      <w:r w:rsidRPr="007C437A">
        <w:t>Part 4: Grammar parsing</w:t>
      </w:r>
      <w:bookmarkEnd w:id="6273"/>
    </w:p>
    <w:p w:rsidR="00947BFF" w:rsidRPr="007C437A" w:rsidRDefault="00947BFF">
      <w:pPr>
        <w:pStyle w:val="Titre4"/>
        <w:rPr>
          <w:ins w:id="6274" w:author="Arthur Parmentier" w:date="2020-06-04T13:57:00Z"/>
          <w:rPrChange w:id="6275" w:author="Arthur Parmentier" w:date="2020-06-07T15:27:00Z">
            <w:rPr>
              <w:ins w:id="6276" w:author="Arthur Parmentier" w:date="2020-06-04T13:57:00Z"/>
            </w:rPr>
          </w:rPrChange>
        </w:rPr>
        <w:pPrChange w:id="6277" w:author="Arthur Parmentier" w:date="2020-06-04T14:56:00Z">
          <w:pPr>
            <w:pStyle w:val="Titre3"/>
          </w:pPr>
        </w:pPrChange>
      </w:pPr>
      <w:ins w:id="6278" w:author="Arthur Parmentier" w:date="2020-06-04T14:56:00Z">
        <w:r w:rsidRPr="007C437A">
          <w:rPr>
            <w:rPrChange w:id="6279" w:author="Arthur Parmentier" w:date="2020-06-07T15:27:00Z">
              <w:rPr/>
            </w:rPrChange>
          </w:rPr>
          <w:t xml:space="preserve">A finite state machine (FSM) </w:t>
        </w:r>
      </w:ins>
      <w:ins w:id="6280" w:author="Arthur Parmentier" w:date="2020-06-08T01:39:00Z">
        <w:r w:rsidR="00DE0C52">
          <w:t>automaton</w:t>
        </w:r>
      </w:ins>
    </w:p>
    <w:p w:rsidR="00043B6E" w:rsidRPr="007C437A" w:rsidRDefault="00043B6E" w:rsidP="00043B6E">
      <w:pPr>
        <w:rPr>
          <w:ins w:id="6281" w:author="Arthur Parmentier" w:date="2020-06-04T13:59:00Z"/>
        </w:rPr>
      </w:pPr>
      <w:ins w:id="6282" w:author="Arthur Parmentier" w:date="2020-06-04T13:57:00Z">
        <w:r w:rsidRPr="007C437A">
          <w:t xml:space="preserve">From the models introduced in the previous section, </w:t>
        </w:r>
      </w:ins>
      <w:ins w:id="6283" w:author="Arthur Parmentier" w:date="2020-06-04T13:58:00Z">
        <w:r w:rsidRPr="007C437A">
          <w:t xml:space="preserve">we </w:t>
        </w:r>
      </w:ins>
      <w:ins w:id="6284" w:author="Arthur Parmentier" w:date="2020-06-04T13:59:00Z">
        <w:r w:rsidRPr="007C437A">
          <w:t>can</w:t>
        </w:r>
      </w:ins>
      <w:ins w:id="6285" w:author="Arthur Parmentier" w:date="2020-06-04T13:58:00Z">
        <w:r w:rsidRPr="007C437A">
          <w:t xml:space="preserve"> recognize individual signs, forming a sequence in time, just like words form a phrase in oral languages.</w:t>
        </w:r>
      </w:ins>
    </w:p>
    <w:p w:rsidR="00043B6E" w:rsidRPr="007C437A" w:rsidRDefault="00043B6E" w:rsidP="00043B6E">
      <w:pPr>
        <w:rPr>
          <w:ins w:id="6286" w:author="Arthur Parmentier" w:date="2020-06-04T14:02:00Z"/>
        </w:rPr>
      </w:pPr>
      <w:ins w:id="6287" w:author="Arthur Parmentier" w:date="2020-06-04T14:00:00Z">
        <w:r w:rsidRPr="007C437A">
          <w:t xml:space="preserve">The next step is therefore to implement the grammar of SP </w:t>
        </w:r>
      </w:ins>
      <w:ins w:id="6288" w:author="Arthur Parmentier" w:date="2020-06-04T14:01:00Z">
        <w:r w:rsidRPr="007C437A">
          <w:t>with a parsing mechanism that would then allow us to create requests or commands to each device that acts a</w:t>
        </w:r>
      </w:ins>
      <w:ins w:id="6289" w:author="Arthur Parmentier" w:date="2020-06-04T14:02:00Z">
        <w:r w:rsidRPr="007C437A">
          <w:t>s an individual performer in the system.</w:t>
        </w:r>
      </w:ins>
    </w:p>
    <w:p w:rsidR="00043B6E" w:rsidRPr="007C437A" w:rsidRDefault="00043B6E" w:rsidP="00043B6E">
      <w:pPr>
        <w:rPr>
          <w:ins w:id="6290" w:author="Arthur Parmentier" w:date="2020-06-04T14:05:00Z"/>
        </w:rPr>
      </w:pPr>
      <w:ins w:id="6291" w:author="Arthur Parmentier" w:date="2020-06-04T14:02:00Z">
        <w:r w:rsidRPr="007C437A">
          <w:t>We have seen previously that</w:t>
        </w:r>
      </w:ins>
      <w:ins w:id="6292" w:author="Arthur Parmentier" w:date="2020-06-04T14:03:00Z">
        <w:r w:rsidRPr="007C437A">
          <w:t xml:space="preserve"> the default SP mode can be modeled as a regular lan</w:t>
        </w:r>
      </w:ins>
      <w:ins w:id="6293" w:author="Arthur Parmentier" w:date="2020-06-04T14:04:00Z">
        <w:r w:rsidRPr="007C437A">
          <w:t xml:space="preserve">guage. This allow us to build a deterministic finite state machine </w:t>
        </w:r>
      </w:ins>
      <w:ins w:id="6294" w:author="Arthur Parmentier" w:date="2020-06-04T14:06:00Z">
        <w:r w:rsidRPr="007C437A">
          <w:t xml:space="preserve">(FSM) </w:t>
        </w:r>
      </w:ins>
      <w:ins w:id="6295" w:author="Arthur Parmentier" w:date="2020-06-04T14:04:00Z">
        <w:r w:rsidRPr="007C437A">
          <w:t xml:space="preserve">that can create </w:t>
        </w:r>
      </w:ins>
      <w:ins w:id="6296" w:author="Arthur Parmentier" w:date="2020-06-04T14:05:00Z">
        <w:r w:rsidRPr="007C437A">
          <w:t>meaningful requests from the time sequence of signs.</w:t>
        </w:r>
      </w:ins>
    </w:p>
    <w:p w:rsidR="00541D7C" w:rsidRPr="007C437A" w:rsidRDefault="00043B6E">
      <w:pPr>
        <w:rPr>
          <w:ins w:id="6297" w:author="Arthur Parmentier" w:date="2020-06-04T14:46:00Z"/>
        </w:rPr>
        <w:pPrChange w:id="6298" w:author="Arthur Parmentier" w:date="2020-06-04T14:46:00Z">
          <w:pPr>
            <w:keepNext/>
          </w:pPr>
        </w:pPrChange>
      </w:pPr>
      <w:ins w:id="6299" w:author="Arthur Parmentier" w:date="2020-06-04T14:06:00Z">
        <w:r w:rsidRPr="007C437A">
          <w:t>There are several ways to implement a FSM inside Max</w:t>
        </w:r>
      </w:ins>
      <w:ins w:id="6300" w:author="Arthur Parmentier" w:date="2020-06-04T14:07:00Z">
        <w:r w:rsidRPr="007C437A">
          <w:t xml:space="preserve"> but the most convenient </w:t>
        </w:r>
        <w:r w:rsidR="003341C4" w:rsidRPr="007C437A">
          <w:t xml:space="preserve">way that I found was using a </w:t>
        </w:r>
      </w:ins>
      <w:ins w:id="6301" w:author="Arthur Parmentier" w:date="2020-06-04T14:08:00Z">
        <w:r w:rsidR="003341C4" w:rsidRPr="007C437A">
          <w:t>node.js package called “Javascript state machine”</w:t>
        </w:r>
        <w:r w:rsidR="003341C4" w:rsidRPr="007C437A">
          <w:rPr>
            <w:rStyle w:val="Appelnotedebasdep"/>
          </w:rPr>
          <w:footnoteReference w:id="75"/>
        </w:r>
      </w:ins>
      <w:ins w:id="6304" w:author="Arthur Parmentier" w:date="2020-06-04T14:09:00Z">
        <w:r w:rsidR="00443149" w:rsidRPr="007C437A">
          <w:t xml:space="preserve">. </w:t>
        </w:r>
      </w:ins>
      <w:ins w:id="6305" w:author="Arthur Parmentier" w:date="2020-06-04T14:10:00Z">
        <w:r w:rsidR="00443149" w:rsidRPr="007C437A">
          <w:t>By also using the Viz.js lib</w:t>
        </w:r>
      </w:ins>
      <w:ins w:id="6306" w:author="Arthur Parmentier" w:date="2020-06-04T14:11:00Z">
        <w:r w:rsidR="00443149" w:rsidRPr="007C437A">
          <w:t>rary</w:t>
        </w:r>
        <w:r w:rsidR="00443149" w:rsidRPr="007C437A">
          <w:rPr>
            <w:rStyle w:val="Appelnotedebasdep"/>
          </w:rPr>
          <w:footnoteReference w:id="76"/>
        </w:r>
        <w:r w:rsidR="00443149" w:rsidRPr="007C437A">
          <w:t xml:space="preserve">, I was able </w:t>
        </w:r>
      </w:ins>
      <w:ins w:id="6308" w:author="Arthur Parmentier" w:date="2020-06-04T14:12:00Z">
        <w:r w:rsidR="00443149" w:rsidRPr="007C437A">
          <w:t>to display the</w:t>
        </w:r>
      </w:ins>
      <w:ins w:id="6309" w:author="Arthur Parmentier" w:date="2020-06-04T14:13:00Z">
        <w:r w:rsidR="00443149" w:rsidRPr="007C437A">
          <w:t xml:space="preserve"> FSM inside a Jweb object in Max as a connected graph that represents all the states and transitions of the FSM. This is a very nice v</w:t>
        </w:r>
      </w:ins>
      <w:ins w:id="6310" w:author="Arthur Parmentier" w:date="2020-06-04T14:14:00Z">
        <w:r w:rsidR="00443149" w:rsidRPr="007C437A">
          <w:t>isualization for learning the grammar of SP and also for programmers to have a di</w:t>
        </w:r>
      </w:ins>
      <w:ins w:id="6311" w:author="Arthur Parmentier" w:date="2020-06-04T14:15:00Z">
        <w:r w:rsidR="00443149" w:rsidRPr="007C437A">
          <w:t>rect feedback on their grammatical implementation, for instance when adding new modes to the tool in the future</w:t>
        </w:r>
      </w:ins>
      <w:ins w:id="6312" w:author="Arthur Parmentier" w:date="2020-06-04T14:44:00Z">
        <w:r w:rsidR="00327836" w:rsidRPr="007C437A">
          <w:t xml:space="preserve"> (see </w:t>
        </w:r>
        <w:r w:rsidR="00327836" w:rsidRPr="007C437A">
          <w:rPr>
            <w:rPrChange w:id="6313" w:author="Arthur Parmentier" w:date="2020-06-07T15:27:00Z">
              <w:rPr/>
            </w:rPrChange>
          </w:rPr>
          <w:fldChar w:fldCharType="begin"/>
        </w:r>
        <w:r w:rsidR="00327836" w:rsidRPr="007C437A">
          <w:instrText xml:space="preserve"> REF _Ref42174288 \h </w:instrText>
        </w:r>
      </w:ins>
      <w:r w:rsidR="00327836" w:rsidRPr="007C437A">
        <w:rPr>
          <w:rPrChange w:id="6314" w:author="Arthur Parmentier" w:date="2020-06-07T15:27:00Z">
            <w:rPr/>
          </w:rPrChange>
        </w:rPr>
      </w:r>
      <w:r w:rsidR="00327836" w:rsidRPr="007C437A">
        <w:rPr>
          <w:rPrChange w:id="6315" w:author="Arthur Parmentier" w:date="2020-06-07T15:27:00Z">
            <w:rPr/>
          </w:rPrChange>
        </w:rPr>
        <w:fldChar w:fldCharType="separate"/>
      </w:r>
      <w:ins w:id="6316" w:author="Arthur Parmentier" w:date="2020-06-04T14:44:00Z">
        <w:r w:rsidR="00327836" w:rsidRPr="007C437A">
          <w:t xml:space="preserve">Figure </w:t>
        </w:r>
        <w:r w:rsidR="00327836" w:rsidRPr="007C437A">
          <w:rPr>
            <w:rPrChange w:id="6317" w:author="Arthur Parmentier" w:date="2020-06-07T15:27:00Z">
              <w:rPr>
                <w:noProof/>
              </w:rPr>
            </w:rPrChange>
          </w:rPr>
          <w:t>9</w:t>
        </w:r>
        <w:r w:rsidR="00327836" w:rsidRPr="007C437A">
          <w:rPr>
            <w:rPrChange w:id="6318" w:author="Arthur Parmentier" w:date="2020-06-07T15:27:00Z">
              <w:rPr/>
            </w:rPrChange>
          </w:rPr>
          <w:fldChar w:fldCharType="end"/>
        </w:r>
        <w:r w:rsidR="00327836" w:rsidRPr="007C437A">
          <w:t>).</w:t>
        </w:r>
      </w:ins>
    </w:p>
    <w:p w:rsidR="00833029" w:rsidRPr="007C437A" w:rsidRDefault="00833029">
      <w:pPr>
        <w:keepNext/>
        <w:rPr>
          <w:ins w:id="6319" w:author="Arthur Parmentier" w:date="2020-06-04T14:44:00Z"/>
        </w:rPr>
        <w:pPrChange w:id="6320" w:author="Arthur Parmentier" w:date="2020-06-04T14:44:00Z">
          <w:pPr/>
        </w:pPrChange>
      </w:pPr>
      <w:ins w:id="6321" w:author="Arthur Parmentier" w:date="2020-06-04T14:43:00Z">
        <w:r w:rsidRPr="007C437A">
          <w:rPr>
            <w:noProof/>
            <w:rPrChange w:id="6322" w:author="Arthur Parmentier" w:date="2020-06-07T15:27:00Z">
              <w:rPr>
                <w:noProof/>
              </w:rPr>
            </w:rPrChange>
          </w:rPr>
          <w:lastRenderedPageBreak/>
          <w:drawing>
            <wp:inline distT="0" distB="0" distL="0" distR="0">
              <wp:extent cx="6188710" cy="3051175"/>
              <wp:effectExtent l="0" t="0" r="254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utomata.PNG"/>
                      <pic:cNvPicPr/>
                    </pic:nvPicPr>
                    <pic:blipFill>
                      <a:blip r:embed="rId28">
                        <a:extLst>
                          <a:ext uri="{28A0092B-C50C-407E-A947-70E740481C1C}">
                            <a14:useLocalDpi xmlns:a14="http://schemas.microsoft.com/office/drawing/2010/main" val="0"/>
                          </a:ext>
                        </a:extLst>
                      </a:blip>
                      <a:stretch>
                        <a:fillRect/>
                      </a:stretch>
                    </pic:blipFill>
                    <pic:spPr>
                      <a:xfrm>
                        <a:off x="0" y="0"/>
                        <a:ext cx="6188710" cy="3051175"/>
                      </a:xfrm>
                      <a:prstGeom prst="rect">
                        <a:avLst/>
                      </a:prstGeom>
                    </pic:spPr>
                  </pic:pic>
                </a:graphicData>
              </a:graphic>
            </wp:inline>
          </w:drawing>
        </w:r>
      </w:ins>
    </w:p>
    <w:p w:rsidR="0051238B" w:rsidRPr="007C437A" w:rsidRDefault="00833029" w:rsidP="00833029">
      <w:pPr>
        <w:pStyle w:val="Lgende"/>
        <w:rPr>
          <w:ins w:id="6323" w:author="Arthur Parmentier" w:date="2020-06-04T14:46:00Z"/>
        </w:rPr>
      </w:pPr>
      <w:bookmarkStart w:id="6324" w:name="_Ref42174288"/>
      <w:bookmarkStart w:id="6325" w:name="_Ref42174282"/>
      <w:ins w:id="6326" w:author="Arthur Parmentier" w:date="2020-06-04T14:44:00Z">
        <w:r w:rsidRPr="007C437A">
          <w:t xml:space="preserve">Figure </w:t>
        </w:r>
        <w:r w:rsidRPr="007C437A">
          <w:rPr>
            <w:rPrChange w:id="6327" w:author="Arthur Parmentier" w:date="2020-06-07T15:27:00Z">
              <w:rPr/>
            </w:rPrChange>
          </w:rPr>
          <w:fldChar w:fldCharType="begin"/>
        </w:r>
        <w:r w:rsidRPr="007C437A">
          <w:instrText xml:space="preserve"> SEQ Figure \* ARABIC </w:instrText>
        </w:r>
      </w:ins>
      <w:r w:rsidRPr="007C437A">
        <w:rPr>
          <w:rPrChange w:id="6328" w:author="Arthur Parmentier" w:date="2020-06-07T15:27:00Z">
            <w:rPr/>
          </w:rPrChange>
        </w:rPr>
        <w:fldChar w:fldCharType="separate"/>
      </w:r>
      <w:ins w:id="6329" w:author="Arthur Parmentier" w:date="2020-06-05T21:05:00Z">
        <w:r w:rsidR="001C2AA6" w:rsidRPr="007C437A">
          <w:rPr>
            <w:rPrChange w:id="6330" w:author="Arthur Parmentier" w:date="2020-06-07T15:27:00Z">
              <w:rPr>
                <w:noProof/>
              </w:rPr>
            </w:rPrChange>
          </w:rPr>
          <w:t>10</w:t>
        </w:r>
      </w:ins>
      <w:ins w:id="6331" w:author="Arthur Parmentier" w:date="2020-06-04T14:44:00Z">
        <w:r w:rsidRPr="007C437A">
          <w:rPr>
            <w:rPrChange w:id="6332" w:author="Arthur Parmentier" w:date="2020-06-07T15:27:00Z">
              <w:rPr/>
            </w:rPrChange>
          </w:rPr>
          <w:fldChar w:fldCharType="end"/>
        </w:r>
        <w:bookmarkEnd w:id="6324"/>
        <w:r w:rsidRPr="007C437A">
          <w:t xml:space="preserve"> Max</w:t>
        </w:r>
      </w:ins>
      <w:ins w:id="6333" w:author="Arthur Parmentier" w:date="2020-06-04T15:54:00Z">
        <w:r w:rsidR="009972CC" w:rsidRPr="007C437A">
          <w:t xml:space="preserve"> SP</w:t>
        </w:r>
      </w:ins>
      <w:ins w:id="6334" w:author="Arthur Parmentier" w:date="2020-06-04T14:44:00Z">
        <w:r w:rsidRPr="007C437A">
          <w:t xml:space="preserve"> automat</w:t>
        </w:r>
      </w:ins>
      <w:ins w:id="6335" w:author="Arthur Parmentier" w:date="2020-06-08T01:39:00Z">
        <w:r w:rsidR="00DE0C52">
          <w:t>on</w:t>
        </w:r>
      </w:ins>
      <w:ins w:id="6336" w:author="Arthur Parmentier" w:date="2020-06-04T14:44:00Z">
        <w:r w:rsidRPr="007C437A">
          <w:t xml:space="preserve"> (FSM) GUI</w:t>
        </w:r>
      </w:ins>
      <w:bookmarkEnd w:id="6325"/>
    </w:p>
    <w:p w:rsidR="00541D7C" w:rsidRPr="007C437A" w:rsidRDefault="00541D7C" w:rsidP="00541D7C">
      <w:pPr>
        <w:rPr>
          <w:ins w:id="6337" w:author="Arthur Parmentier" w:date="2020-06-04T14:56:00Z"/>
        </w:rPr>
      </w:pPr>
      <w:ins w:id="6338" w:author="Arthur Parmentier" w:date="2020-06-04T14:47:00Z">
        <w:r w:rsidRPr="007C437A">
          <w:t xml:space="preserve">Yet, the FSM only implements the default SP mode and </w:t>
        </w:r>
      </w:ins>
      <w:ins w:id="6339" w:author="Arthur Parmentier" w:date="2020-06-04T14:48:00Z">
        <w:r w:rsidRPr="007C437A">
          <w:t>although they have a dedicated state, all logic elements are not implemented either</w:t>
        </w:r>
      </w:ins>
      <w:ins w:id="6340" w:author="Arthur Parmentier" w:date="2020-06-04T14:49:00Z">
        <w:r w:rsidRPr="007C437A">
          <w:t xml:space="preserve">, as they introduce a </w:t>
        </w:r>
      </w:ins>
      <w:ins w:id="6341" w:author="Arthur Parmentier" w:date="2020-06-04T14:50:00Z">
        <w:r w:rsidRPr="007C437A">
          <w:t>great level of complexity both in the automata and the interpretation by the device itself.</w:t>
        </w:r>
      </w:ins>
    </w:p>
    <w:p w:rsidR="00947BFF" w:rsidRPr="007C437A" w:rsidRDefault="00947BFF">
      <w:pPr>
        <w:pStyle w:val="Titre4"/>
        <w:rPr>
          <w:ins w:id="6342" w:author="Arthur Parmentier" w:date="2020-06-04T14:50:00Z"/>
          <w:rPrChange w:id="6343" w:author="Arthur Parmentier" w:date="2020-06-07T15:27:00Z">
            <w:rPr>
              <w:ins w:id="6344" w:author="Arthur Parmentier" w:date="2020-06-04T14:50:00Z"/>
            </w:rPr>
          </w:rPrChange>
        </w:rPr>
        <w:pPrChange w:id="6345" w:author="Arthur Parmentier" w:date="2020-06-04T14:56:00Z">
          <w:pPr/>
        </w:pPrChange>
      </w:pPr>
      <w:ins w:id="6346" w:author="Arthur Parmentier" w:date="2020-06-04T14:56:00Z">
        <w:r w:rsidRPr="007C437A">
          <w:rPr>
            <w:rPrChange w:id="6347" w:author="Arthur Parmentier" w:date="2020-06-07T15:27:00Z">
              <w:rPr/>
            </w:rPrChange>
          </w:rPr>
          <w:t>Forming a request to de</w:t>
        </w:r>
      </w:ins>
      <w:ins w:id="6348" w:author="Arthur Parmentier" w:date="2020-06-04T14:57:00Z">
        <w:r w:rsidRPr="007C437A">
          <w:rPr>
            <w:rPrChange w:id="6349" w:author="Arthur Parmentier" w:date="2020-06-07T15:27:00Z">
              <w:rPr/>
            </w:rPrChange>
          </w:rPr>
          <w:t xml:space="preserve">vices </w:t>
        </w:r>
      </w:ins>
      <w:ins w:id="6350" w:author="Arthur Parmentier" w:date="2020-06-04T14:56:00Z">
        <w:r w:rsidRPr="007C437A">
          <w:rPr>
            <w:rPrChange w:id="6351" w:author="Arthur Parmentier" w:date="2020-06-07T15:27:00Z">
              <w:rPr/>
            </w:rPrChange>
          </w:rPr>
          <w:t>from a sequence</w:t>
        </w:r>
      </w:ins>
      <w:ins w:id="6352" w:author="Arthur Parmentier" w:date="2020-06-04T14:57:00Z">
        <w:r w:rsidRPr="007C437A">
          <w:rPr>
            <w:rPrChange w:id="6353" w:author="Arthur Parmentier" w:date="2020-06-07T15:27:00Z">
              <w:rPr/>
            </w:rPrChange>
          </w:rPr>
          <w:t xml:space="preserve"> of signs</w:t>
        </w:r>
      </w:ins>
    </w:p>
    <w:p w:rsidR="00947BFF" w:rsidRPr="007C437A" w:rsidRDefault="00C47018" w:rsidP="00947BFF">
      <w:pPr>
        <w:rPr>
          <w:ins w:id="6354" w:author="Arthur Parmentier" w:date="2020-06-04T15:00:00Z"/>
        </w:rPr>
      </w:pPr>
      <w:ins w:id="6355" w:author="Arthur Parmentier" w:date="2020-06-04T14:58:00Z">
        <w:r w:rsidRPr="007C437A">
          <w:t>For constructing the request messages, I took inspiration from the OSC protocol: at the</w:t>
        </w:r>
      </w:ins>
      <w:ins w:id="6356" w:author="Arthur Parmentier" w:date="2020-06-04T14:59:00Z">
        <w:r w:rsidRPr="007C437A">
          <w:t xml:space="preserve"> output of the automata, requests are sent to the devices with the following rec</w:t>
        </w:r>
      </w:ins>
      <w:ins w:id="6357" w:author="Arthur Parmentier" w:date="2020-06-04T15:00:00Z">
        <w:r w:rsidRPr="007C437A">
          <w:t>ursive forms:</w:t>
        </w:r>
      </w:ins>
    </w:p>
    <w:p w:rsidR="00C47018" w:rsidRPr="007C437A" w:rsidRDefault="00C47018" w:rsidP="00947BFF">
      <w:pPr>
        <w:rPr>
          <w:ins w:id="6358" w:author="Arthur Parmentier" w:date="2020-06-04T15:04:00Z"/>
        </w:rPr>
      </w:pPr>
      <w:ins w:id="6359" w:author="Arthur Parmentier" w:date="2020-06-04T15:00:00Z">
        <w:r w:rsidRPr="007C437A">
          <w:t>/device_name/content/parameter value</w:t>
        </w:r>
      </w:ins>
      <w:ins w:id="6360" w:author="Arthur Parmentier" w:date="2020-06-04T15:01:00Z">
        <w:r w:rsidRPr="007C437A">
          <w:br/>
          <w:t>/device_name/content/parameter/</w:t>
        </w:r>
      </w:ins>
      <w:ins w:id="6361" w:author="Arthur Parmentier" w:date="2020-06-04T15:03:00Z">
        <w:r w:rsidRPr="007C437A">
          <w:t>parameter_of_the</w:t>
        </w:r>
      </w:ins>
      <w:ins w:id="6362" w:author="Arthur Parmentier" w:date="2020-06-04T15:04:00Z">
        <w:r w:rsidRPr="007C437A">
          <w:t>_parameter/…/… value</w:t>
        </w:r>
        <w:r w:rsidR="00CC0516" w:rsidRPr="007C437A">
          <w:t>1 value2 …</w:t>
        </w:r>
      </w:ins>
    </w:p>
    <w:p w:rsidR="00CC0516" w:rsidRPr="007C437A" w:rsidRDefault="009972CC" w:rsidP="00947BFF">
      <w:pPr>
        <w:rPr>
          <w:ins w:id="6363" w:author="Arthur Parmentier" w:date="2020-06-04T15:56:00Z"/>
        </w:rPr>
      </w:pPr>
      <w:ins w:id="6364" w:author="Arthur Parmentier" w:date="2020-06-04T15:51:00Z">
        <w:r w:rsidRPr="007C437A">
          <w:t xml:space="preserve">The way </w:t>
        </w:r>
      </w:ins>
      <w:ins w:id="6365" w:author="Arthur Parmentier" w:date="2020-06-04T15:54:00Z">
        <w:r w:rsidR="00342F3F" w:rsidRPr="007C437A">
          <w:t xml:space="preserve">the request is formed inside the </w:t>
        </w:r>
      </w:ins>
      <w:ins w:id="6366" w:author="Arthur Parmentier" w:date="2020-06-08T01:39:00Z">
        <w:r w:rsidR="00DE0C52">
          <w:t>automaton</w:t>
        </w:r>
      </w:ins>
      <w:ins w:id="6367" w:author="Arthur Parmentier" w:date="2020-06-04T15:54:00Z">
        <w:r w:rsidR="00342F3F" w:rsidRPr="007C437A">
          <w:t xml:space="preserve"> is by collecting each sign</w:t>
        </w:r>
      </w:ins>
      <w:ins w:id="6368" w:author="Arthur Parmentier" w:date="2020-06-04T15:55:00Z">
        <w:r w:rsidR="00342F3F" w:rsidRPr="007C437A">
          <w:t xml:space="preserve"> during the state transitions and assembling them into </w:t>
        </w:r>
      </w:ins>
      <w:ins w:id="6369" w:author="Arthur Parmentier" w:date="2020-06-04T15:56:00Z">
        <w:r w:rsidR="00342F3F" w:rsidRPr="007C437A">
          <w:t>several hierarchical objects:</w:t>
        </w:r>
      </w:ins>
    </w:p>
    <w:p w:rsidR="00342F3F" w:rsidRPr="007C437A" w:rsidRDefault="00342F3F" w:rsidP="00342F3F">
      <w:pPr>
        <w:pStyle w:val="Paragraphedeliste"/>
        <w:numPr>
          <w:ilvl w:val="0"/>
          <w:numId w:val="41"/>
        </w:numPr>
        <w:rPr>
          <w:ins w:id="6370" w:author="Arthur Parmentier" w:date="2020-06-04T15:56:00Z"/>
        </w:rPr>
      </w:pPr>
      <w:ins w:id="6371" w:author="Arthur Parmentier" w:date="2020-06-04T15:56:00Z">
        <w:r w:rsidRPr="007C437A">
          <w:t>The request object that stores each request in the following format:</w:t>
        </w:r>
      </w:ins>
    </w:p>
    <w:p w:rsidR="00342F3F" w:rsidRPr="007C437A" w:rsidRDefault="00342F3F" w:rsidP="00342F3F">
      <w:pPr>
        <w:pStyle w:val="Paragraphedeliste"/>
        <w:numPr>
          <w:ilvl w:val="1"/>
          <w:numId w:val="41"/>
        </w:numPr>
        <w:rPr>
          <w:ins w:id="6372" w:author="Arthur Parmentier" w:date="2020-06-04T15:57:00Z"/>
        </w:rPr>
      </w:pPr>
      <w:ins w:id="6373" w:author="Arthur Parmentier" w:date="2020-06-04T15:56:00Z">
        <w:r w:rsidRPr="007C437A">
          <w:t>At the first level</w:t>
        </w:r>
      </w:ins>
      <w:ins w:id="6374" w:author="Arthur Parmentier" w:date="2020-06-04T15:57:00Z">
        <w:r w:rsidRPr="007C437A">
          <w:t>, the index of the request</w:t>
        </w:r>
      </w:ins>
    </w:p>
    <w:p w:rsidR="00342F3F" w:rsidRPr="007C437A" w:rsidRDefault="00342F3F" w:rsidP="00342F3F">
      <w:pPr>
        <w:pStyle w:val="Paragraphedeliste"/>
        <w:numPr>
          <w:ilvl w:val="2"/>
          <w:numId w:val="41"/>
        </w:numPr>
        <w:rPr>
          <w:ins w:id="6375" w:author="Arthur Parmentier" w:date="2020-06-04T15:57:00Z"/>
        </w:rPr>
      </w:pPr>
      <w:ins w:id="6376" w:author="Arthur Parmentier" w:date="2020-06-04T15:57:00Z">
        <w:r w:rsidRPr="007C437A">
          <w:t>At the second level, the name of the devices</w:t>
        </w:r>
      </w:ins>
    </w:p>
    <w:p w:rsidR="00342F3F" w:rsidRPr="007C437A" w:rsidRDefault="00342F3F" w:rsidP="00342F3F">
      <w:pPr>
        <w:pStyle w:val="Paragraphedeliste"/>
        <w:numPr>
          <w:ilvl w:val="3"/>
          <w:numId w:val="41"/>
        </w:numPr>
        <w:rPr>
          <w:ins w:id="6377" w:author="Arthur Parmentier" w:date="2020-06-04T15:57:00Z"/>
        </w:rPr>
      </w:pPr>
      <w:ins w:id="6378" w:author="Arthur Parmentier" w:date="2020-06-04T15:57:00Z">
        <w:r w:rsidRPr="007C437A">
          <w:t>At the third level, the name of the contents</w:t>
        </w:r>
      </w:ins>
    </w:p>
    <w:p w:rsidR="00342F3F" w:rsidRPr="007C437A" w:rsidRDefault="00342F3F" w:rsidP="00342F3F">
      <w:pPr>
        <w:pStyle w:val="Paragraphedeliste"/>
        <w:numPr>
          <w:ilvl w:val="4"/>
          <w:numId w:val="41"/>
        </w:numPr>
        <w:rPr>
          <w:ins w:id="6379" w:author="Arthur Parmentier" w:date="2020-06-04T15:57:00Z"/>
        </w:rPr>
      </w:pPr>
      <w:ins w:id="6380" w:author="Arthur Parmentier" w:date="2020-06-04T15:57:00Z">
        <w:r w:rsidRPr="007C437A">
          <w:t>At the fourth level, the contents’ parameters</w:t>
        </w:r>
      </w:ins>
    </w:p>
    <w:p w:rsidR="00342F3F" w:rsidRPr="007C437A" w:rsidRDefault="00342F3F" w:rsidP="00342F3F">
      <w:pPr>
        <w:pStyle w:val="Paragraphedeliste"/>
        <w:numPr>
          <w:ilvl w:val="5"/>
          <w:numId w:val="41"/>
        </w:numPr>
        <w:rPr>
          <w:ins w:id="6381" w:author="Arthur Parmentier" w:date="2020-06-04T15:58:00Z"/>
        </w:rPr>
      </w:pPr>
      <w:ins w:id="6382" w:author="Arthur Parmentier" w:date="2020-06-04T16:00:00Z">
        <w:r w:rsidRPr="007C437A">
          <w:rPr>
            <w:noProof/>
            <w:rPrChange w:id="6383" w:author="Arthur Parmentier" w:date="2020-06-07T15:27:00Z">
              <w:rPr>
                <w:noProof/>
              </w:rPr>
            </w:rPrChange>
          </w:rPr>
          <w:lastRenderedPageBreak/>
          <mc:AlternateContent>
            <mc:Choice Requires="wps">
              <w:drawing>
                <wp:anchor distT="0" distB="0" distL="114300" distR="114300" simplePos="0" relativeHeight="251670528" behindDoc="0" locked="0" layoutInCell="1" allowOverlap="1" wp14:anchorId="2087C4F0" wp14:editId="139B0195">
                  <wp:simplePos x="0" y="0"/>
                  <wp:positionH relativeFrom="column">
                    <wp:posOffset>2284730</wp:posOffset>
                  </wp:positionH>
                  <wp:positionV relativeFrom="paragraph">
                    <wp:posOffset>2584450</wp:posOffset>
                  </wp:positionV>
                  <wp:extent cx="1619250" cy="635"/>
                  <wp:effectExtent l="0" t="0" r="19050" b="37465"/>
                  <wp:wrapTopAndBottom/>
                  <wp:docPr id="14" name="Zone de texte 14"/>
                  <wp:cNvGraphicFramePr/>
                  <a:graphic xmlns:a="http://schemas.openxmlformats.org/drawingml/2006/main">
                    <a:graphicData uri="http://schemas.microsoft.com/office/word/2010/wordprocessingShape">
                      <wps:wsp>
                        <wps:cNvSpPr txBox="1"/>
                        <wps:spPr>
                          <a:xfrm>
                            <a:off x="0" y="0"/>
                            <a:ext cx="1619250" cy="635"/>
                          </a:xfrm>
                          <a:prstGeom prst="rect">
                            <a:avLst/>
                          </a:prstGeom>
                          <a:solidFill>
                            <a:prstClr val="white"/>
                          </a:solidFill>
                          <a:ln>
                            <a:noFill/>
                          </a:ln>
                        </wps:spPr>
                        <wps:txbx>
                          <w:txbxContent>
                            <w:p w:rsidR="00FA5F3C" w:rsidRPr="00910A67" w:rsidRDefault="00FA5F3C">
                              <w:pPr>
                                <w:pStyle w:val="Lgende"/>
                                <w:rPr>
                                  <w:noProof/>
                                </w:rPr>
                                <w:pPrChange w:id="6384" w:author="Arthur Parmentier" w:date="2020-06-04T16:00:00Z">
                                  <w:pPr>
                                    <w:pStyle w:val="Paragraphedeliste"/>
                                    <w:numPr>
                                      <w:ilvl w:val="5"/>
                                      <w:numId w:val="41"/>
                                    </w:numPr>
                                    <w:ind w:left="4320" w:hanging="360"/>
                                  </w:pPr>
                                </w:pPrChange>
                              </w:pPr>
                              <w:ins w:id="6385" w:author="Arthur Parmentier" w:date="2020-06-04T16:00:00Z">
                                <w:r>
                                  <w:t xml:space="preserve">Figure </w:t>
                                </w:r>
                                <w:r>
                                  <w:fldChar w:fldCharType="begin"/>
                                </w:r>
                                <w:r>
                                  <w:instrText xml:space="preserve"> SEQ Figure \* ARABIC </w:instrText>
                                </w:r>
                              </w:ins>
                              <w:r>
                                <w:fldChar w:fldCharType="separate"/>
                              </w:r>
                              <w:ins w:id="6386" w:author="Arthur Parmentier" w:date="2020-06-05T21:05:00Z">
                                <w:r>
                                  <w:rPr>
                                    <w:noProof/>
                                  </w:rPr>
                                  <w:t>11</w:t>
                                </w:r>
                              </w:ins>
                              <w:ins w:id="6387" w:author="Arthur Parmentier" w:date="2020-06-04T16:00:00Z">
                                <w:r>
                                  <w:fldChar w:fldCharType="end"/>
                                </w:r>
                                <w:r>
                                  <w:t xml:space="preserve"> Representation of the request object inside Max</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87C4F0" id="Zone de texte 14" o:spid="_x0000_s1029" type="#_x0000_t202" style="position:absolute;left:0;text-align:left;margin-left:179.9pt;margin-top:203.5pt;width:127.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" stroked="f">
                  <v:textbox style="mso-fit-shape-to-text:t" inset="0,0,0,0">
                    <w:txbxContent>
                      <w:p w:rsidR="00FA5F3C" w:rsidRPr="00910A67" w:rsidRDefault="00FA5F3C">
                        <w:pPr>
                          <w:pStyle w:val="Lgende"/>
                          <w:rPr>
                            <w:noProof/>
                          </w:rPr>
                          <w:pPrChange w:id="6388" w:author="Arthur Parmentier" w:date="2020-06-04T16:00:00Z">
                            <w:pPr>
                              <w:pStyle w:val="Paragraphedeliste"/>
                              <w:numPr>
                                <w:ilvl w:val="5"/>
                                <w:numId w:val="41"/>
                              </w:numPr>
                              <w:ind w:left="4320" w:hanging="360"/>
                            </w:pPr>
                          </w:pPrChange>
                        </w:pPr>
                        <w:ins w:id="6389" w:author="Arthur Parmentier" w:date="2020-06-04T16:00:00Z">
                          <w:r>
                            <w:t xml:space="preserve">Figure </w:t>
                          </w:r>
                          <w:r>
                            <w:fldChar w:fldCharType="begin"/>
                          </w:r>
                          <w:r>
                            <w:instrText xml:space="preserve"> SEQ Figure \* ARABIC </w:instrText>
                          </w:r>
                        </w:ins>
                        <w:r>
                          <w:fldChar w:fldCharType="separate"/>
                        </w:r>
                        <w:ins w:id="6390" w:author="Arthur Parmentier" w:date="2020-06-05T21:05:00Z">
                          <w:r>
                            <w:rPr>
                              <w:noProof/>
                            </w:rPr>
                            <w:t>11</w:t>
                          </w:r>
                        </w:ins>
                        <w:ins w:id="6391" w:author="Arthur Parmentier" w:date="2020-06-04T16:00:00Z">
                          <w:r>
                            <w:fldChar w:fldCharType="end"/>
                          </w:r>
                          <w:r>
                            <w:t xml:space="preserve"> Representation of the request object inside Max</w:t>
                          </w:r>
                        </w:ins>
                      </w:p>
                    </w:txbxContent>
                  </v:textbox>
                  <w10:wrap type="topAndBottom"/>
                </v:shape>
              </w:pict>
            </mc:Fallback>
          </mc:AlternateContent>
        </w:r>
      </w:ins>
      <w:ins w:id="6392" w:author="Arthur Parmentier" w:date="2020-06-04T15:59:00Z">
        <w:r w:rsidRPr="007C437A">
          <w:rPr>
            <w:noProof/>
            <w:rPrChange w:id="6393" w:author="Arthur Parmentier" w:date="2020-06-07T15:27:00Z">
              <w:rPr>
                <w:noProof/>
              </w:rPr>
            </w:rPrChange>
          </w:rPr>
          <w:drawing>
            <wp:anchor distT="0" distB="0" distL="114300" distR="114300" simplePos="0" relativeHeight="251668480" behindDoc="0" locked="0" layoutInCell="1" allowOverlap="1">
              <wp:simplePos x="0" y="0"/>
              <wp:positionH relativeFrom="margin">
                <wp:align>center</wp:align>
              </wp:positionH>
              <wp:positionV relativeFrom="page">
                <wp:posOffset>1181100</wp:posOffset>
              </wp:positionV>
              <wp:extent cx="1619250" cy="2260600"/>
              <wp:effectExtent l="0" t="0" r="0" b="6350"/>
              <wp:wrapTopAndBottom/>
              <wp:docPr id="13" name="Image 13" descr="Une image contenant moniteur, écran, texte,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quest_obj.PNG"/>
                      <pic:cNvPicPr/>
                    </pic:nvPicPr>
                    <pic:blipFill>
                      <a:blip r:embed="rId29">
                        <a:extLst>
                          <a:ext uri="{28A0092B-C50C-407E-A947-70E740481C1C}">
                            <a14:useLocalDpi xmlns:a14="http://schemas.microsoft.com/office/drawing/2010/main" val="0"/>
                          </a:ext>
                        </a:extLst>
                      </a:blip>
                      <a:stretch>
                        <a:fillRect/>
                      </a:stretch>
                    </pic:blipFill>
                    <pic:spPr>
                      <a:xfrm>
                        <a:off x="0" y="0"/>
                        <a:ext cx="1619250" cy="2260600"/>
                      </a:xfrm>
                      <a:prstGeom prst="rect">
                        <a:avLst/>
                      </a:prstGeom>
                    </pic:spPr>
                  </pic:pic>
                </a:graphicData>
              </a:graphic>
              <wp14:sizeRelH relativeFrom="margin">
                <wp14:pctWidth>0</wp14:pctWidth>
              </wp14:sizeRelH>
              <wp14:sizeRelV relativeFrom="margin">
                <wp14:pctHeight>0</wp14:pctHeight>
              </wp14:sizeRelV>
            </wp:anchor>
          </w:drawing>
        </w:r>
      </w:ins>
      <w:ins w:id="6394" w:author="Arthur Parmentier" w:date="2020-06-04T15:58:00Z">
        <w:r w:rsidRPr="007C437A">
          <w:t>At deeper levels, the parameters of the parameters…</w:t>
        </w:r>
        <w:r w:rsidRPr="007C437A">
          <w:br/>
        </w:r>
      </w:ins>
    </w:p>
    <w:p w:rsidR="00342F3F" w:rsidRPr="007C437A" w:rsidRDefault="00342F3F" w:rsidP="00342F3F">
      <w:pPr>
        <w:pStyle w:val="Paragraphedeliste"/>
        <w:numPr>
          <w:ilvl w:val="0"/>
          <w:numId w:val="41"/>
        </w:numPr>
        <w:rPr>
          <w:ins w:id="6395" w:author="Arthur Parmentier" w:date="2020-06-04T16:01:00Z"/>
        </w:rPr>
      </w:pPr>
      <w:ins w:id="6396" w:author="Arthur Parmentier" w:date="2020-06-04T16:01:00Z">
        <w:r w:rsidRPr="007C437A">
          <w:t>The “distribution” object that stores what content each device is currently performing.</w:t>
        </w:r>
      </w:ins>
    </w:p>
    <w:p w:rsidR="00342F3F" w:rsidRPr="007C437A" w:rsidRDefault="00342F3F" w:rsidP="00342F3F">
      <w:pPr>
        <w:pStyle w:val="Paragraphedeliste"/>
        <w:numPr>
          <w:ilvl w:val="0"/>
          <w:numId w:val="41"/>
        </w:numPr>
        <w:rPr>
          <w:ins w:id="6397" w:author="Arthur Parmentier" w:date="2020-06-04T16:02:00Z"/>
        </w:rPr>
      </w:pPr>
      <w:ins w:id="6398" w:author="Arthur Parmentier" w:date="2020-06-04T16:01:00Z">
        <w:r w:rsidRPr="007C437A">
          <w:t xml:space="preserve">The “reverse distribution” object </w:t>
        </w:r>
      </w:ins>
      <w:ins w:id="6399" w:author="Arthur Parmentier" w:date="2020-06-04T16:02:00Z">
        <w:r w:rsidRPr="007C437A">
          <w:t>that stores for each content, what device is playing it with what parameters.</w:t>
        </w:r>
      </w:ins>
    </w:p>
    <w:p w:rsidR="00342F3F" w:rsidRPr="007C437A" w:rsidRDefault="00342F3F" w:rsidP="00342F3F">
      <w:pPr>
        <w:rPr>
          <w:ins w:id="6400" w:author="Arthur Parmentier" w:date="2020-06-04T16:04:00Z"/>
        </w:rPr>
      </w:pPr>
      <w:ins w:id="6401" w:author="Arthur Parmentier" w:date="2020-06-04T16:02:00Z">
        <w:r w:rsidRPr="007C437A">
          <w:t>For convenience, I also use inter</w:t>
        </w:r>
      </w:ins>
      <w:ins w:id="6402" w:author="Arthur Parmentier" w:date="2020-06-04T16:03:00Z">
        <w:r w:rsidRPr="007C437A">
          <w:t>mediate objects that store specific types of signs (the “who”, “what” arrays) in the parsing proc</w:t>
        </w:r>
      </w:ins>
      <w:ins w:id="6403" w:author="Arthur Parmentier" w:date="2020-06-04T16:04:00Z">
        <w:r w:rsidRPr="007C437A">
          <w:t>ess</w:t>
        </w:r>
      </w:ins>
      <w:ins w:id="6404" w:author="Arthur Parmentier" w:date="2020-06-04T16:03:00Z">
        <w:r w:rsidRPr="007C437A">
          <w:t>.</w:t>
        </w:r>
      </w:ins>
    </w:p>
    <w:p w:rsidR="00342F3F" w:rsidRPr="007C437A" w:rsidRDefault="00342F3F" w:rsidP="00342F3F">
      <w:pPr>
        <w:rPr>
          <w:ins w:id="6405" w:author="Arthur Parmentier" w:date="2020-06-04T16:06:00Z"/>
        </w:rPr>
      </w:pPr>
      <w:ins w:id="6406" w:author="Arthur Parmentier" w:date="2020-06-04T16:04:00Z">
        <w:r w:rsidRPr="007C437A">
          <w:t xml:space="preserve">Finally, the “group” object </w:t>
        </w:r>
        <w:r w:rsidR="00071EE1" w:rsidRPr="007C437A">
          <w:t xml:space="preserve">defines and store all the groups of the performance and the </w:t>
        </w:r>
      </w:ins>
      <w:ins w:id="6407" w:author="Arthur Parmentier" w:date="2020-06-04T16:05:00Z">
        <w:r w:rsidR="00071EE1" w:rsidRPr="007C437A">
          <w:t xml:space="preserve">“defaults” object stores default values for certain parameters. Both can be used to adapt the parsing to </w:t>
        </w:r>
      </w:ins>
      <w:ins w:id="6408" w:author="Arthur Parmentier" w:date="2020-06-04T16:06:00Z">
        <w:r w:rsidR="00E24837" w:rsidRPr="007C437A">
          <w:t xml:space="preserve">specific </w:t>
        </w:r>
      </w:ins>
      <w:ins w:id="6409" w:author="Arthur Parmentier" w:date="2020-06-04T16:05:00Z">
        <w:r w:rsidR="00071EE1" w:rsidRPr="007C437A">
          <w:t>p</w:t>
        </w:r>
      </w:ins>
      <w:ins w:id="6410" w:author="Arthur Parmentier" w:date="2020-06-04T16:06:00Z">
        <w:r w:rsidR="00071EE1" w:rsidRPr="007C437A">
          <w:t>erformance situation, in analogy with the default parameters and the conventional groups in SP.</w:t>
        </w:r>
      </w:ins>
    </w:p>
    <w:p w:rsidR="00117172" w:rsidRPr="007C437A" w:rsidRDefault="00117172">
      <w:pPr>
        <w:keepNext/>
        <w:rPr>
          <w:ins w:id="6411" w:author="Arthur Parmentier" w:date="2020-06-04T16:08:00Z"/>
        </w:rPr>
        <w:pPrChange w:id="6412" w:author="Arthur Parmentier" w:date="2020-06-04T16:08:00Z">
          <w:pPr/>
        </w:pPrChange>
      </w:pPr>
      <w:ins w:id="6413" w:author="Arthur Parmentier" w:date="2020-06-04T16:07:00Z">
        <w:r w:rsidRPr="007C437A">
          <w:rPr>
            <w:noProof/>
            <w:rPrChange w:id="6414" w:author="Arthur Parmentier" w:date="2020-06-07T15:27:00Z">
              <w:rPr>
                <w:noProof/>
              </w:rPr>
            </w:rPrChange>
          </w:rPr>
          <w:lastRenderedPageBreak/>
          <w:drawing>
            <wp:inline distT="0" distB="0" distL="0" distR="0">
              <wp:extent cx="4925112" cy="8125959"/>
              <wp:effectExtent l="0" t="0" r="8890" b="8890"/>
              <wp:docPr id="15" name="Image 15" descr="Une image contenant capture d’écran, moniteur, écran, por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utomata debug.PNG"/>
                      <pic:cNvPicPr/>
                    </pic:nvPicPr>
                    <pic:blipFill>
                      <a:blip r:embed="rId30">
                        <a:extLst>
                          <a:ext uri="{28A0092B-C50C-407E-A947-70E740481C1C}">
                            <a14:useLocalDpi xmlns:a14="http://schemas.microsoft.com/office/drawing/2010/main" val="0"/>
                          </a:ext>
                        </a:extLst>
                      </a:blip>
                      <a:stretch>
                        <a:fillRect/>
                      </a:stretch>
                    </pic:blipFill>
                    <pic:spPr>
                      <a:xfrm>
                        <a:off x="0" y="0"/>
                        <a:ext cx="4925112" cy="8125959"/>
                      </a:xfrm>
                      <a:prstGeom prst="rect">
                        <a:avLst/>
                      </a:prstGeom>
                    </pic:spPr>
                  </pic:pic>
                </a:graphicData>
              </a:graphic>
            </wp:inline>
          </w:drawing>
        </w:r>
      </w:ins>
    </w:p>
    <w:p w:rsidR="00117172" w:rsidRPr="007C437A" w:rsidRDefault="00117172" w:rsidP="00117172">
      <w:pPr>
        <w:pStyle w:val="Lgende"/>
        <w:rPr>
          <w:ins w:id="6415" w:author="Arthur Parmentier" w:date="2020-06-04T16:08:00Z"/>
        </w:rPr>
      </w:pPr>
      <w:ins w:id="6416" w:author="Arthur Parmentier" w:date="2020-06-04T16:08:00Z">
        <w:r w:rsidRPr="007C437A">
          <w:t xml:space="preserve">Figure </w:t>
        </w:r>
        <w:r w:rsidRPr="007C437A">
          <w:rPr>
            <w:rPrChange w:id="6417" w:author="Arthur Parmentier" w:date="2020-06-07T15:27:00Z">
              <w:rPr/>
            </w:rPrChange>
          </w:rPr>
          <w:fldChar w:fldCharType="begin"/>
        </w:r>
        <w:r w:rsidRPr="007C437A">
          <w:instrText xml:space="preserve"> SEQ Figure \* ARABIC </w:instrText>
        </w:r>
      </w:ins>
      <w:r w:rsidRPr="007C437A">
        <w:rPr>
          <w:rPrChange w:id="6418" w:author="Arthur Parmentier" w:date="2020-06-07T15:27:00Z">
            <w:rPr/>
          </w:rPrChange>
        </w:rPr>
        <w:fldChar w:fldCharType="separate"/>
      </w:r>
      <w:ins w:id="6419" w:author="Arthur Parmentier" w:date="2020-06-05T21:05:00Z">
        <w:r w:rsidR="001C2AA6" w:rsidRPr="007C437A">
          <w:rPr>
            <w:rPrChange w:id="6420" w:author="Arthur Parmentier" w:date="2020-06-07T15:27:00Z">
              <w:rPr>
                <w:noProof/>
              </w:rPr>
            </w:rPrChange>
          </w:rPr>
          <w:t>12</w:t>
        </w:r>
      </w:ins>
      <w:ins w:id="6421" w:author="Arthur Parmentier" w:date="2020-06-04T16:08:00Z">
        <w:r w:rsidRPr="007C437A">
          <w:rPr>
            <w:rPrChange w:id="6422" w:author="Arthur Parmentier" w:date="2020-06-07T15:27:00Z">
              <w:rPr/>
            </w:rPrChange>
          </w:rPr>
          <w:fldChar w:fldCharType="end"/>
        </w:r>
        <w:r w:rsidRPr="007C437A">
          <w:t xml:space="preserve"> Capture of the </w:t>
        </w:r>
      </w:ins>
      <w:ins w:id="6423" w:author="Arthur Parmentier" w:date="2020-06-08T01:39:00Z">
        <w:r w:rsidR="00DE0C52">
          <w:t>automaton</w:t>
        </w:r>
      </w:ins>
      <w:ins w:id="6424" w:author="Arthur Parmentier" w:date="2020-06-04T16:08:00Z">
        <w:r w:rsidRPr="007C437A">
          <w:t xml:space="preserve"> debug and convenience panels, where the user can take a look in each object internally use by the </w:t>
        </w:r>
      </w:ins>
      <w:ins w:id="6425" w:author="Arthur Parmentier" w:date="2020-06-08T01:39:00Z">
        <w:r w:rsidR="00DE0C52">
          <w:t>automaton</w:t>
        </w:r>
      </w:ins>
      <w:ins w:id="6426" w:author="Arthur Parmentier" w:date="2020-06-04T16:08:00Z">
        <w:r w:rsidRPr="007C437A">
          <w:t xml:space="preserve"> and send messages for testing or debug.</w:t>
        </w:r>
      </w:ins>
    </w:p>
    <w:p w:rsidR="00117172" w:rsidRPr="007C437A" w:rsidRDefault="00117172" w:rsidP="00117172">
      <w:pPr>
        <w:rPr>
          <w:ins w:id="6427" w:author="Arthur Parmentier" w:date="2020-06-04T16:12:00Z"/>
        </w:rPr>
      </w:pPr>
      <w:ins w:id="6428" w:author="Arthur Parmentier" w:date="2020-06-04T16:08:00Z">
        <w:r w:rsidRPr="007C437A">
          <w:lastRenderedPageBreak/>
          <w:t xml:space="preserve">The </w:t>
        </w:r>
      </w:ins>
      <w:ins w:id="6429" w:author="Arthur Parmentier" w:date="2020-06-04T16:11:00Z">
        <w:r w:rsidRPr="007C437A">
          <w:t xml:space="preserve">details of the </w:t>
        </w:r>
      </w:ins>
      <w:ins w:id="6430" w:author="Arthur Parmentier" w:date="2020-06-04T16:08:00Z">
        <w:r w:rsidRPr="007C437A">
          <w:t xml:space="preserve">internal mechanisms of the </w:t>
        </w:r>
      </w:ins>
      <w:ins w:id="6431" w:author="Arthur Parmentier" w:date="2020-06-08T01:39:00Z">
        <w:r w:rsidR="00DE0C52">
          <w:t>automaton</w:t>
        </w:r>
      </w:ins>
      <w:ins w:id="6432" w:author="Arthur Parmentier" w:date="2020-06-04T16:09:00Z">
        <w:r w:rsidRPr="007C437A">
          <w:t xml:space="preserve"> and the operations it makes on those objects are not described in this report because of the</w:t>
        </w:r>
      </w:ins>
      <w:ins w:id="6433" w:author="Arthur Parmentier" w:date="2020-06-04T16:10:00Z">
        <w:r w:rsidRPr="007C437A">
          <w:t xml:space="preserve"> complexity of their description in written English; they are available to the programmer by look</w:t>
        </w:r>
      </w:ins>
      <w:ins w:id="6434" w:author="Arthur Parmentier" w:date="2020-06-04T16:11:00Z">
        <w:r w:rsidRPr="007C437A">
          <w:t xml:space="preserve">ing at the </w:t>
        </w:r>
      </w:ins>
      <w:ins w:id="6435" w:author="Arthur Parmentier" w:date="2020-06-08T01:39:00Z">
        <w:r w:rsidR="00DE0C52">
          <w:t>automaton</w:t>
        </w:r>
      </w:ins>
      <w:ins w:id="6436" w:author="Arthur Parmentier" w:date="2020-06-04T16:11:00Z">
        <w:r w:rsidRPr="007C437A">
          <w:t>.js file that implements those mechanisms.</w:t>
        </w:r>
      </w:ins>
    </w:p>
    <w:p w:rsidR="00D92437" w:rsidRPr="007C437A" w:rsidRDefault="00D92437" w:rsidP="00117172">
      <w:pPr>
        <w:rPr>
          <w:ins w:id="6437" w:author="Arthur Parmentier" w:date="2020-06-04T16:13:00Z"/>
        </w:rPr>
      </w:pPr>
      <w:ins w:id="6438" w:author="Arthur Parmentier" w:date="2020-06-04T16:12:00Z">
        <w:r w:rsidRPr="007C437A">
          <w:t>However, there are specific</w:t>
        </w:r>
      </w:ins>
      <w:ins w:id="6439" w:author="Arthur Parmentier" w:date="2020-06-04T16:13:00Z">
        <w:r w:rsidRPr="007C437A">
          <w:t xml:space="preserve"> elements of the code that can bring interesting points to a conceptual analysis of SP categories.</w:t>
        </w:r>
      </w:ins>
    </w:p>
    <w:p w:rsidR="00D92437" w:rsidRPr="007C437A" w:rsidRDefault="00D92437" w:rsidP="00D92437">
      <w:pPr>
        <w:pStyle w:val="Titre4"/>
        <w:rPr>
          <w:ins w:id="6440" w:author="Arthur Parmentier" w:date="2020-06-04T16:25:00Z"/>
        </w:rPr>
      </w:pPr>
      <w:ins w:id="6441" w:author="Arthur Parmentier" w:date="2020-06-04T16:14:00Z">
        <w:r w:rsidRPr="007C437A">
          <w:t>Discussion of some implementation choices and representation of SP concepts and elements</w:t>
        </w:r>
      </w:ins>
    </w:p>
    <w:p w:rsidR="00A94972" w:rsidRPr="007C437A" w:rsidRDefault="004F69F6" w:rsidP="004F69F6">
      <w:pPr>
        <w:pStyle w:val="Titre5"/>
        <w:rPr>
          <w:ins w:id="6442" w:author="Arthur Parmentier" w:date="2020-06-04T21:46:00Z"/>
        </w:rPr>
      </w:pPr>
      <w:ins w:id="6443" w:author="Arthur Parmentier" w:date="2020-06-04T21:43:00Z">
        <w:r w:rsidRPr="007C437A">
          <w:t>“</w:t>
        </w:r>
      </w:ins>
      <w:ins w:id="6444" w:author="Arthur Parmentier" w:date="2020-06-04T16:26:00Z">
        <w:r w:rsidR="00A94972" w:rsidRPr="007C437A">
          <w:t>Play</w:t>
        </w:r>
      </w:ins>
      <w:ins w:id="6445" w:author="Arthur Parmentier" w:date="2020-06-04T21:43:00Z">
        <w:r w:rsidRPr="007C437A">
          <w:t>”,</w:t>
        </w:r>
      </w:ins>
      <w:ins w:id="6446" w:author="Arthur Parmentier" w:date="2020-06-04T16:26:00Z">
        <w:r w:rsidR="00A94972" w:rsidRPr="007C437A">
          <w:t xml:space="preserve"> </w:t>
        </w:r>
      </w:ins>
      <w:ins w:id="6447" w:author="Arthur Parmentier" w:date="2020-06-04T21:43:00Z">
        <w:r w:rsidRPr="007C437A">
          <w:t>“s</w:t>
        </w:r>
      </w:ins>
      <w:ins w:id="6448" w:author="Arthur Parmentier" w:date="2020-06-04T16:26:00Z">
        <w:r w:rsidR="00A94972" w:rsidRPr="007C437A">
          <w:t>lowly enter</w:t>
        </w:r>
      </w:ins>
      <w:ins w:id="6449" w:author="Arthur Parmentier" w:date="2020-06-04T21:43:00Z">
        <w:r w:rsidRPr="007C437A">
          <w:t>”:</w:t>
        </w:r>
      </w:ins>
      <w:ins w:id="6450" w:author="Arthur Parmentier" w:date="2020-06-04T16:26:00Z">
        <w:r w:rsidR="00A94972" w:rsidRPr="007C437A">
          <w:t xml:space="preserve"> </w:t>
        </w:r>
      </w:ins>
      <w:ins w:id="6451" w:author="Arthur Parmentier" w:date="2020-06-04T21:45:00Z">
        <w:r w:rsidRPr="007C437A">
          <w:t>from the conceptual opposition between immediateness and delay</w:t>
        </w:r>
      </w:ins>
      <w:ins w:id="6452" w:author="Arthur Parmentier" w:date="2020-06-04T21:46:00Z">
        <w:r w:rsidRPr="007C437A">
          <w:t xml:space="preserve"> to a continuous parametrization of time</w:t>
        </w:r>
      </w:ins>
    </w:p>
    <w:p w:rsidR="004F69F6" w:rsidRPr="007C437A" w:rsidRDefault="004F69F6" w:rsidP="004F69F6">
      <w:pPr>
        <w:rPr>
          <w:ins w:id="6453" w:author="Arthur Parmentier" w:date="2020-06-04T21:53:00Z"/>
        </w:rPr>
      </w:pPr>
      <w:ins w:id="6454" w:author="Arthur Parmentier" w:date="2020-06-04T21:47:00Z">
        <w:r w:rsidRPr="007C437A">
          <w:t>To def</w:t>
        </w:r>
      </w:ins>
      <w:ins w:id="6455" w:author="Arthur Parmentier" w:date="2020-06-04T21:48:00Z">
        <w:r w:rsidRPr="007C437A">
          <w:t>ine “when” the events must happen in SP, it is very frequent to either use Play for immediate requests and Slowly for anything that needs to be delay</w:t>
        </w:r>
      </w:ins>
      <w:ins w:id="6456" w:author="Arthur Parmentier" w:date="2020-06-04T21:49:00Z">
        <w:r w:rsidRPr="007C437A">
          <w:t>ed (and eventually precise the delay time using “within X seconds”).</w:t>
        </w:r>
      </w:ins>
      <w:ins w:id="6457" w:author="Arthur Parmentier" w:date="2020-06-04T21:50:00Z">
        <w:r w:rsidRPr="007C437A">
          <w:t xml:space="preserve"> This way, there is a clear opposition between im</w:t>
        </w:r>
      </w:ins>
      <w:ins w:id="6458" w:author="Arthur Parmentier" w:date="2020-06-04T21:51:00Z">
        <w:r w:rsidRPr="007C437A">
          <w:t>mediateness and delay, whereas for a computer, there are no such categories but rather a continuous parametrization of time</w:t>
        </w:r>
      </w:ins>
      <w:ins w:id="6459" w:author="Arthur Parmentier" w:date="2020-06-04T21:52:00Z">
        <w:r w:rsidRPr="007C437A">
          <w:t>, such that it is possible to synchronize events very precisely and define timing in ways much more complex than the immediate versus delayed dichotomy that is relevan</w:t>
        </w:r>
      </w:ins>
      <w:ins w:id="6460" w:author="Arthur Parmentier" w:date="2020-06-04T21:53:00Z">
        <w:r w:rsidRPr="007C437A">
          <w:t>t for human performers.</w:t>
        </w:r>
      </w:ins>
    </w:p>
    <w:p w:rsidR="00046C87" w:rsidRPr="007C437A" w:rsidRDefault="001E11AE" w:rsidP="004F69F6">
      <w:pPr>
        <w:rPr>
          <w:ins w:id="6461" w:author="Arthur Parmentier" w:date="2020-06-04T22:13:00Z"/>
        </w:rPr>
      </w:pPr>
      <w:ins w:id="6462" w:author="Arthur Parmentier" w:date="2020-06-04T21:53:00Z">
        <w:r w:rsidRPr="007C437A">
          <w:t>I think that conceptually, using machines in SP bring</w:t>
        </w:r>
      </w:ins>
      <w:ins w:id="6463" w:author="Arthur Parmentier" w:date="2020-06-04T21:54:00Z">
        <w:r w:rsidRPr="007C437A">
          <w:t>s</w:t>
        </w:r>
      </w:ins>
      <w:ins w:id="6464" w:author="Arthur Parmentier" w:date="2020-06-04T21:53:00Z">
        <w:r w:rsidRPr="007C437A">
          <w:t xml:space="preserve"> new ways of thinking </w:t>
        </w:r>
      </w:ins>
      <w:ins w:id="6465" w:author="Arthur Parmentier" w:date="2020-06-04T21:54:00Z">
        <w:r w:rsidRPr="007C437A">
          <w:t xml:space="preserve">and working with </w:t>
        </w:r>
      </w:ins>
      <w:ins w:id="6466" w:author="Arthur Parmentier" w:date="2020-06-04T21:53:00Z">
        <w:r w:rsidRPr="007C437A">
          <w:t>time in SP</w:t>
        </w:r>
      </w:ins>
      <w:ins w:id="6467" w:author="Arthur Parmentier" w:date="2020-06-04T21:54:00Z">
        <w:r w:rsidRPr="007C437A">
          <w:t xml:space="preserve">. Because I am not an expert </w:t>
        </w:r>
      </w:ins>
      <w:ins w:id="6468" w:author="Arthur Parmentier" w:date="2020-06-04T22:00:00Z">
        <w:r w:rsidR="00046C87" w:rsidRPr="007C437A">
          <w:t xml:space="preserve">on </w:t>
        </w:r>
      </w:ins>
      <w:ins w:id="6469" w:author="Arthur Parmentier" w:date="2020-06-04T21:54:00Z">
        <w:r w:rsidRPr="007C437A">
          <w:t xml:space="preserve">that </w:t>
        </w:r>
      </w:ins>
      <w:ins w:id="6470" w:author="Arthur Parmentier" w:date="2020-06-04T22:00:00Z">
        <w:r w:rsidR="00046C87" w:rsidRPr="007C437A">
          <w:t>side</w:t>
        </w:r>
      </w:ins>
      <w:ins w:id="6471" w:author="Arthur Parmentier" w:date="2020-06-04T21:54:00Z">
        <w:r w:rsidRPr="007C437A">
          <w:t xml:space="preserve"> of SP, I am not sure whether </w:t>
        </w:r>
      </w:ins>
      <w:ins w:id="6472" w:author="Arthur Parmentier" w:date="2020-06-04T21:55:00Z">
        <w:r w:rsidRPr="007C437A">
          <w:t xml:space="preserve">there are already signs </w:t>
        </w:r>
      </w:ins>
      <w:ins w:id="6473" w:author="Arthur Parmentier" w:date="2020-06-04T21:56:00Z">
        <w:r w:rsidRPr="007C437A">
          <w:t xml:space="preserve">for working with time </w:t>
        </w:r>
      </w:ins>
      <w:ins w:id="6474" w:author="Arthur Parmentier" w:date="2020-06-04T21:57:00Z">
        <w:r w:rsidRPr="007C437A">
          <w:t xml:space="preserve">at the precision and parametrization of </w:t>
        </w:r>
      </w:ins>
      <w:ins w:id="6475" w:author="Arthur Parmentier" w:date="2020-06-04T21:56:00Z">
        <w:r w:rsidRPr="007C437A">
          <w:t>machines</w:t>
        </w:r>
      </w:ins>
      <w:ins w:id="6476" w:author="Arthur Parmentier" w:date="2020-06-04T22:02:00Z">
        <w:r w:rsidR="00A15169" w:rsidRPr="007C437A">
          <w:t xml:space="preserve"> (absolute timing, relative timing, continuous parame</w:t>
        </w:r>
      </w:ins>
      <w:ins w:id="6477" w:author="Arthur Parmentier" w:date="2020-06-04T22:03:00Z">
        <w:r w:rsidR="00A15169" w:rsidRPr="007C437A">
          <w:t>trization of time</w:t>
        </w:r>
        <w:r w:rsidR="000223A2" w:rsidRPr="007C437A">
          <w:t xml:space="preserve"> at the very low or very large scale…)</w:t>
        </w:r>
      </w:ins>
      <w:ins w:id="6478" w:author="Arthur Parmentier" w:date="2020-06-04T21:56:00Z">
        <w:r w:rsidRPr="007C437A">
          <w:t xml:space="preserve"> but </w:t>
        </w:r>
      </w:ins>
      <w:ins w:id="6479" w:author="Arthur Parmentier" w:date="2020-06-04T21:57:00Z">
        <w:r w:rsidRPr="007C437A">
          <w:t xml:space="preserve">I have never </w:t>
        </w:r>
        <w:r w:rsidR="00046C87" w:rsidRPr="007C437A">
          <w:t>experienced</w:t>
        </w:r>
        <w:r w:rsidRPr="007C437A">
          <w:t xml:space="preserve"> such signs</w:t>
        </w:r>
      </w:ins>
      <w:ins w:id="6480" w:author="Arthur Parmentier" w:date="2020-06-04T22:02:00Z">
        <w:r w:rsidR="00A15169" w:rsidRPr="007C437A">
          <w:t>.</w:t>
        </w:r>
      </w:ins>
      <w:ins w:id="6481" w:author="Arthur Parmentier" w:date="2020-06-04T22:09:00Z">
        <w:r w:rsidR="00326669" w:rsidRPr="007C437A">
          <w:t xml:space="preserve"> Of course, precision or parametrization is often not wanted in SP where the interest lies in the </w:t>
        </w:r>
      </w:ins>
      <w:ins w:id="6482" w:author="Arthur Parmentier" w:date="2020-06-04T22:10:00Z">
        <w:r w:rsidR="00326669" w:rsidRPr="007C437A">
          <w:t>liberty that a performer has in his propositions. However, with machines, fine descriptions of time are often relevant and allow for a wide variety of results (</w:t>
        </w:r>
      </w:ins>
      <w:ins w:id="6483" w:author="Arthur Parmentier" w:date="2020-06-04T22:11:00Z">
        <w:r w:rsidR="00326669" w:rsidRPr="007C437A">
          <w:t xml:space="preserve">think about signal processing, effects…). I find the idea of requesting a computer to delay </w:t>
        </w:r>
      </w:ins>
      <w:ins w:id="6484" w:author="Arthur Parmentier" w:date="2020-06-04T22:12:00Z">
        <w:r w:rsidR="00326669" w:rsidRPr="007C437A">
          <w:t>a sequence by a few samples only or reaction synchronously to events a very powerful and interesting aspect of working with computer and hope that the language could evolve with</w:t>
        </w:r>
      </w:ins>
      <w:ins w:id="6485" w:author="Arthur Parmentier" w:date="2020-06-04T22:13:00Z">
        <w:r w:rsidR="00326669" w:rsidRPr="007C437A">
          <w:t xml:space="preserve"> the use of such technologies.</w:t>
        </w:r>
      </w:ins>
    </w:p>
    <w:p w:rsidR="00A94972" w:rsidRPr="007C437A" w:rsidRDefault="000F7B62" w:rsidP="003B0646">
      <w:pPr>
        <w:pStyle w:val="Titre5"/>
        <w:rPr>
          <w:ins w:id="6486" w:author="Arthur Parmentier" w:date="2020-06-04T23:32:00Z"/>
        </w:rPr>
      </w:pPr>
      <w:ins w:id="6487" w:author="Arthur Parmentier" w:date="2020-06-04T23:54:00Z">
        <w:r w:rsidRPr="007C437A">
          <w:t xml:space="preserve">Content and modifier sharing the same state in the </w:t>
        </w:r>
      </w:ins>
      <w:ins w:id="6488" w:author="Arthur Parmentier" w:date="2020-06-08T01:39:00Z">
        <w:r w:rsidR="00DE0C52">
          <w:t>automaton</w:t>
        </w:r>
      </w:ins>
    </w:p>
    <w:p w:rsidR="003B0646" w:rsidRPr="007C437A" w:rsidRDefault="003B0646" w:rsidP="003B0646">
      <w:pPr>
        <w:rPr>
          <w:ins w:id="6489" w:author="Arthur Parmentier" w:date="2020-06-04T23:46:00Z"/>
        </w:rPr>
      </w:pPr>
      <w:ins w:id="6490" w:author="Arthur Parmentier" w:date="2020-06-04T23:32:00Z">
        <w:r w:rsidRPr="007C437A">
          <w:t xml:space="preserve">Originally, I had separated the state “content” and “content modifier” in my </w:t>
        </w:r>
      </w:ins>
      <w:ins w:id="6491" w:author="Arthur Parmentier" w:date="2020-06-08T01:39:00Z">
        <w:r w:rsidR="00DE0C52">
          <w:t>automaton</w:t>
        </w:r>
      </w:ins>
      <w:ins w:id="6492" w:author="Arthur Parmentier" w:date="2020-06-04T23:32:00Z">
        <w:r w:rsidRPr="007C437A">
          <w:t xml:space="preserve">, before observing that </w:t>
        </w:r>
      </w:ins>
      <w:ins w:id="6493" w:author="Arthur Parmentier" w:date="2020-06-04T23:33:00Z">
        <w:r w:rsidR="003B4A46" w:rsidRPr="007C437A">
          <w:t>after the first request, they shared the same transitions</w:t>
        </w:r>
      </w:ins>
      <w:ins w:id="6494" w:author="Arthur Parmentier" w:date="2020-06-04T23:42:00Z">
        <w:r w:rsidR="003B4A46" w:rsidRPr="007C437A">
          <w:t xml:space="preserve"> </w:t>
        </w:r>
      </w:ins>
      <w:ins w:id="6495" w:author="Arthur Parmentier" w:date="2020-06-04T23:44:00Z">
        <w:r w:rsidR="00745F86" w:rsidRPr="007C437A">
          <w:t xml:space="preserve">and could be merged into a single state that I called “content modifiers”. This shows that the grammatical construction itself does not reflect the conceptual difference between </w:t>
        </w:r>
      </w:ins>
      <w:ins w:id="6496" w:author="Arthur Parmentier" w:date="2020-06-04T23:45:00Z">
        <w:r w:rsidR="00745F86" w:rsidRPr="007C437A">
          <w:t>each sign (even if the concepts of content and content modifier are relevant for human performers, they are not very different in terms of grammar).</w:t>
        </w:r>
      </w:ins>
    </w:p>
    <w:p w:rsidR="00745F86" w:rsidRPr="007C437A" w:rsidRDefault="00745F86" w:rsidP="003B0646">
      <w:pPr>
        <w:rPr>
          <w:ins w:id="6497" w:author="Arthur Parmentier" w:date="2020-06-04T23:53:00Z"/>
        </w:rPr>
      </w:pPr>
      <w:ins w:id="6498" w:author="Arthur Parmentier" w:date="2020-06-04T23:46:00Z">
        <w:r w:rsidRPr="007C437A">
          <w:t>In fact, it is possible to remark that the idea of a content always come with default parameters, such that signing a content is always eq</w:t>
        </w:r>
      </w:ins>
      <w:ins w:id="6499" w:author="Arthur Parmentier" w:date="2020-06-04T23:47:00Z">
        <w:r w:rsidRPr="007C437A">
          <w:t xml:space="preserve">uivalent to signing content + default or open parameters. On the other side, one could push the limits of the “content </w:t>
        </w:r>
      </w:ins>
      <w:ins w:id="6500" w:author="Arthur Parmentier" w:date="2020-06-04T23:48:00Z">
        <w:r w:rsidRPr="007C437A">
          <w:t>modifier” very far, such that one would observe that at the end, the content has totally changed.</w:t>
        </w:r>
      </w:ins>
      <w:ins w:id="6501" w:author="Arthur Parmentier" w:date="2020-06-04T23:49:00Z">
        <w:r w:rsidRPr="007C437A">
          <w:t xml:space="preserve"> It shows that the frontiers or the concept of content and modifiers are very porous, just like we have seen in the theory of concepts previously.</w:t>
        </w:r>
      </w:ins>
      <w:ins w:id="6502" w:author="Arthur Parmentier" w:date="2020-06-04T23:50:00Z">
        <w:r w:rsidRPr="007C437A">
          <w:t xml:space="preserve"> The fact that the content and modifier state</w:t>
        </w:r>
      </w:ins>
      <w:ins w:id="6503" w:author="Arthur Parmentier" w:date="2020-06-04T23:51:00Z">
        <w:r w:rsidRPr="007C437A">
          <w:t xml:space="preserve"> coincide is to me a direct consequence from the porosity of these two concepts that can regroup </w:t>
        </w:r>
      </w:ins>
      <w:ins w:id="6504" w:author="Arthur Parmentier" w:date="2020-06-04T23:52:00Z">
        <w:r w:rsidRPr="007C437A">
          <w:t xml:space="preserve">under the single idea of “content modifier”, whether it is at a fine level </w:t>
        </w:r>
        <w:r w:rsidRPr="007C437A">
          <w:lastRenderedPageBreak/>
          <w:t xml:space="preserve">(subtle changes in volume </w:t>
        </w:r>
      </w:ins>
      <w:ins w:id="6505" w:author="Arthur Parmentier" w:date="2020-06-04T23:53:00Z">
        <w:r w:rsidR="000F7B62" w:rsidRPr="007C437A">
          <w:t>that are close for the human perception</w:t>
        </w:r>
      </w:ins>
      <w:ins w:id="6506" w:author="Arthur Parmentier" w:date="2020-06-04T23:52:00Z">
        <w:r w:rsidRPr="007C437A">
          <w:t xml:space="preserve">) or </w:t>
        </w:r>
      </w:ins>
      <w:ins w:id="6507" w:author="Arthur Parmentier" w:date="2020-06-04T23:53:00Z">
        <w:r w:rsidR="000F7B62" w:rsidRPr="007C437A">
          <w:t>broader level (change from a long tone to a pointillism, that are very different conceptually).</w:t>
        </w:r>
      </w:ins>
    </w:p>
    <w:p w:rsidR="000F7B62" w:rsidRPr="007C437A" w:rsidRDefault="000F7B62" w:rsidP="000F7B62">
      <w:pPr>
        <w:pStyle w:val="Titre5"/>
        <w:rPr>
          <w:ins w:id="6508" w:author="Arthur Parmentier" w:date="2020-06-05T15:30:00Z"/>
        </w:rPr>
      </w:pPr>
      <w:ins w:id="6509" w:author="Arthur Parmentier" w:date="2020-06-04T23:54:00Z">
        <w:r w:rsidRPr="007C437A">
          <w:t xml:space="preserve">The challenge of </w:t>
        </w:r>
      </w:ins>
      <w:ins w:id="6510" w:author="Arthur Parmentier" w:date="2020-06-05T14:52:00Z">
        <w:r w:rsidR="005557DC" w:rsidRPr="007C437A">
          <w:t>prepositional</w:t>
        </w:r>
      </w:ins>
      <w:ins w:id="6511" w:author="Arthur Parmentier" w:date="2020-06-04T23:55:00Z">
        <w:r w:rsidRPr="007C437A">
          <w:t xml:space="preserve"> elements </w:t>
        </w:r>
      </w:ins>
      <w:ins w:id="6512" w:author="Arthur Parmentier" w:date="2020-06-05T00:19:00Z">
        <w:r w:rsidR="007137A0" w:rsidRPr="007C437A">
          <w:t>unveiling the contextual components of SP</w:t>
        </w:r>
      </w:ins>
    </w:p>
    <w:p w:rsidR="002D025D" w:rsidRPr="007C437A" w:rsidRDefault="002D025D">
      <w:pPr>
        <w:pStyle w:val="Titre6"/>
        <w:rPr>
          <w:ins w:id="6513" w:author="Arthur Parmentier" w:date="2020-06-04T23:55:00Z"/>
          <w:rPrChange w:id="6514" w:author="Arthur Parmentier" w:date="2020-06-07T15:27:00Z">
            <w:rPr>
              <w:ins w:id="6515" w:author="Arthur Parmentier" w:date="2020-06-04T23:55:00Z"/>
            </w:rPr>
          </w:rPrChange>
        </w:rPr>
        <w:pPrChange w:id="6516" w:author="Arthur Parmentier" w:date="2020-06-05T15:30:00Z">
          <w:pPr>
            <w:pStyle w:val="Titre5"/>
          </w:pPr>
        </w:pPrChange>
      </w:pPr>
      <w:ins w:id="6517" w:author="Arthur Parmentier" w:date="2020-06-05T15:31:00Z">
        <w:r w:rsidRPr="007C437A">
          <w:rPr>
            <w:rPrChange w:id="6518" w:author="Arthur Parmentier" w:date="2020-06-07T15:27:00Z">
              <w:rPr>
                <w:b/>
              </w:rPr>
            </w:rPrChange>
          </w:rPr>
          <w:t>“</w:t>
        </w:r>
      </w:ins>
      <w:ins w:id="6519" w:author="Arthur Parmentier" w:date="2020-06-05T15:30:00Z">
        <w:r w:rsidRPr="007C437A">
          <w:rPr>
            <w:rPrChange w:id="6520" w:author="Arthur Parmentier" w:date="2020-06-07T15:27:00Z">
              <w:rPr>
                <w:b/>
              </w:rPr>
            </w:rPrChange>
          </w:rPr>
          <w:t>With</w:t>
        </w:r>
      </w:ins>
      <w:ins w:id="6521" w:author="Arthur Parmentier" w:date="2020-06-05T15:31:00Z">
        <w:r w:rsidRPr="007C437A">
          <w:rPr>
            <w:rPrChange w:id="6522" w:author="Arthur Parmentier" w:date="2020-06-07T15:27:00Z">
              <w:rPr>
                <w:b/>
              </w:rPr>
            </w:rPrChange>
          </w:rPr>
          <w:t>”</w:t>
        </w:r>
      </w:ins>
      <w:ins w:id="6523" w:author="Arthur Parmentier" w:date="2020-06-05T15:30:00Z">
        <w:r w:rsidRPr="007C437A">
          <w:rPr>
            <w:rPrChange w:id="6524" w:author="Arthur Parmentier" w:date="2020-06-07T15:27:00Z">
              <w:rPr>
                <w:b/>
              </w:rPr>
            </w:rPrChange>
          </w:rPr>
          <w:t xml:space="preserve"> + content -&gt; modifier</w:t>
        </w:r>
      </w:ins>
    </w:p>
    <w:p w:rsidR="000F7B62" w:rsidRPr="007C437A" w:rsidRDefault="000F7B62" w:rsidP="000F7B62">
      <w:pPr>
        <w:rPr>
          <w:ins w:id="6525" w:author="Arthur Parmentier" w:date="2020-06-05T15:30:00Z"/>
        </w:rPr>
      </w:pPr>
      <w:ins w:id="6526" w:author="Arthur Parmentier" w:date="2020-06-04T23:55:00Z">
        <w:r w:rsidRPr="007C437A">
          <w:t xml:space="preserve">Adding to the previous remark, we can see that using </w:t>
        </w:r>
      </w:ins>
      <w:ins w:id="6527" w:author="Arthur Parmentier" w:date="2020-06-05T15:11:00Z">
        <w:r w:rsidR="006676C8" w:rsidRPr="007C437A">
          <w:t>prepositional</w:t>
        </w:r>
      </w:ins>
      <w:ins w:id="6528" w:author="Arthur Parmentier" w:date="2020-06-04T23:55:00Z">
        <w:r w:rsidRPr="007C437A">
          <w:t xml:space="preserve"> elements can change </w:t>
        </w:r>
      </w:ins>
      <w:ins w:id="6529" w:author="Arthur Parmentier" w:date="2020-06-05T15:12:00Z">
        <w:r w:rsidR="006676C8" w:rsidRPr="007C437A">
          <w:t>the syntax of the signs. F</w:t>
        </w:r>
      </w:ins>
      <w:ins w:id="6530" w:author="Arthur Parmentier" w:date="2020-06-04T23:56:00Z">
        <w:r w:rsidRPr="007C437A">
          <w:t xml:space="preserve">or </w:t>
        </w:r>
      </w:ins>
      <w:ins w:id="6531" w:author="Arthur Parmentier" w:date="2020-06-05T15:15:00Z">
        <w:r w:rsidR="00AC069B" w:rsidRPr="007C437A">
          <w:t>instance,</w:t>
        </w:r>
      </w:ins>
      <w:ins w:id="6532" w:author="Arthur Parmentier" w:date="2020-06-04T23:56:00Z">
        <w:r w:rsidRPr="007C437A">
          <w:t xml:space="preserve"> in the sentence “whole group, movement with pointillism, slowly enter”</w:t>
        </w:r>
      </w:ins>
      <w:ins w:id="6533" w:author="Arthur Parmentier" w:date="2020-06-05T15:12:00Z">
        <w:r w:rsidR="006676C8" w:rsidRPr="007C437A">
          <w:t xml:space="preserve">, pointillism </w:t>
        </w:r>
      </w:ins>
      <w:ins w:id="6534" w:author="Arthur Parmentier" w:date="2020-06-05T15:13:00Z">
        <w:r w:rsidR="006676C8" w:rsidRPr="007C437A">
          <w:t xml:space="preserve">is a modifier, </w:t>
        </w:r>
      </w:ins>
      <w:ins w:id="6535" w:author="Arthur Parmentier" w:date="2020-06-05T15:15:00Z">
        <w:r w:rsidR="00AC069B" w:rsidRPr="007C437A">
          <w:t>whereas</w:t>
        </w:r>
      </w:ins>
      <w:ins w:id="6536" w:author="Arthur Parmentier" w:date="2020-06-05T15:13:00Z">
        <w:r w:rsidR="006676C8" w:rsidRPr="007C437A">
          <w:t xml:space="preserve"> in the sentence “whole group, pointil</w:t>
        </w:r>
      </w:ins>
      <w:ins w:id="6537" w:author="Arthur Parmentier" w:date="2020-06-05T15:14:00Z">
        <w:r w:rsidR="006676C8" w:rsidRPr="007C437A">
          <w:t>lism, play” it is a content and is often explained as such</w:t>
        </w:r>
      </w:ins>
      <w:ins w:id="6538" w:author="Arthur Parmentier" w:date="2020-06-04T23:57:00Z">
        <w:r w:rsidRPr="007C437A">
          <w:t>.</w:t>
        </w:r>
      </w:ins>
    </w:p>
    <w:p w:rsidR="002D025D" w:rsidRPr="007C437A" w:rsidRDefault="002D025D">
      <w:pPr>
        <w:pStyle w:val="Titre6"/>
        <w:rPr>
          <w:ins w:id="6539" w:author="Arthur Parmentier" w:date="2020-06-05T00:04:00Z"/>
          <w:rPrChange w:id="6540" w:author="Arthur Parmentier" w:date="2020-06-07T15:27:00Z">
            <w:rPr>
              <w:ins w:id="6541" w:author="Arthur Parmentier" w:date="2020-06-05T00:04:00Z"/>
            </w:rPr>
          </w:rPrChange>
        </w:rPr>
        <w:pPrChange w:id="6542" w:author="Arthur Parmentier" w:date="2020-06-05T15:31:00Z">
          <w:pPr/>
        </w:pPrChange>
      </w:pPr>
      <w:ins w:id="6543" w:author="Arthur Parmentier" w:date="2020-06-05T15:31:00Z">
        <w:r w:rsidRPr="007C437A">
          <w:rPr>
            <w:rPrChange w:id="6544" w:author="Arthur Parmentier" w:date="2020-06-07T15:27:00Z">
              <w:rPr>
                <w:b/>
              </w:rPr>
            </w:rPrChange>
          </w:rPr>
          <w:t>Content + “group” -&gt; identifier</w:t>
        </w:r>
      </w:ins>
    </w:p>
    <w:p w:rsidR="00747B7B" w:rsidRPr="007C437A" w:rsidRDefault="002D025D" w:rsidP="000F7B62">
      <w:pPr>
        <w:rPr>
          <w:ins w:id="6545" w:author="Arthur Parmentier" w:date="2020-06-05T00:05:00Z"/>
        </w:rPr>
      </w:pPr>
      <w:ins w:id="6546" w:author="Arthur Parmentier" w:date="2020-06-05T15:30:00Z">
        <w:r w:rsidRPr="007C437A">
          <w:t>Consider</w:t>
        </w:r>
      </w:ins>
      <w:ins w:id="6547" w:author="Arthur Parmentier" w:date="2020-06-05T00:04:00Z">
        <w:r w:rsidR="00747B7B" w:rsidRPr="007C437A">
          <w:t xml:space="preserve"> the following example:</w:t>
        </w:r>
      </w:ins>
    </w:p>
    <w:p w:rsidR="00747B7B" w:rsidRPr="007C437A" w:rsidRDefault="00747B7B" w:rsidP="00747B7B">
      <w:pPr>
        <w:pStyle w:val="Paragraphedeliste"/>
        <w:numPr>
          <w:ilvl w:val="0"/>
          <w:numId w:val="41"/>
        </w:numPr>
        <w:rPr>
          <w:ins w:id="6548" w:author="Arthur Parmentier" w:date="2020-06-05T00:05:00Z"/>
        </w:rPr>
      </w:pPr>
      <w:ins w:id="6549" w:author="Arthur Parmentier" w:date="2020-06-05T00:05:00Z">
        <w:r w:rsidRPr="007C437A">
          <w:t>First request: “percussion 1, actor 1, dancer 1, minimalism, play”</w:t>
        </w:r>
      </w:ins>
    </w:p>
    <w:p w:rsidR="00747B7B" w:rsidRPr="007C437A" w:rsidRDefault="00747B7B" w:rsidP="00747B7B">
      <w:pPr>
        <w:pStyle w:val="Paragraphedeliste"/>
        <w:numPr>
          <w:ilvl w:val="0"/>
          <w:numId w:val="41"/>
        </w:numPr>
        <w:rPr>
          <w:ins w:id="6550" w:author="Arthur Parmentier" w:date="2020-06-05T00:06:00Z"/>
        </w:rPr>
      </w:pPr>
      <w:ins w:id="6551" w:author="Arthur Parmentier" w:date="2020-06-05T00:05:00Z">
        <w:r w:rsidRPr="007C437A">
          <w:t>Second request: “</w:t>
        </w:r>
      </w:ins>
      <w:ins w:id="6552" w:author="Arthur Parmentier" w:date="2020-06-05T00:06:00Z">
        <w:r w:rsidRPr="007C437A">
          <w:t>numerics, long tone, play”</w:t>
        </w:r>
      </w:ins>
    </w:p>
    <w:p w:rsidR="00747B7B" w:rsidRPr="007C437A" w:rsidRDefault="00747B7B" w:rsidP="00747B7B">
      <w:pPr>
        <w:pStyle w:val="Paragraphedeliste"/>
        <w:numPr>
          <w:ilvl w:val="0"/>
          <w:numId w:val="41"/>
        </w:numPr>
        <w:rPr>
          <w:ins w:id="6553" w:author="Arthur Parmentier" w:date="2020-06-05T00:06:00Z"/>
        </w:rPr>
      </w:pPr>
      <w:ins w:id="6554" w:author="Arthur Parmentier" w:date="2020-06-05T00:06:00Z">
        <w:r w:rsidRPr="007C437A">
          <w:t>Third request: “minimalism…”</w:t>
        </w:r>
      </w:ins>
    </w:p>
    <w:p w:rsidR="00376090" w:rsidRPr="007C437A" w:rsidRDefault="00747B7B" w:rsidP="00747B7B">
      <w:pPr>
        <w:rPr>
          <w:ins w:id="6555" w:author="Arthur Parmentier" w:date="2020-06-05T00:15:00Z"/>
        </w:rPr>
      </w:pPr>
      <w:ins w:id="6556" w:author="Arthur Parmentier" w:date="2020-06-05T00:06:00Z">
        <w:r w:rsidRPr="007C437A">
          <w:t xml:space="preserve">At this point, the finite state machine </w:t>
        </w:r>
      </w:ins>
      <w:ins w:id="6557" w:author="Arthur Parmentier" w:date="2020-06-05T15:17:00Z">
        <w:r w:rsidR="00AC069B" w:rsidRPr="007C437A">
          <w:t>cannot</w:t>
        </w:r>
      </w:ins>
      <w:ins w:id="6558" w:author="Arthur Parmentier" w:date="2020-06-05T00:06:00Z">
        <w:r w:rsidRPr="007C437A">
          <w:t xml:space="preserve"> determine whether m</w:t>
        </w:r>
      </w:ins>
      <w:ins w:id="6559" w:author="Arthur Parmentier" w:date="2020-06-05T00:07:00Z">
        <w:r w:rsidRPr="007C437A">
          <w:t>inimalism is part of the broad identifier “minimalism group” or if it is a content for the identifier “numerics”.</w:t>
        </w:r>
      </w:ins>
      <w:ins w:id="6560" w:author="Arthur Parmentier" w:date="2020-06-05T00:08:00Z">
        <w:r w:rsidR="007D1E32" w:rsidRPr="007C437A">
          <w:t xml:space="preserve"> </w:t>
        </w:r>
      </w:ins>
      <w:ins w:id="6561" w:author="Arthur Parmentier" w:date="2020-06-05T15:16:00Z">
        <w:r w:rsidR="00AC069B" w:rsidRPr="007C437A">
          <w:t xml:space="preserve">To parse the </w:t>
        </w:r>
      </w:ins>
      <w:ins w:id="6562" w:author="Arthur Parmentier" w:date="2020-06-05T19:22:00Z">
        <w:r w:rsidR="000E299B" w:rsidRPr="007C437A">
          <w:t>syntactic</w:t>
        </w:r>
      </w:ins>
      <w:ins w:id="6563" w:author="Arthur Parmentier" w:date="2020-06-05T15:16:00Z">
        <w:r w:rsidR="00AC069B" w:rsidRPr="007C437A">
          <w:t xml:space="preserve"> role of “minimalism”, we therefore </w:t>
        </w:r>
      </w:ins>
      <w:ins w:id="6564" w:author="Arthur Parmentier" w:date="2020-06-05T15:17:00Z">
        <w:r w:rsidR="00AC069B" w:rsidRPr="007C437A">
          <w:t>must</w:t>
        </w:r>
      </w:ins>
      <w:ins w:id="6565" w:author="Arthur Parmentier" w:date="2020-06-05T15:16:00Z">
        <w:r w:rsidR="00AC069B" w:rsidRPr="007C437A">
          <w:t xml:space="preserve"> know more about its context</w:t>
        </w:r>
      </w:ins>
      <w:ins w:id="6566" w:author="Arthur Parmentier" w:date="2020-06-05T15:17:00Z">
        <w:r w:rsidR="00AC069B" w:rsidRPr="007C437A">
          <w:t xml:space="preserve">, i.e. what precedes it and what follows it. </w:t>
        </w:r>
      </w:ins>
    </w:p>
    <w:p w:rsidR="00376090" w:rsidRPr="007C437A" w:rsidRDefault="00376090" w:rsidP="00747B7B">
      <w:pPr>
        <w:rPr>
          <w:ins w:id="6567" w:author="Arthur Parmentier" w:date="2020-06-05T00:15:00Z"/>
        </w:rPr>
      </w:pPr>
      <w:ins w:id="6568" w:author="Arthur Parmentier" w:date="2020-06-05T00:15:00Z">
        <w:r w:rsidRPr="007C437A">
          <w:t xml:space="preserve">The </w:t>
        </w:r>
      </w:ins>
      <w:ins w:id="6569" w:author="Arthur Parmentier" w:date="2020-06-05T15:18:00Z">
        <w:r w:rsidR="00AC069B" w:rsidRPr="007C437A">
          <w:t xml:space="preserve">action of “group” after a content </w:t>
        </w:r>
      </w:ins>
      <w:ins w:id="6570" w:author="Arthur Parmentier" w:date="2020-06-05T15:19:00Z">
        <w:r w:rsidR="00AC069B" w:rsidRPr="007C437A">
          <w:t>can be summarize in the following grammar rule:</w:t>
        </w:r>
      </w:ins>
    </w:p>
    <w:p w:rsidR="00376090" w:rsidRPr="007C437A" w:rsidRDefault="00376090" w:rsidP="00747B7B">
      <w:pPr>
        <w:rPr>
          <w:ins w:id="6571" w:author="Arthur Parmentier" w:date="2020-06-05T15:31:00Z"/>
        </w:rPr>
      </w:pPr>
      <w:ins w:id="6572" w:author="Arthur Parmentier" w:date="2020-06-05T00:16:00Z">
        <w:r w:rsidRPr="007C437A">
          <w:t xml:space="preserve">Content </w:t>
        </w:r>
      </w:ins>
      <w:ins w:id="6573" w:author="Arthur Parmentier" w:date="2020-06-05T00:15:00Z">
        <w:r w:rsidRPr="007C437A">
          <w:t xml:space="preserve">+ “group” -&gt; </w:t>
        </w:r>
      </w:ins>
      <w:ins w:id="6574" w:author="Arthur Parmentier" w:date="2020-06-05T00:16:00Z">
        <w:r w:rsidRPr="007C437A">
          <w:t>Identifier</w:t>
        </w:r>
      </w:ins>
    </w:p>
    <w:p w:rsidR="002D025D" w:rsidRPr="007C437A" w:rsidRDefault="00576B55">
      <w:pPr>
        <w:pStyle w:val="Titre6"/>
        <w:rPr>
          <w:ins w:id="6575" w:author="Arthur Parmentier" w:date="2020-06-05T15:19:00Z"/>
          <w:rPrChange w:id="6576" w:author="Arthur Parmentier" w:date="2020-06-07T15:27:00Z">
            <w:rPr>
              <w:ins w:id="6577" w:author="Arthur Parmentier" w:date="2020-06-05T15:19:00Z"/>
            </w:rPr>
          </w:rPrChange>
        </w:rPr>
        <w:pPrChange w:id="6578" w:author="Arthur Parmentier" w:date="2020-06-05T15:31:00Z">
          <w:pPr/>
        </w:pPrChange>
      </w:pPr>
      <w:ins w:id="6579" w:author="Arthur Parmentier" w:date="2020-06-05T15:32:00Z">
        <w:r w:rsidRPr="007C437A">
          <w:rPr>
            <w:rPrChange w:id="6580" w:author="Arthur Parmentier" w:date="2020-06-07T15:27:00Z">
              <w:rPr>
                <w:b/>
              </w:rPr>
            </w:rPrChange>
          </w:rPr>
          <w:t>Prepositions a</w:t>
        </w:r>
      </w:ins>
      <w:ins w:id="6581" w:author="Arthur Parmentier" w:date="2020-06-05T15:40:00Z">
        <w:r w:rsidR="00D966BC" w:rsidRPr="007C437A">
          <w:rPr>
            <w:rPrChange w:id="6582" w:author="Arthur Parmentier" w:date="2020-06-07T15:27:00Z">
              <w:rPr>
                <w:b/>
              </w:rPr>
            </w:rPrChange>
          </w:rPr>
          <w:t xml:space="preserve">s </w:t>
        </w:r>
      </w:ins>
      <w:ins w:id="6583" w:author="Arthur Parmentier" w:date="2020-06-05T19:22:00Z">
        <w:r w:rsidR="000E299B" w:rsidRPr="007C437A">
          <w:rPr>
            <w:rPrChange w:id="6584" w:author="Arthur Parmentier" w:date="2020-06-07T15:27:00Z">
              <w:rPr>
                <w:b/>
              </w:rPr>
            </w:rPrChange>
          </w:rPr>
          <w:t>syntactic</w:t>
        </w:r>
      </w:ins>
      <w:ins w:id="6585" w:author="Arthur Parmentier" w:date="2020-06-05T15:32:00Z">
        <w:r w:rsidRPr="007C437A">
          <w:rPr>
            <w:rPrChange w:id="6586" w:author="Arthur Parmentier" w:date="2020-06-07T15:27:00Z">
              <w:rPr>
                <w:b/>
              </w:rPr>
            </w:rPrChange>
          </w:rPr>
          <w:t xml:space="preserve"> operators</w:t>
        </w:r>
      </w:ins>
    </w:p>
    <w:p w:rsidR="002D025D" w:rsidRPr="007C437A" w:rsidRDefault="00AC069B" w:rsidP="00747B7B">
      <w:pPr>
        <w:rPr>
          <w:ins w:id="6587" w:author="Arthur Parmentier" w:date="2020-06-05T15:26:00Z"/>
        </w:rPr>
      </w:pPr>
      <w:ins w:id="6588" w:author="Arthur Parmentier" w:date="2020-06-05T15:19:00Z">
        <w:r w:rsidRPr="007C437A">
          <w:t xml:space="preserve">There are examples that </w:t>
        </w:r>
      </w:ins>
      <w:ins w:id="6589" w:author="Arthur Parmentier" w:date="2020-06-05T15:41:00Z">
        <w:r w:rsidR="00D966BC" w:rsidRPr="007C437A">
          <w:t>show</w:t>
        </w:r>
      </w:ins>
      <w:ins w:id="6590" w:author="Arthur Parmentier" w:date="2020-06-05T15:20:00Z">
        <w:r w:rsidRPr="007C437A">
          <w:t xml:space="preserve"> the </w:t>
        </w:r>
      </w:ins>
      <w:ins w:id="6591" w:author="Arthur Parmentier" w:date="2020-06-05T15:31:00Z">
        <w:r w:rsidR="002D025D" w:rsidRPr="007C437A">
          <w:t xml:space="preserve">influence of </w:t>
        </w:r>
      </w:ins>
      <w:ins w:id="6592" w:author="Arthur Parmentier" w:date="2020-06-05T15:20:00Z">
        <w:r w:rsidRPr="007C437A">
          <w:t>context in SP grammar. Think of recursive requests such as</w:t>
        </w:r>
      </w:ins>
      <w:ins w:id="6593" w:author="Arthur Parmentier" w:date="2020-06-05T15:33:00Z">
        <w:r w:rsidR="004B5F28" w:rsidRPr="007C437A">
          <w:t xml:space="preserve">: </w:t>
        </w:r>
      </w:ins>
      <w:ins w:id="6594" w:author="Arthur Parmentier" w:date="2020-06-05T15:20:00Z">
        <w:r w:rsidRPr="007C437A">
          <w:t xml:space="preserve">“Whole group, </w:t>
        </w:r>
      </w:ins>
      <w:ins w:id="6595" w:author="Arthur Parmentier" w:date="2020-06-05T15:21:00Z">
        <w:r w:rsidRPr="007C437A">
          <w:t>pointillism</w:t>
        </w:r>
      </w:ins>
      <w:ins w:id="6596" w:author="Arthur Parmentier" w:date="2020-06-05T15:22:00Z">
        <w:r w:rsidRPr="007C437A">
          <w:t xml:space="preserve"> with head</w:t>
        </w:r>
      </w:ins>
      <w:ins w:id="6597" w:author="Arthur Parmentier" w:date="2020-06-05T15:23:00Z">
        <w:r w:rsidRPr="007C437A">
          <w:t xml:space="preserve"> </w:t>
        </w:r>
      </w:ins>
      <w:ins w:id="6598" w:author="Arthur Parmentier" w:date="2020-06-05T15:22:00Z">
        <w:r w:rsidRPr="007C437A">
          <w:t>add hands low</w:t>
        </w:r>
      </w:ins>
      <w:ins w:id="6599" w:author="Arthur Parmentier" w:date="2020-06-05T15:23:00Z">
        <w:r w:rsidRPr="007C437A">
          <w:t xml:space="preserve"> volume, play”</w:t>
        </w:r>
      </w:ins>
      <w:ins w:id="6600" w:author="Arthur Parmentier" w:date="2020-06-05T15:33:00Z">
        <w:r w:rsidR="004B5F28" w:rsidRPr="007C437A">
          <w:t>.</w:t>
        </w:r>
        <w:r w:rsidR="004B5F28" w:rsidRPr="007C437A">
          <w:br/>
        </w:r>
      </w:ins>
      <w:ins w:id="6601" w:author="Arthur Parmentier" w:date="2020-06-05T15:25:00Z">
        <w:r w:rsidR="002D025D" w:rsidRPr="007C437A">
          <w:t>One could interpret the “low volume</w:t>
        </w:r>
      </w:ins>
      <w:ins w:id="6602" w:author="Arthur Parmentier" w:date="2020-06-05T15:26:00Z">
        <w:r w:rsidR="002D025D" w:rsidRPr="007C437A">
          <w:t>” in two ways:</w:t>
        </w:r>
      </w:ins>
    </w:p>
    <w:p w:rsidR="002D025D" w:rsidRPr="007C437A" w:rsidRDefault="002D025D" w:rsidP="00747B7B">
      <w:pPr>
        <w:rPr>
          <w:ins w:id="6603" w:author="Arthur Parmentier" w:date="2020-06-05T15:26:00Z"/>
        </w:rPr>
      </w:pPr>
      <w:ins w:id="6604" w:author="Arthur Parmentier" w:date="2020-06-05T15:26:00Z">
        <w:r w:rsidRPr="007C437A">
          <w:t>1° referring to the pointillism in general</w:t>
        </w:r>
        <w:r w:rsidRPr="007C437A">
          <w:br/>
          <w:t>2° referring t</w:t>
        </w:r>
      </w:ins>
      <w:ins w:id="6605" w:author="Arthur Parmentier" w:date="2020-06-05T15:34:00Z">
        <w:r w:rsidR="004B5F28" w:rsidRPr="007C437A">
          <w:t>o the</w:t>
        </w:r>
      </w:ins>
      <w:ins w:id="6606" w:author="Arthur Parmentier" w:date="2020-06-05T15:26:00Z">
        <w:r w:rsidRPr="007C437A">
          <w:t xml:space="preserve"> movements </w:t>
        </w:r>
      </w:ins>
      <w:ins w:id="6607" w:author="Arthur Parmentier" w:date="2020-06-05T15:34:00Z">
        <w:r w:rsidR="0018560A" w:rsidRPr="007C437A">
          <w:t xml:space="preserve">of the hands </w:t>
        </w:r>
      </w:ins>
      <w:ins w:id="6608" w:author="Arthur Parmentier" w:date="2020-06-05T15:26:00Z">
        <w:r w:rsidRPr="007C437A">
          <w:t>only</w:t>
        </w:r>
      </w:ins>
    </w:p>
    <w:p w:rsidR="002D025D" w:rsidRPr="007C437A" w:rsidRDefault="002D025D" w:rsidP="00747B7B">
      <w:pPr>
        <w:rPr>
          <w:ins w:id="6609" w:author="Arthur Parmentier" w:date="2020-06-05T15:28:00Z"/>
        </w:rPr>
      </w:pPr>
      <w:ins w:id="6610" w:author="Arthur Parmentier" w:date="2020-06-05T15:26:00Z">
        <w:r w:rsidRPr="007C437A">
          <w:t xml:space="preserve">I would personally </w:t>
        </w:r>
      </w:ins>
      <w:ins w:id="6611" w:author="Arthur Parmentier" w:date="2020-06-05T15:27:00Z">
        <w:r w:rsidRPr="007C437A">
          <w:t xml:space="preserve">interpret the request the first way. </w:t>
        </w:r>
      </w:ins>
      <w:ins w:id="6612" w:author="Arthur Parmentier" w:date="2020-06-05T15:28:00Z">
        <w:r w:rsidRPr="007C437A">
          <w:t>However,</w:t>
        </w:r>
      </w:ins>
      <w:ins w:id="6613" w:author="Arthur Parmentier" w:date="2020-06-05T15:27:00Z">
        <w:r w:rsidRPr="007C437A">
          <w:t xml:space="preserve"> in the following request:</w:t>
        </w:r>
      </w:ins>
      <w:ins w:id="6614" w:author="Arthur Parmentier" w:date="2020-06-05T15:34:00Z">
        <w:r w:rsidR="004B5F28" w:rsidRPr="007C437A">
          <w:t xml:space="preserve"> </w:t>
        </w:r>
      </w:ins>
      <w:ins w:id="6615" w:author="Arthur Parmentier" w:date="2020-06-05T15:27:00Z">
        <w:r w:rsidRPr="007C437A">
          <w:t>“Whole group, pointillism with head</w:t>
        </w:r>
      </w:ins>
      <w:ins w:id="6616" w:author="Arthur Parmentier" w:date="2020-06-05T15:28:00Z">
        <w:r w:rsidRPr="007C437A">
          <w:t xml:space="preserve"> high volume</w:t>
        </w:r>
      </w:ins>
      <w:ins w:id="6617" w:author="Arthur Parmentier" w:date="2020-06-05T15:27:00Z">
        <w:r w:rsidRPr="007C437A">
          <w:t xml:space="preserve"> add hands low volume, play”</w:t>
        </w:r>
      </w:ins>
      <w:ins w:id="6618" w:author="Arthur Parmentier" w:date="2020-06-05T15:34:00Z">
        <w:r w:rsidR="004B5F28" w:rsidRPr="007C437A">
          <w:t xml:space="preserve">, </w:t>
        </w:r>
      </w:ins>
      <w:ins w:id="6619" w:author="Arthur Parmentier" w:date="2020-06-05T15:28:00Z">
        <w:r w:rsidRPr="007C437A">
          <w:t>I would interpret it the second way, i.e. that the low volume refers to the hands only.</w:t>
        </w:r>
      </w:ins>
    </w:p>
    <w:p w:rsidR="009C1A6D" w:rsidRPr="007C437A" w:rsidRDefault="007D69D8" w:rsidP="00747B7B">
      <w:pPr>
        <w:rPr>
          <w:ins w:id="6620" w:author="Arthur Parmentier" w:date="2020-06-05T16:15:00Z"/>
        </w:rPr>
      </w:pPr>
      <w:ins w:id="6621" w:author="Arthur Parmentier" w:date="2020-06-05T15:34:00Z">
        <w:r w:rsidRPr="007C437A">
          <w:t>In general, my observation is th</w:t>
        </w:r>
      </w:ins>
      <w:ins w:id="6622" w:author="Arthur Parmentier" w:date="2020-06-05T16:02:00Z">
        <w:r w:rsidR="0010023A" w:rsidRPr="007C437A">
          <w:t xml:space="preserve">at there is a class of SP signs that I would call “prepositions”: </w:t>
        </w:r>
      </w:ins>
      <w:ins w:id="6623" w:author="Arthur Parmentier" w:date="2020-06-05T15:34:00Z">
        <w:r w:rsidRPr="007C437A">
          <w:t xml:space="preserve">with, without, add, group, </w:t>
        </w:r>
      </w:ins>
      <w:ins w:id="6624" w:author="Arthur Parmentier" w:date="2020-06-05T15:35:00Z">
        <w:r w:rsidRPr="007C437A">
          <w:t>remove</w:t>
        </w:r>
      </w:ins>
      <w:ins w:id="6625" w:author="Arthur Parmentier" w:date="2020-06-05T16:15:00Z">
        <w:r w:rsidR="00A97496" w:rsidRPr="007C437A">
          <w:t>, go on to, go back to, morph</w:t>
        </w:r>
      </w:ins>
      <w:ins w:id="6626" w:author="Arthur Parmentier" w:date="2020-06-05T15:35:00Z">
        <w:r w:rsidRPr="007C437A">
          <w:t>…</w:t>
        </w:r>
      </w:ins>
      <w:ins w:id="6627" w:author="Arthur Parmentier" w:date="2020-06-05T16:02:00Z">
        <w:r w:rsidR="0010023A" w:rsidRPr="007C437A">
          <w:t xml:space="preserve"> that</w:t>
        </w:r>
      </w:ins>
      <w:ins w:id="6628" w:author="Arthur Parmentier" w:date="2020-06-05T15:35:00Z">
        <w:r w:rsidRPr="007C437A">
          <w:t xml:space="preserve"> </w:t>
        </w:r>
      </w:ins>
      <w:ins w:id="6629" w:author="Arthur Parmentier" w:date="2020-06-05T15:45:00Z">
        <w:r w:rsidR="00D966BC" w:rsidRPr="007C437A">
          <w:t>a</w:t>
        </w:r>
        <w:r w:rsidR="00F4578C" w:rsidRPr="007C437A">
          <w:t>ct as operators</w:t>
        </w:r>
      </w:ins>
      <w:ins w:id="6630" w:author="Arthur Parmentier" w:date="2020-06-05T15:46:00Z">
        <w:r w:rsidR="00F4578C" w:rsidRPr="007C437A">
          <w:rPr>
            <w:rStyle w:val="Appelnotedebasdep"/>
          </w:rPr>
          <w:footnoteReference w:id="77"/>
        </w:r>
        <w:r w:rsidR="00F4578C" w:rsidRPr="007C437A">
          <w:t xml:space="preserve"> that changes the </w:t>
        </w:r>
        <w:r w:rsidR="00F4578C" w:rsidRPr="007C437A">
          <w:lastRenderedPageBreak/>
          <w:t>syntax of elements around them.</w:t>
        </w:r>
      </w:ins>
      <w:ins w:id="6634" w:author="Arthur Parmentier" w:date="2020-06-05T16:03:00Z">
        <w:r w:rsidR="007E64ED" w:rsidRPr="007C437A">
          <w:t xml:space="preserve"> In the second SP workbook</w:t>
        </w:r>
      </w:ins>
      <w:ins w:id="6635" w:author="Arthur Parmentier" w:date="2020-06-05T16:05:00Z">
        <w:r w:rsidR="00B25170" w:rsidRPr="007C437A">
          <w:t xml:space="preserve"> by Walter Thompson</w:t>
        </w:r>
      </w:ins>
      <w:ins w:id="6636" w:author="Arthur Parmentier" w:date="2020-06-05T16:12:00Z">
        <w:r w:rsidR="00B25170" w:rsidRPr="007C437A">
          <w:t>,</w:t>
        </w:r>
      </w:ins>
      <w:ins w:id="6637" w:author="Arthur Parmentier" w:date="2020-06-05T16:05:00Z">
        <w:r w:rsidR="00B25170" w:rsidRPr="007C437A">
          <w:t xml:space="preserve"> the</w:t>
        </w:r>
      </w:ins>
      <w:ins w:id="6638" w:author="Arthur Parmentier" w:date="2020-06-05T16:12:00Z">
        <w:r w:rsidR="00B25170" w:rsidRPr="007C437A">
          <w:t>s</w:t>
        </w:r>
      </w:ins>
      <w:ins w:id="6639" w:author="Arthur Parmentier" w:date="2020-06-05T16:05:00Z">
        <w:r w:rsidR="00B25170" w:rsidRPr="007C437A">
          <w:t>e</w:t>
        </w:r>
      </w:ins>
      <w:ins w:id="6640" w:author="Arthur Parmentier" w:date="2020-06-05T16:03:00Z">
        <w:r w:rsidR="007E64ED" w:rsidRPr="007C437A">
          <w:t xml:space="preserve"> signs ar</w:t>
        </w:r>
      </w:ins>
      <w:ins w:id="6641" w:author="Arthur Parmentier" w:date="2020-06-05T16:05:00Z">
        <w:r w:rsidR="00B25170" w:rsidRPr="007C437A">
          <w:t>e described as belonging to</w:t>
        </w:r>
      </w:ins>
      <w:ins w:id="6642" w:author="Arthur Parmentier" w:date="2020-06-05T16:03:00Z">
        <w:r w:rsidR="007E64ED" w:rsidRPr="007C437A">
          <w:t xml:space="preserve"> the syntax categories “what”</w:t>
        </w:r>
      </w:ins>
      <w:ins w:id="6643" w:author="Arthur Parmentier" w:date="2020-06-05T16:07:00Z">
        <w:r w:rsidR="00B25170" w:rsidRPr="007C437A">
          <w:t xml:space="preserve"> or “who”</w:t>
        </w:r>
      </w:ins>
      <w:ins w:id="6644" w:author="Arthur Parmentier" w:date="2020-06-05T16:08:00Z">
        <w:r w:rsidR="00B25170" w:rsidRPr="007C437A">
          <w:t xml:space="preserve"> and part of the </w:t>
        </w:r>
      </w:ins>
      <w:ins w:id="6645" w:author="Arthur Parmentier" w:date="2020-06-05T16:09:00Z">
        <w:r w:rsidR="00B25170" w:rsidRPr="007C437A">
          <w:t xml:space="preserve">“function signal” class. </w:t>
        </w:r>
      </w:ins>
    </w:p>
    <w:p w:rsidR="009C1A6D" w:rsidRPr="007C437A" w:rsidRDefault="009C1A6D" w:rsidP="00747B7B">
      <w:pPr>
        <w:rPr>
          <w:ins w:id="6646" w:author="Arthur Parmentier" w:date="2020-06-05T16:16:00Z"/>
        </w:rPr>
      </w:pPr>
      <w:ins w:id="6647" w:author="Arthur Parmentier" w:date="2020-06-05T16:16:00Z">
        <w:r w:rsidRPr="007C437A">
          <w:rPr>
            <w:noProof/>
            <w:rPrChange w:id="6648" w:author="Arthur Parmentier" w:date="2020-06-07T15:27:00Z">
              <w:rPr>
                <w:noProof/>
              </w:rPr>
            </w:rPrChange>
          </w:rPr>
          <w:drawing>
            <wp:inline distT="0" distB="0" distL="0" distR="0">
              <wp:extent cx="2038635" cy="619211"/>
              <wp:effectExtent l="0" t="0" r="0" b="0"/>
              <wp:docPr id="16" name="Image 16" descr="Une image contenant couteau,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o_on_to_WB2.PNG"/>
                      <pic:cNvPicPr/>
                    </pic:nvPicPr>
                    <pic:blipFill>
                      <a:blip r:embed="rId31">
                        <a:extLst>
                          <a:ext uri="{28A0092B-C50C-407E-A947-70E740481C1C}">
                            <a14:useLocalDpi xmlns:a14="http://schemas.microsoft.com/office/drawing/2010/main" val="0"/>
                          </a:ext>
                        </a:extLst>
                      </a:blip>
                      <a:stretch>
                        <a:fillRect/>
                      </a:stretch>
                    </pic:blipFill>
                    <pic:spPr>
                      <a:xfrm>
                        <a:off x="0" y="0"/>
                        <a:ext cx="2038635" cy="619211"/>
                      </a:xfrm>
                      <a:prstGeom prst="rect">
                        <a:avLst/>
                      </a:prstGeom>
                    </pic:spPr>
                  </pic:pic>
                </a:graphicData>
              </a:graphic>
            </wp:inline>
          </w:drawing>
        </w:r>
        <w:r w:rsidRPr="007C437A">
          <w:rPr>
            <w:noProof/>
            <w:rPrChange w:id="6649" w:author="Arthur Parmentier" w:date="2020-06-07T15:27:00Z">
              <w:rPr>
                <w:noProof/>
              </w:rPr>
            </w:rPrChange>
          </w:rPr>
          <w:drawing>
            <wp:inline distT="0" distB="0" distL="0" distR="0">
              <wp:extent cx="1971950" cy="647790"/>
              <wp:effectExtent l="0" t="0" r="9525" b="0"/>
              <wp:docPr id="17" name="Image 17" descr="Une image contenant coutea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orph_WB2.PNG"/>
                      <pic:cNvPicPr/>
                    </pic:nvPicPr>
                    <pic:blipFill>
                      <a:blip r:embed="rId12">
                        <a:extLst>
                          <a:ext uri="{28A0092B-C50C-407E-A947-70E740481C1C}">
                            <a14:useLocalDpi xmlns:a14="http://schemas.microsoft.com/office/drawing/2010/main" val="0"/>
                          </a:ext>
                        </a:extLst>
                      </a:blip>
                      <a:stretch>
                        <a:fillRect/>
                      </a:stretch>
                    </pic:blipFill>
                    <pic:spPr>
                      <a:xfrm>
                        <a:off x="0" y="0"/>
                        <a:ext cx="1971950" cy="647790"/>
                      </a:xfrm>
                      <a:prstGeom prst="rect">
                        <a:avLst/>
                      </a:prstGeom>
                    </pic:spPr>
                  </pic:pic>
                </a:graphicData>
              </a:graphic>
            </wp:inline>
          </w:drawing>
        </w:r>
        <w:r w:rsidRPr="007C437A">
          <w:rPr>
            <w:noProof/>
            <w:rPrChange w:id="6650" w:author="Arthur Parmentier" w:date="2020-06-07T15:27:00Z">
              <w:rPr>
                <w:noProof/>
              </w:rPr>
            </w:rPrChange>
          </w:rPr>
          <w:drawing>
            <wp:inline distT="0" distB="0" distL="0" distR="0">
              <wp:extent cx="1991003" cy="704948"/>
              <wp:effectExtent l="0" t="0" r="9525"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ithin_WB_2.PNG"/>
                      <pic:cNvPicPr/>
                    </pic:nvPicPr>
                    <pic:blipFill>
                      <a:blip r:embed="rId16">
                        <a:extLst>
                          <a:ext uri="{28A0092B-C50C-407E-A947-70E740481C1C}">
                            <a14:useLocalDpi xmlns:a14="http://schemas.microsoft.com/office/drawing/2010/main" val="0"/>
                          </a:ext>
                        </a:extLst>
                      </a:blip>
                      <a:stretch>
                        <a:fillRect/>
                      </a:stretch>
                    </pic:blipFill>
                    <pic:spPr>
                      <a:xfrm>
                        <a:off x="0" y="0"/>
                        <a:ext cx="1991003" cy="704948"/>
                      </a:xfrm>
                      <a:prstGeom prst="rect">
                        <a:avLst/>
                      </a:prstGeom>
                    </pic:spPr>
                  </pic:pic>
                </a:graphicData>
              </a:graphic>
            </wp:inline>
          </w:drawing>
        </w:r>
        <w:r w:rsidRPr="007C437A">
          <w:rPr>
            <w:noProof/>
            <w:rPrChange w:id="6651" w:author="Arthur Parmentier" w:date="2020-06-07T15:27:00Z">
              <w:rPr>
                <w:noProof/>
              </w:rPr>
            </w:rPrChange>
          </w:rPr>
          <w:drawing>
            <wp:inline distT="0" distB="0" distL="0" distR="0">
              <wp:extent cx="2010056" cy="800212"/>
              <wp:effectExtent l="0" t="0" r="9525" b="0"/>
              <wp:docPr id="19" name="Image 19" descr="Une image contenant coutea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ithout_WB_2.PNG"/>
                      <pic:cNvPicPr/>
                    </pic:nvPicPr>
                    <pic:blipFill>
                      <a:blip r:embed="rId14">
                        <a:extLst>
                          <a:ext uri="{28A0092B-C50C-407E-A947-70E740481C1C}">
                            <a14:useLocalDpi xmlns:a14="http://schemas.microsoft.com/office/drawing/2010/main" val="0"/>
                          </a:ext>
                        </a:extLst>
                      </a:blip>
                      <a:stretch>
                        <a:fillRect/>
                      </a:stretch>
                    </pic:blipFill>
                    <pic:spPr>
                      <a:xfrm>
                        <a:off x="0" y="0"/>
                        <a:ext cx="2010056" cy="800212"/>
                      </a:xfrm>
                      <a:prstGeom prst="rect">
                        <a:avLst/>
                      </a:prstGeom>
                    </pic:spPr>
                  </pic:pic>
                </a:graphicData>
              </a:graphic>
            </wp:inline>
          </w:drawing>
        </w:r>
      </w:ins>
    </w:p>
    <w:p w:rsidR="009C1A6D" w:rsidRPr="007C437A" w:rsidRDefault="009C1A6D" w:rsidP="00747B7B">
      <w:pPr>
        <w:rPr>
          <w:ins w:id="6652" w:author="Arthur Parmentier" w:date="2020-06-05T16:16:00Z"/>
        </w:rPr>
      </w:pPr>
      <w:ins w:id="6653" w:author="Arthur Parmentier" w:date="2020-06-05T16:20:00Z">
        <w:r w:rsidRPr="007C437A">
          <w:t>DECORRELATION what – content how -modifier…??</w:t>
        </w:r>
      </w:ins>
    </w:p>
    <w:p w:rsidR="002D025D" w:rsidRPr="007C437A" w:rsidRDefault="00B25170" w:rsidP="00747B7B">
      <w:pPr>
        <w:rPr>
          <w:ins w:id="6654" w:author="Arthur Parmentier" w:date="2020-06-05T00:15:00Z"/>
        </w:rPr>
      </w:pPr>
      <w:ins w:id="6655" w:author="Arthur Parmentier" w:date="2020-06-05T16:09:00Z">
        <w:r w:rsidRPr="007C437A">
          <w:t>From my model of SP as a re</w:t>
        </w:r>
      </w:ins>
      <w:ins w:id="6656" w:author="Arthur Parmentier" w:date="2020-06-05T16:10:00Z">
        <w:r w:rsidRPr="007C437A">
          <w:t xml:space="preserve">gular language and the previous observations, it is clear that at the syntax level, these signs are very different from other </w:t>
        </w:r>
      </w:ins>
      <w:ins w:id="6657" w:author="Arthur Parmentier" w:date="2020-06-05T16:11:00Z">
        <w:r w:rsidRPr="007C437A">
          <w:t>contents</w:t>
        </w:r>
      </w:ins>
      <w:ins w:id="6658" w:author="Arthur Parmentier" w:date="2020-06-05T16:10:00Z">
        <w:r w:rsidRPr="007C437A">
          <w:t xml:space="preserve"> or </w:t>
        </w:r>
      </w:ins>
      <w:ins w:id="6659" w:author="Arthur Parmentier" w:date="2020-06-05T16:11:00Z">
        <w:r w:rsidRPr="007C437A">
          <w:t>modifie</w:t>
        </w:r>
      </w:ins>
      <w:ins w:id="6660" w:author="Arthur Parmentier" w:date="2020-06-05T16:12:00Z">
        <w:r w:rsidRPr="007C437A">
          <w:t xml:space="preserve">rs </w:t>
        </w:r>
      </w:ins>
      <w:ins w:id="6661" w:author="Arthur Parmentier" w:date="2020-06-05T16:10:00Z">
        <w:r w:rsidRPr="007C437A">
          <w:t>signs.</w:t>
        </w:r>
      </w:ins>
    </w:p>
    <w:p w:rsidR="00747B7B" w:rsidRPr="007C437A" w:rsidRDefault="007D1E32" w:rsidP="00747B7B">
      <w:pPr>
        <w:rPr>
          <w:ins w:id="6662" w:author="Arthur Parmentier" w:date="2020-06-05T00:13:00Z"/>
        </w:rPr>
      </w:pPr>
      <w:ins w:id="6663" w:author="Arthur Parmentier" w:date="2020-06-05T00:08:00Z">
        <w:r w:rsidRPr="007C437A">
          <w:t xml:space="preserve">It is a very important limitation of the modeling of SP as a regular language, that I have not solved in my tool yet. Several options </w:t>
        </w:r>
      </w:ins>
      <w:ins w:id="6664" w:author="Arthur Parmentier" w:date="2020-06-05T00:09:00Z">
        <w:r w:rsidRPr="007C437A">
          <w:t>for</w:t>
        </w:r>
      </w:ins>
      <w:ins w:id="6665" w:author="Arthur Parmentier" w:date="2020-06-05T00:10:00Z">
        <w:r w:rsidR="00974865" w:rsidRPr="007C437A">
          <w:t xml:space="preserve"> solving this problem</w:t>
        </w:r>
      </w:ins>
      <w:ins w:id="6666" w:author="Arthur Parmentier" w:date="2020-06-05T00:11:00Z">
        <w:r w:rsidR="00974865" w:rsidRPr="007C437A">
          <w:t xml:space="preserve"> in</w:t>
        </w:r>
      </w:ins>
      <w:ins w:id="6667" w:author="Arthur Parmentier" w:date="2020-06-05T00:09:00Z">
        <w:r w:rsidRPr="007C437A">
          <w:t xml:space="preserve"> </w:t>
        </w:r>
      </w:ins>
      <w:ins w:id="6668" w:author="Arthur Parmentier" w:date="2020-06-05T00:10:00Z">
        <w:r w:rsidRPr="007C437A">
          <w:t xml:space="preserve">a </w:t>
        </w:r>
      </w:ins>
      <w:ins w:id="6669" w:author="Arthur Parmentier" w:date="2020-06-05T00:09:00Z">
        <w:r w:rsidRPr="007C437A">
          <w:t>future implementation are discussed in a further section.</w:t>
        </w:r>
      </w:ins>
    </w:p>
    <w:p w:rsidR="009854FD" w:rsidRPr="007C437A" w:rsidRDefault="00376090">
      <w:pPr>
        <w:rPr>
          <w:ins w:id="6670" w:author="Arthur Parmentier" w:date="2020-06-04T16:33:00Z"/>
        </w:rPr>
        <w:pPrChange w:id="6671" w:author="Arthur Parmentier" w:date="2020-06-05T00:06:00Z">
          <w:pPr>
            <w:pStyle w:val="Paragraphedeliste"/>
            <w:numPr>
              <w:numId w:val="38"/>
            </w:numPr>
            <w:ind w:hanging="360"/>
          </w:pPr>
        </w:pPrChange>
      </w:pPr>
      <w:ins w:id="6672" w:author="Arthur Parmentier" w:date="2020-06-05T00:13:00Z">
        <w:r w:rsidRPr="007C437A">
          <w:t>In all cases that I have identified, it is the logical element that are able to change the category of a sign and therefore</w:t>
        </w:r>
      </w:ins>
      <w:ins w:id="6673" w:author="Arthur Parmentier" w:date="2020-06-05T00:14:00Z">
        <w:r w:rsidRPr="007C437A">
          <w:t xml:space="preserve"> “break” the FSM representation validity</w:t>
        </w:r>
      </w:ins>
      <w:ins w:id="6674" w:author="Arthur Parmentier" w:date="2020-06-05T00:16:00Z">
        <w:r w:rsidRPr="007C437A">
          <w:t xml:space="preserve">. I hope that my work and these observations will </w:t>
        </w:r>
      </w:ins>
      <w:ins w:id="6675" w:author="Arthur Parmentier" w:date="2020-06-05T00:17:00Z">
        <w:r w:rsidRPr="007C437A">
          <w:t>serve as a bas</w:t>
        </w:r>
      </w:ins>
      <w:ins w:id="6676" w:author="Arthur Parmentier" w:date="2020-06-05T00:18:00Z">
        <w:r w:rsidRPr="007C437A">
          <w:t>e</w:t>
        </w:r>
      </w:ins>
      <w:ins w:id="6677" w:author="Arthur Parmentier" w:date="2020-06-05T00:17:00Z">
        <w:r w:rsidRPr="007C437A">
          <w:t xml:space="preserve"> for </w:t>
        </w:r>
      </w:ins>
      <w:ins w:id="6678" w:author="Arthur Parmentier" w:date="2020-06-05T00:18:00Z">
        <w:r w:rsidRPr="007C437A">
          <w:t>deeper</w:t>
        </w:r>
      </w:ins>
      <w:ins w:id="6679" w:author="Arthur Parmentier" w:date="2020-06-05T00:17:00Z">
        <w:r w:rsidRPr="007C437A">
          <w:t xml:space="preserve"> stud</w:t>
        </w:r>
      </w:ins>
      <w:ins w:id="6680" w:author="Arthur Parmentier" w:date="2020-06-05T00:18:00Z">
        <w:r w:rsidRPr="007C437A">
          <w:t>ies</w:t>
        </w:r>
      </w:ins>
      <w:ins w:id="6681" w:author="Arthur Parmentier" w:date="2020-06-05T00:17:00Z">
        <w:r w:rsidRPr="007C437A">
          <w:t xml:space="preserve"> and</w:t>
        </w:r>
      </w:ins>
      <w:ins w:id="6682" w:author="Arthur Parmentier" w:date="2020-06-05T00:18:00Z">
        <w:r w:rsidRPr="007C437A">
          <w:t xml:space="preserve"> linguistic</w:t>
        </w:r>
      </w:ins>
      <w:ins w:id="6683" w:author="Arthur Parmentier" w:date="2020-06-05T00:17:00Z">
        <w:r w:rsidRPr="007C437A">
          <w:t xml:space="preserve"> modeling of SP grammar in its “regular” and “contextual” components</w:t>
        </w:r>
      </w:ins>
      <w:ins w:id="6684" w:author="Arthur Parmentier" w:date="2020-06-05T00:20:00Z">
        <w:r w:rsidR="00897AB2" w:rsidRPr="007C437A">
          <w:t>, a process which to my knowledge has not been done so far.</w:t>
        </w:r>
      </w:ins>
    </w:p>
    <w:p w:rsidR="00C97610" w:rsidRPr="007C437A" w:rsidDel="000F7B62" w:rsidRDefault="00C97610">
      <w:pPr>
        <w:pStyle w:val="Paragraphedeliste"/>
        <w:numPr>
          <w:ilvl w:val="0"/>
          <w:numId w:val="38"/>
        </w:numPr>
        <w:rPr>
          <w:del w:id="6685" w:author="Arthur Parmentier" w:date="2020-06-05T00:01:00Z"/>
          <w:rPrChange w:id="6686" w:author="Arthur Parmentier" w:date="2020-06-07T15:27:00Z">
            <w:rPr>
              <w:del w:id="6687" w:author="Arthur Parmentier" w:date="2020-06-05T00:01:00Z"/>
            </w:rPr>
          </w:rPrChange>
        </w:rPr>
        <w:pPrChange w:id="6688" w:author="Arthur Parmentier" w:date="2020-06-04T16:59:00Z">
          <w:pPr>
            <w:pStyle w:val="Titre2"/>
          </w:pPr>
        </w:pPrChange>
      </w:pPr>
      <w:bookmarkStart w:id="6689" w:name="_Toc42259029"/>
      <w:bookmarkStart w:id="6690" w:name="_Toc42259106"/>
      <w:bookmarkStart w:id="6691" w:name="_Toc42449785"/>
      <w:bookmarkStart w:id="6692" w:name="_Toc42449867"/>
      <w:bookmarkStart w:id="6693" w:name="_Toc42550053"/>
      <w:bookmarkStart w:id="6694" w:name="_Toc42550146"/>
      <w:bookmarkEnd w:id="6689"/>
      <w:bookmarkEnd w:id="6690"/>
      <w:bookmarkEnd w:id="6691"/>
      <w:bookmarkEnd w:id="6692"/>
      <w:bookmarkEnd w:id="6693"/>
      <w:bookmarkEnd w:id="6694"/>
    </w:p>
    <w:p w:rsidR="00F25194" w:rsidRPr="007C437A" w:rsidRDefault="00F25194">
      <w:pPr>
        <w:pStyle w:val="Titre3"/>
        <w:rPr>
          <w:ins w:id="6695" w:author="Arthur Parmentier" w:date="2020-06-05T00:33:00Z"/>
        </w:rPr>
      </w:pPr>
      <w:bookmarkStart w:id="6696" w:name="_Toc42550147"/>
      <w:r w:rsidRPr="007C437A">
        <w:t>Part 5: Orchestra simulation</w:t>
      </w:r>
      <w:bookmarkEnd w:id="6696"/>
    </w:p>
    <w:p w:rsidR="002453FD" w:rsidRPr="007C437A" w:rsidRDefault="002453FD" w:rsidP="002453FD">
      <w:pPr>
        <w:rPr>
          <w:ins w:id="6697" w:author="Arthur Parmentier" w:date="2020-06-05T00:37:00Z"/>
        </w:rPr>
      </w:pPr>
      <w:ins w:id="6698" w:author="Arthur Parmentier" w:date="2020-06-05T00:35:00Z">
        <w:r w:rsidRPr="007C437A">
          <w:t xml:space="preserve">From the OSC commands created by the </w:t>
        </w:r>
      </w:ins>
      <w:ins w:id="6699" w:author="Arthur Parmentier" w:date="2020-06-08T01:39:00Z">
        <w:r w:rsidR="00DE0C52">
          <w:t>automaton</w:t>
        </w:r>
      </w:ins>
      <w:ins w:id="6700" w:author="Arthur Parmentier" w:date="2020-06-05T00:35:00Z">
        <w:r w:rsidRPr="007C437A">
          <w:t xml:space="preserve">, there is an unlimited panel of </w:t>
        </w:r>
      </w:ins>
      <w:ins w:id="6701" w:author="Arthur Parmentier" w:date="2020-06-05T00:36:00Z">
        <w:r w:rsidRPr="007C437A">
          <w:t xml:space="preserve">tools and ways to create an orchestra. </w:t>
        </w:r>
      </w:ins>
    </w:p>
    <w:p w:rsidR="002453FD" w:rsidRPr="007C437A" w:rsidRDefault="00AC4940" w:rsidP="002453FD">
      <w:pPr>
        <w:pStyle w:val="Titre4"/>
        <w:rPr>
          <w:ins w:id="6702" w:author="Arthur Parmentier" w:date="2020-06-05T00:37:00Z"/>
        </w:rPr>
      </w:pPr>
      <w:ins w:id="6703" w:author="Arthur Parmentier" w:date="2020-06-05T12:55:00Z">
        <w:r w:rsidRPr="007C437A">
          <w:t xml:space="preserve">First try with </w:t>
        </w:r>
      </w:ins>
      <w:ins w:id="6704" w:author="Arthur Parmentier" w:date="2020-06-05T00:37:00Z">
        <w:r w:rsidR="002453FD" w:rsidRPr="007C437A">
          <w:t>Ableton Live</w:t>
        </w:r>
      </w:ins>
    </w:p>
    <w:p w:rsidR="002453FD" w:rsidRPr="007C437A" w:rsidRDefault="002453FD" w:rsidP="002453FD">
      <w:pPr>
        <w:rPr>
          <w:ins w:id="6705" w:author="Arthur Parmentier" w:date="2020-06-05T00:43:00Z"/>
        </w:rPr>
      </w:pPr>
      <w:ins w:id="6706" w:author="Arthur Parmentier" w:date="2020-06-05T00:36:00Z">
        <w:r w:rsidRPr="007C437A">
          <w:t xml:space="preserve">I originally started by building a connection with </w:t>
        </w:r>
      </w:ins>
      <w:ins w:id="6707" w:author="Arthur Parmentier" w:date="2020-06-05T00:40:00Z">
        <w:r w:rsidR="00233897" w:rsidRPr="007C437A">
          <w:t xml:space="preserve">the performance software </w:t>
        </w:r>
      </w:ins>
      <w:ins w:id="6708" w:author="Arthur Parmentier" w:date="2020-06-05T00:36:00Z">
        <w:r w:rsidRPr="007C437A">
          <w:t>Ableton Live</w:t>
        </w:r>
      </w:ins>
      <w:ins w:id="6709" w:author="Arthur Parmentier" w:date="2020-06-05T00:40:00Z">
        <w:r w:rsidR="00233897" w:rsidRPr="007C437A">
          <w:t xml:space="preserve"> because of its wide spread use in the community of live performing artists</w:t>
        </w:r>
      </w:ins>
      <w:ins w:id="6710" w:author="Arthur Parmentier" w:date="2020-06-05T00:41:00Z">
        <w:r w:rsidR="00233897" w:rsidRPr="007C437A">
          <w:t xml:space="preserve"> (DJs, live performers) and its useful features for li</w:t>
        </w:r>
      </w:ins>
      <w:ins w:id="6711" w:author="Arthur Parmentier" w:date="2020-06-05T00:42:00Z">
        <w:r w:rsidR="00233897" w:rsidRPr="007C437A">
          <w:t>ve music such as the use of scenes and or the launch of clips synchron</w:t>
        </w:r>
      </w:ins>
      <w:ins w:id="6712" w:author="Arthur Parmentier" w:date="2020-06-05T00:43:00Z">
        <w:r w:rsidR="00233897" w:rsidRPr="007C437A">
          <w:t>ized with a particular metric and tempo.</w:t>
        </w:r>
      </w:ins>
    </w:p>
    <w:p w:rsidR="00E93BAC" w:rsidRPr="007C437A" w:rsidRDefault="00E93BAC" w:rsidP="002453FD">
      <w:pPr>
        <w:rPr>
          <w:ins w:id="6713" w:author="Arthur Parmentier" w:date="2020-06-05T00:56:00Z"/>
        </w:rPr>
      </w:pPr>
      <w:ins w:id="6714" w:author="Arthur Parmentier" w:date="2020-06-05T00:44:00Z">
        <w:r w:rsidRPr="007C437A">
          <w:t>Just like many DAWs, Live can be hard to control externally and only offer a limi</w:t>
        </w:r>
      </w:ins>
      <w:ins w:id="6715" w:author="Arthur Parmentier" w:date="2020-06-05T00:45:00Z">
        <w:r w:rsidRPr="007C437A">
          <w:t>ted API to its internal mechanisms. Controlling Live externally typically requires scripting a se</w:t>
        </w:r>
      </w:ins>
      <w:ins w:id="6716" w:author="Arthur Parmentier" w:date="2020-06-05T00:46:00Z">
        <w:r w:rsidRPr="007C437A">
          <w:t>rver in python that must be installed manually. However, LiveOSC</w:t>
        </w:r>
      </w:ins>
      <w:ins w:id="6717" w:author="Arthur Parmentier" w:date="2020-06-05T00:48:00Z">
        <w:r w:rsidRPr="007C437A">
          <w:rPr>
            <w:rStyle w:val="Appelnotedebasdep"/>
          </w:rPr>
          <w:footnoteReference w:id="78"/>
        </w:r>
      </w:ins>
      <w:ins w:id="6722" w:author="Arthur Parmentier" w:date="2020-06-05T00:46:00Z">
        <w:r w:rsidRPr="007C437A">
          <w:t xml:space="preserve"> has been shared by the community to </w:t>
        </w:r>
      </w:ins>
      <w:ins w:id="6723" w:author="Arthur Parmentier" w:date="2020-06-05T00:47:00Z">
        <w:r w:rsidRPr="007C437A">
          <w:t>help in this process by creating</w:t>
        </w:r>
      </w:ins>
      <w:ins w:id="6724" w:author="Arthur Parmentier" w:date="2020-06-05T00:56:00Z">
        <w:r w:rsidR="00AD4CD1" w:rsidRPr="007C437A">
          <w:t xml:space="preserve"> server that listens to</w:t>
        </w:r>
      </w:ins>
      <w:ins w:id="6725" w:author="Arthur Parmentier" w:date="2020-06-05T00:47:00Z">
        <w:r w:rsidRPr="007C437A">
          <w:t xml:space="preserve"> OSC map</w:t>
        </w:r>
      </w:ins>
      <w:ins w:id="6726" w:author="Arthur Parmentier" w:date="2020-06-05T00:56:00Z">
        <w:r w:rsidR="00AD4CD1" w:rsidRPr="007C437A">
          <w:t xml:space="preserve"> it to</w:t>
        </w:r>
      </w:ins>
      <w:ins w:id="6727" w:author="Arthur Parmentier" w:date="2020-06-05T00:47:00Z">
        <w:r w:rsidRPr="007C437A">
          <w:t xml:space="preserve"> Live parameters</w:t>
        </w:r>
      </w:ins>
      <w:ins w:id="6728" w:author="Arthur Parmentier" w:date="2020-06-05T00:48:00Z">
        <w:r w:rsidRPr="007C437A">
          <w:t>.</w:t>
        </w:r>
      </w:ins>
    </w:p>
    <w:p w:rsidR="00AD4CD1" w:rsidRPr="007C437A" w:rsidRDefault="00AD4CD1" w:rsidP="002453FD">
      <w:pPr>
        <w:rPr>
          <w:ins w:id="6729" w:author="Arthur Parmentier" w:date="2020-06-05T01:07:00Z"/>
        </w:rPr>
      </w:pPr>
      <w:ins w:id="6730" w:author="Arthur Parmentier" w:date="2020-06-05T00:57:00Z">
        <w:r w:rsidRPr="007C437A">
          <w:t xml:space="preserve">In my </w:t>
        </w:r>
      </w:ins>
      <w:ins w:id="6731" w:author="Arthur Parmentier" w:date="2020-06-05T00:58:00Z">
        <w:r w:rsidRPr="007C437A">
          <w:rPr>
            <w:rPrChange w:id="6732" w:author="Arthur Parmentier" w:date="2020-06-07T15:27:00Z">
              <w:rPr/>
            </w:rPrChange>
          </w:rPr>
          <w:fldChar w:fldCharType="begin"/>
        </w:r>
        <w:r w:rsidRPr="007C437A">
          <w:instrText xml:space="preserve"> HYPERLINK "https://www.youtube.com/watch?v=OmPFMT9mgOs" </w:instrText>
        </w:r>
        <w:r w:rsidRPr="007C437A">
          <w:rPr>
            <w:rPrChange w:id="6733" w:author="Arthur Parmentier" w:date="2020-06-07T15:27:00Z">
              <w:rPr/>
            </w:rPrChange>
          </w:rPr>
          <w:fldChar w:fldCharType="separate"/>
        </w:r>
        <w:r w:rsidRPr="007C437A">
          <w:rPr>
            <w:rStyle w:val="Lienhypertexte"/>
          </w:rPr>
          <w:t>third demo video</w:t>
        </w:r>
        <w:r w:rsidRPr="007C437A">
          <w:rPr>
            <w:rPrChange w:id="6734" w:author="Arthur Parmentier" w:date="2020-06-07T15:27:00Z">
              <w:rPr/>
            </w:rPrChange>
          </w:rPr>
          <w:fldChar w:fldCharType="end"/>
        </w:r>
      </w:ins>
      <w:ins w:id="6735" w:author="Arthur Parmentier" w:date="2020-06-05T00:57:00Z">
        <w:r w:rsidRPr="007C437A">
          <w:t>, I showed how I could use custom gestures to launch and stop clips in Live</w:t>
        </w:r>
      </w:ins>
      <w:ins w:id="6736" w:author="Arthur Parmentier" w:date="2020-06-05T00:58:00Z">
        <w:r w:rsidRPr="007C437A">
          <w:t>, just like a simple DJ controller would.</w:t>
        </w:r>
      </w:ins>
      <w:ins w:id="6737" w:author="Arthur Parmentier" w:date="2020-06-05T01:00:00Z">
        <w:r w:rsidRPr="007C437A">
          <w:t xml:space="preserve"> It required only a little effort to convert the conventions I use in my </w:t>
        </w:r>
        <w:r w:rsidRPr="007C437A">
          <w:lastRenderedPageBreak/>
          <w:t>OSC</w:t>
        </w:r>
      </w:ins>
      <w:ins w:id="6738" w:author="Arthur Parmentier" w:date="2020-06-05T01:01:00Z">
        <w:r w:rsidRPr="007C437A">
          <w:t xml:space="preserve"> commands to match the LiveOSC format. </w:t>
        </w:r>
      </w:ins>
      <w:ins w:id="6739" w:author="Arthur Parmentier" w:date="2020-06-05T01:03:00Z">
        <w:r w:rsidRPr="007C437A">
          <w:t xml:space="preserve">By synchronizing </w:t>
        </w:r>
      </w:ins>
      <w:ins w:id="6740" w:author="Arthur Parmentier" w:date="2020-06-05T01:01:00Z">
        <w:r w:rsidRPr="007C437A">
          <w:t xml:space="preserve">all the clips </w:t>
        </w:r>
      </w:ins>
      <w:ins w:id="6741" w:author="Arthur Parmentier" w:date="2020-06-05T01:02:00Z">
        <w:r w:rsidRPr="007C437A">
          <w:t>at the same tempo and metric</w:t>
        </w:r>
      </w:ins>
      <w:ins w:id="6742" w:author="Arthur Parmentier" w:date="2020-06-05T01:01:00Z">
        <w:r w:rsidRPr="007C437A">
          <w:t xml:space="preserve">, </w:t>
        </w:r>
      </w:ins>
      <w:ins w:id="6743" w:author="Arthur Parmentier" w:date="2020-06-05T01:03:00Z">
        <w:r w:rsidRPr="007C437A">
          <w:t>Live allowed me to c</w:t>
        </w:r>
      </w:ins>
      <w:ins w:id="6744" w:author="Arthur Parmentier" w:date="2020-06-05T01:04:00Z">
        <w:r w:rsidRPr="007C437A">
          <w:t xml:space="preserve">reate a fun demo with very simple controls that </w:t>
        </w:r>
      </w:ins>
      <w:ins w:id="6745" w:author="Arthur Parmentier" w:date="2020-06-05T01:05:00Z">
        <w:r w:rsidRPr="007C437A">
          <w:t>“sounds good” and can easily be modified and customized by the users.</w:t>
        </w:r>
      </w:ins>
    </w:p>
    <w:p w:rsidR="00E13FD2" w:rsidRPr="007C437A" w:rsidRDefault="00A911BE" w:rsidP="002453FD">
      <w:pPr>
        <w:rPr>
          <w:ins w:id="6746" w:author="Arthur Parmentier" w:date="2020-06-05T12:54:00Z"/>
        </w:rPr>
      </w:pPr>
      <w:ins w:id="6747" w:author="Arthur Parmentier" w:date="2020-06-05T12:38:00Z">
        <w:r w:rsidRPr="007C437A">
          <w:t>However, t</w:t>
        </w:r>
      </w:ins>
      <w:ins w:id="6748" w:author="Arthur Parmentier" w:date="2020-06-05T01:07:00Z">
        <w:r w:rsidR="00E13FD2" w:rsidRPr="007C437A">
          <w:t>he integration of SP commands could not be pushed very far into Live without more complex scripting</w:t>
        </w:r>
      </w:ins>
      <w:ins w:id="6749" w:author="Arthur Parmentier" w:date="2020-06-05T01:08:00Z">
        <w:r w:rsidR="00E13FD2" w:rsidRPr="007C437A">
          <w:t xml:space="preserve"> by extending the LiveOSC API, or perhaps by using additional custom Max for Live scripts.</w:t>
        </w:r>
      </w:ins>
      <w:ins w:id="6750" w:author="Arthur Parmentier" w:date="2020-06-05T12:41:00Z">
        <w:r w:rsidRPr="007C437A">
          <w:t xml:space="preserve"> For instance, in Live like in many DAWs, it is not possible to change dynamically the tempo of single elements, as they are built around a single timeline whose tempo is usually shared by all </w:t>
        </w:r>
      </w:ins>
      <w:ins w:id="6751" w:author="Arthur Parmentier" w:date="2020-06-05T12:42:00Z">
        <w:r w:rsidRPr="007C437A">
          <w:t>clips.</w:t>
        </w:r>
      </w:ins>
      <w:ins w:id="6752" w:author="Arthur Parmentier" w:date="2020-06-05T01:11:00Z">
        <w:r w:rsidR="00E13FD2" w:rsidRPr="007C437A">
          <w:br/>
        </w:r>
      </w:ins>
      <w:ins w:id="6753" w:author="Arthur Parmentier" w:date="2020-06-05T01:10:00Z">
        <w:r w:rsidR="00E13FD2" w:rsidRPr="007C437A">
          <w:t xml:space="preserve">This is </w:t>
        </w:r>
      </w:ins>
      <w:ins w:id="6754" w:author="Arthur Parmentier" w:date="2020-06-05T12:42:00Z">
        <w:r w:rsidRPr="007C437A">
          <w:t xml:space="preserve">a very useful and ergonomic design choice for many use case but clearly is a limit to one of the most basic </w:t>
        </w:r>
      </w:ins>
      <w:ins w:id="6755" w:author="Arthur Parmentier" w:date="2020-06-05T12:43:00Z">
        <w:r w:rsidRPr="007C437A">
          <w:t>element of composition in SP</w:t>
        </w:r>
      </w:ins>
      <w:ins w:id="6756" w:author="Arthur Parmentier" w:date="2020-06-05T01:11:00Z">
        <w:r w:rsidR="00E13FD2" w:rsidRPr="007C437A">
          <w:t xml:space="preserve">. Some extended research showed me that </w:t>
        </w:r>
      </w:ins>
      <w:ins w:id="6757" w:author="Arthur Parmentier" w:date="2020-06-05T01:12:00Z">
        <w:r w:rsidR="00E13FD2" w:rsidRPr="007C437A">
          <w:t xml:space="preserve">there would be some workarounds change the tempo of a single clip of scene from within their </w:t>
        </w:r>
      </w:ins>
      <w:ins w:id="6758" w:author="Arthur Parmentier" w:date="2020-06-05T01:13:00Z">
        <w:r w:rsidR="00E13FD2" w:rsidRPr="007C437A">
          <w:t>naming</w:t>
        </w:r>
      </w:ins>
      <w:ins w:id="6759" w:author="Arthur Parmentier" w:date="2020-06-05T01:12:00Z">
        <w:r w:rsidR="00E13FD2" w:rsidRPr="007C437A">
          <w:t>, which would make it a better tool than other DAWs in which multiple tempos are</w:t>
        </w:r>
      </w:ins>
      <w:ins w:id="6760" w:author="Arthur Parmentier" w:date="2020-06-05T01:13:00Z">
        <w:r w:rsidR="00E13FD2" w:rsidRPr="007C437A">
          <w:t xml:space="preserve"> almost never found. But getting into those modifications in real time would </w:t>
        </w:r>
      </w:ins>
      <w:ins w:id="6761" w:author="Arthur Parmentier" w:date="2020-06-05T12:43:00Z">
        <w:r w:rsidRPr="007C437A">
          <w:t xml:space="preserve">require a very deep “hack” into Live that I could not afford </w:t>
        </w:r>
      </w:ins>
      <w:ins w:id="6762" w:author="Arthur Parmentier" w:date="2020-06-05T12:44:00Z">
        <w:r w:rsidRPr="007C437A">
          <w:t>spending time on in the frame of this project; also given that Live is a proprietary software that would maybe not be the most popular c</w:t>
        </w:r>
      </w:ins>
      <w:ins w:id="6763" w:author="Arthur Parmentier" w:date="2020-06-05T12:45:00Z">
        <w:r w:rsidRPr="007C437A">
          <w:t>hoice among the community of performers and Soundpainting that I target with my tool.</w:t>
        </w:r>
      </w:ins>
    </w:p>
    <w:p w:rsidR="00AC4940" w:rsidRPr="007C437A" w:rsidRDefault="00AC4940" w:rsidP="00AC4940">
      <w:pPr>
        <w:pStyle w:val="Titre4"/>
        <w:rPr>
          <w:ins w:id="6764" w:author="Arthur Parmentier" w:date="2020-06-05T12:54:00Z"/>
        </w:rPr>
      </w:pPr>
      <w:ins w:id="6765" w:author="Arthur Parmentier" w:date="2020-06-05T12:58:00Z">
        <w:r w:rsidRPr="007C437A">
          <w:t>The advantages of DAWs over Max</w:t>
        </w:r>
      </w:ins>
    </w:p>
    <w:p w:rsidR="00AC4940" w:rsidRPr="007C437A" w:rsidRDefault="00AC4940" w:rsidP="00AC4940">
      <w:pPr>
        <w:rPr>
          <w:ins w:id="6766" w:author="Arthur Parmentier" w:date="2020-06-05T13:41:00Z"/>
        </w:rPr>
      </w:pPr>
      <w:ins w:id="6767" w:author="Arthur Parmentier" w:date="2020-06-05T12:54:00Z">
        <w:r w:rsidRPr="007C437A">
          <w:t>While searching for altern</w:t>
        </w:r>
      </w:ins>
      <w:ins w:id="6768" w:author="Arthur Parmentier" w:date="2020-06-05T12:55:00Z">
        <w:r w:rsidRPr="007C437A">
          <w:t>atives to Ableton to implemen</w:t>
        </w:r>
      </w:ins>
      <w:ins w:id="6769" w:author="Arthur Parmentier" w:date="2020-06-05T12:57:00Z">
        <w:r w:rsidRPr="007C437A">
          <w:t>t the virtual orchestra</w:t>
        </w:r>
      </w:ins>
      <w:ins w:id="6770" w:author="Arthur Parmentier" w:date="2020-06-05T12:58:00Z">
        <w:r w:rsidRPr="007C437A">
          <w:t xml:space="preserve">, I realized that </w:t>
        </w:r>
      </w:ins>
      <w:ins w:id="6771" w:author="Arthur Parmentier" w:date="2020-06-05T12:59:00Z">
        <w:r w:rsidRPr="007C437A">
          <w:t>most DAWs d</w:t>
        </w:r>
      </w:ins>
      <w:ins w:id="6772" w:author="Arthur Parmentier" w:date="2020-06-05T13:40:00Z">
        <w:r w:rsidR="00B9593F" w:rsidRPr="007C437A">
          <w:t>o not have</w:t>
        </w:r>
      </w:ins>
      <w:ins w:id="6773" w:author="Arthur Parmentier" w:date="2020-06-05T12:59:00Z">
        <w:r w:rsidRPr="007C437A">
          <w:t xml:space="preserve"> the flexibility that would </w:t>
        </w:r>
      </w:ins>
      <w:ins w:id="6774" w:author="Arthur Parmentier" w:date="2020-06-05T13:40:00Z">
        <w:r w:rsidR="00943D75" w:rsidRPr="007C437A">
          <w:t>is</w:t>
        </w:r>
      </w:ins>
      <w:ins w:id="6775" w:author="Arthur Parmentier" w:date="2020-06-05T12:59:00Z">
        <w:r w:rsidRPr="007C437A">
          <w:t xml:space="preserve"> required for composing in real-time with SP gestures</w:t>
        </w:r>
      </w:ins>
      <w:ins w:id="6776" w:author="Arthur Parmentier" w:date="2020-06-05T13:41:00Z">
        <w:r w:rsidR="00943D75" w:rsidRPr="007C437A">
          <w:t>:</w:t>
        </w:r>
      </w:ins>
    </w:p>
    <w:p w:rsidR="00943D75" w:rsidRPr="007C437A" w:rsidRDefault="00943D75" w:rsidP="00943D75">
      <w:pPr>
        <w:pStyle w:val="Paragraphedeliste"/>
        <w:numPr>
          <w:ilvl w:val="0"/>
          <w:numId w:val="41"/>
        </w:numPr>
        <w:rPr>
          <w:ins w:id="6777" w:author="Arthur Parmentier" w:date="2020-06-05T13:41:00Z"/>
        </w:rPr>
      </w:pPr>
      <w:ins w:id="6778" w:author="Arthur Parmentier" w:date="2020-06-05T13:41:00Z">
        <w:r w:rsidRPr="007C437A">
          <w:t>Working at several tempos</w:t>
        </w:r>
      </w:ins>
    </w:p>
    <w:p w:rsidR="00943D75" w:rsidRPr="007C437A" w:rsidRDefault="00943D75" w:rsidP="00943D75">
      <w:pPr>
        <w:pStyle w:val="Paragraphedeliste"/>
        <w:numPr>
          <w:ilvl w:val="0"/>
          <w:numId w:val="41"/>
        </w:numPr>
        <w:rPr>
          <w:ins w:id="6779" w:author="Arthur Parmentier" w:date="2020-06-05T13:42:00Z"/>
        </w:rPr>
      </w:pPr>
      <w:ins w:id="6780" w:author="Arthur Parmentier" w:date="2020-06-05T13:42:00Z">
        <w:r w:rsidRPr="007C437A">
          <w:t>Looping things on the fly</w:t>
        </w:r>
      </w:ins>
    </w:p>
    <w:p w:rsidR="00943D75" w:rsidRPr="007C437A" w:rsidRDefault="00943D75" w:rsidP="00943D75">
      <w:pPr>
        <w:pStyle w:val="Paragraphedeliste"/>
        <w:numPr>
          <w:ilvl w:val="0"/>
          <w:numId w:val="41"/>
        </w:numPr>
        <w:rPr>
          <w:ins w:id="6781" w:author="Arthur Parmentier" w:date="2020-06-05T13:45:00Z"/>
        </w:rPr>
      </w:pPr>
      <w:ins w:id="6782" w:author="Arthur Parmentier" w:date="2020-06-05T13:44:00Z">
        <w:r w:rsidRPr="007C437A">
          <w:t>Working with continuous frequencies (in contrast with quantized pitches in the frequency domain) for glissandos</w:t>
        </w:r>
      </w:ins>
      <w:ins w:id="6783" w:author="Arthur Parmentier" w:date="2020-06-05T13:45:00Z">
        <w:r w:rsidRPr="007C437A">
          <w:t xml:space="preserve"> and pitch manipulation</w:t>
        </w:r>
      </w:ins>
    </w:p>
    <w:p w:rsidR="00943D75" w:rsidRPr="007C437A" w:rsidRDefault="00943D75" w:rsidP="00943D75">
      <w:pPr>
        <w:pStyle w:val="Paragraphedeliste"/>
        <w:numPr>
          <w:ilvl w:val="0"/>
          <w:numId w:val="41"/>
        </w:numPr>
        <w:rPr>
          <w:ins w:id="6784" w:author="Arthur Parmentier" w:date="2020-06-05T13:45:00Z"/>
        </w:rPr>
      </w:pPr>
      <w:ins w:id="6785" w:author="Arthur Parmentier" w:date="2020-06-05T13:45:00Z">
        <w:r w:rsidRPr="007C437A">
          <w:t>Extension to generative methods that rely and real-time analysis of musical elements</w:t>
        </w:r>
      </w:ins>
    </w:p>
    <w:p w:rsidR="00943D75" w:rsidRPr="007C437A" w:rsidRDefault="00943D75" w:rsidP="00943D75">
      <w:pPr>
        <w:pStyle w:val="Paragraphedeliste"/>
        <w:numPr>
          <w:ilvl w:val="0"/>
          <w:numId w:val="41"/>
        </w:numPr>
        <w:rPr>
          <w:ins w:id="6786" w:author="Arthur Parmentier" w:date="2020-06-05T13:45:00Z"/>
        </w:rPr>
      </w:pPr>
      <w:ins w:id="6787" w:author="Arthur Parmentier" w:date="2020-06-05T13:45:00Z">
        <w:r w:rsidRPr="007C437A">
          <w:t>…</w:t>
        </w:r>
      </w:ins>
    </w:p>
    <w:p w:rsidR="00943D75" w:rsidRPr="007C437A" w:rsidRDefault="00943D75" w:rsidP="00943D75">
      <w:pPr>
        <w:rPr>
          <w:ins w:id="6788" w:author="Arthur Parmentier" w:date="2020-06-05T13:47:00Z"/>
        </w:rPr>
      </w:pPr>
      <w:ins w:id="6789" w:author="Arthur Parmentier" w:date="2020-06-05T13:46:00Z">
        <w:r w:rsidRPr="007C437A">
          <w:t>For many of these elements, Max/MSP looks like a better choice than DAWs</w:t>
        </w:r>
      </w:ins>
      <w:ins w:id="6790" w:author="Arthur Parmentier" w:date="2020-06-05T13:47:00Z">
        <w:r w:rsidRPr="007C437A">
          <w:t xml:space="preserve"> because of its packages and objects dedicated to these features.</w:t>
        </w:r>
      </w:ins>
    </w:p>
    <w:p w:rsidR="00943D75" w:rsidRPr="007C437A" w:rsidRDefault="00943D75" w:rsidP="00943D75">
      <w:pPr>
        <w:rPr>
          <w:ins w:id="6791" w:author="Arthur Parmentier" w:date="2020-06-05T13:50:00Z"/>
        </w:rPr>
      </w:pPr>
      <w:ins w:id="6792" w:author="Arthur Parmentier" w:date="2020-06-05T13:47:00Z">
        <w:r w:rsidRPr="007C437A">
          <w:t xml:space="preserve">However, </w:t>
        </w:r>
      </w:ins>
      <w:ins w:id="6793" w:author="Arthur Parmentier" w:date="2020-06-05T13:50:00Z">
        <w:r w:rsidRPr="007C437A">
          <w:t xml:space="preserve">DAWs offer high-level and ergonomic features that are not </w:t>
        </w:r>
        <w:r w:rsidR="0054171C" w:rsidRPr="007C437A">
          <w:t>found into Max:</w:t>
        </w:r>
      </w:ins>
    </w:p>
    <w:p w:rsidR="0054171C" w:rsidRPr="007C437A" w:rsidRDefault="0054171C">
      <w:pPr>
        <w:pStyle w:val="Paragraphedeliste"/>
        <w:numPr>
          <w:ilvl w:val="0"/>
          <w:numId w:val="38"/>
        </w:numPr>
        <w:rPr>
          <w:ins w:id="6794" w:author="Arthur Parmentier" w:date="2020-06-05T01:14:00Z"/>
        </w:rPr>
        <w:pPrChange w:id="6795" w:author="Arthur Parmentier" w:date="2020-06-05T13:51:00Z">
          <w:pPr/>
        </w:pPrChange>
      </w:pPr>
      <w:ins w:id="6796" w:author="Arthur Parmentier" w:date="2020-06-05T13:51:00Z">
        <w:r w:rsidRPr="007C437A">
          <w:t>Midi roll editor</w:t>
        </w:r>
      </w:ins>
    </w:p>
    <w:p w:rsidR="00E13FD2" w:rsidRPr="007C437A" w:rsidRDefault="00E13FD2">
      <w:pPr>
        <w:rPr>
          <w:ins w:id="6797" w:author="Arthur Parmentier" w:date="2020-05-18T17:06:00Z"/>
          <w:rPrChange w:id="6798" w:author="Arthur Parmentier" w:date="2020-06-07T15:27:00Z">
            <w:rPr>
              <w:ins w:id="6799" w:author="Arthur Parmentier" w:date="2020-05-18T17:06:00Z"/>
            </w:rPr>
          </w:rPrChange>
        </w:rPr>
        <w:pPrChange w:id="6800" w:author="Arthur Parmentier" w:date="2020-06-05T00:37:00Z">
          <w:pPr>
            <w:pStyle w:val="Titre2"/>
          </w:pPr>
        </w:pPrChange>
      </w:pPr>
    </w:p>
    <w:p w:rsidR="005522F0" w:rsidRPr="007C437A" w:rsidRDefault="005522F0">
      <w:pPr>
        <w:pStyle w:val="Titre2"/>
        <w:rPr>
          <w:ins w:id="6801" w:author="Arthur Parmentier" w:date="2020-05-18T17:06:00Z"/>
        </w:rPr>
      </w:pPr>
      <w:bookmarkStart w:id="6802" w:name="_Toc42550148"/>
      <w:ins w:id="6803" w:author="Arthur Parmentier" w:date="2020-05-18T17:06:00Z">
        <w:r w:rsidRPr="007C437A">
          <w:t>Performance</w:t>
        </w:r>
      </w:ins>
      <w:ins w:id="6804" w:author="Arthur Parmentier" w:date="2020-05-22T20:36:00Z">
        <w:r w:rsidR="001F0E95" w:rsidRPr="007C437A">
          <w:t xml:space="preserve"> aspects</w:t>
        </w:r>
      </w:ins>
      <w:bookmarkEnd w:id="6802"/>
    </w:p>
    <w:p w:rsidR="005522F0" w:rsidRPr="007C437A" w:rsidRDefault="005522F0" w:rsidP="005522F0">
      <w:pPr>
        <w:pStyle w:val="Titre3"/>
        <w:rPr>
          <w:ins w:id="6805" w:author="Arthur Parmentier" w:date="2020-05-18T17:07:00Z"/>
        </w:rPr>
      </w:pPr>
      <w:bookmarkStart w:id="6806" w:name="_Toc42550149"/>
      <w:ins w:id="6807" w:author="Arthur Parmentier" w:date="2020-05-18T17:06:00Z">
        <w:r w:rsidRPr="007C437A">
          <w:t xml:space="preserve">PoseNet and </w:t>
        </w:r>
      </w:ins>
      <w:ins w:id="6808" w:author="Arthur Parmentier" w:date="2020-05-22T12:18:00Z">
        <w:r w:rsidR="00E9747D" w:rsidRPr="007C437A">
          <w:t>Wekinator</w:t>
        </w:r>
      </w:ins>
      <w:ins w:id="6809" w:author="Arthur Parmentier" w:date="2020-05-18T17:06:00Z">
        <w:r w:rsidRPr="007C437A">
          <w:t xml:space="preserve"> settings</w:t>
        </w:r>
      </w:ins>
      <w:bookmarkEnd w:id="6806"/>
    </w:p>
    <w:p w:rsidR="002A1FE9" w:rsidRPr="007C437A" w:rsidRDefault="002A1FE9" w:rsidP="005522F0">
      <w:pPr>
        <w:rPr>
          <w:ins w:id="6810" w:author="Arthur Parmentier" w:date="2020-05-22T20:36:00Z"/>
        </w:rPr>
      </w:pPr>
      <w:ins w:id="6811" w:author="Arthur Parmentier" w:date="2020-05-22T20:36:00Z">
        <w:r w:rsidRPr="007C437A">
          <w:t>As mentioned previously</w:t>
        </w:r>
      </w:ins>
      <w:ins w:id="6812" w:author="Arthur Parmentier" w:date="2020-05-22T23:32:00Z">
        <w:r w:rsidR="00A37563" w:rsidRPr="007C437A">
          <w:t>, PoseNet as different parameters that influence its performances.</w:t>
        </w:r>
      </w:ins>
      <w:ins w:id="6813" w:author="Arthur Parmentier" w:date="2020-05-22T23:33:00Z">
        <w:r w:rsidR="00A37563" w:rsidRPr="007C437A">
          <w:t xml:space="preserve"> It is however not obvious where lies the best compromise between accuracy and the</w:t>
        </w:r>
      </w:ins>
      <w:ins w:id="6814" w:author="Arthur Parmentier" w:date="2020-05-22T23:34:00Z">
        <w:r w:rsidR="00A37563" w:rsidRPr="007C437A">
          <w:t xml:space="preserve"> number of poses processed by seconds (FPS).</w:t>
        </w:r>
      </w:ins>
      <w:ins w:id="6815" w:author="Arthur Parmentier" w:date="2020-05-22T23:40:00Z">
        <w:r w:rsidR="009940BE" w:rsidRPr="007C437A">
          <w:t xml:space="preserve"> Let’s take a look </w:t>
        </w:r>
      </w:ins>
      <w:ins w:id="6816" w:author="Arthur Parmentier" w:date="2020-05-22T23:41:00Z">
        <w:r w:rsidR="009940BE" w:rsidRPr="007C437A">
          <w:t xml:space="preserve">at how Wekinator processes its input to </w:t>
        </w:r>
      </w:ins>
      <w:ins w:id="6817" w:author="Arthur Parmentier" w:date="2020-05-22T23:42:00Z">
        <w:r w:rsidR="008542B7" w:rsidRPr="007C437A">
          <w:t>identify</w:t>
        </w:r>
        <w:r w:rsidR="00185944" w:rsidRPr="007C437A">
          <w:t xml:space="preserve"> the best settings for PoseNet.</w:t>
        </w:r>
      </w:ins>
    </w:p>
    <w:p w:rsidR="005522F0" w:rsidRPr="007C437A" w:rsidRDefault="005522F0" w:rsidP="005522F0">
      <w:pPr>
        <w:rPr>
          <w:ins w:id="6818" w:author="Arthur Parmentier" w:date="2020-05-20T19:53:00Z"/>
        </w:rPr>
      </w:pPr>
      <w:ins w:id="6819" w:author="Arthur Parmentier" w:date="2020-05-18T17:07:00Z">
        <w:r w:rsidRPr="007C437A">
          <w:lastRenderedPageBreak/>
          <w:t>We know that</w:t>
        </w:r>
      </w:ins>
      <w:ins w:id="6820" w:author="Arthur Parmentier" w:date="2020-05-22T20:15:00Z">
        <w:r w:rsidR="00FF217B" w:rsidRPr="007C437A">
          <w:t xml:space="preserve"> by default,</w:t>
        </w:r>
      </w:ins>
      <w:ins w:id="6821" w:author="Arthur Parmentier" w:date="2020-05-18T17:07:00Z">
        <w:r w:rsidRPr="007C437A">
          <w:t xml:space="preserve"> </w:t>
        </w:r>
      </w:ins>
      <w:ins w:id="6822" w:author="Arthur Parmentier" w:date="2020-05-22T12:18:00Z">
        <w:r w:rsidR="00E9747D" w:rsidRPr="007C437A">
          <w:t>Wekinator</w:t>
        </w:r>
      </w:ins>
      <w:ins w:id="6823" w:author="Arthur Parmentier" w:date="2020-05-22T20:15:00Z">
        <w:r w:rsidR="00FF217B" w:rsidRPr="007C437A">
          <w:t>’s DTW</w:t>
        </w:r>
      </w:ins>
      <w:ins w:id="6824" w:author="Arthur Parmentier" w:date="2020-05-18T17:07:00Z">
        <w:r w:rsidRPr="007C437A">
          <w:t xml:space="preserve"> is downsampling </w:t>
        </w:r>
      </w:ins>
      <w:ins w:id="6825" w:author="Arthur Parmentier" w:date="2020-05-22T20:15:00Z">
        <w:r w:rsidR="00FF217B" w:rsidRPr="007C437A">
          <w:t>the data rate</w:t>
        </w:r>
      </w:ins>
      <w:ins w:id="6826" w:author="Arthur Parmentier" w:date="2020-05-18T17:07:00Z">
        <w:r w:rsidRPr="007C437A">
          <w:t xml:space="preserve"> to improve the DTW speed, such that the best compromise in performance and accuracy is to keep the number of FPS just below what </w:t>
        </w:r>
      </w:ins>
      <w:ins w:id="6827" w:author="Arthur Parmentier" w:date="2020-05-22T12:18:00Z">
        <w:r w:rsidR="00E9747D" w:rsidRPr="007C437A">
          <w:t>Wekinator</w:t>
        </w:r>
      </w:ins>
      <w:ins w:id="6828" w:author="Arthur Parmentier" w:date="2020-05-18T17:07:00Z">
        <w:r w:rsidRPr="007C437A">
          <w:t xml:space="preserve"> can handle without downsampling for a sequence of 2 seconds</w:t>
        </w:r>
        <w:r w:rsidRPr="007C437A">
          <w:rPr>
            <w:rStyle w:val="Appelnotedebasdep"/>
          </w:rPr>
          <w:footnoteReference w:id="79"/>
        </w:r>
        <w:r w:rsidRPr="007C437A">
          <w:t xml:space="preserve">. With </w:t>
        </w:r>
      </w:ins>
      <w:ins w:id="6834" w:author="Arthur Parmentier" w:date="2020-05-22T12:18:00Z">
        <w:r w:rsidR="00E9747D" w:rsidRPr="007C437A">
          <w:t>Wekinator</w:t>
        </w:r>
      </w:ins>
      <w:ins w:id="6835" w:author="Arthur Parmentier" w:date="2020-05-18T17:07:00Z">
        <w:r w:rsidRPr="007C437A">
          <w:t>’s default settings (max sequence size = 10), the ideal number of FPS is 5</w:t>
        </w:r>
        <w:r w:rsidRPr="007C437A">
          <w:rPr>
            <w:rStyle w:val="Appelnotedebasdep"/>
          </w:rPr>
          <w:footnoteReference w:id="80"/>
        </w:r>
        <w:r w:rsidRPr="007C437A">
          <w:t xml:space="preserve">. On a fast computer, it would be worth to change </w:t>
        </w:r>
      </w:ins>
      <w:ins w:id="6838" w:author="Arthur Parmentier" w:date="2020-05-22T12:18:00Z">
        <w:r w:rsidR="00E9747D" w:rsidRPr="007C437A">
          <w:t>Wekinator</w:t>
        </w:r>
      </w:ins>
      <w:ins w:id="6839" w:author="Arthur Parmentier" w:date="2020-05-18T17:07:00Z">
        <w:r w:rsidRPr="007C437A">
          <w:t>’s default max sequence length to 20-</w:t>
        </w:r>
      </w:ins>
      <w:ins w:id="6840" w:author="Arthur Parmentier" w:date="2020-05-22T23:42:00Z">
        <w:r w:rsidR="009940BE" w:rsidRPr="007C437A">
          <w:t>4</w:t>
        </w:r>
      </w:ins>
      <w:ins w:id="6841" w:author="Arthur Parmentier" w:date="2020-05-18T17:07:00Z">
        <w:r w:rsidRPr="007C437A">
          <w:t>0 and run with around 10-</w:t>
        </w:r>
      </w:ins>
      <w:ins w:id="6842" w:author="Arthur Parmentier" w:date="2020-05-22T23:42:00Z">
        <w:r w:rsidR="009940BE" w:rsidRPr="007C437A">
          <w:t>20</w:t>
        </w:r>
      </w:ins>
      <w:ins w:id="6843" w:author="Arthur Parmentier" w:date="2020-05-18T17:07:00Z">
        <w:r w:rsidRPr="007C437A">
          <w:t xml:space="preserve"> FPS, which have proven to be more than enough for SP recognition or disable downsampling.</w:t>
        </w:r>
      </w:ins>
    </w:p>
    <w:p w:rsidR="00F02080" w:rsidRPr="007C437A" w:rsidRDefault="00DF2E6B" w:rsidP="005522F0">
      <w:pPr>
        <w:rPr>
          <w:ins w:id="6844" w:author="Arthur Parmentier" w:date="2020-05-22T23:50:00Z"/>
        </w:rPr>
      </w:pPr>
      <w:ins w:id="6845" w:author="Arthur Parmentier" w:date="2020-05-22T23:43:00Z">
        <w:r w:rsidRPr="007C437A">
          <w:t>An</w:t>
        </w:r>
      </w:ins>
      <w:ins w:id="6846" w:author="Arthur Parmentier" w:date="2020-05-22T23:44:00Z">
        <w:r w:rsidRPr="007C437A">
          <w:t xml:space="preserve">other question that would yet still need to be addressed is whether using very different rates for PoseNet among the </w:t>
        </w:r>
      </w:ins>
      <w:ins w:id="6847" w:author="Arthur Parmentier" w:date="2020-05-22T23:45:00Z">
        <w:r w:rsidRPr="007C437A">
          <w:t xml:space="preserve">training </w:t>
        </w:r>
      </w:ins>
      <w:ins w:id="6848" w:author="Arthur Parmentier" w:date="2020-05-22T23:44:00Z">
        <w:r w:rsidRPr="007C437A">
          <w:t>dataset or between the training data</w:t>
        </w:r>
      </w:ins>
      <w:ins w:id="6849" w:author="Arthur Parmentier" w:date="2020-05-22T23:45:00Z">
        <w:r w:rsidRPr="007C437A">
          <w:t>set</w:t>
        </w:r>
      </w:ins>
      <w:ins w:id="6850" w:author="Arthur Parmentier" w:date="2020-05-22T23:44:00Z">
        <w:r w:rsidRPr="007C437A">
          <w:t xml:space="preserve"> and rea</w:t>
        </w:r>
      </w:ins>
      <w:ins w:id="6851" w:author="Arthur Parmentier" w:date="2020-05-22T23:45:00Z">
        <w:r w:rsidRPr="007C437A">
          <w:t>l-time data would badly affect the performances of Wekinator DTW or not. Al</w:t>
        </w:r>
      </w:ins>
      <w:ins w:id="6852" w:author="Arthur Parmentier" w:date="2020-05-22T23:46:00Z">
        <w:r w:rsidRPr="007C437A">
          <w:t>though DTW warps the sequence and should be able to match two sequences with a different data rate, they are still constraints on how</w:t>
        </w:r>
      </w:ins>
      <w:ins w:id="6853" w:author="Arthur Parmentier" w:date="2020-05-22T23:47:00Z">
        <w:r w:rsidRPr="007C437A">
          <w:t xml:space="preserve"> far the algorithm looks forward in time to find a point that may match a s</w:t>
        </w:r>
      </w:ins>
      <w:ins w:id="6854" w:author="Arthur Parmentier" w:date="2020-05-22T23:48:00Z">
        <w:r w:rsidRPr="007C437A">
          <w:t>equence in the training set and possibly on how much the sequence can be warped. These remarks are only speculative at the moment</w:t>
        </w:r>
      </w:ins>
      <w:ins w:id="6855" w:author="Arthur Parmentier" w:date="2020-05-22T23:49:00Z">
        <w:r w:rsidRPr="007C437A">
          <w:t xml:space="preserve"> and are simply left here to warn the user and programmer about the possible limits of the FastDTW and its implementation in Wekinator that takes compromises in order to be fast enough for real-time </w:t>
        </w:r>
      </w:ins>
      <w:ins w:id="6856" w:author="Arthur Parmentier" w:date="2020-05-22T23:50:00Z">
        <w:r w:rsidRPr="007C437A">
          <w:t>applications.</w:t>
        </w:r>
      </w:ins>
    </w:p>
    <w:p w:rsidR="00DF2E6B" w:rsidRPr="007C437A" w:rsidRDefault="00DF2E6B" w:rsidP="005522F0">
      <w:pPr>
        <w:rPr>
          <w:ins w:id="6857" w:author="Arthur Parmentier" w:date="2020-05-20T19:53:00Z"/>
        </w:rPr>
      </w:pPr>
      <w:ins w:id="6858" w:author="Arthur Parmentier" w:date="2020-05-22T23:50:00Z">
        <w:r w:rsidRPr="007C437A">
          <w:t xml:space="preserve">It is also to be tested how does the performance of Wekinator changes with the </w:t>
        </w:r>
      </w:ins>
      <w:ins w:id="6859" w:author="Arthur Parmentier" w:date="2020-05-22T23:51:00Z">
        <w:r w:rsidRPr="007C437A">
          <w:t>number</w:t>
        </w:r>
      </w:ins>
      <w:ins w:id="6860" w:author="Arthur Parmentier" w:date="2020-05-22T23:50:00Z">
        <w:r w:rsidRPr="007C437A">
          <w:t xml:space="preserve"> of signs to be recognized. In the scope of this project, no more than </w:t>
        </w:r>
      </w:ins>
      <w:ins w:id="6861" w:author="Arthur Parmentier" w:date="2020-05-22T23:51:00Z">
        <w:r w:rsidRPr="007C437A">
          <w:t xml:space="preserve">dozens of signs were tested but it is possible and likely that its performance (accuracy but </w:t>
        </w:r>
      </w:ins>
      <w:ins w:id="6862" w:author="Arthur Parmentier" w:date="2020-05-22T23:52:00Z">
        <w:r w:rsidRPr="007C437A">
          <w:t>also speed)</w:t>
        </w:r>
      </w:ins>
      <w:ins w:id="6863" w:author="Arthur Parmentier" w:date="2020-05-22T23:51:00Z">
        <w:r w:rsidRPr="007C437A">
          <w:t xml:space="preserve"> drops with the increas</w:t>
        </w:r>
      </w:ins>
      <w:ins w:id="6864" w:author="Arthur Parmentier" w:date="2020-05-22T23:52:00Z">
        <w:r w:rsidRPr="007C437A">
          <w:t xml:space="preserve">e of the number of signs. These points should be investigated for future improvements of the tools, especially for working </w:t>
        </w:r>
      </w:ins>
      <w:ins w:id="6865" w:author="Arthur Parmentier" w:date="2020-05-22T23:53:00Z">
        <w:r w:rsidRPr="007C437A">
          <w:t>with bigger sets of signs.</w:t>
        </w:r>
      </w:ins>
    </w:p>
    <w:p w:rsidR="00F02080" w:rsidRPr="007C437A" w:rsidRDefault="00F02080" w:rsidP="005522F0">
      <w:pPr>
        <w:rPr>
          <w:ins w:id="6866" w:author="Arthur Parmentier" w:date="2020-05-20T19:53:00Z"/>
        </w:rPr>
      </w:pPr>
    </w:p>
    <w:p w:rsidR="00F02080" w:rsidRPr="007C437A" w:rsidRDefault="00F02080" w:rsidP="005522F0">
      <w:pPr>
        <w:rPr>
          <w:ins w:id="6867" w:author="Arthur Parmentier" w:date="2020-05-20T19:53:00Z"/>
        </w:rPr>
      </w:pPr>
    </w:p>
    <w:p w:rsidR="00F02080" w:rsidRPr="007C437A" w:rsidRDefault="00F02080" w:rsidP="005522F0">
      <w:pPr>
        <w:rPr>
          <w:ins w:id="6868" w:author="Arthur Parmentier" w:date="2020-05-20T19:53:00Z"/>
        </w:rPr>
      </w:pPr>
    </w:p>
    <w:p w:rsidR="00F02080" w:rsidRPr="007C437A" w:rsidRDefault="00F02080" w:rsidP="00F02080">
      <w:pPr>
        <w:rPr>
          <w:ins w:id="6869" w:author="Arthur Parmentier" w:date="2020-05-20T19:53:00Z"/>
        </w:rPr>
      </w:pPr>
      <w:ins w:id="6870" w:author="Arthur Parmentier" w:date="2020-05-20T19:53:00Z">
        <w:r w:rsidRPr="007C437A">
          <w:t>The qualitative improvement of the translation- &amp; rotation-invariant transformation was also observed during the initial tests with those 8 features by moving in space and taking slightly different orientations to the camera. However, the improvement given by the normalization of the body joints with respect to body dimensions is still to be tested with more users.</w:t>
        </w:r>
      </w:ins>
    </w:p>
    <w:p w:rsidR="00F02080" w:rsidRPr="007C437A" w:rsidRDefault="00EC0CDA">
      <w:pPr>
        <w:pStyle w:val="Titre3"/>
        <w:rPr>
          <w:ins w:id="6871" w:author="Arthur Parmentier" w:date="2020-05-18T17:07:00Z"/>
          <w:rPrChange w:id="6872" w:author="Arthur Parmentier" w:date="2020-06-07T15:27:00Z">
            <w:rPr>
              <w:ins w:id="6873" w:author="Arthur Parmentier" w:date="2020-05-18T17:07:00Z"/>
            </w:rPr>
          </w:rPrChange>
        </w:rPr>
        <w:pPrChange w:id="6874" w:author="Arthur Parmentier" w:date="2020-05-22T08:25:00Z">
          <w:pPr/>
        </w:pPrChange>
      </w:pPr>
      <w:bookmarkStart w:id="6875" w:name="_Toc42550150"/>
      <w:ins w:id="6876" w:author="Arthur Parmentier" w:date="2020-05-22T08:25:00Z">
        <w:r w:rsidRPr="007C437A">
          <w:rPr>
            <w:rPrChange w:id="6877" w:author="Arthur Parmentier" w:date="2020-06-07T15:27:00Z">
              <w:rPr/>
            </w:rPrChange>
          </w:rPr>
          <w:t>Threading</w:t>
        </w:r>
      </w:ins>
      <w:bookmarkEnd w:id="6875"/>
    </w:p>
    <w:p w:rsidR="005522F0" w:rsidRPr="007C437A" w:rsidRDefault="005522F0">
      <w:pPr>
        <w:rPr>
          <w:rPrChange w:id="6878" w:author="Arthur Parmentier" w:date="2020-06-07T15:27:00Z">
            <w:rPr/>
          </w:rPrChange>
        </w:rPr>
        <w:pPrChange w:id="6879" w:author="Arthur Parmentier" w:date="2020-05-18T17:07:00Z">
          <w:pPr>
            <w:pStyle w:val="Titre2"/>
          </w:pPr>
        </w:pPrChange>
      </w:pPr>
    </w:p>
    <w:p w:rsidR="00F25194" w:rsidRPr="007C437A" w:rsidRDefault="00F25194">
      <w:pPr>
        <w:pStyle w:val="Titre2"/>
      </w:pPr>
      <w:del w:id="6880" w:author="Arthur Parmentier" w:date="2020-05-14T15:55:00Z">
        <w:r w:rsidRPr="007C437A" w:rsidDel="008E4BF0">
          <w:lastRenderedPageBreak/>
          <w:delText xml:space="preserve">Part 6: </w:delText>
        </w:r>
      </w:del>
      <w:bookmarkStart w:id="6881" w:name="_Toc42550151"/>
      <w:r w:rsidRPr="007C437A">
        <w:t>Learning</w:t>
      </w:r>
      <w:ins w:id="6882" w:author="Arthur Parmentier" w:date="2020-05-14T15:55:00Z">
        <w:r w:rsidR="008E4BF0" w:rsidRPr="007C437A">
          <w:t xml:space="preserve"> in SP and numerical tool</w:t>
        </w:r>
      </w:ins>
      <w:bookmarkEnd w:id="6881"/>
      <w:del w:id="6883" w:author="Arthur Parmentier" w:date="2020-05-14T15:55:00Z">
        <w:r w:rsidRPr="007C437A" w:rsidDel="008E4BF0">
          <w:delText xml:space="preserve"> mechanism (?)</w:delText>
        </w:r>
      </w:del>
    </w:p>
    <w:p w:rsidR="00604767" w:rsidRPr="007C437A" w:rsidRDefault="00604767">
      <w:pPr>
        <w:pStyle w:val="Titre2"/>
        <w:rPr>
          <w:rPrChange w:id="6884" w:author="Arthur Parmentier" w:date="2020-06-07T15:27:00Z">
            <w:rPr/>
          </w:rPrChange>
        </w:rPr>
        <w:pPrChange w:id="6885" w:author="Arthur Parmentier" w:date="2020-06-07T21:11:00Z">
          <w:pPr>
            <w:pStyle w:val="Titre1"/>
          </w:pPr>
        </w:pPrChange>
      </w:pPr>
      <w:bookmarkStart w:id="6886" w:name="_Toc42550152"/>
      <w:r w:rsidRPr="007C437A">
        <w:rPr>
          <w:rPrChange w:id="6887" w:author="Arthur Parmentier" w:date="2020-06-07T15:27:00Z">
            <w:rPr/>
          </w:rPrChange>
        </w:rPr>
        <w:t>Potential &amp; future of the tool</w:t>
      </w:r>
      <w:bookmarkEnd w:id="6886"/>
    </w:p>
    <w:p w:rsidR="00F7581A" w:rsidRPr="007C437A" w:rsidRDefault="007938BA" w:rsidP="00F7581A">
      <w:pPr>
        <w:pStyle w:val="Titre3"/>
        <w:rPr>
          <w:ins w:id="6888" w:author="Arthur Parmentier" w:date="2020-05-21T17:03:00Z"/>
        </w:rPr>
      </w:pPr>
      <w:bookmarkStart w:id="6889" w:name="_Toc42550153"/>
      <w:ins w:id="6890" w:author="Arthur Parmentier" w:date="2020-05-21T17:03:00Z">
        <w:r w:rsidRPr="007C437A">
          <w:t>Emotion recognition</w:t>
        </w:r>
        <w:bookmarkEnd w:id="6889"/>
      </w:ins>
    </w:p>
    <w:p w:rsidR="007938BA" w:rsidRPr="007C437A" w:rsidRDefault="007938BA">
      <w:pPr>
        <w:pStyle w:val="Titre4"/>
        <w:rPr>
          <w:ins w:id="6891" w:author="Arthur Parmentier" w:date="2020-05-21T17:01:00Z"/>
          <w:rPrChange w:id="6892" w:author="Arthur Parmentier" w:date="2020-06-07T15:27:00Z">
            <w:rPr>
              <w:ins w:id="6893" w:author="Arthur Parmentier" w:date="2020-05-21T17:01:00Z"/>
            </w:rPr>
          </w:rPrChange>
        </w:rPr>
        <w:pPrChange w:id="6894" w:author="Arthur Parmentier" w:date="2020-05-21T17:03:00Z">
          <w:pPr>
            <w:pStyle w:val="Titre6"/>
          </w:pPr>
        </w:pPrChange>
      </w:pPr>
      <w:ins w:id="6895" w:author="Arthur Parmentier" w:date="2020-05-21T17:03:00Z">
        <w:r w:rsidRPr="007C437A">
          <w:rPr>
            <w:rPrChange w:id="6896" w:author="Arthur Parmentier" w:date="2020-06-07T15:27:00Z">
              <w:rPr>
                <w:b w:val="0"/>
              </w:rPr>
            </w:rPrChange>
          </w:rPr>
          <w:t xml:space="preserve">From PoseNet to building features for </w:t>
        </w:r>
      </w:ins>
      <w:ins w:id="6897" w:author="Arthur Parmentier" w:date="2020-05-21T17:04:00Z">
        <w:r w:rsidRPr="007C437A">
          <w:rPr>
            <w:rPrChange w:id="6898" w:author="Arthur Parmentier" w:date="2020-06-07T15:27:00Z">
              <w:rPr>
                <w:b w:val="0"/>
              </w:rPr>
            </w:rPrChange>
          </w:rPr>
          <w:t>recognizing emotions</w:t>
        </w:r>
      </w:ins>
      <w:ins w:id="6899" w:author="Arthur Parmentier" w:date="2020-05-21T17:17:00Z">
        <w:r w:rsidR="00E61559" w:rsidRPr="007C437A">
          <w:rPr>
            <w:rPrChange w:id="6900" w:author="Arthur Parmentier" w:date="2020-06-07T15:27:00Z">
              <w:rPr>
                <w:b w:val="0"/>
              </w:rPr>
            </w:rPrChange>
          </w:rPr>
          <w:t xml:space="preserve"> in body gestures</w:t>
        </w:r>
      </w:ins>
    </w:p>
    <w:p w:rsidR="00F7581A" w:rsidRPr="007C437A" w:rsidRDefault="00F7581A" w:rsidP="00F7581A">
      <w:pPr>
        <w:rPr>
          <w:ins w:id="6901" w:author="Arthur Parmentier" w:date="2020-05-21T17:01:00Z"/>
        </w:rPr>
      </w:pPr>
      <w:ins w:id="6902" w:author="Arthur Parmentier" w:date="2020-05-21T17:01:00Z">
        <w:r w:rsidRPr="007C437A">
          <w:t>Although we discussed the choice of meaningful features for recognizing SP signs within the default SP mode, I would like to discuss the motion descriptors library for Max/MSP “Modosc”</w:t>
        </w:r>
        <w:r w:rsidRPr="007C437A">
          <w:rPr>
            <w:rStyle w:val="Appelnotedebasdep"/>
          </w:rPr>
          <w:footnoteReference w:id="81"/>
        </w:r>
        <w:r w:rsidRPr="007C437A">
          <w:t xml:space="preserve"> and its potential use in other SP modes.</w:t>
        </w:r>
      </w:ins>
    </w:p>
    <w:p w:rsidR="00F7581A" w:rsidRPr="007C437A" w:rsidRDefault="00F7581A" w:rsidP="00F7581A">
      <w:pPr>
        <w:rPr>
          <w:ins w:id="6911" w:author="Arthur Parmentier" w:date="2020-05-21T17:01:00Z"/>
        </w:rPr>
      </w:pPr>
      <w:ins w:id="6912" w:author="Arthur Parmentier" w:date="2020-05-21T17:01:00Z">
        <w:r w:rsidRPr="007C437A">
          <w:t>Let’s look at the SP mode “shapeline”. In this mode, all gestures and signs made by the soundpainter (except the “exit” sign of the mode) are interpreted in a figurative way by the performers, i.e. in an iconic or suggestive way rather than in a symbolic way. For instance, the soundpainter could use his facial expressions to convey emotional content or imitate the throwing of a virtual ball in the space and let the performers interpret (abstractly and freely) the dynamics of the scene.</w:t>
        </w:r>
        <w:r w:rsidRPr="007C437A">
          <w:br/>
          <w:t>Interpretation in such a mode, as we have seen previously, involves particular cultural knowledges as well as knowledges about emotions, facial expressions… whether they are cultural or not.</w:t>
        </w:r>
      </w:ins>
    </w:p>
    <w:p w:rsidR="00F7581A" w:rsidRPr="007C437A" w:rsidRDefault="00F7581A" w:rsidP="00F7581A">
      <w:pPr>
        <w:rPr>
          <w:ins w:id="6913" w:author="Arthur Parmentier" w:date="2020-05-21T17:01:00Z"/>
        </w:rPr>
      </w:pPr>
      <w:ins w:id="6914" w:author="Arthur Parmentier" w:date="2020-05-21T17:01:00Z">
        <w:r w:rsidRPr="007C437A">
          <w:t>The EyesWeb project</w:t>
        </w:r>
        <w:r w:rsidRPr="007C437A">
          <w:rPr>
            <w:rStyle w:val="Appelnotedebasdep"/>
          </w:rPr>
          <w:footnoteReference w:id="82"/>
        </w:r>
        <w:r w:rsidRPr="007C437A">
          <w:t xml:space="preserve"> proposes several “expressive cues” for analyzing body movement and gestures in relation with their emotional content and creating models of interaction between gestures and musical languages, in analogy to what the mode “shapeline” offers in SP. Some of these cues are features such as the contraction index, fluidity, curvature of a movement, jerk (first derivative of the acceleration), symmetry with respect to different points of the body, directivity etc.</w:t>
        </w:r>
        <w:r w:rsidRPr="007C437A">
          <w:br/>
          <w:t>Although the authors of the this system are not directly demonstrating that these are the features the cognitive system uses for triggering emotions</w:t>
        </w:r>
        <w:r w:rsidRPr="007C437A">
          <w:rPr>
            <w:rStyle w:val="Appelnotedebasdep"/>
          </w:rPr>
          <w:footnoteReference w:id="83"/>
        </w:r>
        <w:r w:rsidRPr="007C437A">
          <w:t xml:space="preserve"> , the experiments and interactive performances they present suggest that these features do capture some sense of the emotions conveyed through gestures.</w:t>
        </w:r>
      </w:ins>
    </w:p>
    <w:p w:rsidR="00F7581A" w:rsidRPr="007C437A" w:rsidRDefault="00F7581A" w:rsidP="00F7581A">
      <w:pPr>
        <w:rPr>
          <w:ins w:id="6924" w:author="Arthur Parmentier" w:date="2020-05-21T17:04:00Z"/>
        </w:rPr>
      </w:pPr>
      <w:ins w:id="6925" w:author="Arthur Parmentier" w:date="2020-05-21T17:01:00Z">
        <w:r w:rsidRPr="007C437A">
          <w:t>In Max, the “Modosc” library allows for computing of some of these cues. In future extensions of the project, it would be relevant to explore simple interpretations of emotional contents through gestures with music or visuals contents in the shapeline mode based on such features for PoseNet, even though more performant models would probably come from non-interpretable machine learning models in the near future.</w:t>
        </w:r>
      </w:ins>
    </w:p>
    <w:p w:rsidR="007938BA" w:rsidRPr="007C437A" w:rsidRDefault="007938BA" w:rsidP="007938BA">
      <w:pPr>
        <w:pStyle w:val="Titre4"/>
        <w:rPr>
          <w:ins w:id="6926" w:author="Arthur Parmentier" w:date="2020-05-21T17:09:00Z"/>
        </w:rPr>
      </w:pPr>
      <w:ins w:id="6927" w:author="Arthur Parmentier" w:date="2020-05-21T17:05:00Z">
        <w:r w:rsidRPr="007C437A">
          <w:lastRenderedPageBreak/>
          <w:t>Face</w:t>
        </w:r>
      </w:ins>
      <w:ins w:id="6928" w:author="Arthur Parmentier" w:date="2020-05-21T17:06:00Z">
        <w:r w:rsidRPr="007C437A">
          <w:t>Mesh</w:t>
        </w:r>
      </w:ins>
      <w:ins w:id="6929" w:author="Arthur Parmentier" w:date="2020-05-21T17:17:00Z">
        <w:r w:rsidR="00150C0E" w:rsidRPr="007C437A">
          <w:t xml:space="preserve"> and face emotions recognition</w:t>
        </w:r>
      </w:ins>
    </w:p>
    <w:p w:rsidR="007938BA" w:rsidRPr="007C437A" w:rsidRDefault="007938BA" w:rsidP="007938BA">
      <w:pPr>
        <w:rPr>
          <w:ins w:id="6930" w:author="Arthur Parmentier" w:date="2020-05-21T17:14:00Z"/>
        </w:rPr>
      </w:pPr>
      <w:ins w:id="6931" w:author="Arthur Parmentier" w:date="2020-05-21T17:09:00Z">
        <w:r w:rsidRPr="007C437A">
          <w:t xml:space="preserve">Tensorflow </w:t>
        </w:r>
      </w:ins>
      <w:ins w:id="6932" w:author="Arthur Parmentier" w:date="2020-05-21T17:10:00Z">
        <w:r w:rsidRPr="007C437A">
          <w:t xml:space="preserve">has just released in </w:t>
        </w:r>
      </w:ins>
      <w:ins w:id="6933" w:author="Arthur Parmentier" w:date="2020-05-21T17:13:00Z">
        <w:r w:rsidRPr="007C437A">
          <w:t>March</w:t>
        </w:r>
      </w:ins>
      <w:ins w:id="6934" w:author="Arthur Parmentier" w:date="2020-05-21T17:10:00Z">
        <w:r w:rsidRPr="007C437A">
          <w:t xml:space="preserve"> 2020 the </w:t>
        </w:r>
      </w:ins>
      <w:ins w:id="6935" w:author="Arthur Parmentier" w:date="2020-05-21T17:14:00Z">
        <w:r w:rsidR="00E61559" w:rsidRPr="007C437A">
          <w:t>F</w:t>
        </w:r>
      </w:ins>
      <w:ins w:id="6936" w:author="Arthur Parmentier" w:date="2020-05-21T17:10:00Z">
        <w:r w:rsidRPr="007C437A">
          <w:t>acemesh package</w:t>
        </w:r>
      </w:ins>
      <w:ins w:id="6937" w:author="Arthur Parmentier" w:date="2020-05-21T17:31:00Z">
        <w:r w:rsidR="005F3B6B" w:rsidRPr="007C437A">
          <w:rPr>
            <w:rStyle w:val="Appelnotedebasdep"/>
          </w:rPr>
          <w:footnoteReference w:id="84"/>
        </w:r>
      </w:ins>
      <w:ins w:id="6939" w:author="Arthur Parmentier" w:date="2020-05-21T17:11:00Z">
        <w:r w:rsidRPr="007C437A">
          <w:t xml:space="preserve"> that infers approximate 3D facial surface geometry from an image or video stream</w:t>
        </w:r>
      </w:ins>
      <w:ins w:id="6940" w:author="Arthur Parmentier" w:date="2020-05-21T17:13:00Z">
        <w:r w:rsidR="00E61559" w:rsidRPr="007C437A">
          <w:t xml:space="preserve"> and that can be ported to Max just as easily as PoseNet or </w:t>
        </w:r>
      </w:ins>
      <w:ins w:id="6941" w:author="Arthur Parmentier" w:date="2020-05-21T17:14:00Z">
        <w:r w:rsidR="00E61559" w:rsidRPr="007C437A">
          <w:t>Handpose models.</w:t>
        </w:r>
      </w:ins>
    </w:p>
    <w:p w:rsidR="00E61559" w:rsidRPr="007C437A" w:rsidRDefault="00E61559" w:rsidP="007938BA">
      <w:pPr>
        <w:rPr>
          <w:ins w:id="6942" w:author="Arthur Parmentier" w:date="2020-05-21T17:22:00Z"/>
        </w:rPr>
      </w:pPr>
      <w:ins w:id="6943" w:author="Arthur Parmentier" w:date="2020-05-21T17:15:00Z">
        <w:r w:rsidRPr="007C437A">
          <w:t>One use of this package for SP could be</w:t>
        </w:r>
      </w:ins>
      <w:ins w:id="6944" w:author="Arthur Parmentier" w:date="2020-05-21T17:22:00Z">
        <w:r w:rsidR="00150C0E" w:rsidRPr="007C437A">
          <w:t xml:space="preserve"> building a lightweight</w:t>
        </w:r>
      </w:ins>
      <w:ins w:id="6945" w:author="Arthur Parmentier" w:date="2020-05-21T17:15:00Z">
        <w:r w:rsidRPr="007C437A">
          <w:t xml:space="preserve"> expression and emotion classifi</w:t>
        </w:r>
      </w:ins>
      <w:ins w:id="6946" w:author="Arthur Parmentier" w:date="2020-05-21T17:22:00Z">
        <w:r w:rsidR="00150C0E" w:rsidRPr="007C437A">
          <w:t>er that could also be used in SP modes such as the shapeline</w:t>
        </w:r>
      </w:ins>
      <w:ins w:id="6947" w:author="Arthur Parmentier" w:date="2020-05-21T17:15:00Z">
        <w:r w:rsidRPr="007C437A">
          <w:t>.</w:t>
        </w:r>
      </w:ins>
    </w:p>
    <w:p w:rsidR="00150C0E" w:rsidRPr="007C437A" w:rsidRDefault="00150C0E">
      <w:pPr>
        <w:rPr>
          <w:ins w:id="6948" w:author="Arthur Parmentier" w:date="2020-05-21T17:01:00Z"/>
        </w:rPr>
      </w:pPr>
      <w:ins w:id="6949" w:author="Arthur Parmentier" w:date="2020-05-21T17:22:00Z">
        <w:r w:rsidRPr="007C437A">
          <w:t>There are already several convincing attemp</w:t>
        </w:r>
      </w:ins>
      <w:ins w:id="6950" w:author="Arthur Parmentier" w:date="2020-05-21T17:23:00Z">
        <w:r w:rsidRPr="007C437A">
          <w:t>ts at recognizing facial emotions but</w:t>
        </w:r>
      </w:ins>
      <w:ins w:id="6951" w:author="Arthur Parmentier" w:date="2020-05-21T17:24:00Z">
        <w:r w:rsidR="00C43BD9" w:rsidRPr="007C437A">
          <w:t xml:space="preserve"> Face</w:t>
        </w:r>
      </w:ins>
      <w:ins w:id="6952" w:author="Arthur Parmentier" w:date="2020-05-21T17:31:00Z">
        <w:r w:rsidR="00717498" w:rsidRPr="007C437A">
          <w:t>m</w:t>
        </w:r>
      </w:ins>
      <w:ins w:id="6953" w:author="Arthur Parmentier" w:date="2020-05-21T17:24:00Z">
        <w:r w:rsidR="00C43BD9" w:rsidRPr="007C437A">
          <w:t>esh advantage is that it opens the way for fast, real-time emo</w:t>
        </w:r>
      </w:ins>
      <w:ins w:id="6954" w:author="Arthur Parmentier" w:date="2020-05-21T17:25:00Z">
        <w:r w:rsidR="00C43BD9" w:rsidRPr="007C437A">
          <w:t>tion recognition from 3D me</w:t>
        </w:r>
      </w:ins>
      <w:ins w:id="6955" w:author="Arthur Parmentier" w:date="2020-05-21T17:26:00Z">
        <w:r w:rsidR="00C43BD9" w:rsidRPr="007C437A">
          <w:t xml:space="preserve">sh, hence independent of the user’s face color, dimensions, </w:t>
        </w:r>
      </w:ins>
      <w:ins w:id="6956" w:author="Arthur Parmentier" w:date="2020-05-21T17:27:00Z">
        <w:r w:rsidR="00C43BD9" w:rsidRPr="007C437A">
          <w:t xml:space="preserve">eyebrow shape, etc. </w:t>
        </w:r>
      </w:ins>
      <w:ins w:id="6957" w:author="Arthur Parmentier" w:date="2020-05-21T17:28:00Z">
        <w:r w:rsidR="00C43BD9" w:rsidRPr="007C437A">
          <w:t xml:space="preserve">Just like a </w:t>
        </w:r>
      </w:ins>
      <w:ins w:id="6958" w:author="Arthur Parmentier" w:date="2020-05-21T17:29:00Z">
        <w:r w:rsidR="00C43BD9" w:rsidRPr="007C437A">
          <w:t xml:space="preserve">normalized </w:t>
        </w:r>
      </w:ins>
      <w:ins w:id="6959" w:author="Arthur Parmentier" w:date="2020-05-21T17:28:00Z">
        <w:r w:rsidR="00C43BD9" w:rsidRPr="007C437A">
          <w:t xml:space="preserve">skeleton from PoseNet </w:t>
        </w:r>
      </w:ins>
      <w:ins w:id="6960" w:author="Arthur Parmentier" w:date="2020-05-21T17:29:00Z">
        <w:r w:rsidR="00C43BD9" w:rsidRPr="007C437A">
          <w:t>allows us to build a simple yet efficient model for recognizing SP signs without heavy training sets and models, the Face</w:t>
        </w:r>
      </w:ins>
      <w:ins w:id="6961" w:author="Arthur Parmentier" w:date="2020-05-21T17:30:00Z">
        <w:r w:rsidR="00C43BD9" w:rsidRPr="007C437A">
          <w:t xml:space="preserve">mesh could allow </w:t>
        </w:r>
      </w:ins>
      <w:ins w:id="6962" w:author="Arthur Parmentier" w:date="2020-05-21T17:53:00Z">
        <w:r w:rsidR="00C67C3E" w:rsidRPr="007C437A">
          <w:t>us to</w:t>
        </w:r>
      </w:ins>
      <w:ins w:id="6963" w:author="Arthur Parmentier" w:date="2020-05-21T17:30:00Z">
        <w:r w:rsidR="00C43BD9" w:rsidRPr="007C437A">
          <w:t xml:space="preserve"> recogniz</w:t>
        </w:r>
      </w:ins>
      <w:ins w:id="6964" w:author="Arthur Parmentier" w:date="2020-05-21T17:53:00Z">
        <w:r w:rsidR="00C67C3E" w:rsidRPr="007C437A">
          <w:t>e</w:t>
        </w:r>
      </w:ins>
      <w:ins w:id="6965" w:author="Arthur Parmentier" w:date="2020-05-21T17:30:00Z">
        <w:r w:rsidR="00C43BD9" w:rsidRPr="007C437A">
          <w:t xml:space="preserve"> emotions as facial signs… but also creating </w:t>
        </w:r>
      </w:ins>
      <w:ins w:id="6966" w:author="Arthur Parmentier" w:date="2020-05-21T17:53:00Z">
        <w:r w:rsidR="00C67C3E" w:rsidRPr="007C437A">
          <w:t>our</w:t>
        </w:r>
      </w:ins>
      <w:ins w:id="6967" w:author="Arthur Parmentier" w:date="2020-05-21T17:30:00Z">
        <w:r w:rsidR="00C43BD9" w:rsidRPr="007C437A">
          <w:t xml:space="preserve"> own, new sign</w:t>
        </w:r>
      </w:ins>
      <w:ins w:id="6968" w:author="Arthur Parmentier" w:date="2020-05-21T17:53:00Z">
        <w:r w:rsidR="00C67C3E" w:rsidRPr="007C437A">
          <w:t>s</w:t>
        </w:r>
      </w:ins>
      <w:ins w:id="6969" w:author="Arthur Parmentier" w:date="2020-05-21T17:30:00Z">
        <w:r w:rsidR="00C43BD9" w:rsidRPr="007C437A">
          <w:t xml:space="preserve"> with the face</w:t>
        </w:r>
      </w:ins>
      <w:ins w:id="6970" w:author="Arthur Parmentier" w:date="2020-05-21T17:31:00Z">
        <w:r w:rsidR="00C43BD9" w:rsidRPr="007C437A">
          <w:t>.</w:t>
        </w:r>
      </w:ins>
    </w:p>
    <w:p w:rsidR="00604767" w:rsidRPr="007C437A" w:rsidDel="00F7581A" w:rsidRDefault="00186BEF">
      <w:pPr>
        <w:pStyle w:val="Titre3"/>
        <w:rPr>
          <w:del w:id="6971" w:author="Arthur Parmentier" w:date="2020-05-21T17:01:00Z"/>
          <w:rPrChange w:id="6972" w:author="Arthur Parmentier" w:date="2020-06-07T15:27:00Z">
            <w:rPr>
              <w:del w:id="6973" w:author="Arthur Parmentier" w:date="2020-05-21T17:01:00Z"/>
            </w:rPr>
          </w:rPrChange>
        </w:rPr>
        <w:pPrChange w:id="6974" w:author="Arthur Parmentier" w:date="2020-05-18T17:11:00Z">
          <w:pPr>
            <w:pStyle w:val="Titre2"/>
          </w:pPr>
        </w:pPrChange>
      </w:pPr>
      <w:del w:id="6975" w:author="Arthur Parmentier" w:date="2020-05-21T17:01:00Z">
        <w:r w:rsidRPr="007C437A" w:rsidDel="00F7581A">
          <w:rPr>
            <w:rPrChange w:id="6976" w:author="Arthur Parmentier" w:date="2020-06-07T15:27:00Z">
              <w:rPr/>
            </w:rPrChange>
          </w:rPr>
          <w:delText>Topic A: what could be improved and how</w:delText>
        </w:r>
        <w:bookmarkStart w:id="6977" w:name="_Toc41067219"/>
        <w:bookmarkStart w:id="6978" w:name="_Toc42259037"/>
        <w:bookmarkStart w:id="6979" w:name="_Toc42259114"/>
        <w:bookmarkStart w:id="6980" w:name="_Toc42449793"/>
        <w:bookmarkStart w:id="6981" w:name="_Toc42449875"/>
        <w:bookmarkStart w:id="6982" w:name="_Toc42550061"/>
        <w:bookmarkStart w:id="6983" w:name="_Toc42550154"/>
        <w:bookmarkEnd w:id="6977"/>
        <w:bookmarkEnd w:id="6978"/>
        <w:bookmarkEnd w:id="6979"/>
        <w:bookmarkEnd w:id="6980"/>
        <w:bookmarkEnd w:id="6981"/>
        <w:bookmarkEnd w:id="6982"/>
        <w:bookmarkEnd w:id="6983"/>
      </w:del>
    </w:p>
    <w:p w:rsidR="003C19D8" w:rsidRPr="007C437A" w:rsidRDefault="003C19D8" w:rsidP="003C19D8">
      <w:pPr>
        <w:pStyle w:val="Titre3"/>
        <w:rPr>
          <w:ins w:id="6984" w:author="Arthur Parmentier" w:date="2020-05-22T10:25:00Z"/>
        </w:rPr>
      </w:pPr>
      <w:bookmarkStart w:id="6985" w:name="_Toc42550155"/>
      <w:ins w:id="6986" w:author="Arthur Parmentier" w:date="2020-05-22T10:24:00Z">
        <w:r w:rsidRPr="007C437A">
          <w:t xml:space="preserve">Classification problem with </w:t>
        </w:r>
      </w:ins>
      <w:ins w:id="6987" w:author="Arthur Parmentier" w:date="2020-05-22T10:25:00Z">
        <w:r w:rsidRPr="007C437A">
          <w:t>CRF</w:t>
        </w:r>
      </w:ins>
      <w:bookmarkEnd w:id="6985"/>
      <w:del w:id="6988" w:author="Arthur Parmentier" w:date="2020-05-22T10:24:00Z">
        <w:r w:rsidR="00186BEF" w:rsidRPr="007C437A" w:rsidDel="003C19D8">
          <w:delText>Topic B: …</w:delText>
        </w:r>
      </w:del>
    </w:p>
    <w:p w:rsidR="003C19D8" w:rsidRPr="008C7E78" w:rsidRDefault="003C19D8">
      <w:pPr>
        <w:pStyle w:val="Paragraphedeliste"/>
        <w:numPr>
          <w:ilvl w:val="0"/>
          <w:numId w:val="14"/>
        </w:numPr>
        <w:rPr>
          <w:lang w:val="fr-FR"/>
          <w:rPrChange w:id="6989" w:author="Arthur Parmentier" w:date="2020-06-07T18:32:00Z">
            <w:rPr/>
          </w:rPrChange>
        </w:rPr>
        <w:pPrChange w:id="6990" w:author="Arthur Parmentier" w:date="2020-05-22T10:25:00Z">
          <w:pPr>
            <w:pStyle w:val="Titre2"/>
          </w:pPr>
        </w:pPrChange>
      </w:pPr>
      <w:ins w:id="6991" w:author="Arthur Parmentier" w:date="2020-05-22T10:25:00Z">
        <w:r w:rsidRPr="008C7E78">
          <w:rPr>
            <w:lang w:val="fr-FR"/>
            <w:rPrChange w:id="6992" w:author="Arthur Parmentier" w:date="2020-06-07T18:32:00Z">
              <w:rPr/>
            </w:rPrChange>
          </w:rPr>
          <w:t xml:space="preserve">Le CRF tient compte de la proba de chaque signe plus de la position dans la requête pour </w:t>
        </w:r>
      </w:ins>
      <w:ins w:id="6993" w:author="Arthur Parmentier" w:date="2020-05-22T10:26:00Z">
        <w:r w:rsidRPr="008C7E78">
          <w:rPr>
            <w:lang w:val="fr-FR"/>
            <w:rPrChange w:id="6994" w:author="Arthur Parmentier" w:date="2020-06-07T18:32:00Z">
              <w:rPr/>
            </w:rPrChange>
          </w:rPr>
          <w:t>classifier le signe</w:t>
        </w:r>
      </w:ins>
    </w:p>
    <w:p w:rsidR="00186BEF" w:rsidRPr="007C437A" w:rsidRDefault="00186BEF">
      <w:pPr>
        <w:pStyle w:val="Titre3"/>
        <w:rPr>
          <w:rPrChange w:id="6995" w:author="Arthur Parmentier" w:date="2020-06-07T15:27:00Z">
            <w:rPr/>
          </w:rPrChange>
        </w:rPr>
        <w:pPrChange w:id="6996" w:author="Arthur Parmentier" w:date="2020-05-18T17:11:00Z">
          <w:pPr>
            <w:pStyle w:val="Titre2"/>
          </w:pPr>
        </w:pPrChange>
      </w:pPr>
      <w:bookmarkStart w:id="6997" w:name="_Toc42550156"/>
      <w:r w:rsidRPr="007C437A">
        <w:rPr>
          <w:rPrChange w:id="6998" w:author="Arthur Parmentier" w:date="2020-06-07T15:27:00Z">
            <w:rPr/>
          </w:rPrChange>
        </w:rPr>
        <w:t>The future</w:t>
      </w:r>
      <w:bookmarkEnd w:id="6997"/>
    </w:p>
    <w:p w:rsidR="00E75199" w:rsidRPr="007C437A" w:rsidRDefault="00E75199" w:rsidP="00E6654A">
      <w:pPr>
        <w:pStyle w:val="Titre1"/>
      </w:pPr>
      <w:bookmarkStart w:id="6999" w:name="_Toc42550157"/>
      <w:r w:rsidRPr="007C437A">
        <w:t>Conclusion</w:t>
      </w:r>
      <w:bookmarkEnd w:id="6999"/>
    </w:p>
    <w:p w:rsidR="00F25194" w:rsidRPr="007C437A" w:rsidRDefault="00F25194" w:rsidP="00E6654A"/>
    <w:p w:rsidR="00F25194" w:rsidRPr="007C437A" w:rsidRDefault="00F25194" w:rsidP="00E6654A"/>
    <w:p w:rsidR="00F25194" w:rsidRPr="007C437A" w:rsidRDefault="00F25194" w:rsidP="00E6654A"/>
    <w:p w:rsidR="00F25194" w:rsidRPr="007C437A" w:rsidRDefault="00B9612C" w:rsidP="00E6654A">
      <w:pPr>
        <w:rPr>
          <w:ins w:id="7000" w:author="Arthur Parmentier" w:date="2020-05-12T19:23:00Z"/>
        </w:rPr>
      </w:pPr>
      <w:ins w:id="7001" w:author="Arthur Parmentier" w:date="2020-05-12T19:13:00Z">
        <w:r w:rsidRPr="007C437A">
          <w:t>SIGN = something that stands for something else</w:t>
        </w:r>
      </w:ins>
      <w:ins w:id="7002" w:author="Arthur Parmentier" w:date="2020-05-12T19:14:00Z">
        <w:r w:rsidR="00A34795" w:rsidRPr="007C437A">
          <w:t>; signified &amp; signifier</w:t>
        </w:r>
        <w:r w:rsidR="00A34795" w:rsidRPr="007C437A">
          <w:br/>
          <w:t>3 != types of signs: symbols, icons and indices</w:t>
        </w:r>
      </w:ins>
    </w:p>
    <w:p w:rsidR="00A34795" w:rsidRPr="007C437A" w:rsidRDefault="00A34795" w:rsidP="00E6654A">
      <w:pPr>
        <w:rPr>
          <w:ins w:id="7003" w:author="Arthur Parmentier" w:date="2020-05-12T19:23:00Z"/>
        </w:rPr>
      </w:pPr>
      <w:ins w:id="7004" w:author="Arthur Parmentier" w:date="2020-05-12T19:23:00Z">
        <w:r w:rsidRPr="007C437A">
          <w:t>No synonyms in SP</w:t>
        </w:r>
      </w:ins>
    </w:p>
    <w:p w:rsidR="00A34795" w:rsidRPr="007C437A" w:rsidRDefault="00A34795" w:rsidP="00E6654A">
      <w:ins w:id="7005" w:author="Arthur Parmentier" w:date="2020-05-12T19:23:00Z">
        <w:r w:rsidRPr="007C437A">
          <w:t>Are there homonyms?</w:t>
        </w:r>
        <w:r w:rsidR="0011688F" w:rsidRPr="007C437A">
          <w:t xml:space="preserve"> YESS</w:t>
        </w:r>
      </w:ins>
    </w:p>
    <w:bookmarkEnd w:id="548"/>
    <w:p w:rsidR="00F25194" w:rsidRPr="007C437A" w:rsidRDefault="00F25194" w:rsidP="00E6654A">
      <w:pPr>
        <w:rPr>
          <w:ins w:id="7006" w:author="Arthur Parmentier" w:date="2020-05-12T19:27:00Z"/>
        </w:rPr>
      </w:pPr>
    </w:p>
    <w:p w:rsidR="008A6488" w:rsidRPr="007C437A" w:rsidRDefault="008A6488" w:rsidP="00E6654A">
      <w:pPr>
        <w:rPr>
          <w:ins w:id="7007" w:author="Arthur Parmentier" w:date="2020-05-12T19:32:00Z"/>
        </w:rPr>
      </w:pPr>
      <w:ins w:id="7008" w:author="Arthur Parmentier" w:date="2020-05-12T19:27:00Z">
        <w:r w:rsidRPr="007C437A">
          <w:t>Meronymes… to check/discuss</w:t>
        </w:r>
        <w:r w:rsidR="00481EE1" w:rsidRPr="007C437A">
          <w:t xml:space="preserve"> : sense relations</w:t>
        </w:r>
      </w:ins>
    </w:p>
    <w:p w:rsidR="000717DB" w:rsidRPr="007C437A" w:rsidRDefault="000717DB" w:rsidP="00E6654A">
      <w:pPr>
        <w:rPr>
          <w:ins w:id="7009" w:author="Arthur Parmentier" w:date="2020-05-12T19:32:00Z"/>
        </w:rPr>
      </w:pPr>
    </w:p>
    <w:p w:rsidR="000717DB" w:rsidRPr="007C437A" w:rsidRDefault="000717DB" w:rsidP="00E6654A">
      <w:pPr>
        <w:rPr>
          <w:ins w:id="7010" w:author="Arthur Parmentier" w:date="2020-05-13T09:41:00Z"/>
        </w:rPr>
      </w:pPr>
      <w:ins w:id="7011" w:author="Arthur Parmentier" w:date="2020-05-12T19:32:00Z">
        <w:r w:rsidRPr="007C437A">
          <w:t xml:space="preserve">Sign overloading: </w:t>
        </w:r>
      </w:ins>
      <w:ins w:id="7012" w:author="Arthur Parmentier" w:date="2020-05-12T19:34:00Z">
        <w:r w:rsidR="00C07A15" w:rsidRPr="007C437A">
          <w:t>what is an analogy?</w:t>
        </w:r>
      </w:ins>
    </w:p>
    <w:p w:rsidR="003C3E32" w:rsidRPr="007C437A" w:rsidRDefault="003C3E32" w:rsidP="00E6654A">
      <w:pPr>
        <w:rPr>
          <w:ins w:id="7013" w:author="Arthur Parmentier" w:date="2020-05-13T09:41:00Z"/>
        </w:rPr>
      </w:pPr>
    </w:p>
    <w:p w:rsidR="003C3E32" w:rsidRPr="007C437A" w:rsidRDefault="003C3E32" w:rsidP="00E6654A">
      <w:pPr>
        <w:rPr>
          <w:ins w:id="7014" w:author="Arthur Parmentier" w:date="2020-05-14T13:28:00Z"/>
          <w:rStyle w:val="reference-text"/>
        </w:rPr>
      </w:pPr>
      <w:ins w:id="7015" w:author="Arthur Parmentier" w:date="2020-05-13T09:41:00Z">
        <w:r w:rsidRPr="007C437A">
          <w:t>Quantum-like theory of concepts to model human interaction (interference) in resp</w:t>
        </w:r>
      </w:ins>
      <w:ins w:id="7016" w:author="Arthur Parmentier" w:date="2020-05-13T09:42:00Z">
        <w:r w:rsidRPr="007C437A">
          <w:t xml:space="preserve">onding to SP signs? </w:t>
        </w:r>
      </w:ins>
      <w:ins w:id="7017" w:author="Arthur Parmentier" w:date="2020-05-14T13:28:00Z">
        <w:r w:rsidR="00A84632" w:rsidRPr="007C437A">
          <w:rPr>
            <w:rStyle w:val="reference-text"/>
            <w:rPrChange w:id="7018" w:author="Arthur Parmentier" w:date="2020-06-07T15:27:00Z">
              <w:rPr>
                <w:rStyle w:val="reference-text"/>
              </w:rPr>
            </w:rPrChange>
          </w:rPr>
          <w:fldChar w:fldCharType="begin"/>
        </w:r>
        <w:r w:rsidR="00A84632" w:rsidRPr="007C437A">
          <w:rPr>
            <w:rStyle w:val="reference-text"/>
          </w:rPr>
          <w:instrText xml:space="preserve"> HYPERLINK "</w:instrText>
        </w:r>
      </w:ins>
      <w:ins w:id="7019" w:author="Arthur Parmentier" w:date="2020-05-13T09:42:00Z">
        <w:r w:rsidR="00A84632" w:rsidRPr="007C437A">
          <w:rPr>
            <w:rStyle w:val="reference-text"/>
          </w:rPr>
          <w:instrText>https://www.frontiersin.org/articles/10.3389/fpsyg.2016.00418/full</w:instrText>
        </w:r>
      </w:ins>
      <w:ins w:id="7020" w:author="Arthur Parmentier" w:date="2020-05-14T13:28:00Z">
        <w:r w:rsidR="00A84632" w:rsidRPr="007C437A">
          <w:rPr>
            <w:rStyle w:val="reference-text"/>
          </w:rPr>
          <w:instrText xml:space="preserve">" </w:instrText>
        </w:r>
        <w:r w:rsidR="00A84632" w:rsidRPr="007C437A">
          <w:rPr>
            <w:rStyle w:val="reference-text"/>
            <w:rPrChange w:id="7021" w:author="Arthur Parmentier" w:date="2020-06-07T15:27:00Z">
              <w:rPr>
                <w:rStyle w:val="reference-text"/>
              </w:rPr>
            </w:rPrChange>
          </w:rPr>
          <w:fldChar w:fldCharType="separate"/>
        </w:r>
      </w:ins>
      <w:ins w:id="7022" w:author="Arthur Parmentier" w:date="2020-05-13T09:42:00Z">
        <w:r w:rsidR="00A84632" w:rsidRPr="007C437A">
          <w:rPr>
            <w:rStyle w:val="Lienhypertexte"/>
          </w:rPr>
          <w:t>https://www.frontiersin.org/articles/10.3389/fpsyg.2016.00418/full</w:t>
        </w:r>
      </w:ins>
      <w:ins w:id="7023" w:author="Arthur Parmentier" w:date="2020-05-14T13:28:00Z">
        <w:r w:rsidR="00A84632" w:rsidRPr="007C437A">
          <w:rPr>
            <w:rStyle w:val="reference-text"/>
            <w:rPrChange w:id="7024" w:author="Arthur Parmentier" w:date="2020-06-07T15:27:00Z">
              <w:rPr>
                <w:rStyle w:val="reference-text"/>
              </w:rPr>
            </w:rPrChange>
          </w:rPr>
          <w:fldChar w:fldCharType="end"/>
        </w:r>
      </w:ins>
    </w:p>
    <w:p w:rsidR="00A84632" w:rsidRPr="007C437A" w:rsidRDefault="00A84632" w:rsidP="00E6654A">
      <w:pPr>
        <w:rPr>
          <w:ins w:id="7025" w:author="Arthur Parmentier" w:date="2020-05-14T13:28:00Z"/>
          <w:rStyle w:val="reference-text"/>
        </w:rPr>
      </w:pPr>
    </w:p>
    <w:p w:rsidR="00A84632" w:rsidRPr="007C437A" w:rsidRDefault="00A84632" w:rsidP="00A84632">
      <w:pPr>
        <w:rPr>
          <w:ins w:id="7026" w:author="Arthur Parmentier" w:date="2020-05-14T13:28:00Z"/>
        </w:rPr>
      </w:pPr>
      <w:ins w:id="7027" w:author="Arthur Parmentier" w:date="2020-05-14T13:28:00Z">
        <w:r w:rsidRPr="007C437A">
          <w:t>Modes and defaults: attempt to define particular grammars inside a “universal” one?</w:t>
        </w:r>
      </w:ins>
    </w:p>
    <w:p w:rsidR="00A84632" w:rsidRPr="008C7E78" w:rsidRDefault="006A7F9F" w:rsidP="00A84632">
      <w:pPr>
        <w:rPr>
          <w:ins w:id="7028" w:author="Arthur Parmentier" w:date="2020-05-14T13:28:00Z"/>
          <w:lang w:val="fr-FR"/>
          <w:rPrChange w:id="7029" w:author="Arthur Parmentier" w:date="2020-06-07T18:32:00Z">
            <w:rPr>
              <w:ins w:id="7030" w:author="Arthur Parmentier" w:date="2020-05-14T13:28:00Z"/>
            </w:rPr>
          </w:rPrChange>
        </w:rPr>
      </w:pPr>
      <w:ins w:id="7031" w:author="Arthur Parmentier" w:date="2020-05-14T15:15:00Z">
        <w:r w:rsidRPr="008C7E78">
          <w:rPr>
            <w:lang w:val="fr-FR"/>
            <w:rPrChange w:id="7032" w:author="Arthur Parmentier" w:date="2020-06-07T18:32:00Z">
              <w:rPr/>
            </w:rPrChange>
          </w:rPr>
          <w:t>Enquete statistique sur poid</w:t>
        </w:r>
        <w:r w:rsidR="00FC6CCC" w:rsidRPr="008C7E78">
          <w:rPr>
            <w:lang w:val="fr-FR"/>
            <w:rPrChange w:id="7033" w:author="Arthur Parmentier" w:date="2020-06-07T18:32:00Z">
              <w:rPr/>
            </w:rPrChange>
          </w:rPr>
          <w:t>s</w:t>
        </w:r>
        <w:r w:rsidRPr="008C7E78">
          <w:rPr>
            <w:lang w:val="fr-FR"/>
            <w:rPrChange w:id="7034" w:author="Arthur Parmentier" w:date="2020-06-07T18:32:00Z">
              <w:rPr/>
            </w:rPrChange>
          </w:rPr>
          <w:t xml:space="preserve"> cogniti</w:t>
        </w:r>
      </w:ins>
      <w:ins w:id="7035" w:author="Arthur Parmentier" w:date="2020-05-14T15:16:00Z">
        <w:r w:rsidR="00711575" w:rsidRPr="008C7E78">
          <w:rPr>
            <w:lang w:val="fr-FR"/>
            <w:rPrChange w:id="7036" w:author="Arthur Parmentier" w:date="2020-06-07T18:32:00Z">
              <w:rPr/>
            </w:rPrChange>
          </w:rPr>
          <w:t>f</w:t>
        </w:r>
      </w:ins>
      <w:ins w:id="7037" w:author="Arthur Parmentier" w:date="2020-05-14T15:15:00Z">
        <w:r w:rsidRPr="008C7E78">
          <w:rPr>
            <w:lang w:val="fr-FR"/>
            <w:rPrChange w:id="7038" w:author="Arthur Parmentier" w:date="2020-06-07T18:32:00Z">
              <w:rPr/>
            </w:rPrChange>
          </w:rPr>
          <w:t>/temps de réponse/complexité de la réponse/débutant/experts</w:t>
        </w:r>
      </w:ins>
    </w:p>
    <w:p w:rsidR="00A84632" w:rsidRPr="008C7E78" w:rsidRDefault="00A84632" w:rsidP="00A84632">
      <w:pPr>
        <w:rPr>
          <w:ins w:id="7039" w:author="Arthur Parmentier" w:date="2020-05-14T13:28:00Z"/>
          <w:lang w:val="fr-FR"/>
          <w:rPrChange w:id="7040" w:author="Arthur Parmentier" w:date="2020-06-07T18:32:00Z">
            <w:rPr>
              <w:ins w:id="7041" w:author="Arthur Parmentier" w:date="2020-05-14T13:28:00Z"/>
            </w:rPr>
          </w:rPrChange>
        </w:rPr>
      </w:pPr>
    </w:p>
    <w:p w:rsidR="00A84632" w:rsidRPr="008C7E78" w:rsidRDefault="00A84632" w:rsidP="00A84632">
      <w:pPr>
        <w:rPr>
          <w:ins w:id="7042" w:author="Arthur Parmentier" w:date="2020-05-14T13:28:00Z"/>
          <w:lang w:val="fr-FR"/>
          <w:rPrChange w:id="7043" w:author="Arthur Parmentier" w:date="2020-06-07T18:32:00Z">
            <w:rPr>
              <w:ins w:id="7044" w:author="Arthur Parmentier" w:date="2020-05-14T13:28:00Z"/>
            </w:rPr>
          </w:rPrChange>
        </w:rPr>
      </w:pPr>
    </w:p>
    <w:p w:rsidR="00A84632" w:rsidRPr="008C7E78" w:rsidRDefault="00A84632" w:rsidP="00A84632">
      <w:pPr>
        <w:rPr>
          <w:ins w:id="7045" w:author="Arthur Parmentier" w:date="2020-05-14T13:28:00Z"/>
          <w:lang w:val="fr-FR"/>
          <w:rPrChange w:id="7046" w:author="Arthur Parmentier" w:date="2020-06-07T18:32:00Z">
            <w:rPr>
              <w:ins w:id="7047" w:author="Arthur Parmentier" w:date="2020-05-14T13:28:00Z"/>
            </w:rPr>
          </w:rPrChange>
        </w:rPr>
      </w:pPr>
    </w:p>
    <w:p w:rsidR="00A84632" w:rsidRPr="008C7E78" w:rsidRDefault="00A84632" w:rsidP="00A84632">
      <w:pPr>
        <w:rPr>
          <w:ins w:id="7048" w:author="Arthur Parmentier" w:date="2020-05-14T13:28:00Z"/>
          <w:lang w:val="fr-FR"/>
          <w:rPrChange w:id="7049" w:author="Arthur Parmentier" w:date="2020-06-07T18:32:00Z">
            <w:rPr>
              <w:ins w:id="7050" w:author="Arthur Parmentier" w:date="2020-05-14T13:28:00Z"/>
            </w:rPr>
          </w:rPrChange>
        </w:rPr>
      </w:pPr>
    </w:p>
    <w:p w:rsidR="00A84632" w:rsidRPr="008C7E78" w:rsidRDefault="00A84632" w:rsidP="00A84632">
      <w:pPr>
        <w:rPr>
          <w:ins w:id="7051" w:author="Arthur Parmentier" w:date="2020-05-14T13:28:00Z"/>
          <w:lang w:val="fr-FR"/>
          <w:rPrChange w:id="7052" w:author="Arthur Parmentier" w:date="2020-06-07T18:32:00Z">
            <w:rPr>
              <w:ins w:id="7053" w:author="Arthur Parmentier" w:date="2020-05-14T13:28:00Z"/>
            </w:rPr>
          </w:rPrChange>
        </w:rPr>
      </w:pPr>
    </w:p>
    <w:p w:rsidR="00A84632" w:rsidRPr="008C7E78" w:rsidRDefault="00A84632" w:rsidP="00A84632">
      <w:pPr>
        <w:rPr>
          <w:ins w:id="7054" w:author="Arthur Parmentier" w:date="2020-05-14T13:28:00Z"/>
          <w:lang w:val="fr-FR"/>
          <w:rPrChange w:id="7055" w:author="Arthur Parmentier" w:date="2020-06-07T18:32:00Z">
            <w:rPr>
              <w:ins w:id="7056" w:author="Arthur Parmentier" w:date="2020-05-14T13:28:00Z"/>
            </w:rPr>
          </w:rPrChange>
        </w:rPr>
      </w:pPr>
    </w:p>
    <w:p w:rsidR="00A84632" w:rsidRPr="007C437A" w:rsidRDefault="00A84632" w:rsidP="00A84632">
      <w:pPr>
        <w:rPr>
          <w:ins w:id="7057" w:author="Arthur Parmentier" w:date="2020-05-14T13:28:00Z"/>
        </w:rPr>
      </w:pPr>
      <w:ins w:id="7058" w:author="Arthur Parmentier" w:date="2020-05-14T13:28:00Z">
        <w:r w:rsidRPr="007C437A">
          <w:t>“categorization is the name of the cognition game and analogy is the mechanism that drives it all”.</w:t>
        </w:r>
      </w:ins>
    </w:p>
    <w:p w:rsidR="00A84632" w:rsidRPr="007C437A" w:rsidRDefault="00A84632" w:rsidP="00A84632">
      <w:pPr>
        <w:rPr>
          <w:ins w:id="7059" w:author="Arthur Parmentier" w:date="2020-05-14T13:28:00Z"/>
        </w:rPr>
      </w:pPr>
      <w:ins w:id="7060" w:author="Arthur Parmentier" w:date="2020-05-14T13:28:00Z">
        <w:r w:rsidRPr="007C437A">
          <w:t>Making analogy = raising the similar features of two mental things</w:t>
        </w:r>
      </w:ins>
    </w:p>
    <w:p w:rsidR="00A84632" w:rsidRPr="007C437A" w:rsidRDefault="00A84632" w:rsidP="00A84632">
      <w:pPr>
        <w:rPr>
          <w:ins w:id="7061" w:author="Arthur Parmentier" w:date="2020-05-14T13:28:00Z"/>
        </w:rPr>
      </w:pPr>
      <w:ins w:id="7062" w:author="Arthur Parmentier" w:date="2020-05-14T13:28:00Z">
        <w:r w:rsidRPr="007C437A">
          <w:t>Analogy is responsible for concept’s expansion.</w:t>
        </w:r>
      </w:ins>
    </w:p>
    <w:p w:rsidR="00A84632" w:rsidRPr="008C7E78" w:rsidRDefault="00A84632" w:rsidP="00A84632">
      <w:pPr>
        <w:rPr>
          <w:ins w:id="7063" w:author="Arthur Parmentier" w:date="2020-05-14T13:28:00Z"/>
          <w:lang w:val="fr-FR"/>
          <w:rPrChange w:id="7064" w:author="Arthur Parmentier" w:date="2020-06-07T18:32:00Z">
            <w:rPr>
              <w:ins w:id="7065" w:author="Arthur Parmentier" w:date="2020-05-14T13:28:00Z"/>
            </w:rPr>
          </w:rPrChange>
        </w:rPr>
      </w:pPr>
      <w:ins w:id="7066" w:author="Arthur Parmentier" w:date="2020-05-14T13:28:00Z">
        <w:r w:rsidRPr="007C437A">
          <w:t xml:space="preserve">Hierarchy of concepts? At least a complex form of structuring; Link with researchs in DH ontologies. </w:t>
        </w:r>
        <w:r w:rsidRPr="008C7E78">
          <w:rPr>
            <w:lang w:val="fr-FR"/>
            <w:rPrChange w:id="7067" w:author="Arthur Parmentier" w:date="2020-06-07T18:32:00Z">
              <w:rPr/>
            </w:rPrChange>
          </w:rPr>
          <w:t>Nice example: german way of constructing words</w:t>
        </w:r>
      </w:ins>
    </w:p>
    <w:p w:rsidR="00A84632" w:rsidRPr="008C7E78" w:rsidRDefault="00A84632" w:rsidP="00E6654A">
      <w:pPr>
        <w:rPr>
          <w:ins w:id="7068" w:author="Arthur Parmentier" w:date="2020-05-14T13:28:00Z"/>
          <w:lang w:val="fr-FR"/>
          <w:rPrChange w:id="7069" w:author="Arthur Parmentier" w:date="2020-06-07T18:32:00Z">
            <w:rPr>
              <w:ins w:id="7070" w:author="Arthur Parmentier" w:date="2020-05-14T13:28:00Z"/>
            </w:rPr>
          </w:rPrChange>
        </w:rPr>
      </w:pPr>
    </w:p>
    <w:p w:rsidR="00A84632" w:rsidRPr="008C7E78" w:rsidRDefault="000B405B" w:rsidP="00E6654A">
      <w:pPr>
        <w:rPr>
          <w:ins w:id="7071" w:author="Arthur Parmentier" w:date="2020-05-14T14:50:00Z"/>
          <w:lang w:val="fr-FR"/>
          <w:rPrChange w:id="7072" w:author="Arthur Parmentier" w:date="2020-06-07T18:32:00Z">
            <w:rPr>
              <w:ins w:id="7073" w:author="Arthur Parmentier" w:date="2020-05-14T14:50:00Z"/>
            </w:rPr>
          </w:rPrChange>
        </w:rPr>
      </w:pPr>
      <w:ins w:id="7074" w:author="Arthur Parmentier" w:date="2020-05-14T14:49:00Z">
        <w:r w:rsidRPr="008C7E78">
          <w:rPr>
            <w:lang w:val="fr-FR"/>
            <w:rPrChange w:id="7075" w:author="Arthur Parmentier" w:date="2020-06-07T18:32:00Z">
              <w:rPr/>
            </w:rPrChange>
          </w:rPr>
          <w:t>Utilization des signes motivée par la representation a priori du concept/résultat du soundpainter</w:t>
        </w:r>
      </w:ins>
    </w:p>
    <w:p w:rsidR="006331DF" w:rsidRPr="008C7E78" w:rsidRDefault="006331DF" w:rsidP="00E6654A">
      <w:pPr>
        <w:rPr>
          <w:ins w:id="7076" w:author="Arthur Parmentier" w:date="2020-05-14T14:51:00Z"/>
          <w:lang w:val="fr-FR"/>
          <w:rPrChange w:id="7077" w:author="Arthur Parmentier" w:date="2020-06-07T18:32:00Z">
            <w:rPr>
              <w:ins w:id="7078" w:author="Arthur Parmentier" w:date="2020-05-14T14:51:00Z"/>
            </w:rPr>
          </w:rPrChange>
        </w:rPr>
      </w:pPr>
      <w:ins w:id="7079" w:author="Arthur Parmentier" w:date="2020-05-14T14:50:00Z">
        <w:r w:rsidRPr="008C7E78">
          <w:rPr>
            <w:lang w:val="fr-FR"/>
            <w:rPrChange w:id="7080" w:author="Arthur Parmentier" w:date="2020-06-07T18:32:00Z">
              <w:rPr/>
            </w:rPrChange>
          </w:rPr>
          <w:t xml:space="preserve">Représentation mentale qui precede la réponse du performer; intéressant pour W (tout le monde?) si </w:t>
        </w:r>
      </w:ins>
      <w:ins w:id="7081" w:author="Arthur Parmentier" w:date="2020-05-14T14:51:00Z">
        <w:r w:rsidRPr="008C7E78">
          <w:rPr>
            <w:lang w:val="fr-FR"/>
            <w:rPrChange w:id="7082" w:author="Arthur Parmentier" w:date="2020-06-07T18:32:00Z">
              <w:rPr/>
            </w:rPrChange>
          </w:rPr>
          <w:t>la réponse n’est pas telle qu’attendue</w:t>
        </w:r>
      </w:ins>
    </w:p>
    <w:p w:rsidR="00C63733" w:rsidRPr="008C7E78" w:rsidRDefault="00C63733" w:rsidP="00E6654A">
      <w:pPr>
        <w:rPr>
          <w:ins w:id="7083" w:author="Arthur Parmentier" w:date="2020-05-14T14:57:00Z"/>
          <w:lang w:val="fr-FR"/>
          <w:rPrChange w:id="7084" w:author="Arthur Parmentier" w:date="2020-06-07T18:32:00Z">
            <w:rPr>
              <w:ins w:id="7085" w:author="Arthur Parmentier" w:date="2020-05-14T14:57:00Z"/>
            </w:rPr>
          </w:rPrChange>
        </w:rPr>
      </w:pPr>
      <w:ins w:id="7086" w:author="Arthur Parmentier" w:date="2020-05-14T14:51:00Z">
        <w:r w:rsidRPr="008C7E78">
          <w:rPr>
            <w:lang w:val="fr-FR"/>
            <w:rPrChange w:id="7087" w:author="Arthur Parmentier" w:date="2020-06-07T18:32:00Z">
              <w:rPr/>
            </w:rPrChange>
          </w:rPr>
          <w:t>On ne peut s’adresser qu’à une discipline qu’on connait un peu</w:t>
        </w:r>
      </w:ins>
    </w:p>
    <w:p w:rsidR="00CD4FE1" w:rsidRPr="008C7E78" w:rsidRDefault="00CD4FE1" w:rsidP="00E6654A">
      <w:pPr>
        <w:rPr>
          <w:ins w:id="7088" w:author="Arthur Parmentier" w:date="2020-05-14T14:57:00Z"/>
          <w:lang w:val="fr-FR"/>
          <w:rPrChange w:id="7089" w:author="Arthur Parmentier" w:date="2020-06-07T18:32:00Z">
            <w:rPr>
              <w:ins w:id="7090" w:author="Arthur Parmentier" w:date="2020-05-14T14:57:00Z"/>
            </w:rPr>
          </w:rPrChange>
        </w:rPr>
      </w:pPr>
    </w:p>
    <w:p w:rsidR="00CD4FE1" w:rsidRPr="008C7E78" w:rsidRDefault="00CD4FE1" w:rsidP="00E6654A">
      <w:pPr>
        <w:rPr>
          <w:ins w:id="7091" w:author="Arthur Parmentier" w:date="2020-05-14T14:59:00Z"/>
          <w:lang w:val="fr-FR"/>
          <w:rPrChange w:id="7092" w:author="Arthur Parmentier" w:date="2020-06-07T18:32:00Z">
            <w:rPr>
              <w:ins w:id="7093" w:author="Arthur Parmentier" w:date="2020-05-14T14:59:00Z"/>
            </w:rPr>
          </w:rPrChange>
        </w:rPr>
      </w:pPr>
      <w:ins w:id="7094" w:author="Arthur Parmentier" w:date="2020-05-14T14:57:00Z">
        <w:r w:rsidRPr="008C7E78">
          <w:rPr>
            <w:lang w:val="fr-FR"/>
            <w:rPrChange w:id="7095" w:author="Arthur Parmentier" w:date="2020-06-07T18:32:00Z">
              <w:rPr/>
            </w:rPrChange>
          </w:rPr>
          <w:t>Immobilté du soundpainter dans la config ordi et config traditionnelle walter</w:t>
        </w:r>
      </w:ins>
      <w:ins w:id="7096" w:author="Arthur Parmentier" w:date="2020-05-14T14:58:00Z">
        <w:r w:rsidR="00B47E57" w:rsidRPr="008C7E78">
          <w:rPr>
            <w:lang w:val="fr-FR"/>
            <w:rPrChange w:id="7097" w:author="Arthur Parmentier" w:date="2020-06-07T18:32:00Z">
              <w:rPr/>
            </w:rPrChange>
          </w:rPr>
          <w:t xml:space="preserve"> =&gt; aucune “deformation” du contexte de la performance artistique</w:t>
        </w:r>
        <w:r w:rsidR="004732DA" w:rsidRPr="008C7E78">
          <w:rPr>
            <w:lang w:val="fr-FR"/>
            <w:rPrChange w:id="7098" w:author="Arthur Parmentier" w:date="2020-06-07T18:32:00Z">
              <w:rPr/>
            </w:rPrChange>
          </w:rPr>
          <w:br/>
          <w:t>Notion d’espace</w:t>
        </w:r>
      </w:ins>
    </w:p>
    <w:p w:rsidR="00474CFF" w:rsidRPr="008C7E78" w:rsidRDefault="00474CFF" w:rsidP="00E6654A">
      <w:pPr>
        <w:rPr>
          <w:ins w:id="7099" w:author="Arthur Parmentier" w:date="2020-05-14T14:59:00Z"/>
          <w:lang w:val="fr-FR"/>
          <w:rPrChange w:id="7100" w:author="Arthur Parmentier" w:date="2020-06-07T18:32:00Z">
            <w:rPr>
              <w:ins w:id="7101" w:author="Arthur Parmentier" w:date="2020-05-14T14:59:00Z"/>
            </w:rPr>
          </w:rPrChange>
        </w:rPr>
      </w:pPr>
      <w:ins w:id="7102" w:author="Arthur Parmentier" w:date="2020-05-14T14:59:00Z">
        <w:r w:rsidRPr="008C7E78">
          <w:rPr>
            <w:lang w:val="fr-FR"/>
            <w:rPrChange w:id="7103" w:author="Arthur Parmentier" w:date="2020-06-07T18:32:00Z">
              <w:rPr/>
            </w:rPrChange>
          </w:rPr>
          <w:t>Distinction SP et performer: discussion de l’év</w:t>
        </w:r>
      </w:ins>
      <w:ins w:id="7104" w:author="Arthur Parmentier" w:date="2020-05-14T15:00:00Z">
        <w:r w:rsidRPr="008C7E78">
          <w:rPr>
            <w:lang w:val="fr-FR"/>
            <w:rPrChange w:id="7105" w:author="Arthur Parmentier" w:date="2020-06-07T18:32:00Z">
              <w:rPr/>
            </w:rPrChange>
          </w:rPr>
          <w:t>o</w:t>
        </w:r>
      </w:ins>
      <w:ins w:id="7106" w:author="Arthur Parmentier" w:date="2020-05-14T14:59:00Z">
        <w:r w:rsidRPr="008C7E78">
          <w:rPr>
            <w:lang w:val="fr-FR"/>
            <w:rPrChange w:id="7107" w:author="Arthur Parmentier" w:date="2020-06-07T18:32:00Z">
              <w:rPr/>
            </w:rPrChange>
          </w:rPr>
          <w:t>l</w:t>
        </w:r>
      </w:ins>
      <w:ins w:id="7108" w:author="Arthur Parmentier" w:date="2020-05-14T15:00:00Z">
        <w:r w:rsidRPr="008C7E78">
          <w:rPr>
            <w:lang w:val="fr-FR"/>
            <w:rPrChange w:id="7109" w:author="Arthur Parmentier" w:date="2020-06-07T18:32:00Z">
              <w:rPr/>
            </w:rPrChange>
          </w:rPr>
          <w:t>u</w:t>
        </w:r>
      </w:ins>
      <w:ins w:id="7110" w:author="Arthur Parmentier" w:date="2020-05-14T14:59:00Z">
        <w:r w:rsidRPr="008C7E78">
          <w:rPr>
            <w:lang w:val="fr-FR"/>
            <w:rPrChange w:id="7111" w:author="Arthur Parmentier" w:date="2020-06-07T18:32:00Z">
              <w:rPr/>
            </w:rPrChange>
          </w:rPr>
          <w:t>tion</w:t>
        </w:r>
      </w:ins>
      <w:ins w:id="7112" w:author="Arthur Parmentier" w:date="2020-05-14T15:01:00Z">
        <w:r w:rsidRPr="008C7E78">
          <w:rPr>
            <w:lang w:val="fr-FR"/>
            <w:rPrChange w:id="7113" w:author="Arthur Parmentier" w:date="2020-06-07T18:32:00Z">
              <w:rPr/>
            </w:rPrChange>
          </w:rPr>
          <w:t>, prospections de configuration possible?</w:t>
        </w:r>
      </w:ins>
      <w:ins w:id="7114" w:author="Arthur Parmentier" w:date="2020-05-14T14:59:00Z">
        <w:r w:rsidRPr="008C7E78">
          <w:rPr>
            <w:lang w:val="fr-FR"/>
            <w:rPrChange w:id="7115" w:author="Arthur Parmentier" w:date="2020-06-07T18:32:00Z">
              <w:rPr/>
            </w:rPrChange>
          </w:rPr>
          <w:t xml:space="preserve"> </w:t>
        </w:r>
      </w:ins>
    </w:p>
    <w:p w:rsidR="00474CFF" w:rsidRPr="008C7E78" w:rsidRDefault="00474CFF" w:rsidP="00E6654A">
      <w:pPr>
        <w:rPr>
          <w:ins w:id="7116" w:author="Arthur Parmentier" w:date="2020-05-14T15:29:00Z"/>
          <w:lang w:val="fr-FR"/>
          <w:rPrChange w:id="7117" w:author="Arthur Parmentier" w:date="2020-06-07T18:32:00Z">
            <w:rPr>
              <w:ins w:id="7118" w:author="Arthur Parmentier" w:date="2020-05-14T15:29:00Z"/>
            </w:rPr>
          </w:rPrChange>
        </w:rPr>
      </w:pPr>
      <w:ins w:id="7119" w:author="Arthur Parmentier" w:date="2020-05-14T14:59:00Z">
        <w:r w:rsidRPr="008C7E78">
          <w:rPr>
            <w:lang w:val="fr-FR"/>
            <w:rPrChange w:id="7120" w:author="Arthur Parmentier" w:date="2020-06-07T18:32:00Z">
              <w:rPr/>
            </w:rPrChange>
          </w:rPr>
          <w:t>Nouvelles configurations: le so</w:t>
        </w:r>
      </w:ins>
    </w:p>
    <w:p w:rsidR="0017374C" w:rsidRPr="008C7E78" w:rsidRDefault="0017374C" w:rsidP="00E6654A">
      <w:pPr>
        <w:rPr>
          <w:ins w:id="7121" w:author="Arthur Parmentier" w:date="2020-05-14T15:29:00Z"/>
          <w:lang w:val="fr-FR"/>
          <w:rPrChange w:id="7122" w:author="Arthur Parmentier" w:date="2020-06-07T18:32:00Z">
            <w:rPr>
              <w:ins w:id="7123" w:author="Arthur Parmentier" w:date="2020-05-14T15:29:00Z"/>
            </w:rPr>
          </w:rPrChange>
        </w:rPr>
      </w:pPr>
    </w:p>
    <w:p w:rsidR="0017374C" w:rsidRPr="008C7E78" w:rsidRDefault="0017374C" w:rsidP="00E6654A">
      <w:pPr>
        <w:rPr>
          <w:ins w:id="7124" w:author="Arthur Parmentier" w:date="2020-05-14T15:37:00Z"/>
          <w:lang w:val="fr-FR"/>
          <w:rPrChange w:id="7125" w:author="Arthur Parmentier" w:date="2020-06-07T18:32:00Z">
            <w:rPr>
              <w:ins w:id="7126" w:author="Arthur Parmentier" w:date="2020-05-14T15:37:00Z"/>
            </w:rPr>
          </w:rPrChange>
        </w:rPr>
      </w:pPr>
      <w:ins w:id="7127" w:author="Arthur Parmentier" w:date="2020-05-14T15:29:00Z">
        <w:r w:rsidRPr="008C7E78">
          <w:rPr>
            <w:lang w:val="fr-FR"/>
            <w:rPrChange w:id="7128" w:author="Arthur Parmentier" w:date="2020-06-07T18:32:00Z">
              <w:rPr/>
            </w:rPrChange>
          </w:rPr>
          <w:lastRenderedPageBreak/>
          <w:t xml:space="preserve">W a </w:t>
        </w:r>
        <w:r w:rsidR="009814BB" w:rsidRPr="008C7E78">
          <w:rPr>
            <w:lang w:val="fr-FR"/>
            <w:rPrChange w:id="7129" w:author="Arthur Parmentier" w:date="2020-06-07T18:32:00Z">
              <w:rPr/>
            </w:rPrChange>
          </w:rPr>
          <w:t>d</w:t>
        </w:r>
        <w:r w:rsidRPr="008C7E78">
          <w:rPr>
            <w:lang w:val="fr-FR"/>
            <w:rPrChange w:id="7130" w:author="Arthur Parmentier" w:date="2020-06-07T18:32:00Z">
              <w:rPr/>
            </w:rPrChange>
          </w:rPr>
          <w:t>eja supprimé signe?</w:t>
        </w:r>
        <w:r w:rsidR="009814BB" w:rsidRPr="008C7E78">
          <w:rPr>
            <w:lang w:val="fr-FR"/>
            <w:rPrChange w:id="7131" w:author="Arthur Parmentier" w:date="2020-06-07T18:32:00Z">
              <w:rPr/>
            </w:rPrChange>
          </w:rPr>
          <w:t xml:space="preserve"> Pk?</w:t>
        </w:r>
        <w:r w:rsidRPr="008C7E78">
          <w:rPr>
            <w:lang w:val="fr-FR"/>
            <w:rPrChange w:id="7132" w:author="Arthur Parmentier" w:date="2020-06-07T18:32:00Z">
              <w:rPr/>
            </w:rPrChange>
          </w:rPr>
          <w:t xml:space="preserve"> Ex “race” supprimée du dict de l’académie</w:t>
        </w:r>
      </w:ins>
      <w:ins w:id="7133" w:author="Arthur Parmentier" w:date="2020-05-14T15:30:00Z">
        <w:r w:rsidR="008B1BC4" w:rsidRPr="008C7E78">
          <w:rPr>
            <w:lang w:val="fr-FR"/>
            <w:rPrChange w:id="7134" w:author="Arthur Parmentier" w:date="2020-06-07T18:32:00Z">
              <w:rPr/>
            </w:rPrChange>
          </w:rPr>
          <w:br/>
          <w:t>Pas de synonyme en SP?</w:t>
        </w:r>
        <w:r w:rsidR="009C4444" w:rsidRPr="008C7E78">
          <w:rPr>
            <w:lang w:val="fr-FR"/>
            <w:rPrChange w:id="7135" w:author="Arthur Parmentier" w:date="2020-06-07T18:32:00Z">
              <w:rPr/>
            </w:rPrChange>
          </w:rPr>
          <w:t xml:space="preserve"> </w:t>
        </w:r>
      </w:ins>
      <w:ins w:id="7136" w:author="Arthur Parmentier" w:date="2020-05-14T15:31:00Z">
        <w:r w:rsidR="009C4444" w:rsidRPr="008C7E78">
          <w:rPr>
            <w:lang w:val="fr-FR"/>
            <w:rPrChange w:id="7137" w:author="Arthur Parmentier" w:date="2020-06-07T18:32:00Z">
              <w:rPr/>
            </w:rPrChange>
          </w:rPr>
          <w:t>Interpretation du synonyme d</w:t>
        </w:r>
      </w:ins>
      <w:ins w:id="7138" w:author="Arthur Parmentier" w:date="2020-05-14T15:32:00Z">
        <w:r w:rsidR="009C4444" w:rsidRPr="008C7E78">
          <w:rPr>
            <w:lang w:val="fr-FR"/>
            <w:rPrChange w:id="7139" w:author="Arthur Parmentier" w:date="2020-06-07T18:32:00Z">
              <w:rPr/>
            </w:rPrChange>
          </w:rPr>
          <w:t>ans les langues avec contexts: ???</w:t>
        </w:r>
        <w:r w:rsidR="00A67223" w:rsidRPr="008C7E78">
          <w:rPr>
            <w:lang w:val="fr-FR"/>
            <w:rPrChange w:id="7140" w:author="Arthur Parmentier" w:date="2020-06-07T18:32:00Z">
              <w:rPr/>
            </w:rPrChange>
          </w:rPr>
          <w:t xml:space="preserve"> nuance contextuelle (cf video )</w:t>
        </w:r>
      </w:ins>
    </w:p>
    <w:p w:rsidR="00A06D4C" w:rsidRPr="008C7E78" w:rsidRDefault="00A06D4C" w:rsidP="00E6654A">
      <w:pPr>
        <w:rPr>
          <w:ins w:id="7141" w:author="Arthur Parmentier" w:date="2020-05-14T15:37:00Z"/>
          <w:lang w:val="fr-FR"/>
          <w:rPrChange w:id="7142" w:author="Arthur Parmentier" w:date="2020-06-07T18:32:00Z">
            <w:rPr>
              <w:ins w:id="7143" w:author="Arthur Parmentier" w:date="2020-05-14T15:37:00Z"/>
            </w:rPr>
          </w:rPrChange>
        </w:rPr>
      </w:pPr>
    </w:p>
    <w:p w:rsidR="00A06D4C" w:rsidRPr="008C7E78" w:rsidRDefault="00A06D4C" w:rsidP="00E6654A">
      <w:pPr>
        <w:rPr>
          <w:ins w:id="7144" w:author="Arthur Parmentier" w:date="2020-05-14T15:38:00Z"/>
          <w:lang w:val="fr-FR"/>
          <w:rPrChange w:id="7145" w:author="Arthur Parmentier" w:date="2020-06-07T18:32:00Z">
            <w:rPr>
              <w:ins w:id="7146" w:author="Arthur Parmentier" w:date="2020-05-14T15:38:00Z"/>
            </w:rPr>
          </w:rPrChange>
        </w:rPr>
      </w:pPr>
      <w:ins w:id="7147" w:author="Arthur Parmentier" w:date="2020-05-14T15:37:00Z">
        <w:r w:rsidRPr="008C7E78">
          <w:rPr>
            <w:lang w:val="fr-FR"/>
            <w:rPrChange w:id="7148" w:author="Arthur Parmentier" w:date="2020-06-07T18:32:00Z">
              <w:rPr/>
            </w:rPrChange>
          </w:rPr>
          <w:t xml:space="preserve">Language SP manipulé </w:t>
        </w:r>
      </w:ins>
      <w:ins w:id="7149" w:author="Arthur Parmentier" w:date="2020-05-14T15:38:00Z">
        <w:r w:rsidRPr="008C7E78">
          <w:rPr>
            <w:lang w:val="fr-FR"/>
            <w:rPrChange w:id="7150" w:author="Arthur Parmentier" w:date="2020-06-07T18:32:00Z">
              <w:rPr/>
            </w:rPrChange>
          </w:rPr>
          <w:t>par le sp (context free grammar) VS musical language (context sensitive)</w:t>
        </w:r>
        <w:r w:rsidR="00F732CE" w:rsidRPr="008C7E78">
          <w:rPr>
            <w:lang w:val="fr-FR"/>
            <w:rPrChange w:id="7151" w:author="Arthur Parmentier" w:date="2020-06-07T18:32:00Z">
              <w:rPr/>
            </w:rPrChange>
          </w:rPr>
          <w:t xml:space="preserve"> by performer</w:t>
        </w:r>
      </w:ins>
    </w:p>
    <w:p w:rsidR="00475458" w:rsidRPr="008C7E78" w:rsidRDefault="00475458" w:rsidP="00E6654A">
      <w:pPr>
        <w:rPr>
          <w:ins w:id="7152" w:author="Arthur Parmentier" w:date="2020-05-14T15:38:00Z"/>
          <w:lang w:val="fr-FR"/>
          <w:rPrChange w:id="7153" w:author="Arthur Parmentier" w:date="2020-06-07T18:32:00Z">
            <w:rPr>
              <w:ins w:id="7154" w:author="Arthur Parmentier" w:date="2020-05-14T15:38:00Z"/>
            </w:rPr>
          </w:rPrChange>
        </w:rPr>
      </w:pPr>
    </w:p>
    <w:p w:rsidR="00475458" w:rsidRPr="008C7E78" w:rsidRDefault="00475458" w:rsidP="00E6654A">
      <w:pPr>
        <w:rPr>
          <w:ins w:id="7155" w:author="Arthur Parmentier" w:date="2020-05-14T15:44:00Z"/>
          <w:lang w:val="fr-FR"/>
          <w:rPrChange w:id="7156" w:author="Arthur Parmentier" w:date="2020-06-07T18:32:00Z">
            <w:rPr>
              <w:ins w:id="7157" w:author="Arthur Parmentier" w:date="2020-05-14T15:44:00Z"/>
            </w:rPr>
          </w:rPrChange>
        </w:rPr>
      </w:pPr>
      <w:ins w:id="7158" w:author="Arthur Parmentier" w:date="2020-05-14T15:38:00Z">
        <w:r w:rsidRPr="008C7E78">
          <w:rPr>
            <w:lang w:val="fr-FR"/>
            <w:rPrChange w:id="7159" w:author="Arthur Parmentier" w:date="2020-06-07T18:32:00Z">
              <w:rPr/>
            </w:rPrChange>
          </w:rPr>
          <w:t>Context</w:t>
        </w:r>
      </w:ins>
      <w:ins w:id="7160" w:author="Arthur Parmentier" w:date="2020-05-14T15:39:00Z">
        <w:r w:rsidRPr="008C7E78">
          <w:rPr>
            <w:lang w:val="fr-FR"/>
            <w:rPrChange w:id="7161" w:author="Arthur Parmentier" w:date="2020-06-07T18:32:00Z">
              <w:rPr/>
            </w:rPrChange>
          </w:rPr>
          <w:t>: importance au dela de la (context</w:t>
        </w:r>
      </w:ins>
      <w:ins w:id="7162" w:author="Arthur Parmentier" w:date="2020-05-14T15:41:00Z">
        <w:r w:rsidR="005A0160" w:rsidRPr="008C7E78">
          <w:rPr>
            <w:lang w:val="fr-FR"/>
            <w:rPrChange w:id="7163" w:author="Arthur Parmentier" w:date="2020-06-07T18:32:00Z">
              <w:rPr/>
            </w:rPrChange>
          </w:rPr>
          <w:t>-</w:t>
        </w:r>
      </w:ins>
      <w:ins w:id="7164" w:author="Arthur Parmentier" w:date="2020-05-14T15:39:00Z">
        <w:r w:rsidRPr="008C7E78">
          <w:rPr>
            <w:lang w:val="fr-FR"/>
            <w:rPrChange w:id="7165" w:author="Arthur Parmentier" w:date="2020-06-07T18:32:00Z">
              <w:rPr/>
            </w:rPrChange>
          </w:rPr>
          <w:t>free grammar)</w:t>
        </w:r>
        <w:r w:rsidR="00384716" w:rsidRPr="008C7E78">
          <w:rPr>
            <w:lang w:val="fr-FR"/>
            <w:rPrChange w:id="7166" w:author="Arthur Parmentier" w:date="2020-06-07T18:32:00Z">
              <w:rPr/>
            </w:rPrChange>
          </w:rPr>
          <w:t>: attentes du compositeur, configuration</w:t>
        </w:r>
      </w:ins>
      <w:ins w:id="7167" w:author="Arthur Parmentier" w:date="2020-05-14T15:41:00Z">
        <w:r w:rsidR="00CF3BC0" w:rsidRPr="008C7E78">
          <w:rPr>
            <w:lang w:val="fr-FR"/>
            <w:rPrChange w:id="7168" w:author="Arthur Parmentier" w:date="2020-06-07T18:32:00Z">
              <w:rPr/>
            </w:rPrChange>
          </w:rPr>
          <w:t>, par défaut…</w:t>
        </w:r>
      </w:ins>
    </w:p>
    <w:p w:rsidR="005D5A11" w:rsidRPr="008C7E78" w:rsidRDefault="005D5A11" w:rsidP="00E6654A">
      <w:pPr>
        <w:rPr>
          <w:ins w:id="7169" w:author="Arthur Parmentier" w:date="2020-05-14T15:44:00Z"/>
          <w:lang w:val="fr-FR"/>
          <w:rPrChange w:id="7170" w:author="Arthur Parmentier" w:date="2020-06-07T18:32:00Z">
            <w:rPr>
              <w:ins w:id="7171" w:author="Arthur Parmentier" w:date="2020-05-14T15:44:00Z"/>
            </w:rPr>
          </w:rPrChange>
        </w:rPr>
      </w:pPr>
    </w:p>
    <w:p w:rsidR="005D5A11" w:rsidRPr="008C7E78" w:rsidRDefault="005D5A11" w:rsidP="00E6654A">
      <w:pPr>
        <w:rPr>
          <w:ins w:id="7172" w:author="Arthur Parmentier" w:date="2020-05-14T15:44:00Z"/>
          <w:lang w:val="fr-FR"/>
          <w:rPrChange w:id="7173" w:author="Arthur Parmentier" w:date="2020-06-07T18:32:00Z">
            <w:rPr>
              <w:ins w:id="7174" w:author="Arthur Parmentier" w:date="2020-05-14T15:44:00Z"/>
            </w:rPr>
          </w:rPrChange>
        </w:rPr>
      </w:pPr>
      <w:ins w:id="7175" w:author="Arthur Parmentier" w:date="2020-05-14T15:44:00Z">
        <w:r w:rsidRPr="008C7E78">
          <w:rPr>
            <w:lang w:val="fr-FR"/>
            <w:rPrChange w:id="7176" w:author="Arthur Parmentier" w:date="2020-06-07T18:32:00Z">
              <w:rPr/>
            </w:rPrChange>
          </w:rPr>
          <w:t>Mode: préciser le sens</w:t>
        </w:r>
        <w:r w:rsidR="0074035C" w:rsidRPr="008C7E78">
          <w:rPr>
            <w:lang w:val="fr-FR"/>
            <w:rPrChange w:id="7177" w:author="Arthur Parmentier" w:date="2020-06-07T18:32:00Z">
              <w:rPr/>
            </w:rPrChange>
          </w:rPr>
          <w:t xml:space="preserve"> </w:t>
        </w:r>
        <w:r w:rsidRPr="008C7E78">
          <w:rPr>
            <w:lang w:val="fr-FR"/>
            <w:rPrChange w:id="7178" w:author="Arthur Parmentier" w:date="2020-06-07T18:32:00Z">
              <w:rPr/>
            </w:rPrChange>
          </w:rPr>
          <w:t>en SP</w:t>
        </w:r>
      </w:ins>
    </w:p>
    <w:p w:rsidR="0074035C" w:rsidRPr="008C7E78" w:rsidRDefault="0074035C" w:rsidP="00E6654A">
      <w:pPr>
        <w:rPr>
          <w:ins w:id="7179" w:author="Arthur Parmentier" w:date="2020-05-14T15:58:00Z"/>
          <w:lang w:val="fr-FR"/>
          <w:rPrChange w:id="7180" w:author="Arthur Parmentier" w:date="2020-06-07T18:32:00Z">
            <w:rPr>
              <w:ins w:id="7181" w:author="Arthur Parmentier" w:date="2020-05-14T15:58:00Z"/>
            </w:rPr>
          </w:rPrChange>
        </w:rPr>
      </w:pPr>
      <w:ins w:id="7182" w:author="Arthur Parmentier" w:date="2020-05-14T15:44:00Z">
        <w:r w:rsidRPr="008C7E78">
          <w:rPr>
            <w:lang w:val="fr-FR"/>
            <w:rPrChange w:id="7183" w:author="Arthur Parmentier" w:date="2020-06-07T18:32:00Z">
              <w:rPr/>
            </w:rPrChange>
          </w:rPr>
          <w:t>“mode”, “for</w:t>
        </w:r>
      </w:ins>
      <w:ins w:id="7184" w:author="Arthur Parmentier" w:date="2020-05-14T15:45:00Z">
        <w:r w:rsidRPr="008C7E78">
          <w:rPr>
            <w:lang w:val="fr-FR"/>
            <w:rPrChange w:id="7185" w:author="Arthur Parmentier" w:date="2020-06-07T18:32:00Z">
              <w:rPr/>
            </w:rPrChange>
          </w:rPr>
          <w:t>me”</w:t>
        </w:r>
      </w:ins>
    </w:p>
    <w:p w:rsidR="00FB6B81" w:rsidRPr="008C7E78" w:rsidRDefault="00FB6B81" w:rsidP="00E6654A">
      <w:pPr>
        <w:rPr>
          <w:ins w:id="7186" w:author="Arthur Parmentier" w:date="2020-05-14T15:59:00Z"/>
          <w:lang w:val="fr-FR"/>
          <w:rPrChange w:id="7187" w:author="Arthur Parmentier" w:date="2020-06-07T18:32:00Z">
            <w:rPr>
              <w:ins w:id="7188" w:author="Arthur Parmentier" w:date="2020-05-14T15:59:00Z"/>
            </w:rPr>
          </w:rPrChange>
        </w:rPr>
      </w:pPr>
    </w:p>
    <w:p w:rsidR="00FB6B81" w:rsidRPr="008C7E78" w:rsidRDefault="00FB6B81" w:rsidP="00E6654A">
      <w:pPr>
        <w:rPr>
          <w:ins w:id="7189" w:author="Arthur Parmentier" w:date="2020-05-14T15:58:00Z"/>
          <w:lang w:val="fr-FR"/>
          <w:rPrChange w:id="7190" w:author="Arthur Parmentier" w:date="2020-06-07T18:32:00Z">
            <w:rPr>
              <w:ins w:id="7191" w:author="Arthur Parmentier" w:date="2020-05-14T15:58:00Z"/>
            </w:rPr>
          </w:rPrChange>
        </w:rPr>
      </w:pPr>
      <w:ins w:id="7192" w:author="Arthur Parmentier" w:date="2020-05-14T15:59:00Z">
        <w:r w:rsidRPr="008C7E78">
          <w:rPr>
            <w:lang w:val="fr-FR"/>
            <w:rPrChange w:id="7193" w:author="Arthur Parmentier" w:date="2020-06-07T18:32:00Z">
              <w:rPr/>
            </w:rPrChange>
          </w:rPr>
          <w:t>Glossaire (definition des mots/concepts utilizes)</w:t>
        </w:r>
      </w:ins>
    </w:p>
    <w:p w:rsidR="00FB6B81" w:rsidRPr="008C7E78" w:rsidRDefault="00FB6B81" w:rsidP="00E6654A">
      <w:pPr>
        <w:rPr>
          <w:ins w:id="7194" w:author="Arthur Parmentier" w:date="2020-05-14T16:26:00Z"/>
          <w:lang w:val="fr-FR"/>
          <w:rPrChange w:id="7195" w:author="Arthur Parmentier" w:date="2020-06-07T18:32:00Z">
            <w:rPr>
              <w:ins w:id="7196" w:author="Arthur Parmentier" w:date="2020-05-14T16:26:00Z"/>
            </w:rPr>
          </w:rPrChange>
        </w:rPr>
      </w:pPr>
      <w:ins w:id="7197" w:author="Arthur Parmentier" w:date="2020-05-14T15:58:00Z">
        <w:r w:rsidRPr="008C7E78">
          <w:rPr>
            <w:lang w:val="fr-FR"/>
            <w:rPrChange w:id="7198" w:author="Arthur Parmentier" w:date="2020-06-07T18:32:00Z">
              <w:rPr/>
            </w:rPrChange>
          </w:rPr>
          <w:t>Biblio, table des illust</w:t>
        </w:r>
      </w:ins>
      <w:ins w:id="7199" w:author="Arthur Parmentier" w:date="2020-05-14T15:59:00Z">
        <w:r w:rsidRPr="008C7E78">
          <w:rPr>
            <w:lang w:val="fr-FR"/>
            <w:rPrChange w:id="7200" w:author="Arthur Parmentier" w:date="2020-06-07T18:32:00Z">
              <w:rPr/>
            </w:rPrChange>
          </w:rPr>
          <w:t>rations.</w:t>
        </w:r>
      </w:ins>
    </w:p>
    <w:p w:rsidR="009946FB" w:rsidRPr="008C7E78" w:rsidRDefault="009946FB" w:rsidP="00E6654A">
      <w:pPr>
        <w:rPr>
          <w:ins w:id="7201" w:author="Arthur Parmentier" w:date="2020-05-14T16:26:00Z"/>
          <w:lang w:val="fr-FR"/>
          <w:rPrChange w:id="7202" w:author="Arthur Parmentier" w:date="2020-06-07T18:32:00Z">
            <w:rPr>
              <w:ins w:id="7203" w:author="Arthur Parmentier" w:date="2020-05-14T16:26:00Z"/>
            </w:rPr>
          </w:rPrChange>
        </w:rPr>
      </w:pPr>
    </w:p>
    <w:p w:rsidR="009946FB" w:rsidRPr="008C7E78" w:rsidRDefault="009946FB" w:rsidP="00E6654A">
      <w:pPr>
        <w:rPr>
          <w:ins w:id="7204" w:author="Arthur Parmentier" w:date="2020-05-14T16:26:00Z"/>
          <w:lang w:val="fr-FR"/>
          <w:rPrChange w:id="7205" w:author="Arthur Parmentier" w:date="2020-06-07T18:32:00Z">
            <w:rPr>
              <w:ins w:id="7206" w:author="Arthur Parmentier" w:date="2020-05-14T16:26:00Z"/>
            </w:rPr>
          </w:rPrChange>
        </w:rPr>
      </w:pPr>
      <w:ins w:id="7207" w:author="Arthur Parmentier" w:date="2020-05-14T16:26:00Z">
        <w:r w:rsidRPr="008C7E78">
          <w:rPr>
            <w:lang w:val="fr-FR"/>
            <w:rPrChange w:id="7208" w:author="Arthur Parmentier" w:date="2020-06-07T18:32:00Z">
              <w:rPr/>
            </w:rPrChange>
          </w:rPr>
          <w:t>4 semaines:</w:t>
        </w:r>
      </w:ins>
    </w:p>
    <w:p w:rsidR="009946FB" w:rsidRPr="007C437A" w:rsidRDefault="009946FB" w:rsidP="00E6654A">
      <w:pPr>
        <w:rPr>
          <w:ins w:id="7209" w:author="Arthur Parmentier" w:date="2020-05-14T16:28:00Z"/>
        </w:rPr>
      </w:pPr>
      <w:ins w:id="7210" w:author="Arthur Parmentier" w:date="2020-05-14T16:28:00Z">
        <w:r w:rsidRPr="007C437A">
          <w:t xml:space="preserve">Facilité: </w:t>
        </w:r>
      </w:ins>
    </w:p>
    <w:p w:rsidR="009946FB" w:rsidRPr="007C437A" w:rsidRDefault="009946FB">
      <w:pPr>
        <w:ind w:firstLine="360"/>
        <w:rPr>
          <w:ins w:id="7211" w:author="Arthur Parmentier" w:date="2020-05-14T16:28:00Z"/>
        </w:rPr>
        <w:pPrChange w:id="7212" w:author="Arthur Parmentier" w:date="2020-05-14T16:28:00Z">
          <w:pPr/>
        </w:pPrChange>
      </w:pPr>
      <w:ins w:id="7213" w:author="Arthur Parmentier" w:date="2020-05-14T16:28:00Z">
        <w:r w:rsidRPr="007C437A">
          <w:t>- partie technologique</w:t>
        </w:r>
      </w:ins>
    </w:p>
    <w:p w:rsidR="009946FB" w:rsidRPr="007C437A" w:rsidRDefault="009946FB" w:rsidP="009946FB">
      <w:pPr>
        <w:pStyle w:val="Paragraphedeliste"/>
        <w:numPr>
          <w:ilvl w:val="0"/>
          <w:numId w:val="14"/>
        </w:numPr>
        <w:rPr>
          <w:ins w:id="7214" w:author="Arthur Parmentier" w:date="2020-05-14T16:28:00Z"/>
        </w:rPr>
      </w:pPr>
      <w:ins w:id="7215" w:author="Arthur Parmentier" w:date="2020-05-14T16:28:00Z">
        <w:r w:rsidRPr="007C437A">
          <w:t>Brief history of SP</w:t>
        </w:r>
      </w:ins>
    </w:p>
    <w:p w:rsidR="009946FB" w:rsidRPr="007C437A" w:rsidRDefault="009946FB" w:rsidP="00B827FE">
      <w:pPr>
        <w:rPr>
          <w:ins w:id="7216" w:author="Arthur Parmentier" w:date="2020-05-22T11:49:00Z"/>
        </w:rPr>
      </w:pPr>
    </w:p>
    <w:p w:rsidR="00B827FE" w:rsidRPr="007C437A" w:rsidRDefault="00B827FE">
      <w:pPr>
        <w:rPr>
          <w:ins w:id="7217" w:author="Arthur Parmentier" w:date="2020-05-23T19:48:00Z"/>
        </w:rPr>
      </w:pPr>
      <w:ins w:id="7218" w:author="Arthur Parmentier" w:date="2020-05-22T11:49:00Z">
        <w:r w:rsidRPr="007C437A">
          <w:t>INTERACTML and why I dropped Unity</w:t>
        </w:r>
      </w:ins>
    </w:p>
    <w:p w:rsidR="0019026D" w:rsidRPr="007C437A" w:rsidRDefault="0019026D">
      <w:pPr>
        <w:rPr>
          <w:ins w:id="7219" w:author="Arthur Parmentier" w:date="2020-06-05T16:32:00Z"/>
        </w:rPr>
      </w:pPr>
      <w:ins w:id="7220" w:author="Arthur Parmentier" w:date="2020-05-23T19:48:00Z">
        <w:r w:rsidRPr="007C437A">
          <w:t>Splitcam</w:t>
        </w:r>
      </w:ins>
    </w:p>
    <w:p w:rsidR="00E814B3" w:rsidRPr="007C437A" w:rsidRDefault="00E814B3">
      <w:pPr>
        <w:rPr>
          <w:ins w:id="7221" w:author="Arthur Parmentier" w:date="2020-06-05T16:32:00Z"/>
        </w:rPr>
      </w:pPr>
    </w:p>
    <w:p w:rsidR="006E2B59" w:rsidRPr="007C437A" w:rsidRDefault="006E2B59" w:rsidP="006E2B59">
      <w:pPr>
        <w:rPr>
          <w:moveTo w:id="7222" w:author="Arthur Parmentier" w:date="2020-06-06T22:11:00Z"/>
        </w:rPr>
      </w:pPr>
      <w:moveToRangeStart w:id="7223" w:author="Arthur Parmentier" w:date="2020-06-06T22:11:00Z" w:name="move42373884"/>
      <w:moveTo w:id="7224" w:author="Arthur Parmentier" w:date="2020-06-06T22:11:00Z">
        <w:r w:rsidRPr="007C437A">
          <w:t>DRAFT of ideas</w:t>
        </w:r>
      </w:moveTo>
    </w:p>
    <w:p w:rsidR="006E2B59" w:rsidRPr="007C437A" w:rsidRDefault="006E2B59" w:rsidP="006E2B59">
      <w:pPr>
        <w:pStyle w:val="Paragraphedeliste"/>
        <w:numPr>
          <w:ilvl w:val="0"/>
          <w:numId w:val="8"/>
        </w:numPr>
        <w:rPr>
          <w:moveTo w:id="7225" w:author="Arthur Parmentier" w:date="2020-06-06T22:11:00Z"/>
        </w:rPr>
      </w:pPr>
      <w:moveTo w:id="7226" w:author="Arthur Parmentier" w:date="2020-06-06T22:11:00Z">
        <w:r w:rsidRPr="007C437A">
          <w:t xml:space="preserve">“Traditional” Soundpainting vs “Alternative” Soundpainting: a question a configuration (soundpainting as a language but not a configuration) means that it is not necessarily linked to the frontal relation between a composer (human) and an orchestra (of human performers). My use of the word “traditional” refers to the transmission and definition of SP by Walter, with his own use &amp; configuration of Soundpainting performances. There is no “modern” Soundpainting but rather an expanding field of research and experimentations in how the language and its </w:t>
        </w:r>
        <w:r w:rsidRPr="007C437A">
          <w:lastRenderedPageBreak/>
          <w:t>concepts can extend to very different contexts and configurations. Develop with Brasilian version of SP &amp; baila baila.</w:t>
        </w:r>
      </w:moveTo>
    </w:p>
    <w:p w:rsidR="006E2B59" w:rsidRPr="007C437A" w:rsidRDefault="006E2B59" w:rsidP="006E2B59">
      <w:pPr>
        <w:pStyle w:val="Paragraphedeliste"/>
        <w:numPr>
          <w:ilvl w:val="1"/>
          <w:numId w:val="8"/>
        </w:numPr>
        <w:rPr>
          <w:moveTo w:id="7227" w:author="Arthur Parmentier" w:date="2020-06-06T22:11:00Z"/>
        </w:rPr>
      </w:pPr>
      <w:moveTo w:id="7228" w:author="Arthur Parmentier" w:date="2020-06-06T22:11:00Z">
        <w:r w:rsidRPr="007C437A">
          <w:t>The concepts depend on the configuration. For instance, a “note” in music is very different from the concept (or its absence!) of “note” in visual arts.</w:t>
        </w:r>
      </w:moveTo>
    </w:p>
    <w:p w:rsidR="006E2B59" w:rsidRPr="007C437A" w:rsidRDefault="006E2B59" w:rsidP="006E2B59">
      <w:pPr>
        <w:pStyle w:val="Paragraphedeliste"/>
        <w:numPr>
          <w:ilvl w:val="1"/>
          <w:numId w:val="8"/>
        </w:numPr>
        <w:rPr>
          <w:moveTo w:id="7229" w:author="Arthur Parmentier" w:date="2020-06-06T22:11:00Z"/>
        </w:rPr>
      </w:pPr>
      <w:moveTo w:id="7230" w:author="Arthur Parmentier" w:date="2020-06-06T22:11:00Z">
        <w:r w:rsidRPr="007C437A">
          <w:t>SP early concepts were built for music performances and translated later for other disciplines. (Q: why do we even use this word “discipline” in arts?)</w:t>
        </w:r>
        <w:r w:rsidRPr="007C437A">
          <w:br/>
          <w:t>-&gt; Concepts inside SP are “stolen” from the configuration/context it deals with.</w:t>
        </w:r>
      </w:moveTo>
    </w:p>
    <w:p w:rsidR="006E2B59" w:rsidRPr="007C437A" w:rsidRDefault="006E2B59" w:rsidP="006E2B59">
      <w:pPr>
        <w:pStyle w:val="Paragraphedeliste"/>
        <w:numPr>
          <w:ilvl w:val="1"/>
          <w:numId w:val="8"/>
        </w:numPr>
        <w:rPr>
          <w:moveTo w:id="7231" w:author="Arthur Parmentier" w:date="2020-06-06T22:11:00Z"/>
        </w:rPr>
      </w:pPr>
      <w:moveTo w:id="7232" w:author="Arthur Parmentier" w:date="2020-06-06T22:11:00Z">
        <w:r w:rsidRPr="007C437A">
          <w:t>SP acts as a kind of translation from the concepts of different practices to signs</w:t>
        </w:r>
      </w:moveTo>
    </w:p>
    <w:p w:rsidR="006E2B59" w:rsidRPr="007C437A" w:rsidRDefault="006E2B59" w:rsidP="006E2B59">
      <w:pPr>
        <w:pStyle w:val="Paragraphedeliste"/>
        <w:numPr>
          <w:ilvl w:val="1"/>
          <w:numId w:val="8"/>
        </w:numPr>
        <w:rPr>
          <w:moveTo w:id="7233" w:author="Arthur Parmentier" w:date="2020-06-06T22:11:00Z"/>
        </w:rPr>
      </w:pPr>
      <w:moveTo w:id="7234" w:author="Arthur Parmentier" w:date="2020-06-06T22:11:00Z">
        <w:r w:rsidRPr="007C437A">
          <w:t>It is therefore important to understand that to my point of view, there is not a fixed set of concepts that would be incorporated by the SP language</w:t>
        </w:r>
      </w:moveTo>
    </w:p>
    <w:p w:rsidR="006E2B59" w:rsidRPr="007C437A" w:rsidRDefault="006E2B59" w:rsidP="006E2B59">
      <w:pPr>
        <w:pStyle w:val="Paragraphedeliste"/>
        <w:numPr>
          <w:ilvl w:val="1"/>
          <w:numId w:val="8"/>
        </w:numPr>
        <w:rPr>
          <w:moveTo w:id="7235" w:author="Arthur Parmentier" w:date="2020-06-06T22:11:00Z"/>
        </w:rPr>
      </w:pPr>
      <w:moveTo w:id="7236" w:author="Arthur Parmentier" w:date="2020-06-06T22:11:00Z">
        <w:r w:rsidRPr="007C437A">
          <w:t>but rather a fluid, dynamic and varying grammar</w:t>
        </w:r>
      </w:moveTo>
    </w:p>
    <w:moveToRangeEnd w:id="7223"/>
    <w:p w:rsidR="00E814B3" w:rsidRPr="007C437A" w:rsidRDefault="00E814B3"/>
    <w:sectPr w:rsidR="00E814B3" w:rsidRPr="007C437A" w:rsidSect="00670002">
      <w:footerReference w:type="even" r:id="rId32"/>
      <w:footerReference w:type="default" r:id="rId33"/>
      <w:pgSz w:w="11906" w:h="16838"/>
      <w:pgMar w:top="1440" w:right="1080" w:bottom="1440" w:left="1080" w:header="708" w:footer="708" w:gutter="0"/>
      <w:pgNumType w:start="1"/>
      <w:cols w:space="720"/>
      <w:docGrid w:linePitch="299"/>
      <w:sectPrChange w:id="7237" w:author="Arthur Parmentier" w:date="2020-05-18T14:24:00Z">
        <w:sectPr w:rsidR="00E814B3" w:rsidRPr="007C437A" w:rsidSect="00670002">
          <w:pgMar w:top="1417" w:right="1417" w:bottom="1417" w:left="1417" w:header="708" w:footer="708" w:gutter="0"/>
          <w:docGrid w:linePitch="0"/>
        </w:sectPr>
      </w:sectPrChang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922DA" w:rsidRDefault="003922DA" w:rsidP="00E6654A">
      <w:r>
        <w:separator/>
      </w:r>
    </w:p>
  </w:endnote>
  <w:endnote w:type="continuationSeparator" w:id="0">
    <w:p w:rsidR="003922DA" w:rsidRDefault="003922DA" w:rsidP="00E665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Nunito ExtraLight">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Nunito Sans ExtraLight">
    <w:panose1 w:val="00000300000000000000"/>
    <w:charset w:val="00"/>
    <w:family w:val="auto"/>
    <w:pitch w:val="variable"/>
    <w:sig w:usb0="20000007" w:usb1="00000001" w:usb2="00000000" w:usb3="00000000" w:csb0="00000193" w:csb1="00000000"/>
  </w:font>
  <w:font w:name="Noto Sans Symbols">
    <w:altName w:val="Calibri"/>
    <w:charset w:val="00"/>
    <w:family w:val="auto"/>
    <w:pitch w:val="default"/>
  </w:font>
  <w:font w:name="Nunito Sans">
    <w:panose1 w:val="00000500000000000000"/>
    <w:charset w:val="00"/>
    <w:family w:val="auto"/>
    <w:pitch w:val="variable"/>
    <w:sig w:usb0="20000007" w:usb1="00000001" w:usb2="00000000" w:usb3="00000000" w:csb0="00000193" w:csb1="00000000"/>
  </w:font>
  <w:font w:name="Nunito Sans Light">
    <w:panose1 w:val="00000400000000000000"/>
    <w:charset w:val="00"/>
    <w:family w:val="auto"/>
    <w:pitch w:val="variable"/>
    <w:sig w:usb0="20000007" w:usb1="00000001" w:usb2="00000000" w:usb3="00000000" w:csb0="00000193" w:csb1="00000000"/>
  </w:font>
  <w:font w:name="Lucida Grande">
    <w:altName w:val="Segoe UI"/>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A5F3C" w:rsidRDefault="00FA5F3C" w:rsidP="00E6654A">
    <w:r>
      <w:fldChar w:fldCharType="begin"/>
    </w:r>
    <w:r>
      <w:instrText>PAGE</w:instrText>
    </w:r>
    <w:r>
      <w:fldChar w:fldCharType="end"/>
    </w:r>
  </w:p>
  <w:p w:rsidR="00FA5F3C" w:rsidRDefault="00FA5F3C" w:rsidP="00E6654A"/>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A5F3C" w:rsidRDefault="00FA5F3C" w:rsidP="00E6654A">
    <w:r>
      <w:fldChar w:fldCharType="begin"/>
    </w:r>
    <w:r>
      <w:instrText>PAGE</w:instrText>
    </w:r>
    <w:r>
      <w:fldChar w:fldCharType="separate"/>
    </w:r>
    <w:r>
      <w:rPr>
        <w:noProof/>
      </w:rPr>
      <w:t>1</w:t>
    </w:r>
    <w:r>
      <w:fldChar w:fldCharType="end"/>
    </w:r>
  </w:p>
  <w:p w:rsidR="00FA5F3C" w:rsidRDefault="00FA5F3C" w:rsidP="00E6654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922DA" w:rsidRDefault="003922DA" w:rsidP="00E6654A">
      <w:r>
        <w:separator/>
      </w:r>
    </w:p>
  </w:footnote>
  <w:footnote w:type="continuationSeparator" w:id="0">
    <w:p w:rsidR="003922DA" w:rsidRDefault="003922DA" w:rsidP="00E6654A">
      <w:r>
        <w:continuationSeparator/>
      </w:r>
    </w:p>
  </w:footnote>
  <w:footnote w:id="1">
    <w:p w:rsidR="00FA5F3C" w:rsidRPr="008C7E78" w:rsidRDefault="00FA5F3C">
      <w:pPr>
        <w:pStyle w:val="Notedebasdepage"/>
      </w:pPr>
      <w:ins w:id="715" w:author="Arthur Parmentier" w:date="2020-06-06T15:45:00Z">
        <w:r>
          <w:rPr>
            <w:rStyle w:val="Appelnotedebasdep"/>
          </w:rPr>
          <w:footnoteRef/>
        </w:r>
        <w:r w:rsidRPr="008C7E78">
          <w:rPr>
            <w:lang w:val="fr-FR"/>
            <w:rPrChange w:id="716" w:author="Arthur Parmentier" w:date="2020-06-07T18:32:00Z">
              <w:rPr/>
            </w:rPrChange>
          </w:rPr>
          <w:t xml:space="preserve"> Nadine Couture, Sébastien Bottecchia, Serge Chaumette, Mateo Cecconello, Josu Rekalde, et al.. </w:t>
        </w:r>
        <w:r w:rsidRPr="00BA026A">
          <w:rPr>
            <w:i/>
            <w:iCs/>
            <w:rPrChange w:id="717" w:author="Arthur Parmentier" w:date="2020-06-06T15:45:00Z">
              <w:rPr/>
            </w:rPrChange>
          </w:rPr>
          <w:t>Using the Soundpainting Language to Fly a Swarm of Drones</w:t>
        </w:r>
        <w:r>
          <w:t xml:space="preserve">. Chen J. </w:t>
        </w:r>
        <w:r>
          <w:rPr>
            <w:i/>
            <w:iCs/>
          </w:rPr>
          <w:t>Advances in Intelligent Systems and Computing</w:t>
        </w:r>
        <w:r>
          <w:t>, 595, Springer, Cham, pp.39-51, 2017, AHFE 2017: Advances in Human Factors in Robots and Unmanned Systems, 978-3-319-60383-4.</w:t>
        </w:r>
      </w:ins>
      <w:ins w:id="718" w:author="Arthur Parmentier" w:date="2020-06-06T15:46:00Z">
        <w:r w:rsidRPr="008C7E78">
          <w:rPr>
            <w:rPrChange w:id="719" w:author="Arthur Parmentier" w:date="2020-06-07T18:32:00Z">
              <w:rPr>
                <w:lang w:val="fr-FR"/>
              </w:rPr>
            </w:rPrChange>
          </w:rPr>
          <w:t xml:space="preserve"> </w:t>
        </w:r>
      </w:ins>
    </w:p>
  </w:footnote>
  <w:footnote w:id="2">
    <w:p w:rsidR="00FA5F3C" w:rsidRPr="000953B3" w:rsidRDefault="00FA5F3C">
      <w:pPr>
        <w:pStyle w:val="Notedebasdepage"/>
      </w:pPr>
      <w:ins w:id="734" w:author="Arthur Parmentier" w:date="2020-06-07T18:50:00Z">
        <w:r>
          <w:rPr>
            <w:rStyle w:val="Appelnotedebasdep"/>
          </w:rPr>
          <w:footnoteRef/>
        </w:r>
        <w:r>
          <w:t xml:space="preserve"> </w:t>
        </w:r>
        <w:r w:rsidRPr="000953B3">
          <w:t>http://www.soundpainting.com/blog/</w:t>
        </w:r>
      </w:ins>
    </w:p>
  </w:footnote>
  <w:footnote w:id="3">
    <w:p w:rsidR="00FA5F3C" w:rsidRPr="008C7E78" w:rsidRDefault="00FA5F3C">
      <w:pPr>
        <w:pStyle w:val="Notedebasdepage"/>
      </w:pPr>
      <w:ins w:id="775" w:author="Arthur Parmentier" w:date="2020-06-06T15:59:00Z">
        <w:r>
          <w:rPr>
            <w:rStyle w:val="Appelnotedebasdep"/>
          </w:rPr>
          <w:footnoteRef/>
        </w:r>
        <w:r>
          <w:t xml:space="preserve"> </w:t>
        </w:r>
        <w:r w:rsidRPr="008C7E78">
          <w:rPr>
            <w:rPrChange w:id="776" w:author="Arthur Parmentier" w:date="2020-06-07T18:32:00Z">
              <w:rPr>
                <w:lang w:val="fr-FR"/>
              </w:rPr>
            </w:rPrChange>
          </w:rPr>
          <w:t xml:space="preserve">I have no </w:t>
        </w:r>
      </w:ins>
      <w:ins w:id="777" w:author="Arthur Parmentier" w:date="2020-06-06T16:00:00Z">
        <w:r w:rsidRPr="008C7E78">
          <w:rPr>
            <w:rPrChange w:id="778" w:author="Arthur Parmentier" w:date="2020-06-07T18:32:00Z">
              <w:rPr>
                <w:lang w:val="fr-FR"/>
              </w:rPr>
            </w:rPrChange>
          </w:rPr>
          <w:t>example of SP used by artists outside modern societies</w:t>
        </w:r>
      </w:ins>
      <w:ins w:id="779" w:author="Arthur Parmentier" w:date="2020-06-06T16:01:00Z">
        <w:r w:rsidRPr="008C7E78">
          <w:rPr>
            <w:rPrChange w:id="780" w:author="Arthur Parmentier" w:date="2020-06-07T18:32:00Z">
              <w:rPr>
                <w:lang w:val="fr-FR"/>
              </w:rPr>
            </w:rPrChange>
          </w:rPr>
          <w:t xml:space="preserve"> </w:t>
        </w:r>
      </w:ins>
      <w:ins w:id="781" w:author="Arthur Parmentier" w:date="2020-06-06T16:00:00Z">
        <w:r w:rsidRPr="008C7E78">
          <w:rPr>
            <w:rPrChange w:id="782" w:author="Arthur Parmentier" w:date="2020-06-07T18:32:00Z">
              <w:rPr>
                <w:lang w:val="fr-FR"/>
              </w:rPr>
            </w:rPrChange>
          </w:rPr>
          <w:t>but experience</w:t>
        </w:r>
      </w:ins>
      <w:ins w:id="783" w:author="Arthur Parmentier" w:date="2020-06-06T16:01:00Z">
        <w:r w:rsidRPr="008C7E78">
          <w:rPr>
            <w:rPrChange w:id="784" w:author="Arthur Parmentier" w:date="2020-06-07T18:32:00Z">
              <w:rPr>
                <w:lang w:val="fr-FR"/>
              </w:rPr>
            </w:rPrChange>
          </w:rPr>
          <w:t>s</w:t>
        </w:r>
      </w:ins>
      <w:ins w:id="785" w:author="Arthur Parmentier" w:date="2020-06-06T16:00:00Z">
        <w:r w:rsidRPr="008C7E78">
          <w:rPr>
            <w:rPrChange w:id="786" w:author="Arthur Parmentier" w:date="2020-06-07T18:32:00Z">
              <w:rPr>
                <w:lang w:val="fr-FR"/>
              </w:rPr>
            </w:rPrChange>
          </w:rPr>
          <w:t xml:space="preserve"> with people from cultures that do not share the same linguistic</w:t>
        </w:r>
      </w:ins>
      <w:ins w:id="787" w:author="Arthur Parmentier" w:date="2020-06-06T16:01:00Z">
        <w:r w:rsidRPr="008C7E78">
          <w:rPr>
            <w:rPrChange w:id="788" w:author="Arthur Parmentier" w:date="2020-06-07T18:32:00Z">
              <w:rPr>
                <w:lang w:val="fr-FR"/>
              </w:rPr>
            </w:rPrChange>
          </w:rPr>
          <w:t xml:space="preserve"> structures and views on the artistic practices and roles would be very interesting for further studies.</w:t>
        </w:r>
      </w:ins>
    </w:p>
  </w:footnote>
  <w:footnote w:id="4">
    <w:p w:rsidR="00FA5F3C" w:rsidRPr="00B16E7C" w:rsidRDefault="00FA5F3C">
      <w:pPr>
        <w:pStyle w:val="Notedebasdepage"/>
        <w:rPr>
          <w:lang w:val="fr-FR"/>
          <w:rPrChange w:id="891" w:author="Arthur Parmentier" w:date="2020-06-06T16:32:00Z">
            <w:rPr/>
          </w:rPrChange>
        </w:rPr>
      </w:pPr>
      <w:ins w:id="892" w:author="Arthur Parmentier" w:date="2020-06-06T16:32:00Z">
        <w:r>
          <w:rPr>
            <w:rStyle w:val="Appelnotedebasdep"/>
          </w:rPr>
          <w:footnoteRef/>
        </w:r>
        <w:r>
          <w:t xml:space="preserve"> </w:t>
        </w:r>
      </w:ins>
      <w:ins w:id="893" w:author="Arthur Parmentier" w:date="2020-06-06T16:39:00Z">
        <w:r w:rsidRPr="008C7E78">
          <w:rPr>
            <w:rPrChange w:id="894" w:author="Arthur Parmentier" w:date="2020-06-07T18:32:00Z">
              <w:rPr>
                <w:lang w:val="fr-FR"/>
              </w:rPr>
            </w:rPrChange>
          </w:rPr>
          <w:t xml:space="preserve">For reference, see </w:t>
        </w:r>
      </w:ins>
      <w:ins w:id="895" w:author="Arthur Parmentier" w:date="2020-06-06T16:40:00Z">
        <w:r w:rsidRPr="008C7E78">
          <w:rPr>
            <w:rPrChange w:id="896" w:author="Arthur Parmentier" w:date="2020-06-07T18:32:00Z">
              <w:rPr>
                <w:lang w:val="fr-FR"/>
              </w:rPr>
            </w:rPrChange>
          </w:rPr>
          <w:t xml:space="preserve">Le Corre, G. (2007). </w:t>
        </w:r>
        <w:r w:rsidRPr="00057697">
          <w:rPr>
            <w:lang w:val="fr-FR"/>
          </w:rPr>
          <w:t>La langue des signes française (LSF). Enfance, vol. 59(3), 228-236</w:t>
        </w:r>
        <w:r>
          <w:rPr>
            <w:lang w:val="fr-FR"/>
          </w:rPr>
          <w:t xml:space="preserve"> or « </w:t>
        </w:r>
      </w:ins>
      <w:ins w:id="897" w:author="Arthur Parmentier" w:date="2020-06-06T16:41:00Z">
        <w:r w:rsidRPr="00057697">
          <w:rPr>
            <w:lang w:val="fr-FR"/>
          </w:rPr>
          <w:t>J'avancerai vers toi avec les yeux d'un sourd</w:t>
        </w:r>
        <w:r>
          <w:rPr>
            <w:lang w:val="fr-FR"/>
          </w:rPr>
          <w:t> » (Laetitia Carton, 2015)</w:t>
        </w:r>
      </w:ins>
    </w:p>
  </w:footnote>
  <w:footnote w:id="5">
    <w:p w:rsidR="00FA5F3C" w:rsidRPr="003724FD" w:rsidRDefault="00FA5F3C">
      <w:pPr>
        <w:pStyle w:val="Notedebasdepage"/>
        <w:rPr>
          <w:lang w:val="fr-FR"/>
          <w:rPrChange w:id="900" w:author="Arthur Parmentier" w:date="2020-06-06T17:00:00Z">
            <w:rPr/>
          </w:rPrChange>
        </w:rPr>
      </w:pPr>
      <w:ins w:id="901" w:author="Arthur Parmentier" w:date="2020-06-06T17:00:00Z">
        <w:r>
          <w:rPr>
            <w:rStyle w:val="Appelnotedebasdep"/>
          </w:rPr>
          <w:footnoteRef/>
        </w:r>
        <w:r w:rsidRPr="008C7E78">
          <w:rPr>
            <w:lang w:val="fr-FR"/>
            <w:rPrChange w:id="902" w:author="Arthur Parmentier" w:date="2020-06-07T18:32:00Z">
              <w:rPr/>
            </w:rPrChange>
          </w:rPr>
          <w:t xml:space="preserve"> http://www.soundpainting.com/blog/</w:t>
        </w:r>
      </w:ins>
    </w:p>
  </w:footnote>
  <w:footnote w:id="6">
    <w:p w:rsidR="00FA5F3C" w:rsidRPr="008538C8" w:rsidRDefault="00FA5F3C">
      <w:pPr>
        <w:pStyle w:val="Notedebasdepage"/>
        <w:rPr>
          <w:lang w:val="fr-FR"/>
          <w:rPrChange w:id="919" w:author="Arthur Parmentier" w:date="2020-06-07T18:55:00Z">
            <w:rPr/>
          </w:rPrChange>
        </w:rPr>
      </w:pPr>
      <w:ins w:id="920" w:author="Arthur Parmentier" w:date="2020-06-07T18:55:00Z">
        <w:r>
          <w:rPr>
            <w:rStyle w:val="Appelnotedebasdep"/>
          </w:rPr>
          <w:footnoteRef/>
        </w:r>
        <w:r w:rsidRPr="008538C8">
          <w:rPr>
            <w:lang w:val="fr-FR"/>
            <w:rPrChange w:id="921" w:author="Arthur Parmentier" w:date="2020-06-07T18:55:00Z">
              <w:rPr/>
            </w:rPrChange>
          </w:rPr>
          <w:t xml:space="preserve"> http://www.soundpainting.com/soundpainting/</w:t>
        </w:r>
      </w:ins>
    </w:p>
  </w:footnote>
  <w:footnote w:id="7">
    <w:p w:rsidR="00FA5F3C" w:rsidRPr="0098222C" w:rsidRDefault="00FA5F3C" w:rsidP="007150A7">
      <w:pPr>
        <w:pBdr>
          <w:top w:val="nil"/>
          <w:left w:val="nil"/>
          <w:bottom w:val="nil"/>
          <w:right w:val="nil"/>
          <w:between w:val="nil"/>
        </w:pBdr>
        <w:spacing w:after="0" w:line="240" w:lineRule="auto"/>
        <w:rPr>
          <w:ins w:id="935" w:author="Arthur Parmentier" w:date="2020-06-07T18:06:00Z"/>
          <w:color w:val="000000"/>
          <w:sz w:val="20"/>
          <w:szCs w:val="20"/>
        </w:rPr>
      </w:pPr>
      <w:ins w:id="936" w:author="Arthur Parmentier" w:date="2020-06-07T18:06:00Z">
        <w:r w:rsidRPr="0098222C">
          <w:rPr>
            <w:vertAlign w:val="superscript"/>
          </w:rPr>
          <w:footnoteRef/>
        </w:r>
        <w:r w:rsidRPr="0098222C">
          <w:rPr>
            <w:color w:val="000000"/>
            <w:sz w:val="20"/>
            <w:szCs w:val="20"/>
            <w:rPrChange w:id="937" w:author="Arthur Parmentier" w:date="2020-06-07T18:12:00Z">
              <w:rPr>
                <w:rFonts w:ascii="Nunito ExtraLight" w:hAnsi="Nunito ExtraLight"/>
                <w:color w:val="000000"/>
                <w:sz w:val="20"/>
                <w:szCs w:val="20"/>
              </w:rPr>
            </w:rPrChange>
          </w:rPr>
          <w:t xml:space="preserve"> For instance, take a look at </w:t>
        </w:r>
        <w:r w:rsidRPr="0098222C">
          <w:rPr>
            <w:rPrChange w:id="938" w:author="Arthur Parmentier" w:date="2020-06-07T18:12:00Z">
              <w:rPr/>
            </w:rPrChange>
          </w:rPr>
          <w:fldChar w:fldCharType="begin"/>
        </w:r>
        <w:r w:rsidRPr="0098222C">
          <w:instrText xml:space="preserve"> HYPERLINK "https://www.facebook.com/ConductingWithTheBody/" \h </w:instrText>
        </w:r>
        <w:r w:rsidRPr="0098222C">
          <w:rPr>
            <w:rPrChange w:id="939" w:author="Arthur Parmentier" w:date="2020-06-07T18:12:00Z">
              <w:rPr>
                <w:color w:val="0000FF"/>
                <w:sz w:val="20"/>
                <w:szCs w:val="20"/>
                <w:u w:val="single"/>
              </w:rPr>
            </w:rPrChange>
          </w:rPr>
          <w:fldChar w:fldCharType="separate"/>
        </w:r>
        <w:r w:rsidRPr="0098222C">
          <w:rPr>
            <w:color w:val="0000FF"/>
            <w:sz w:val="20"/>
            <w:szCs w:val="20"/>
            <w:u w:val="single"/>
            <w:rPrChange w:id="940" w:author="Arthur Parmentier" w:date="2020-06-07T18:12:00Z">
              <w:rPr>
                <w:rFonts w:ascii="Nunito ExtraLight" w:hAnsi="Nunito ExtraLight"/>
                <w:color w:val="0000FF"/>
                <w:sz w:val="20"/>
                <w:szCs w:val="20"/>
                <w:u w:val="single"/>
              </w:rPr>
            </w:rPrChange>
          </w:rPr>
          <w:t>Conducting with the body</w:t>
        </w:r>
        <w:r w:rsidRPr="0098222C">
          <w:rPr>
            <w:color w:val="0000FF"/>
            <w:sz w:val="20"/>
            <w:szCs w:val="20"/>
            <w:u w:val="single"/>
            <w:rPrChange w:id="941" w:author="Arthur Parmentier" w:date="2020-06-07T18:12:00Z">
              <w:rPr>
                <w:color w:val="0000FF"/>
                <w:sz w:val="20"/>
                <w:szCs w:val="20"/>
                <w:u w:val="single"/>
              </w:rPr>
            </w:rPrChange>
          </w:rPr>
          <w:fldChar w:fldCharType="end"/>
        </w:r>
      </w:ins>
      <w:ins w:id="942" w:author="Arthur Parmentier" w:date="2020-06-07T18:13:00Z">
        <w:r>
          <w:rPr>
            <w:color w:val="000000"/>
            <w:sz w:val="20"/>
            <w:szCs w:val="20"/>
          </w:rPr>
          <w:t xml:space="preserve"> (</w:t>
        </w:r>
        <w:r>
          <w:rPr>
            <w:color w:val="000000"/>
            <w:sz w:val="20"/>
            <w:szCs w:val="20"/>
          </w:rPr>
          <w:fldChar w:fldCharType="begin"/>
        </w:r>
        <w:r>
          <w:rPr>
            <w:color w:val="000000"/>
            <w:sz w:val="20"/>
            <w:szCs w:val="20"/>
          </w:rPr>
          <w:instrText xml:space="preserve"> HYPERLINK "</w:instrText>
        </w:r>
      </w:ins>
      <w:ins w:id="943" w:author="Arthur Parmentier" w:date="2020-06-07T18:12:00Z">
        <w:r w:rsidRPr="0098222C">
          <w:rPr>
            <w:color w:val="000000"/>
            <w:rPrChange w:id="944" w:author="Arthur Parmentier" w:date="2020-06-07T18:13:00Z">
              <w:rPr>
                <w:rStyle w:val="Lienhypertexte"/>
                <w:rFonts w:ascii="Nunito ExtraLight" w:hAnsi="Nunito ExtraLight"/>
                <w:sz w:val="20"/>
                <w:szCs w:val="20"/>
              </w:rPr>
            </w:rPrChange>
          </w:rPr>
          <w:instrText>https://vimeo.com/331394981</w:instrText>
        </w:r>
      </w:ins>
      <w:ins w:id="945" w:author="Arthur Parmentier" w:date="2020-06-07T18:13:00Z">
        <w:r>
          <w:rPr>
            <w:color w:val="000000"/>
            <w:sz w:val="20"/>
            <w:szCs w:val="20"/>
          </w:rPr>
          <w:instrText xml:space="preserve">" </w:instrText>
        </w:r>
        <w:r>
          <w:rPr>
            <w:color w:val="000000"/>
            <w:sz w:val="20"/>
            <w:szCs w:val="20"/>
          </w:rPr>
          <w:fldChar w:fldCharType="separate"/>
        </w:r>
      </w:ins>
      <w:ins w:id="946" w:author="Arthur Parmentier" w:date="2020-06-07T18:12:00Z">
        <w:r w:rsidRPr="00E30721">
          <w:rPr>
            <w:rStyle w:val="Lienhypertexte"/>
            <w:sz w:val="20"/>
            <w:szCs w:val="20"/>
            <w:rPrChange w:id="947" w:author="Arthur Parmentier" w:date="2020-06-07T18:13:00Z">
              <w:rPr>
                <w:rStyle w:val="Lienhypertexte"/>
                <w:rFonts w:ascii="Nunito ExtraLight" w:hAnsi="Nunito ExtraLight"/>
                <w:sz w:val="20"/>
                <w:szCs w:val="20"/>
              </w:rPr>
            </w:rPrChange>
          </w:rPr>
          <w:t>https://vimeo.com/331394981</w:t>
        </w:r>
      </w:ins>
      <w:ins w:id="948" w:author="Arthur Parmentier" w:date="2020-06-07T18:13:00Z">
        <w:r>
          <w:rPr>
            <w:color w:val="000000"/>
            <w:sz w:val="20"/>
            <w:szCs w:val="20"/>
          </w:rPr>
          <w:fldChar w:fldCharType="end"/>
        </w:r>
        <w:r>
          <w:rPr>
            <w:color w:val="000000"/>
            <w:sz w:val="20"/>
            <w:szCs w:val="20"/>
          </w:rPr>
          <w:t>)</w:t>
        </w:r>
      </w:ins>
      <w:ins w:id="949" w:author="Arthur Parmentier" w:date="2020-06-07T18:12:00Z">
        <w:r w:rsidRPr="0098222C">
          <w:rPr>
            <w:color w:val="000000"/>
            <w:sz w:val="20"/>
            <w:szCs w:val="20"/>
            <w:rPrChange w:id="950" w:author="Arthur Parmentier" w:date="2020-06-07T18:12:00Z">
              <w:rPr>
                <w:rFonts w:ascii="Nunito ExtraLight" w:hAnsi="Nunito ExtraLight"/>
                <w:color w:val="000000"/>
                <w:sz w:val="20"/>
                <w:szCs w:val="20"/>
              </w:rPr>
            </w:rPrChange>
          </w:rPr>
          <w:t xml:space="preserve"> </w:t>
        </w:r>
      </w:ins>
      <w:ins w:id="951" w:author="Arthur Parmentier" w:date="2020-06-07T18:06:00Z">
        <w:r w:rsidRPr="0098222C">
          <w:rPr>
            <w:color w:val="000000"/>
            <w:sz w:val="20"/>
            <w:szCs w:val="20"/>
            <w:rPrChange w:id="952" w:author="Arthur Parmentier" w:date="2020-06-07T18:12:00Z">
              <w:rPr>
                <w:rFonts w:ascii="Nunito ExtraLight" w:hAnsi="Nunito ExtraLight"/>
                <w:color w:val="000000"/>
                <w:sz w:val="20"/>
                <w:szCs w:val="20"/>
              </w:rPr>
            </w:rPrChange>
          </w:rPr>
          <w:t xml:space="preserve">or </w:t>
        </w:r>
        <w:r w:rsidRPr="0098222C">
          <w:rPr>
            <w:rPrChange w:id="953" w:author="Arthur Parmentier" w:date="2020-06-07T18:12:00Z">
              <w:rPr/>
            </w:rPrChange>
          </w:rPr>
          <w:fldChar w:fldCharType="begin"/>
        </w:r>
        <w:r w:rsidRPr="0098222C">
          <w:instrText xml:space="preserve"> HYPERLINK "https://www.facebook.com/groups/4383252451/permalink/10156376454242452/" \h </w:instrText>
        </w:r>
        <w:r w:rsidRPr="0098222C">
          <w:rPr>
            <w:rPrChange w:id="954" w:author="Arthur Parmentier" w:date="2020-06-07T18:12:00Z">
              <w:rPr>
                <w:color w:val="0000FF"/>
                <w:sz w:val="20"/>
                <w:szCs w:val="20"/>
                <w:u w:val="single"/>
              </w:rPr>
            </w:rPrChange>
          </w:rPr>
          <w:fldChar w:fldCharType="separate"/>
        </w:r>
        <w:r w:rsidRPr="0098222C">
          <w:rPr>
            <w:color w:val="0000FF"/>
            <w:sz w:val="20"/>
            <w:szCs w:val="20"/>
            <w:u w:val="single"/>
            <w:rPrChange w:id="955" w:author="Arthur Parmentier" w:date="2020-06-07T18:12:00Z">
              <w:rPr>
                <w:rFonts w:ascii="Nunito ExtraLight" w:hAnsi="Nunito ExtraLight"/>
                <w:color w:val="0000FF"/>
                <w:sz w:val="20"/>
                <w:szCs w:val="20"/>
                <w:u w:val="single"/>
              </w:rPr>
            </w:rPrChange>
          </w:rPr>
          <w:t>similar duets</w:t>
        </w:r>
        <w:r w:rsidRPr="0098222C">
          <w:rPr>
            <w:color w:val="0000FF"/>
            <w:sz w:val="20"/>
            <w:szCs w:val="20"/>
            <w:u w:val="single"/>
            <w:rPrChange w:id="956" w:author="Arthur Parmentier" w:date="2020-06-07T18:12:00Z">
              <w:rPr>
                <w:color w:val="0000FF"/>
                <w:sz w:val="20"/>
                <w:szCs w:val="20"/>
                <w:u w:val="single"/>
              </w:rPr>
            </w:rPrChange>
          </w:rPr>
          <w:fldChar w:fldCharType="end"/>
        </w:r>
        <w:r w:rsidRPr="0098222C">
          <w:rPr>
            <w:color w:val="000000"/>
            <w:sz w:val="20"/>
            <w:szCs w:val="20"/>
            <w:rPrChange w:id="957" w:author="Arthur Parmentier" w:date="2020-06-07T18:12:00Z">
              <w:rPr>
                <w:rFonts w:ascii="Nunito ExtraLight" w:hAnsi="Nunito ExtraLight"/>
                <w:color w:val="000000"/>
                <w:sz w:val="20"/>
                <w:szCs w:val="20"/>
              </w:rPr>
            </w:rPrChange>
          </w:rPr>
          <w:t xml:space="preserve">, </w:t>
        </w:r>
        <w:r w:rsidRPr="0098222C">
          <w:rPr>
            <w:rPrChange w:id="958" w:author="Arthur Parmentier" w:date="2020-06-07T18:12:00Z">
              <w:rPr/>
            </w:rPrChange>
          </w:rPr>
          <w:fldChar w:fldCharType="begin"/>
        </w:r>
        <w:r w:rsidRPr="0098222C">
          <w:instrText xml:space="preserve"> HYPERLINK "https://www.facebook.com/ToursSoundpaintingOrchestra/videos/vb.401085769989676/1217561198395241/?type=2&amp;theater" \h </w:instrText>
        </w:r>
        <w:r w:rsidRPr="0098222C">
          <w:rPr>
            <w:rPrChange w:id="959" w:author="Arthur Parmentier" w:date="2020-06-07T18:12:00Z">
              <w:rPr>
                <w:color w:val="0000FF"/>
                <w:sz w:val="20"/>
                <w:szCs w:val="20"/>
                <w:u w:val="single"/>
              </w:rPr>
            </w:rPrChange>
          </w:rPr>
          <w:fldChar w:fldCharType="separate"/>
        </w:r>
        <w:r w:rsidRPr="0098222C">
          <w:rPr>
            <w:color w:val="0000FF"/>
            <w:sz w:val="20"/>
            <w:szCs w:val="20"/>
            <w:u w:val="single"/>
            <w:rPrChange w:id="960" w:author="Arthur Parmentier" w:date="2020-06-07T18:12:00Z">
              <w:rPr>
                <w:rFonts w:ascii="Nunito ExtraLight" w:hAnsi="Nunito ExtraLight"/>
                <w:color w:val="0000FF"/>
                <w:sz w:val="20"/>
                <w:szCs w:val="20"/>
                <w:u w:val="single"/>
              </w:rPr>
            </w:rPrChange>
          </w:rPr>
          <w:t>Audrey Vallarino and the Tours soundpainting orchestra</w:t>
        </w:r>
        <w:r w:rsidRPr="0098222C">
          <w:rPr>
            <w:color w:val="0000FF"/>
            <w:sz w:val="20"/>
            <w:szCs w:val="20"/>
            <w:u w:val="single"/>
            <w:rPrChange w:id="961" w:author="Arthur Parmentier" w:date="2020-06-07T18:12:00Z">
              <w:rPr>
                <w:color w:val="0000FF"/>
                <w:sz w:val="20"/>
                <w:szCs w:val="20"/>
                <w:u w:val="single"/>
              </w:rPr>
            </w:rPrChange>
          </w:rPr>
          <w:fldChar w:fldCharType="end"/>
        </w:r>
        <w:r w:rsidRPr="0098222C">
          <w:rPr>
            <w:color w:val="000000"/>
            <w:sz w:val="20"/>
            <w:szCs w:val="20"/>
            <w:rPrChange w:id="962" w:author="Arthur Parmentier" w:date="2020-06-07T18:12:00Z">
              <w:rPr>
                <w:rFonts w:ascii="Nunito ExtraLight" w:hAnsi="Nunito ExtraLight"/>
                <w:color w:val="000000"/>
                <w:sz w:val="20"/>
                <w:szCs w:val="20"/>
              </w:rPr>
            </w:rPrChange>
          </w:rPr>
          <w:t xml:space="preserve">, </w:t>
        </w:r>
        <w:r w:rsidRPr="0098222C">
          <w:rPr>
            <w:rPrChange w:id="963" w:author="Arthur Parmentier" w:date="2020-06-07T18:12:00Z">
              <w:rPr/>
            </w:rPrChange>
          </w:rPr>
          <w:fldChar w:fldCharType="begin"/>
        </w:r>
        <w:r w:rsidRPr="0098222C">
          <w:instrText xml:space="preserve"> HYPERLINK "https://www.facebook.com/pg/colectiufreet/photos/?tab=album&amp;album_id=467792383556650" \h </w:instrText>
        </w:r>
        <w:r w:rsidRPr="0098222C">
          <w:rPr>
            <w:rPrChange w:id="964" w:author="Arthur Parmentier" w:date="2020-06-07T18:12:00Z">
              <w:rPr>
                <w:color w:val="0000FF"/>
                <w:sz w:val="20"/>
                <w:szCs w:val="20"/>
                <w:u w:val="single"/>
              </w:rPr>
            </w:rPrChange>
          </w:rPr>
          <w:fldChar w:fldCharType="separate"/>
        </w:r>
        <w:r w:rsidRPr="0098222C">
          <w:rPr>
            <w:color w:val="0000FF"/>
            <w:sz w:val="20"/>
            <w:szCs w:val="20"/>
            <w:u w:val="single"/>
            <w:rPrChange w:id="965" w:author="Arthur Parmentier" w:date="2020-06-07T18:12:00Z">
              <w:rPr>
                <w:rFonts w:ascii="Nunito ExtraLight" w:hAnsi="Nunito ExtraLight"/>
                <w:color w:val="0000FF"/>
                <w:sz w:val="20"/>
                <w:szCs w:val="20"/>
                <w:u w:val="single"/>
              </w:rPr>
            </w:rPrChange>
          </w:rPr>
          <w:t>Col·lectiu Free't. Soundpainting</w:t>
        </w:r>
        <w:r w:rsidRPr="0098222C">
          <w:rPr>
            <w:color w:val="0000FF"/>
            <w:sz w:val="20"/>
            <w:szCs w:val="20"/>
            <w:u w:val="single"/>
            <w:rPrChange w:id="966" w:author="Arthur Parmentier" w:date="2020-06-07T18:12:00Z">
              <w:rPr>
                <w:color w:val="0000FF"/>
                <w:sz w:val="20"/>
                <w:szCs w:val="20"/>
                <w:u w:val="single"/>
              </w:rPr>
            </w:rPrChange>
          </w:rPr>
          <w:fldChar w:fldCharType="end"/>
        </w:r>
      </w:ins>
    </w:p>
  </w:footnote>
  <w:footnote w:id="8">
    <w:p w:rsidR="00FA5F3C" w:rsidRPr="00967518" w:rsidRDefault="00FA5F3C">
      <w:pPr>
        <w:pStyle w:val="Notedebasdepage"/>
      </w:pPr>
      <w:ins w:id="1036" w:author="Arthur Parmentier" w:date="2020-06-07T21:37:00Z">
        <w:r>
          <w:rPr>
            <w:rStyle w:val="Appelnotedebasdep"/>
          </w:rPr>
          <w:footnoteRef/>
        </w:r>
        <w:r w:rsidRPr="00967518">
          <w:t xml:space="preserve"> </w:t>
        </w:r>
        <w:r w:rsidRPr="00967518">
          <w:rPr>
            <w:rPrChange w:id="1037" w:author="Arthur Parmentier" w:date="2020-06-07T21:37:00Z">
              <w:rPr>
                <w:lang w:val="fr-FR"/>
              </w:rPr>
            </w:rPrChange>
          </w:rPr>
          <w:t>https://www.youtube.com/watch?v=h2PDhtqDgKg</w:t>
        </w:r>
      </w:ins>
    </w:p>
  </w:footnote>
  <w:footnote w:id="9">
    <w:p w:rsidR="00FA5F3C" w:rsidRPr="00E962D4" w:rsidRDefault="00FA5F3C">
      <w:pPr>
        <w:pStyle w:val="Notedebasdepage"/>
      </w:pPr>
      <w:ins w:id="1044" w:author="Arthur Parmentier" w:date="2020-06-07T21:14:00Z">
        <w:r>
          <w:rPr>
            <w:rStyle w:val="Appelnotedebasdep"/>
          </w:rPr>
          <w:footnoteRef/>
        </w:r>
        <w:r w:rsidRPr="00E962D4">
          <w:t xml:space="preserve"> </w:t>
        </w:r>
        <w:r w:rsidRPr="00E962D4">
          <w:rPr>
            <w:rPrChange w:id="1045" w:author="Arthur Parmentier" w:date="2020-06-08T11:11:00Z">
              <w:rPr>
                <w:lang w:val="fr-FR"/>
              </w:rPr>
            </w:rPrChange>
          </w:rPr>
          <w:t>Source : https://www.decodedscience.org/ferdinand-de-saussure-the-linguistic-unit-sign-signified-and-signifier-explained/</w:t>
        </w:r>
      </w:ins>
    </w:p>
  </w:footnote>
  <w:footnote w:id="10">
    <w:p w:rsidR="00FA5F3C" w:rsidRPr="00B10B50" w:rsidRDefault="00FA5F3C">
      <w:pPr>
        <w:pStyle w:val="Notedebasdepage"/>
      </w:pPr>
      <w:ins w:id="1076" w:author="Arthur Parmentier" w:date="2020-06-07T21:33:00Z">
        <w:r>
          <w:rPr>
            <w:rStyle w:val="Appelnotedebasdep"/>
          </w:rPr>
          <w:footnoteRef/>
        </w:r>
        <w:r>
          <w:t xml:space="preserve"> </w:t>
        </w:r>
        <w:r w:rsidRPr="00B10B50">
          <w:rPr>
            <w:rPrChange w:id="1077" w:author="Arthur Parmentier" w:date="2020-06-08T11:15:00Z">
              <w:rPr/>
            </w:rPrChange>
          </w:rPr>
          <w:fldChar w:fldCharType="begin"/>
        </w:r>
        <w:r w:rsidRPr="00B10B50">
          <w:instrText xml:space="preserve"> HYPERLINK "https://en.wikipedia.org/wiki/Sign_(semiotics)#Triadic_signs" </w:instrText>
        </w:r>
        <w:r w:rsidRPr="00B10B50">
          <w:rPr>
            <w:rPrChange w:id="1078" w:author="Arthur Parmentier" w:date="2020-06-08T11:15:00Z">
              <w:rPr/>
            </w:rPrChange>
          </w:rPr>
          <w:fldChar w:fldCharType="separate"/>
        </w:r>
        <w:r w:rsidRPr="00B10B50">
          <w:rPr>
            <w:rStyle w:val="Lienhypertexte"/>
            <w:u w:val="none"/>
            <w:rPrChange w:id="1079" w:author="Arthur Parmentier" w:date="2020-06-08T11:15:00Z">
              <w:rPr>
                <w:rStyle w:val="Lienhypertexte"/>
              </w:rPr>
            </w:rPrChange>
          </w:rPr>
          <w:t>https://en.wikipedia.org/wiki/Sign_(semiotics)#Triadic_signs</w:t>
        </w:r>
        <w:r w:rsidRPr="00B10B50">
          <w:rPr>
            <w:rPrChange w:id="1080" w:author="Arthur Parmentier" w:date="2020-06-08T11:15:00Z">
              <w:rPr/>
            </w:rPrChange>
          </w:rPr>
          <w:fldChar w:fldCharType="end"/>
        </w:r>
        <w:r w:rsidRPr="00B10B50">
          <w:t xml:space="preserve"> and </w:t>
        </w:r>
        <w:r w:rsidRPr="00B10B50">
          <w:rPr>
            <w:rStyle w:val="reference-text"/>
          </w:rPr>
          <w:t xml:space="preserve">Peirce (1903 MS), </w:t>
        </w:r>
      </w:ins>
      <w:ins w:id="1081" w:author="Arthur Parmentier" w:date="2020-06-08T11:15:00Z">
        <w:r>
          <w:rPr>
            <w:rStyle w:val="reference-text"/>
          </w:rPr>
          <w:br/>
        </w:r>
      </w:ins>
      <w:ins w:id="1082" w:author="Arthur Parmentier" w:date="2020-06-07T21:33:00Z">
        <w:r w:rsidRPr="00B10B50">
          <w:rPr>
            <w:rStyle w:val="reference-text"/>
          </w:rPr>
          <w:t xml:space="preserve">"Nomenclature and Divisions of Triadic Relations, as Far as They Are Determined", under other titles in </w:t>
        </w:r>
        <w:r w:rsidRPr="00B10B50">
          <w:rPr>
            <w:rStyle w:val="reference-text"/>
            <w:rPrChange w:id="1083" w:author="Arthur Parmentier" w:date="2020-06-08T11:15:00Z">
              <w:rPr>
                <w:rStyle w:val="reference-text"/>
                <w:i/>
                <w:iCs/>
              </w:rPr>
            </w:rPrChange>
          </w:rPr>
          <w:t>Collected Papers</w:t>
        </w:r>
        <w:r w:rsidRPr="00B10B50">
          <w:rPr>
            <w:rStyle w:val="reference-text"/>
          </w:rPr>
          <w:t xml:space="preserve"> (CP) v. 2, paragraphs 233–72</w:t>
        </w:r>
      </w:ins>
    </w:p>
  </w:footnote>
  <w:footnote w:id="11">
    <w:p w:rsidR="00FA5F3C" w:rsidRPr="00B10B50" w:rsidRDefault="00FA5F3C">
      <w:pPr>
        <w:pStyle w:val="Notedebasdepage"/>
        <w:rPr>
          <w:ins w:id="1132" w:author="Arthur Parmentier" w:date="2020-06-08T11:15:00Z"/>
          <w:i/>
          <w:iCs/>
          <w:rPrChange w:id="1133" w:author="Arthur Parmentier" w:date="2020-06-08T11:15:00Z">
            <w:rPr>
              <w:ins w:id="1134" w:author="Arthur Parmentier" w:date="2020-06-08T11:15:00Z"/>
            </w:rPr>
          </w:rPrChange>
        </w:rPr>
      </w:pPr>
      <w:ins w:id="1135" w:author="Arthur Parmentier" w:date="2020-06-08T11:11:00Z">
        <w:r w:rsidRPr="00B10B50">
          <w:rPr>
            <w:rStyle w:val="Appelnotedebasdep"/>
          </w:rPr>
          <w:footnoteRef/>
        </w:r>
      </w:ins>
      <w:ins w:id="1136" w:author="Arthur Parmentier" w:date="2020-06-08T11:15:00Z">
        <w:r w:rsidRPr="00B10B50">
          <w:rPr>
            <w:rStyle w:val="CitationHTML"/>
            <w:i w:val="0"/>
            <w:iCs w:val="0"/>
            <w:rPrChange w:id="1137" w:author="Arthur Parmentier" w:date="2020-06-08T11:15:00Z">
              <w:rPr>
                <w:rStyle w:val="CitationHTML"/>
              </w:rPr>
            </w:rPrChange>
          </w:rPr>
          <w:t xml:space="preserve"> Shannon</w:t>
        </w:r>
      </w:ins>
      <w:ins w:id="1138" w:author="Arthur Parmentier" w:date="2020-06-08T11:16:00Z">
        <w:r>
          <w:rPr>
            <w:rStyle w:val="CitationHTML"/>
            <w:i w:val="0"/>
            <w:iCs w:val="0"/>
          </w:rPr>
          <w:t xml:space="preserve"> (1948):</w:t>
        </w:r>
      </w:ins>
      <w:ins w:id="1139" w:author="Arthur Parmentier" w:date="2020-06-08T11:15:00Z">
        <w:r w:rsidRPr="00B10B50">
          <w:rPr>
            <w:rStyle w:val="CitationHTML"/>
            <w:i w:val="0"/>
            <w:iCs w:val="0"/>
            <w:rPrChange w:id="1140" w:author="Arthur Parmentier" w:date="2020-06-08T11:15:00Z">
              <w:rPr>
                <w:rStyle w:val="CitationHTML"/>
              </w:rPr>
            </w:rPrChange>
          </w:rPr>
          <w:t xml:space="preserve"> </w:t>
        </w:r>
        <w:r w:rsidRPr="00B10B50">
          <w:rPr>
            <w:rStyle w:val="CitationHTML"/>
            <w:rPrChange w:id="1141" w:author="Arthur Parmentier" w:date="2020-06-08T11:15:00Z">
              <w:rPr>
                <w:rStyle w:val="CitationHTML"/>
              </w:rPr>
            </w:rPrChange>
          </w:rPr>
          <w:fldChar w:fldCharType="begin"/>
        </w:r>
        <w:r w:rsidRPr="00B10B50">
          <w:rPr>
            <w:rStyle w:val="CitationHTML"/>
          </w:rPr>
          <w:instrText xml:space="preserve"> HYPERLINK "http://cm.bell-labs.com/cm/ms/what/shannonday/shannon1948.pdf" </w:instrText>
        </w:r>
        <w:r w:rsidRPr="00B10B50">
          <w:rPr>
            <w:rStyle w:val="CitationHTML"/>
            <w:rPrChange w:id="1142" w:author="Arthur Parmentier" w:date="2020-06-08T11:15:00Z">
              <w:rPr>
                <w:rStyle w:val="CitationHTML"/>
              </w:rPr>
            </w:rPrChange>
          </w:rPr>
          <w:fldChar w:fldCharType="separate"/>
        </w:r>
        <w:r w:rsidRPr="00B10B50">
          <w:rPr>
            <w:rStyle w:val="Lienhypertexte"/>
            <w:i/>
            <w:iCs/>
            <w:u w:val="none"/>
            <w:rPrChange w:id="1143" w:author="Arthur Parmentier" w:date="2020-06-08T11:15:00Z">
              <w:rPr>
                <w:rStyle w:val="Lienhypertexte"/>
                <w:i/>
                <w:iCs/>
              </w:rPr>
            </w:rPrChange>
          </w:rPr>
          <w:t>A Mathematical Theory of Communication</w:t>
        </w:r>
        <w:r w:rsidRPr="00B10B50">
          <w:rPr>
            <w:rStyle w:val="CitationHTML"/>
            <w:rPrChange w:id="1144" w:author="Arthur Parmentier" w:date="2020-06-08T11:15:00Z">
              <w:rPr>
                <w:rStyle w:val="CitationHTML"/>
              </w:rPr>
            </w:rPrChange>
          </w:rPr>
          <w:fldChar w:fldCharType="end"/>
        </w:r>
      </w:ins>
      <w:ins w:id="1145" w:author="Arthur Parmentier" w:date="2020-06-08T11:11:00Z">
        <w:r w:rsidRPr="00B10B50">
          <w:rPr>
            <w:i/>
            <w:iCs/>
            <w:rPrChange w:id="1146" w:author="Arthur Parmentier" w:date="2020-06-08T11:15:00Z">
              <w:rPr/>
            </w:rPrChange>
          </w:rPr>
          <w:t xml:space="preserve"> </w:t>
        </w:r>
      </w:ins>
    </w:p>
    <w:p w:rsidR="00FA5F3C" w:rsidRPr="00E962D4" w:rsidRDefault="00FA5F3C">
      <w:pPr>
        <w:pStyle w:val="Notedebasdepage"/>
      </w:pPr>
      <w:ins w:id="1147" w:author="Arthur Parmentier" w:date="2020-06-08T11:11:00Z">
        <w:r w:rsidRPr="00B10B50">
          <w:rPr>
            <w:rStyle w:val="CitationHTML"/>
            <w:rPrChange w:id="1148" w:author="Arthur Parmentier" w:date="2020-06-08T11:15:00Z">
              <w:rPr>
                <w:rStyle w:val="CitationHTML"/>
              </w:rPr>
            </w:rPrChange>
          </w:rPr>
          <w:fldChar w:fldCharType="begin"/>
        </w:r>
        <w:r w:rsidRPr="00B10B50">
          <w:rPr>
            <w:rStyle w:val="CitationHTML"/>
          </w:rPr>
          <w:instrText xml:space="preserve"> HYPERLINK "http://www.cls.utk.edu/pdf/ls/Week1_Lesson7.pdf" </w:instrText>
        </w:r>
        <w:r w:rsidRPr="00B10B50">
          <w:rPr>
            <w:rStyle w:val="CitationHTML"/>
            <w:rPrChange w:id="1149" w:author="Arthur Parmentier" w:date="2020-06-08T11:15:00Z">
              <w:rPr>
                <w:rStyle w:val="CitationHTML"/>
              </w:rPr>
            </w:rPrChange>
          </w:rPr>
          <w:fldChar w:fldCharType="separate"/>
        </w:r>
        <w:r w:rsidRPr="00B10B50">
          <w:rPr>
            <w:rStyle w:val="Lienhypertexte"/>
            <w:i/>
            <w:iCs/>
            <w:u w:val="none"/>
            <w:rPrChange w:id="1150" w:author="Arthur Parmentier" w:date="2020-06-08T11:15:00Z">
              <w:rPr>
                <w:rStyle w:val="Lienhypertexte"/>
                <w:i/>
                <w:iCs/>
              </w:rPr>
            </w:rPrChange>
          </w:rPr>
          <w:t>Communication process</w:t>
        </w:r>
        <w:r w:rsidRPr="00B10B50">
          <w:rPr>
            <w:rStyle w:val="CitationHTML"/>
            <w:rPrChange w:id="1151" w:author="Arthur Parmentier" w:date="2020-06-08T11:15:00Z">
              <w:rPr>
                <w:rStyle w:val="CitationHTML"/>
              </w:rPr>
            </w:rPrChange>
          </w:rPr>
          <w:fldChar w:fldCharType="end"/>
        </w:r>
        <w:r w:rsidRPr="00B10B50">
          <w:rPr>
            <w:rStyle w:val="CitationHTML"/>
            <w:i w:val="0"/>
            <w:iCs w:val="0"/>
            <w:rPrChange w:id="1152" w:author="Arthur Parmentier" w:date="2020-06-08T11:15:00Z">
              <w:rPr>
                <w:rStyle w:val="CitationHTML"/>
              </w:rPr>
            </w:rPrChange>
          </w:rPr>
          <w:t>. Center for Literacy Studies of the University of Tennessee</w:t>
        </w:r>
      </w:ins>
    </w:p>
  </w:footnote>
  <w:footnote w:id="12">
    <w:p w:rsidR="00FA5F3C" w:rsidRPr="00347D33" w:rsidRDefault="00FA5F3C">
      <w:pPr>
        <w:pStyle w:val="Notedebasdepage"/>
      </w:pPr>
      <w:ins w:id="1215" w:author="Arthur Parmentier" w:date="2020-06-08T00:57:00Z">
        <w:r>
          <w:rPr>
            <w:rStyle w:val="Appelnotedebasdep"/>
          </w:rPr>
          <w:footnoteRef/>
        </w:r>
        <w:r>
          <w:t xml:space="preserve"> </w:t>
        </w:r>
        <w:r w:rsidRPr="00347D33">
          <w:rPr>
            <w:rPrChange w:id="1216" w:author="Arthur Parmentier" w:date="2020-06-08T00:57:00Z">
              <w:rPr>
                <w:lang w:val="fr-FR"/>
              </w:rPr>
            </w:rPrChange>
          </w:rPr>
          <w:t>Because I</w:t>
        </w:r>
        <w:r>
          <w:t xml:space="preserve"> am not an expert in linguistics, I would refrain my self from assuming that the syntactic and grammatical structures that we are familiar with in Western languages are universal.</w:t>
        </w:r>
      </w:ins>
    </w:p>
  </w:footnote>
  <w:footnote w:id="13">
    <w:p w:rsidR="00FA5F3C" w:rsidRPr="00370364" w:rsidRDefault="00FA5F3C">
      <w:pPr>
        <w:pStyle w:val="Notedebasdepage"/>
      </w:pPr>
      <w:ins w:id="1256" w:author="Arthur Parmentier" w:date="2020-06-08T01:18:00Z">
        <w:r>
          <w:rPr>
            <w:rStyle w:val="Appelnotedebasdep"/>
          </w:rPr>
          <w:footnoteRef/>
        </w:r>
        <w:r>
          <w:t xml:space="preserve"> </w:t>
        </w:r>
        <w:r w:rsidRPr="00370364">
          <w:rPr>
            <w:rPrChange w:id="1257" w:author="Arthur Parmentier" w:date="2020-06-08T01:18:00Z">
              <w:rPr>
                <w:lang w:val="fr-FR"/>
              </w:rPr>
            </w:rPrChange>
          </w:rPr>
          <w:t xml:space="preserve">If </w:t>
        </w:r>
        <w:r>
          <w:t>I had to separate</w:t>
        </w:r>
      </w:ins>
      <w:ins w:id="1258" w:author="Arthur Parmentier" w:date="2020-06-08T01:19:00Z">
        <w:r>
          <w:t xml:space="preserve"> each phrase in the English example, there would be a lot of commas, making it impossible to realize what phrase does each comma corresponds to, as phrases are encapsulated in other ones in hierarchi</w:t>
        </w:r>
      </w:ins>
      <w:ins w:id="1259" w:author="Arthur Parmentier" w:date="2020-06-08T01:20:00Z">
        <w:r>
          <w:t>cal structures.</w:t>
        </w:r>
      </w:ins>
    </w:p>
  </w:footnote>
  <w:footnote w:id="14">
    <w:p w:rsidR="00FA5F3C" w:rsidRPr="00E85B26" w:rsidRDefault="00FA5F3C">
      <w:pPr>
        <w:pStyle w:val="Notedebasdepage"/>
      </w:pPr>
      <w:ins w:id="1319" w:author="Arthur Parmentier" w:date="2020-06-08T01:36:00Z">
        <w:r>
          <w:rPr>
            <w:rStyle w:val="Appelnotedebasdep"/>
          </w:rPr>
          <w:footnoteRef/>
        </w:r>
        <w:r>
          <w:t xml:space="preserve"> </w:t>
        </w:r>
        <w:r>
          <w:rPr>
            <w:rStyle w:val="reference-text"/>
          </w:rPr>
          <w:t>(Hopcroft, Ullman, 1979); Theorem 9.5, 9.6, p. 225–226</w:t>
        </w:r>
      </w:ins>
    </w:p>
  </w:footnote>
  <w:footnote w:id="15">
    <w:p w:rsidR="00FA5F3C" w:rsidRPr="0098315D" w:rsidRDefault="00FA5F3C">
      <w:pPr>
        <w:pStyle w:val="Notedebasdepage"/>
      </w:pPr>
      <w:ins w:id="1421" w:author="Arthur Parmentier" w:date="2020-06-08T02:12:00Z">
        <w:r>
          <w:rPr>
            <w:rStyle w:val="Appelnotedebasdep"/>
          </w:rPr>
          <w:footnoteRef/>
        </w:r>
        <w:r>
          <w:t xml:space="preserve"> </w:t>
        </w:r>
        <w:r w:rsidRPr="0098315D">
          <w:rPr>
            <w:rPrChange w:id="1422" w:author="Arthur Parmentier" w:date="2020-06-08T02:12:00Z">
              <w:rPr>
                <w:lang w:val="fr-FR"/>
              </w:rPr>
            </w:rPrChange>
          </w:rPr>
          <w:t>Although I</w:t>
        </w:r>
        <w:r>
          <w:t xml:space="preserve"> have taken </w:t>
        </w:r>
      </w:ins>
      <w:ins w:id="1423" w:author="Arthur Parmentier" w:date="2020-06-08T02:13:00Z">
        <w:r>
          <w:t>an example that is a simplification of the SP grammar</w:t>
        </w:r>
      </w:ins>
      <w:ins w:id="1424" w:author="Arthur Parmentier" w:date="2020-06-08T02:14:00Z">
        <w:r>
          <w:t xml:space="preserve"> for commodity and illustration on our topic</w:t>
        </w:r>
      </w:ins>
      <w:ins w:id="1425" w:author="Arthur Parmentier" w:date="2020-06-08T02:13:00Z">
        <w:r>
          <w:t>, it is not the SP grammar, which we will see is not a context-free grammar.</w:t>
        </w:r>
      </w:ins>
    </w:p>
  </w:footnote>
  <w:footnote w:id="16">
    <w:p w:rsidR="00FA5F3C" w:rsidRPr="00FB2671" w:rsidRDefault="00FA5F3C">
      <w:pPr>
        <w:pStyle w:val="Notedebasdepage"/>
      </w:pPr>
      <w:ins w:id="1439" w:author="Arthur Parmentier" w:date="2020-06-08T02:21:00Z">
        <w:r>
          <w:rPr>
            <w:rStyle w:val="Appelnotedebasdep"/>
          </w:rPr>
          <w:footnoteRef/>
        </w:r>
        <w:r>
          <w:t xml:space="preserve"> </w:t>
        </w:r>
        <w:r w:rsidRPr="00FB2671">
          <w:rPr>
            <w:rPrChange w:id="1440" w:author="Arthur Parmentier" w:date="2020-06-08T02:21:00Z">
              <w:rPr>
                <w:lang w:val="fr-FR"/>
              </w:rPr>
            </w:rPrChange>
          </w:rPr>
          <w:t>For r</w:t>
        </w:r>
        <w:r>
          <w:t xml:space="preserve">eference on regular grammar, see </w:t>
        </w:r>
        <w:r w:rsidRPr="00FB2671">
          <w:t>https://en.wikipedia.org/wiki/Regular_grammar</w:t>
        </w:r>
      </w:ins>
    </w:p>
  </w:footnote>
  <w:footnote w:id="17">
    <w:p w:rsidR="005213A6" w:rsidRPr="005213A6" w:rsidRDefault="005213A6">
      <w:pPr>
        <w:pStyle w:val="Notedebasdepage"/>
        <w:rPr>
          <w:lang w:val="fr-FR"/>
          <w:rPrChange w:id="1523" w:author="Arthur Parmentier" w:date="2020-06-09T17:14:00Z">
            <w:rPr/>
          </w:rPrChange>
        </w:rPr>
      </w:pPr>
      <w:ins w:id="1524" w:author="Arthur Parmentier" w:date="2020-06-09T17:14:00Z">
        <w:r>
          <w:rPr>
            <w:rStyle w:val="Appelnotedebasdep"/>
          </w:rPr>
          <w:footnoteRef/>
        </w:r>
        <w:r w:rsidRPr="005213A6">
          <w:rPr>
            <w:lang w:val="fr-FR"/>
            <w:rPrChange w:id="1525" w:author="Arthur Parmentier" w:date="2020-06-09T17:14:00Z">
              <w:rPr/>
            </w:rPrChange>
          </w:rPr>
          <w:t xml:space="preserve"> </w:t>
        </w:r>
        <w:r w:rsidRPr="005213A6">
          <w:rPr>
            <w:lang w:val="fr-FR"/>
          </w:rPr>
          <w:t>Miscellanea musicologica : III. Observation sur les survivances de la chironomie dgyptienne dans le chant liturgique copte (Extraits des Annales du Service des Antiquitds de l'Egypte, t. XLIX, 1949), p.</w:t>
        </w:r>
      </w:ins>
    </w:p>
  </w:footnote>
  <w:footnote w:id="18">
    <w:p w:rsidR="00B358E0" w:rsidRPr="00B358E0" w:rsidRDefault="00B358E0">
      <w:pPr>
        <w:pStyle w:val="Notedebasdepage"/>
        <w:rPr>
          <w:lang w:val="fr-FR"/>
          <w:rPrChange w:id="1531" w:author="Arthur Parmentier" w:date="2020-06-09T17:17:00Z">
            <w:rPr/>
          </w:rPrChange>
        </w:rPr>
      </w:pPr>
      <w:ins w:id="1532" w:author="Arthur Parmentier" w:date="2020-06-09T17:17:00Z">
        <w:r>
          <w:rPr>
            <w:rStyle w:val="Appelnotedebasdep"/>
          </w:rPr>
          <w:footnoteRef/>
        </w:r>
        <w:r w:rsidRPr="00B358E0">
          <w:rPr>
            <w:lang w:val="fr-FR"/>
            <w:rPrChange w:id="1533" w:author="Arthur Parmentier" w:date="2020-06-09T17:17:00Z">
              <w:rPr/>
            </w:rPrChange>
          </w:rPr>
          <w:t xml:space="preserve"> </w:t>
        </w:r>
        <w:r w:rsidRPr="00B358E0">
          <w:rPr>
            <w:rStyle w:val="ouvrage"/>
            <w:lang w:val="fr-FR"/>
            <w:rPrChange w:id="1534" w:author="Arthur Parmentier" w:date="2020-06-09T17:17:00Z">
              <w:rPr>
                <w:rStyle w:val="ouvrage"/>
              </w:rPr>
            </w:rPrChange>
          </w:rPr>
          <w:t>Michel Huglo, « </w:t>
        </w:r>
        <w:r w:rsidRPr="00B358E0">
          <w:rPr>
            <w:rStyle w:val="CitationHTML"/>
            <w:i w:val="0"/>
            <w:iCs w:val="0"/>
            <w:lang w:val="fr-FR"/>
            <w:rPrChange w:id="1535" w:author="Arthur Parmentier" w:date="2020-06-09T17:17:00Z">
              <w:rPr>
                <w:rStyle w:val="CitationHTML"/>
                <w:i w:val="0"/>
                <w:iCs w:val="0"/>
              </w:rPr>
            </w:rPrChange>
          </w:rPr>
          <w:t>La chironomie médiévale</w:t>
        </w:r>
        <w:r w:rsidRPr="00B358E0">
          <w:rPr>
            <w:rStyle w:val="ouvrage"/>
            <w:lang w:val="fr-FR"/>
            <w:rPrChange w:id="1536" w:author="Arthur Parmentier" w:date="2020-06-09T17:17:00Z">
              <w:rPr>
                <w:rStyle w:val="ouvrage"/>
              </w:rPr>
            </w:rPrChange>
          </w:rPr>
          <w:t xml:space="preserve"> », </w:t>
        </w:r>
        <w:r>
          <w:rPr>
            <w:rStyle w:val="ouvrage"/>
            <w:i/>
            <w:iCs/>
          </w:rPr>
          <w:fldChar w:fldCharType="begin"/>
        </w:r>
        <w:r w:rsidRPr="00B358E0">
          <w:rPr>
            <w:rStyle w:val="ouvrage"/>
            <w:i/>
            <w:iCs/>
            <w:lang w:val="fr-FR"/>
            <w:rPrChange w:id="1537" w:author="Arthur Parmentier" w:date="2020-06-09T17:17:00Z">
              <w:rPr>
                <w:rStyle w:val="ouvrage"/>
                <w:i/>
                <w:iCs/>
              </w:rPr>
            </w:rPrChange>
          </w:rPr>
          <w:instrText xml:space="preserve"> HYPERLINK "https://fr.wikipedia.org/wiki/Revue_de_musicologie" \o "Revue de musicologie" </w:instrText>
        </w:r>
        <w:r>
          <w:rPr>
            <w:rStyle w:val="ouvrage"/>
            <w:i/>
            <w:iCs/>
          </w:rPr>
          <w:fldChar w:fldCharType="separate"/>
        </w:r>
        <w:r w:rsidRPr="00B358E0">
          <w:rPr>
            <w:rStyle w:val="Lienhypertexte"/>
            <w:i/>
            <w:iCs/>
            <w:lang w:val="fr-FR"/>
            <w:rPrChange w:id="1538" w:author="Arthur Parmentier" w:date="2020-06-09T17:17:00Z">
              <w:rPr>
                <w:rStyle w:val="Lienhypertexte"/>
                <w:i/>
                <w:iCs/>
              </w:rPr>
            </w:rPrChange>
          </w:rPr>
          <w:t>Revue de musicologie</w:t>
        </w:r>
        <w:r>
          <w:rPr>
            <w:rStyle w:val="ouvrage"/>
            <w:i/>
            <w:iCs/>
          </w:rPr>
          <w:fldChar w:fldCharType="end"/>
        </w:r>
        <w:r w:rsidRPr="00B358E0">
          <w:rPr>
            <w:rStyle w:val="ouvrage"/>
            <w:lang w:val="fr-FR"/>
            <w:rPrChange w:id="1539" w:author="Arthur Parmentier" w:date="2020-06-09T17:17:00Z">
              <w:rPr>
                <w:rStyle w:val="ouvrage"/>
              </w:rPr>
            </w:rPrChange>
          </w:rPr>
          <w:t>, vol. 49, n</w:t>
        </w:r>
        <w:r w:rsidRPr="00B358E0">
          <w:rPr>
            <w:rStyle w:val="ouvrage"/>
            <w:vertAlign w:val="superscript"/>
            <w:lang w:val="fr-FR"/>
            <w:rPrChange w:id="1540" w:author="Arthur Parmentier" w:date="2020-06-09T17:17:00Z">
              <w:rPr>
                <w:rStyle w:val="ouvrage"/>
                <w:vertAlign w:val="superscript"/>
              </w:rPr>
            </w:rPrChange>
          </w:rPr>
          <w:t>o</w:t>
        </w:r>
        <w:r w:rsidRPr="00B358E0">
          <w:rPr>
            <w:rStyle w:val="ouvrage"/>
            <w:lang w:val="fr-FR"/>
            <w:rPrChange w:id="1541" w:author="Arthur Parmentier" w:date="2020-06-09T17:17:00Z">
              <w:rPr>
                <w:rStyle w:val="ouvrage"/>
              </w:rPr>
            </w:rPrChange>
          </w:rPr>
          <w:t> 127,</w:t>
        </w:r>
        <w:r w:rsidRPr="00B358E0">
          <w:rPr>
            <w:rStyle w:val="ouvrage"/>
            <w:rFonts w:ascii="Times New Roman" w:hAnsi="Times New Roman" w:cs="Times New Roman"/>
            <w:lang w:val="fr-FR"/>
            <w:rPrChange w:id="1542" w:author="Arthur Parmentier" w:date="2020-06-09T17:17:00Z">
              <w:rPr>
                <w:rStyle w:val="ouvrage"/>
                <w:rFonts w:ascii="Times New Roman" w:hAnsi="Times New Roman" w:cs="Times New Roman"/>
              </w:rPr>
            </w:rPrChange>
          </w:rPr>
          <w:t>‎</w:t>
        </w:r>
        <w:r w:rsidRPr="00B358E0">
          <w:rPr>
            <w:rStyle w:val="ouvrage"/>
            <w:lang w:val="fr-FR"/>
            <w:rPrChange w:id="1543" w:author="Arthur Parmentier" w:date="2020-06-09T17:17:00Z">
              <w:rPr>
                <w:rStyle w:val="ouvrage"/>
              </w:rPr>
            </w:rPrChange>
          </w:rPr>
          <w:t xml:space="preserve"> 1963, p. 155-171</w:t>
        </w:r>
      </w:ins>
    </w:p>
  </w:footnote>
  <w:footnote w:id="19">
    <w:p w:rsidR="00A6462E" w:rsidRPr="00A6462E" w:rsidRDefault="00A6462E">
      <w:pPr>
        <w:pStyle w:val="Notedebasdepage"/>
        <w:rPr>
          <w:rPrChange w:id="1546" w:author="Arthur Parmentier" w:date="2020-06-09T16:58:00Z">
            <w:rPr/>
          </w:rPrChange>
        </w:rPr>
      </w:pPr>
      <w:ins w:id="1547" w:author="Arthur Parmentier" w:date="2020-06-09T16:58:00Z">
        <w:r>
          <w:rPr>
            <w:rStyle w:val="Appelnotedebasdep"/>
          </w:rPr>
          <w:footnoteRef/>
        </w:r>
        <w:r>
          <w:t xml:space="preserve"> </w:t>
        </w:r>
        <w:r w:rsidR="006D58EA">
          <w:t xml:space="preserve">Concise definition from </w:t>
        </w:r>
        <w:r w:rsidRPr="00A6462E">
          <w:t>https://en.wikipedia.org/wiki/Cheironomy</w:t>
        </w:r>
      </w:ins>
    </w:p>
  </w:footnote>
  <w:footnote w:id="20">
    <w:p w:rsidR="00952ECE" w:rsidRPr="00952ECE" w:rsidRDefault="00952ECE">
      <w:pPr>
        <w:pStyle w:val="Notedebasdepage"/>
        <w:rPr>
          <w:lang w:val="fr-FR"/>
          <w:rPrChange w:id="1560" w:author="Arthur Parmentier" w:date="2020-06-09T17:03:00Z">
            <w:rPr/>
          </w:rPrChange>
        </w:rPr>
      </w:pPr>
      <w:ins w:id="1561" w:author="Arthur Parmentier" w:date="2020-06-09T17:03:00Z">
        <w:r>
          <w:rPr>
            <w:rStyle w:val="Appelnotedebasdep"/>
          </w:rPr>
          <w:footnoteRef/>
        </w:r>
        <w:r w:rsidRPr="00952ECE">
          <w:rPr>
            <w:lang w:val="fr-FR"/>
            <w:rPrChange w:id="1562" w:author="Arthur Parmentier" w:date="2020-06-09T17:03:00Z">
              <w:rPr/>
            </w:rPrChange>
          </w:rPr>
          <w:t xml:space="preserve"> </w:t>
        </w:r>
        <w:r w:rsidRPr="00952ECE">
          <w:rPr>
            <w:rStyle w:val="ouvrage"/>
            <w:lang w:val="fr-FR"/>
            <w:rPrChange w:id="1563" w:author="Arthur Parmentier" w:date="2020-06-09T17:03:00Z">
              <w:rPr>
                <w:rStyle w:val="ouvrage"/>
              </w:rPr>
            </w:rPrChange>
          </w:rPr>
          <w:t>Hans Hickmann, « </w:t>
        </w:r>
        <w:r w:rsidRPr="00952ECE">
          <w:rPr>
            <w:rStyle w:val="CitationHTML"/>
            <w:i w:val="0"/>
            <w:iCs w:val="0"/>
            <w:lang w:val="fr-FR"/>
            <w:rPrChange w:id="1564" w:author="Arthur Parmentier" w:date="2020-06-09T17:03:00Z">
              <w:rPr>
                <w:rStyle w:val="CitationHTML"/>
                <w:i w:val="0"/>
                <w:iCs w:val="0"/>
              </w:rPr>
            </w:rPrChange>
          </w:rPr>
          <w:t>Quelques nouveaux documents concernant le jeu de la Harpe et l'emploi de la chironomie dans l'Egypte pharaonique</w:t>
        </w:r>
        <w:r w:rsidRPr="00952ECE">
          <w:rPr>
            <w:rStyle w:val="ouvrage"/>
            <w:lang w:val="fr-FR"/>
            <w:rPrChange w:id="1565" w:author="Arthur Parmentier" w:date="2020-06-09T17:03:00Z">
              <w:rPr>
                <w:rStyle w:val="ouvrage"/>
              </w:rPr>
            </w:rPrChange>
          </w:rPr>
          <w:t xml:space="preserve"> », </w:t>
        </w:r>
        <w:r w:rsidRPr="00952ECE">
          <w:rPr>
            <w:rStyle w:val="ouvrage"/>
            <w:i/>
            <w:iCs/>
            <w:lang w:val="fr-FR"/>
            <w:rPrChange w:id="1566" w:author="Arthur Parmentier" w:date="2020-06-09T17:03:00Z">
              <w:rPr>
                <w:rStyle w:val="ouvrage"/>
                <w:i/>
                <w:iCs/>
              </w:rPr>
            </w:rPrChange>
          </w:rPr>
          <w:t>Société internationale de musicologie. Cinquième congrès. Utrecht 3-7 juillet 1952. Compte rendu</w:t>
        </w:r>
        <w:r w:rsidRPr="00952ECE">
          <w:rPr>
            <w:rStyle w:val="ouvrage"/>
            <w:lang w:val="fr-FR"/>
            <w:rPrChange w:id="1567" w:author="Arthur Parmentier" w:date="2020-06-09T17:03:00Z">
              <w:rPr>
                <w:rStyle w:val="ouvrage"/>
              </w:rPr>
            </w:rPrChange>
          </w:rPr>
          <w:t>,</w:t>
        </w:r>
        <w:r w:rsidRPr="00952ECE">
          <w:rPr>
            <w:rStyle w:val="ouvrage"/>
            <w:rFonts w:ascii="Times New Roman" w:hAnsi="Times New Roman" w:cs="Times New Roman"/>
            <w:lang w:val="fr-FR"/>
            <w:rPrChange w:id="1568" w:author="Arthur Parmentier" w:date="2020-06-09T17:03:00Z">
              <w:rPr>
                <w:rStyle w:val="ouvrage"/>
                <w:rFonts w:ascii="Times New Roman" w:hAnsi="Times New Roman" w:cs="Times New Roman"/>
              </w:rPr>
            </w:rPrChange>
          </w:rPr>
          <w:t>‎</w:t>
        </w:r>
        <w:r w:rsidRPr="00952ECE">
          <w:rPr>
            <w:rStyle w:val="ouvrage"/>
            <w:lang w:val="fr-FR"/>
            <w:rPrChange w:id="1569" w:author="Arthur Parmentier" w:date="2020-06-09T17:03:00Z">
              <w:rPr>
                <w:rStyle w:val="ouvrage"/>
              </w:rPr>
            </w:rPrChange>
          </w:rPr>
          <w:t xml:space="preserve"> 1952, p. 233-240</w:t>
        </w:r>
      </w:ins>
    </w:p>
  </w:footnote>
  <w:footnote w:id="21">
    <w:p w:rsidR="00CD28C6" w:rsidRPr="00CD28C6" w:rsidRDefault="00CD28C6">
      <w:pPr>
        <w:pStyle w:val="Notedebasdepage"/>
        <w:rPr>
          <w:lang w:val="fr-FR"/>
          <w:rPrChange w:id="1576" w:author="Arthur Parmentier" w:date="2020-06-09T17:07:00Z">
            <w:rPr/>
          </w:rPrChange>
        </w:rPr>
      </w:pPr>
      <w:ins w:id="1577" w:author="Arthur Parmentier" w:date="2020-06-09T17:07:00Z">
        <w:r>
          <w:rPr>
            <w:rStyle w:val="Appelnotedebasdep"/>
          </w:rPr>
          <w:footnoteRef/>
        </w:r>
        <w:r w:rsidRPr="00CD28C6">
          <w:rPr>
            <w:lang w:val="fr-FR"/>
            <w:rPrChange w:id="1578" w:author="Arthur Parmentier" w:date="2020-06-09T17:07:00Z">
              <w:rPr/>
            </w:rPrChange>
          </w:rPr>
          <w:t xml:space="preserve"> </w:t>
        </w:r>
      </w:ins>
      <w:ins w:id="1579" w:author="Arthur Parmentier" w:date="2020-06-09T17:08:00Z">
        <w:r w:rsidRPr="00CD28C6">
          <w:rPr>
            <w:lang w:val="fr-FR"/>
          </w:rPr>
          <w:t>Alain Pâris, « Direction d'orchestre »</w:t>
        </w:r>
        <w:r>
          <w:rPr>
            <w:lang w:val="fr-FR"/>
          </w:rPr>
          <w:t xml:space="preserve"> </w:t>
        </w:r>
      </w:ins>
      <w:ins w:id="1580" w:author="Arthur Parmentier" w:date="2020-06-09T17:07:00Z">
        <w:r w:rsidRPr="00CD28C6">
          <w:rPr>
            <w:lang w:val="fr-FR"/>
            <w:rPrChange w:id="1581" w:author="Arthur Parmentier" w:date="2020-06-09T17:07:00Z">
              <w:rPr/>
            </w:rPrChange>
          </w:rPr>
          <w:t>https://www.universalis.fr/encyclopedie/direction-d-orchestre/</w:t>
        </w:r>
      </w:ins>
    </w:p>
  </w:footnote>
  <w:footnote w:id="22">
    <w:p w:rsidR="00FD69AD" w:rsidRPr="00FD69AD" w:rsidRDefault="00FD69AD">
      <w:pPr>
        <w:pStyle w:val="Notedebasdepage"/>
        <w:rPr>
          <w:rPrChange w:id="1599" w:author="Arthur Parmentier" w:date="2020-06-09T17:29:00Z">
            <w:rPr/>
          </w:rPrChange>
        </w:rPr>
      </w:pPr>
      <w:ins w:id="1600" w:author="Arthur Parmentier" w:date="2020-06-09T17:29:00Z">
        <w:r>
          <w:rPr>
            <w:rStyle w:val="Appelnotedebasdep"/>
          </w:rPr>
          <w:footnoteRef/>
        </w:r>
        <w:r w:rsidRPr="00FD69AD">
          <w:rPr>
            <w:rPrChange w:id="1601" w:author="Arthur Parmentier" w:date="2020-06-09T17:29:00Z">
              <w:rPr/>
            </w:rPrChange>
          </w:rPr>
          <w:t xml:space="preserve"> </w:t>
        </w:r>
        <w:r w:rsidRPr="00FD69AD">
          <w:rPr>
            <w:rPrChange w:id="1602" w:author="Arthur Parmentier" w:date="2020-06-09T17:29:00Z">
              <w:rPr>
                <w:lang w:val="fr-FR"/>
              </w:rPr>
            </w:rPrChange>
          </w:rPr>
          <w:t>O. FLEISCHER, Neumnenstudien, I. Teil (1895</w:t>
        </w:r>
      </w:ins>
      <w:ins w:id="1603" w:author="Arthur Parmentier" w:date="2020-06-09T17:30:00Z">
        <w:r w:rsidR="003A0F7B" w:rsidRPr="00FD69AD">
          <w:rPr>
            <w:rPrChange w:id="1604" w:author="Arthur Parmentier" w:date="2020-06-09T17:29:00Z">
              <w:rPr/>
            </w:rPrChange>
          </w:rPr>
          <w:t>);</w:t>
        </w:r>
      </w:ins>
      <w:ins w:id="1605" w:author="Arthur Parmentier" w:date="2020-06-09T17:29:00Z">
        <w:r w:rsidRPr="00FD69AD">
          <w:rPr>
            <w:rPrChange w:id="1606" w:author="Arthur Parmentier" w:date="2020-06-09T17:29:00Z">
              <w:rPr>
                <w:lang w:val="fr-FR"/>
              </w:rPr>
            </w:rPrChange>
          </w:rPr>
          <w:t xml:space="preserve"> </w:t>
        </w:r>
        <w:r w:rsidRPr="003A0F7B">
          <w:rPr>
            <w:i/>
            <w:iCs/>
            <w:rPrChange w:id="1607" w:author="Arthur Parmentier" w:date="2020-06-09T17:30:00Z">
              <w:rPr>
                <w:lang w:val="fr-FR"/>
              </w:rPr>
            </w:rPrChange>
          </w:rPr>
          <w:t>Pa</w:t>
        </w:r>
        <w:r w:rsidRPr="003A0F7B">
          <w:rPr>
            <w:i/>
            <w:iCs/>
            <w:rPrChange w:id="1608" w:author="Arthur Parmentier" w:date="2020-06-09T17:30:00Z">
              <w:rPr>
                <w:lang w:val="fr-FR"/>
              </w:rPr>
            </w:rPrChange>
          </w:rPr>
          <w:t>léographie musica</w:t>
        </w:r>
        <w:r w:rsidRPr="003A0F7B">
          <w:rPr>
            <w:i/>
            <w:iCs/>
            <w:rPrChange w:id="1609" w:author="Arthur Parmentier" w:date="2020-06-09T17:30:00Z">
              <w:rPr>
                <w:lang w:val="fr-FR"/>
              </w:rPr>
            </w:rPrChange>
          </w:rPr>
          <w:t>le</w:t>
        </w:r>
      </w:ins>
      <w:ins w:id="1610" w:author="Arthur Parmentier" w:date="2020-06-09T17:31:00Z">
        <w:r w:rsidR="00BB335C">
          <w:rPr>
            <w:i/>
            <w:iCs/>
          </w:rPr>
          <w:t xml:space="preserve"> I</w:t>
        </w:r>
      </w:ins>
      <w:ins w:id="1611" w:author="Arthur Parmentier" w:date="2020-06-09T17:29:00Z">
        <w:r w:rsidRPr="00FD69AD">
          <w:rPr>
            <w:rPrChange w:id="1612" w:author="Arthur Parmentier" w:date="2020-06-09T17:29:00Z">
              <w:rPr>
                <w:lang w:val="fr-FR"/>
              </w:rPr>
            </w:rPrChange>
          </w:rPr>
          <w:t xml:space="preserve"> and remarks of</w:t>
        </w:r>
        <w:r w:rsidRPr="00FD69AD">
          <w:rPr>
            <w:rPrChange w:id="1613" w:author="Arthur Parmentier" w:date="2020-06-09T17:29:00Z">
              <w:rPr>
                <w:lang w:val="fr-FR"/>
              </w:rPr>
            </w:rPrChange>
          </w:rPr>
          <w:t xml:space="preserve"> C. SACHS, Musik des Altertu</w:t>
        </w:r>
      </w:ins>
      <w:ins w:id="1614" w:author="Arthur Parmentier" w:date="2020-06-09T17:30:00Z">
        <w:r>
          <w:t>m</w:t>
        </w:r>
      </w:ins>
      <w:ins w:id="1615" w:author="Arthur Parmentier" w:date="2020-06-09T17:29:00Z">
        <w:r w:rsidRPr="00FD69AD">
          <w:rPr>
            <w:rPrChange w:id="1616" w:author="Arthur Parmentier" w:date="2020-06-09T17:29:00Z">
              <w:rPr>
                <w:lang w:val="fr-FR"/>
              </w:rPr>
            </w:rPrChange>
          </w:rPr>
          <w:t>s (Breslau, 1924), p.</w:t>
        </w:r>
      </w:ins>
      <w:ins w:id="1617" w:author="Arthur Parmentier" w:date="2020-06-09T17:30:00Z">
        <w:r>
          <w:t xml:space="preserve"> 8.</w:t>
        </w:r>
      </w:ins>
    </w:p>
  </w:footnote>
  <w:footnote w:id="23">
    <w:p w:rsidR="00FA5F3C" w:rsidRPr="00670002" w:rsidRDefault="00FA5F3C">
      <w:pPr>
        <w:pStyle w:val="Notedebasdepage"/>
        <w:rPr>
          <w:rPrChange w:id="1727" w:author="Arthur Parmentier" w:date="2020-05-18T14:23:00Z">
            <w:rPr>
              <w:lang w:val="fr-FR"/>
            </w:rPr>
          </w:rPrChange>
        </w:rPr>
      </w:pPr>
      <w:r>
        <w:rPr>
          <w:rStyle w:val="Appelnotedebasdep"/>
        </w:rPr>
        <w:footnoteRef/>
      </w:r>
      <w:r w:rsidRPr="00FD69AD">
        <w:rPr>
          <w:lang w:val="fr-FR"/>
          <w:rPrChange w:id="1728" w:author="Arthur Parmentier" w:date="2020-06-09T17:29:00Z">
            <w:rPr/>
          </w:rPrChange>
        </w:rPr>
        <w:t xml:space="preserve"> </w:t>
      </w:r>
      <w:ins w:id="1729" w:author="Arthur Parmentier" w:date="2020-05-13T09:32:00Z">
        <w:r w:rsidRPr="00FD69AD">
          <w:rPr>
            <w:lang w:val="fr-FR"/>
            <w:rPrChange w:id="1730" w:author="Arthur Parmentier" w:date="2020-06-09T17:29:00Z">
              <w:rPr/>
            </w:rPrChange>
          </w:rPr>
          <w:t xml:space="preserve">Eleanor H. Rosch. </w:t>
        </w:r>
        <w:r w:rsidRPr="009A67DE">
          <w:t>Natural Categories. Cognitive Psychology 4, 328-350 (1973)</w:t>
        </w:r>
      </w:ins>
      <w:ins w:id="1731" w:author="Arthur Parmentier" w:date="2020-05-13T09:33:00Z">
        <w:r>
          <w:t>, introducing the “prototype theory”</w:t>
        </w:r>
      </w:ins>
      <w:del w:id="1732" w:author="Arthur Parmentier" w:date="2020-05-13T09:32:00Z">
        <w:r w:rsidRPr="00670002" w:rsidDel="009A67DE">
          <w:rPr>
            <w:rPrChange w:id="1733" w:author="Arthur Parmentier" w:date="2020-05-18T14:23:00Z">
              <w:rPr>
                <w:lang w:val="fr-FR"/>
              </w:rPr>
            </w:rPrChange>
          </w:rPr>
          <w:delText>Ref. Eleanor Rosch (prototype theory)</w:delText>
        </w:r>
      </w:del>
    </w:p>
  </w:footnote>
  <w:footnote w:id="24">
    <w:p w:rsidR="00FA5F3C" w:rsidRPr="00670002" w:rsidRDefault="00FA5F3C">
      <w:pPr>
        <w:pStyle w:val="Notedebasdepage"/>
      </w:pPr>
      <w:ins w:id="1749" w:author="Arthur Parmentier" w:date="2020-05-12T19:07:00Z">
        <w:r>
          <w:rPr>
            <w:rStyle w:val="Appelnotedebasdep"/>
          </w:rPr>
          <w:footnoteRef/>
        </w:r>
        <w:r>
          <w:t xml:space="preserve"> </w:t>
        </w:r>
        <w:r w:rsidRPr="00670002">
          <w:rPr>
            <w:rPrChange w:id="1750" w:author="Arthur Parmentier" w:date="2020-05-18T14:23:00Z">
              <w:rPr>
                <w:lang w:val="fr-FR"/>
              </w:rPr>
            </w:rPrChange>
          </w:rPr>
          <w:t xml:space="preserve">For a </w:t>
        </w:r>
      </w:ins>
      <w:ins w:id="1751" w:author="Arthur Parmentier" w:date="2020-05-13T09:33:00Z">
        <w:r w:rsidRPr="00670002">
          <w:rPr>
            <w:rPrChange w:id="1752" w:author="Arthur Parmentier" w:date="2020-05-18T14:23:00Z">
              <w:rPr>
                <w:lang w:val="fr-FR"/>
              </w:rPr>
            </w:rPrChange>
          </w:rPr>
          <w:t>concise explanation of the ideas behind the prototype theory</w:t>
        </w:r>
      </w:ins>
      <w:ins w:id="1753" w:author="Arthur Parmentier" w:date="2020-05-12T19:07:00Z">
        <w:r w:rsidRPr="00670002">
          <w:rPr>
            <w:rPrChange w:id="1754" w:author="Arthur Parmentier" w:date="2020-05-18T14:23:00Z">
              <w:rPr>
                <w:lang w:val="fr-FR"/>
              </w:rPr>
            </w:rPrChange>
          </w:rPr>
          <w:t>, check https://www.youtube.com/watch?v=mff_sPnz_gs</w:t>
        </w:r>
      </w:ins>
    </w:p>
  </w:footnote>
  <w:footnote w:id="25">
    <w:p w:rsidR="00FA5F3C" w:rsidRPr="00670002" w:rsidRDefault="00FA5F3C">
      <w:pPr>
        <w:pStyle w:val="Notedebasdepage"/>
        <w:rPr>
          <w:rPrChange w:id="1755" w:author="Arthur Parmentier" w:date="2020-05-18T14:23:00Z">
            <w:rPr>
              <w:lang w:val="fr-FR"/>
            </w:rPr>
          </w:rPrChange>
        </w:rPr>
      </w:pPr>
      <w:r>
        <w:rPr>
          <w:rStyle w:val="Appelnotedebasdep"/>
        </w:rPr>
        <w:footnoteRef/>
      </w:r>
      <w:r>
        <w:t xml:space="preserve"> </w:t>
      </w:r>
      <w:r w:rsidRPr="00670002">
        <w:rPr>
          <w:rPrChange w:id="1756" w:author="Arthur Parmentier" w:date="2020-05-18T14:23:00Z">
            <w:rPr>
              <w:lang w:val="fr-FR"/>
            </w:rPr>
          </w:rPrChange>
        </w:rPr>
        <w:t>Ref M.R. class on pitch categorisation. Emphasis on the complexity of the categorisation process (non linear wrt similarity)</w:t>
      </w:r>
    </w:p>
  </w:footnote>
  <w:footnote w:id="26">
    <w:p w:rsidR="00FA5F3C" w:rsidRPr="008C7E78" w:rsidRDefault="00FA5F3C">
      <w:pPr>
        <w:pStyle w:val="Notedebasdepage"/>
      </w:pPr>
      <w:ins w:id="1845" w:author="Arthur Parmentier" w:date="2020-06-06T17:06:00Z">
        <w:r>
          <w:rPr>
            <w:rStyle w:val="Appelnotedebasdep"/>
          </w:rPr>
          <w:footnoteRef/>
        </w:r>
        <w:r>
          <w:t xml:space="preserve"> </w:t>
        </w:r>
        <w:r w:rsidRPr="003C785D">
          <w:t>http://www.soundpainting.com/blog/</w:t>
        </w:r>
      </w:ins>
    </w:p>
  </w:footnote>
  <w:footnote w:id="27">
    <w:p w:rsidR="00FA5F3C" w:rsidRPr="00670002" w:rsidRDefault="00FA5F3C">
      <w:pPr>
        <w:pStyle w:val="Notedebasdepage"/>
      </w:pPr>
      <w:ins w:id="1877" w:author="Arthur Parmentier" w:date="2020-05-13T11:16:00Z">
        <w:r>
          <w:rPr>
            <w:rStyle w:val="Appelnotedebasdep"/>
          </w:rPr>
          <w:footnoteRef/>
        </w:r>
        <w:r>
          <w:t xml:space="preserve"> </w:t>
        </w:r>
      </w:ins>
      <w:ins w:id="1878" w:author="Arthur Parmentier" w:date="2020-05-13T11:17:00Z">
        <w:r w:rsidRPr="00670002">
          <w:rPr>
            <w:rPrChange w:id="1879" w:author="Arthur Parmentier" w:date="2020-05-18T14:23:00Z">
              <w:rPr>
                <w:lang w:val="fr-FR"/>
              </w:rPr>
            </w:rPrChange>
          </w:rPr>
          <w:t>Note that the whole discussion of this section is only relevant to the signs used to signify contents.</w:t>
        </w:r>
      </w:ins>
    </w:p>
  </w:footnote>
  <w:footnote w:id="28">
    <w:p w:rsidR="00FA5F3C" w:rsidRPr="00670002" w:rsidRDefault="00FA5F3C">
      <w:pPr>
        <w:pStyle w:val="Notedebasdepage"/>
      </w:pPr>
      <w:ins w:id="1885" w:author="Arthur Parmentier" w:date="2020-05-13T10:35:00Z">
        <w:r>
          <w:rPr>
            <w:rStyle w:val="Appelnotedebasdep"/>
          </w:rPr>
          <w:footnoteRef/>
        </w:r>
        <w:r>
          <w:t xml:space="preserve"> </w:t>
        </w:r>
        <w:r w:rsidRPr="00670002">
          <w:rPr>
            <w:rPrChange w:id="1886" w:author="Arthur Parmentier" w:date="2020-05-18T14:23:00Z">
              <w:rPr>
                <w:lang w:val="fr-FR"/>
              </w:rPr>
            </w:rPrChange>
          </w:rPr>
          <w:t xml:space="preserve">In reference to </w:t>
        </w:r>
      </w:ins>
      <w:ins w:id="1887" w:author="Arthur Parmentier" w:date="2020-05-13T10:36:00Z">
        <w:r w:rsidRPr="00670002">
          <w:rPr>
            <w:rPrChange w:id="1888" w:author="Arthur Parmentier" w:date="2020-05-18T14:23:00Z">
              <w:rPr>
                <w:lang w:val="fr-FR"/>
              </w:rPr>
            </w:rPrChange>
          </w:rPr>
          <w:t>the concept of overloading in programming languages.</w:t>
        </w:r>
      </w:ins>
    </w:p>
  </w:footnote>
  <w:footnote w:id="29">
    <w:p w:rsidR="00FA5F3C" w:rsidRPr="00670002" w:rsidRDefault="00FA5F3C">
      <w:pPr>
        <w:pStyle w:val="Notedebasdepage"/>
      </w:pPr>
      <w:ins w:id="1920" w:author="Arthur Parmentier" w:date="2020-05-13T10:19:00Z">
        <w:r>
          <w:rPr>
            <w:rStyle w:val="Appelnotedebasdep"/>
          </w:rPr>
          <w:footnoteRef/>
        </w:r>
        <w:r>
          <w:t xml:space="preserve"> </w:t>
        </w:r>
        <w:r w:rsidRPr="00670002">
          <w:rPr>
            <w:rPrChange w:id="1921" w:author="Arthur Parmentier" w:date="2020-05-18T14:23:00Z">
              <w:rPr>
                <w:lang w:val="fr-FR"/>
              </w:rPr>
            </w:rPrChange>
          </w:rPr>
          <w:t>There may be other cases in which a sign has several signified, even inside one discipline, but we won’t d</w:t>
        </w:r>
      </w:ins>
      <w:ins w:id="1922" w:author="Arthur Parmentier" w:date="2020-05-13T10:20:00Z">
        <w:r w:rsidRPr="00670002">
          <w:rPr>
            <w:rPrChange w:id="1923" w:author="Arthur Parmentier" w:date="2020-05-18T14:23:00Z">
              <w:rPr>
                <w:lang w:val="fr-FR"/>
              </w:rPr>
            </w:rPrChange>
          </w:rPr>
          <w:t>iscuss this possibility.</w:t>
        </w:r>
      </w:ins>
    </w:p>
  </w:footnote>
  <w:footnote w:id="30">
    <w:p w:rsidR="00FA5F3C" w:rsidRPr="00670002" w:rsidRDefault="00FA5F3C" w:rsidP="005868B3">
      <w:pPr>
        <w:pStyle w:val="Notedebasdepage"/>
        <w:rPr>
          <w:ins w:id="1964" w:author="Arthur Parmentier" w:date="2020-05-13T10:30:00Z"/>
          <w:rPrChange w:id="1965" w:author="Arthur Parmentier" w:date="2020-05-18T14:23:00Z">
            <w:rPr>
              <w:ins w:id="1966" w:author="Arthur Parmentier" w:date="2020-05-13T10:30:00Z"/>
              <w:lang w:val="fr-FR"/>
            </w:rPr>
          </w:rPrChange>
        </w:rPr>
      </w:pPr>
      <w:ins w:id="1967" w:author="Arthur Parmentier" w:date="2020-05-13T10:30:00Z">
        <w:r>
          <w:rPr>
            <w:rStyle w:val="Appelnotedebasdep"/>
          </w:rPr>
          <w:footnoteRef/>
        </w:r>
        <w:r>
          <w:t xml:space="preserve"> </w:t>
        </w:r>
        <w:r w:rsidRPr="00670002">
          <w:rPr>
            <w:rPrChange w:id="1968" w:author="Arthur Parmentier" w:date="2020-05-18T14:23:00Z">
              <w:rPr>
                <w:lang w:val="fr-FR"/>
              </w:rPr>
            </w:rPrChange>
          </w:rPr>
          <w:t>We will discuss the motivations of this construction later.</w:t>
        </w:r>
      </w:ins>
    </w:p>
  </w:footnote>
  <w:footnote w:id="31">
    <w:p w:rsidR="00FA5F3C" w:rsidRPr="0054442D" w:rsidDel="00697BA8" w:rsidRDefault="00FA5F3C" w:rsidP="001C0B0E">
      <w:pPr>
        <w:pStyle w:val="Notedebasdepage"/>
        <w:rPr>
          <w:del w:id="2115" w:author="Arthur Parmentier" w:date="2020-05-12T18:13:00Z"/>
          <w:lang w:val="fr-FR"/>
        </w:rPr>
      </w:pPr>
      <w:del w:id="2116" w:author="Arthur Parmentier" w:date="2020-05-12T18:13:00Z">
        <w:r w:rsidDel="00697BA8">
          <w:rPr>
            <w:rStyle w:val="Appelnotedebasdep"/>
          </w:rPr>
          <w:footnoteRef/>
        </w:r>
        <w:r w:rsidDel="00697BA8">
          <w:delText xml:space="preserve"> </w:delText>
        </w:r>
        <w:r w:rsidDel="00697BA8">
          <w:rPr>
            <w:lang w:val="fr-FR"/>
          </w:rPr>
          <w:delText>Note that in SP, the sign ‘discipline’ refers both to the common notion of discipline : music, visual arts… but also to the instrument as a technical apparatus</w:delText>
        </w:r>
      </w:del>
    </w:p>
  </w:footnote>
  <w:footnote w:id="32">
    <w:p w:rsidR="00FA5F3C" w:rsidRPr="008B7AAC" w:rsidDel="005868B3" w:rsidRDefault="00FA5F3C">
      <w:pPr>
        <w:pStyle w:val="Notedebasdepage"/>
        <w:rPr>
          <w:del w:id="2168" w:author="Arthur Parmentier" w:date="2020-05-13T10:30:00Z"/>
          <w:lang w:val="fr-FR"/>
        </w:rPr>
      </w:pPr>
      <w:del w:id="2169" w:author="Arthur Parmentier" w:date="2020-05-13T10:30:00Z">
        <w:r w:rsidDel="005868B3">
          <w:rPr>
            <w:rStyle w:val="Appelnotedebasdep"/>
          </w:rPr>
          <w:footnoteRef/>
        </w:r>
        <w:r w:rsidDel="005868B3">
          <w:delText xml:space="preserve"> </w:delText>
        </w:r>
        <w:r w:rsidDel="005868B3">
          <w:rPr>
            <w:lang w:val="fr-FR"/>
          </w:rPr>
          <w:delText>For instance, the analogy between the concept of a LT in music and the concept of a line in visual arts.</w:delText>
        </w:r>
      </w:del>
    </w:p>
  </w:footnote>
  <w:footnote w:id="33">
    <w:p w:rsidR="00FA5F3C" w:rsidRPr="00670002" w:rsidRDefault="00FA5F3C">
      <w:pPr>
        <w:pStyle w:val="Notedebasdepage"/>
        <w:rPr>
          <w:rPrChange w:id="2182" w:author="Arthur Parmentier" w:date="2020-05-18T14:23:00Z">
            <w:rPr>
              <w:lang w:val="fr-FR"/>
            </w:rPr>
          </w:rPrChange>
        </w:rPr>
      </w:pPr>
      <w:r>
        <w:rPr>
          <w:rStyle w:val="Appelnotedebasdep"/>
        </w:rPr>
        <w:footnoteRef/>
      </w:r>
      <w:r>
        <w:t xml:space="preserve"> it can also be manipulated by cultural schemes, but that is not the point here.</w:t>
      </w:r>
    </w:p>
  </w:footnote>
  <w:footnote w:id="34">
    <w:p w:rsidR="00FA5F3C" w:rsidRPr="00670002" w:rsidRDefault="00FA5F3C">
      <w:pPr>
        <w:pStyle w:val="Notedebasdepage"/>
        <w:rPr>
          <w:rPrChange w:id="2184" w:author="Arthur Parmentier" w:date="2020-05-18T14:23:00Z">
            <w:rPr>
              <w:lang w:val="fr-FR"/>
            </w:rPr>
          </w:rPrChange>
        </w:rPr>
      </w:pPr>
      <w:r>
        <w:rPr>
          <w:rStyle w:val="Appelnotedebasdep"/>
        </w:rPr>
        <w:footnoteRef/>
      </w:r>
      <w:r>
        <w:t xml:space="preserve"> or the whole concept itself, but as we already saw, defining the frontier of a concept is not always possible.</w:t>
      </w:r>
    </w:p>
  </w:footnote>
  <w:footnote w:id="35">
    <w:p w:rsidR="00FA5F3C" w:rsidRPr="00670002" w:rsidRDefault="00FA5F3C">
      <w:pPr>
        <w:pStyle w:val="Notedebasdepage"/>
        <w:rPr>
          <w:rPrChange w:id="2189" w:author="Arthur Parmentier" w:date="2020-05-18T14:23:00Z">
            <w:rPr>
              <w:lang w:val="fr-FR"/>
            </w:rPr>
          </w:rPrChange>
        </w:rPr>
      </w:pPr>
      <w:r>
        <w:rPr>
          <w:rStyle w:val="Appelnotedebasdep"/>
        </w:rPr>
        <w:footnoteRef/>
      </w:r>
      <w:r>
        <w:t xml:space="preserve"> </w:t>
      </w:r>
      <w:r w:rsidRPr="00670002">
        <w:rPr>
          <w:rPrChange w:id="2190" w:author="Arthur Parmentier" w:date="2020-05-18T14:23:00Z">
            <w:rPr>
              <w:lang w:val="fr-FR"/>
            </w:rPr>
          </w:rPrChange>
        </w:rPr>
        <w:t>I use plural here because I am assuming from the beginning that there is not a single concept of a LT for all disciplines but rather a set, a group, a of concepts, some relevant for only one discipline, some relevant for several disciplines, under the sign « LT ». In fact, I am following Maurice Bloch by thinking of signs and words as decoupled structures, where the sign LT can be thought as an alias for several underlying concepts (a line in painting, a fluid movement in dance…) : this is exactly what I am calling the overloading of signs.</w:t>
      </w:r>
    </w:p>
  </w:footnote>
  <w:footnote w:id="36">
    <w:p w:rsidR="00FA5F3C" w:rsidRPr="00670002" w:rsidRDefault="00FA5F3C">
      <w:pPr>
        <w:pStyle w:val="Notedebasdepage"/>
        <w:rPr>
          <w:rPrChange w:id="2191" w:author="Arthur Parmentier" w:date="2020-05-18T14:23:00Z">
            <w:rPr>
              <w:lang w:val="fr-FR"/>
            </w:rPr>
          </w:rPrChange>
        </w:rPr>
      </w:pPr>
      <w:r>
        <w:rPr>
          <w:rStyle w:val="Appelnotedebasdep"/>
        </w:rPr>
        <w:footnoteRef/>
      </w:r>
      <w:r>
        <w:t xml:space="preserve"> </w:t>
      </w:r>
      <w:r w:rsidRPr="00670002">
        <w:rPr>
          <w:rPrChange w:id="2192" w:author="Arthur Parmentier" w:date="2020-05-18T14:23:00Z">
            <w:rPr>
              <w:lang w:val="fr-FR"/>
            </w:rPr>
          </w:rPrChange>
        </w:rPr>
        <w:t>In my case, from my experience in Europe, producing a large variety of contents was personnally  exciting and part of the interest I and others share for the technique ; therefore it was an important consideration that may not be shared at all by other groups with different interests and motivations to use SP.</w:t>
      </w:r>
    </w:p>
  </w:footnote>
  <w:footnote w:id="37">
    <w:p w:rsidR="00FA5F3C" w:rsidRPr="008C7E78" w:rsidRDefault="00FA5F3C">
      <w:pPr>
        <w:pStyle w:val="Notedebasdepage"/>
      </w:pPr>
      <w:ins w:id="2286" w:author="Arthur Parmentier" w:date="2020-06-05T16:54:00Z">
        <w:r>
          <w:rPr>
            <w:rStyle w:val="Appelnotedebasdep"/>
          </w:rPr>
          <w:footnoteRef/>
        </w:r>
        <w:r>
          <w:t xml:space="preserve"> </w:t>
        </w:r>
        <w:r w:rsidRPr="008C7E78">
          <w:rPr>
            <w:rPrChange w:id="2287" w:author="Arthur Parmentier" w:date="2020-06-07T18:32:00Z">
              <w:rPr>
                <w:lang w:val="fr-FR"/>
              </w:rPr>
            </w:rPrChange>
          </w:rPr>
          <w:t xml:space="preserve">Some basic </w:t>
        </w:r>
      </w:ins>
      <w:ins w:id="2288" w:author="Arthur Parmentier" w:date="2020-06-05T16:55:00Z">
        <w:r w:rsidRPr="008C7E78">
          <w:rPr>
            <w:rPrChange w:id="2289" w:author="Arthur Parmentier" w:date="2020-06-07T18:32:00Z">
              <w:rPr>
                <w:lang w:val="fr-FR"/>
              </w:rPr>
            </w:rPrChange>
          </w:rPr>
          <w:t>examples can be found here : https://www.handspeak.com/learn/index.php?id=41</w:t>
        </w:r>
      </w:ins>
    </w:p>
  </w:footnote>
  <w:footnote w:id="38">
    <w:p w:rsidR="00FA5F3C" w:rsidRPr="008C7E78" w:rsidRDefault="00FA5F3C">
      <w:pPr>
        <w:pStyle w:val="Notedebasdepage"/>
      </w:pPr>
      <w:ins w:id="2296" w:author="Arthur Parmentier" w:date="2020-06-05T16:44:00Z">
        <w:r>
          <w:rPr>
            <w:rStyle w:val="Appelnotedebasdep"/>
          </w:rPr>
          <w:footnoteRef/>
        </w:r>
        <w:r>
          <w:t xml:space="preserve"> </w:t>
        </w:r>
        <w:r w:rsidRPr="008C7E78">
          <w:rPr>
            <w:rPrChange w:id="2297" w:author="Arthur Parmentier" w:date="2020-06-07T18:32:00Z">
              <w:rPr>
                <w:lang w:val="fr-FR"/>
              </w:rPr>
            </w:rPrChange>
          </w:rPr>
          <w:t>See http://www.sematos.eu/lsf-p-tomber-5958.html</w:t>
        </w:r>
      </w:ins>
    </w:p>
  </w:footnote>
  <w:footnote w:id="39">
    <w:p w:rsidR="00FA5F3C" w:rsidRPr="008C7E78" w:rsidRDefault="00FA5F3C">
      <w:pPr>
        <w:pStyle w:val="Notedebasdepage"/>
      </w:pPr>
      <w:ins w:id="2308" w:author="Arthur Parmentier" w:date="2020-06-05T16:53:00Z">
        <w:r>
          <w:rPr>
            <w:rStyle w:val="Appelnotedebasdep"/>
          </w:rPr>
          <w:footnoteRef/>
        </w:r>
        <w:r>
          <w:t xml:space="preserve"> </w:t>
        </w:r>
        <w:r w:rsidRPr="008C7E78">
          <w:rPr>
            <w:rPrChange w:id="2309" w:author="Arthur Parmentier" w:date="2020-06-07T18:32:00Z">
              <w:rPr>
                <w:lang w:val="fr-FR"/>
              </w:rPr>
            </w:rPrChange>
          </w:rPr>
          <w:t xml:space="preserve">For a discussion on this topic, see </w:t>
        </w:r>
      </w:ins>
      <w:ins w:id="2310" w:author="Arthur Parmentier" w:date="2020-06-05T16:54:00Z">
        <w:r>
          <w:t xml:space="preserve">Aronoff, Mark et al. “THE PARADOX OF SIGN LANGUAGE MORPHOLOGY.” </w:t>
        </w:r>
        <w:r>
          <w:rPr>
            <w:i/>
            <w:iCs/>
          </w:rPr>
          <w:t>Language</w:t>
        </w:r>
        <w:r>
          <w:t xml:space="preserve"> vol. 81,2 (2005): 301-344.</w:t>
        </w:r>
      </w:ins>
      <w:ins w:id="2311" w:author="Arthur Parmentier" w:date="2020-06-06T18:56:00Z">
        <w:r>
          <w:t xml:space="preserve"> This argument is sometimes used to motivate the need of normalization of</w:t>
        </w:r>
      </w:ins>
      <w:ins w:id="2312" w:author="Arthur Parmentier" w:date="2020-06-06T18:57:00Z">
        <w:r>
          <w:t xml:space="preserve"> sign language.</w:t>
        </w:r>
      </w:ins>
    </w:p>
  </w:footnote>
  <w:footnote w:id="40">
    <w:p w:rsidR="00FA5F3C" w:rsidRPr="008C7E78" w:rsidRDefault="00FA5F3C">
      <w:pPr>
        <w:pStyle w:val="Notedebasdepage"/>
      </w:pPr>
      <w:ins w:id="2377" w:author="Arthur Parmentier" w:date="2020-06-06T17:05:00Z">
        <w:r>
          <w:rPr>
            <w:rStyle w:val="Appelnotedebasdep"/>
          </w:rPr>
          <w:footnoteRef/>
        </w:r>
        <w:r>
          <w:t xml:space="preserve"> </w:t>
        </w:r>
        <w:r w:rsidRPr="003724FD">
          <w:t>http://www.soundpainting.com/blog/</w:t>
        </w:r>
      </w:ins>
    </w:p>
  </w:footnote>
  <w:footnote w:id="41">
    <w:p w:rsidR="00FA5F3C" w:rsidRPr="008C7E78" w:rsidRDefault="00FA5F3C">
      <w:pPr>
        <w:pStyle w:val="Notedebasdepage"/>
      </w:pPr>
      <w:ins w:id="2382" w:author="Arthur Parmentier" w:date="2020-06-05T17:14:00Z">
        <w:r>
          <w:rPr>
            <w:rStyle w:val="Appelnotedebasdep"/>
          </w:rPr>
          <w:footnoteRef/>
        </w:r>
        <w:r>
          <w:t xml:space="preserve"> </w:t>
        </w:r>
        <w:r w:rsidRPr="00FE0C03">
          <w:t>http://www.soundpainting.com/soundpainting/</w:t>
        </w:r>
      </w:ins>
    </w:p>
  </w:footnote>
  <w:footnote w:id="42">
    <w:p w:rsidR="00FA5F3C" w:rsidRPr="008C7E78" w:rsidRDefault="00FA5F3C">
      <w:pPr>
        <w:pStyle w:val="Notedebasdepage"/>
      </w:pPr>
      <w:ins w:id="2804" w:author="Arthur Parmentier" w:date="2020-06-05T21:23:00Z">
        <w:r>
          <w:rPr>
            <w:rStyle w:val="Appelnotedebasdep"/>
          </w:rPr>
          <w:footnoteRef/>
        </w:r>
        <w:r>
          <w:t xml:space="preserve"> </w:t>
        </w:r>
      </w:ins>
      <w:ins w:id="2805" w:author="Arthur Parmentier" w:date="2020-06-05T21:33:00Z">
        <w:r w:rsidRPr="008C7E78">
          <w:rPr>
            <w:rPrChange w:id="2806" w:author="Arthur Parmentier" w:date="2020-06-07T18:32:00Z">
              <w:rPr>
                <w:lang w:val="fr-FR"/>
              </w:rPr>
            </w:rPrChange>
          </w:rPr>
          <w:t>They</w:t>
        </w:r>
      </w:ins>
      <w:ins w:id="2807" w:author="Arthur Parmentier" w:date="2020-06-05T21:24:00Z">
        <w:r w:rsidRPr="008C7E78">
          <w:rPr>
            <w:rPrChange w:id="2808" w:author="Arthur Parmentier" w:date="2020-06-07T18:32:00Z">
              <w:rPr>
                <w:lang w:val="fr-FR"/>
              </w:rPr>
            </w:rPrChange>
          </w:rPr>
          <w:t xml:space="preserve"> embody several semantic components that can change the meaning of one or several signs</w:t>
        </w:r>
      </w:ins>
      <w:ins w:id="2809" w:author="Arthur Parmentier" w:date="2020-06-05T21:34:00Z">
        <w:r w:rsidRPr="008C7E78">
          <w:rPr>
            <w:rPrChange w:id="2810" w:author="Arthur Parmentier" w:date="2020-06-07T18:32:00Z">
              <w:rPr>
                <w:lang w:val="fr-FR"/>
              </w:rPr>
            </w:rPrChange>
          </w:rPr>
          <w:t xml:space="preserve"> and make some signs from the SP alphabet significant and some other insignificant.</w:t>
        </w:r>
      </w:ins>
    </w:p>
  </w:footnote>
  <w:footnote w:id="43">
    <w:p w:rsidR="00FA5F3C" w:rsidRPr="008C7E78" w:rsidRDefault="00FA5F3C">
      <w:pPr>
        <w:pStyle w:val="Notedebasdepage"/>
      </w:pPr>
      <w:ins w:id="2897" w:author="Arthur Parmentier" w:date="2020-06-05T21:38:00Z">
        <w:r>
          <w:rPr>
            <w:rStyle w:val="Appelnotedebasdep"/>
          </w:rPr>
          <w:footnoteRef/>
        </w:r>
        <w:r>
          <w:t xml:space="preserve"> </w:t>
        </w:r>
        <w:r w:rsidRPr="008C7E78">
          <w:rPr>
            <w:rPrChange w:id="2898" w:author="Arthur Parmentier" w:date="2020-06-07T18:32:00Z">
              <w:rPr>
                <w:lang w:val="fr-FR"/>
              </w:rPr>
            </w:rPrChange>
          </w:rPr>
          <w:t xml:space="preserve">Walter uses the term « escape » in </w:t>
        </w:r>
      </w:ins>
      <w:ins w:id="2899" w:author="Arthur Parmentier" w:date="2020-06-05T21:39:00Z">
        <w:r w:rsidRPr="008C7E78">
          <w:rPr>
            <w:rPrChange w:id="2900" w:author="Arthur Parmentier" w:date="2020-06-07T18:32:00Z">
              <w:rPr>
                <w:lang w:val="fr-FR"/>
              </w:rPr>
            </w:rPrChange>
          </w:rPr>
          <w:t>his</w:t>
        </w:r>
      </w:ins>
      <w:ins w:id="2901" w:author="Arthur Parmentier" w:date="2020-06-05T21:38:00Z">
        <w:r w:rsidRPr="008C7E78">
          <w:rPr>
            <w:rPrChange w:id="2902" w:author="Arthur Parmentier" w:date="2020-06-07T18:32:00Z">
              <w:rPr>
                <w:lang w:val="fr-FR"/>
              </w:rPr>
            </w:rPrChange>
          </w:rPr>
          <w:t xml:space="preserve"> description of the « tear up » sign which is very commonly used as an escape sign.</w:t>
        </w:r>
      </w:ins>
    </w:p>
  </w:footnote>
  <w:footnote w:id="44">
    <w:p w:rsidR="00FA5F3C" w:rsidRPr="008C7E78" w:rsidRDefault="00FA5F3C" w:rsidP="00A5016A">
      <w:pPr>
        <w:pStyle w:val="Notedebasdepage"/>
        <w:rPr>
          <w:ins w:id="3091" w:author="Arthur Parmentier" w:date="2020-06-06T20:34:00Z"/>
          <w:rPrChange w:id="3092" w:author="Arthur Parmentier" w:date="2020-06-07T18:32:00Z">
            <w:rPr>
              <w:ins w:id="3093" w:author="Arthur Parmentier" w:date="2020-06-06T20:34:00Z"/>
              <w:lang w:val="fr-FR"/>
            </w:rPr>
          </w:rPrChange>
        </w:rPr>
      </w:pPr>
      <w:ins w:id="3094" w:author="Arthur Parmentier" w:date="2020-06-06T20:34:00Z">
        <w:r>
          <w:rPr>
            <w:rStyle w:val="Appelnotedebasdep"/>
          </w:rPr>
          <w:footnoteRef/>
        </w:r>
        <w:r>
          <w:t xml:space="preserve"> </w:t>
        </w:r>
        <w:r w:rsidRPr="008C7E78">
          <w:rPr>
            <w:rPrChange w:id="3095" w:author="Arthur Parmentier" w:date="2020-06-07T18:32:00Z">
              <w:rPr>
                <w:lang w:val="fr-FR"/>
              </w:rPr>
            </w:rPrChange>
          </w:rPr>
          <w:t>The most interesting example to my mind is that of the Pirahã people studied by Daniel Everett, which contradicts the universality of recursivity in human cognition: https://en.wikipedia.org/wiki/Pirah%C3%A3_language</w:t>
        </w:r>
      </w:ins>
    </w:p>
  </w:footnote>
  <w:footnote w:id="45">
    <w:p w:rsidR="00FA5F3C" w:rsidRPr="008C7E78" w:rsidRDefault="00FA5F3C">
      <w:pPr>
        <w:pStyle w:val="Notedebasdepage"/>
      </w:pPr>
      <w:ins w:id="3117" w:author="Arthur Parmentier" w:date="2020-06-06T17:53:00Z">
        <w:r>
          <w:rPr>
            <w:rStyle w:val="Appelnotedebasdep"/>
          </w:rPr>
          <w:footnoteRef/>
        </w:r>
        <w:r>
          <w:t xml:space="preserve"> </w:t>
        </w:r>
        <w:r w:rsidRPr="00A531CB">
          <w:t>http://www.soundpainting.com/blog/</w:t>
        </w:r>
      </w:ins>
    </w:p>
  </w:footnote>
  <w:footnote w:id="46">
    <w:p w:rsidR="0052121B" w:rsidRPr="008C7E78" w:rsidRDefault="0052121B" w:rsidP="0052121B">
      <w:pPr>
        <w:pStyle w:val="Notedebasdepage"/>
        <w:rPr>
          <w:ins w:id="3758" w:author="Arthur Parmentier" w:date="2020-06-08T18:44:00Z"/>
        </w:rPr>
      </w:pPr>
      <w:ins w:id="3759" w:author="Arthur Parmentier" w:date="2020-06-08T18:44:00Z">
        <w:r>
          <w:rPr>
            <w:rStyle w:val="Appelnotedebasdep"/>
          </w:rPr>
          <w:footnoteRef/>
        </w:r>
        <w:r>
          <w:t xml:space="preserve"> </w:t>
        </w:r>
        <w:r w:rsidRPr="00DC7F98">
          <w:t xml:space="preserve">Without going </w:t>
        </w:r>
      </w:ins>
      <w:ins w:id="3760" w:author="Arthur Parmentier" w:date="2020-06-09T15:50:00Z">
        <w:r w:rsidR="00901C34" w:rsidRPr="00DC7F98">
          <w:t>into</w:t>
        </w:r>
      </w:ins>
      <w:ins w:id="3761" w:author="Arthur Parmentier" w:date="2020-06-08T18:44:00Z">
        <w:r w:rsidRPr="00DC7F98">
          <w:t xml:space="preserve"> many details, the concept here is simple to assign each set of parameters to a number (an index) to be able to change them during the performance.</w:t>
        </w:r>
      </w:ins>
    </w:p>
  </w:footnote>
  <w:footnote w:id="47">
    <w:p w:rsidR="00224A9B" w:rsidRPr="008C7E78" w:rsidRDefault="00224A9B" w:rsidP="00224A9B">
      <w:pPr>
        <w:pStyle w:val="Notedebasdepage"/>
        <w:rPr>
          <w:ins w:id="3789" w:author="Arthur Parmentier" w:date="2020-06-08T18:17:00Z"/>
        </w:rPr>
      </w:pPr>
      <w:ins w:id="3790" w:author="Arthur Parmentier" w:date="2020-06-08T18:17:00Z">
        <w:r>
          <w:rPr>
            <w:rStyle w:val="Appelnotedebasdep"/>
          </w:rPr>
          <w:footnoteRef/>
        </w:r>
        <w:r>
          <w:t xml:space="preserve"> </w:t>
        </w:r>
        <w:r w:rsidRPr="00DC7F98">
          <w:t>See https://www.youtube.com/watch?v=n8m7lFQ3njk</w:t>
        </w:r>
      </w:ins>
    </w:p>
  </w:footnote>
  <w:footnote w:id="48">
    <w:p w:rsidR="006D51E1" w:rsidRPr="006D51E1" w:rsidRDefault="006D51E1">
      <w:pPr>
        <w:pStyle w:val="Notedebasdepage"/>
      </w:pPr>
      <w:ins w:id="4008" w:author="Arthur Parmentier" w:date="2020-06-08T22:19:00Z">
        <w:r>
          <w:rPr>
            <w:rStyle w:val="Appelnotedebasdep"/>
          </w:rPr>
          <w:footnoteRef/>
        </w:r>
        <w:r>
          <w:t xml:space="preserve"> I am ref</w:t>
        </w:r>
      </w:ins>
      <w:ins w:id="4009" w:author="Arthur Parmentier" w:date="2020-06-08T22:20:00Z">
        <w:r>
          <w:t>erring here to the concerts/parties that are hold by the Soundpainting group of Rio that I had the honor to meet and play with</w:t>
        </w:r>
        <w:r w:rsidR="008518BC">
          <w:t>; to m</w:t>
        </w:r>
      </w:ins>
      <w:ins w:id="4010" w:author="Arthur Parmentier" w:date="2020-06-08T22:21:00Z">
        <w:r w:rsidR="008518BC">
          <w:t>e at the opposite of my SP experience in Europe.</w:t>
        </w:r>
      </w:ins>
    </w:p>
  </w:footnote>
  <w:footnote w:id="49">
    <w:p w:rsidR="00FA5F3C" w:rsidRPr="006D51B6" w:rsidRDefault="00FA5F3C" w:rsidP="00351FEC">
      <w:pPr>
        <w:pStyle w:val="Notedebasdepage"/>
        <w:rPr>
          <w:ins w:id="4310" w:author="Arthur Parmentier" w:date="2020-06-02T19:33:00Z"/>
        </w:rPr>
      </w:pPr>
      <w:ins w:id="4311" w:author="Arthur Parmentier" w:date="2020-06-02T19:33:00Z">
        <w:r>
          <w:rPr>
            <w:rStyle w:val="Appelnotedebasdep"/>
          </w:rPr>
          <w:footnoteRef/>
        </w:r>
        <w:r>
          <w:t xml:space="preserve"> External parts that are “shipped in” with the program are distributed under GPLv3 license (or less restrictive).</w:t>
        </w:r>
      </w:ins>
    </w:p>
  </w:footnote>
  <w:footnote w:id="50">
    <w:p w:rsidR="00FA5F3C" w:rsidRPr="00116732" w:rsidRDefault="00FA5F3C">
      <w:pPr>
        <w:pStyle w:val="Notedebasdepage"/>
      </w:pPr>
      <w:ins w:id="4545" w:author="Arthur Parmentier" w:date="2020-05-18T15:19:00Z">
        <w:r>
          <w:rPr>
            <w:rStyle w:val="Appelnotedebasdep"/>
          </w:rPr>
          <w:footnoteRef/>
        </w:r>
        <w:r>
          <w:t xml:space="preserve"> </w:t>
        </w:r>
      </w:ins>
      <w:ins w:id="4546" w:author="Arthur Parmentier" w:date="2020-05-18T15:20:00Z">
        <w:r>
          <w:t xml:space="preserve">With </w:t>
        </w:r>
      </w:ins>
      <w:ins w:id="4547" w:author="Arthur Parmentier" w:date="2020-05-19T10:40:00Z">
        <w:r>
          <w:t>TensorFlow</w:t>
        </w:r>
      </w:ins>
      <w:ins w:id="4548" w:author="Arthur Parmentier" w:date="2020-05-18T15:20:00Z">
        <w:r>
          <w:t xml:space="preserve">: </w:t>
        </w:r>
      </w:ins>
      <w:ins w:id="4549" w:author="Arthur Parmentier" w:date="2020-05-18T15:19:00Z">
        <w:r w:rsidRPr="006A443F">
          <w:t>https://github.com/tensorflow/tfjs-models/tree/master/posenet</w:t>
        </w:r>
      </w:ins>
    </w:p>
  </w:footnote>
  <w:footnote w:id="51">
    <w:p w:rsidR="00FA5F3C" w:rsidRPr="008C7E78" w:rsidRDefault="00FA5F3C" w:rsidP="00943F21">
      <w:pPr>
        <w:rPr>
          <w:ins w:id="4568" w:author="Arthur Parmentier" w:date="2020-06-03T17:48:00Z"/>
          <w:rFonts w:ascii="Times New Roman" w:hAnsi="Times New Roman"/>
          <w:rPrChange w:id="4569" w:author="Arthur Parmentier" w:date="2020-06-07T18:32:00Z">
            <w:rPr>
              <w:ins w:id="4570" w:author="Arthur Parmentier" w:date="2020-06-03T17:48:00Z"/>
              <w:rFonts w:ascii="Times New Roman" w:hAnsi="Times New Roman"/>
              <w:lang w:val="fr-FR"/>
            </w:rPr>
          </w:rPrChange>
        </w:rPr>
      </w:pPr>
      <w:ins w:id="4571" w:author="Arthur Parmentier" w:date="2020-05-22T19:58:00Z">
        <w:r>
          <w:rPr>
            <w:rStyle w:val="Appelnotedebasdep"/>
          </w:rPr>
          <w:footnoteRef/>
        </w:r>
        <w:r>
          <w:t xml:space="preserve"> </w:t>
        </w:r>
      </w:ins>
      <w:ins w:id="4572" w:author="Arthur Parmentier" w:date="2020-06-03T17:48:00Z">
        <w:r>
          <w:rPr>
            <w:rFonts w:hAnsi="Symbol"/>
          </w:rPr>
          <w:t></w:t>
        </w:r>
        <w:r>
          <w:t xml:space="preserve">  Posenet Node For Max: </w:t>
        </w:r>
        <w:r>
          <w:fldChar w:fldCharType="begin"/>
        </w:r>
        <w:r>
          <w:instrText xml:space="preserve"> HYPERLINK "https://github.com/tejaswigowda/posenet-node-max" </w:instrText>
        </w:r>
        <w:r>
          <w:fldChar w:fldCharType="separate"/>
        </w:r>
        <w:r>
          <w:rPr>
            <w:rStyle w:val="Lienhypertexte"/>
          </w:rPr>
          <w:t>https://github.com/tejaswigowda/posenet-node-max</w:t>
        </w:r>
        <w:r>
          <w:fldChar w:fldCharType="end"/>
        </w:r>
        <w:r>
          <w:t xml:space="preserve"> </w:t>
        </w:r>
      </w:ins>
    </w:p>
    <w:p w:rsidR="00FA5F3C" w:rsidRPr="00BF1ECB" w:rsidRDefault="00FA5F3C" w:rsidP="00943F21">
      <w:pPr>
        <w:pStyle w:val="Notedebasdepage"/>
      </w:pPr>
      <w:ins w:id="4573" w:author="Arthur Parmentier" w:date="2020-06-03T17:48:00Z">
        <w:r>
          <w:rPr>
            <w:rFonts w:hAnsi="Symbol"/>
          </w:rPr>
          <w:t></w:t>
        </w:r>
        <w:r>
          <w:t xml:space="preserve">  Posenet for dummies </w:t>
        </w:r>
        <w:r>
          <w:fldChar w:fldCharType="begin"/>
        </w:r>
        <w:r>
          <w:instrText xml:space="preserve"> HYPERLINK "https://github.com/billythemusical/n4m-posenet-for-dummies" </w:instrText>
        </w:r>
        <w:r>
          <w:fldChar w:fldCharType="separate"/>
        </w:r>
        <w:r>
          <w:rPr>
            <w:rStyle w:val="Lienhypertexte"/>
          </w:rPr>
          <w:t>https://github.com/billythemusical/n4m-posenet-for-dummies</w:t>
        </w:r>
        <w:r>
          <w:fldChar w:fldCharType="end"/>
        </w:r>
        <w:r>
          <w:t xml:space="preserve"> and original N4M posenet </w:t>
        </w:r>
        <w:r>
          <w:fldChar w:fldCharType="begin"/>
        </w:r>
        <w:r>
          <w:instrText xml:space="preserve"> HYPERLINK "https://github.com/yuichkun/n4m-posenet" </w:instrText>
        </w:r>
        <w:r>
          <w:fldChar w:fldCharType="separate"/>
        </w:r>
        <w:r>
          <w:rPr>
            <w:rStyle w:val="Lienhypertexte"/>
          </w:rPr>
          <w:t>https://github.com/yuichkun/n4m-posenet</w:t>
        </w:r>
        <w:r>
          <w:fldChar w:fldCharType="end"/>
        </w:r>
      </w:ins>
    </w:p>
  </w:footnote>
  <w:footnote w:id="52">
    <w:p w:rsidR="00FA5F3C" w:rsidRPr="00BF1ECB" w:rsidRDefault="00FA5F3C">
      <w:pPr>
        <w:pStyle w:val="Notedebasdepage"/>
      </w:pPr>
      <w:ins w:id="4821" w:author="Arthur Parmentier" w:date="2020-05-19T16:10:00Z">
        <w:r>
          <w:rPr>
            <w:rStyle w:val="Appelnotedebasdep"/>
          </w:rPr>
          <w:footnoteRef/>
        </w:r>
        <w:r>
          <w:t xml:space="preserve"> </w:t>
        </w:r>
        <w:r w:rsidRPr="005E2970">
          <w:t>https://github.com/CMU-Perceptual-Computing-Lab/openpose</w:t>
        </w:r>
      </w:ins>
    </w:p>
  </w:footnote>
  <w:footnote w:id="53">
    <w:p w:rsidR="00FA5F3C" w:rsidRPr="00BF1ECB" w:rsidRDefault="00FA5F3C">
      <w:pPr>
        <w:pStyle w:val="Notedebasdepage"/>
      </w:pPr>
      <w:ins w:id="4827" w:author="Arthur Parmentier" w:date="2020-05-19T16:16:00Z">
        <w:r>
          <w:rPr>
            <w:rStyle w:val="Appelnotedebasdep"/>
          </w:rPr>
          <w:footnoteRef/>
        </w:r>
        <w:r>
          <w:t xml:space="preserve"> </w:t>
        </w:r>
      </w:ins>
      <w:ins w:id="4828" w:author="Arthur Parmentier" w:date="2020-05-19T16:17:00Z">
        <w:r w:rsidRPr="00BF1ECB">
          <w:rPr>
            <w:rPrChange w:id="4829" w:author="Arthur Parmentier" w:date="2020-05-23T19:46:00Z">
              <w:rPr>
                <w:lang w:val="fr-FR"/>
              </w:rPr>
            </w:rPrChange>
          </w:rPr>
          <w:t>The only realistic approach would have been to use the pytorch implementation of OpenPose (</w:t>
        </w:r>
        <w:r>
          <w:rPr>
            <w:lang w:val="fr-FR"/>
          </w:rPr>
          <w:fldChar w:fldCharType="begin"/>
        </w:r>
        <w:r w:rsidRPr="00BF1ECB">
          <w:rPr>
            <w:rPrChange w:id="4830" w:author="Arthur Parmentier" w:date="2020-05-23T19:46:00Z">
              <w:rPr>
                <w:lang w:val="fr-FR"/>
              </w:rPr>
            </w:rPrChange>
          </w:rPr>
          <w:instrText xml:space="preserve"> HYPERLINK "https://github.com/Hzzone/pytorch-openpose" </w:instrText>
        </w:r>
        <w:r>
          <w:rPr>
            <w:lang w:val="fr-FR"/>
          </w:rPr>
          <w:fldChar w:fldCharType="separate"/>
        </w:r>
        <w:r w:rsidRPr="00BF1ECB">
          <w:rPr>
            <w:rStyle w:val="Lienhypertexte"/>
            <w:rPrChange w:id="4831" w:author="Arthur Parmentier" w:date="2020-05-23T19:46:00Z">
              <w:rPr>
                <w:rStyle w:val="Lienhypertexte"/>
                <w:lang w:val="fr-FR"/>
              </w:rPr>
            </w:rPrChange>
          </w:rPr>
          <w:t>https://github.com/Hzzone/pytorch-openpose</w:t>
        </w:r>
        <w:r>
          <w:rPr>
            <w:lang w:val="fr-FR"/>
          </w:rPr>
          <w:fldChar w:fldCharType="end"/>
        </w:r>
        <w:r w:rsidRPr="00BF1ECB">
          <w:rPr>
            <w:rPrChange w:id="4832" w:author="Arthur Parmentier" w:date="2020-05-23T19:46:00Z">
              <w:rPr>
                <w:lang w:val="fr-FR"/>
              </w:rPr>
            </w:rPrChange>
          </w:rPr>
          <w:t xml:space="preserve">) and then try to run the python scripts in Max </w:t>
        </w:r>
      </w:ins>
      <w:ins w:id="4833" w:author="Arthur Parmentier" w:date="2020-05-19T16:19:00Z">
        <w:r w:rsidRPr="00BF1ECB">
          <w:rPr>
            <w:rPrChange w:id="4834" w:author="Arthur Parmentier" w:date="2020-05-23T19:46:00Z">
              <w:rPr>
                <w:lang w:val="fr-FR"/>
              </w:rPr>
            </w:rPrChange>
          </w:rPr>
          <w:t xml:space="preserve">(Max does </w:t>
        </w:r>
      </w:ins>
      <w:ins w:id="4835" w:author="Arthur Parmentier" w:date="2020-05-19T16:20:00Z">
        <w:r w:rsidRPr="00BF1ECB">
          <w:rPr>
            <w:rPrChange w:id="4836" w:author="Arthur Parmentier" w:date="2020-05-23T19:46:00Z">
              <w:rPr>
                <w:lang w:val="fr-FR"/>
              </w:rPr>
            </w:rPrChange>
          </w:rPr>
          <w:t xml:space="preserve">not interpret Python natively) </w:t>
        </w:r>
      </w:ins>
      <w:ins w:id="4837" w:author="Arthur Parmentier" w:date="2020-05-19T16:17:00Z">
        <w:r w:rsidRPr="00BF1ECB">
          <w:rPr>
            <w:rPrChange w:id="4838" w:author="Arthur Parmentier" w:date="2020-05-23T19:46:00Z">
              <w:rPr>
                <w:lang w:val="fr-FR"/>
              </w:rPr>
            </w:rPrChange>
          </w:rPr>
          <w:t xml:space="preserve">with </w:t>
        </w:r>
      </w:ins>
      <w:ins w:id="4839" w:author="Arthur Parmentier" w:date="2020-05-19T16:19:00Z">
        <w:r>
          <w:rPr>
            <w:lang w:val="fr-FR"/>
          </w:rPr>
          <w:fldChar w:fldCharType="begin"/>
        </w:r>
        <w:r w:rsidRPr="00BF1ECB">
          <w:rPr>
            <w:rPrChange w:id="4840" w:author="Arthur Parmentier" w:date="2020-05-23T19:46:00Z">
              <w:rPr>
                <w:lang w:val="fr-FR"/>
              </w:rPr>
            </w:rPrChange>
          </w:rPr>
          <w:instrText xml:space="preserve"> HYPERLINK "</w:instrText>
        </w:r>
      </w:ins>
      <w:ins w:id="4841" w:author="Arthur Parmentier" w:date="2020-05-19T16:18:00Z">
        <w:r w:rsidRPr="00BF1ECB">
          <w:rPr>
            <w:rPrChange w:id="4842" w:author="Arthur Parmentier" w:date="2020-05-23T19:46:00Z">
              <w:rPr>
                <w:lang w:val="fr-FR"/>
              </w:rPr>
            </w:rPrChange>
          </w:rPr>
          <w:instrText>https://github.com/grrrr/py</w:instrText>
        </w:r>
      </w:ins>
      <w:ins w:id="4843" w:author="Arthur Parmentier" w:date="2020-05-19T16:19:00Z">
        <w:r w:rsidRPr="00BF1ECB">
          <w:rPr>
            <w:rPrChange w:id="4844" w:author="Arthur Parmentier" w:date="2020-05-23T19:46:00Z">
              <w:rPr>
                <w:lang w:val="fr-FR"/>
              </w:rPr>
            </w:rPrChange>
          </w:rPr>
          <w:instrText xml:space="preserve">" </w:instrText>
        </w:r>
        <w:r>
          <w:rPr>
            <w:lang w:val="fr-FR"/>
          </w:rPr>
          <w:fldChar w:fldCharType="separate"/>
        </w:r>
      </w:ins>
      <w:ins w:id="4845" w:author="Arthur Parmentier" w:date="2020-05-19T16:18:00Z">
        <w:r w:rsidRPr="00BF1ECB">
          <w:rPr>
            <w:rStyle w:val="Lienhypertexte"/>
            <w:rPrChange w:id="4846" w:author="Arthur Parmentier" w:date="2020-05-23T19:46:00Z">
              <w:rPr>
                <w:rStyle w:val="Lienhypertexte"/>
                <w:lang w:val="fr-FR"/>
              </w:rPr>
            </w:rPrChange>
          </w:rPr>
          <w:t>https://github.com/grrrr/py</w:t>
        </w:r>
      </w:ins>
      <w:ins w:id="4847" w:author="Arthur Parmentier" w:date="2020-05-19T16:19:00Z">
        <w:r>
          <w:rPr>
            <w:lang w:val="fr-FR"/>
          </w:rPr>
          <w:fldChar w:fldCharType="end"/>
        </w:r>
      </w:ins>
      <w:ins w:id="4848" w:author="Arthur Parmentier" w:date="2020-05-19T16:20:00Z">
        <w:r w:rsidRPr="00BF1ECB">
          <w:rPr>
            <w:rPrChange w:id="4849" w:author="Arthur Parmentier" w:date="2020-05-23T19:46:00Z">
              <w:rPr>
                <w:lang w:val="fr-FR"/>
              </w:rPr>
            </w:rPrChange>
          </w:rPr>
          <w:t>. It is very unlikely to work</w:t>
        </w:r>
      </w:ins>
      <w:ins w:id="4850" w:author="Arthur Parmentier" w:date="2020-05-19T16:21:00Z">
        <w:r w:rsidRPr="00BF1ECB">
          <w:rPr>
            <w:rPrChange w:id="4851" w:author="Arthur Parmentier" w:date="2020-05-23T19:46:00Z">
              <w:rPr>
                <w:lang w:val="fr-FR"/>
              </w:rPr>
            </w:rPrChange>
          </w:rPr>
          <w:t xml:space="preserve"> and could not be tested in the frame of my master thesis.</w:t>
        </w:r>
      </w:ins>
    </w:p>
  </w:footnote>
  <w:footnote w:id="54">
    <w:p w:rsidR="00FA5F3C" w:rsidRPr="00BF1ECB" w:rsidRDefault="00FA5F3C">
      <w:pPr>
        <w:pStyle w:val="Notedebasdepage"/>
      </w:pPr>
      <w:ins w:id="4856" w:author="Arthur Parmentier" w:date="2020-05-19T19:59:00Z">
        <w:r>
          <w:rPr>
            <w:rStyle w:val="Appelnotedebasdep"/>
          </w:rPr>
          <w:footnoteRef/>
        </w:r>
        <w:r>
          <w:t xml:space="preserve"> </w:t>
        </w:r>
      </w:ins>
      <w:ins w:id="4857" w:author="Arthur Parmentier" w:date="2020-05-19T20:00:00Z">
        <w:r>
          <w:t xml:space="preserve">The most convincing project is </w:t>
        </w:r>
      </w:ins>
      <w:ins w:id="4858" w:author="Arthur Parmentier" w:date="2020-05-19T19:59:00Z">
        <w:r w:rsidRPr="00F707EB">
          <w:t>https://saic-violet.github.io/learnable-triangulation/</w:t>
        </w:r>
      </w:ins>
    </w:p>
  </w:footnote>
  <w:footnote w:id="55">
    <w:p w:rsidR="00FA5F3C" w:rsidRPr="00BF1ECB" w:rsidRDefault="00FA5F3C" w:rsidP="00FF7548">
      <w:pPr>
        <w:pStyle w:val="Notedebasdepage"/>
        <w:rPr>
          <w:ins w:id="4886" w:author="Arthur Parmentier" w:date="2020-05-19T22:04:00Z"/>
          <w:rPrChange w:id="4887" w:author="Arthur Parmentier" w:date="2020-05-23T19:46:00Z">
            <w:rPr>
              <w:ins w:id="4888" w:author="Arthur Parmentier" w:date="2020-05-19T22:04:00Z"/>
              <w:lang w:val="fr-FR"/>
            </w:rPr>
          </w:rPrChange>
        </w:rPr>
      </w:pPr>
      <w:ins w:id="4889" w:author="Arthur Parmentier" w:date="2020-05-19T21:57:00Z">
        <w:r>
          <w:rPr>
            <w:rStyle w:val="Appelnotedebasdep"/>
          </w:rPr>
          <w:footnoteRef/>
        </w:r>
        <w:r>
          <w:t xml:space="preserve"> </w:t>
        </w:r>
        <w:r w:rsidRPr="00BF1ECB">
          <w:rPr>
            <w:rPrChange w:id="4890" w:author="Arthur Parmentier" w:date="2020-05-23T19:46:00Z">
              <w:rPr>
                <w:lang w:val="fr-FR"/>
              </w:rPr>
            </w:rPrChange>
          </w:rPr>
          <w:t xml:space="preserve">I had a theoretical discussion with Walter around the idea that in theory, one could use </w:t>
        </w:r>
      </w:ins>
      <w:ins w:id="4891" w:author="Arthur Parmentier" w:date="2020-05-19T21:58:00Z">
        <w:r w:rsidRPr="00BF1ECB">
          <w:rPr>
            <w:rPrChange w:id="4892" w:author="Arthur Parmentier" w:date="2020-05-23T19:46:00Z">
              <w:rPr>
                <w:lang w:val="fr-FR"/>
              </w:rPr>
            </w:rPrChange>
          </w:rPr>
          <w:t xml:space="preserve">« play » without « entering the box » in requests such as </w:t>
        </w:r>
      </w:ins>
      <w:ins w:id="4893" w:author="Arthur Parmentier" w:date="2020-05-19T21:59:00Z">
        <w:r w:rsidRPr="00BF1ECB">
          <w:rPr>
            <w:rPrChange w:id="4894" w:author="Arthur Parmentier" w:date="2020-05-23T19:46:00Z">
              <w:rPr>
                <w:lang w:val="fr-FR"/>
              </w:rPr>
            </w:rPrChange>
          </w:rPr>
          <w:t>« </w:t>
        </w:r>
      </w:ins>
      <w:ins w:id="4895" w:author="Arthur Parmentier" w:date="2020-05-19T22:03:00Z">
        <w:r w:rsidRPr="00BF1ECB">
          <w:rPr>
            <w:rPrChange w:id="4896" w:author="Arthur Parmentier" w:date="2020-05-23T19:46:00Z">
              <w:rPr>
                <w:lang w:val="fr-FR"/>
              </w:rPr>
            </w:rPrChange>
          </w:rPr>
          <w:t xml:space="preserve">Strings LT Slowly enter </w:t>
        </w:r>
      </w:ins>
      <w:ins w:id="4897" w:author="Arthur Parmentier" w:date="2020-05-19T22:01:00Z">
        <w:r w:rsidRPr="00BF1ECB">
          <w:rPr>
            <w:rPrChange w:id="4898" w:author="Arthur Parmentier" w:date="2020-05-23T19:46:00Z">
              <w:rPr>
                <w:lang w:val="fr-FR"/>
              </w:rPr>
            </w:rPrChange>
          </w:rPr>
          <w:t>Perc.</w:t>
        </w:r>
      </w:ins>
      <w:ins w:id="4899" w:author="Arthur Parmentier" w:date="2020-05-19T21:58:00Z">
        <w:r w:rsidRPr="00BF1ECB">
          <w:rPr>
            <w:rPrChange w:id="4900" w:author="Arthur Parmentier" w:date="2020-05-23T19:46:00Z">
              <w:rPr>
                <w:lang w:val="fr-FR"/>
              </w:rPr>
            </w:rPrChange>
          </w:rPr>
          <w:t xml:space="preserve"> LT Play </w:t>
        </w:r>
      </w:ins>
      <w:ins w:id="4901" w:author="Arthur Parmentier" w:date="2020-05-19T22:04:00Z">
        <w:r w:rsidRPr="00BF1ECB">
          <w:rPr>
            <w:rPrChange w:id="4902" w:author="Arthur Parmentier" w:date="2020-05-23T19:46:00Z">
              <w:rPr>
                <w:lang w:val="fr-FR"/>
              </w:rPr>
            </w:rPrChange>
          </w:rPr>
          <w:t xml:space="preserve">WG </w:t>
        </w:r>
      </w:ins>
      <w:ins w:id="4903" w:author="Arthur Parmentier" w:date="2020-05-19T21:59:00Z">
        <w:r w:rsidRPr="00BF1ECB">
          <w:rPr>
            <w:rPrChange w:id="4904" w:author="Arthur Parmentier" w:date="2020-05-23T19:46:00Z">
              <w:rPr>
                <w:lang w:val="fr-FR"/>
              </w:rPr>
            </w:rPrChange>
          </w:rPr>
          <w:t>After 30 seconds Off Play </w:t>
        </w:r>
      </w:ins>
      <w:ins w:id="4905" w:author="Arthur Parmentier" w:date="2020-05-19T22:03:00Z">
        <w:r w:rsidRPr="00BF1ECB">
          <w:rPr>
            <w:rPrChange w:id="4906" w:author="Arthur Parmentier" w:date="2020-05-23T19:46:00Z">
              <w:rPr>
                <w:lang w:val="fr-FR"/>
              </w:rPr>
            </w:rPrChange>
          </w:rPr>
          <w:t>&lt;enter the box&gt;</w:t>
        </w:r>
      </w:ins>
      <w:ins w:id="4907" w:author="Arthur Parmentier" w:date="2020-05-19T22:05:00Z">
        <w:r w:rsidRPr="00BF1ECB">
          <w:rPr>
            <w:rPrChange w:id="4908" w:author="Arthur Parmentier" w:date="2020-05-23T19:46:00Z">
              <w:rPr>
                <w:lang w:val="fr-FR"/>
              </w:rPr>
            </w:rPrChange>
          </w:rPr>
          <w:t xml:space="preserve"> </w:t>
        </w:r>
      </w:ins>
      <w:ins w:id="4909" w:author="Arthur Parmentier" w:date="2020-05-19T21:59:00Z">
        <w:r w:rsidRPr="00BF1ECB">
          <w:rPr>
            <w:rPrChange w:id="4910" w:author="Arthur Parmentier" w:date="2020-05-23T19:46:00Z">
              <w:rPr>
                <w:lang w:val="fr-FR"/>
              </w:rPr>
            </w:rPrChange>
          </w:rPr>
          <w:t>», which would mean </w:t>
        </w:r>
      </w:ins>
      <w:ins w:id="4911" w:author="Arthur Parmentier" w:date="2020-05-19T22:04:00Z">
        <w:r w:rsidRPr="00BF1ECB">
          <w:rPr>
            <w:rPrChange w:id="4912" w:author="Arthur Parmentier" w:date="2020-05-23T19:46:00Z">
              <w:rPr>
                <w:lang w:val="fr-FR"/>
              </w:rPr>
            </w:rPrChange>
          </w:rPr>
          <w:t>that when the soundpainter « enters the box » :</w:t>
        </w:r>
      </w:ins>
    </w:p>
    <w:p w:rsidR="00FA5F3C" w:rsidRPr="00BF1ECB" w:rsidRDefault="00FA5F3C" w:rsidP="00FF7548">
      <w:pPr>
        <w:pStyle w:val="Notedebasdepage"/>
        <w:numPr>
          <w:ilvl w:val="0"/>
          <w:numId w:val="29"/>
        </w:numPr>
        <w:rPr>
          <w:ins w:id="4913" w:author="Arthur Parmentier" w:date="2020-05-19T22:05:00Z"/>
          <w:rPrChange w:id="4914" w:author="Arthur Parmentier" w:date="2020-05-23T19:46:00Z">
            <w:rPr>
              <w:ins w:id="4915" w:author="Arthur Parmentier" w:date="2020-05-19T22:05:00Z"/>
              <w:lang w:val="fr-FR"/>
            </w:rPr>
          </w:rPrChange>
        </w:rPr>
      </w:pPr>
      <w:ins w:id="4916" w:author="Arthur Parmentier" w:date="2020-05-19T22:04:00Z">
        <w:r w:rsidRPr="00BF1ECB">
          <w:rPr>
            <w:rPrChange w:id="4917" w:author="Arthur Parmentier" w:date="2020-05-23T19:46:00Z">
              <w:rPr>
                <w:lang w:val="fr-FR"/>
              </w:rPr>
            </w:rPrChange>
          </w:rPr>
          <w:t xml:space="preserve">Strings slowly </w:t>
        </w:r>
      </w:ins>
      <w:ins w:id="4918" w:author="Arthur Parmentier" w:date="2020-05-19T22:05:00Z">
        <w:r w:rsidRPr="00BF1ECB">
          <w:rPr>
            <w:rPrChange w:id="4919" w:author="Arthur Parmentier" w:date="2020-05-23T19:46:00Z">
              <w:rPr>
                <w:lang w:val="fr-FR"/>
              </w:rPr>
            </w:rPrChange>
          </w:rPr>
          <w:t>enter with a LT</w:t>
        </w:r>
      </w:ins>
    </w:p>
    <w:p w:rsidR="00FA5F3C" w:rsidRDefault="00FA5F3C" w:rsidP="00FF7548">
      <w:pPr>
        <w:pStyle w:val="Notedebasdepage"/>
        <w:numPr>
          <w:ilvl w:val="0"/>
          <w:numId w:val="29"/>
        </w:numPr>
        <w:rPr>
          <w:ins w:id="4920" w:author="Arthur Parmentier" w:date="2020-05-19T22:05:00Z"/>
          <w:lang w:val="fr-FR"/>
        </w:rPr>
      </w:pPr>
      <w:ins w:id="4921" w:author="Arthur Parmentier" w:date="2020-05-19T22:05:00Z">
        <w:r>
          <w:rPr>
            <w:lang w:val="fr-FR"/>
          </w:rPr>
          <w:t>Percussions play immediately a LT</w:t>
        </w:r>
      </w:ins>
    </w:p>
    <w:p w:rsidR="00FA5F3C" w:rsidRDefault="00FA5F3C" w:rsidP="00FF7548">
      <w:pPr>
        <w:pStyle w:val="Notedebasdepage"/>
        <w:numPr>
          <w:ilvl w:val="0"/>
          <w:numId w:val="29"/>
        </w:numPr>
        <w:rPr>
          <w:ins w:id="4922" w:author="Arthur Parmentier" w:date="2020-05-19T22:05:00Z"/>
          <w:lang w:val="fr-FR"/>
        </w:rPr>
      </w:pPr>
      <w:ins w:id="4923" w:author="Arthur Parmentier" w:date="2020-05-19T22:05:00Z">
        <w:r>
          <w:rPr>
            <w:lang w:val="fr-FR"/>
          </w:rPr>
          <w:t>Everyone stops after 30 seconds</w:t>
        </w:r>
      </w:ins>
    </w:p>
    <w:p w:rsidR="00FA5F3C" w:rsidRPr="00BF1ECB" w:rsidRDefault="00FA5F3C">
      <w:pPr>
        <w:pStyle w:val="Notedebasdepage"/>
      </w:pPr>
      <w:ins w:id="4924" w:author="Arthur Parmentier" w:date="2020-05-19T22:05:00Z">
        <w:r w:rsidRPr="00BF1ECB">
          <w:rPr>
            <w:rPrChange w:id="4925" w:author="Arthur Parmentier" w:date="2020-05-23T19:46:00Z">
              <w:rPr>
                <w:lang w:val="fr-FR"/>
              </w:rPr>
            </w:rPrChange>
          </w:rPr>
          <w:t>By not « entering the box » when signing the « Play » or « Slowly enter » gest</w:t>
        </w:r>
      </w:ins>
      <w:ins w:id="4926" w:author="Arthur Parmentier" w:date="2020-05-19T22:06:00Z">
        <w:r w:rsidRPr="00BF1ECB">
          <w:rPr>
            <w:rPrChange w:id="4927" w:author="Arthur Parmentier" w:date="2020-05-23T19:46:00Z">
              <w:rPr>
                <w:lang w:val="fr-FR"/>
              </w:rPr>
            </w:rPrChange>
          </w:rPr>
          <w:t xml:space="preserve">ures, it would allow everyone to schedule the 30 seconds count at the same time to perhaps stay synchronized with an external process. </w:t>
        </w:r>
      </w:ins>
      <w:ins w:id="4928" w:author="Arthur Parmentier" w:date="2020-05-19T22:07:00Z">
        <w:r w:rsidRPr="00BF1ECB">
          <w:rPr>
            <w:rPrChange w:id="4929" w:author="Arthur Parmentier" w:date="2020-05-23T19:46:00Z">
              <w:rPr>
                <w:lang w:val="fr-FR"/>
              </w:rPr>
            </w:rPrChange>
          </w:rPr>
          <w:t xml:space="preserve">It would make sense to differenciate the timing properties of the « go gestures » (delay </w:t>
        </w:r>
      </w:ins>
      <w:ins w:id="4930" w:author="Arthur Parmentier" w:date="2020-05-19T22:08:00Z">
        <w:r w:rsidRPr="00BF1ECB">
          <w:rPr>
            <w:rPrChange w:id="4931" w:author="Arthur Parmentier" w:date="2020-05-23T19:46:00Z">
              <w:rPr>
                <w:lang w:val="fr-FR"/>
              </w:rPr>
            </w:rPrChange>
          </w:rPr>
          <w:t xml:space="preserve">start by a certain amount) with </w:t>
        </w:r>
      </w:ins>
      <w:ins w:id="4932" w:author="Arthur Parmentier" w:date="2020-05-19T22:10:00Z">
        <w:r w:rsidRPr="00BF1ECB">
          <w:rPr>
            <w:rPrChange w:id="4933" w:author="Arthur Parmentier" w:date="2020-05-23T19:46:00Z">
              <w:rPr>
                <w:lang w:val="fr-FR"/>
              </w:rPr>
            </w:rPrChange>
          </w:rPr>
          <w:t>« entering the box » which has for specific meaning « execute the request now »</w:t>
        </w:r>
      </w:ins>
      <w:ins w:id="4934" w:author="Arthur Parmentier" w:date="2020-05-19T22:08:00Z">
        <w:r w:rsidRPr="00BF1ECB">
          <w:rPr>
            <w:rPrChange w:id="4935" w:author="Arthur Parmentier" w:date="2020-05-23T19:46:00Z">
              <w:rPr>
                <w:lang w:val="fr-FR"/>
              </w:rPr>
            </w:rPrChange>
          </w:rPr>
          <w:t xml:space="preserve"> for certain configurations, such as when working with computers and time-sen</w:t>
        </w:r>
      </w:ins>
      <w:ins w:id="4936" w:author="Arthur Parmentier" w:date="2020-05-19T22:09:00Z">
        <w:r w:rsidRPr="00BF1ECB">
          <w:rPr>
            <w:rPrChange w:id="4937" w:author="Arthur Parmentier" w:date="2020-05-23T19:46:00Z">
              <w:rPr>
                <w:lang w:val="fr-FR"/>
              </w:rPr>
            </w:rPrChange>
          </w:rPr>
          <w:t xml:space="preserve">sitive systems. In practice, with human performers, the </w:t>
        </w:r>
      </w:ins>
      <w:ins w:id="4938" w:author="Arthur Parmentier" w:date="2020-05-19T22:11:00Z">
        <w:r w:rsidRPr="00BF1ECB">
          <w:rPr>
            <w:rPrChange w:id="4939" w:author="Arthur Parmentier" w:date="2020-05-23T19:46:00Z">
              <w:rPr>
                <w:lang w:val="fr-FR"/>
              </w:rPr>
            </w:rPrChange>
          </w:rPr>
          <w:t>de</w:t>
        </w:r>
      </w:ins>
      <w:ins w:id="4940" w:author="Arthur Parmentier" w:date="2020-05-19T22:09:00Z">
        <w:r w:rsidRPr="00BF1ECB">
          <w:rPr>
            <w:rPrChange w:id="4941" w:author="Arthur Parmentier" w:date="2020-05-23T19:46:00Z">
              <w:rPr>
                <w:lang w:val="fr-FR"/>
              </w:rPr>
            </w:rPrChange>
          </w:rPr>
          <w:t>correlation between the</w:t>
        </w:r>
      </w:ins>
      <w:ins w:id="4942" w:author="Arthur Parmentier" w:date="2020-05-19T22:10:00Z">
        <w:r w:rsidRPr="00BF1ECB">
          <w:rPr>
            <w:rPrChange w:id="4943" w:author="Arthur Parmentier" w:date="2020-05-23T19:46:00Z">
              <w:rPr>
                <w:lang w:val="fr-FR"/>
              </w:rPr>
            </w:rPrChange>
          </w:rPr>
          <w:t xml:space="preserve"> two </w:t>
        </w:r>
      </w:ins>
      <w:ins w:id="4944" w:author="Arthur Parmentier" w:date="2020-05-19T22:11:00Z">
        <w:r w:rsidRPr="00BF1ECB">
          <w:rPr>
            <w:rPrChange w:id="4945" w:author="Arthur Parmentier" w:date="2020-05-23T19:46:00Z">
              <w:rPr>
                <w:lang w:val="fr-FR"/>
              </w:rPr>
            </w:rPrChange>
          </w:rPr>
          <w:t>is either rare or never used within the default mode</w:t>
        </w:r>
      </w:ins>
      <w:ins w:id="4946" w:author="Arthur Parmentier" w:date="2020-05-19T22:14:00Z">
        <w:r w:rsidRPr="00BF1ECB">
          <w:rPr>
            <w:rPrChange w:id="4947" w:author="Arthur Parmentier" w:date="2020-05-23T19:46:00Z">
              <w:rPr>
                <w:lang w:val="fr-FR"/>
              </w:rPr>
            </w:rPrChange>
          </w:rPr>
          <w:t>.</w:t>
        </w:r>
      </w:ins>
    </w:p>
  </w:footnote>
  <w:footnote w:id="56">
    <w:p w:rsidR="00FA5F3C" w:rsidRPr="00BF1ECB" w:rsidRDefault="00FA5F3C">
      <w:pPr>
        <w:pStyle w:val="Notedebasdepage"/>
      </w:pPr>
      <w:ins w:id="4983" w:author="Arthur Parmentier" w:date="2020-05-19T23:04:00Z">
        <w:r>
          <w:rPr>
            <w:rStyle w:val="Appelnotedebasdep"/>
          </w:rPr>
          <w:footnoteRef/>
        </w:r>
        <w:r>
          <w:t xml:space="preserve"> </w:t>
        </w:r>
        <w:r w:rsidRPr="00BF1ECB">
          <w:rPr>
            <w:rPrChange w:id="4984" w:author="Arthur Parmentier" w:date="2020-05-23T19:46:00Z">
              <w:rPr>
                <w:lang w:val="fr-FR"/>
              </w:rPr>
            </w:rPrChange>
          </w:rPr>
          <w:t>One could ask</w:t>
        </w:r>
      </w:ins>
      <w:ins w:id="4985" w:author="Arthur Parmentier" w:date="2020-05-19T23:05:00Z">
        <w:r w:rsidRPr="00BF1ECB">
          <w:rPr>
            <w:rPrChange w:id="4986" w:author="Arthur Parmentier" w:date="2020-05-23T19:46:00Z">
              <w:rPr>
                <w:lang w:val="fr-FR"/>
              </w:rPr>
            </w:rPrChange>
          </w:rPr>
          <w:t xml:space="preserve"> : « why then is it the case that the soundpainter always consider </w:t>
        </w:r>
      </w:ins>
      <w:ins w:id="4987" w:author="Arthur Parmentier" w:date="2020-05-19T23:08:00Z">
        <w:r w:rsidRPr="00BF1ECB">
          <w:rPr>
            <w:rPrChange w:id="4988" w:author="Arthur Parmentier" w:date="2020-05-23T19:46:00Z">
              <w:rPr>
                <w:lang w:val="fr-FR"/>
              </w:rPr>
            </w:rPrChange>
          </w:rPr>
          <w:t>the virtual</w:t>
        </w:r>
      </w:ins>
      <w:ins w:id="4989" w:author="Arthur Parmentier" w:date="2020-05-19T23:05:00Z">
        <w:r w:rsidRPr="00BF1ECB">
          <w:rPr>
            <w:rPrChange w:id="4990" w:author="Arthur Parmentier" w:date="2020-05-23T19:46:00Z">
              <w:rPr>
                <w:lang w:val="fr-FR"/>
              </w:rPr>
            </w:rPrChange>
          </w:rPr>
          <w:t xml:space="preserve"> « box », even when the grammar of the mode implies that the request is always immediate ? I believe that it has to do with how SP has developed from the </w:t>
        </w:r>
      </w:ins>
      <w:ins w:id="4991" w:author="Arthur Parmentier" w:date="2020-05-19T23:06:00Z">
        <w:r w:rsidRPr="00BF1ECB">
          <w:rPr>
            <w:rPrChange w:id="4992" w:author="Arthur Parmentier" w:date="2020-05-23T19:46:00Z">
              <w:rPr>
                <w:lang w:val="fr-FR"/>
              </w:rPr>
            </w:rPrChange>
          </w:rPr>
          <w:t xml:space="preserve">default mode to others and the pratical </w:t>
        </w:r>
      </w:ins>
      <w:ins w:id="4993" w:author="Arthur Parmentier" w:date="2020-05-19T23:07:00Z">
        <w:r w:rsidRPr="00BF1ECB">
          <w:rPr>
            <w:rPrChange w:id="4994" w:author="Arthur Parmentier" w:date="2020-05-23T19:46:00Z">
              <w:rPr>
                <w:lang w:val="fr-FR"/>
              </w:rPr>
            </w:rPrChange>
          </w:rPr>
          <w:t>point of reference</w:t>
        </w:r>
      </w:ins>
      <w:ins w:id="4995" w:author="Arthur Parmentier" w:date="2020-05-19T23:06:00Z">
        <w:r w:rsidRPr="00BF1ECB">
          <w:rPr>
            <w:rPrChange w:id="4996" w:author="Arthur Parmentier" w:date="2020-05-23T19:46:00Z">
              <w:rPr>
                <w:lang w:val="fr-FR"/>
              </w:rPr>
            </w:rPrChange>
          </w:rPr>
          <w:t xml:space="preserve"> that the « box » is a common symbol for immediateness in all modes.</w:t>
        </w:r>
      </w:ins>
    </w:p>
  </w:footnote>
  <w:footnote w:id="57">
    <w:p w:rsidR="00FA5F3C" w:rsidRPr="00BF1ECB" w:rsidRDefault="00FA5F3C">
      <w:pPr>
        <w:pStyle w:val="Notedebasdepage"/>
      </w:pPr>
      <w:ins w:id="5011" w:author="Arthur Parmentier" w:date="2020-05-19T23:11:00Z">
        <w:r>
          <w:rPr>
            <w:rStyle w:val="Appelnotedebasdep"/>
          </w:rPr>
          <w:footnoteRef/>
        </w:r>
        <w:r>
          <w:t xml:space="preserve"> </w:t>
        </w:r>
        <w:r w:rsidRPr="00BF1ECB">
          <w:rPr>
            <w:rPrChange w:id="5012" w:author="Arthur Parmentier" w:date="2020-05-23T19:46:00Z">
              <w:rPr>
                <w:lang w:val="fr-FR"/>
              </w:rPr>
            </w:rPrChange>
          </w:rPr>
          <w:t>In practice, soundpainters tend to omit the « enter » and « exit »</w:t>
        </w:r>
      </w:ins>
      <w:ins w:id="5013" w:author="Arthur Parmentier" w:date="2020-05-19T23:12:00Z">
        <w:r w:rsidRPr="00BF1ECB">
          <w:rPr>
            <w:rPrChange w:id="5014" w:author="Arthur Parmentier" w:date="2020-05-23T19:46:00Z">
              <w:rPr>
                <w:lang w:val="fr-FR"/>
              </w:rPr>
            </w:rPrChange>
          </w:rPr>
          <w:t xml:space="preserve"> signs of mode</w:t>
        </w:r>
      </w:ins>
      <w:ins w:id="5015" w:author="Arthur Parmentier" w:date="2020-05-19T23:15:00Z">
        <w:r w:rsidRPr="00BF1ECB">
          <w:rPr>
            <w:rPrChange w:id="5016" w:author="Arthur Parmentier" w:date="2020-05-23T19:46:00Z">
              <w:rPr>
                <w:lang w:val="fr-FR"/>
              </w:rPr>
            </w:rPrChange>
          </w:rPr>
          <w:t xml:space="preserve">s that are </w:t>
        </w:r>
      </w:ins>
      <w:ins w:id="5017" w:author="Arthur Parmentier" w:date="2020-05-19T23:16:00Z">
        <w:r w:rsidRPr="00BF1ECB">
          <w:rPr>
            <w:rPrChange w:id="5018" w:author="Arthur Parmentier" w:date="2020-05-23T19:46:00Z">
              <w:rPr>
                <w:lang w:val="fr-FR"/>
              </w:rPr>
            </w:rPrChange>
          </w:rPr>
          <w:t>not ambiguous</w:t>
        </w:r>
      </w:ins>
      <w:ins w:id="5019" w:author="Arthur Parmentier" w:date="2020-05-19T23:12:00Z">
        <w:r w:rsidRPr="00BF1ECB">
          <w:rPr>
            <w:rPrChange w:id="5020" w:author="Arthur Parmentier" w:date="2020-05-23T19:46:00Z">
              <w:rPr>
                <w:lang w:val="fr-FR"/>
              </w:rPr>
            </w:rPrChange>
          </w:rPr>
          <w:t>, making things more difficult without depth tracking</w:t>
        </w:r>
      </w:ins>
      <w:ins w:id="5021" w:author="Arthur Parmentier" w:date="2020-05-19T23:16:00Z">
        <w:r w:rsidRPr="00BF1ECB">
          <w:rPr>
            <w:rPrChange w:id="5022" w:author="Arthur Parmentier" w:date="2020-05-23T19:46:00Z">
              <w:rPr>
                <w:lang w:val="fr-FR"/>
              </w:rPr>
            </w:rPrChange>
          </w:rPr>
          <w:t xml:space="preserve"> in case that « entering the box » is the only mark of the change of mode </w:t>
        </w:r>
      </w:ins>
      <w:ins w:id="5023" w:author="Arthur Parmentier" w:date="2020-05-19T23:17:00Z">
        <w:r w:rsidRPr="00BF1ECB">
          <w:rPr>
            <w:rPrChange w:id="5024" w:author="Arthur Parmentier" w:date="2020-05-23T19:46:00Z">
              <w:rPr>
                <w:lang w:val="fr-FR"/>
              </w:rPr>
            </w:rPrChange>
          </w:rPr>
          <w:t>(for instance by using the launch mode directly with « entering/exiting the box » instead of signing Launch Mode and Tear).</w:t>
        </w:r>
      </w:ins>
    </w:p>
  </w:footnote>
  <w:footnote w:id="58">
    <w:p w:rsidR="00FA5F3C" w:rsidRPr="00BF1ECB" w:rsidRDefault="00FA5F3C">
      <w:pPr>
        <w:pStyle w:val="Notedebasdepage"/>
      </w:pPr>
      <w:ins w:id="5136" w:author="Arthur Parmentier" w:date="2020-05-20T19:43:00Z">
        <w:r>
          <w:rPr>
            <w:rStyle w:val="Appelnotedebasdep"/>
          </w:rPr>
          <w:footnoteRef/>
        </w:r>
        <w:r>
          <w:t xml:space="preserve"> </w:t>
        </w:r>
        <w:r w:rsidRPr="00BF1ECB">
          <w:rPr>
            <w:rPrChange w:id="5137" w:author="Arthur Parmentier" w:date="2020-05-23T19:46:00Z">
              <w:rPr>
                <w:lang w:val="fr-FR"/>
              </w:rPr>
            </w:rPrChange>
          </w:rPr>
          <w:t>I did not test the performance of this choice quantitatively, but only qualitatively</w:t>
        </w:r>
      </w:ins>
      <w:ins w:id="5138" w:author="Arthur Parmentier" w:date="2020-05-20T21:37:00Z">
        <w:r w:rsidRPr="00BF1ECB">
          <w:rPr>
            <w:rPrChange w:id="5139" w:author="Arthur Parmentier" w:date="2020-05-23T19:46:00Z">
              <w:rPr>
                <w:lang w:val="fr-FR"/>
              </w:rPr>
            </w:rPrChange>
          </w:rPr>
          <w:t xml:space="preserve"> </w:t>
        </w:r>
      </w:ins>
      <w:ins w:id="5140" w:author="Arthur Parmentier" w:date="2020-05-20T19:43:00Z">
        <w:r w:rsidRPr="00BF1ECB">
          <w:rPr>
            <w:rPrChange w:id="5141" w:author="Arthur Parmentier" w:date="2020-05-23T19:46:00Z">
              <w:rPr>
                <w:lang w:val="fr-FR"/>
              </w:rPr>
            </w:rPrChange>
          </w:rPr>
          <w:t>by testing</w:t>
        </w:r>
      </w:ins>
      <w:ins w:id="5142" w:author="Arthur Parmentier" w:date="2020-05-20T21:37:00Z">
        <w:r w:rsidRPr="00BF1ECB">
          <w:rPr>
            <w:rPrChange w:id="5143" w:author="Arthur Parmentier" w:date="2020-05-23T19:46:00Z">
              <w:rPr>
                <w:lang w:val="fr-FR"/>
              </w:rPr>
            </w:rPrChange>
          </w:rPr>
          <w:t xml:space="preserve"> the change in performance that I could perceive</w:t>
        </w:r>
      </w:ins>
      <w:ins w:id="5144" w:author="Arthur Parmentier" w:date="2020-05-20T19:44:00Z">
        <w:r w:rsidRPr="00BF1ECB">
          <w:rPr>
            <w:rPrChange w:id="5145" w:author="Arthur Parmentier" w:date="2020-05-23T19:46:00Z">
              <w:rPr>
                <w:lang w:val="fr-FR"/>
              </w:rPr>
            </w:rPrChange>
          </w:rPr>
          <w:t xml:space="preserve"> with and without shoulders. </w:t>
        </w:r>
      </w:ins>
      <w:ins w:id="5146" w:author="Arthur Parmentier" w:date="2020-05-20T19:45:00Z">
        <w:r w:rsidRPr="00BF1ECB">
          <w:rPr>
            <w:rPrChange w:id="5147" w:author="Arthur Parmentier" w:date="2020-05-23T19:46:00Z">
              <w:rPr>
                <w:lang w:val="fr-FR"/>
              </w:rPr>
            </w:rPrChange>
          </w:rPr>
          <w:t>It is obvious from the SP signs</w:t>
        </w:r>
      </w:ins>
      <w:ins w:id="5148" w:author="Arthur Parmentier" w:date="2020-05-20T19:46:00Z">
        <w:r w:rsidRPr="00BF1ECB">
          <w:rPr>
            <w:rPrChange w:id="5149" w:author="Arthur Parmentier" w:date="2020-05-23T19:46:00Z">
              <w:rPr>
                <w:lang w:val="fr-FR"/>
              </w:rPr>
            </w:rPrChange>
          </w:rPr>
          <w:t xml:space="preserve"> that I consider</w:t>
        </w:r>
      </w:ins>
      <w:ins w:id="5150" w:author="Arthur Parmentier" w:date="2020-05-20T19:45:00Z">
        <w:r w:rsidRPr="00BF1ECB">
          <w:rPr>
            <w:rPrChange w:id="5151" w:author="Arthur Parmentier" w:date="2020-05-23T19:46:00Z">
              <w:rPr>
                <w:lang w:val="fr-FR"/>
              </w:rPr>
            </w:rPrChange>
          </w:rPr>
          <w:t xml:space="preserve"> that aside shoulders, no other </w:t>
        </w:r>
      </w:ins>
      <w:ins w:id="5152" w:author="Arthur Parmentier" w:date="2020-05-20T19:46:00Z">
        <w:r w:rsidRPr="00BF1ECB">
          <w:rPr>
            <w:rPrChange w:id="5153" w:author="Arthur Parmentier" w:date="2020-05-23T19:46:00Z">
              <w:rPr>
                <w:lang w:val="fr-FR"/>
              </w:rPr>
            </w:rPrChange>
          </w:rPr>
          <w:t>body joints could increase the performance of the recognition in real-time (curse of dimentionality problem).</w:t>
        </w:r>
      </w:ins>
    </w:p>
  </w:footnote>
  <w:footnote w:id="59">
    <w:p w:rsidR="00FA5F3C" w:rsidRPr="008C7E78" w:rsidRDefault="00FA5F3C">
      <w:pPr>
        <w:pStyle w:val="Notedebasdepage"/>
      </w:pPr>
      <w:ins w:id="5183" w:author="Arthur Parmentier" w:date="2020-06-03T19:00:00Z">
        <w:r>
          <w:rPr>
            <w:rStyle w:val="Appelnotedebasdep"/>
          </w:rPr>
          <w:footnoteRef/>
        </w:r>
        <w:r>
          <w:t xml:space="preserve"> </w:t>
        </w:r>
        <w:r w:rsidRPr="008C7E78">
          <w:rPr>
            <w:rPrChange w:id="5184" w:author="Arthur Parmentier" w:date="2020-06-07T18:32:00Z">
              <w:rPr>
                <w:lang w:val="fr-FR"/>
              </w:rPr>
            </w:rPrChange>
          </w:rPr>
          <w:t xml:space="preserve">Several hand pose estimations models are presented here : </w:t>
        </w:r>
        <w:r>
          <w:rPr>
            <w:lang w:val="fr-FR"/>
          </w:rPr>
          <w:fldChar w:fldCharType="begin"/>
        </w:r>
        <w:r w:rsidRPr="008C7E78">
          <w:rPr>
            <w:rPrChange w:id="5185" w:author="Arthur Parmentier" w:date="2020-06-07T18:32:00Z">
              <w:rPr>
                <w:lang w:val="fr-FR"/>
              </w:rPr>
            </w:rPrChange>
          </w:rPr>
          <w:instrText xml:space="preserve"> HYPERLINK "https://xinghaochen.github.io/awesome-hand-pose-estimation/" </w:instrText>
        </w:r>
        <w:r>
          <w:rPr>
            <w:lang w:val="fr-FR"/>
          </w:rPr>
          <w:fldChar w:fldCharType="separate"/>
        </w:r>
        <w:r w:rsidRPr="008C7E78">
          <w:rPr>
            <w:rStyle w:val="Lienhypertexte"/>
            <w:rPrChange w:id="5186" w:author="Arthur Parmentier" w:date="2020-06-07T18:32:00Z">
              <w:rPr>
                <w:rStyle w:val="Lienhypertexte"/>
                <w:lang w:val="fr-FR"/>
              </w:rPr>
            </w:rPrChange>
          </w:rPr>
          <w:t>https://xinghaochen.github.io/awesome-hand-pose-estimation/</w:t>
        </w:r>
        <w:r>
          <w:rPr>
            <w:lang w:val="fr-FR"/>
          </w:rPr>
          <w:fldChar w:fldCharType="end"/>
        </w:r>
        <w:r w:rsidRPr="008C7E78">
          <w:rPr>
            <w:rPrChange w:id="5187" w:author="Arthur Parmentier" w:date="2020-06-07T18:32:00Z">
              <w:rPr>
                <w:lang w:val="fr-FR"/>
              </w:rPr>
            </w:rPrChange>
          </w:rPr>
          <w:t xml:space="preserve">. </w:t>
        </w:r>
      </w:ins>
      <w:ins w:id="5188" w:author="Arthur Parmentier" w:date="2020-06-03T19:01:00Z">
        <w:r w:rsidRPr="008C7E78">
          <w:rPr>
            <w:rPrChange w:id="5189" w:author="Arthur Parmentier" w:date="2020-06-07T18:32:00Z">
              <w:rPr>
                <w:lang w:val="fr-FR"/>
              </w:rPr>
            </w:rPrChange>
          </w:rPr>
          <w:t>The open pose model also has 2D hand pose recognition but in each case, the models c</w:t>
        </w:r>
      </w:ins>
      <w:ins w:id="5190" w:author="Arthur Parmentier" w:date="2020-06-03T19:02:00Z">
        <w:r w:rsidRPr="008C7E78">
          <w:rPr>
            <w:rPrChange w:id="5191" w:author="Arthur Parmentier" w:date="2020-06-07T18:32:00Z">
              <w:rPr>
                <w:lang w:val="fr-FR"/>
              </w:rPr>
            </w:rPrChange>
          </w:rPr>
          <w:t>ould not easily be ported to Max.</w:t>
        </w:r>
      </w:ins>
    </w:p>
  </w:footnote>
  <w:footnote w:id="60">
    <w:p w:rsidR="00FA5F3C" w:rsidRPr="008C7E78" w:rsidRDefault="00FA5F3C">
      <w:pPr>
        <w:pStyle w:val="Notedebasdepage"/>
      </w:pPr>
      <w:ins w:id="5281" w:author="Arthur Parmentier" w:date="2020-06-03T20:04:00Z">
        <w:r>
          <w:rPr>
            <w:rStyle w:val="Appelnotedebasdep"/>
          </w:rPr>
          <w:footnoteRef/>
        </w:r>
        <w:r>
          <w:t xml:space="preserve"> </w:t>
        </w:r>
        <w:r w:rsidRPr="008C7E78">
          <w:rPr>
            <w:rPrChange w:id="5282" w:author="Arthur Parmentier" w:date="2020-06-07T18:32:00Z">
              <w:rPr>
                <w:lang w:val="fr-FR"/>
              </w:rPr>
            </w:rPrChange>
          </w:rPr>
          <w:t>See Tensorflow blog, March 09, 2020 : https://blog.tensorflow.org/2020/03/face-and-hand-tracking-in-browser-with-mediapipe-and-tensorflowjs.html</w:t>
        </w:r>
      </w:ins>
    </w:p>
  </w:footnote>
  <w:footnote w:id="61">
    <w:p w:rsidR="00FA5F3C" w:rsidRPr="008C7E78" w:rsidRDefault="00FA5F3C">
      <w:pPr>
        <w:pStyle w:val="Notedebasdepage"/>
      </w:pPr>
      <w:ins w:id="5292" w:author="Arthur Parmentier" w:date="2020-06-03T20:08:00Z">
        <w:r>
          <w:rPr>
            <w:rStyle w:val="Appelnotedebasdep"/>
          </w:rPr>
          <w:footnoteRef/>
        </w:r>
        <w:r>
          <w:t xml:space="preserve"> </w:t>
        </w:r>
      </w:ins>
      <w:ins w:id="5293" w:author="Arthur Parmentier" w:date="2020-06-03T20:09:00Z">
        <w:r w:rsidRPr="003D6C76">
          <w:t>https://github.com/lysdexic-audio/n4m-handpose</w:t>
        </w:r>
      </w:ins>
    </w:p>
  </w:footnote>
  <w:footnote w:id="62">
    <w:p w:rsidR="00FA5F3C" w:rsidRPr="008C7E78" w:rsidRDefault="00FA5F3C">
      <w:pPr>
        <w:pStyle w:val="Notedebasdepage"/>
      </w:pPr>
      <w:ins w:id="5322" w:author="Arthur Parmentier" w:date="2020-06-03T20:22:00Z">
        <w:r>
          <w:rPr>
            <w:rStyle w:val="Appelnotedebasdep"/>
          </w:rPr>
          <w:footnoteRef/>
        </w:r>
        <w:r>
          <w:t xml:space="preserve"> </w:t>
        </w:r>
        <w:r w:rsidRPr="008C7E78">
          <w:rPr>
            <w:rPrChange w:id="5323" w:author="Arthur Parmentier" w:date="2020-06-07T18:32:00Z">
              <w:rPr>
                <w:lang w:val="fr-FR"/>
              </w:rPr>
            </w:rPrChange>
          </w:rPr>
          <w:t>See the MediaPipe repository : https://github.com/google/mediapipe/blob/master/mediapipe/docs/multi_hand_tracking_mobile_gpu.md</w:t>
        </w:r>
      </w:ins>
    </w:p>
  </w:footnote>
  <w:footnote w:id="63">
    <w:p w:rsidR="00FA5F3C" w:rsidRPr="00BF1ECB" w:rsidRDefault="00FA5F3C">
      <w:pPr>
        <w:pStyle w:val="Notedebasdepage"/>
      </w:pPr>
      <w:ins w:id="5420" w:author="Arthur Parmentier" w:date="2020-05-20T22:47:00Z">
        <w:r>
          <w:rPr>
            <w:rStyle w:val="Appelnotedebasdep"/>
          </w:rPr>
          <w:footnoteRef/>
        </w:r>
        <w:r>
          <w:t xml:space="preserve"> </w:t>
        </w:r>
        <w:r w:rsidRPr="00BF1ECB">
          <w:rPr>
            <w:rPrChange w:id="5421" w:author="Arthur Parmentier" w:date="2020-05-23T19:46:00Z">
              <w:rPr>
                <w:lang w:val="fr-FR"/>
              </w:rPr>
            </w:rPrChange>
          </w:rPr>
          <w:t xml:space="preserve">The </w:t>
        </w:r>
      </w:ins>
      <w:ins w:id="5422" w:author="Arthur Parmentier" w:date="2020-05-20T22:50:00Z">
        <w:r w:rsidRPr="00BF1ECB">
          <w:rPr>
            <w:rPrChange w:id="5423" w:author="Arthur Parmentier" w:date="2020-05-23T19:46:00Z">
              <w:rPr>
                <w:lang w:val="fr-FR"/>
              </w:rPr>
            </w:rPrChange>
          </w:rPr>
          <w:t>information flow</w:t>
        </w:r>
      </w:ins>
      <w:ins w:id="5424" w:author="Arthur Parmentier" w:date="2020-05-20T22:47:00Z">
        <w:r w:rsidRPr="00BF1ECB">
          <w:rPr>
            <w:rPrChange w:id="5425" w:author="Arthur Parmentier" w:date="2020-05-23T19:46:00Z">
              <w:rPr>
                <w:lang w:val="fr-FR"/>
              </w:rPr>
            </w:rPrChange>
          </w:rPr>
          <w:t xml:space="preserve"> at the opening of the patch</w:t>
        </w:r>
      </w:ins>
      <w:ins w:id="5426" w:author="Arthur Parmentier" w:date="2020-05-22T18:38:00Z">
        <w:r w:rsidRPr="00BF1ECB">
          <w:rPr>
            <w:rPrChange w:id="5427" w:author="Arthur Parmentier" w:date="2020-05-23T19:46:00Z">
              <w:rPr>
                <w:lang w:val="fr-FR"/>
              </w:rPr>
            </w:rPrChange>
          </w:rPr>
          <w:t>er</w:t>
        </w:r>
      </w:ins>
      <w:ins w:id="5428" w:author="Arthur Parmentier" w:date="2020-05-20T22:47:00Z">
        <w:r w:rsidRPr="00BF1ECB">
          <w:rPr>
            <w:rPrChange w:id="5429" w:author="Arthur Parmentier" w:date="2020-05-23T19:46:00Z">
              <w:rPr>
                <w:lang w:val="fr-FR"/>
              </w:rPr>
            </w:rPrChange>
          </w:rPr>
          <w:t xml:space="preserve"> follows a specific order. </w:t>
        </w:r>
      </w:ins>
      <w:ins w:id="5430" w:author="Arthur Parmentier" w:date="2020-05-20T22:53:00Z">
        <w:r w:rsidRPr="00BF1ECB">
          <w:rPr>
            <w:rPrChange w:id="5431" w:author="Arthur Parmentier" w:date="2020-05-23T19:46:00Z">
              <w:rPr>
                <w:lang w:val="fr-FR"/>
              </w:rPr>
            </w:rPrChange>
          </w:rPr>
          <w:t>If implemented at startup, t</w:t>
        </w:r>
      </w:ins>
      <w:ins w:id="5432" w:author="Arthur Parmentier" w:date="2020-05-20T22:48:00Z">
        <w:r w:rsidRPr="00BF1ECB">
          <w:rPr>
            <w:rPrChange w:id="5433" w:author="Arthur Parmentier" w:date="2020-05-23T19:46:00Z">
              <w:rPr>
                <w:lang w:val="fr-FR"/>
              </w:rPr>
            </w:rPrChange>
          </w:rPr>
          <w:t>he triggering of the input size</w:t>
        </w:r>
      </w:ins>
      <w:ins w:id="5434" w:author="Arthur Parmentier" w:date="2020-05-20T22:50:00Z">
        <w:r w:rsidRPr="00BF1ECB">
          <w:rPr>
            <w:rPrChange w:id="5435" w:author="Arthur Parmentier" w:date="2020-05-23T19:46:00Z">
              <w:rPr>
                <w:lang w:val="fr-FR"/>
              </w:rPr>
            </w:rPrChange>
          </w:rPr>
          <w:t xml:space="preserve"> </w:t>
        </w:r>
      </w:ins>
      <w:ins w:id="5436" w:author="Arthur Parmentier" w:date="2020-05-20T22:48:00Z">
        <w:r w:rsidRPr="00BF1ECB">
          <w:rPr>
            <w:rPrChange w:id="5437" w:author="Arthur Parmentier" w:date="2020-05-23T19:46:00Z">
              <w:rPr>
                <w:lang w:val="fr-FR"/>
              </w:rPr>
            </w:rPrChange>
          </w:rPr>
          <w:t>should be launched with a « loadpercent 91 » object to garan</w:t>
        </w:r>
      </w:ins>
      <w:ins w:id="5438" w:author="Arthur Parmentier" w:date="2020-05-20T22:49:00Z">
        <w:r w:rsidRPr="00BF1ECB">
          <w:rPr>
            <w:rPrChange w:id="5439" w:author="Arthur Parmentier" w:date="2020-05-23T19:46:00Z">
              <w:rPr>
                <w:lang w:val="fr-FR"/>
              </w:rPr>
            </w:rPrChange>
          </w:rPr>
          <w:t>tee that it is caught by the input manager</w:t>
        </w:r>
      </w:ins>
      <w:ins w:id="5440" w:author="Arthur Parmentier" w:date="2020-05-20T22:53:00Z">
        <w:r w:rsidRPr="00BF1ECB">
          <w:rPr>
            <w:rPrChange w:id="5441" w:author="Arthur Parmentier" w:date="2020-05-23T19:46:00Z">
              <w:rPr>
                <w:lang w:val="fr-FR"/>
              </w:rPr>
            </w:rPrChange>
          </w:rPr>
          <w:t>. Otherwise, the number can be sent anytime</w:t>
        </w:r>
      </w:ins>
      <w:ins w:id="5442" w:author="Arthur Parmentier" w:date="2020-05-20T22:54:00Z">
        <w:r w:rsidRPr="00BF1ECB">
          <w:rPr>
            <w:rPrChange w:id="5443" w:author="Arthur Parmentier" w:date="2020-05-23T19:46:00Z">
              <w:rPr>
                <w:lang w:val="fr-FR"/>
              </w:rPr>
            </w:rPrChange>
          </w:rPr>
          <w:t xml:space="preserve"> before the recording is launched.</w:t>
        </w:r>
      </w:ins>
    </w:p>
  </w:footnote>
  <w:footnote w:id="64">
    <w:p w:rsidR="00FA5F3C" w:rsidRPr="008C7E78" w:rsidRDefault="00FA5F3C">
      <w:pPr>
        <w:pStyle w:val="Notedebasdepage"/>
      </w:pPr>
      <w:ins w:id="5536" w:author="Arthur Parmentier" w:date="2020-06-03T22:50:00Z">
        <w:r>
          <w:rPr>
            <w:rStyle w:val="Appelnotedebasdep"/>
          </w:rPr>
          <w:footnoteRef/>
        </w:r>
        <w:r>
          <w:t xml:space="preserve"> Other categories such as MODE are not implemented yet, given that the program only focuses on the default mode of SP.</w:t>
        </w:r>
      </w:ins>
    </w:p>
  </w:footnote>
  <w:footnote w:id="65">
    <w:p w:rsidR="00FA5F3C" w:rsidRPr="00BF1ECB" w:rsidRDefault="00FA5F3C">
      <w:pPr>
        <w:pStyle w:val="Notedebasdepage"/>
      </w:pPr>
      <w:ins w:id="5657" w:author="Arthur Parmentier" w:date="2020-05-20T22:33:00Z">
        <w:r>
          <w:rPr>
            <w:rStyle w:val="Appelnotedebasdep"/>
          </w:rPr>
          <w:footnoteRef/>
        </w:r>
        <w:r>
          <w:t xml:space="preserve"> </w:t>
        </w:r>
        <w:r w:rsidRPr="00BF1ECB">
          <w:rPr>
            <w:rPrChange w:id="5658" w:author="Arthur Parmentier" w:date="2020-05-23T19:46:00Z">
              <w:rPr>
                <w:lang w:val="fr-FR"/>
              </w:rPr>
            </w:rPrChange>
          </w:rPr>
          <w:t xml:space="preserve">5 seconds is the maximum sequence length </w:t>
        </w:r>
      </w:ins>
      <w:ins w:id="5659" w:author="Arthur Parmentier" w:date="2020-05-20T22:35:00Z">
        <w:r w:rsidRPr="00BF1ECB">
          <w:rPr>
            <w:rPrChange w:id="5660" w:author="Arthur Parmentier" w:date="2020-05-23T19:46:00Z">
              <w:rPr>
                <w:lang w:val="fr-FR"/>
              </w:rPr>
            </w:rPrChange>
          </w:rPr>
          <w:t>that I allowed the recording buffer to store</w:t>
        </w:r>
      </w:ins>
      <w:ins w:id="5661" w:author="Arthur Parmentier" w:date="2020-05-20T22:36:00Z">
        <w:r w:rsidRPr="00BF1ECB">
          <w:rPr>
            <w:rPrChange w:id="5662" w:author="Arthur Parmentier" w:date="2020-05-23T19:46:00Z">
              <w:rPr>
                <w:lang w:val="fr-FR"/>
              </w:rPr>
            </w:rPrChange>
          </w:rPr>
          <w:t xml:space="preserve">. Internally, </w:t>
        </w:r>
      </w:ins>
      <w:ins w:id="5663" w:author="Arthur Parmentier" w:date="2020-05-20T22:37:00Z">
        <w:r w:rsidRPr="00BF1ECB">
          <w:rPr>
            <w:rPrChange w:id="5664" w:author="Arthur Parmentier" w:date="2020-05-23T19:46:00Z">
              <w:rPr>
                <w:lang w:val="fr-FR"/>
              </w:rPr>
            </w:rPrChange>
          </w:rPr>
          <w:t>it is a constraint from the M</w:t>
        </w:r>
      </w:ins>
      <w:ins w:id="5665" w:author="Arthur Parmentier" w:date="2020-05-20T22:38:00Z">
        <w:r w:rsidRPr="00BF1ECB">
          <w:rPr>
            <w:rPrChange w:id="5666" w:author="Arthur Parmentier" w:date="2020-05-23T19:46:00Z">
              <w:rPr>
                <w:lang w:val="fr-FR"/>
              </w:rPr>
            </w:rPrChange>
          </w:rPr>
          <w:t>uBu object that stores the buffers and require a « maximum capacity » for each track, possibly for memory allocation issues.</w:t>
        </w:r>
      </w:ins>
      <w:ins w:id="5667" w:author="Arthur Parmentier" w:date="2020-05-20T22:36:00Z">
        <w:r w:rsidRPr="00BF1ECB">
          <w:rPr>
            <w:rPrChange w:id="5668" w:author="Arthur Parmentier" w:date="2020-05-23T19:46:00Z">
              <w:rPr>
                <w:lang w:val="fr-FR"/>
              </w:rPr>
            </w:rPrChange>
          </w:rPr>
          <w:t xml:space="preserve"> </w:t>
        </w:r>
      </w:ins>
      <w:ins w:id="5669" w:author="Arthur Parmentier" w:date="2020-05-20T22:39:00Z">
        <w:r w:rsidRPr="00BF1ECB">
          <w:rPr>
            <w:rPrChange w:id="5670" w:author="Arthur Parmentier" w:date="2020-05-23T19:46:00Z">
              <w:rPr>
                <w:lang w:val="fr-FR"/>
              </w:rPr>
            </w:rPrChange>
          </w:rPr>
          <w:t xml:space="preserve">However, it is unrealistic that a sign does take more than 2 seconds to </w:t>
        </w:r>
      </w:ins>
      <w:ins w:id="5671" w:author="Arthur Parmentier" w:date="2020-05-20T22:40:00Z">
        <w:r w:rsidRPr="00BF1ECB">
          <w:rPr>
            <w:rPrChange w:id="5672" w:author="Arthur Parmentier" w:date="2020-05-23T19:46:00Z">
              <w:rPr>
                <w:lang w:val="fr-FR"/>
              </w:rPr>
            </w:rPrChange>
          </w:rPr>
          <w:t>be executed.</w:t>
        </w:r>
      </w:ins>
    </w:p>
  </w:footnote>
  <w:footnote w:id="66">
    <w:p w:rsidR="00FA5F3C" w:rsidRPr="008C7E78" w:rsidRDefault="00FA5F3C">
      <w:pPr>
        <w:pStyle w:val="Notedebasdepage"/>
      </w:pPr>
      <w:ins w:id="5683" w:author="Arthur Parmentier" w:date="2020-06-03T23:27:00Z">
        <w:r>
          <w:rPr>
            <w:rStyle w:val="Appelnotedebasdep"/>
          </w:rPr>
          <w:footnoteRef/>
        </w:r>
        <w:r>
          <w:t xml:space="preserve"> </w:t>
        </w:r>
        <w:r w:rsidRPr="008C7E78">
          <w:rPr>
            <w:rPrChange w:id="5684" w:author="Arthur Parmentier" w:date="2020-06-07T18:32:00Z">
              <w:rPr>
                <w:lang w:val="fr-FR"/>
              </w:rPr>
            </w:rPrChange>
          </w:rPr>
          <w:t xml:space="preserve">In further releases of the tool, </w:t>
        </w:r>
      </w:ins>
      <w:ins w:id="5685" w:author="Arthur Parmentier" w:date="2020-06-03T23:28:00Z">
        <w:r w:rsidRPr="008C7E78">
          <w:rPr>
            <w:rPrChange w:id="5686" w:author="Arthur Parmentier" w:date="2020-06-07T18:32:00Z">
              <w:rPr>
                <w:lang w:val="fr-FR"/>
              </w:rPr>
            </w:rPrChange>
          </w:rPr>
          <w:t>i twill be possible</w:t>
        </w:r>
      </w:ins>
      <w:ins w:id="5687" w:author="Arthur Parmentier" w:date="2020-06-03T23:27:00Z">
        <w:r w:rsidRPr="008C7E78">
          <w:rPr>
            <w:rPrChange w:id="5688" w:author="Arthur Parmentier" w:date="2020-06-07T18:32:00Z">
              <w:rPr>
                <w:lang w:val="fr-FR"/>
              </w:rPr>
            </w:rPrChange>
          </w:rPr>
          <w:t xml:space="preserve"> to only use one Mubu object for all models, but I could not reach this level of gener</w:t>
        </w:r>
      </w:ins>
      <w:ins w:id="5689" w:author="Arthur Parmentier" w:date="2020-06-03T23:28:00Z">
        <w:r w:rsidRPr="008C7E78">
          <w:rPr>
            <w:rPrChange w:id="5690" w:author="Arthur Parmentier" w:date="2020-06-07T18:32:00Z">
              <w:rPr>
                <w:lang w:val="fr-FR"/>
              </w:rPr>
            </w:rPrChange>
          </w:rPr>
          <w:t>icity and complexity inside the frame of my project.</w:t>
        </w:r>
      </w:ins>
    </w:p>
  </w:footnote>
  <w:footnote w:id="67">
    <w:p w:rsidR="00FA5F3C" w:rsidRPr="00BF1ECB" w:rsidRDefault="00FA5F3C">
      <w:pPr>
        <w:pStyle w:val="Notedebasdepage"/>
      </w:pPr>
      <w:ins w:id="5786" w:author="Arthur Parmentier" w:date="2020-05-22T08:13:00Z">
        <w:r>
          <w:rPr>
            <w:rStyle w:val="Appelnotedebasdep"/>
          </w:rPr>
          <w:footnoteRef/>
        </w:r>
        <w:r>
          <w:t xml:space="preserve"> </w:t>
        </w:r>
        <w:r w:rsidRPr="00023308">
          <w:t>https://discussion.forum.ircam.fr/t/mubu-write-to-file-bugs-suggested-improvement/21714/2</w:t>
        </w:r>
      </w:ins>
    </w:p>
  </w:footnote>
  <w:footnote w:id="68">
    <w:p w:rsidR="00FA5F3C" w:rsidRPr="00BF1ECB" w:rsidRDefault="00FA5F3C">
      <w:pPr>
        <w:pStyle w:val="Notedebasdepage"/>
      </w:pPr>
      <w:ins w:id="5896" w:author="Arthur Parmentier" w:date="2020-05-22T09:50:00Z">
        <w:r>
          <w:rPr>
            <w:rStyle w:val="Appelnotedebasdep"/>
          </w:rPr>
          <w:footnoteRef/>
        </w:r>
        <w:r>
          <w:t xml:space="preserve"> </w:t>
        </w:r>
        <w:r>
          <w:rPr>
            <w:rStyle w:val="reference-text"/>
          </w:rPr>
          <w:t xml:space="preserve">Revlin, Russell. </w:t>
        </w:r>
        <w:r>
          <w:rPr>
            <w:rStyle w:val="reference-text"/>
            <w:i/>
            <w:iCs/>
          </w:rPr>
          <w:t>Cognition: Theory and Practice</w:t>
        </w:r>
        <w:r>
          <w:rPr>
            <w:rStyle w:val="reference-text"/>
          </w:rPr>
          <w:t>.</w:t>
        </w:r>
      </w:ins>
    </w:p>
  </w:footnote>
  <w:footnote w:id="69">
    <w:p w:rsidR="00FA5F3C" w:rsidRPr="00834EA5" w:rsidRDefault="00FA5F3C">
      <w:pPr>
        <w:rPr>
          <w:rPrChange w:id="5901" w:author="Arthur Parmentier" w:date="2020-05-22T09:51:00Z">
            <w:rPr/>
          </w:rPrChange>
        </w:rPr>
        <w:pPrChange w:id="5902" w:author="Arthur Parmentier" w:date="2020-05-22T09:51:00Z">
          <w:pPr>
            <w:pStyle w:val="Notedebasdepage"/>
          </w:pPr>
        </w:pPrChange>
      </w:pPr>
      <w:ins w:id="5903" w:author="Arthur Parmentier" w:date="2020-05-22T09:50:00Z">
        <w:r>
          <w:rPr>
            <w:rStyle w:val="Appelnotedebasdep"/>
          </w:rPr>
          <w:footnoteRef/>
        </w:r>
        <w:r>
          <w:t xml:space="preserve"> </w:t>
        </w:r>
      </w:ins>
      <w:ins w:id="5904" w:author="Arthur Parmentier" w:date="2020-05-22T09:51:00Z">
        <w:r w:rsidRPr="00834EA5">
          <w:rPr>
            <w:rStyle w:val="reference-text"/>
            <w:sz w:val="20"/>
            <w:szCs w:val="20"/>
          </w:rPr>
          <w:t>Liddell, Henry G., and Robert Scott. 1940. "</w:t>
        </w:r>
        <w:r w:rsidRPr="00834EA5">
          <w:rPr>
            <w:rStyle w:val="reference-text"/>
            <w:rFonts w:ascii="Cambria" w:hAnsi="Cambria" w:cs="Cambria"/>
            <w:sz w:val="20"/>
            <w:szCs w:val="20"/>
          </w:rPr>
          <w:t>γιγνώσκω</w:t>
        </w:r>
        <w:r w:rsidRPr="00834EA5">
          <w:rPr>
            <w:rStyle w:val="reference-text"/>
            <w:sz w:val="20"/>
            <w:szCs w:val="20"/>
          </w:rPr>
          <w:t xml:space="preserve">." </w:t>
        </w:r>
        <w:r w:rsidRPr="00834EA5">
          <w:rPr>
            <w:rStyle w:val="reference-text"/>
            <w:i/>
            <w:iCs/>
            <w:sz w:val="20"/>
            <w:szCs w:val="20"/>
            <w:rPrChange w:id="5905" w:author="Arthur Parmentier" w:date="2020-05-22T09:52:00Z">
              <w:rPr>
                <w:rStyle w:val="reference-text"/>
              </w:rPr>
            </w:rPrChange>
          </w:rPr>
          <w:t>A Greek-English Lexicon</w:t>
        </w:r>
        <w:r w:rsidRPr="00834EA5">
          <w:rPr>
            <w:rStyle w:val="reference-text"/>
            <w:sz w:val="20"/>
            <w:szCs w:val="20"/>
          </w:rPr>
          <w:t xml:space="preserve">, revised by H. S. Jones with R. McKenzie. Oxford: Clarendon Press, and Stefano, Franchi, and Francesco Bianchini. 2011. "On The Historical Dynamics Of Cognitive Science: A View From The Periphery." </w:t>
        </w:r>
        <w:r w:rsidRPr="00834EA5">
          <w:rPr>
            <w:rStyle w:val="reference-text"/>
            <w:i/>
            <w:iCs/>
            <w:sz w:val="20"/>
            <w:szCs w:val="20"/>
            <w:rPrChange w:id="5906" w:author="Arthur Parmentier" w:date="2020-05-22T09:52:00Z">
              <w:rPr>
                <w:rStyle w:val="reference-text"/>
              </w:rPr>
            </w:rPrChange>
          </w:rPr>
          <w:t>In The Search for a Theory of Cognition: Early Mechanisms and New Ideas</w:t>
        </w:r>
        <w:r w:rsidRPr="00834EA5">
          <w:rPr>
            <w:rStyle w:val="reference-text"/>
            <w:sz w:val="20"/>
            <w:szCs w:val="20"/>
          </w:rPr>
          <w:t>. Amsterdam: Rodopi. p. XIV.</w:t>
        </w:r>
      </w:ins>
    </w:p>
  </w:footnote>
  <w:footnote w:id="70">
    <w:p w:rsidR="00FA5F3C" w:rsidRPr="008C7E78" w:rsidRDefault="00FA5F3C" w:rsidP="00B734D3">
      <w:pPr>
        <w:pStyle w:val="Notedebasdepage"/>
        <w:rPr>
          <w:ins w:id="5965" w:author="Arthur Parmentier" w:date="2020-05-22T12:58:00Z"/>
          <w:rPrChange w:id="5966" w:author="Arthur Parmentier" w:date="2020-06-07T18:32:00Z">
            <w:rPr>
              <w:ins w:id="5967" w:author="Arthur Parmentier" w:date="2020-05-22T12:58:00Z"/>
              <w:lang w:val="fr-FR"/>
            </w:rPr>
          </w:rPrChange>
        </w:rPr>
      </w:pPr>
      <w:ins w:id="5968" w:author="Arthur Parmentier" w:date="2020-05-22T12:58:00Z">
        <w:r>
          <w:rPr>
            <w:rStyle w:val="Appelnotedebasdep"/>
          </w:rPr>
          <w:footnoteRef/>
        </w:r>
        <w:r>
          <w:t xml:space="preserve"> </w:t>
        </w:r>
      </w:ins>
      <w:ins w:id="5969" w:author="Arthur Parmentier" w:date="2020-06-04T11:08:00Z">
        <w:r w:rsidRPr="008C7E78">
          <w:rPr>
            <w:rPrChange w:id="5970" w:author="Arthur Parmentier" w:date="2020-06-07T18:32:00Z">
              <w:rPr>
                <w:lang w:val="fr-FR"/>
              </w:rPr>
            </w:rPrChange>
          </w:rPr>
          <w:t xml:space="preserve">Raheja, Jagdish &amp; Minhas, M. &amp; Prashanth, D. &amp; Shah, Tarang &amp; Chaudhary, Ankit. (2015). </w:t>
        </w:r>
        <w:r w:rsidRPr="008C7E78">
          <w:rPr>
            <w:i/>
            <w:iCs/>
            <w:rPrChange w:id="5971" w:author="Arthur Parmentier" w:date="2020-06-07T18:32:00Z">
              <w:rPr>
                <w:lang w:val="fr-FR"/>
              </w:rPr>
            </w:rPrChange>
          </w:rPr>
          <w:t>Robust gesture recognition using Kinect: A comparison between DTW and HMM</w:t>
        </w:r>
        <w:r w:rsidRPr="008C7E78">
          <w:rPr>
            <w:rPrChange w:id="5972" w:author="Arthur Parmentier" w:date="2020-06-07T18:32:00Z">
              <w:rPr>
                <w:lang w:val="fr-FR"/>
              </w:rPr>
            </w:rPrChange>
          </w:rPr>
          <w:t>. Optik - International Journal for Light and Electron Optics.</w:t>
        </w:r>
      </w:ins>
      <w:ins w:id="5973" w:author="Arthur Parmentier" w:date="2020-06-04T11:11:00Z">
        <w:r w:rsidRPr="008C7E78">
          <w:rPr>
            <w:rPrChange w:id="5974" w:author="Arthur Parmentier" w:date="2020-06-07T18:32:00Z">
              <w:rPr>
                <w:lang w:val="fr-FR"/>
              </w:rPr>
            </w:rPrChange>
          </w:rPr>
          <w:br/>
        </w:r>
        <w:r>
          <w:t xml:space="preserve">Carmona J.M., Climent J. (2012) </w:t>
        </w:r>
        <w:r w:rsidRPr="00C4278F">
          <w:rPr>
            <w:i/>
            <w:iCs/>
            <w:rPrChange w:id="5975" w:author="Arthur Parmentier" w:date="2020-06-04T11:12:00Z">
              <w:rPr/>
            </w:rPrChange>
          </w:rPr>
          <w:t>A Performance Evaluation of HMM and DTW for Gesture Recognition</w:t>
        </w:r>
        <w:r>
          <w:t>. In: Alvarez L., Mejail M., Gomez L., Jacobo J. (eds) Progress in Pattern Recognition, Image Analysis, Computer Vision, and Applications. CIARP 2012. Lecture Notes in Computer Science, vol 7441. Springer, Berlin, Heidelberg</w:t>
        </w:r>
      </w:ins>
    </w:p>
  </w:footnote>
  <w:footnote w:id="71">
    <w:p w:rsidR="00FA5F3C" w:rsidRPr="00C4278F" w:rsidRDefault="00FA5F3C">
      <w:pPr>
        <w:pStyle w:val="Notedebasdepage"/>
        <w:rPr>
          <w:lang w:val="fr-FR"/>
          <w:rPrChange w:id="5977" w:author="Arthur Parmentier" w:date="2020-06-04T11:12:00Z">
            <w:rPr/>
          </w:rPrChange>
        </w:rPr>
      </w:pPr>
      <w:ins w:id="5978" w:author="Arthur Parmentier" w:date="2020-06-04T11:12:00Z">
        <w:r>
          <w:rPr>
            <w:rStyle w:val="Appelnotedebasdep"/>
          </w:rPr>
          <w:footnoteRef/>
        </w:r>
        <w:r>
          <w:t xml:space="preserve"> </w:t>
        </w:r>
      </w:ins>
      <w:ins w:id="5979" w:author="Arthur Parmentier" w:date="2020-06-04T11:13:00Z">
        <w:r w:rsidRPr="00C4278F">
          <w:t xml:space="preserve">Hiyadi, Hajar &amp; Ababsa, Fakhreddine &amp; Montagne, Christophe &amp; Bouyakhf, El Houssine &amp; Regragui, Fakhita. (2016). </w:t>
        </w:r>
        <w:r w:rsidRPr="00C4278F">
          <w:rPr>
            <w:i/>
            <w:iCs/>
            <w:rPrChange w:id="5980" w:author="Arthur Parmentier" w:date="2020-06-04T11:13:00Z">
              <w:rPr/>
            </w:rPrChange>
          </w:rPr>
          <w:t>Combination of HMM and DTW for 3D Dynamic Gesture Recognition Using Depth Only</w:t>
        </w:r>
        <w:r w:rsidRPr="00C4278F">
          <w:t>.</w:t>
        </w:r>
        <w:r>
          <w:br/>
        </w:r>
      </w:ins>
      <w:ins w:id="5981" w:author="Arthur Parmentier" w:date="2020-06-04T11:14:00Z">
        <w:r w:rsidRPr="008C7E78">
          <w:rPr>
            <w:rPrChange w:id="5982" w:author="Arthur Parmentier" w:date="2020-06-07T18:32:00Z">
              <w:rPr>
                <w:lang w:val="fr-FR"/>
              </w:rPr>
            </w:rPrChange>
          </w:rPr>
          <w:t xml:space="preserve">Choi, Hyo-rim &amp; Kim, Tae-Yong. (2017). </w:t>
        </w:r>
        <w:r w:rsidRPr="008C7E78">
          <w:rPr>
            <w:i/>
            <w:iCs/>
            <w:rPrChange w:id="5983" w:author="Arthur Parmentier" w:date="2020-06-07T18:32:00Z">
              <w:rPr>
                <w:lang w:val="fr-FR"/>
              </w:rPr>
            </w:rPrChange>
          </w:rPr>
          <w:t>Directional Dynamic Time Warping for Gesture Recognition</w:t>
        </w:r>
        <w:r w:rsidRPr="008C7E78">
          <w:rPr>
            <w:rPrChange w:id="5984" w:author="Arthur Parmentier" w:date="2020-06-07T18:32:00Z">
              <w:rPr>
                <w:lang w:val="fr-FR"/>
              </w:rPr>
            </w:rPrChange>
          </w:rPr>
          <w:t xml:space="preserve">. </w:t>
        </w:r>
        <w:r w:rsidRPr="00C4278F">
          <w:rPr>
            <w:lang w:val="fr-FR"/>
          </w:rPr>
          <w:t>22-25. 10.1145/3145511.3145526.</w:t>
        </w:r>
      </w:ins>
    </w:p>
  </w:footnote>
  <w:footnote w:id="72">
    <w:p w:rsidR="00FA5F3C" w:rsidRDefault="00FA5F3C" w:rsidP="00D64278">
      <w:pPr>
        <w:pStyle w:val="Notedebasdepage"/>
        <w:rPr>
          <w:ins w:id="6015" w:author="Arthur Parmentier" w:date="2020-05-22T11:26:00Z"/>
        </w:rPr>
      </w:pPr>
      <w:ins w:id="6016" w:author="Arthur Parmentier" w:date="2020-05-22T10:44:00Z">
        <w:r>
          <w:rPr>
            <w:rStyle w:val="Appelnotedebasdep"/>
          </w:rPr>
          <w:footnoteRef/>
        </w:r>
      </w:ins>
    </w:p>
    <w:p w:rsidR="00FA5F3C" w:rsidRPr="00BF1ECB" w:rsidRDefault="00FA5F3C">
      <w:pPr>
        <w:pStyle w:val="Notedebasdepage"/>
        <w:numPr>
          <w:ilvl w:val="0"/>
          <w:numId w:val="39"/>
        </w:numPr>
        <w:rPr>
          <w:ins w:id="6017" w:author="Arthur Parmentier" w:date="2020-05-22T11:01:00Z"/>
          <w:rPrChange w:id="6018" w:author="Arthur Parmentier" w:date="2020-05-23T19:46:00Z">
            <w:rPr>
              <w:ins w:id="6019" w:author="Arthur Parmentier" w:date="2020-05-22T11:01:00Z"/>
              <w:lang w:val="fr-FR"/>
            </w:rPr>
          </w:rPrChange>
        </w:rPr>
      </w:pPr>
      <w:ins w:id="6020" w:author="Arthur Parmentier" w:date="2020-05-22T10:44:00Z">
        <w:r w:rsidRPr="00BF1ECB">
          <w:rPr>
            <w:rPrChange w:id="6021" w:author="Arthur Parmentier" w:date="2020-05-23T19:46:00Z">
              <w:rPr>
                <w:lang w:val="fr-FR"/>
              </w:rPr>
            </w:rPrChange>
          </w:rPr>
          <w:t xml:space="preserve">The MuBu library has a </w:t>
        </w:r>
      </w:ins>
      <w:ins w:id="6022" w:author="Arthur Parmentier" w:date="2020-05-22T10:45:00Z">
        <w:r w:rsidRPr="00BF1ECB">
          <w:rPr>
            <w:rPrChange w:id="6023" w:author="Arthur Parmentier" w:date="2020-05-23T19:46:00Z">
              <w:rPr>
                <w:lang w:val="fr-FR"/>
              </w:rPr>
            </w:rPrChange>
          </w:rPr>
          <w:t xml:space="preserve">DTW object that can be directly used on the buffers but I could not find </w:t>
        </w:r>
      </w:ins>
      <w:ins w:id="6024" w:author="Arthur Parmentier" w:date="2020-05-22T10:46:00Z">
        <w:r w:rsidRPr="00BF1ECB">
          <w:rPr>
            <w:rPrChange w:id="6025" w:author="Arthur Parmentier" w:date="2020-05-23T19:46:00Z">
              <w:rPr>
                <w:lang w:val="fr-FR"/>
              </w:rPr>
            </w:rPrChange>
          </w:rPr>
          <w:t xml:space="preserve">whether it could or </w:t>
        </w:r>
      </w:ins>
      <w:ins w:id="6026" w:author="Arthur Parmentier" w:date="2020-05-22T10:45:00Z">
        <w:r w:rsidRPr="00BF1ECB">
          <w:rPr>
            <w:rPrChange w:id="6027" w:author="Arthur Parmentier" w:date="2020-05-23T19:46:00Z">
              <w:rPr>
                <w:lang w:val="fr-FR"/>
              </w:rPr>
            </w:rPrChange>
          </w:rPr>
          <w:t xml:space="preserve">how to make it work </w:t>
        </w:r>
      </w:ins>
      <w:ins w:id="6028" w:author="Arthur Parmentier" w:date="2020-05-22T10:46:00Z">
        <w:r w:rsidRPr="00BF1ECB">
          <w:rPr>
            <w:rPrChange w:id="6029" w:author="Arthur Parmentier" w:date="2020-05-23T19:46:00Z">
              <w:rPr>
                <w:lang w:val="fr-FR"/>
              </w:rPr>
            </w:rPrChange>
          </w:rPr>
          <w:t xml:space="preserve">with </w:t>
        </w:r>
      </w:ins>
      <w:ins w:id="6030" w:author="Arthur Parmentier" w:date="2020-05-22T10:45:00Z">
        <w:r w:rsidRPr="00BF1ECB">
          <w:rPr>
            <w:rPrChange w:id="6031" w:author="Arthur Parmentier" w:date="2020-05-23T19:46:00Z">
              <w:rPr>
                <w:lang w:val="fr-FR"/>
              </w:rPr>
            </w:rPrChange>
          </w:rPr>
          <w:t>real-time</w:t>
        </w:r>
      </w:ins>
      <w:ins w:id="6032" w:author="Arthur Parmentier" w:date="2020-05-22T10:46:00Z">
        <w:r w:rsidRPr="00BF1ECB">
          <w:rPr>
            <w:rPrChange w:id="6033" w:author="Arthur Parmentier" w:date="2020-05-23T19:46:00Z">
              <w:rPr>
                <w:lang w:val="fr-FR"/>
              </w:rPr>
            </w:rPrChange>
          </w:rPr>
          <w:t xml:space="preserve"> data.</w:t>
        </w:r>
      </w:ins>
      <w:ins w:id="6034" w:author="Arthur Parmentier" w:date="2020-05-22T11:00:00Z">
        <w:r w:rsidRPr="00BF1ECB">
          <w:rPr>
            <w:rPrChange w:id="6035" w:author="Arthur Parmentier" w:date="2020-05-23T19:46:00Z">
              <w:rPr>
                <w:lang w:val="fr-FR"/>
              </w:rPr>
            </w:rPrChange>
          </w:rPr>
          <w:t xml:space="preserve"> </w:t>
        </w:r>
      </w:ins>
    </w:p>
    <w:p w:rsidR="00FA5F3C" w:rsidRPr="0058758C" w:rsidRDefault="00FA5F3C" w:rsidP="00AD7B79">
      <w:pPr>
        <w:pStyle w:val="Notedebasdepage"/>
        <w:numPr>
          <w:ilvl w:val="0"/>
          <w:numId w:val="39"/>
        </w:numPr>
        <w:rPr>
          <w:ins w:id="6036" w:author="Arthur Parmentier" w:date="2020-05-22T11:27:00Z"/>
          <w:lang w:val="fr-FR"/>
          <w:rPrChange w:id="6037" w:author="Arthur Parmentier" w:date="2020-05-22T11:27:00Z">
            <w:rPr>
              <w:ins w:id="6038" w:author="Arthur Parmentier" w:date="2020-05-22T11:27:00Z"/>
            </w:rPr>
          </w:rPrChange>
        </w:rPr>
      </w:pPr>
      <w:ins w:id="6039" w:author="Arthur Parmentier" w:date="2020-05-22T11:01:00Z">
        <w:r w:rsidRPr="00BF1ECB">
          <w:rPr>
            <w:rPrChange w:id="6040" w:author="Arthur Parmentier" w:date="2020-05-23T19:46:00Z">
              <w:rPr>
                <w:lang w:val="fr-FR"/>
              </w:rPr>
            </w:rPrChange>
          </w:rPr>
          <w:t xml:space="preserve">Frédéric Bettens from UMons presented in 2009 the num.dtw object for Max and PD, but it can not longer be found over the </w:t>
        </w:r>
      </w:ins>
      <w:ins w:id="6041" w:author="Arthur Parmentier" w:date="2020-05-22T11:02:00Z">
        <w:r w:rsidRPr="00BF1ECB">
          <w:rPr>
            <w:rPrChange w:id="6042" w:author="Arthur Parmentier" w:date="2020-05-23T19:46:00Z">
              <w:rPr>
                <w:lang w:val="fr-FR"/>
              </w:rPr>
            </w:rPrChange>
          </w:rPr>
          <w:t xml:space="preserve">web as annonced in its introductory paper </w:t>
        </w:r>
      </w:ins>
      <w:ins w:id="6043" w:author="Arthur Parmentier" w:date="2020-05-22T11:22:00Z">
        <w:r w:rsidRPr="00BF1ECB">
          <w:rPr>
            <w:i/>
            <w:iCs/>
            <w:rPrChange w:id="6044" w:author="Arthur Parmentier" w:date="2020-05-23T19:46:00Z">
              <w:rPr>
                <w:lang w:val="fr-FR"/>
              </w:rPr>
            </w:rPrChange>
          </w:rPr>
          <w:t>Real-time dtw-based gesture recognition external object for max/msp and puredata</w:t>
        </w:r>
        <w:r w:rsidRPr="00BF1ECB">
          <w:rPr>
            <w:rPrChange w:id="6045" w:author="Arthur Parmentier" w:date="2020-05-23T19:46:00Z">
              <w:rPr>
                <w:lang w:val="fr-FR"/>
              </w:rPr>
            </w:rPrChange>
          </w:rPr>
          <w:t xml:space="preserve"> in </w:t>
        </w:r>
      </w:ins>
      <w:ins w:id="6046" w:author="Arthur Parmentier" w:date="2020-05-22T11:23:00Z">
        <w:r>
          <w:t>Proc. SMC ’09, 2009 30-35</w:t>
        </w:r>
      </w:ins>
    </w:p>
    <w:p w:rsidR="00FA5F3C" w:rsidRDefault="00FA5F3C">
      <w:pPr>
        <w:pStyle w:val="Notedebasdepage"/>
        <w:numPr>
          <w:ilvl w:val="0"/>
          <w:numId w:val="39"/>
        </w:numPr>
        <w:rPr>
          <w:ins w:id="6047" w:author="Arthur Parmentier" w:date="2020-06-04T10:54:00Z"/>
        </w:rPr>
      </w:pPr>
      <w:ins w:id="6048" w:author="Arthur Parmentier" w:date="2020-05-22T11:27:00Z">
        <w:r>
          <w:t>A</w:t>
        </w:r>
      </w:ins>
      <w:ins w:id="6049" w:author="Arthur Parmentier" w:date="2020-05-22T11:29:00Z">
        <w:r>
          <w:t>nother DTW object for Max has been built on t</w:t>
        </w:r>
      </w:ins>
      <w:ins w:id="6050" w:author="Arthur Parmentier" w:date="2020-05-22T11:30:00Z">
        <w:r>
          <w:t xml:space="preserve">he online-DTW library: </w:t>
        </w:r>
        <w:r w:rsidRPr="0058758C">
          <w:rPr>
            <w:i/>
            <w:iCs/>
            <w:rPrChange w:id="6051" w:author="Arthur Parmentier" w:date="2020-05-22T11:30:00Z">
              <w:rPr/>
            </w:rPrChange>
          </w:rPr>
          <w:t>An Online Tempo Tracker for Automatic Accompaniment based on Audio-to-audio Alignment and Beat Tracking</w:t>
        </w:r>
        <w:r>
          <w:t xml:space="preserve">, G. Burloiu. In Sound and Music Computing (SMC), 2016, but </w:t>
        </w:r>
      </w:ins>
      <w:ins w:id="6052" w:author="Arthur Parmentier" w:date="2020-05-22T11:31:00Z">
        <w:r>
          <w:t>i</w:t>
        </w:r>
      </w:ins>
      <w:ins w:id="6053" w:author="Arthur Parmentier" w:date="2020-05-22T11:32:00Z">
        <w:r>
          <w:t>t is not designed to be used as a classifier.</w:t>
        </w:r>
      </w:ins>
    </w:p>
    <w:p w:rsidR="00FA5F3C" w:rsidRPr="00BF1ECB" w:rsidRDefault="00FA5F3C">
      <w:pPr>
        <w:pStyle w:val="Notedebasdepage"/>
        <w:numPr>
          <w:ilvl w:val="0"/>
          <w:numId w:val="39"/>
        </w:numPr>
        <w:pPrChange w:id="6054" w:author="Arthur Parmentier" w:date="2020-05-22T11:01:00Z">
          <w:pPr>
            <w:pStyle w:val="Notedebasdepage"/>
          </w:pPr>
        </w:pPrChange>
      </w:pPr>
      <w:ins w:id="6055" w:author="Arthur Parmentier" w:date="2020-06-04T10:55:00Z">
        <w:r>
          <w:t>The RapidMax object (</w:t>
        </w:r>
        <w:r>
          <w:fldChar w:fldCharType="begin"/>
        </w:r>
        <w:r>
          <w:instrText xml:space="preserve"> HYPERLINK "</w:instrText>
        </w:r>
        <w:r w:rsidRPr="007111F3">
          <w:instrText>https://github.com/samparkewolfe/RapidMax</w:instrText>
        </w:r>
        <w:r>
          <w:instrText xml:space="preserve">" </w:instrText>
        </w:r>
        <w:r>
          <w:fldChar w:fldCharType="separate"/>
        </w:r>
        <w:r w:rsidRPr="005F4F02">
          <w:rPr>
            <w:rStyle w:val="Lienhypertexte"/>
          </w:rPr>
          <w:t>https://github.com/samparkewolfe/RapidMax</w:t>
        </w:r>
        <w:r>
          <w:fldChar w:fldCharType="end"/>
        </w:r>
        <w:r>
          <w:t>) implements a part of the RapidLib on which is also based Wekinator, but has less functionalities and does not implement DTW yet.</w:t>
        </w:r>
      </w:ins>
    </w:p>
  </w:footnote>
  <w:footnote w:id="73">
    <w:p w:rsidR="00FA5F3C" w:rsidRPr="00BF1ECB" w:rsidRDefault="00FA5F3C">
      <w:pPr>
        <w:pStyle w:val="Notedebasdepage"/>
      </w:pPr>
      <w:ins w:id="6061" w:author="Arthur Parmentier" w:date="2020-05-22T11:38:00Z">
        <w:r>
          <w:rPr>
            <w:rStyle w:val="Appelnotedebasdep"/>
          </w:rPr>
          <w:footnoteRef/>
        </w:r>
        <w:r>
          <w:t xml:space="preserve"> </w:t>
        </w:r>
      </w:ins>
      <w:ins w:id="6062" w:author="Arthur Parmentier" w:date="2020-05-22T11:39:00Z">
        <w:r w:rsidRPr="00BA3283">
          <w:t>http://www.</w:t>
        </w:r>
      </w:ins>
      <w:ins w:id="6063" w:author="Arthur Parmentier" w:date="2020-05-22T12:18:00Z">
        <w:r>
          <w:t>Wekinator</w:t>
        </w:r>
      </w:ins>
      <w:ins w:id="6064" w:author="Arthur Parmentier" w:date="2020-05-22T11:39:00Z">
        <w:r w:rsidRPr="00BA3283">
          <w:t>.org/</w:t>
        </w:r>
      </w:ins>
    </w:p>
  </w:footnote>
  <w:footnote w:id="74">
    <w:p w:rsidR="00FA5F3C" w:rsidRPr="00965FAA" w:rsidRDefault="00FA5F3C" w:rsidP="00965FAA">
      <w:pPr>
        <w:pStyle w:val="Notedebasdepage"/>
        <w:rPr>
          <w:i/>
          <w:iCs/>
          <w:rPrChange w:id="6067" w:author="Arthur Parmentier" w:date="2020-05-22T11:42:00Z">
            <w:rPr/>
          </w:rPrChange>
        </w:rPr>
      </w:pPr>
      <w:ins w:id="6068" w:author="Arthur Parmentier" w:date="2020-05-22T11:40:00Z">
        <w:r>
          <w:rPr>
            <w:rStyle w:val="Appelnotedebasdep"/>
          </w:rPr>
          <w:footnoteRef/>
        </w:r>
        <w:r>
          <w:t xml:space="preserve"> See </w:t>
        </w:r>
      </w:ins>
      <w:ins w:id="6069" w:author="Arthur Parmentier" w:date="2020-05-22T11:41:00Z">
        <w:r w:rsidRPr="00965FAA">
          <w:rPr>
            <w:i/>
            <w:iCs/>
            <w:rPrChange w:id="6070" w:author="Arthur Parmentier" w:date="2020-05-22T11:41:00Z">
              <w:rPr/>
            </w:rPrChange>
          </w:rPr>
          <w:t>FastDTW: Toward Accurate Dynamic Time Warping in</w:t>
        </w:r>
      </w:ins>
      <w:ins w:id="6071" w:author="Arthur Parmentier" w:date="2020-05-22T11:42:00Z">
        <w:r>
          <w:rPr>
            <w:i/>
            <w:iCs/>
          </w:rPr>
          <w:t xml:space="preserve"> </w:t>
        </w:r>
      </w:ins>
      <w:ins w:id="6072" w:author="Arthur Parmentier" w:date="2020-05-22T11:41:00Z">
        <w:r w:rsidRPr="00965FAA">
          <w:rPr>
            <w:i/>
            <w:iCs/>
            <w:rPrChange w:id="6073" w:author="Arthur Parmentier" w:date="2020-05-22T11:41:00Z">
              <w:rPr/>
            </w:rPrChange>
          </w:rPr>
          <w:t>Linear Time and Space</w:t>
        </w:r>
        <w:r>
          <w:rPr>
            <w:i/>
            <w:iCs/>
          </w:rPr>
          <w:t>,</w:t>
        </w:r>
        <w:r>
          <w:t xml:space="preserve"> </w:t>
        </w:r>
        <w:r w:rsidRPr="00965FAA">
          <w:t xml:space="preserve">Stan Salvador and Philip </w:t>
        </w:r>
      </w:ins>
      <w:ins w:id="6074" w:author="Arthur Parmentier" w:date="2020-05-22T11:42:00Z">
        <w:r w:rsidRPr="00965FAA">
          <w:t>in</w:t>
        </w:r>
        <w:r>
          <w:t xml:space="preserve"> </w:t>
        </w:r>
        <w:r w:rsidRPr="00965FAA">
          <w:t>Intelligent Data Analysis 11(5):70-80 · January 2004</w:t>
        </w:r>
      </w:ins>
    </w:p>
  </w:footnote>
  <w:footnote w:id="75">
    <w:p w:rsidR="00FA5F3C" w:rsidRPr="008C7E78" w:rsidRDefault="00FA5F3C">
      <w:pPr>
        <w:pStyle w:val="Notedebasdepage"/>
      </w:pPr>
      <w:ins w:id="6302" w:author="Arthur Parmentier" w:date="2020-06-04T14:08:00Z">
        <w:r>
          <w:rPr>
            <w:rStyle w:val="Appelnotedebasdep"/>
          </w:rPr>
          <w:footnoteRef/>
        </w:r>
        <w:r>
          <w:t xml:space="preserve"> </w:t>
        </w:r>
        <w:r w:rsidRPr="008C7E78">
          <w:rPr>
            <w:rPrChange w:id="6303" w:author="Arthur Parmentier" w:date="2020-06-07T18:32:00Z">
              <w:rPr>
                <w:lang w:val="fr-FR"/>
              </w:rPr>
            </w:rPrChange>
          </w:rPr>
          <w:t>See https://github.com/jakesgordon/javascript-state-machine/</w:t>
        </w:r>
      </w:ins>
    </w:p>
  </w:footnote>
  <w:footnote w:id="76">
    <w:p w:rsidR="00FA5F3C" w:rsidRPr="008C7E78" w:rsidRDefault="00FA5F3C">
      <w:pPr>
        <w:pStyle w:val="Notedebasdepage"/>
      </w:pPr>
      <w:ins w:id="6307" w:author="Arthur Parmentier" w:date="2020-06-04T14:11:00Z">
        <w:r>
          <w:rPr>
            <w:rStyle w:val="Appelnotedebasdep"/>
          </w:rPr>
          <w:footnoteRef/>
        </w:r>
        <w:r>
          <w:t xml:space="preserve"> </w:t>
        </w:r>
        <w:r w:rsidRPr="00443149">
          <w:t>https://github.com/mdaines/viz.js</w:t>
        </w:r>
      </w:ins>
    </w:p>
  </w:footnote>
  <w:footnote w:id="77">
    <w:p w:rsidR="00FA5F3C" w:rsidRPr="008C7E78" w:rsidRDefault="00FA5F3C">
      <w:pPr>
        <w:pStyle w:val="Notedebasdepage"/>
      </w:pPr>
      <w:ins w:id="6631" w:author="Arthur Parmentier" w:date="2020-06-05T15:46:00Z">
        <w:r>
          <w:rPr>
            <w:rStyle w:val="Appelnotedebasdep"/>
          </w:rPr>
          <w:footnoteRef/>
        </w:r>
        <w:r>
          <w:t xml:space="preserve"> </w:t>
        </w:r>
      </w:ins>
      <w:ins w:id="6632" w:author="Arthur Parmentier" w:date="2020-06-05T15:47:00Z">
        <w:r w:rsidRPr="008C7E78">
          <w:rPr>
            <w:rPrChange w:id="6633" w:author="Arthur Parmentier" w:date="2020-06-07T18:32:00Z">
              <w:rPr>
                <w:lang w:val="fr-FR"/>
              </w:rPr>
            </w:rPrChange>
          </w:rPr>
          <w:t>The notion of operator in linguistic is well defined but I am not sufficiently expert in that field to clearly define and interpret my observations in those terms : https://en.wikipedia.org/wiki/Operator_(linguistics)</w:t>
        </w:r>
      </w:ins>
    </w:p>
  </w:footnote>
  <w:footnote w:id="78">
    <w:p w:rsidR="00FA5F3C" w:rsidRPr="008C7E78" w:rsidRDefault="00FA5F3C">
      <w:pPr>
        <w:pStyle w:val="Notedebasdepage"/>
      </w:pPr>
      <w:ins w:id="6718" w:author="Arthur Parmentier" w:date="2020-06-05T00:48:00Z">
        <w:r>
          <w:rPr>
            <w:rStyle w:val="Appelnotedebasdep"/>
          </w:rPr>
          <w:footnoteRef/>
        </w:r>
        <w:r>
          <w:t xml:space="preserve"> </w:t>
        </w:r>
        <w:r w:rsidRPr="008C7E78">
          <w:rPr>
            <w:rPrChange w:id="6719" w:author="Arthur Parmentier" w:date="2020-06-07T18:32:00Z">
              <w:rPr>
                <w:lang w:val="fr-FR"/>
              </w:rPr>
            </w:rPrChange>
          </w:rPr>
          <w:t>The vers</w:t>
        </w:r>
      </w:ins>
      <w:ins w:id="6720" w:author="Arthur Parmentier" w:date="2020-06-05T00:49:00Z">
        <w:r w:rsidRPr="008C7E78">
          <w:rPr>
            <w:rPrChange w:id="6721" w:author="Arthur Parmentier" w:date="2020-06-07T18:32:00Z">
              <w:rPr>
                <w:lang w:val="fr-FR"/>
              </w:rPr>
            </w:rPrChange>
          </w:rPr>
          <w:t>ion that I am using is the following : https://github.com/ideoforms/LiveOSC</w:t>
        </w:r>
      </w:ins>
    </w:p>
  </w:footnote>
  <w:footnote w:id="79">
    <w:p w:rsidR="00FA5F3C" w:rsidRPr="00FF217B" w:rsidRDefault="00FA5F3C" w:rsidP="005522F0">
      <w:pPr>
        <w:pStyle w:val="Notedebasdepage"/>
        <w:rPr>
          <w:ins w:id="6829" w:author="Arthur Parmentier" w:date="2020-05-18T17:07:00Z"/>
        </w:rPr>
      </w:pPr>
      <w:ins w:id="6830" w:author="Arthur Parmentier" w:date="2020-05-18T17:07:00Z">
        <w:r>
          <w:rPr>
            <w:rStyle w:val="Appelnotedebasdep"/>
          </w:rPr>
          <w:footnoteRef/>
        </w:r>
        <w:r>
          <w:t xml:space="preserve"> </w:t>
        </w:r>
        <w:r w:rsidRPr="00CC0B22">
          <w:t xml:space="preserve">2 seconds is the default value </w:t>
        </w:r>
        <w:r>
          <w:t>of the recording sequence for each sign.</w:t>
        </w:r>
      </w:ins>
      <w:ins w:id="6831" w:author="Arthur Parmentier" w:date="2020-05-22T20:16:00Z">
        <w:r>
          <w:t xml:space="preserve"> The implementation details of Wekinator are discussed in </w:t>
        </w:r>
      </w:ins>
      <w:ins w:id="6832" w:author="Arthur Parmentier" w:date="2020-05-22T20:17:00Z">
        <w:r>
          <w:t xml:space="preserve">the course </w:t>
        </w:r>
        <w:r>
          <w:rPr>
            <w:i/>
            <w:iCs/>
          </w:rPr>
          <w:t>Machine learning for musicians and artists, Working with time</w:t>
        </w:r>
        <w:r>
          <w:t xml:space="preserve"> on Kadenze.com</w:t>
        </w:r>
      </w:ins>
      <w:ins w:id="6833" w:author="Arthur Parmentier" w:date="2020-05-22T20:35:00Z">
        <w:r>
          <w:t xml:space="preserve"> and visible on </w:t>
        </w:r>
        <w:r>
          <w:fldChar w:fldCharType="begin"/>
        </w:r>
        <w:r>
          <w:instrText xml:space="preserve"> HYPERLINK "</w:instrText>
        </w:r>
        <w:r w:rsidRPr="00977D66">
          <w:instrText>https://github.com/fiebrink1/wekinator</w:instrText>
        </w:r>
        <w:r>
          <w:instrText xml:space="preserve">" </w:instrText>
        </w:r>
        <w:r>
          <w:fldChar w:fldCharType="separate"/>
        </w:r>
        <w:r w:rsidRPr="004B4903">
          <w:rPr>
            <w:rStyle w:val="Lienhypertexte"/>
          </w:rPr>
          <w:t>https://github.com/fiebrink1/wekinator</w:t>
        </w:r>
        <w:r>
          <w:fldChar w:fldCharType="end"/>
        </w:r>
        <w:r>
          <w:t>.</w:t>
        </w:r>
      </w:ins>
    </w:p>
  </w:footnote>
  <w:footnote w:id="80">
    <w:p w:rsidR="00FA5F3C" w:rsidRPr="00CC0B22" w:rsidRDefault="00FA5F3C" w:rsidP="005522F0">
      <w:pPr>
        <w:pStyle w:val="Notedebasdepage"/>
        <w:rPr>
          <w:ins w:id="6836" w:author="Arthur Parmentier" w:date="2020-05-18T17:07:00Z"/>
        </w:rPr>
      </w:pPr>
      <w:ins w:id="6837" w:author="Arthur Parmentier" w:date="2020-05-18T17:07:00Z">
        <w:r>
          <w:rPr>
            <w:rStyle w:val="Appelnotedebasdep"/>
          </w:rPr>
          <w:footnoteRef/>
        </w:r>
        <w:r>
          <w:t xml:space="preserve"> </w:t>
        </w:r>
        <w:r w:rsidRPr="00CC0B22">
          <w:t>We indeed have FPS*sequence_</w:t>
        </w:r>
        <w:r>
          <w:t>length = sequence size.</w:t>
        </w:r>
      </w:ins>
    </w:p>
  </w:footnote>
  <w:footnote w:id="81">
    <w:p w:rsidR="00FA5F3C" w:rsidRPr="00BF1ECB" w:rsidRDefault="00FA5F3C" w:rsidP="00F7581A">
      <w:pPr>
        <w:pStyle w:val="Notedebasdepage"/>
        <w:rPr>
          <w:ins w:id="6903" w:author="Arthur Parmentier" w:date="2020-05-21T17:01:00Z"/>
          <w:rPrChange w:id="6904" w:author="Arthur Parmentier" w:date="2020-05-23T19:46:00Z">
            <w:rPr>
              <w:ins w:id="6905" w:author="Arthur Parmentier" w:date="2020-05-21T17:01:00Z"/>
              <w:lang w:val="fr-FR"/>
            </w:rPr>
          </w:rPrChange>
        </w:rPr>
      </w:pPr>
      <w:ins w:id="6906" w:author="Arthur Parmentier" w:date="2020-05-21T17:01:00Z">
        <w:r>
          <w:rPr>
            <w:rStyle w:val="Appelnotedebasdep"/>
          </w:rPr>
          <w:footnoteRef/>
        </w:r>
        <w:r>
          <w:t xml:space="preserve"> </w:t>
        </w:r>
        <w:r w:rsidRPr="00BF1ECB">
          <w:rPr>
            <w:rPrChange w:id="6907" w:author="Arthur Parmentier" w:date="2020-05-23T19:46:00Z">
              <w:rPr>
                <w:lang w:val="fr-FR"/>
              </w:rPr>
            </w:rPrChange>
          </w:rPr>
          <w:t xml:space="preserve">Modosc can be found at </w:t>
        </w:r>
        <w:r>
          <w:rPr>
            <w:lang w:val="fr-FR"/>
          </w:rPr>
          <w:fldChar w:fldCharType="begin"/>
        </w:r>
        <w:r w:rsidRPr="00BF1ECB">
          <w:rPr>
            <w:rPrChange w:id="6908" w:author="Arthur Parmentier" w:date="2020-05-23T19:46:00Z">
              <w:rPr>
                <w:lang w:val="fr-FR"/>
              </w:rPr>
            </w:rPrChange>
          </w:rPr>
          <w:instrText xml:space="preserve"> HYPERLINK "https://github.com/motiondescriptors/modosc" </w:instrText>
        </w:r>
        <w:r>
          <w:rPr>
            <w:lang w:val="fr-FR"/>
          </w:rPr>
          <w:fldChar w:fldCharType="separate"/>
        </w:r>
        <w:r w:rsidRPr="00BF1ECB">
          <w:rPr>
            <w:rStyle w:val="Lienhypertexte"/>
            <w:rPrChange w:id="6909" w:author="Arthur Parmentier" w:date="2020-05-23T19:46:00Z">
              <w:rPr>
                <w:rStyle w:val="Lienhypertexte"/>
                <w:lang w:val="fr-FR"/>
              </w:rPr>
            </w:rPrChange>
          </w:rPr>
          <w:t>https://github.com/motiondescriptors/modosc</w:t>
        </w:r>
        <w:r>
          <w:rPr>
            <w:lang w:val="fr-FR"/>
          </w:rPr>
          <w:fldChar w:fldCharType="end"/>
        </w:r>
        <w:r w:rsidRPr="00BF1ECB">
          <w:rPr>
            <w:rPrChange w:id="6910" w:author="Arthur Parmentier" w:date="2020-05-23T19:46:00Z">
              <w:rPr>
                <w:lang w:val="fr-FR"/>
              </w:rPr>
            </w:rPrChange>
          </w:rPr>
          <w:t>, which relevant papers.</w:t>
        </w:r>
      </w:ins>
    </w:p>
  </w:footnote>
  <w:footnote w:id="82">
    <w:p w:rsidR="00FA5F3C" w:rsidRPr="00BF1ECB" w:rsidRDefault="00FA5F3C" w:rsidP="00F7581A">
      <w:pPr>
        <w:pStyle w:val="Notedebasdepage"/>
        <w:rPr>
          <w:ins w:id="6915" w:author="Arthur Parmentier" w:date="2020-05-21T17:01:00Z"/>
          <w:rPrChange w:id="6916" w:author="Arthur Parmentier" w:date="2020-05-23T19:46:00Z">
            <w:rPr>
              <w:ins w:id="6917" w:author="Arthur Parmentier" w:date="2020-05-21T17:01:00Z"/>
              <w:lang w:val="fr-FR"/>
            </w:rPr>
          </w:rPrChange>
        </w:rPr>
      </w:pPr>
      <w:ins w:id="6918" w:author="Arthur Parmentier" w:date="2020-05-21T17:01:00Z">
        <w:r>
          <w:rPr>
            <w:rStyle w:val="Appelnotedebasdep"/>
          </w:rPr>
          <w:footnoteRef/>
        </w:r>
        <w:r>
          <w:t xml:space="preserve"> </w:t>
        </w:r>
        <w:r w:rsidRPr="00A17DFF">
          <w:t>http://www.infomus.org/eyesweb_eng.php</w:t>
        </w:r>
      </w:ins>
    </w:p>
  </w:footnote>
  <w:footnote w:id="83">
    <w:p w:rsidR="00FA5F3C" w:rsidRPr="00BF1ECB" w:rsidRDefault="00FA5F3C" w:rsidP="00F7581A">
      <w:pPr>
        <w:pStyle w:val="Notedebasdepage"/>
        <w:rPr>
          <w:ins w:id="6919" w:author="Arthur Parmentier" w:date="2020-05-21T17:01:00Z"/>
          <w:rPrChange w:id="6920" w:author="Arthur Parmentier" w:date="2020-05-23T19:46:00Z">
            <w:rPr>
              <w:ins w:id="6921" w:author="Arthur Parmentier" w:date="2020-05-21T17:01:00Z"/>
              <w:lang w:val="fr-FR"/>
            </w:rPr>
          </w:rPrChange>
        </w:rPr>
      </w:pPr>
      <w:ins w:id="6922" w:author="Arthur Parmentier" w:date="2020-05-21T17:01:00Z">
        <w:r>
          <w:rPr>
            <w:rStyle w:val="Appelnotedebasdep"/>
          </w:rPr>
          <w:footnoteRef/>
        </w:r>
        <w:r>
          <w:t xml:space="preserve"> </w:t>
        </w:r>
        <w:r w:rsidRPr="00BF1ECB">
          <w:rPr>
            <w:rPrChange w:id="6923" w:author="Arthur Parmentier" w:date="2020-05-23T19:46:00Z">
              <w:rPr>
                <w:lang w:val="fr-FR"/>
              </w:rPr>
            </w:rPrChange>
          </w:rPr>
          <w:t xml:space="preserve">See for instance </w:t>
        </w:r>
        <w:r>
          <w:t>https://arxiv.org/pdf/1402.5047v1.pdf</w:t>
        </w:r>
      </w:ins>
    </w:p>
  </w:footnote>
  <w:footnote w:id="84">
    <w:p w:rsidR="00FA5F3C" w:rsidRPr="00BF1ECB" w:rsidRDefault="00FA5F3C">
      <w:pPr>
        <w:pStyle w:val="Notedebasdepage"/>
      </w:pPr>
      <w:ins w:id="6938" w:author="Arthur Parmentier" w:date="2020-05-21T17:31:00Z">
        <w:r>
          <w:rPr>
            <w:rStyle w:val="Appelnotedebasdep"/>
          </w:rPr>
          <w:footnoteRef/>
        </w:r>
        <w:r>
          <w:t xml:space="preserve"> </w:t>
        </w:r>
        <w:r w:rsidRPr="005F3B6B">
          <w:t>https://blog.tensorflow.org/2020/03/face-and-hand-tracking-in-browser-with-mediapipe-and-tensorflowjs.html</w:t>
        </w:r>
      </w:ins>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DF1C4B"/>
    <w:multiLevelType w:val="hybridMultilevel"/>
    <w:tmpl w:val="F6B64ED4"/>
    <w:lvl w:ilvl="0" w:tplc="BD92408E">
      <w:numFmt w:val="bullet"/>
      <w:lvlText w:val=""/>
      <w:lvlJc w:val="left"/>
      <w:pPr>
        <w:ind w:left="720" w:hanging="360"/>
      </w:pPr>
      <w:rPr>
        <w:rFonts w:ascii="Symbol" w:eastAsia="Nunito ExtraLight" w:hAnsi="Symbol"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92A53AE"/>
    <w:multiLevelType w:val="multilevel"/>
    <w:tmpl w:val="48544234"/>
    <w:lvl w:ilvl="0">
      <w:start w:val="1"/>
      <w:numFmt w:val="upperRoman"/>
      <w:pStyle w:val="Titre1"/>
      <w:lvlText w:val="%1."/>
      <w:lvlJc w:val="left"/>
      <w:pPr>
        <w:ind w:left="0" w:firstLine="0"/>
      </w:pPr>
    </w:lvl>
    <w:lvl w:ilvl="1">
      <w:start w:val="1"/>
      <w:numFmt w:val="upperLetter"/>
      <w:pStyle w:val="Titre2"/>
      <w:lvlText w:val="%2."/>
      <w:lvlJc w:val="left"/>
      <w:pPr>
        <w:ind w:left="720" w:firstLine="0"/>
      </w:pPr>
    </w:lvl>
    <w:lvl w:ilvl="2">
      <w:start w:val="1"/>
      <w:numFmt w:val="decimal"/>
      <w:pStyle w:val="Titre3"/>
      <w:lvlText w:val="%3."/>
      <w:lvlJc w:val="left"/>
      <w:pPr>
        <w:ind w:left="1440" w:firstLine="0"/>
      </w:pPr>
    </w:lvl>
    <w:lvl w:ilvl="3">
      <w:start w:val="1"/>
      <w:numFmt w:val="lowerLetter"/>
      <w:pStyle w:val="Titre4"/>
      <w:lvlText w:val="%4)"/>
      <w:lvlJc w:val="left"/>
      <w:pPr>
        <w:ind w:left="2160" w:firstLine="0"/>
      </w:pPr>
    </w:lvl>
    <w:lvl w:ilvl="4">
      <w:start w:val="1"/>
      <w:numFmt w:val="decimal"/>
      <w:pStyle w:val="Titre5"/>
      <w:lvlText w:val="(%5)"/>
      <w:lvlJc w:val="left"/>
      <w:pPr>
        <w:ind w:left="2880" w:firstLine="0"/>
      </w:pPr>
    </w:lvl>
    <w:lvl w:ilvl="5">
      <w:start w:val="1"/>
      <w:numFmt w:val="lowerLetter"/>
      <w:pStyle w:val="Titre6"/>
      <w:lvlText w:val="(%6)"/>
      <w:lvlJc w:val="left"/>
      <w:pPr>
        <w:ind w:left="3600" w:firstLine="0"/>
      </w:pPr>
    </w:lvl>
    <w:lvl w:ilvl="6">
      <w:start w:val="1"/>
      <w:numFmt w:val="lowerRoman"/>
      <w:pStyle w:val="Titre7"/>
      <w:lvlText w:val="(%7)"/>
      <w:lvlJc w:val="left"/>
      <w:pPr>
        <w:ind w:left="4320" w:firstLine="0"/>
      </w:pPr>
    </w:lvl>
    <w:lvl w:ilvl="7">
      <w:start w:val="1"/>
      <w:numFmt w:val="lowerLetter"/>
      <w:pStyle w:val="Titre8"/>
      <w:lvlText w:val="(%8)"/>
      <w:lvlJc w:val="left"/>
      <w:pPr>
        <w:ind w:left="5040" w:firstLine="0"/>
      </w:pPr>
    </w:lvl>
    <w:lvl w:ilvl="8">
      <w:start w:val="1"/>
      <w:numFmt w:val="lowerRoman"/>
      <w:pStyle w:val="Titre9"/>
      <w:lvlText w:val="(%9)"/>
      <w:lvlJc w:val="left"/>
      <w:pPr>
        <w:ind w:left="5760" w:firstLine="0"/>
      </w:pPr>
    </w:lvl>
  </w:abstractNum>
  <w:abstractNum w:abstractNumId="2" w15:restartNumberingAfterBreak="0">
    <w:nsid w:val="093027C4"/>
    <w:multiLevelType w:val="hybridMultilevel"/>
    <w:tmpl w:val="9998C0E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C4856B9"/>
    <w:multiLevelType w:val="hybridMultilevel"/>
    <w:tmpl w:val="8F787538"/>
    <w:lvl w:ilvl="0" w:tplc="AE8CD262">
      <w:numFmt w:val="bullet"/>
      <w:lvlText w:val="-"/>
      <w:lvlJc w:val="left"/>
      <w:pPr>
        <w:ind w:left="720" w:hanging="360"/>
      </w:pPr>
      <w:rPr>
        <w:rFonts w:ascii="Nunito Sans ExtraLight" w:eastAsia="Nunito ExtraLight" w:hAnsi="Nunito Sans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03A33C1"/>
    <w:multiLevelType w:val="hybridMultilevel"/>
    <w:tmpl w:val="819EEB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5B56EFD"/>
    <w:multiLevelType w:val="hybridMultilevel"/>
    <w:tmpl w:val="8D081756"/>
    <w:lvl w:ilvl="0" w:tplc="AE8CD262">
      <w:numFmt w:val="bullet"/>
      <w:lvlText w:val="-"/>
      <w:lvlJc w:val="left"/>
      <w:pPr>
        <w:ind w:left="720" w:hanging="360"/>
      </w:pPr>
      <w:rPr>
        <w:rFonts w:ascii="Nunito Sans ExtraLight" w:eastAsia="Nunito ExtraLight" w:hAnsi="Nunito Sans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9C56191"/>
    <w:multiLevelType w:val="hybridMultilevel"/>
    <w:tmpl w:val="726E78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DA4454A"/>
    <w:multiLevelType w:val="hybridMultilevel"/>
    <w:tmpl w:val="B77231B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2CF0F4A"/>
    <w:multiLevelType w:val="hybridMultilevel"/>
    <w:tmpl w:val="8B82642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42C6517"/>
    <w:multiLevelType w:val="hybridMultilevel"/>
    <w:tmpl w:val="ED30FF42"/>
    <w:lvl w:ilvl="0" w:tplc="AE8CD262">
      <w:numFmt w:val="bullet"/>
      <w:lvlText w:val="-"/>
      <w:lvlJc w:val="left"/>
      <w:pPr>
        <w:ind w:left="720" w:hanging="360"/>
      </w:pPr>
      <w:rPr>
        <w:rFonts w:ascii="Nunito Sans ExtraLight" w:eastAsia="Nunito ExtraLight" w:hAnsi="Nunito Sans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45C18B7"/>
    <w:multiLevelType w:val="hybridMultilevel"/>
    <w:tmpl w:val="81E83F5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83B2BB4"/>
    <w:multiLevelType w:val="hybridMultilevel"/>
    <w:tmpl w:val="91DE56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CDA6F38"/>
    <w:multiLevelType w:val="hybridMultilevel"/>
    <w:tmpl w:val="0096D9E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FA510B5"/>
    <w:multiLevelType w:val="hybridMultilevel"/>
    <w:tmpl w:val="25909156"/>
    <w:lvl w:ilvl="0" w:tplc="CB1C69CC">
      <w:numFmt w:val="bullet"/>
      <w:lvlText w:val="-"/>
      <w:lvlJc w:val="left"/>
      <w:pPr>
        <w:ind w:left="720" w:hanging="360"/>
      </w:pPr>
      <w:rPr>
        <w:rFonts w:ascii="Nunito ExtraLight" w:eastAsia="Nunito ExtraLight" w:hAnsi="Nunito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51B1604"/>
    <w:multiLevelType w:val="hybridMultilevel"/>
    <w:tmpl w:val="FFE6AA10"/>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35442A18"/>
    <w:multiLevelType w:val="hybridMultilevel"/>
    <w:tmpl w:val="4B1E4B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82515CD"/>
    <w:multiLevelType w:val="multilevel"/>
    <w:tmpl w:val="27EE40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85E2C8F"/>
    <w:multiLevelType w:val="hybridMultilevel"/>
    <w:tmpl w:val="5062216C"/>
    <w:lvl w:ilvl="0" w:tplc="AE8CD262">
      <w:numFmt w:val="bullet"/>
      <w:lvlText w:val="-"/>
      <w:lvlJc w:val="left"/>
      <w:pPr>
        <w:ind w:left="720" w:hanging="360"/>
      </w:pPr>
      <w:rPr>
        <w:rFonts w:ascii="Nunito Sans ExtraLight" w:eastAsia="Nunito ExtraLight" w:hAnsi="Nunito Sans ExtraLight" w:cs="Nunito ExtraLight"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DA06B55"/>
    <w:multiLevelType w:val="hybridMultilevel"/>
    <w:tmpl w:val="C8F62FFA"/>
    <w:lvl w:ilvl="0" w:tplc="040C0001">
      <w:start w:val="1"/>
      <w:numFmt w:val="bullet"/>
      <w:lvlText w:val=""/>
      <w:lvlJc w:val="left"/>
      <w:pPr>
        <w:ind w:left="720" w:hanging="360"/>
      </w:pPr>
      <w:rPr>
        <w:rFonts w:ascii="Symbol" w:hAnsi="Symbol" w:hint="default"/>
      </w:rPr>
    </w:lvl>
    <w:lvl w:ilvl="1" w:tplc="040C000F">
      <w:start w:val="1"/>
      <w:numFmt w:val="decimal"/>
      <w:lvlText w:val="%2."/>
      <w:lvlJc w:val="left"/>
      <w:pPr>
        <w:ind w:left="1440" w:hanging="360"/>
      </w:pPr>
      <w:rPr>
        <w:rFonts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407F777F"/>
    <w:multiLevelType w:val="hybridMultilevel"/>
    <w:tmpl w:val="094CFA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41F75EEC"/>
    <w:multiLevelType w:val="hybridMultilevel"/>
    <w:tmpl w:val="9B9EA58A"/>
    <w:lvl w:ilvl="0" w:tplc="AE8CD262">
      <w:numFmt w:val="bullet"/>
      <w:lvlText w:val="-"/>
      <w:lvlJc w:val="left"/>
      <w:pPr>
        <w:ind w:left="720" w:hanging="360"/>
      </w:pPr>
      <w:rPr>
        <w:rFonts w:ascii="Nunito Sans ExtraLight" w:eastAsia="Nunito ExtraLight" w:hAnsi="Nunito Sans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42347CA9"/>
    <w:multiLevelType w:val="hybridMultilevel"/>
    <w:tmpl w:val="7CD0BD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48633A2E"/>
    <w:multiLevelType w:val="multilevel"/>
    <w:tmpl w:val="52FC047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498539AB"/>
    <w:multiLevelType w:val="multilevel"/>
    <w:tmpl w:val="121653FC"/>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24" w15:restartNumberingAfterBreak="0">
    <w:nsid w:val="4A6C4DBE"/>
    <w:multiLevelType w:val="hybridMultilevel"/>
    <w:tmpl w:val="7AFED48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4C0934EB"/>
    <w:multiLevelType w:val="hybridMultilevel"/>
    <w:tmpl w:val="C76858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4E11223A"/>
    <w:multiLevelType w:val="hybridMultilevel"/>
    <w:tmpl w:val="68A039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4F330BF8"/>
    <w:multiLevelType w:val="hybridMultilevel"/>
    <w:tmpl w:val="C15451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4FB22823"/>
    <w:multiLevelType w:val="hybridMultilevel"/>
    <w:tmpl w:val="FCDE9C4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56FD7F43"/>
    <w:multiLevelType w:val="multilevel"/>
    <w:tmpl w:val="1EAAB13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15:restartNumberingAfterBreak="0">
    <w:nsid w:val="5B97682C"/>
    <w:multiLevelType w:val="hybridMultilevel"/>
    <w:tmpl w:val="5AFCD6A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60957BBD"/>
    <w:multiLevelType w:val="multilevel"/>
    <w:tmpl w:val="A38E1F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61F41F45"/>
    <w:multiLevelType w:val="hybridMultilevel"/>
    <w:tmpl w:val="82CEBE70"/>
    <w:lvl w:ilvl="0" w:tplc="AE8CD262">
      <w:numFmt w:val="bullet"/>
      <w:lvlText w:val="-"/>
      <w:lvlJc w:val="left"/>
      <w:pPr>
        <w:ind w:left="720" w:hanging="360"/>
      </w:pPr>
      <w:rPr>
        <w:rFonts w:ascii="Nunito Sans ExtraLight" w:eastAsia="Nunito ExtraLight" w:hAnsi="Nunito Sans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63D64AF4"/>
    <w:multiLevelType w:val="hybridMultilevel"/>
    <w:tmpl w:val="8E6C720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6BF31C25"/>
    <w:multiLevelType w:val="hybridMultilevel"/>
    <w:tmpl w:val="ECEE22A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6F124269"/>
    <w:multiLevelType w:val="hybridMultilevel"/>
    <w:tmpl w:val="08F27F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767E229A"/>
    <w:multiLevelType w:val="hybridMultilevel"/>
    <w:tmpl w:val="691A8C76"/>
    <w:lvl w:ilvl="0" w:tplc="AE8CD262">
      <w:numFmt w:val="bullet"/>
      <w:lvlText w:val="-"/>
      <w:lvlJc w:val="left"/>
      <w:pPr>
        <w:ind w:left="720" w:hanging="360"/>
      </w:pPr>
      <w:rPr>
        <w:rFonts w:ascii="Nunito Sans ExtraLight" w:eastAsia="Nunito ExtraLight" w:hAnsi="Nunito Sans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78F100F2"/>
    <w:multiLevelType w:val="hybridMultilevel"/>
    <w:tmpl w:val="0B04F1E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7920081D"/>
    <w:multiLevelType w:val="hybridMultilevel"/>
    <w:tmpl w:val="E0AA79E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7BE0079C"/>
    <w:multiLevelType w:val="multilevel"/>
    <w:tmpl w:val="3878CFA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 w15:restartNumberingAfterBreak="0">
    <w:nsid w:val="7FE37A6D"/>
    <w:multiLevelType w:val="hybridMultilevel"/>
    <w:tmpl w:val="0A76A93A"/>
    <w:lvl w:ilvl="0" w:tplc="AE8CD262">
      <w:numFmt w:val="bullet"/>
      <w:lvlText w:val="-"/>
      <w:lvlJc w:val="left"/>
      <w:pPr>
        <w:ind w:left="720" w:hanging="360"/>
      </w:pPr>
      <w:rPr>
        <w:rFonts w:ascii="Nunito Sans ExtraLight" w:eastAsia="Nunito ExtraLight" w:hAnsi="Nunito Sans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9"/>
  </w:num>
  <w:num w:numId="2">
    <w:abstractNumId w:val="16"/>
  </w:num>
  <w:num w:numId="3">
    <w:abstractNumId w:val="22"/>
  </w:num>
  <w:num w:numId="4">
    <w:abstractNumId w:val="31"/>
  </w:num>
  <w:num w:numId="5">
    <w:abstractNumId w:val="39"/>
  </w:num>
  <w:num w:numId="6">
    <w:abstractNumId w:val="23"/>
  </w:num>
  <w:num w:numId="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0"/>
  </w:num>
  <w:num w:numId="9">
    <w:abstractNumId w:val="13"/>
  </w:num>
  <w:num w:numId="10">
    <w:abstractNumId w:val="4"/>
  </w:num>
  <w:num w:numId="11">
    <w:abstractNumId w:val="18"/>
  </w:num>
  <w:num w:numId="12">
    <w:abstractNumId w:val="33"/>
  </w:num>
  <w:num w:numId="1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0"/>
  </w:num>
  <w:num w:numId="15">
    <w:abstractNumId w:val="3"/>
  </w:num>
  <w:num w:numId="16">
    <w:abstractNumId w:val="1"/>
  </w:num>
  <w:num w:numId="17">
    <w:abstractNumId w:val="9"/>
  </w:num>
  <w:num w:numId="18">
    <w:abstractNumId w:val="40"/>
  </w:num>
  <w:num w:numId="19">
    <w:abstractNumId w:val="21"/>
  </w:num>
  <w:num w:numId="20">
    <w:abstractNumId w:val="34"/>
  </w:num>
  <w:num w:numId="21">
    <w:abstractNumId w:val="8"/>
  </w:num>
  <w:num w:numId="2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5"/>
  </w:num>
  <w:num w:numId="24">
    <w:abstractNumId w:val="11"/>
  </w:num>
  <w:num w:numId="25">
    <w:abstractNumId w:val="38"/>
  </w:num>
  <w:num w:numId="26">
    <w:abstractNumId w:val="26"/>
  </w:num>
  <w:num w:numId="27">
    <w:abstractNumId w:val="25"/>
  </w:num>
  <w:num w:numId="28">
    <w:abstractNumId w:val="30"/>
  </w:num>
  <w:num w:numId="29">
    <w:abstractNumId w:val="35"/>
  </w:num>
  <w:num w:numId="30">
    <w:abstractNumId w:val="7"/>
  </w:num>
  <w:num w:numId="31">
    <w:abstractNumId w:val="24"/>
  </w:num>
  <w:num w:numId="32">
    <w:abstractNumId w:val="19"/>
  </w:num>
  <w:num w:numId="33">
    <w:abstractNumId w:val="6"/>
  </w:num>
  <w:num w:numId="34">
    <w:abstractNumId w:val="28"/>
  </w:num>
  <w:num w:numId="35">
    <w:abstractNumId w:val="37"/>
  </w:num>
  <w:num w:numId="36">
    <w:abstractNumId w:val="2"/>
  </w:num>
  <w:num w:numId="37">
    <w:abstractNumId w:val="36"/>
  </w:num>
  <w:num w:numId="38">
    <w:abstractNumId w:val="27"/>
  </w:num>
  <w:num w:numId="39">
    <w:abstractNumId w:val="5"/>
  </w:num>
  <w:num w:numId="40">
    <w:abstractNumId w:val="32"/>
  </w:num>
  <w:num w:numId="41">
    <w:abstractNumId w:val="17"/>
  </w:num>
  <w:num w:numId="4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0"/>
  </w:num>
  <w:num w:numId="44">
    <w:abstractNumId w:val="12"/>
  </w:num>
  <w:num w:numId="45">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rthur Parmentier">
    <w15:presenceInfo w15:providerId="AD" w15:userId="S::arthur.parmentier@epfl.ch::6480dcc6-3a04-4413-8430-3796e3ea436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trackRevision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68EF"/>
    <w:rsid w:val="00001C42"/>
    <w:rsid w:val="000027F3"/>
    <w:rsid w:val="000028D4"/>
    <w:rsid w:val="000039FD"/>
    <w:rsid w:val="000046FB"/>
    <w:rsid w:val="000050C6"/>
    <w:rsid w:val="00010943"/>
    <w:rsid w:val="00010FF3"/>
    <w:rsid w:val="0001470B"/>
    <w:rsid w:val="000207E6"/>
    <w:rsid w:val="00020B23"/>
    <w:rsid w:val="00020E94"/>
    <w:rsid w:val="00021EF8"/>
    <w:rsid w:val="000223A2"/>
    <w:rsid w:val="000224C7"/>
    <w:rsid w:val="00023308"/>
    <w:rsid w:val="00027915"/>
    <w:rsid w:val="00030A90"/>
    <w:rsid w:val="000340B7"/>
    <w:rsid w:val="00036092"/>
    <w:rsid w:val="0004080C"/>
    <w:rsid w:val="00040E14"/>
    <w:rsid w:val="0004284D"/>
    <w:rsid w:val="00042A1D"/>
    <w:rsid w:val="000430B4"/>
    <w:rsid w:val="000431DD"/>
    <w:rsid w:val="00043B6E"/>
    <w:rsid w:val="000459FB"/>
    <w:rsid w:val="00046393"/>
    <w:rsid w:val="00046C87"/>
    <w:rsid w:val="00047990"/>
    <w:rsid w:val="000506E4"/>
    <w:rsid w:val="00053756"/>
    <w:rsid w:val="00054963"/>
    <w:rsid w:val="0005532E"/>
    <w:rsid w:val="0005718B"/>
    <w:rsid w:val="00057697"/>
    <w:rsid w:val="00060940"/>
    <w:rsid w:val="000618F2"/>
    <w:rsid w:val="00061E60"/>
    <w:rsid w:val="00067022"/>
    <w:rsid w:val="00070661"/>
    <w:rsid w:val="000717DB"/>
    <w:rsid w:val="00071EE1"/>
    <w:rsid w:val="00073176"/>
    <w:rsid w:val="00074FB8"/>
    <w:rsid w:val="00076BC8"/>
    <w:rsid w:val="00080779"/>
    <w:rsid w:val="0008325B"/>
    <w:rsid w:val="00084009"/>
    <w:rsid w:val="00084B44"/>
    <w:rsid w:val="0008549C"/>
    <w:rsid w:val="000854CE"/>
    <w:rsid w:val="00086E5D"/>
    <w:rsid w:val="00091253"/>
    <w:rsid w:val="00091E3C"/>
    <w:rsid w:val="000953B3"/>
    <w:rsid w:val="000A18E8"/>
    <w:rsid w:val="000A26DB"/>
    <w:rsid w:val="000A6775"/>
    <w:rsid w:val="000B1D7E"/>
    <w:rsid w:val="000B2701"/>
    <w:rsid w:val="000B345C"/>
    <w:rsid w:val="000B405B"/>
    <w:rsid w:val="000B4E52"/>
    <w:rsid w:val="000C2232"/>
    <w:rsid w:val="000C29FF"/>
    <w:rsid w:val="000C3214"/>
    <w:rsid w:val="000C5075"/>
    <w:rsid w:val="000C66DC"/>
    <w:rsid w:val="000C6A61"/>
    <w:rsid w:val="000C7823"/>
    <w:rsid w:val="000D082F"/>
    <w:rsid w:val="000D14BB"/>
    <w:rsid w:val="000D15D8"/>
    <w:rsid w:val="000D2632"/>
    <w:rsid w:val="000D29DB"/>
    <w:rsid w:val="000D336C"/>
    <w:rsid w:val="000D48F1"/>
    <w:rsid w:val="000E299B"/>
    <w:rsid w:val="000E327A"/>
    <w:rsid w:val="000E48D1"/>
    <w:rsid w:val="000E4DCD"/>
    <w:rsid w:val="000F0A8E"/>
    <w:rsid w:val="000F1082"/>
    <w:rsid w:val="000F1531"/>
    <w:rsid w:val="000F1B56"/>
    <w:rsid w:val="000F22A7"/>
    <w:rsid w:val="000F755D"/>
    <w:rsid w:val="000F7B62"/>
    <w:rsid w:val="0010023A"/>
    <w:rsid w:val="001014E8"/>
    <w:rsid w:val="00101C2C"/>
    <w:rsid w:val="00102CE8"/>
    <w:rsid w:val="00102D2B"/>
    <w:rsid w:val="001031CA"/>
    <w:rsid w:val="00103255"/>
    <w:rsid w:val="00103759"/>
    <w:rsid w:val="00106056"/>
    <w:rsid w:val="00106062"/>
    <w:rsid w:val="0011019E"/>
    <w:rsid w:val="00111E92"/>
    <w:rsid w:val="00112903"/>
    <w:rsid w:val="00112C15"/>
    <w:rsid w:val="001137E1"/>
    <w:rsid w:val="00116057"/>
    <w:rsid w:val="00116732"/>
    <w:rsid w:val="0011688F"/>
    <w:rsid w:val="00117172"/>
    <w:rsid w:val="0012023C"/>
    <w:rsid w:val="001222FB"/>
    <w:rsid w:val="00122D9C"/>
    <w:rsid w:val="00124705"/>
    <w:rsid w:val="0012564C"/>
    <w:rsid w:val="00126023"/>
    <w:rsid w:val="001261FF"/>
    <w:rsid w:val="00126451"/>
    <w:rsid w:val="00126A02"/>
    <w:rsid w:val="00127EE4"/>
    <w:rsid w:val="001303A0"/>
    <w:rsid w:val="00134758"/>
    <w:rsid w:val="00137F09"/>
    <w:rsid w:val="001450A0"/>
    <w:rsid w:val="001450CB"/>
    <w:rsid w:val="00145F52"/>
    <w:rsid w:val="00146277"/>
    <w:rsid w:val="001475FB"/>
    <w:rsid w:val="0015034E"/>
    <w:rsid w:val="00150C0E"/>
    <w:rsid w:val="00152654"/>
    <w:rsid w:val="001536DF"/>
    <w:rsid w:val="0015509F"/>
    <w:rsid w:val="0015677B"/>
    <w:rsid w:val="00156FC6"/>
    <w:rsid w:val="00157F8B"/>
    <w:rsid w:val="0016056E"/>
    <w:rsid w:val="00161FBC"/>
    <w:rsid w:val="001620C8"/>
    <w:rsid w:val="001626E2"/>
    <w:rsid w:val="00163523"/>
    <w:rsid w:val="00163AE1"/>
    <w:rsid w:val="00163AE7"/>
    <w:rsid w:val="00164176"/>
    <w:rsid w:val="001642FC"/>
    <w:rsid w:val="001653F3"/>
    <w:rsid w:val="00165777"/>
    <w:rsid w:val="00167374"/>
    <w:rsid w:val="00167DAB"/>
    <w:rsid w:val="00171B6C"/>
    <w:rsid w:val="001721C0"/>
    <w:rsid w:val="001723D6"/>
    <w:rsid w:val="00172A35"/>
    <w:rsid w:val="0017374C"/>
    <w:rsid w:val="00175441"/>
    <w:rsid w:val="0017617D"/>
    <w:rsid w:val="00177D40"/>
    <w:rsid w:val="0018560A"/>
    <w:rsid w:val="00185944"/>
    <w:rsid w:val="00186BEF"/>
    <w:rsid w:val="001875CF"/>
    <w:rsid w:val="0019026D"/>
    <w:rsid w:val="001958BE"/>
    <w:rsid w:val="00195BC6"/>
    <w:rsid w:val="00195C6D"/>
    <w:rsid w:val="0019691B"/>
    <w:rsid w:val="001A0623"/>
    <w:rsid w:val="001A2544"/>
    <w:rsid w:val="001A3480"/>
    <w:rsid w:val="001A4444"/>
    <w:rsid w:val="001A4879"/>
    <w:rsid w:val="001A4E7E"/>
    <w:rsid w:val="001A5CF4"/>
    <w:rsid w:val="001A6485"/>
    <w:rsid w:val="001B082B"/>
    <w:rsid w:val="001B372B"/>
    <w:rsid w:val="001B3C86"/>
    <w:rsid w:val="001B4864"/>
    <w:rsid w:val="001B667A"/>
    <w:rsid w:val="001C0B0E"/>
    <w:rsid w:val="001C10F6"/>
    <w:rsid w:val="001C1266"/>
    <w:rsid w:val="001C1ACF"/>
    <w:rsid w:val="001C2AA6"/>
    <w:rsid w:val="001C55EF"/>
    <w:rsid w:val="001C65CC"/>
    <w:rsid w:val="001C7282"/>
    <w:rsid w:val="001C7560"/>
    <w:rsid w:val="001D1810"/>
    <w:rsid w:val="001D3228"/>
    <w:rsid w:val="001D3544"/>
    <w:rsid w:val="001D3835"/>
    <w:rsid w:val="001D47F1"/>
    <w:rsid w:val="001D5E7F"/>
    <w:rsid w:val="001D6D56"/>
    <w:rsid w:val="001D7151"/>
    <w:rsid w:val="001D7225"/>
    <w:rsid w:val="001D75D5"/>
    <w:rsid w:val="001D766B"/>
    <w:rsid w:val="001E01C8"/>
    <w:rsid w:val="001E09DA"/>
    <w:rsid w:val="001E0BB1"/>
    <w:rsid w:val="001E0E98"/>
    <w:rsid w:val="001E11AE"/>
    <w:rsid w:val="001E1856"/>
    <w:rsid w:val="001E578F"/>
    <w:rsid w:val="001F0E95"/>
    <w:rsid w:val="001F182F"/>
    <w:rsid w:val="001F466C"/>
    <w:rsid w:val="001F5AEC"/>
    <w:rsid w:val="001F6197"/>
    <w:rsid w:val="00201997"/>
    <w:rsid w:val="00206549"/>
    <w:rsid w:val="002067E2"/>
    <w:rsid w:val="002109BC"/>
    <w:rsid w:val="00214331"/>
    <w:rsid w:val="00216F41"/>
    <w:rsid w:val="00217BEE"/>
    <w:rsid w:val="00220B16"/>
    <w:rsid w:val="00221FBD"/>
    <w:rsid w:val="00224457"/>
    <w:rsid w:val="00224842"/>
    <w:rsid w:val="0022488D"/>
    <w:rsid w:val="00224A9B"/>
    <w:rsid w:val="00227BF5"/>
    <w:rsid w:val="0023341B"/>
    <w:rsid w:val="00233897"/>
    <w:rsid w:val="0023489C"/>
    <w:rsid w:val="002376CA"/>
    <w:rsid w:val="00237B5C"/>
    <w:rsid w:val="00237DE8"/>
    <w:rsid w:val="00240203"/>
    <w:rsid w:val="002408AA"/>
    <w:rsid w:val="002410DE"/>
    <w:rsid w:val="002453FD"/>
    <w:rsid w:val="00245836"/>
    <w:rsid w:val="002459E7"/>
    <w:rsid w:val="002463AB"/>
    <w:rsid w:val="002523A7"/>
    <w:rsid w:val="00252940"/>
    <w:rsid w:val="00252D92"/>
    <w:rsid w:val="00254700"/>
    <w:rsid w:val="00256775"/>
    <w:rsid w:val="002574B4"/>
    <w:rsid w:val="00257B38"/>
    <w:rsid w:val="00262EE8"/>
    <w:rsid w:val="002649BB"/>
    <w:rsid w:val="00264F0D"/>
    <w:rsid w:val="00266B08"/>
    <w:rsid w:val="002676CA"/>
    <w:rsid w:val="00267F35"/>
    <w:rsid w:val="00273CAA"/>
    <w:rsid w:val="00273CB4"/>
    <w:rsid w:val="00274337"/>
    <w:rsid w:val="00276936"/>
    <w:rsid w:val="00276A39"/>
    <w:rsid w:val="00276CA1"/>
    <w:rsid w:val="00277174"/>
    <w:rsid w:val="002778E1"/>
    <w:rsid w:val="00277A13"/>
    <w:rsid w:val="002827FA"/>
    <w:rsid w:val="00282DEE"/>
    <w:rsid w:val="00284E1B"/>
    <w:rsid w:val="002869D0"/>
    <w:rsid w:val="00292AD2"/>
    <w:rsid w:val="00297038"/>
    <w:rsid w:val="00297C3F"/>
    <w:rsid w:val="002A0CF5"/>
    <w:rsid w:val="002A0E41"/>
    <w:rsid w:val="002A0F01"/>
    <w:rsid w:val="002A16C2"/>
    <w:rsid w:val="002A1FE9"/>
    <w:rsid w:val="002A31F6"/>
    <w:rsid w:val="002A3C42"/>
    <w:rsid w:val="002A46D5"/>
    <w:rsid w:val="002B27F4"/>
    <w:rsid w:val="002B4F17"/>
    <w:rsid w:val="002C0BFC"/>
    <w:rsid w:val="002C1E78"/>
    <w:rsid w:val="002C276B"/>
    <w:rsid w:val="002C7ED6"/>
    <w:rsid w:val="002D025D"/>
    <w:rsid w:val="002D269B"/>
    <w:rsid w:val="002D466E"/>
    <w:rsid w:val="002D6E20"/>
    <w:rsid w:val="002E10B4"/>
    <w:rsid w:val="002E22F0"/>
    <w:rsid w:val="002E242D"/>
    <w:rsid w:val="002E315F"/>
    <w:rsid w:val="002E54F7"/>
    <w:rsid w:val="002E7599"/>
    <w:rsid w:val="002E75B2"/>
    <w:rsid w:val="002F0D6B"/>
    <w:rsid w:val="002F2CA9"/>
    <w:rsid w:val="002F3631"/>
    <w:rsid w:val="002F36CC"/>
    <w:rsid w:val="002F3824"/>
    <w:rsid w:val="002F5B0B"/>
    <w:rsid w:val="00300A77"/>
    <w:rsid w:val="0030454A"/>
    <w:rsid w:val="003100D6"/>
    <w:rsid w:val="0031070A"/>
    <w:rsid w:val="00310DF8"/>
    <w:rsid w:val="003126BD"/>
    <w:rsid w:val="00314848"/>
    <w:rsid w:val="003150F0"/>
    <w:rsid w:val="00321AA7"/>
    <w:rsid w:val="00324E8C"/>
    <w:rsid w:val="00325849"/>
    <w:rsid w:val="00326669"/>
    <w:rsid w:val="00326B6E"/>
    <w:rsid w:val="00327836"/>
    <w:rsid w:val="003336AC"/>
    <w:rsid w:val="003341C4"/>
    <w:rsid w:val="003343C8"/>
    <w:rsid w:val="0033640F"/>
    <w:rsid w:val="00337510"/>
    <w:rsid w:val="0034163D"/>
    <w:rsid w:val="00341F58"/>
    <w:rsid w:val="0034219C"/>
    <w:rsid w:val="00342F3F"/>
    <w:rsid w:val="00343FE0"/>
    <w:rsid w:val="003450CE"/>
    <w:rsid w:val="00345FC6"/>
    <w:rsid w:val="00347D33"/>
    <w:rsid w:val="00351FEC"/>
    <w:rsid w:val="00352C06"/>
    <w:rsid w:val="00352D4C"/>
    <w:rsid w:val="00352DF5"/>
    <w:rsid w:val="003579B0"/>
    <w:rsid w:val="00357E87"/>
    <w:rsid w:val="0036091B"/>
    <w:rsid w:val="00360E78"/>
    <w:rsid w:val="003612B5"/>
    <w:rsid w:val="0036185A"/>
    <w:rsid w:val="00362366"/>
    <w:rsid w:val="00362B2A"/>
    <w:rsid w:val="00363126"/>
    <w:rsid w:val="00363997"/>
    <w:rsid w:val="00365C58"/>
    <w:rsid w:val="00370364"/>
    <w:rsid w:val="003706BA"/>
    <w:rsid w:val="003724FD"/>
    <w:rsid w:val="003735D4"/>
    <w:rsid w:val="003739E8"/>
    <w:rsid w:val="00373A1E"/>
    <w:rsid w:val="00373B55"/>
    <w:rsid w:val="00375332"/>
    <w:rsid w:val="00376090"/>
    <w:rsid w:val="0037763E"/>
    <w:rsid w:val="003807C2"/>
    <w:rsid w:val="00381F4D"/>
    <w:rsid w:val="0038284C"/>
    <w:rsid w:val="00384716"/>
    <w:rsid w:val="00385E2E"/>
    <w:rsid w:val="003873DC"/>
    <w:rsid w:val="003906EB"/>
    <w:rsid w:val="003911EB"/>
    <w:rsid w:val="00391624"/>
    <w:rsid w:val="003922DA"/>
    <w:rsid w:val="00393470"/>
    <w:rsid w:val="00393C40"/>
    <w:rsid w:val="00394059"/>
    <w:rsid w:val="003943E3"/>
    <w:rsid w:val="00395172"/>
    <w:rsid w:val="00397262"/>
    <w:rsid w:val="00397A02"/>
    <w:rsid w:val="003A0F7B"/>
    <w:rsid w:val="003A23BB"/>
    <w:rsid w:val="003A5421"/>
    <w:rsid w:val="003A546E"/>
    <w:rsid w:val="003A6B59"/>
    <w:rsid w:val="003B0646"/>
    <w:rsid w:val="003B4A46"/>
    <w:rsid w:val="003C19D8"/>
    <w:rsid w:val="003C31A7"/>
    <w:rsid w:val="003C3E32"/>
    <w:rsid w:val="003C4D17"/>
    <w:rsid w:val="003C785D"/>
    <w:rsid w:val="003C7CC5"/>
    <w:rsid w:val="003D04EE"/>
    <w:rsid w:val="003D29B8"/>
    <w:rsid w:val="003D367C"/>
    <w:rsid w:val="003D3E7E"/>
    <w:rsid w:val="003D5749"/>
    <w:rsid w:val="003D5D5B"/>
    <w:rsid w:val="003D69EC"/>
    <w:rsid w:val="003D6C76"/>
    <w:rsid w:val="003E0426"/>
    <w:rsid w:val="003E12E8"/>
    <w:rsid w:val="003E1EE3"/>
    <w:rsid w:val="003E3907"/>
    <w:rsid w:val="003E3973"/>
    <w:rsid w:val="003E3DE4"/>
    <w:rsid w:val="003E3E64"/>
    <w:rsid w:val="003E6512"/>
    <w:rsid w:val="003F2132"/>
    <w:rsid w:val="003F27F2"/>
    <w:rsid w:val="003F4ACB"/>
    <w:rsid w:val="003F4DEE"/>
    <w:rsid w:val="003F5BCC"/>
    <w:rsid w:val="003F5D0A"/>
    <w:rsid w:val="003F7478"/>
    <w:rsid w:val="004004DC"/>
    <w:rsid w:val="00400535"/>
    <w:rsid w:val="00400DAB"/>
    <w:rsid w:val="004020A1"/>
    <w:rsid w:val="004116C1"/>
    <w:rsid w:val="00412135"/>
    <w:rsid w:val="00413D55"/>
    <w:rsid w:val="00414962"/>
    <w:rsid w:val="00415B00"/>
    <w:rsid w:val="00417C87"/>
    <w:rsid w:val="00417CFA"/>
    <w:rsid w:val="00420D72"/>
    <w:rsid w:val="00421D32"/>
    <w:rsid w:val="00421F7B"/>
    <w:rsid w:val="00423312"/>
    <w:rsid w:val="00423B74"/>
    <w:rsid w:val="00424342"/>
    <w:rsid w:val="004256FE"/>
    <w:rsid w:val="0042671B"/>
    <w:rsid w:val="00434325"/>
    <w:rsid w:val="00434373"/>
    <w:rsid w:val="00436197"/>
    <w:rsid w:val="00443149"/>
    <w:rsid w:val="00443A41"/>
    <w:rsid w:val="004456BA"/>
    <w:rsid w:val="00446AB2"/>
    <w:rsid w:val="0044724C"/>
    <w:rsid w:val="0045073A"/>
    <w:rsid w:val="00454612"/>
    <w:rsid w:val="004577DA"/>
    <w:rsid w:val="0046150A"/>
    <w:rsid w:val="00461E5F"/>
    <w:rsid w:val="00462E61"/>
    <w:rsid w:val="00464FE8"/>
    <w:rsid w:val="004659F5"/>
    <w:rsid w:val="004662C5"/>
    <w:rsid w:val="004714EE"/>
    <w:rsid w:val="00472EE2"/>
    <w:rsid w:val="004732DA"/>
    <w:rsid w:val="00473DCD"/>
    <w:rsid w:val="0047451C"/>
    <w:rsid w:val="00474CFF"/>
    <w:rsid w:val="00475458"/>
    <w:rsid w:val="00475506"/>
    <w:rsid w:val="00476F68"/>
    <w:rsid w:val="00480CA1"/>
    <w:rsid w:val="004810C9"/>
    <w:rsid w:val="00481EE1"/>
    <w:rsid w:val="004844B0"/>
    <w:rsid w:val="00486495"/>
    <w:rsid w:val="00486DE0"/>
    <w:rsid w:val="00486FDC"/>
    <w:rsid w:val="00487362"/>
    <w:rsid w:val="00492FB8"/>
    <w:rsid w:val="004930FA"/>
    <w:rsid w:val="004934C1"/>
    <w:rsid w:val="0049358D"/>
    <w:rsid w:val="0049456C"/>
    <w:rsid w:val="004A28AB"/>
    <w:rsid w:val="004A5894"/>
    <w:rsid w:val="004B04FD"/>
    <w:rsid w:val="004B1016"/>
    <w:rsid w:val="004B18F3"/>
    <w:rsid w:val="004B43DE"/>
    <w:rsid w:val="004B4449"/>
    <w:rsid w:val="004B4499"/>
    <w:rsid w:val="004B4D10"/>
    <w:rsid w:val="004B5F28"/>
    <w:rsid w:val="004C1058"/>
    <w:rsid w:val="004C1FCB"/>
    <w:rsid w:val="004C2F74"/>
    <w:rsid w:val="004C31BC"/>
    <w:rsid w:val="004C3DC9"/>
    <w:rsid w:val="004C52F4"/>
    <w:rsid w:val="004C63B5"/>
    <w:rsid w:val="004C7B1A"/>
    <w:rsid w:val="004D3630"/>
    <w:rsid w:val="004D3B98"/>
    <w:rsid w:val="004D468F"/>
    <w:rsid w:val="004D5133"/>
    <w:rsid w:val="004D5BD4"/>
    <w:rsid w:val="004D677D"/>
    <w:rsid w:val="004D7731"/>
    <w:rsid w:val="004D7C82"/>
    <w:rsid w:val="004E0B5A"/>
    <w:rsid w:val="004E36CD"/>
    <w:rsid w:val="004E4397"/>
    <w:rsid w:val="004E5194"/>
    <w:rsid w:val="004F0B33"/>
    <w:rsid w:val="004F1D82"/>
    <w:rsid w:val="004F69F6"/>
    <w:rsid w:val="004F6E10"/>
    <w:rsid w:val="004F7994"/>
    <w:rsid w:val="00500F7F"/>
    <w:rsid w:val="00501832"/>
    <w:rsid w:val="005029C5"/>
    <w:rsid w:val="0050707D"/>
    <w:rsid w:val="0051191F"/>
    <w:rsid w:val="0051238B"/>
    <w:rsid w:val="0051412E"/>
    <w:rsid w:val="00514370"/>
    <w:rsid w:val="00515E70"/>
    <w:rsid w:val="005169EE"/>
    <w:rsid w:val="00517834"/>
    <w:rsid w:val="005204B9"/>
    <w:rsid w:val="00520B77"/>
    <w:rsid w:val="00521206"/>
    <w:rsid w:val="0052121B"/>
    <w:rsid w:val="005213A6"/>
    <w:rsid w:val="00523640"/>
    <w:rsid w:val="00523A85"/>
    <w:rsid w:val="00530085"/>
    <w:rsid w:val="00531407"/>
    <w:rsid w:val="0053230A"/>
    <w:rsid w:val="005325E0"/>
    <w:rsid w:val="00532F4A"/>
    <w:rsid w:val="005355C7"/>
    <w:rsid w:val="0053613D"/>
    <w:rsid w:val="00540F15"/>
    <w:rsid w:val="0054171C"/>
    <w:rsid w:val="00541D7C"/>
    <w:rsid w:val="00543457"/>
    <w:rsid w:val="00543CA7"/>
    <w:rsid w:val="005441BE"/>
    <w:rsid w:val="0054442D"/>
    <w:rsid w:val="00545764"/>
    <w:rsid w:val="00551BBF"/>
    <w:rsid w:val="00551D57"/>
    <w:rsid w:val="005522F0"/>
    <w:rsid w:val="00552C44"/>
    <w:rsid w:val="005539BB"/>
    <w:rsid w:val="00554B3D"/>
    <w:rsid w:val="00554E5F"/>
    <w:rsid w:val="005550CB"/>
    <w:rsid w:val="00555240"/>
    <w:rsid w:val="005557DC"/>
    <w:rsid w:val="0056155E"/>
    <w:rsid w:val="005634B9"/>
    <w:rsid w:val="005639BB"/>
    <w:rsid w:val="00567730"/>
    <w:rsid w:val="00567C86"/>
    <w:rsid w:val="005711C9"/>
    <w:rsid w:val="0057131A"/>
    <w:rsid w:val="00572902"/>
    <w:rsid w:val="00573005"/>
    <w:rsid w:val="00573697"/>
    <w:rsid w:val="00573D3D"/>
    <w:rsid w:val="00575AED"/>
    <w:rsid w:val="00576B55"/>
    <w:rsid w:val="00576BEC"/>
    <w:rsid w:val="00576E0F"/>
    <w:rsid w:val="00577853"/>
    <w:rsid w:val="00581F4F"/>
    <w:rsid w:val="00582372"/>
    <w:rsid w:val="00583F53"/>
    <w:rsid w:val="0058409F"/>
    <w:rsid w:val="00585D0B"/>
    <w:rsid w:val="005868B3"/>
    <w:rsid w:val="0058758C"/>
    <w:rsid w:val="00587BD5"/>
    <w:rsid w:val="0059081B"/>
    <w:rsid w:val="00590C07"/>
    <w:rsid w:val="00592C13"/>
    <w:rsid w:val="00593AA1"/>
    <w:rsid w:val="00593BAE"/>
    <w:rsid w:val="00595AA3"/>
    <w:rsid w:val="00596602"/>
    <w:rsid w:val="005A0160"/>
    <w:rsid w:val="005A1998"/>
    <w:rsid w:val="005A1A3E"/>
    <w:rsid w:val="005A331F"/>
    <w:rsid w:val="005A3CBF"/>
    <w:rsid w:val="005A4010"/>
    <w:rsid w:val="005A4AA8"/>
    <w:rsid w:val="005A6D19"/>
    <w:rsid w:val="005A6DBA"/>
    <w:rsid w:val="005A759E"/>
    <w:rsid w:val="005A7B09"/>
    <w:rsid w:val="005B0B86"/>
    <w:rsid w:val="005B365D"/>
    <w:rsid w:val="005B3BD4"/>
    <w:rsid w:val="005B413B"/>
    <w:rsid w:val="005B458C"/>
    <w:rsid w:val="005B66F7"/>
    <w:rsid w:val="005B6936"/>
    <w:rsid w:val="005B7F91"/>
    <w:rsid w:val="005C09F0"/>
    <w:rsid w:val="005C1523"/>
    <w:rsid w:val="005C1896"/>
    <w:rsid w:val="005C26EA"/>
    <w:rsid w:val="005C333E"/>
    <w:rsid w:val="005C38AA"/>
    <w:rsid w:val="005C65F5"/>
    <w:rsid w:val="005C67EA"/>
    <w:rsid w:val="005C78CB"/>
    <w:rsid w:val="005C7C74"/>
    <w:rsid w:val="005D0DE2"/>
    <w:rsid w:val="005D1170"/>
    <w:rsid w:val="005D20E2"/>
    <w:rsid w:val="005D2A9B"/>
    <w:rsid w:val="005D3530"/>
    <w:rsid w:val="005D3FB0"/>
    <w:rsid w:val="005D4B83"/>
    <w:rsid w:val="005D4C66"/>
    <w:rsid w:val="005D5A11"/>
    <w:rsid w:val="005E0152"/>
    <w:rsid w:val="005E047A"/>
    <w:rsid w:val="005E047F"/>
    <w:rsid w:val="005E0A3C"/>
    <w:rsid w:val="005E0D6C"/>
    <w:rsid w:val="005E2970"/>
    <w:rsid w:val="005E4B9F"/>
    <w:rsid w:val="005E56A8"/>
    <w:rsid w:val="005E5A03"/>
    <w:rsid w:val="005E605C"/>
    <w:rsid w:val="005E6896"/>
    <w:rsid w:val="005E7680"/>
    <w:rsid w:val="005F23EA"/>
    <w:rsid w:val="005F301D"/>
    <w:rsid w:val="005F3B4F"/>
    <w:rsid w:val="005F3B6B"/>
    <w:rsid w:val="005F3CFB"/>
    <w:rsid w:val="005F4770"/>
    <w:rsid w:val="005F48A0"/>
    <w:rsid w:val="005F6605"/>
    <w:rsid w:val="00601FB4"/>
    <w:rsid w:val="00602378"/>
    <w:rsid w:val="00603BF3"/>
    <w:rsid w:val="00603CFA"/>
    <w:rsid w:val="00604767"/>
    <w:rsid w:val="0060525E"/>
    <w:rsid w:val="006054A3"/>
    <w:rsid w:val="006056F0"/>
    <w:rsid w:val="006127A3"/>
    <w:rsid w:val="00612F18"/>
    <w:rsid w:val="00613706"/>
    <w:rsid w:val="006155A3"/>
    <w:rsid w:val="00616215"/>
    <w:rsid w:val="00616EBE"/>
    <w:rsid w:val="006172B3"/>
    <w:rsid w:val="00617EDA"/>
    <w:rsid w:val="00620051"/>
    <w:rsid w:val="006217E4"/>
    <w:rsid w:val="006223A9"/>
    <w:rsid w:val="006331DF"/>
    <w:rsid w:val="00635850"/>
    <w:rsid w:val="00635F2F"/>
    <w:rsid w:val="00640E93"/>
    <w:rsid w:val="00640FA9"/>
    <w:rsid w:val="00643933"/>
    <w:rsid w:val="00651061"/>
    <w:rsid w:val="00651357"/>
    <w:rsid w:val="00651E2D"/>
    <w:rsid w:val="00654D43"/>
    <w:rsid w:val="006553DF"/>
    <w:rsid w:val="00655B8B"/>
    <w:rsid w:val="0065654F"/>
    <w:rsid w:val="00657D0E"/>
    <w:rsid w:val="00657DAC"/>
    <w:rsid w:val="0066003C"/>
    <w:rsid w:val="00660D67"/>
    <w:rsid w:val="006626B3"/>
    <w:rsid w:val="0066352B"/>
    <w:rsid w:val="00665749"/>
    <w:rsid w:val="00665CB4"/>
    <w:rsid w:val="006676C8"/>
    <w:rsid w:val="00667A8E"/>
    <w:rsid w:val="00667E73"/>
    <w:rsid w:val="00670002"/>
    <w:rsid w:val="006714AF"/>
    <w:rsid w:val="00672C10"/>
    <w:rsid w:val="0067424B"/>
    <w:rsid w:val="00674C10"/>
    <w:rsid w:val="00675373"/>
    <w:rsid w:val="006770A8"/>
    <w:rsid w:val="00682B61"/>
    <w:rsid w:val="0068348E"/>
    <w:rsid w:val="006840DA"/>
    <w:rsid w:val="006854B3"/>
    <w:rsid w:val="00685808"/>
    <w:rsid w:val="00685AAF"/>
    <w:rsid w:val="00685B7F"/>
    <w:rsid w:val="00685FE2"/>
    <w:rsid w:val="00686540"/>
    <w:rsid w:val="00687356"/>
    <w:rsid w:val="00687A5C"/>
    <w:rsid w:val="00693047"/>
    <w:rsid w:val="00694125"/>
    <w:rsid w:val="006955B4"/>
    <w:rsid w:val="0069767F"/>
    <w:rsid w:val="0069782B"/>
    <w:rsid w:val="00697BA8"/>
    <w:rsid w:val="006A17B3"/>
    <w:rsid w:val="006A1B0D"/>
    <w:rsid w:val="006A2FCD"/>
    <w:rsid w:val="006A3A7E"/>
    <w:rsid w:val="006A443F"/>
    <w:rsid w:val="006A47EF"/>
    <w:rsid w:val="006A50CD"/>
    <w:rsid w:val="006A5A11"/>
    <w:rsid w:val="006A5C81"/>
    <w:rsid w:val="006A67AC"/>
    <w:rsid w:val="006A68DA"/>
    <w:rsid w:val="006A6B19"/>
    <w:rsid w:val="006A7F9F"/>
    <w:rsid w:val="006B144E"/>
    <w:rsid w:val="006B356D"/>
    <w:rsid w:val="006B3B0D"/>
    <w:rsid w:val="006B4535"/>
    <w:rsid w:val="006B493F"/>
    <w:rsid w:val="006B6ED0"/>
    <w:rsid w:val="006B6EE2"/>
    <w:rsid w:val="006C424F"/>
    <w:rsid w:val="006C4B1C"/>
    <w:rsid w:val="006C4D16"/>
    <w:rsid w:val="006C5C52"/>
    <w:rsid w:val="006C6E21"/>
    <w:rsid w:val="006D0BF0"/>
    <w:rsid w:val="006D0FEC"/>
    <w:rsid w:val="006D10E9"/>
    <w:rsid w:val="006D4AD4"/>
    <w:rsid w:val="006D51B6"/>
    <w:rsid w:val="006D51E1"/>
    <w:rsid w:val="006D58EA"/>
    <w:rsid w:val="006D58F1"/>
    <w:rsid w:val="006D5BBB"/>
    <w:rsid w:val="006D7C14"/>
    <w:rsid w:val="006E03AC"/>
    <w:rsid w:val="006E2B59"/>
    <w:rsid w:val="006E4BA3"/>
    <w:rsid w:val="006E55E8"/>
    <w:rsid w:val="006E6EE1"/>
    <w:rsid w:val="006E7D32"/>
    <w:rsid w:val="006F51BE"/>
    <w:rsid w:val="006F64B1"/>
    <w:rsid w:val="006F6F60"/>
    <w:rsid w:val="006F7BD1"/>
    <w:rsid w:val="007012CB"/>
    <w:rsid w:val="00704B21"/>
    <w:rsid w:val="00705639"/>
    <w:rsid w:val="00705B17"/>
    <w:rsid w:val="00706ADC"/>
    <w:rsid w:val="00706E5D"/>
    <w:rsid w:val="00706FFA"/>
    <w:rsid w:val="007111F3"/>
    <w:rsid w:val="00711575"/>
    <w:rsid w:val="0071198B"/>
    <w:rsid w:val="00711A4B"/>
    <w:rsid w:val="007137A0"/>
    <w:rsid w:val="007145B0"/>
    <w:rsid w:val="007150A7"/>
    <w:rsid w:val="0071562A"/>
    <w:rsid w:val="00717498"/>
    <w:rsid w:val="00717834"/>
    <w:rsid w:val="007206F0"/>
    <w:rsid w:val="0072458D"/>
    <w:rsid w:val="00724CD5"/>
    <w:rsid w:val="0072567A"/>
    <w:rsid w:val="00725AC2"/>
    <w:rsid w:val="00725D84"/>
    <w:rsid w:val="00725EA3"/>
    <w:rsid w:val="0072614D"/>
    <w:rsid w:val="00727764"/>
    <w:rsid w:val="00731A7B"/>
    <w:rsid w:val="00732DA4"/>
    <w:rsid w:val="00733263"/>
    <w:rsid w:val="00736DF0"/>
    <w:rsid w:val="00736EF4"/>
    <w:rsid w:val="0074035C"/>
    <w:rsid w:val="00741F28"/>
    <w:rsid w:val="00743436"/>
    <w:rsid w:val="00744340"/>
    <w:rsid w:val="0074518A"/>
    <w:rsid w:val="00745AF4"/>
    <w:rsid w:val="00745F86"/>
    <w:rsid w:val="00746A7F"/>
    <w:rsid w:val="00747963"/>
    <w:rsid w:val="00747B7B"/>
    <w:rsid w:val="00751806"/>
    <w:rsid w:val="00752647"/>
    <w:rsid w:val="00752860"/>
    <w:rsid w:val="00754027"/>
    <w:rsid w:val="00763035"/>
    <w:rsid w:val="00765D65"/>
    <w:rsid w:val="00766A0C"/>
    <w:rsid w:val="00770F9D"/>
    <w:rsid w:val="0077353F"/>
    <w:rsid w:val="00773982"/>
    <w:rsid w:val="00774F33"/>
    <w:rsid w:val="0077559B"/>
    <w:rsid w:val="007776CB"/>
    <w:rsid w:val="00783AA3"/>
    <w:rsid w:val="007843D1"/>
    <w:rsid w:val="00784AD2"/>
    <w:rsid w:val="00792D87"/>
    <w:rsid w:val="00793367"/>
    <w:rsid w:val="007938BA"/>
    <w:rsid w:val="0079574E"/>
    <w:rsid w:val="0079757F"/>
    <w:rsid w:val="00797885"/>
    <w:rsid w:val="007A0071"/>
    <w:rsid w:val="007A0932"/>
    <w:rsid w:val="007A0B34"/>
    <w:rsid w:val="007A0E51"/>
    <w:rsid w:val="007A0EF4"/>
    <w:rsid w:val="007A375A"/>
    <w:rsid w:val="007A5BBA"/>
    <w:rsid w:val="007B1805"/>
    <w:rsid w:val="007B2664"/>
    <w:rsid w:val="007B3735"/>
    <w:rsid w:val="007B6B04"/>
    <w:rsid w:val="007B7A4A"/>
    <w:rsid w:val="007C1D12"/>
    <w:rsid w:val="007C3219"/>
    <w:rsid w:val="007C437A"/>
    <w:rsid w:val="007C5AC4"/>
    <w:rsid w:val="007C6041"/>
    <w:rsid w:val="007C61CD"/>
    <w:rsid w:val="007C61D6"/>
    <w:rsid w:val="007D075F"/>
    <w:rsid w:val="007D0D3B"/>
    <w:rsid w:val="007D1E32"/>
    <w:rsid w:val="007D30A4"/>
    <w:rsid w:val="007D41A1"/>
    <w:rsid w:val="007D4B4B"/>
    <w:rsid w:val="007D4E17"/>
    <w:rsid w:val="007D6309"/>
    <w:rsid w:val="007D69D8"/>
    <w:rsid w:val="007D7578"/>
    <w:rsid w:val="007D784E"/>
    <w:rsid w:val="007E0A0A"/>
    <w:rsid w:val="007E64ED"/>
    <w:rsid w:val="007E76C0"/>
    <w:rsid w:val="007E7D0A"/>
    <w:rsid w:val="007F1431"/>
    <w:rsid w:val="007F1E08"/>
    <w:rsid w:val="0080158F"/>
    <w:rsid w:val="0080218A"/>
    <w:rsid w:val="008030DF"/>
    <w:rsid w:val="00803E2B"/>
    <w:rsid w:val="0080466C"/>
    <w:rsid w:val="00804910"/>
    <w:rsid w:val="008054B5"/>
    <w:rsid w:val="00805C6B"/>
    <w:rsid w:val="00805DF1"/>
    <w:rsid w:val="0080662F"/>
    <w:rsid w:val="00807A3E"/>
    <w:rsid w:val="008106B0"/>
    <w:rsid w:val="008155A6"/>
    <w:rsid w:val="00817BCA"/>
    <w:rsid w:val="008211BE"/>
    <w:rsid w:val="00825C6F"/>
    <w:rsid w:val="0082632F"/>
    <w:rsid w:val="00830C1A"/>
    <w:rsid w:val="008325B5"/>
    <w:rsid w:val="00833029"/>
    <w:rsid w:val="0083330E"/>
    <w:rsid w:val="00833F14"/>
    <w:rsid w:val="00834C4D"/>
    <w:rsid w:val="00834EA5"/>
    <w:rsid w:val="0083564B"/>
    <w:rsid w:val="00835835"/>
    <w:rsid w:val="008362F0"/>
    <w:rsid w:val="0083672F"/>
    <w:rsid w:val="0083784D"/>
    <w:rsid w:val="0084003C"/>
    <w:rsid w:val="00850432"/>
    <w:rsid w:val="0085122F"/>
    <w:rsid w:val="008518BC"/>
    <w:rsid w:val="008538C8"/>
    <w:rsid w:val="008542B7"/>
    <w:rsid w:val="00857472"/>
    <w:rsid w:val="00860214"/>
    <w:rsid w:val="00860B54"/>
    <w:rsid w:val="00862E4D"/>
    <w:rsid w:val="00863218"/>
    <w:rsid w:val="00863F70"/>
    <w:rsid w:val="0086556A"/>
    <w:rsid w:val="0087002D"/>
    <w:rsid w:val="008706E0"/>
    <w:rsid w:val="00870DCB"/>
    <w:rsid w:val="00871E58"/>
    <w:rsid w:val="00873B84"/>
    <w:rsid w:val="008754EA"/>
    <w:rsid w:val="00881453"/>
    <w:rsid w:val="00882698"/>
    <w:rsid w:val="00882B73"/>
    <w:rsid w:val="00883190"/>
    <w:rsid w:val="008833B3"/>
    <w:rsid w:val="0088440D"/>
    <w:rsid w:val="008852B8"/>
    <w:rsid w:val="00887172"/>
    <w:rsid w:val="0089035B"/>
    <w:rsid w:val="00890740"/>
    <w:rsid w:val="00890A89"/>
    <w:rsid w:val="00895A24"/>
    <w:rsid w:val="00897796"/>
    <w:rsid w:val="00897810"/>
    <w:rsid w:val="00897AB2"/>
    <w:rsid w:val="008A1107"/>
    <w:rsid w:val="008A1F96"/>
    <w:rsid w:val="008A359E"/>
    <w:rsid w:val="008A6401"/>
    <w:rsid w:val="008A6488"/>
    <w:rsid w:val="008A6CE7"/>
    <w:rsid w:val="008B1BC4"/>
    <w:rsid w:val="008B7AAC"/>
    <w:rsid w:val="008C1CCA"/>
    <w:rsid w:val="008C2709"/>
    <w:rsid w:val="008C4AF3"/>
    <w:rsid w:val="008C57BC"/>
    <w:rsid w:val="008C6D3A"/>
    <w:rsid w:val="008C7E78"/>
    <w:rsid w:val="008D00B2"/>
    <w:rsid w:val="008E17B4"/>
    <w:rsid w:val="008E2F19"/>
    <w:rsid w:val="008E3834"/>
    <w:rsid w:val="008E45E0"/>
    <w:rsid w:val="008E4BF0"/>
    <w:rsid w:val="008E5C88"/>
    <w:rsid w:val="008E5F07"/>
    <w:rsid w:val="008F1E52"/>
    <w:rsid w:val="008F3623"/>
    <w:rsid w:val="008F3F58"/>
    <w:rsid w:val="008F545F"/>
    <w:rsid w:val="008F5BD3"/>
    <w:rsid w:val="008F7240"/>
    <w:rsid w:val="00900BAB"/>
    <w:rsid w:val="00900C8A"/>
    <w:rsid w:val="00901C34"/>
    <w:rsid w:val="0090325B"/>
    <w:rsid w:val="00903E37"/>
    <w:rsid w:val="00904AF3"/>
    <w:rsid w:val="00905C28"/>
    <w:rsid w:val="00906D2A"/>
    <w:rsid w:val="00907944"/>
    <w:rsid w:val="009115F1"/>
    <w:rsid w:val="0091268D"/>
    <w:rsid w:val="00912BCC"/>
    <w:rsid w:val="00913680"/>
    <w:rsid w:val="00914B9D"/>
    <w:rsid w:val="00915A1A"/>
    <w:rsid w:val="00915AFD"/>
    <w:rsid w:val="00915B3A"/>
    <w:rsid w:val="00916597"/>
    <w:rsid w:val="009177A3"/>
    <w:rsid w:val="009230DE"/>
    <w:rsid w:val="00923281"/>
    <w:rsid w:val="0092338D"/>
    <w:rsid w:val="00924FE7"/>
    <w:rsid w:val="00925889"/>
    <w:rsid w:val="009300B6"/>
    <w:rsid w:val="009304A6"/>
    <w:rsid w:val="0093296D"/>
    <w:rsid w:val="009329D2"/>
    <w:rsid w:val="00934630"/>
    <w:rsid w:val="00935701"/>
    <w:rsid w:val="00936A60"/>
    <w:rsid w:val="00937092"/>
    <w:rsid w:val="00937D97"/>
    <w:rsid w:val="00937E5A"/>
    <w:rsid w:val="00941E46"/>
    <w:rsid w:val="00942F80"/>
    <w:rsid w:val="00943D75"/>
    <w:rsid w:val="00943F21"/>
    <w:rsid w:val="00944734"/>
    <w:rsid w:val="00944CDF"/>
    <w:rsid w:val="00947BFF"/>
    <w:rsid w:val="00951A39"/>
    <w:rsid w:val="00952411"/>
    <w:rsid w:val="00952ECE"/>
    <w:rsid w:val="00953072"/>
    <w:rsid w:val="009564AC"/>
    <w:rsid w:val="0095760F"/>
    <w:rsid w:val="00957686"/>
    <w:rsid w:val="00960BA6"/>
    <w:rsid w:val="0096226B"/>
    <w:rsid w:val="00964E49"/>
    <w:rsid w:val="00965F40"/>
    <w:rsid w:val="00965FAA"/>
    <w:rsid w:val="00966026"/>
    <w:rsid w:val="009673EB"/>
    <w:rsid w:val="00967518"/>
    <w:rsid w:val="009732EE"/>
    <w:rsid w:val="00974865"/>
    <w:rsid w:val="0097606E"/>
    <w:rsid w:val="00977D66"/>
    <w:rsid w:val="00980410"/>
    <w:rsid w:val="009814BB"/>
    <w:rsid w:val="0098222C"/>
    <w:rsid w:val="009824AD"/>
    <w:rsid w:val="0098315D"/>
    <w:rsid w:val="00983480"/>
    <w:rsid w:val="00983E0A"/>
    <w:rsid w:val="00983F9B"/>
    <w:rsid w:val="00985095"/>
    <w:rsid w:val="00985386"/>
    <w:rsid w:val="009854FD"/>
    <w:rsid w:val="009864BB"/>
    <w:rsid w:val="00986B78"/>
    <w:rsid w:val="00990A90"/>
    <w:rsid w:val="00991C57"/>
    <w:rsid w:val="009940BE"/>
    <w:rsid w:val="009946FB"/>
    <w:rsid w:val="00994F61"/>
    <w:rsid w:val="00995831"/>
    <w:rsid w:val="009972CC"/>
    <w:rsid w:val="009A2092"/>
    <w:rsid w:val="009A2D98"/>
    <w:rsid w:val="009A5E99"/>
    <w:rsid w:val="009A67DE"/>
    <w:rsid w:val="009A73CA"/>
    <w:rsid w:val="009A7725"/>
    <w:rsid w:val="009B2D7C"/>
    <w:rsid w:val="009B5ADF"/>
    <w:rsid w:val="009C096F"/>
    <w:rsid w:val="009C1516"/>
    <w:rsid w:val="009C1A6D"/>
    <w:rsid w:val="009C2211"/>
    <w:rsid w:val="009C23CD"/>
    <w:rsid w:val="009C261B"/>
    <w:rsid w:val="009C3CB4"/>
    <w:rsid w:val="009C4444"/>
    <w:rsid w:val="009C5B97"/>
    <w:rsid w:val="009C730D"/>
    <w:rsid w:val="009D140B"/>
    <w:rsid w:val="009D182D"/>
    <w:rsid w:val="009D2FFA"/>
    <w:rsid w:val="009D3389"/>
    <w:rsid w:val="009D3597"/>
    <w:rsid w:val="009D41F3"/>
    <w:rsid w:val="009D5821"/>
    <w:rsid w:val="009D63F0"/>
    <w:rsid w:val="009D75C8"/>
    <w:rsid w:val="009D7F8E"/>
    <w:rsid w:val="009E3561"/>
    <w:rsid w:val="009E67E3"/>
    <w:rsid w:val="009E7ADA"/>
    <w:rsid w:val="009F19C2"/>
    <w:rsid w:val="009F2A2F"/>
    <w:rsid w:val="009F582B"/>
    <w:rsid w:val="009F79AA"/>
    <w:rsid w:val="00A008F7"/>
    <w:rsid w:val="00A00963"/>
    <w:rsid w:val="00A01FAD"/>
    <w:rsid w:val="00A025BD"/>
    <w:rsid w:val="00A0616F"/>
    <w:rsid w:val="00A06D4C"/>
    <w:rsid w:val="00A12510"/>
    <w:rsid w:val="00A129D2"/>
    <w:rsid w:val="00A14441"/>
    <w:rsid w:val="00A15169"/>
    <w:rsid w:val="00A17DFF"/>
    <w:rsid w:val="00A17E5A"/>
    <w:rsid w:val="00A24663"/>
    <w:rsid w:val="00A26F11"/>
    <w:rsid w:val="00A309A4"/>
    <w:rsid w:val="00A319B1"/>
    <w:rsid w:val="00A31DED"/>
    <w:rsid w:val="00A34795"/>
    <w:rsid w:val="00A3493C"/>
    <w:rsid w:val="00A357FE"/>
    <w:rsid w:val="00A35815"/>
    <w:rsid w:val="00A36B84"/>
    <w:rsid w:val="00A36CE1"/>
    <w:rsid w:val="00A37563"/>
    <w:rsid w:val="00A37827"/>
    <w:rsid w:val="00A40688"/>
    <w:rsid w:val="00A40FD7"/>
    <w:rsid w:val="00A4221D"/>
    <w:rsid w:val="00A43C46"/>
    <w:rsid w:val="00A43D2B"/>
    <w:rsid w:val="00A440D0"/>
    <w:rsid w:val="00A451DF"/>
    <w:rsid w:val="00A46D19"/>
    <w:rsid w:val="00A5016A"/>
    <w:rsid w:val="00A516F0"/>
    <w:rsid w:val="00A51AA2"/>
    <w:rsid w:val="00A531CB"/>
    <w:rsid w:val="00A55948"/>
    <w:rsid w:val="00A62779"/>
    <w:rsid w:val="00A62CFE"/>
    <w:rsid w:val="00A6462E"/>
    <w:rsid w:val="00A66806"/>
    <w:rsid w:val="00A67223"/>
    <w:rsid w:val="00A7011E"/>
    <w:rsid w:val="00A70873"/>
    <w:rsid w:val="00A708EC"/>
    <w:rsid w:val="00A71935"/>
    <w:rsid w:val="00A728E6"/>
    <w:rsid w:val="00A74C42"/>
    <w:rsid w:val="00A768EF"/>
    <w:rsid w:val="00A76EAE"/>
    <w:rsid w:val="00A83578"/>
    <w:rsid w:val="00A83B49"/>
    <w:rsid w:val="00A84632"/>
    <w:rsid w:val="00A8465E"/>
    <w:rsid w:val="00A867C0"/>
    <w:rsid w:val="00A87845"/>
    <w:rsid w:val="00A87C2C"/>
    <w:rsid w:val="00A911BE"/>
    <w:rsid w:val="00A9180F"/>
    <w:rsid w:val="00A922A5"/>
    <w:rsid w:val="00A938B2"/>
    <w:rsid w:val="00A94972"/>
    <w:rsid w:val="00A97496"/>
    <w:rsid w:val="00AA09A4"/>
    <w:rsid w:val="00AA2510"/>
    <w:rsid w:val="00AA3711"/>
    <w:rsid w:val="00AA461F"/>
    <w:rsid w:val="00AA60AB"/>
    <w:rsid w:val="00AA760B"/>
    <w:rsid w:val="00AB02F6"/>
    <w:rsid w:val="00AB1579"/>
    <w:rsid w:val="00AB1C05"/>
    <w:rsid w:val="00AB2243"/>
    <w:rsid w:val="00AB55B3"/>
    <w:rsid w:val="00AB5E12"/>
    <w:rsid w:val="00AB64C7"/>
    <w:rsid w:val="00AC069B"/>
    <w:rsid w:val="00AC08DF"/>
    <w:rsid w:val="00AC2E6D"/>
    <w:rsid w:val="00AC4940"/>
    <w:rsid w:val="00AC50C0"/>
    <w:rsid w:val="00AC57DD"/>
    <w:rsid w:val="00AC5A44"/>
    <w:rsid w:val="00AC6307"/>
    <w:rsid w:val="00AC7276"/>
    <w:rsid w:val="00AD03FA"/>
    <w:rsid w:val="00AD0ADB"/>
    <w:rsid w:val="00AD2F22"/>
    <w:rsid w:val="00AD2F7B"/>
    <w:rsid w:val="00AD4404"/>
    <w:rsid w:val="00AD4CD1"/>
    <w:rsid w:val="00AD578D"/>
    <w:rsid w:val="00AD58C1"/>
    <w:rsid w:val="00AD6A79"/>
    <w:rsid w:val="00AD6CB9"/>
    <w:rsid w:val="00AD6FFE"/>
    <w:rsid w:val="00AD70C6"/>
    <w:rsid w:val="00AD721A"/>
    <w:rsid w:val="00AD7B79"/>
    <w:rsid w:val="00AE03D5"/>
    <w:rsid w:val="00AE0551"/>
    <w:rsid w:val="00AE0A35"/>
    <w:rsid w:val="00AE15ED"/>
    <w:rsid w:val="00AE26D5"/>
    <w:rsid w:val="00AE2B8F"/>
    <w:rsid w:val="00AE2C19"/>
    <w:rsid w:val="00AE58D1"/>
    <w:rsid w:val="00AE6E7C"/>
    <w:rsid w:val="00AE73D8"/>
    <w:rsid w:val="00AE7556"/>
    <w:rsid w:val="00AF1433"/>
    <w:rsid w:val="00AF2EC4"/>
    <w:rsid w:val="00AF3FE7"/>
    <w:rsid w:val="00AF7CAA"/>
    <w:rsid w:val="00B001BB"/>
    <w:rsid w:val="00B01C19"/>
    <w:rsid w:val="00B01D9E"/>
    <w:rsid w:val="00B05CB9"/>
    <w:rsid w:val="00B074FD"/>
    <w:rsid w:val="00B07984"/>
    <w:rsid w:val="00B07D80"/>
    <w:rsid w:val="00B10B50"/>
    <w:rsid w:val="00B11BF7"/>
    <w:rsid w:val="00B11EF1"/>
    <w:rsid w:val="00B11F9D"/>
    <w:rsid w:val="00B122FD"/>
    <w:rsid w:val="00B12EC1"/>
    <w:rsid w:val="00B16E7C"/>
    <w:rsid w:val="00B1735D"/>
    <w:rsid w:val="00B1799B"/>
    <w:rsid w:val="00B17B8A"/>
    <w:rsid w:val="00B21279"/>
    <w:rsid w:val="00B2140E"/>
    <w:rsid w:val="00B220F4"/>
    <w:rsid w:val="00B22614"/>
    <w:rsid w:val="00B22E85"/>
    <w:rsid w:val="00B25170"/>
    <w:rsid w:val="00B27715"/>
    <w:rsid w:val="00B307BE"/>
    <w:rsid w:val="00B30A20"/>
    <w:rsid w:val="00B32327"/>
    <w:rsid w:val="00B32C65"/>
    <w:rsid w:val="00B345C7"/>
    <w:rsid w:val="00B34D15"/>
    <w:rsid w:val="00B34E77"/>
    <w:rsid w:val="00B358E0"/>
    <w:rsid w:val="00B359C9"/>
    <w:rsid w:val="00B35A01"/>
    <w:rsid w:val="00B35E64"/>
    <w:rsid w:val="00B3767E"/>
    <w:rsid w:val="00B37963"/>
    <w:rsid w:val="00B400C3"/>
    <w:rsid w:val="00B40A17"/>
    <w:rsid w:val="00B412DE"/>
    <w:rsid w:val="00B41679"/>
    <w:rsid w:val="00B41BD3"/>
    <w:rsid w:val="00B41CA4"/>
    <w:rsid w:val="00B427B1"/>
    <w:rsid w:val="00B4379D"/>
    <w:rsid w:val="00B437A4"/>
    <w:rsid w:val="00B43E85"/>
    <w:rsid w:val="00B44442"/>
    <w:rsid w:val="00B44471"/>
    <w:rsid w:val="00B44867"/>
    <w:rsid w:val="00B45AC7"/>
    <w:rsid w:val="00B45CE3"/>
    <w:rsid w:val="00B46B57"/>
    <w:rsid w:val="00B46F48"/>
    <w:rsid w:val="00B47E57"/>
    <w:rsid w:val="00B50A23"/>
    <w:rsid w:val="00B51491"/>
    <w:rsid w:val="00B51C3F"/>
    <w:rsid w:val="00B52D1B"/>
    <w:rsid w:val="00B53663"/>
    <w:rsid w:val="00B55BCA"/>
    <w:rsid w:val="00B56430"/>
    <w:rsid w:val="00B56948"/>
    <w:rsid w:val="00B5754F"/>
    <w:rsid w:val="00B6139A"/>
    <w:rsid w:val="00B61700"/>
    <w:rsid w:val="00B62A72"/>
    <w:rsid w:val="00B63D67"/>
    <w:rsid w:val="00B64BAF"/>
    <w:rsid w:val="00B66461"/>
    <w:rsid w:val="00B67915"/>
    <w:rsid w:val="00B70897"/>
    <w:rsid w:val="00B71D33"/>
    <w:rsid w:val="00B734D3"/>
    <w:rsid w:val="00B74CBB"/>
    <w:rsid w:val="00B7596F"/>
    <w:rsid w:val="00B7667C"/>
    <w:rsid w:val="00B808B5"/>
    <w:rsid w:val="00B8247D"/>
    <w:rsid w:val="00B827FE"/>
    <w:rsid w:val="00B832E8"/>
    <w:rsid w:val="00B83B38"/>
    <w:rsid w:val="00B849A3"/>
    <w:rsid w:val="00B87A50"/>
    <w:rsid w:val="00B908FA"/>
    <w:rsid w:val="00B91200"/>
    <w:rsid w:val="00B92220"/>
    <w:rsid w:val="00B95361"/>
    <w:rsid w:val="00B9593F"/>
    <w:rsid w:val="00B9612C"/>
    <w:rsid w:val="00B96316"/>
    <w:rsid w:val="00B964BD"/>
    <w:rsid w:val="00B967E3"/>
    <w:rsid w:val="00BA026A"/>
    <w:rsid w:val="00BA2E6A"/>
    <w:rsid w:val="00BA3283"/>
    <w:rsid w:val="00BA3828"/>
    <w:rsid w:val="00BA4A28"/>
    <w:rsid w:val="00BA63E4"/>
    <w:rsid w:val="00BA66EC"/>
    <w:rsid w:val="00BB0B55"/>
    <w:rsid w:val="00BB329A"/>
    <w:rsid w:val="00BB335C"/>
    <w:rsid w:val="00BB3699"/>
    <w:rsid w:val="00BB3B34"/>
    <w:rsid w:val="00BB465F"/>
    <w:rsid w:val="00BB7AB5"/>
    <w:rsid w:val="00BC086B"/>
    <w:rsid w:val="00BC0976"/>
    <w:rsid w:val="00BC20F5"/>
    <w:rsid w:val="00BC2A28"/>
    <w:rsid w:val="00BC3D06"/>
    <w:rsid w:val="00BC41ED"/>
    <w:rsid w:val="00BC4BBB"/>
    <w:rsid w:val="00BC5C24"/>
    <w:rsid w:val="00BD202F"/>
    <w:rsid w:val="00BD2C86"/>
    <w:rsid w:val="00BD43FC"/>
    <w:rsid w:val="00BD52CD"/>
    <w:rsid w:val="00BD5422"/>
    <w:rsid w:val="00BD61A6"/>
    <w:rsid w:val="00BD621B"/>
    <w:rsid w:val="00BD6305"/>
    <w:rsid w:val="00BD73B3"/>
    <w:rsid w:val="00BD746C"/>
    <w:rsid w:val="00BD79EF"/>
    <w:rsid w:val="00BE00F1"/>
    <w:rsid w:val="00BE04C2"/>
    <w:rsid w:val="00BE0793"/>
    <w:rsid w:val="00BE0944"/>
    <w:rsid w:val="00BE5C4A"/>
    <w:rsid w:val="00BE6686"/>
    <w:rsid w:val="00BE6883"/>
    <w:rsid w:val="00BE77C2"/>
    <w:rsid w:val="00BF0C35"/>
    <w:rsid w:val="00BF0ED0"/>
    <w:rsid w:val="00BF1318"/>
    <w:rsid w:val="00BF1915"/>
    <w:rsid w:val="00BF1ECB"/>
    <w:rsid w:val="00BF2076"/>
    <w:rsid w:val="00BF3C70"/>
    <w:rsid w:val="00BF5AB9"/>
    <w:rsid w:val="00BF73B1"/>
    <w:rsid w:val="00C03948"/>
    <w:rsid w:val="00C04C33"/>
    <w:rsid w:val="00C05158"/>
    <w:rsid w:val="00C07A15"/>
    <w:rsid w:val="00C1087F"/>
    <w:rsid w:val="00C108A5"/>
    <w:rsid w:val="00C11EF2"/>
    <w:rsid w:val="00C12299"/>
    <w:rsid w:val="00C13D88"/>
    <w:rsid w:val="00C16C06"/>
    <w:rsid w:val="00C2080C"/>
    <w:rsid w:val="00C209FE"/>
    <w:rsid w:val="00C21AAE"/>
    <w:rsid w:val="00C21DB0"/>
    <w:rsid w:val="00C21E49"/>
    <w:rsid w:val="00C225D0"/>
    <w:rsid w:val="00C22AA0"/>
    <w:rsid w:val="00C24A48"/>
    <w:rsid w:val="00C261F8"/>
    <w:rsid w:val="00C26758"/>
    <w:rsid w:val="00C27D4A"/>
    <w:rsid w:val="00C304C7"/>
    <w:rsid w:val="00C30769"/>
    <w:rsid w:val="00C31E28"/>
    <w:rsid w:val="00C325A3"/>
    <w:rsid w:val="00C3262D"/>
    <w:rsid w:val="00C32ADD"/>
    <w:rsid w:val="00C34FD4"/>
    <w:rsid w:val="00C353F5"/>
    <w:rsid w:val="00C362C5"/>
    <w:rsid w:val="00C36A2F"/>
    <w:rsid w:val="00C36C2E"/>
    <w:rsid w:val="00C4278F"/>
    <w:rsid w:val="00C43BD9"/>
    <w:rsid w:val="00C45B55"/>
    <w:rsid w:val="00C45C9D"/>
    <w:rsid w:val="00C46A73"/>
    <w:rsid w:val="00C47018"/>
    <w:rsid w:val="00C47381"/>
    <w:rsid w:val="00C47E0F"/>
    <w:rsid w:val="00C514A9"/>
    <w:rsid w:val="00C51F09"/>
    <w:rsid w:val="00C5218C"/>
    <w:rsid w:val="00C52DE9"/>
    <w:rsid w:val="00C5542B"/>
    <w:rsid w:val="00C57F79"/>
    <w:rsid w:val="00C60A78"/>
    <w:rsid w:val="00C61D32"/>
    <w:rsid w:val="00C621A9"/>
    <w:rsid w:val="00C6284D"/>
    <w:rsid w:val="00C63733"/>
    <w:rsid w:val="00C6459A"/>
    <w:rsid w:val="00C64909"/>
    <w:rsid w:val="00C65CE6"/>
    <w:rsid w:val="00C66F72"/>
    <w:rsid w:val="00C67C3E"/>
    <w:rsid w:val="00C71B81"/>
    <w:rsid w:val="00C738C5"/>
    <w:rsid w:val="00C75BE3"/>
    <w:rsid w:val="00C76B94"/>
    <w:rsid w:val="00C838CB"/>
    <w:rsid w:val="00C83F83"/>
    <w:rsid w:val="00C85902"/>
    <w:rsid w:val="00C86DBE"/>
    <w:rsid w:val="00C87532"/>
    <w:rsid w:val="00C87BEA"/>
    <w:rsid w:val="00C907A8"/>
    <w:rsid w:val="00C91523"/>
    <w:rsid w:val="00C928AB"/>
    <w:rsid w:val="00C9469B"/>
    <w:rsid w:val="00C9696C"/>
    <w:rsid w:val="00C97610"/>
    <w:rsid w:val="00CA1C88"/>
    <w:rsid w:val="00CA3393"/>
    <w:rsid w:val="00CA7DF5"/>
    <w:rsid w:val="00CB1E29"/>
    <w:rsid w:val="00CB26AB"/>
    <w:rsid w:val="00CB5D85"/>
    <w:rsid w:val="00CC0516"/>
    <w:rsid w:val="00CC0FEC"/>
    <w:rsid w:val="00CC2C90"/>
    <w:rsid w:val="00CC42BC"/>
    <w:rsid w:val="00CC430C"/>
    <w:rsid w:val="00CC52F4"/>
    <w:rsid w:val="00CC611D"/>
    <w:rsid w:val="00CC721C"/>
    <w:rsid w:val="00CC7259"/>
    <w:rsid w:val="00CC74C2"/>
    <w:rsid w:val="00CD2812"/>
    <w:rsid w:val="00CD28C6"/>
    <w:rsid w:val="00CD3788"/>
    <w:rsid w:val="00CD4D7C"/>
    <w:rsid w:val="00CD4FE1"/>
    <w:rsid w:val="00CD5F56"/>
    <w:rsid w:val="00CD69D9"/>
    <w:rsid w:val="00CD6D2E"/>
    <w:rsid w:val="00CD7228"/>
    <w:rsid w:val="00CE0118"/>
    <w:rsid w:val="00CE0F5E"/>
    <w:rsid w:val="00CE1C08"/>
    <w:rsid w:val="00CE30A8"/>
    <w:rsid w:val="00CE53C0"/>
    <w:rsid w:val="00CE62A0"/>
    <w:rsid w:val="00CE6B94"/>
    <w:rsid w:val="00CE7ED8"/>
    <w:rsid w:val="00CF01B3"/>
    <w:rsid w:val="00CF1C7A"/>
    <w:rsid w:val="00CF3BC0"/>
    <w:rsid w:val="00CF5D38"/>
    <w:rsid w:val="00CF725B"/>
    <w:rsid w:val="00D00478"/>
    <w:rsid w:val="00D007E8"/>
    <w:rsid w:val="00D02205"/>
    <w:rsid w:val="00D0268F"/>
    <w:rsid w:val="00D0466E"/>
    <w:rsid w:val="00D0639C"/>
    <w:rsid w:val="00D10DA5"/>
    <w:rsid w:val="00D114DD"/>
    <w:rsid w:val="00D143DB"/>
    <w:rsid w:val="00D15826"/>
    <w:rsid w:val="00D15B2C"/>
    <w:rsid w:val="00D15FB4"/>
    <w:rsid w:val="00D16846"/>
    <w:rsid w:val="00D16ED0"/>
    <w:rsid w:val="00D17256"/>
    <w:rsid w:val="00D2029D"/>
    <w:rsid w:val="00D206F5"/>
    <w:rsid w:val="00D20FA9"/>
    <w:rsid w:val="00D21033"/>
    <w:rsid w:val="00D23577"/>
    <w:rsid w:val="00D2561F"/>
    <w:rsid w:val="00D25C4A"/>
    <w:rsid w:val="00D26927"/>
    <w:rsid w:val="00D26A17"/>
    <w:rsid w:val="00D27D76"/>
    <w:rsid w:val="00D3005F"/>
    <w:rsid w:val="00D315D5"/>
    <w:rsid w:val="00D32387"/>
    <w:rsid w:val="00D36F5F"/>
    <w:rsid w:val="00D41733"/>
    <w:rsid w:val="00D42943"/>
    <w:rsid w:val="00D448A5"/>
    <w:rsid w:val="00D454BF"/>
    <w:rsid w:val="00D45F62"/>
    <w:rsid w:val="00D46826"/>
    <w:rsid w:val="00D46CC2"/>
    <w:rsid w:val="00D47049"/>
    <w:rsid w:val="00D47AF2"/>
    <w:rsid w:val="00D47C89"/>
    <w:rsid w:val="00D50F7A"/>
    <w:rsid w:val="00D5164C"/>
    <w:rsid w:val="00D523FE"/>
    <w:rsid w:val="00D52E8D"/>
    <w:rsid w:val="00D52FC2"/>
    <w:rsid w:val="00D5486E"/>
    <w:rsid w:val="00D54BF5"/>
    <w:rsid w:val="00D57B93"/>
    <w:rsid w:val="00D57E4A"/>
    <w:rsid w:val="00D60283"/>
    <w:rsid w:val="00D60A1F"/>
    <w:rsid w:val="00D6200D"/>
    <w:rsid w:val="00D621DF"/>
    <w:rsid w:val="00D64278"/>
    <w:rsid w:val="00D651A7"/>
    <w:rsid w:val="00D70B5D"/>
    <w:rsid w:val="00D71664"/>
    <w:rsid w:val="00D72AC0"/>
    <w:rsid w:val="00D7385F"/>
    <w:rsid w:val="00D74CAF"/>
    <w:rsid w:val="00D758B6"/>
    <w:rsid w:val="00D76FF4"/>
    <w:rsid w:val="00D770BE"/>
    <w:rsid w:val="00D81005"/>
    <w:rsid w:val="00D83AC5"/>
    <w:rsid w:val="00D86CC2"/>
    <w:rsid w:val="00D92437"/>
    <w:rsid w:val="00D92D3E"/>
    <w:rsid w:val="00D966BC"/>
    <w:rsid w:val="00D97343"/>
    <w:rsid w:val="00D97670"/>
    <w:rsid w:val="00D9796F"/>
    <w:rsid w:val="00DA1511"/>
    <w:rsid w:val="00DA23A3"/>
    <w:rsid w:val="00DA3D9A"/>
    <w:rsid w:val="00DA4812"/>
    <w:rsid w:val="00DA4920"/>
    <w:rsid w:val="00DA634B"/>
    <w:rsid w:val="00DA6F65"/>
    <w:rsid w:val="00DB185F"/>
    <w:rsid w:val="00DB2BB8"/>
    <w:rsid w:val="00DB3548"/>
    <w:rsid w:val="00DB4763"/>
    <w:rsid w:val="00DB6A50"/>
    <w:rsid w:val="00DC1017"/>
    <w:rsid w:val="00DC1119"/>
    <w:rsid w:val="00DC303D"/>
    <w:rsid w:val="00DC3FF9"/>
    <w:rsid w:val="00DC4713"/>
    <w:rsid w:val="00DC4FBF"/>
    <w:rsid w:val="00DC6324"/>
    <w:rsid w:val="00DD01C7"/>
    <w:rsid w:val="00DD39AE"/>
    <w:rsid w:val="00DD5382"/>
    <w:rsid w:val="00DD65AA"/>
    <w:rsid w:val="00DD6F1F"/>
    <w:rsid w:val="00DD75CE"/>
    <w:rsid w:val="00DE0C52"/>
    <w:rsid w:val="00DE1036"/>
    <w:rsid w:val="00DE1655"/>
    <w:rsid w:val="00DE1B67"/>
    <w:rsid w:val="00DE27EC"/>
    <w:rsid w:val="00DE2CDB"/>
    <w:rsid w:val="00DE3357"/>
    <w:rsid w:val="00DE3F01"/>
    <w:rsid w:val="00DE44D3"/>
    <w:rsid w:val="00DE4DC8"/>
    <w:rsid w:val="00DE4E1C"/>
    <w:rsid w:val="00DE6220"/>
    <w:rsid w:val="00DE6402"/>
    <w:rsid w:val="00DE6BC9"/>
    <w:rsid w:val="00DF17A5"/>
    <w:rsid w:val="00DF24F8"/>
    <w:rsid w:val="00DF2693"/>
    <w:rsid w:val="00DF2E6B"/>
    <w:rsid w:val="00DF3BEC"/>
    <w:rsid w:val="00DF3F07"/>
    <w:rsid w:val="00DF40D9"/>
    <w:rsid w:val="00DF47C8"/>
    <w:rsid w:val="00DF645F"/>
    <w:rsid w:val="00DF7AED"/>
    <w:rsid w:val="00E00D1B"/>
    <w:rsid w:val="00E00D2B"/>
    <w:rsid w:val="00E02143"/>
    <w:rsid w:val="00E02161"/>
    <w:rsid w:val="00E02592"/>
    <w:rsid w:val="00E02D0E"/>
    <w:rsid w:val="00E06654"/>
    <w:rsid w:val="00E07F18"/>
    <w:rsid w:val="00E10955"/>
    <w:rsid w:val="00E13592"/>
    <w:rsid w:val="00E13FD2"/>
    <w:rsid w:val="00E165D2"/>
    <w:rsid w:val="00E1724C"/>
    <w:rsid w:val="00E176C0"/>
    <w:rsid w:val="00E20C85"/>
    <w:rsid w:val="00E21AD2"/>
    <w:rsid w:val="00E22AD3"/>
    <w:rsid w:val="00E24064"/>
    <w:rsid w:val="00E2450D"/>
    <w:rsid w:val="00E24837"/>
    <w:rsid w:val="00E2520C"/>
    <w:rsid w:val="00E30346"/>
    <w:rsid w:val="00E30937"/>
    <w:rsid w:val="00E314FF"/>
    <w:rsid w:val="00E321F3"/>
    <w:rsid w:val="00E32F34"/>
    <w:rsid w:val="00E336D0"/>
    <w:rsid w:val="00E34725"/>
    <w:rsid w:val="00E34CE1"/>
    <w:rsid w:val="00E3655F"/>
    <w:rsid w:val="00E4176C"/>
    <w:rsid w:val="00E430D6"/>
    <w:rsid w:val="00E43538"/>
    <w:rsid w:val="00E435E0"/>
    <w:rsid w:val="00E44A97"/>
    <w:rsid w:val="00E44D60"/>
    <w:rsid w:val="00E44F6D"/>
    <w:rsid w:val="00E46618"/>
    <w:rsid w:val="00E46E02"/>
    <w:rsid w:val="00E56164"/>
    <w:rsid w:val="00E60509"/>
    <w:rsid w:val="00E6096A"/>
    <w:rsid w:val="00E61559"/>
    <w:rsid w:val="00E61C67"/>
    <w:rsid w:val="00E6654A"/>
    <w:rsid w:val="00E7027A"/>
    <w:rsid w:val="00E713ED"/>
    <w:rsid w:val="00E715BE"/>
    <w:rsid w:val="00E71A4E"/>
    <w:rsid w:val="00E71AB6"/>
    <w:rsid w:val="00E71B1F"/>
    <w:rsid w:val="00E72410"/>
    <w:rsid w:val="00E73928"/>
    <w:rsid w:val="00E75199"/>
    <w:rsid w:val="00E762DF"/>
    <w:rsid w:val="00E80BBA"/>
    <w:rsid w:val="00E814B3"/>
    <w:rsid w:val="00E83D31"/>
    <w:rsid w:val="00E847B5"/>
    <w:rsid w:val="00E84F73"/>
    <w:rsid w:val="00E85217"/>
    <w:rsid w:val="00E852B9"/>
    <w:rsid w:val="00E85B26"/>
    <w:rsid w:val="00E85C84"/>
    <w:rsid w:val="00E86487"/>
    <w:rsid w:val="00E908AB"/>
    <w:rsid w:val="00E93BAC"/>
    <w:rsid w:val="00E962D4"/>
    <w:rsid w:val="00E96939"/>
    <w:rsid w:val="00E9747D"/>
    <w:rsid w:val="00E97618"/>
    <w:rsid w:val="00EA3401"/>
    <w:rsid w:val="00EA4C32"/>
    <w:rsid w:val="00EA6F12"/>
    <w:rsid w:val="00EA7F1C"/>
    <w:rsid w:val="00EB115B"/>
    <w:rsid w:val="00EB11F1"/>
    <w:rsid w:val="00EB127C"/>
    <w:rsid w:val="00EB3650"/>
    <w:rsid w:val="00EB42AE"/>
    <w:rsid w:val="00EB4CE1"/>
    <w:rsid w:val="00EB6FB5"/>
    <w:rsid w:val="00EC0188"/>
    <w:rsid w:val="00EC06A7"/>
    <w:rsid w:val="00EC0935"/>
    <w:rsid w:val="00EC0CDA"/>
    <w:rsid w:val="00EC6EF9"/>
    <w:rsid w:val="00ED06F1"/>
    <w:rsid w:val="00ED0716"/>
    <w:rsid w:val="00ED0E0D"/>
    <w:rsid w:val="00ED2072"/>
    <w:rsid w:val="00ED2134"/>
    <w:rsid w:val="00ED2D39"/>
    <w:rsid w:val="00EE0694"/>
    <w:rsid w:val="00EE1399"/>
    <w:rsid w:val="00EE175E"/>
    <w:rsid w:val="00EE24A2"/>
    <w:rsid w:val="00EE2DD4"/>
    <w:rsid w:val="00EE3C9F"/>
    <w:rsid w:val="00EE3EF9"/>
    <w:rsid w:val="00EE49AA"/>
    <w:rsid w:val="00EE5351"/>
    <w:rsid w:val="00EE6A08"/>
    <w:rsid w:val="00EF1B4B"/>
    <w:rsid w:val="00EF2E96"/>
    <w:rsid w:val="00EF330C"/>
    <w:rsid w:val="00EF5C44"/>
    <w:rsid w:val="00EF6D7B"/>
    <w:rsid w:val="00EF7368"/>
    <w:rsid w:val="00EF7645"/>
    <w:rsid w:val="00F00F6E"/>
    <w:rsid w:val="00F02080"/>
    <w:rsid w:val="00F02459"/>
    <w:rsid w:val="00F05461"/>
    <w:rsid w:val="00F05472"/>
    <w:rsid w:val="00F0700C"/>
    <w:rsid w:val="00F11A13"/>
    <w:rsid w:val="00F127C5"/>
    <w:rsid w:val="00F13BE8"/>
    <w:rsid w:val="00F14388"/>
    <w:rsid w:val="00F148AD"/>
    <w:rsid w:val="00F150E6"/>
    <w:rsid w:val="00F163F4"/>
    <w:rsid w:val="00F17DD1"/>
    <w:rsid w:val="00F20247"/>
    <w:rsid w:val="00F2032B"/>
    <w:rsid w:val="00F20C93"/>
    <w:rsid w:val="00F20CBC"/>
    <w:rsid w:val="00F21DF2"/>
    <w:rsid w:val="00F24850"/>
    <w:rsid w:val="00F25194"/>
    <w:rsid w:val="00F26C82"/>
    <w:rsid w:val="00F304EE"/>
    <w:rsid w:val="00F332F2"/>
    <w:rsid w:val="00F33572"/>
    <w:rsid w:val="00F35428"/>
    <w:rsid w:val="00F35BC0"/>
    <w:rsid w:val="00F419AB"/>
    <w:rsid w:val="00F4343F"/>
    <w:rsid w:val="00F45509"/>
    <w:rsid w:val="00F4578C"/>
    <w:rsid w:val="00F47638"/>
    <w:rsid w:val="00F479B2"/>
    <w:rsid w:val="00F51463"/>
    <w:rsid w:val="00F51B4C"/>
    <w:rsid w:val="00F51FBB"/>
    <w:rsid w:val="00F56170"/>
    <w:rsid w:val="00F572C3"/>
    <w:rsid w:val="00F622D8"/>
    <w:rsid w:val="00F630AC"/>
    <w:rsid w:val="00F636CA"/>
    <w:rsid w:val="00F6380F"/>
    <w:rsid w:val="00F640C3"/>
    <w:rsid w:val="00F64405"/>
    <w:rsid w:val="00F65BD6"/>
    <w:rsid w:val="00F65D6B"/>
    <w:rsid w:val="00F66855"/>
    <w:rsid w:val="00F66CEC"/>
    <w:rsid w:val="00F701F6"/>
    <w:rsid w:val="00F703B9"/>
    <w:rsid w:val="00F7044D"/>
    <w:rsid w:val="00F707EB"/>
    <w:rsid w:val="00F70DD1"/>
    <w:rsid w:val="00F71238"/>
    <w:rsid w:val="00F732CE"/>
    <w:rsid w:val="00F73465"/>
    <w:rsid w:val="00F73660"/>
    <w:rsid w:val="00F7515C"/>
    <w:rsid w:val="00F7581A"/>
    <w:rsid w:val="00F76CA7"/>
    <w:rsid w:val="00F813C8"/>
    <w:rsid w:val="00F82F29"/>
    <w:rsid w:val="00F85D59"/>
    <w:rsid w:val="00F91D42"/>
    <w:rsid w:val="00F9296B"/>
    <w:rsid w:val="00F93519"/>
    <w:rsid w:val="00F935A9"/>
    <w:rsid w:val="00F93BBF"/>
    <w:rsid w:val="00F941D4"/>
    <w:rsid w:val="00FA052A"/>
    <w:rsid w:val="00FA05E7"/>
    <w:rsid w:val="00FA2ADF"/>
    <w:rsid w:val="00FA4DD8"/>
    <w:rsid w:val="00FA53E4"/>
    <w:rsid w:val="00FA5F3C"/>
    <w:rsid w:val="00FA6678"/>
    <w:rsid w:val="00FB06DB"/>
    <w:rsid w:val="00FB0C2C"/>
    <w:rsid w:val="00FB2671"/>
    <w:rsid w:val="00FB2824"/>
    <w:rsid w:val="00FB31C3"/>
    <w:rsid w:val="00FB3C33"/>
    <w:rsid w:val="00FB620E"/>
    <w:rsid w:val="00FB6B81"/>
    <w:rsid w:val="00FC110A"/>
    <w:rsid w:val="00FC1C0A"/>
    <w:rsid w:val="00FC2280"/>
    <w:rsid w:val="00FC2614"/>
    <w:rsid w:val="00FC3006"/>
    <w:rsid w:val="00FC3700"/>
    <w:rsid w:val="00FC5FD3"/>
    <w:rsid w:val="00FC61C6"/>
    <w:rsid w:val="00FC6A7E"/>
    <w:rsid w:val="00FC6CCC"/>
    <w:rsid w:val="00FC7B7A"/>
    <w:rsid w:val="00FD00B9"/>
    <w:rsid w:val="00FD1DF3"/>
    <w:rsid w:val="00FD25EA"/>
    <w:rsid w:val="00FD4109"/>
    <w:rsid w:val="00FD47FA"/>
    <w:rsid w:val="00FD4AA0"/>
    <w:rsid w:val="00FD6204"/>
    <w:rsid w:val="00FD69AD"/>
    <w:rsid w:val="00FE0C03"/>
    <w:rsid w:val="00FE10BB"/>
    <w:rsid w:val="00FE27EB"/>
    <w:rsid w:val="00FE2852"/>
    <w:rsid w:val="00FE312D"/>
    <w:rsid w:val="00FE325D"/>
    <w:rsid w:val="00FE52CB"/>
    <w:rsid w:val="00FE7602"/>
    <w:rsid w:val="00FF0211"/>
    <w:rsid w:val="00FF0413"/>
    <w:rsid w:val="00FF217B"/>
    <w:rsid w:val="00FF28AA"/>
    <w:rsid w:val="00FF3359"/>
    <w:rsid w:val="00FF3387"/>
    <w:rsid w:val="00FF4C82"/>
    <w:rsid w:val="00FF4D89"/>
    <w:rsid w:val="00FF52E4"/>
    <w:rsid w:val="00FF5B3F"/>
    <w:rsid w:val="00FF616F"/>
    <w:rsid w:val="00FF754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6A2B19"/>
  <w15:docId w15:val="{62AE8F56-3CCC-4612-B137-0B23C80289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Nunito ExtraLight" w:eastAsia="Nunito ExtraLight" w:hAnsi="Nunito ExtraLight" w:cs="Nunito ExtraLight"/>
        <w:sz w:val="22"/>
        <w:szCs w:val="22"/>
        <w:lang w:val="en-GB" w:eastAsia="fr-FR"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A319B1"/>
    <w:rPr>
      <w:rFonts w:asciiTheme="minorHAnsi" w:hAnsiTheme="minorHAnsi"/>
      <w:lang w:val="en-US"/>
    </w:rPr>
  </w:style>
  <w:style w:type="paragraph" w:styleId="Titre1">
    <w:name w:val="heading 1"/>
    <w:basedOn w:val="Normal"/>
    <w:next w:val="Normal"/>
    <w:link w:val="Titre1Car"/>
    <w:autoRedefine/>
    <w:uiPriority w:val="9"/>
    <w:qFormat/>
    <w:rsid w:val="00953072"/>
    <w:pPr>
      <w:keepNext/>
      <w:keepLines/>
      <w:numPr>
        <w:numId w:val="16"/>
      </w:numPr>
      <w:spacing w:before="240" w:after="0"/>
      <w:outlineLvl w:val="0"/>
    </w:pPr>
    <w:rPr>
      <w:rFonts w:ascii="Nunito Sans" w:eastAsiaTheme="majorEastAsia" w:hAnsi="Nunito Sans" w:cstheme="majorBidi"/>
      <w:color w:val="000000" w:themeColor="text1"/>
      <w:sz w:val="40"/>
      <w:szCs w:val="32"/>
    </w:rPr>
  </w:style>
  <w:style w:type="paragraph" w:styleId="Titre2">
    <w:name w:val="heading 2"/>
    <w:basedOn w:val="Normal"/>
    <w:next w:val="Normal"/>
    <w:link w:val="Titre2Car"/>
    <w:autoRedefine/>
    <w:uiPriority w:val="9"/>
    <w:unhideWhenUsed/>
    <w:qFormat/>
    <w:rsid w:val="006D5BBB"/>
    <w:pPr>
      <w:keepNext/>
      <w:keepLines/>
      <w:numPr>
        <w:ilvl w:val="1"/>
        <w:numId w:val="16"/>
      </w:numPr>
      <w:spacing w:before="40" w:after="0"/>
      <w:outlineLvl w:val="1"/>
      <w:pPrChange w:id="0" w:author="Arthur Parmentier" w:date="2020-06-07T21:11:00Z">
        <w:pPr>
          <w:keepNext/>
          <w:keepLines/>
          <w:numPr>
            <w:ilvl w:val="1"/>
            <w:numId w:val="16"/>
          </w:numPr>
          <w:spacing w:before="40" w:line="259" w:lineRule="auto"/>
          <w:ind w:left="720"/>
          <w:outlineLvl w:val="1"/>
        </w:pPr>
      </w:pPrChange>
    </w:pPr>
    <w:rPr>
      <w:rFonts w:ascii="Nunito Sans Light" w:eastAsiaTheme="majorEastAsia" w:hAnsi="Nunito Sans Light" w:cstheme="majorBidi"/>
      <w:sz w:val="32"/>
      <w:szCs w:val="26"/>
      <w:rPrChange w:id="0" w:author="Arthur Parmentier" w:date="2020-06-07T21:11:00Z">
        <w:rPr>
          <w:rFonts w:ascii="Nunito Sans Light" w:eastAsiaTheme="majorEastAsia" w:hAnsi="Nunito Sans Light" w:cstheme="majorBidi"/>
          <w:sz w:val="32"/>
          <w:szCs w:val="26"/>
          <w:lang w:val="en-US" w:eastAsia="fr-FR" w:bidi="ar-SA"/>
        </w:rPr>
      </w:rPrChange>
    </w:rPr>
  </w:style>
  <w:style w:type="paragraph" w:styleId="Titre3">
    <w:name w:val="heading 3"/>
    <w:basedOn w:val="Normal"/>
    <w:next w:val="Normal"/>
    <w:link w:val="Titre3Car"/>
    <w:uiPriority w:val="9"/>
    <w:unhideWhenUsed/>
    <w:qFormat/>
    <w:rsid w:val="00414962"/>
    <w:pPr>
      <w:keepNext/>
      <w:keepLines/>
      <w:numPr>
        <w:ilvl w:val="2"/>
        <w:numId w:val="16"/>
      </w:numPr>
      <w:spacing w:before="280" w:after="80"/>
      <w:outlineLvl w:val="2"/>
      <w:pPrChange w:id="1" w:author="Arthur Parmentier" w:date="2020-05-14T14:00:00Z">
        <w:pPr>
          <w:keepNext/>
          <w:keepLines/>
          <w:numPr>
            <w:ilvl w:val="2"/>
            <w:numId w:val="16"/>
          </w:numPr>
          <w:spacing w:before="280" w:after="80" w:line="259" w:lineRule="auto"/>
          <w:ind w:left="1440"/>
          <w:outlineLvl w:val="2"/>
        </w:pPr>
      </w:pPrChange>
    </w:pPr>
    <w:rPr>
      <w:rFonts w:ascii="Nunito Sans Light" w:hAnsi="Nunito Sans Light"/>
      <w:sz w:val="28"/>
      <w:szCs w:val="28"/>
      <w:rPrChange w:id="1" w:author="Arthur Parmentier" w:date="2020-05-14T14:00:00Z">
        <w:rPr>
          <w:rFonts w:ascii="Nunito Sans Light" w:eastAsia="Nunito ExtraLight" w:hAnsi="Nunito Sans Light" w:cs="Nunito ExtraLight"/>
          <w:sz w:val="28"/>
          <w:szCs w:val="28"/>
          <w:lang w:val="en-US" w:eastAsia="fr-FR" w:bidi="ar-SA"/>
        </w:rPr>
      </w:rPrChange>
    </w:rPr>
  </w:style>
  <w:style w:type="paragraph" w:styleId="Titre4">
    <w:name w:val="heading 4"/>
    <w:basedOn w:val="Normal"/>
    <w:next w:val="Normal"/>
    <w:autoRedefine/>
    <w:uiPriority w:val="9"/>
    <w:unhideWhenUsed/>
    <w:qFormat/>
    <w:rsid w:val="00E24064"/>
    <w:pPr>
      <w:keepNext/>
      <w:keepLines/>
      <w:numPr>
        <w:ilvl w:val="3"/>
        <w:numId w:val="16"/>
      </w:numPr>
      <w:spacing w:before="240" w:after="40"/>
      <w:outlineLvl w:val="3"/>
    </w:pPr>
    <w:rPr>
      <w:rFonts w:ascii="Nunito Sans Light" w:hAnsi="Nunito Sans Light"/>
      <w:sz w:val="24"/>
      <w:szCs w:val="24"/>
    </w:rPr>
  </w:style>
  <w:style w:type="paragraph" w:styleId="Titre5">
    <w:name w:val="heading 5"/>
    <w:basedOn w:val="Normal"/>
    <w:next w:val="Normal"/>
    <w:autoRedefine/>
    <w:uiPriority w:val="9"/>
    <w:unhideWhenUsed/>
    <w:qFormat/>
    <w:rsid w:val="00D36F5F"/>
    <w:pPr>
      <w:keepNext/>
      <w:keepLines/>
      <w:numPr>
        <w:ilvl w:val="4"/>
        <w:numId w:val="16"/>
      </w:numPr>
      <w:spacing w:before="220" w:after="40"/>
      <w:outlineLvl w:val="4"/>
    </w:pPr>
    <w:rPr>
      <w:rFonts w:ascii="Nunito Sans Light" w:hAnsi="Nunito Sans Light"/>
    </w:rPr>
  </w:style>
  <w:style w:type="paragraph" w:styleId="Titre6">
    <w:name w:val="heading 6"/>
    <w:basedOn w:val="Normal"/>
    <w:next w:val="Normal"/>
    <w:link w:val="Titre6Car"/>
    <w:uiPriority w:val="9"/>
    <w:unhideWhenUsed/>
    <w:qFormat/>
    <w:pPr>
      <w:keepNext/>
      <w:keepLines/>
      <w:numPr>
        <w:ilvl w:val="5"/>
        <w:numId w:val="16"/>
      </w:numPr>
      <w:spacing w:before="200" w:after="40"/>
      <w:outlineLvl w:val="5"/>
    </w:pPr>
    <w:rPr>
      <w:b/>
      <w:sz w:val="20"/>
      <w:szCs w:val="20"/>
    </w:rPr>
  </w:style>
  <w:style w:type="paragraph" w:styleId="Titre7">
    <w:name w:val="heading 7"/>
    <w:basedOn w:val="Normal"/>
    <w:next w:val="Normal"/>
    <w:link w:val="Titre7Car"/>
    <w:uiPriority w:val="9"/>
    <w:semiHidden/>
    <w:unhideWhenUsed/>
    <w:qFormat/>
    <w:rsid w:val="001D7151"/>
    <w:pPr>
      <w:keepNext/>
      <w:keepLines/>
      <w:numPr>
        <w:ilvl w:val="6"/>
        <w:numId w:val="16"/>
      </w:numPr>
      <w:spacing w:before="40" w:after="0"/>
      <w:outlineLvl w:val="6"/>
    </w:pPr>
    <w:rPr>
      <w:rFonts w:asciiTheme="majorHAnsi" w:eastAsiaTheme="majorEastAsia" w:hAnsiTheme="majorHAnsi" w:cstheme="majorBidi"/>
      <w:i/>
      <w:iCs/>
      <w:color w:val="84620E" w:themeColor="accent1" w:themeShade="7F"/>
    </w:rPr>
  </w:style>
  <w:style w:type="paragraph" w:styleId="Titre8">
    <w:name w:val="heading 8"/>
    <w:basedOn w:val="Normal"/>
    <w:next w:val="Normal"/>
    <w:link w:val="Titre8Car"/>
    <w:uiPriority w:val="9"/>
    <w:semiHidden/>
    <w:unhideWhenUsed/>
    <w:qFormat/>
    <w:rsid w:val="001D7151"/>
    <w:pPr>
      <w:keepNext/>
      <w:keepLines/>
      <w:numPr>
        <w:ilvl w:val="7"/>
        <w:numId w:val="16"/>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1D7151"/>
    <w:pPr>
      <w:keepNext/>
      <w:keepLines/>
      <w:numPr>
        <w:ilvl w:val="8"/>
        <w:numId w:val="1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link w:val="TitreCar"/>
    <w:uiPriority w:val="10"/>
    <w:qFormat/>
    <w:rsid w:val="00953072"/>
    <w:pPr>
      <w:spacing w:after="0" w:line="240" w:lineRule="auto"/>
      <w:contextualSpacing/>
    </w:pPr>
    <w:rPr>
      <w:rFonts w:ascii="Nunito Sans" w:eastAsiaTheme="majorEastAsia" w:hAnsi="Nunito Sans" w:cstheme="majorBidi"/>
      <w:spacing w:val="-10"/>
      <w:kern w:val="28"/>
      <w:sz w:val="72"/>
      <w:szCs w:val="56"/>
    </w:rPr>
  </w:style>
  <w:style w:type="paragraph" w:styleId="Textedebulles">
    <w:name w:val="Balloon Text"/>
    <w:basedOn w:val="Normal"/>
    <w:link w:val="TextedebullesCar"/>
    <w:uiPriority w:val="99"/>
    <w:semiHidden/>
    <w:unhideWhenUsed/>
    <w:rsid w:val="00FB3FEE"/>
    <w:rPr>
      <w:rFonts w:ascii="Lucida Grande" w:hAnsi="Lucida Grande"/>
      <w:sz w:val="18"/>
      <w:szCs w:val="18"/>
    </w:rPr>
  </w:style>
  <w:style w:type="character" w:customStyle="1" w:styleId="TextedebullesCar">
    <w:name w:val="Texte de bulles Car"/>
    <w:basedOn w:val="Policepardfaut"/>
    <w:link w:val="Textedebulles"/>
    <w:uiPriority w:val="99"/>
    <w:semiHidden/>
    <w:rsid w:val="00FB3FEE"/>
    <w:rPr>
      <w:rFonts w:ascii="Lucida Grande" w:hAnsi="Lucida Grande"/>
      <w:sz w:val="18"/>
      <w:szCs w:val="18"/>
    </w:rPr>
  </w:style>
  <w:style w:type="character" w:customStyle="1" w:styleId="TitreCar">
    <w:name w:val="Titre Car"/>
    <w:basedOn w:val="Policepardfaut"/>
    <w:link w:val="Titre"/>
    <w:uiPriority w:val="10"/>
    <w:rsid w:val="00953072"/>
    <w:rPr>
      <w:rFonts w:ascii="Nunito Sans" w:eastAsiaTheme="majorEastAsia" w:hAnsi="Nunito Sans" w:cstheme="majorBidi"/>
      <w:spacing w:val="-10"/>
      <w:kern w:val="28"/>
      <w:sz w:val="72"/>
      <w:szCs w:val="56"/>
      <w:lang w:val="en-US"/>
    </w:rPr>
  </w:style>
  <w:style w:type="character" w:customStyle="1" w:styleId="Titre1Car">
    <w:name w:val="Titre 1 Car"/>
    <w:basedOn w:val="Policepardfaut"/>
    <w:link w:val="Titre1"/>
    <w:uiPriority w:val="9"/>
    <w:rsid w:val="00953072"/>
    <w:rPr>
      <w:rFonts w:ascii="Nunito Sans" w:eastAsiaTheme="majorEastAsia" w:hAnsi="Nunito Sans" w:cstheme="majorBidi"/>
      <w:color w:val="000000" w:themeColor="text1"/>
      <w:sz w:val="40"/>
      <w:szCs w:val="32"/>
      <w:lang w:val="en-US"/>
    </w:rPr>
  </w:style>
  <w:style w:type="paragraph" w:styleId="Paragraphedeliste">
    <w:name w:val="List Paragraph"/>
    <w:basedOn w:val="Normal"/>
    <w:uiPriority w:val="34"/>
    <w:qFormat/>
    <w:rsid w:val="00943B9B"/>
    <w:pPr>
      <w:ind w:left="720"/>
      <w:contextualSpacing/>
    </w:pPr>
  </w:style>
  <w:style w:type="character" w:styleId="Lienhypertexte">
    <w:name w:val="Hyperlink"/>
    <w:basedOn w:val="Policepardfaut"/>
    <w:uiPriority w:val="99"/>
    <w:unhideWhenUsed/>
    <w:rsid w:val="008756B1"/>
    <w:rPr>
      <w:color w:val="0000FF"/>
      <w:u w:val="single"/>
    </w:rPr>
  </w:style>
  <w:style w:type="character" w:customStyle="1" w:styleId="Mentionnonrsolue1">
    <w:name w:val="Mention non résolue1"/>
    <w:basedOn w:val="Policepardfaut"/>
    <w:uiPriority w:val="99"/>
    <w:semiHidden/>
    <w:unhideWhenUsed/>
    <w:rsid w:val="008756B1"/>
    <w:rPr>
      <w:color w:val="605E5C"/>
      <w:shd w:val="clear" w:color="auto" w:fill="E1DFDD"/>
    </w:rPr>
  </w:style>
  <w:style w:type="character" w:customStyle="1" w:styleId="Titre2Car">
    <w:name w:val="Titre 2 Car"/>
    <w:basedOn w:val="Policepardfaut"/>
    <w:link w:val="Titre2"/>
    <w:uiPriority w:val="9"/>
    <w:rsid w:val="006D5BBB"/>
    <w:rPr>
      <w:rFonts w:ascii="Nunito Sans Light" w:eastAsiaTheme="majorEastAsia" w:hAnsi="Nunito Sans Light" w:cstheme="majorBidi"/>
      <w:sz w:val="32"/>
      <w:szCs w:val="26"/>
      <w:lang w:val="en-US"/>
    </w:rPr>
  </w:style>
  <w:style w:type="character" w:customStyle="1" w:styleId="bidi">
    <w:name w:val="bidi"/>
    <w:basedOn w:val="Policepardfaut"/>
    <w:rsid w:val="005C6F4B"/>
  </w:style>
  <w:style w:type="paragraph" w:styleId="Pieddepage">
    <w:name w:val="footer"/>
    <w:basedOn w:val="Normal"/>
    <w:link w:val="PieddepageCar"/>
    <w:uiPriority w:val="99"/>
    <w:semiHidden/>
    <w:unhideWhenUsed/>
    <w:rsid w:val="002454DE"/>
    <w:pPr>
      <w:tabs>
        <w:tab w:val="center" w:pos="4819"/>
        <w:tab w:val="right" w:pos="9638"/>
      </w:tabs>
      <w:spacing w:after="0" w:line="240" w:lineRule="auto"/>
    </w:pPr>
  </w:style>
  <w:style w:type="character" w:customStyle="1" w:styleId="PieddepageCar">
    <w:name w:val="Pied de page Car"/>
    <w:basedOn w:val="Policepardfaut"/>
    <w:link w:val="Pieddepage"/>
    <w:uiPriority w:val="99"/>
    <w:semiHidden/>
    <w:rsid w:val="002454DE"/>
    <w:rPr>
      <w:lang w:val="en-US"/>
    </w:rPr>
  </w:style>
  <w:style w:type="character" w:styleId="Numrodepage">
    <w:name w:val="page number"/>
    <w:basedOn w:val="Policepardfaut"/>
    <w:uiPriority w:val="99"/>
    <w:semiHidden/>
    <w:unhideWhenUsed/>
    <w:rsid w:val="002454DE"/>
  </w:style>
  <w:style w:type="character" w:styleId="Lienhypertextesuivivisit">
    <w:name w:val="FollowedHyperlink"/>
    <w:basedOn w:val="Policepardfaut"/>
    <w:uiPriority w:val="99"/>
    <w:semiHidden/>
    <w:unhideWhenUsed/>
    <w:rsid w:val="00453362"/>
    <w:rPr>
      <w:color w:val="954F72" w:themeColor="followedHyperlink"/>
      <w:u w:val="single"/>
    </w:rPr>
  </w:style>
  <w:style w:type="paragraph" w:styleId="Notedebasdepage">
    <w:name w:val="footnote text"/>
    <w:basedOn w:val="Normal"/>
    <w:link w:val="NotedebasdepageCar"/>
    <w:uiPriority w:val="99"/>
    <w:unhideWhenUsed/>
    <w:rsid w:val="00453362"/>
    <w:pPr>
      <w:spacing w:after="0" w:line="240" w:lineRule="auto"/>
    </w:pPr>
    <w:rPr>
      <w:sz w:val="20"/>
      <w:szCs w:val="20"/>
    </w:rPr>
  </w:style>
  <w:style w:type="character" w:customStyle="1" w:styleId="NotedebasdepageCar">
    <w:name w:val="Note de bas de page Car"/>
    <w:basedOn w:val="Policepardfaut"/>
    <w:link w:val="Notedebasdepage"/>
    <w:uiPriority w:val="99"/>
    <w:rsid w:val="00453362"/>
    <w:rPr>
      <w:sz w:val="20"/>
      <w:szCs w:val="20"/>
      <w:lang w:val="en-US"/>
    </w:rPr>
  </w:style>
  <w:style w:type="character" w:styleId="Appelnotedebasdep">
    <w:name w:val="footnote reference"/>
    <w:basedOn w:val="Policepardfaut"/>
    <w:uiPriority w:val="99"/>
    <w:semiHidden/>
    <w:unhideWhenUsed/>
    <w:rsid w:val="00453362"/>
    <w:rPr>
      <w:vertAlign w:val="superscript"/>
    </w:rPr>
  </w:style>
  <w:style w:type="character" w:styleId="Mentionnonrsolue">
    <w:name w:val="Unresolved Mention"/>
    <w:basedOn w:val="Policepardfaut"/>
    <w:uiPriority w:val="99"/>
    <w:semiHidden/>
    <w:unhideWhenUsed/>
    <w:rsid w:val="00A36C6A"/>
    <w:rPr>
      <w:color w:val="605E5C"/>
      <w:shd w:val="clear" w:color="auto" w:fill="E1DFDD"/>
    </w:rPr>
  </w:style>
  <w:style w:type="character" w:customStyle="1" w:styleId="textexposedshow">
    <w:name w:val="text_exposed_show"/>
    <w:basedOn w:val="Policepardfaut"/>
    <w:rsid w:val="00A36C6A"/>
  </w:style>
  <w:style w:type="paragraph" w:styleId="Sous-titr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En-ttedetabledesmatires">
    <w:name w:val="TOC Heading"/>
    <w:basedOn w:val="Titre1"/>
    <w:next w:val="Normal"/>
    <w:uiPriority w:val="39"/>
    <w:unhideWhenUsed/>
    <w:qFormat/>
    <w:rsid w:val="001D7151"/>
    <w:pPr>
      <w:outlineLvl w:val="9"/>
    </w:pPr>
    <w:rPr>
      <w:color w:val="C69415" w:themeColor="accent1" w:themeShade="BF"/>
      <w:sz w:val="32"/>
      <w:lang w:val="fr-FR"/>
    </w:rPr>
  </w:style>
  <w:style w:type="character" w:customStyle="1" w:styleId="Titre7Car">
    <w:name w:val="Titre 7 Car"/>
    <w:basedOn w:val="Policepardfaut"/>
    <w:link w:val="Titre7"/>
    <w:uiPriority w:val="9"/>
    <w:semiHidden/>
    <w:rsid w:val="001D7151"/>
    <w:rPr>
      <w:rFonts w:asciiTheme="majorHAnsi" w:eastAsiaTheme="majorEastAsia" w:hAnsiTheme="majorHAnsi" w:cstheme="majorBidi"/>
      <w:i/>
      <w:iCs/>
      <w:color w:val="84620E" w:themeColor="accent1" w:themeShade="7F"/>
      <w:lang w:val="en-US"/>
    </w:rPr>
  </w:style>
  <w:style w:type="character" w:customStyle="1" w:styleId="Titre8Car">
    <w:name w:val="Titre 8 Car"/>
    <w:basedOn w:val="Policepardfaut"/>
    <w:link w:val="Titre8"/>
    <w:uiPriority w:val="9"/>
    <w:semiHidden/>
    <w:rsid w:val="001D7151"/>
    <w:rPr>
      <w:rFonts w:asciiTheme="majorHAnsi" w:eastAsiaTheme="majorEastAsia" w:hAnsiTheme="majorHAnsi" w:cstheme="majorBidi"/>
      <w:color w:val="272727" w:themeColor="text1" w:themeTint="D8"/>
      <w:sz w:val="21"/>
      <w:szCs w:val="21"/>
      <w:lang w:val="en-US"/>
    </w:rPr>
  </w:style>
  <w:style w:type="character" w:customStyle="1" w:styleId="Titre9Car">
    <w:name w:val="Titre 9 Car"/>
    <w:basedOn w:val="Policepardfaut"/>
    <w:link w:val="Titre9"/>
    <w:uiPriority w:val="9"/>
    <w:semiHidden/>
    <w:rsid w:val="001D7151"/>
    <w:rPr>
      <w:rFonts w:asciiTheme="majorHAnsi" w:eastAsiaTheme="majorEastAsia" w:hAnsiTheme="majorHAnsi" w:cstheme="majorBidi"/>
      <w:i/>
      <w:iCs/>
      <w:color w:val="272727" w:themeColor="text1" w:themeTint="D8"/>
      <w:sz w:val="21"/>
      <w:szCs w:val="21"/>
      <w:lang w:val="en-US"/>
    </w:rPr>
  </w:style>
  <w:style w:type="paragraph" w:styleId="TM1">
    <w:name w:val="toc 1"/>
    <w:basedOn w:val="Normal"/>
    <w:next w:val="Normal"/>
    <w:autoRedefine/>
    <w:uiPriority w:val="39"/>
    <w:unhideWhenUsed/>
    <w:rsid w:val="001261FF"/>
    <w:pPr>
      <w:spacing w:before="120" w:after="0"/>
    </w:pPr>
    <w:rPr>
      <w:b/>
      <w:bCs/>
      <w:i/>
      <w:iCs/>
      <w:sz w:val="24"/>
      <w:szCs w:val="24"/>
    </w:rPr>
  </w:style>
  <w:style w:type="paragraph" w:styleId="TM2">
    <w:name w:val="toc 2"/>
    <w:basedOn w:val="Normal"/>
    <w:next w:val="Normal"/>
    <w:autoRedefine/>
    <w:uiPriority w:val="39"/>
    <w:unhideWhenUsed/>
    <w:rsid w:val="001261FF"/>
    <w:pPr>
      <w:spacing w:before="120" w:after="0"/>
      <w:ind w:left="220"/>
    </w:pPr>
    <w:rPr>
      <w:b/>
      <w:bCs/>
    </w:rPr>
  </w:style>
  <w:style w:type="paragraph" w:styleId="TM3">
    <w:name w:val="toc 3"/>
    <w:basedOn w:val="Normal"/>
    <w:next w:val="Normal"/>
    <w:autoRedefine/>
    <w:uiPriority w:val="39"/>
    <w:unhideWhenUsed/>
    <w:rsid w:val="001261FF"/>
    <w:pPr>
      <w:spacing w:after="0"/>
      <w:ind w:left="440"/>
    </w:pPr>
    <w:rPr>
      <w:sz w:val="20"/>
      <w:szCs w:val="20"/>
    </w:rPr>
  </w:style>
  <w:style w:type="paragraph" w:styleId="TM4">
    <w:name w:val="toc 4"/>
    <w:basedOn w:val="Normal"/>
    <w:next w:val="Normal"/>
    <w:autoRedefine/>
    <w:uiPriority w:val="39"/>
    <w:unhideWhenUsed/>
    <w:rsid w:val="001261FF"/>
    <w:pPr>
      <w:spacing w:after="0"/>
      <w:ind w:left="660"/>
    </w:pPr>
    <w:rPr>
      <w:sz w:val="20"/>
      <w:szCs w:val="20"/>
    </w:rPr>
  </w:style>
  <w:style w:type="paragraph" w:styleId="TM5">
    <w:name w:val="toc 5"/>
    <w:basedOn w:val="Normal"/>
    <w:next w:val="Normal"/>
    <w:autoRedefine/>
    <w:uiPriority w:val="39"/>
    <w:unhideWhenUsed/>
    <w:rsid w:val="001261FF"/>
    <w:pPr>
      <w:spacing w:after="0"/>
      <w:ind w:left="880"/>
    </w:pPr>
    <w:rPr>
      <w:sz w:val="20"/>
      <w:szCs w:val="20"/>
    </w:rPr>
  </w:style>
  <w:style w:type="paragraph" w:styleId="TM6">
    <w:name w:val="toc 6"/>
    <w:basedOn w:val="Normal"/>
    <w:next w:val="Normal"/>
    <w:autoRedefine/>
    <w:uiPriority w:val="39"/>
    <w:unhideWhenUsed/>
    <w:rsid w:val="001261FF"/>
    <w:pPr>
      <w:spacing w:after="0"/>
      <w:ind w:left="1100"/>
    </w:pPr>
    <w:rPr>
      <w:sz w:val="20"/>
      <w:szCs w:val="20"/>
    </w:rPr>
  </w:style>
  <w:style w:type="paragraph" w:styleId="TM7">
    <w:name w:val="toc 7"/>
    <w:basedOn w:val="Normal"/>
    <w:next w:val="Normal"/>
    <w:autoRedefine/>
    <w:uiPriority w:val="39"/>
    <w:unhideWhenUsed/>
    <w:rsid w:val="001261FF"/>
    <w:pPr>
      <w:spacing w:after="0"/>
      <w:ind w:left="1320"/>
    </w:pPr>
    <w:rPr>
      <w:sz w:val="20"/>
      <w:szCs w:val="20"/>
    </w:rPr>
  </w:style>
  <w:style w:type="paragraph" w:styleId="TM8">
    <w:name w:val="toc 8"/>
    <w:basedOn w:val="Normal"/>
    <w:next w:val="Normal"/>
    <w:autoRedefine/>
    <w:uiPriority w:val="39"/>
    <w:unhideWhenUsed/>
    <w:rsid w:val="001261FF"/>
    <w:pPr>
      <w:spacing w:after="0"/>
      <w:ind w:left="1540"/>
    </w:pPr>
    <w:rPr>
      <w:sz w:val="20"/>
      <w:szCs w:val="20"/>
    </w:rPr>
  </w:style>
  <w:style w:type="paragraph" w:styleId="TM9">
    <w:name w:val="toc 9"/>
    <w:basedOn w:val="Normal"/>
    <w:next w:val="Normal"/>
    <w:autoRedefine/>
    <w:uiPriority w:val="39"/>
    <w:unhideWhenUsed/>
    <w:rsid w:val="001261FF"/>
    <w:pPr>
      <w:spacing w:after="0"/>
      <w:ind w:left="1760"/>
    </w:pPr>
    <w:rPr>
      <w:sz w:val="20"/>
      <w:szCs w:val="20"/>
    </w:rPr>
  </w:style>
  <w:style w:type="character" w:customStyle="1" w:styleId="Titre3Car">
    <w:name w:val="Titre 3 Car"/>
    <w:basedOn w:val="Policepardfaut"/>
    <w:link w:val="Titre3"/>
    <w:uiPriority w:val="9"/>
    <w:rsid w:val="00414962"/>
    <w:rPr>
      <w:rFonts w:ascii="Nunito Sans Light" w:hAnsi="Nunito Sans Light"/>
      <w:sz w:val="28"/>
      <w:szCs w:val="28"/>
      <w:lang w:val="en-US"/>
    </w:rPr>
  </w:style>
  <w:style w:type="character" w:customStyle="1" w:styleId="reference-text">
    <w:name w:val="reference-text"/>
    <w:basedOn w:val="Policepardfaut"/>
    <w:rsid w:val="003C3E32"/>
  </w:style>
  <w:style w:type="paragraph" w:styleId="Lgende">
    <w:name w:val="caption"/>
    <w:basedOn w:val="Normal"/>
    <w:next w:val="Normal"/>
    <w:uiPriority w:val="35"/>
    <w:unhideWhenUsed/>
    <w:qFormat/>
    <w:rsid w:val="007A0B34"/>
    <w:pPr>
      <w:spacing w:after="200" w:line="240" w:lineRule="auto"/>
    </w:pPr>
    <w:rPr>
      <w:i/>
      <w:iCs/>
      <w:color w:val="49CAA6" w:themeColor="text2"/>
      <w:sz w:val="18"/>
      <w:szCs w:val="18"/>
    </w:rPr>
  </w:style>
  <w:style w:type="character" w:styleId="Accentuation">
    <w:name w:val="Emphasis"/>
    <w:basedOn w:val="Policepardfaut"/>
    <w:uiPriority w:val="20"/>
    <w:qFormat/>
    <w:rsid w:val="00116732"/>
    <w:rPr>
      <w:i/>
      <w:iCs/>
    </w:rPr>
  </w:style>
  <w:style w:type="character" w:customStyle="1" w:styleId="Titre6Car">
    <w:name w:val="Titre 6 Car"/>
    <w:basedOn w:val="Policepardfaut"/>
    <w:link w:val="Titre6"/>
    <w:uiPriority w:val="9"/>
    <w:rsid w:val="00F7581A"/>
    <w:rPr>
      <w:rFonts w:asciiTheme="minorHAnsi" w:hAnsiTheme="minorHAnsi"/>
      <w:b/>
      <w:sz w:val="20"/>
      <w:szCs w:val="20"/>
      <w:lang w:val="en-US"/>
    </w:rPr>
  </w:style>
  <w:style w:type="character" w:styleId="lev">
    <w:name w:val="Strong"/>
    <w:basedOn w:val="Policepardfaut"/>
    <w:uiPriority w:val="22"/>
    <w:qFormat/>
    <w:rsid w:val="00E814B3"/>
    <w:rPr>
      <w:b/>
      <w:bCs/>
    </w:rPr>
  </w:style>
  <w:style w:type="paragraph" w:styleId="Citation">
    <w:name w:val="Quote"/>
    <w:basedOn w:val="Normal"/>
    <w:next w:val="Normal"/>
    <w:link w:val="CitationCar"/>
    <w:uiPriority w:val="29"/>
    <w:qFormat/>
    <w:rsid w:val="00FE0C03"/>
    <w:pPr>
      <w:spacing w:before="200"/>
      <w:ind w:left="864" w:right="864"/>
      <w:jc w:val="center"/>
    </w:pPr>
    <w:rPr>
      <w:i/>
      <w:iCs/>
      <w:color w:val="404040" w:themeColor="text1" w:themeTint="BF"/>
    </w:rPr>
  </w:style>
  <w:style w:type="character" w:customStyle="1" w:styleId="CitationCar">
    <w:name w:val="Citation Car"/>
    <w:basedOn w:val="Policepardfaut"/>
    <w:link w:val="Citation"/>
    <w:uiPriority w:val="29"/>
    <w:rsid w:val="00FE0C03"/>
    <w:rPr>
      <w:rFonts w:asciiTheme="minorHAnsi" w:hAnsiTheme="minorHAnsi"/>
      <w:i/>
      <w:iCs/>
      <w:color w:val="404040" w:themeColor="text1" w:themeTint="BF"/>
      <w:lang w:val="en-US"/>
    </w:rPr>
  </w:style>
  <w:style w:type="paragraph" w:styleId="NormalWeb">
    <w:name w:val="Normal (Web)"/>
    <w:basedOn w:val="Normal"/>
    <w:uiPriority w:val="99"/>
    <w:semiHidden/>
    <w:unhideWhenUsed/>
    <w:rsid w:val="00682B61"/>
    <w:pPr>
      <w:spacing w:before="100" w:beforeAutospacing="1" w:after="100" w:afterAutospacing="1" w:line="240" w:lineRule="auto"/>
    </w:pPr>
    <w:rPr>
      <w:rFonts w:ascii="Times New Roman" w:eastAsia="Times New Roman" w:hAnsi="Times New Roman" w:cs="Times New Roman"/>
      <w:sz w:val="24"/>
      <w:szCs w:val="24"/>
      <w:lang w:val="fr-FR"/>
    </w:rPr>
  </w:style>
  <w:style w:type="character" w:customStyle="1" w:styleId="uiqtextrenderedqtext">
    <w:name w:val="ui_qtext_rendered_qtext"/>
    <w:basedOn w:val="Policepardfaut"/>
    <w:rsid w:val="00106062"/>
  </w:style>
  <w:style w:type="character" w:styleId="CitationHTML">
    <w:name w:val="HTML Cite"/>
    <w:basedOn w:val="Policepardfaut"/>
    <w:uiPriority w:val="99"/>
    <w:semiHidden/>
    <w:unhideWhenUsed/>
    <w:rsid w:val="00E962D4"/>
    <w:rPr>
      <w:i/>
      <w:iCs/>
    </w:rPr>
  </w:style>
  <w:style w:type="character" w:customStyle="1" w:styleId="cs1-format">
    <w:name w:val="cs1-format"/>
    <w:basedOn w:val="Policepardfaut"/>
    <w:rsid w:val="00E962D4"/>
  </w:style>
  <w:style w:type="character" w:customStyle="1" w:styleId="ouvrage">
    <w:name w:val="ouvrage"/>
    <w:basedOn w:val="Policepardfaut"/>
    <w:rsid w:val="00952EC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663148">
      <w:bodyDiv w:val="1"/>
      <w:marLeft w:val="0"/>
      <w:marRight w:val="0"/>
      <w:marTop w:val="0"/>
      <w:marBottom w:val="0"/>
      <w:divBdr>
        <w:top w:val="none" w:sz="0" w:space="0" w:color="auto"/>
        <w:left w:val="none" w:sz="0" w:space="0" w:color="auto"/>
        <w:bottom w:val="none" w:sz="0" w:space="0" w:color="auto"/>
        <w:right w:val="none" w:sz="0" w:space="0" w:color="auto"/>
      </w:divBdr>
    </w:div>
    <w:div w:id="53048522">
      <w:bodyDiv w:val="1"/>
      <w:marLeft w:val="0"/>
      <w:marRight w:val="0"/>
      <w:marTop w:val="0"/>
      <w:marBottom w:val="0"/>
      <w:divBdr>
        <w:top w:val="none" w:sz="0" w:space="0" w:color="auto"/>
        <w:left w:val="none" w:sz="0" w:space="0" w:color="auto"/>
        <w:bottom w:val="none" w:sz="0" w:space="0" w:color="auto"/>
        <w:right w:val="none" w:sz="0" w:space="0" w:color="auto"/>
      </w:divBdr>
    </w:div>
    <w:div w:id="134882669">
      <w:bodyDiv w:val="1"/>
      <w:marLeft w:val="0"/>
      <w:marRight w:val="0"/>
      <w:marTop w:val="0"/>
      <w:marBottom w:val="0"/>
      <w:divBdr>
        <w:top w:val="none" w:sz="0" w:space="0" w:color="auto"/>
        <w:left w:val="none" w:sz="0" w:space="0" w:color="auto"/>
        <w:bottom w:val="none" w:sz="0" w:space="0" w:color="auto"/>
        <w:right w:val="none" w:sz="0" w:space="0" w:color="auto"/>
      </w:divBdr>
    </w:div>
    <w:div w:id="562258180">
      <w:bodyDiv w:val="1"/>
      <w:marLeft w:val="0"/>
      <w:marRight w:val="0"/>
      <w:marTop w:val="0"/>
      <w:marBottom w:val="0"/>
      <w:divBdr>
        <w:top w:val="none" w:sz="0" w:space="0" w:color="auto"/>
        <w:left w:val="none" w:sz="0" w:space="0" w:color="auto"/>
        <w:bottom w:val="none" w:sz="0" w:space="0" w:color="auto"/>
        <w:right w:val="none" w:sz="0" w:space="0" w:color="auto"/>
      </w:divBdr>
    </w:div>
    <w:div w:id="596257608">
      <w:bodyDiv w:val="1"/>
      <w:marLeft w:val="0"/>
      <w:marRight w:val="0"/>
      <w:marTop w:val="0"/>
      <w:marBottom w:val="0"/>
      <w:divBdr>
        <w:top w:val="none" w:sz="0" w:space="0" w:color="auto"/>
        <w:left w:val="none" w:sz="0" w:space="0" w:color="auto"/>
        <w:bottom w:val="none" w:sz="0" w:space="0" w:color="auto"/>
        <w:right w:val="none" w:sz="0" w:space="0" w:color="auto"/>
      </w:divBdr>
    </w:div>
    <w:div w:id="797139812">
      <w:bodyDiv w:val="1"/>
      <w:marLeft w:val="0"/>
      <w:marRight w:val="0"/>
      <w:marTop w:val="0"/>
      <w:marBottom w:val="0"/>
      <w:divBdr>
        <w:top w:val="none" w:sz="0" w:space="0" w:color="auto"/>
        <w:left w:val="none" w:sz="0" w:space="0" w:color="auto"/>
        <w:bottom w:val="none" w:sz="0" w:space="0" w:color="auto"/>
        <w:right w:val="none" w:sz="0" w:space="0" w:color="auto"/>
      </w:divBdr>
    </w:div>
    <w:div w:id="1115905957">
      <w:bodyDiv w:val="1"/>
      <w:marLeft w:val="0"/>
      <w:marRight w:val="0"/>
      <w:marTop w:val="0"/>
      <w:marBottom w:val="0"/>
      <w:divBdr>
        <w:top w:val="none" w:sz="0" w:space="0" w:color="auto"/>
        <w:left w:val="none" w:sz="0" w:space="0" w:color="auto"/>
        <w:bottom w:val="none" w:sz="0" w:space="0" w:color="auto"/>
        <w:right w:val="none" w:sz="0" w:space="0" w:color="auto"/>
      </w:divBdr>
    </w:div>
    <w:div w:id="1234850937">
      <w:bodyDiv w:val="1"/>
      <w:marLeft w:val="0"/>
      <w:marRight w:val="0"/>
      <w:marTop w:val="0"/>
      <w:marBottom w:val="0"/>
      <w:divBdr>
        <w:top w:val="none" w:sz="0" w:space="0" w:color="auto"/>
        <w:left w:val="none" w:sz="0" w:space="0" w:color="auto"/>
        <w:bottom w:val="none" w:sz="0" w:space="0" w:color="auto"/>
        <w:right w:val="none" w:sz="0" w:space="0" w:color="auto"/>
      </w:divBdr>
    </w:div>
    <w:div w:id="1287543459">
      <w:bodyDiv w:val="1"/>
      <w:marLeft w:val="0"/>
      <w:marRight w:val="0"/>
      <w:marTop w:val="0"/>
      <w:marBottom w:val="0"/>
      <w:divBdr>
        <w:top w:val="none" w:sz="0" w:space="0" w:color="auto"/>
        <w:left w:val="none" w:sz="0" w:space="0" w:color="auto"/>
        <w:bottom w:val="none" w:sz="0" w:space="0" w:color="auto"/>
        <w:right w:val="none" w:sz="0" w:space="0" w:color="auto"/>
      </w:divBdr>
    </w:div>
    <w:div w:id="1293713307">
      <w:bodyDiv w:val="1"/>
      <w:marLeft w:val="0"/>
      <w:marRight w:val="0"/>
      <w:marTop w:val="0"/>
      <w:marBottom w:val="0"/>
      <w:divBdr>
        <w:top w:val="none" w:sz="0" w:space="0" w:color="auto"/>
        <w:left w:val="none" w:sz="0" w:space="0" w:color="auto"/>
        <w:bottom w:val="none" w:sz="0" w:space="0" w:color="auto"/>
        <w:right w:val="none" w:sz="0" w:space="0" w:color="auto"/>
      </w:divBdr>
    </w:div>
    <w:div w:id="1338970349">
      <w:bodyDiv w:val="1"/>
      <w:marLeft w:val="0"/>
      <w:marRight w:val="0"/>
      <w:marTop w:val="0"/>
      <w:marBottom w:val="0"/>
      <w:divBdr>
        <w:top w:val="none" w:sz="0" w:space="0" w:color="auto"/>
        <w:left w:val="none" w:sz="0" w:space="0" w:color="auto"/>
        <w:bottom w:val="none" w:sz="0" w:space="0" w:color="auto"/>
        <w:right w:val="none" w:sz="0" w:space="0" w:color="auto"/>
      </w:divBdr>
    </w:div>
    <w:div w:id="1367367313">
      <w:bodyDiv w:val="1"/>
      <w:marLeft w:val="0"/>
      <w:marRight w:val="0"/>
      <w:marTop w:val="0"/>
      <w:marBottom w:val="0"/>
      <w:divBdr>
        <w:top w:val="none" w:sz="0" w:space="0" w:color="auto"/>
        <w:left w:val="none" w:sz="0" w:space="0" w:color="auto"/>
        <w:bottom w:val="none" w:sz="0" w:space="0" w:color="auto"/>
        <w:right w:val="none" w:sz="0" w:space="0" w:color="auto"/>
      </w:divBdr>
    </w:div>
    <w:div w:id="1401902007">
      <w:bodyDiv w:val="1"/>
      <w:marLeft w:val="0"/>
      <w:marRight w:val="0"/>
      <w:marTop w:val="0"/>
      <w:marBottom w:val="0"/>
      <w:divBdr>
        <w:top w:val="none" w:sz="0" w:space="0" w:color="auto"/>
        <w:left w:val="none" w:sz="0" w:space="0" w:color="auto"/>
        <w:bottom w:val="none" w:sz="0" w:space="0" w:color="auto"/>
        <w:right w:val="none" w:sz="0" w:space="0" w:color="auto"/>
      </w:divBdr>
    </w:div>
    <w:div w:id="1427848585">
      <w:bodyDiv w:val="1"/>
      <w:marLeft w:val="0"/>
      <w:marRight w:val="0"/>
      <w:marTop w:val="0"/>
      <w:marBottom w:val="0"/>
      <w:divBdr>
        <w:top w:val="none" w:sz="0" w:space="0" w:color="auto"/>
        <w:left w:val="none" w:sz="0" w:space="0" w:color="auto"/>
        <w:bottom w:val="none" w:sz="0" w:space="0" w:color="auto"/>
        <w:right w:val="none" w:sz="0" w:space="0" w:color="auto"/>
      </w:divBdr>
    </w:div>
    <w:div w:id="1594977411">
      <w:bodyDiv w:val="1"/>
      <w:marLeft w:val="0"/>
      <w:marRight w:val="0"/>
      <w:marTop w:val="0"/>
      <w:marBottom w:val="0"/>
      <w:divBdr>
        <w:top w:val="none" w:sz="0" w:space="0" w:color="auto"/>
        <w:left w:val="none" w:sz="0" w:space="0" w:color="auto"/>
        <w:bottom w:val="none" w:sz="0" w:space="0" w:color="auto"/>
        <w:right w:val="none" w:sz="0" w:space="0" w:color="auto"/>
      </w:divBdr>
      <w:divsChild>
        <w:div w:id="1117454662">
          <w:marLeft w:val="0"/>
          <w:marRight w:val="0"/>
          <w:marTop w:val="0"/>
          <w:marBottom w:val="0"/>
          <w:divBdr>
            <w:top w:val="none" w:sz="0" w:space="0" w:color="auto"/>
            <w:left w:val="none" w:sz="0" w:space="0" w:color="auto"/>
            <w:bottom w:val="none" w:sz="0" w:space="0" w:color="auto"/>
            <w:right w:val="none" w:sz="0" w:space="0" w:color="auto"/>
          </w:divBdr>
        </w:div>
      </w:divsChild>
    </w:div>
    <w:div w:id="1607882612">
      <w:bodyDiv w:val="1"/>
      <w:marLeft w:val="0"/>
      <w:marRight w:val="0"/>
      <w:marTop w:val="0"/>
      <w:marBottom w:val="0"/>
      <w:divBdr>
        <w:top w:val="none" w:sz="0" w:space="0" w:color="auto"/>
        <w:left w:val="none" w:sz="0" w:space="0" w:color="auto"/>
        <w:bottom w:val="none" w:sz="0" w:space="0" w:color="auto"/>
        <w:right w:val="none" w:sz="0" w:space="0" w:color="auto"/>
      </w:divBdr>
    </w:div>
    <w:div w:id="1906522295">
      <w:bodyDiv w:val="1"/>
      <w:marLeft w:val="0"/>
      <w:marRight w:val="0"/>
      <w:marTop w:val="0"/>
      <w:marBottom w:val="0"/>
      <w:divBdr>
        <w:top w:val="none" w:sz="0" w:space="0" w:color="auto"/>
        <w:left w:val="none" w:sz="0" w:space="0" w:color="auto"/>
        <w:bottom w:val="none" w:sz="0" w:space="0" w:color="auto"/>
        <w:right w:val="none" w:sz="0" w:space="0" w:color="auto"/>
      </w:divBdr>
    </w:div>
    <w:div w:id="1950232316">
      <w:bodyDiv w:val="1"/>
      <w:marLeft w:val="0"/>
      <w:marRight w:val="0"/>
      <w:marTop w:val="0"/>
      <w:marBottom w:val="0"/>
      <w:divBdr>
        <w:top w:val="none" w:sz="0" w:space="0" w:color="auto"/>
        <w:left w:val="none" w:sz="0" w:space="0" w:color="auto"/>
        <w:bottom w:val="none" w:sz="0" w:space="0" w:color="auto"/>
        <w:right w:val="none" w:sz="0" w:space="0" w:color="auto"/>
      </w:divBdr>
      <w:divsChild>
        <w:div w:id="377246817">
          <w:marLeft w:val="0"/>
          <w:marRight w:val="0"/>
          <w:marTop w:val="0"/>
          <w:marBottom w:val="0"/>
          <w:divBdr>
            <w:top w:val="none" w:sz="0" w:space="0" w:color="auto"/>
            <w:left w:val="none" w:sz="0" w:space="0" w:color="auto"/>
            <w:bottom w:val="none" w:sz="0" w:space="0" w:color="auto"/>
            <w:right w:val="none" w:sz="0" w:space="0" w:color="auto"/>
          </w:divBdr>
        </w:div>
        <w:div w:id="1078869099">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microsoft.com/office/2011/relationships/people" Target="people.xml"/><Relationship Id="rId8" Type="http://schemas.openxmlformats.org/officeDocument/2006/relationships/endnotes" Target="endnotes.xml"/></Relationships>
</file>

<file path=word/theme/theme1.xml><?xml version="1.0" encoding="utf-8"?>
<a:theme xmlns:a="http://schemas.openxmlformats.org/drawingml/2006/main" name="theme_arthur">
  <a:themeElements>
    <a:clrScheme name="Personnalisé 1">
      <a:dk1>
        <a:srgbClr val="000000"/>
      </a:dk1>
      <a:lt1>
        <a:srgbClr val="FFFFFF"/>
      </a:lt1>
      <a:dk2>
        <a:srgbClr val="49CAA6"/>
      </a:dk2>
      <a:lt2>
        <a:srgbClr val="D98057"/>
      </a:lt2>
      <a:accent1>
        <a:srgbClr val="EAB93C"/>
      </a:accent1>
      <a:accent2>
        <a:srgbClr val="CA486D"/>
      </a:accent2>
      <a:accent3>
        <a:srgbClr val="2867FB"/>
      </a:accent3>
      <a:accent4>
        <a:srgbClr val="496ECA"/>
      </a:accent4>
      <a:accent5>
        <a:srgbClr val="FBBA28"/>
      </a:accent5>
      <a:accent6>
        <a:srgbClr val="A649CA"/>
      </a:accent6>
      <a:hlink>
        <a:srgbClr val="0563C1"/>
      </a:hlink>
      <a:folHlink>
        <a:srgbClr val="954F72"/>
      </a:folHlink>
    </a:clrScheme>
    <a:fontScheme name="Personnalisé 2">
      <a:majorFont>
        <a:latin typeface="Nunito Sans"/>
        <a:ea typeface=""/>
        <a:cs typeface=""/>
      </a:majorFont>
      <a:minorFont>
        <a:latin typeface="Nunito Sans ExtraLight"/>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extLst>
    <a:ext uri="{05A4C25C-085E-4340-85A3-A5531E510DB2}">
      <thm15:themeFamily xmlns:thm15="http://schemas.microsoft.com/office/thememl/2012/main" name="theme_arthur" id="{4030CA7C-77D7-4442-B3DB-78FC060DE9C6}" vid="{0377C1B8-AC87-49A4-B9DB-6C4E00475729}"/>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7/badywg8og85b4EK5+RcU5b1hw==">AMUW2mWlF2ummrgISATjW+2B0VNgpdSDD+C+HL2hNWMtlWmttCKfytFhU/dgNZLF3SgRktLb9tqSlvhk3aGWk3YDAyLbYftPWMBSfWUwx2kVXYPqjchht+PHvSyb5HqydKc4KZiE/4xp++K/AJA/nzsW5vtYPmmK0elAXKzXxiINh3ddGj+sDi3Ws5mJdSLv12dPZkFYtL7s9RPyKLUwYyQsk+tr14XjrXqO6DOI7zu42pqGQB3kQwX6IGJiho5yhSBvYDmNJDHpHZ5aLwTNG1b3SDCZN0k+O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F68BF4F0-EE91-4235-AEB3-8109B389C0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12468</TotalTime>
  <Pages>80</Pages>
  <Words>26330</Words>
  <Characters>144817</Characters>
  <Application>Microsoft Office Word</Application>
  <DocSecurity>0</DocSecurity>
  <Lines>1206</Lines>
  <Paragraphs>341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170806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Arthur Parmentier</dc:creator>
  <cp:lastModifiedBy>Arthur Parmentier</cp:lastModifiedBy>
  <cp:revision>1575</cp:revision>
  <dcterms:created xsi:type="dcterms:W3CDTF">2019-12-11T06:12:00Z</dcterms:created>
  <dcterms:modified xsi:type="dcterms:W3CDTF">2020-06-09T15:38:00Z</dcterms:modified>
</cp:coreProperties>
</file>