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36DF" w:rsidRDefault="001536DF" w:rsidP="00E6654A">
      <w:pPr>
        <w:pStyle w:val="Titre"/>
      </w:pPr>
    </w:p>
    <w:p w:rsidR="001536DF" w:rsidRDefault="001536DF" w:rsidP="00E6654A">
      <w:pPr>
        <w:pStyle w:val="Titre"/>
      </w:pPr>
    </w:p>
    <w:p w:rsidR="001536DF" w:rsidRDefault="001536DF" w:rsidP="00E6654A">
      <w:pPr>
        <w:pStyle w:val="Titre"/>
      </w:pPr>
    </w:p>
    <w:p w:rsidR="00A768EF" w:rsidRDefault="00900BAB" w:rsidP="00DE6220">
      <w:pPr>
        <w:pStyle w:val="Titre"/>
        <w:jc w:val="center"/>
      </w:pPr>
      <w:r w:rsidRPr="00953072">
        <w:br/>
        <w:t xml:space="preserve">Soundpainting </w:t>
      </w:r>
      <w:r w:rsidR="005D1170" w:rsidRPr="00953072">
        <w:t>language</w:t>
      </w:r>
      <w:r w:rsidRPr="00953072">
        <w:t xml:space="preserve"> recognition</w:t>
      </w:r>
    </w:p>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DE6220">
      <w:pPr>
        <w:jc w:val="center"/>
      </w:pPr>
    </w:p>
    <w:p w:rsidR="001536DF" w:rsidRPr="00953072" w:rsidRDefault="00BF0ED0" w:rsidP="00DE6220">
      <w:pPr>
        <w:pStyle w:val="Titre"/>
        <w:jc w:val="center"/>
      </w:pPr>
      <w:r>
        <w:t xml:space="preserve">EPFL DH </w:t>
      </w:r>
      <w:r w:rsidR="001536DF" w:rsidRPr="00953072">
        <w:t>Master thesis</w:t>
      </w:r>
    </w:p>
    <w:p w:rsidR="001536DF" w:rsidRPr="00953072" w:rsidRDefault="001536DF" w:rsidP="00DE6220">
      <w:pPr>
        <w:jc w:val="center"/>
      </w:pPr>
    </w:p>
    <w:p w:rsidR="001D7151" w:rsidRPr="001536DF" w:rsidRDefault="001536DF" w:rsidP="00DE6220">
      <w:pPr>
        <w:jc w:val="center"/>
      </w:pPr>
      <w:r w:rsidRPr="00953072">
        <w:t>By</w:t>
      </w:r>
      <w:r w:rsidRPr="00953072">
        <w:br/>
        <w:t>Arthur Parmentier</w:t>
      </w:r>
    </w:p>
    <w:p w:rsidR="00A768EF" w:rsidRPr="00953072" w:rsidRDefault="001D7151" w:rsidP="00E6654A">
      <w:pPr>
        <w:pStyle w:val="Titre1"/>
      </w:pPr>
      <w:bookmarkStart w:id="1" w:name="_Toc39912162"/>
      <w:bookmarkStart w:id="2" w:name="_Toc40025927"/>
      <w:bookmarkStart w:id="3" w:name="_Toc41067149"/>
      <w:r w:rsidRPr="00953072">
        <w:lastRenderedPageBreak/>
        <w:t>Introduction</w:t>
      </w:r>
      <w:bookmarkEnd w:id="1"/>
      <w:bookmarkEnd w:id="2"/>
      <w:bookmarkEnd w:id="3"/>
    </w:p>
    <w:p w:rsidR="001261FF" w:rsidRPr="00953072" w:rsidRDefault="00126023" w:rsidP="00E6654A">
      <w:r w:rsidRPr="00953072">
        <w:t>To be written last.</w:t>
      </w:r>
    </w:p>
    <w:bookmarkStart w:id="4" w:name="_Toc41067150" w:displacedByCustomXml="next"/>
    <w:sdt>
      <w:sdtPr>
        <w:rPr>
          <w:rFonts w:asciiTheme="minorHAnsi" w:eastAsia="Nunito ExtraLight" w:hAnsiTheme="minorHAnsi" w:cs="Nunito ExtraLight"/>
          <w:color w:val="auto"/>
          <w:sz w:val="22"/>
          <w:szCs w:val="22"/>
        </w:rPr>
        <w:id w:val="-939297267"/>
        <w:docPartObj>
          <w:docPartGallery w:val="Table of Contents"/>
          <w:docPartUnique/>
        </w:docPartObj>
      </w:sdtPr>
      <w:sdtContent>
        <w:p w:rsidR="00924FE7" w:rsidRPr="00953072" w:rsidRDefault="00924FE7" w:rsidP="00E6654A">
          <w:pPr>
            <w:pStyle w:val="Titre1"/>
          </w:pPr>
          <w:r w:rsidRPr="00953072">
            <w:t>Table des matières</w:t>
          </w:r>
          <w:bookmarkEnd w:id="4"/>
        </w:p>
        <w:p w:rsidR="00195BC6" w:rsidRDefault="00924FE7">
          <w:pPr>
            <w:pStyle w:val="TM1"/>
            <w:tabs>
              <w:tab w:val="left" w:pos="440"/>
              <w:tab w:val="right" w:leader="dot" w:pos="9736"/>
            </w:tabs>
            <w:rPr>
              <w:ins w:id="5" w:author="Arthur Parmentier" w:date="2020-05-22T19:12:00Z"/>
              <w:rFonts w:eastAsiaTheme="minorEastAsia" w:cstheme="minorBidi"/>
              <w:b w:val="0"/>
              <w:bCs w:val="0"/>
              <w:i w:val="0"/>
              <w:iCs w:val="0"/>
              <w:noProof/>
              <w:sz w:val="22"/>
              <w:szCs w:val="22"/>
              <w:lang w:val="fr-FR"/>
            </w:rPr>
          </w:pPr>
          <w:r w:rsidRPr="00953072">
            <w:fldChar w:fldCharType="begin"/>
          </w:r>
          <w:r w:rsidRPr="00953072">
            <w:instrText xml:space="preserve"> TOC \o "1-3" \h \z \u </w:instrText>
          </w:r>
          <w:r w:rsidRPr="00953072">
            <w:fldChar w:fldCharType="separate"/>
          </w:r>
          <w:ins w:id="6" w:author="Arthur Parmentier" w:date="2020-05-22T19:12:00Z">
            <w:r w:rsidR="00195BC6" w:rsidRPr="005210D8">
              <w:rPr>
                <w:rStyle w:val="Lienhypertexte"/>
                <w:noProof/>
              </w:rPr>
              <w:fldChar w:fldCharType="begin"/>
            </w:r>
            <w:r w:rsidR="00195BC6" w:rsidRPr="005210D8">
              <w:rPr>
                <w:rStyle w:val="Lienhypertexte"/>
                <w:noProof/>
              </w:rPr>
              <w:instrText xml:space="preserve"> </w:instrText>
            </w:r>
            <w:r w:rsidR="00195BC6">
              <w:rPr>
                <w:noProof/>
              </w:rPr>
              <w:instrText>HYPERLINK \l "_Toc41067149"</w:instrText>
            </w:r>
            <w:r w:rsidR="00195BC6" w:rsidRPr="005210D8">
              <w:rPr>
                <w:rStyle w:val="Lienhypertexte"/>
                <w:noProof/>
              </w:rPr>
              <w:instrText xml:space="preserve"> </w:instrText>
            </w:r>
            <w:r w:rsidR="00195BC6" w:rsidRPr="005210D8">
              <w:rPr>
                <w:rStyle w:val="Lienhypertexte"/>
                <w:noProof/>
              </w:rPr>
              <w:fldChar w:fldCharType="separate"/>
            </w:r>
            <w:r w:rsidR="00195BC6" w:rsidRPr="005210D8">
              <w:rPr>
                <w:rStyle w:val="Lienhypertexte"/>
                <w:noProof/>
              </w:rPr>
              <w:t>I.</w:t>
            </w:r>
            <w:r w:rsidR="00195BC6">
              <w:rPr>
                <w:rFonts w:eastAsiaTheme="minorEastAsia" w:cstheme="minorBidi"/>
                <w:b w:val="0"/>
                <w:bCs w:val="0"/>
                <w:i w:val="0"/>
                <w:iCs w:val="0"/>
                <w:noProof/>
                <w:sz w:val="22"/>
                <w:szCs w:val="22"/>
                <w:lang w:val="fr-FR"/>
              </w:rPr>
              <w:tab/>
            </w:r>
            <w:r w:rsidR="00195BC6" w:rsidRPr="005210D8">
              <w:rPr>
                <w:rStyle w:val="Lienhypertexte"/>
                <w:noProof/>
              </w:rPr>
              <w:t>Introduction</w:t>
            </w:r>
            <w:r w:rsidR="00195BC6">
              <w:rPr>
                <w:noProof/>
                <w:webHidden/>
              </w:rPr>
              <w:tab/>
            </w:r>
            <w:r w:rsidR="00195BC6">
              <w:rPr>
                <w:noProof/>
                <w:webHidden/>
              </w:rPr>
              <w:fldChar w:fldCharType="begin"/>
            </w:r>
            <w:r w:rsidR="00195BC6">
              <w:rPr>
                <w:noProof/>
                <w:webHidden/>
              </w:rPr>
              <w:instrText xml:space="preserve"> PAGEREF _Toc41067149 \h </w:instrText>
            </w:r>
          </w:ins>
          <w:r w:rsidR="00195BC6">
            <w:rPr>
              <w:noProof/>
              <w:webHidden/>
            </w:rPr>
          </w:r>
          <w:r w:rsidR="00195BC6">
            <w:rPr>
              <w:noProof/>
              <w:webHidden/>
            </w:rPr>
            <w:fldChar w:fldCharType="separate"/>
          </w:r>
          <w:ins w:id="7" w:author="Arthur Parmentier" w:date="2020-05-22T19:12:00Z">
            <w:r w:rsidR="00195BC6">
              <w:rPr>
                <w:noProof/>
                <w:webHidden/>
              </w:rPr>
              <w:t>2</w:t>
            </w:r>
            <w:r w:rsidR="00195BC6">
              <w:rPr>
                <w:noProof/>
                <w:webHidden/>
              </w:rPr>
              <w:fldChar w:fldCharType="end"/>
            </w:r>
            <w:r w:rsidR="00195BC6" w:rsidRPr="005210D8">
              <w:rPr>
                <w:rStyle w:val="Lienhypertexte"/>
                <w:noProof/>
              </w:rPr>
              <w:fldChar w:fldCharType="end"/>
            </w:r>
          </w:ins>
        </w:p>
        <w:p w:rsidR="00195BC6" w:rsidRDefault="00195BC6">
          <w:pPr>
            <w:pStyle w:val="TM1"/>
            <w:tabs>
              <w:tab w:val="left" w:pos="440"/>
              <w:tab w:val="right" w:leader="dot" w:pos="9736"/>
            </w:tabs>
            <w:rPr>
              <w:ins w:id="8" w:author="Arthur Parmentier" w:date="2020-05-22T19:12:00Z"/>
              <w:rFonts w:eastAsiaTheme="minorEastAsia" w:cstheme="minorBidi"/>
              <w:b w:val="0"/>
              <w:bCs w:val="0"/>
              <w:i w:val="0"/>
              <w:iCs w:val="0"/>
              <w:noProof/>
              <w:sz w:val="22"/>
              <w:szCs w:val="22"/>
              <w:lang w:val="fr-FR"/>
            </w:rPr>
          </w:pPr>
          <w:ins w:id="9"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"_Toc41067150"</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II.</w:t>
            </w:r>
            <w:r>
              <w:rPr>
                <w:rFonts w:eastAsiaTheme="minorEastAsia" w:cstheme="minorBidi"/>
                <w:b w:val="0"/>
                <w:bCs w:val="0"/>
                <w:i w:val="0"/>
                <w:iCs w:val="0"/>
                <w:noProof/>
                <w:sz w:val="22"/>
                <w:szCs w:val="22"/>
                <w:lang w:val="fr-FR"/>
              </w:rPr>
              <w:tab/>
            </w:r>
            <w:r w:rsidRPr="005210D8">
              <w:rPr>
                <w:rStyle w:val="Lienhypertexte"/>
                <w:noProof/>
              </w:rPr>
              <w:t>Table des matières</w:t>
            </w:r>
            <w:r>
              <w:rPr>
                <w:noProof/>
                <w:webHidden/>
              </w:rPr>
              <w:tab/>
            </w:r>
            <w:r>
              <w:rPr>
                <w:noProof/>
                <w:webHidden/>
              </w:rPr>
              <w:fldChar w:fldCharType="begin"/>
            </w:r>
            <w:r>
              <w:rPr>
                <w:noProof/>
                <w:webHidden/>
              </w:rPr>
              <w:instrText xml:space="preserve"> PAGEREF _Toc41067150 \h </w:instrText>
            </w:r>
          </w:ins>
          <w:r>
            <w:rPr>
              <w:noProof/>
              <w:webHidden/>
            </w:rPr>
          </w:r>
          <w:r>
            <w:rPr>
              <w:noProof/>
              <w:webHidden/>
            </w:rPr>
            <w:fldChar w:fldCharType="separate"/>
          </w:r>
          <w:ins w:id="10" w:author="Arthur Parmentier" w:date="2020-05-22T19:12:00Z">
            <w:r>
              <w:rPr>
                <w:noProof/>
                <w:webHidden/>
              </w:rPr>
              <w:t>2</w:t>
            </w:r>
            <w:r>
              <w:rPr>
                <w:noProof/>
                <w:webHidden/>
              </w:rPr>
              <w:fldChar w:fldCharType="end"/>
            </w:r>
            <w:r w:rsidRPr="005210D8">
              <w:rPr>
                <w:rStyle w:val="Lienhypertexte"/>
                <w:noProof/>
              </w:rPr>
              <w:fldChar w:fldCharType="end"/>
            </w:r>
          </w:ins>
        </w:p>
        <w:p w:rsidR="00195BC6" w:rsidRDefault="00195BC6">
          <w:pPr>
            <w:pStyle w:val="TM1"/>
            <w:tabs>
              <w:tab w:val="left" w:pos="660"/>
              <w:tab w:val="right" w:leader="dot" w:pos="9736"/>
            </w:tabs>
            <w:rPr>
              <w:ins w:id="11" w:author="Arthur Parmentier" w:date="2020-05-22T19:12:00Z"/>
              <w:rFonts w:eastAsiaTheme="minorEastAsia" w:cstheme="minorBidi"/>
              <w:b w:val="0"/>
              <w:bCs w:val="0"/>
              <w:i w:val="0"/>
              <w:iCs w:val="0"/>
              <w:noProof/>
              <w:sz w:val="22"/>
              <w:szCs w:val="22"/>
              <w:lang w:val="fr-FR"/>
            </w:rPr>
          </w:pPr>
          <w:ins w:id="12"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"_Toc41067151"</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III.</w:t>
            </w:r>
            <w:r>
              <w:rPr>
                <w:rFonts w:eastAsiaTheme="minorEastAsia" w:cstheme="minorBidi"/>
                <w:b w:val="0"/>
                <w:bCs w:val="0"/>
                <w:i w:val="0"/>
                <w:iCs w:val="0"/>
                <w:noProof/>
                <w:sz w:val="22"/>
                <w:szCs w:val="22"/>
                <w:lang w:val="fr-FR"/>
              </w:rPr>
              <w:tab/>
            </w:r>
            <w:r w:rsidRPr="005210D8">
              <w:rPr>
                <w:rStyle w:val="Lienhypertexte"/>
                <w:noProof/>
              </w:rPr>
              <w:t>A brief history of Soundpainting</w:t>
            </w:r>
            <w:r>
              <w:rPr>
                <w:noProof/>
                <w:webHidden/>
              </w:rPr>
              <w:tab/>
            </w:r>
            <w:r>
              <w:rPr>
                <w:noProof/>
                <w:webHidden/>
              </w:rPr>
              <w:fldChar w:fldCharType="begin"/>
            </w:r>
            <w:r>
              <w:rPr>
                <w:noProof/>
                <w:webHidden/>
              </w:rPr>
              <w:instrText xml:space="preserve"> PAGEREF _Toc41067151 \h </w:instrText>
            </w:r>
          </w:ins>
          <w:r>
            <w:rPr>
              <w:noProof/>
              <w:webHidden/>
            </w:rPr>
          </w:r>
          <w:r>
            <w:rPr>
              <w:noProof/>
              <w:webHidden/>
            </w:rPr>
            <w:fldChar w:fldCharType="separate"/>
          </w:r>
          <w:ins w:id="13" w:author="Arthur Parmentier" w:date="2020-05-22T19:12:00Z">
            <w:r>
              <w:rPr>
                <w:noProof/>
                <w:webHidden/>
              </w:rPr>
              <w:t>4</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4" w:author="Arthur Parmentier" w:date="2020-05-22T19:12:00Z"/>
              <w:rFonts w:eastAsiaTheme="minorEastAsia" w:cstheme="minorBidi"/>
              <w:b w:val="0"/>
              <w:bCs w:val="0"/>
              <w:noProof/>
              <w:lang w:val="fr-FR"/>
            </w:rPr>
          </w:pPr>
          <w:ins w:id="15"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"_Toc41067152"</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A.</w:t>
            </w:r>
            <w:r>
              <w:rPr>
                <w:rFonts w:eastAsiaTheme="minorEastAsia" w:cstheme="minorBidi"/>
                <w:b w:val="0"/>
                <w:bCs w:val="0"/>
                <w:noProof/>
                <w:lang w:val="fr-FR"/>
              </w:rPr>
              <w:tab/>
            </w:r>
            <w:r w:rsidRPr="005210D8">
              <w:rPr>
                <w:rStyle w:val="Lienhypertexte"/>
                <w:noProof/>
              </w:rPr>
              <w:t>Back in Woodstock 1974: emergence in emergency</w:t>
            </w:r>
            <w:r>
              <w:rPr>
                <w:noProof/>
                <w:webHidden/>
              </w:rPr>
              <w:tab/>
            </w:r>
            <w:r>
              <w:rPr>
                <w:noProof/>
                <w:webHidden/>
              </w:rPr>
              <w:fldChar w:fldCharType="begin"/>
            </w:r>
            <w:r>
              <w:rPr>
                <w:noProof/>
                <w:webHidden/>
              </w:rPr>
              <w:instrText xml:space="preserve"> PAGEREF _Toc41067152 \h </w:instrText>
            </w:r>
          </w:ins>
          <w:r>
            <w:rPr>
              <w:noProof/>
              <w:webHidden/>
            </w:rPr>
          </w:r>
          <w:r>
            <w:rPr>
              <w:noProof/>
              <w:webHidden/>
            </w:rPr>
            <w:fldChar w:fldCharType="separate"/>
          </w:r>
          <w:ins w:id="16" w:author="Arthur Parmentier" w:date="2020-05-22T19:12:00Z">
            <w:r>
              <w:rPr>
                <w:noProof/>
                <w:webHidden/>
              </w:rPr>
              <w:t>4</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7" w:author="Arthur Parmentier" w:date="2020-05-22T19:12:00Z"/>
              <w:rFonts w:eastAsiaTheme="minorEastAsia" w:cstheme="minorBidi"/>
              <w:b w:val="0"/>
              <w:bCs w:val="0"/>
              <w:noProof/>
              <w:lang w:val="fr-FR"/>
            </w:rPr>
          </w:pPr>
          <w:ins w:id="18"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"_Toc41067153"</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B.</w:t>
            </w:r>
            <w:r>
              <w:rPr>
                <w:rFonts w:eastAsiaTheme="minorEastAsia" w:cstheme="minorBidi"/>
                <w:b w:val="0"/>
                <w:bCs w:val="0"/>
                <w:noProof/>
                <w:lang w:val="fr-FR"/>
              </w:rPr>
              <w:tab/>
            </w:r>
            <w:r w:rsidRPr="005210D8">
              <w:rPr>
                <w:rStyle w:val="Lienhypertexte"/>
                <w:noProof/>
              </w:rPr>
              <w:t>Developments</w:t>
            </w:r>
            <w:r>
              <w:rPr>
                <w:noProof/>
                <w:webHidden/>
              </w:rPr>
              <w:tab/>
            </w:r>
            <w:r>
              <w:rPr>
                <w:noProof/>
                <w:webHidden/>
              </w:rPr>
              <w:fldChar w:fldCharType="begin"/>
            </w:r>
            <w:r>
              <w:rPr>
                <w:noProof/>
                <w:webHidden/>
              </w:rPr>
              <w:instrText xml:space="preserve"> PAGEREF _Toc41067153 \h </w:instrText>
            </w:r>
          </w:ins>
          <w:r>
            <w:rPr>
              <w:noProof/>
              <w:webHidden/>
            </w:rPr>
          </w:r>
          <w:r>
            <w:rPr>
              <w:noProof/>
              <w:webHidden/>
            </w:rPr>
            <w:fldChar w:fldCharType="separate"/>
          </w:r>
          <w:ins w:id="19" w:author="Arthur Parmentier" w:date="2020-05-22T19:12:00Z">
            <w:r>
              <w:rPr>
                <w:noProof/>
                <w:webHidden/>
              </w:rPr>
              <w:t>4</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20" w:author="Arthur Parmentier" w:date="2020-05-22T19:12:00Z"/>
              <w:rFonts w:eastAsiaTheme="minorEastAsia" w:cstheme="minorBidi"/>
              <w:noProof/>
              <w:sz w:val="22"/>
              <w:szCs w:val="22"/>
              <w:lang w:val="fr-FR"/>
            </w:rPr>
          </w:pPr>
          <w:ins w:id="21"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"_Toc41067158"</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A multidisciplinary language</w:t>
            </w:r>
            <w:r>
              <w:rPr>
                <w:noProof/>
                <w:webHidden/>
              </w:rPr>
              <w:tab/>
            </w:r>
            <w:r>
              <w:rPr>
                <w:noProof/>
                <w:webHidden/>
              </w:rPr>
              <w:fldChar w:fldCharType="begin"/>
            </w:r>
            <w:r>
              <w:rPr>
                <w:noProof/>
                <w:webHidden/>
              </w:rPr>
              <w:instrText xml:space="preserve"> PAGEREF _Toc41067158 \h </w:instrText>
            </w:r>
          </w:ins>
          <w:r>
            <w:rPr>
              <w:noProof/>
              <w:webHidden/>
            </w:rPr>
          </w:r>
          <w:r>
            <w:rPr>
              <w:noProof/>
              <w:webHidden/>
            </w:rPr>
            <w:fldChar w:fldCharType="separate"/>
          </w:r>
          <w:ins w:id="22" w:author="Arthur Parmentier" w:date="2020-05-22T19:12:00Z">
            <w:r>
              <w:rPr>
                <w:noProof/>
                <w:webHidden/>
              </w:rPr>
              <w:t>4</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23" w:author="Arthur Parmentier" w:date="2020-05-22T19:12:00Z"/>
              <w:rFonts w:eastAsiaTheme="minorEastAsia" w:cstheme="minorBidi"/>
              <w:noProof/>
              <w:sz w:val="22"/>
              <w:szCs w:val="22"/>
              <w:lang w:val="fr-FR"/>
            </w:rPr>
          </w:pPr>
          <w:ins w:id="24"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"_Toc41067159"</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Fertility in Europe, worldwide spread in modern societies</w:t>
            </w:r>
            <w:r>
              <w:rPr>
                <w:noProof/>
                <w:webHidden/>
              </w:rPr>
              <w:tab/>
            </w:r>
            <w:r>
              <w:rPr>
                <w:noProof/>
                <w:webHidden/>
              </w:rPr>
              <w:fldChar w:fldCharType="begin"/>
            </w:r>
            <w:r>
              <w:rPr>
                <w:noProof/>
                <w:webHidden/>
              </w:rPr>
              <w:instrText xml:space="preserve"> PAGEREF _Toc41067159 \h </w:instrText>
            </w:r>
          </w:ins>
          <w:r>
            <w:rPr>
              <w:noProof/>
              <w:webHidden/>
            </w:rPr>
          </w:r>
          <w:r>
            <w:rPr>
              <w:noProof/>
              <w:webHidden/>
            </w:rPr>
            <w:fldChar w:fldCharType="separate"/>
          </w:r>
          <w:ins w:id="25" w:author="Arthur Parmentier" w:date="2020-05-22T19:12:00Z">
            <w:r>
              <w:rPr>
                <w:noProof/>
                <w:webHidden/>
              </w:rPr>
              <w:t>4</w:t>
            </w:r>
            <w:r>
              <w:rPr>
                <w:noProof/>
                <w:webHidden/>
              </w:rPr>
              <w:fldChar w:fldCharType="end"/>
            </w:r>
            <w:r w:rsidRPr="005210D8">
              <w:rPr>
                <w:rStyle w:val="Lienhypertexte"/>
                <w:noProof/>
              </w:rPr>
              <w:fldChar w:fldCharType="end"/>
            </w:r>
          </w:ins>
        </w:p>
        <w:p w:rsidR="00195BC6" w:rsidRDefault="00195BC6">
          <w:pPr>
            <w:pStyle w:val="TM1"/>
            <w:tabs>
              <w:tab w:val="left" w:pos="660"/>
              <w:tab w:val="right" w:leader="dot" w:pos="9736"/>
            </w:tabs>
            <w:rPr>
              <w:ins w:id="26" w:author="Arthur Parmentier" w:date="2020-05-22T19:12:00Z"/>
              <w:rFonts w:eastAsiaTheme="minorEastAsia" w:cstheme="minorBidi"/>
              <w:b w:val="0"/>
              <w:bCs w:val="0"/>
              <w:i w:val="0"/>
              <w:iCs w:val="0"/>
              <w:noProof/>
              <w:sz w:val="22"/>
              <w:szCs w:val="22"/>
              <w:lang w:val="fr-FR"/>
            </w:rPr>
          </w:pPr>
          <w:ins w:id="27"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"_Toc41067160"</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IV.</w:t>
            </w:r>
            <w:r>
              <w:rPr>
                <w:rFonts w:eastAsiaTheme="minorEastAsia" w:cstheme="minorBidi"/>
                <w:b w:val="0"/>
                <w:bCs w:val="0"/>
                <w:i w:val="0"/>
                <w:iCs w:val="0"/>
                <w:noProof/>
                <w:sz w:val="22"/>
                <w:szCs w:val="22"/>
                <w:lang w:val="fr-FR"/>
              </w:rPr>
              <w:tab/>
            </w:r>
            <w:r w:rsidRPr="005210D8">
              <w:rPr>
                <w:rStyle w:val="Lienhypertexte"/>
                <w:noProof/>
              </w:rPr>
              <w:t>Historical and theoretical context</w:t>
            </w:r>
            <w:r>
              <w:rPr>
                <w:noProof/>
                <w:webHidden/>
              </w:rPr>
              <w:tab/>
            </w:r>
            <w:r>
              <w:rPr>
                <w:noProof/>
                <w:webHidden/>
              </w:rPr>
              <w:fldChar w:fldCharType="begin"/>
            </w:r>
            <w:r>
              <w:rPr>
                <w:noProof/>
                <w:webHidden/>
              </w:rPr>
              <w:instrText xml:space="preserve"> PAGEREF _Toc41067160 \h </w:instrText>
            </w:r>
          </w:ins>
          <w:r>
            <w:rPr>
              <w:noProof/>
              <w:webHidden/>
            </w:rPr>
          </w:r>
          <w:r>
            <w:rPr>
              <w:noProof/>
              <w:webHidden/>
            </w:rPr>
            <w:fldChar w:fldCharType="separate"/>
          </w:r>
          <w:ins w:id="28"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29" w:author="Arthur Parmentier" w:date="2020-05-22T19:12:00Z"/>
              <w:rFonts w:eastAsiaTheme="minorEastAsia" w:cstheme="minorBidi"/>
              <w:b w:val="0"/>
              <w:bCs w:val="0"/>
              <w:noProof/>
              <w:lang w:val="fr-FR"/>
            </w:rPr>
          </w:pPr>
          <w:ins w:id="30"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"_Toc41067161"</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A.</w:t>
            </w:r>
            <w:r>
              <w:rPr>
                <w:rFonts w:eastAsiaTheme="minorEastAsia" w:cstheme="minorBidi"/>
                <w:b w:val="0"/>
                <w:bCs w:val="0"/>
                <w:noProof/>
                <w:lang w:val="fr-FR"/>
              </w:rPr>
              <w:tab/>
            </w:r>
            <w:r w:rsidRPr="005210D8">
              <w:rPr>
                <w:rStyle w:val="Lienhypertexte"/>
                <w:noProof/>
              </w:rPr>
              <w:t>Signs for communication: a long history</w:t>
            </w:r>
            <w:r>
              <w:rPr>
                <w:noProof/>
                <w:webHidden/>
              </w:rPr>
              <w:tab/>
            </w:r>
            <w:r>
              <w:rPr>
                <w:noProof/>
                <w:webHidden/>
              </w:rPr>
              <w:fldChar w:fldCharType="begin"/>
            </w:r>
            <w:r>
              <w:rPr>
                <w:noProof/>
                <w:webHidden/>
              </w:rPr>
              <w:instrText xml:space="preserve"> PAGEREF _Toc41067161 \h </w:instrText>
            </w:r>
          </w:ins>
          <w:r>
            <w:rPr>
              <w:noProof/>
              <w:webHidden/>
            </w:rPr>
          </w:r>
          <w:r>
            <w:rPr>
              <w:noProof/>
              <w:webHidden/>
            </w:rPr>
            <w:fldChar w:fldCharType="separate"/>
          </w:r>
          <w:ins w:id="31"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32" w:author="Arthur Parmentier" w:date="2020-05-22T19:12:00Z"/>
              <w:rFonts w:eastAsiaTheme="minorEastAsia" w:cstheme="minorBidi"/>
              <w:noProof/>
              <w:sz w:val="22"/>
              <w:szCs w:val="22"/>
              <w:lang w:val="fr-FR"/>
            </w:rPr>
          </w:pPr>
          <w:ins w:id="33"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"_Toc41067162"</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A very long time ago…</w:t>
            </w:r>
            <w:r>
              <w:rPr>
                <w:noProof/>
                <w:webHidden/>
              </w:rPr>
              <w:tab/>
            </w:r>
            <w:r>
              <w:rPr>
                <w:noProof/>
                <w:webHidden/>
              </w:rPr>
              <w:fldChar w:fldCharType="begin"/>
            </w:r>
            <w:r>
              <w:rPr>
                <w:noProof/>
                <w:webHidden/>
              </w:rPr>
              <w:instrText xml:space="preserve"> PAGEREF _Toc41067162 \h </w:instrText>
            </w:r>
          </w:ins>
          <w:r>
            <w:rPr>
              <w:noProof/>
              <w:webHidden/>
            </w:rPr>
          </w:r>
          <w:r>
            <w:rPr>
              <w:noProof/>
              <w:webHidden/>
            </w:rPr>
            <w:fldChar w:fldCharType="separate"/>
          </w:r>
          <w:ins w:id="34"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35" w:author="Arthur Parmentier" w:date="2020-05-22T19:12:00Z"/>
              <w:rFonts w:eastAsiaTheme="minorEastAsia" w:cstheme="minorBidi"/>
              <w:noProof/>
              <w:sz w:val="22"/>
              <w:szCs w:val="22"/>
              <w:lang w:val="fr-FR"/>
            </w:rPr>
          </w:pPr>
          <w:ins w:id="36"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"_Toc41067163"</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Middle ages: neumes</w:t>
            </w:r>
            <w:r>
              <w:rPr>
                <w:noProof/>
                <w:webHidden/>
              </w:rPr>
              <w:tab/>
            </w:r>
            <w:r>
              <w:rPr>
                <w:noProof/>
                <w:webHidden/>
              </w:rPr>
              <w:fldChar w:fldCharType="begin"/>
            </w:r>
            <w:r>
              <w:rPr>
                <w:noProof/>
                <w:webHidden/>
              </w:rPr>
              <w:instrText xml:space="preserve"> PAGEREF _Toc41067163 \h </w:instrText>
            </w:r>
          </w:ins>
          <w:r>
            <w:rPr>
              <w:noProof/>
              <w:webHidden/>
            </w:rPr>
          </w:r>
          <w:r>
            <w:rPr>
              <w:noProof/>
              <w:webHidden/>
            </w:rPr>
            <w:fldChar w:fldCharType="separate"/>
          </w:r>
          <w:ins w:id="37"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38" w:author="Arthur Parmentier" w:date="2020-05-22T19:12:00Z"/>
              <w:rFonts w:eastAsiaTheme="minorEastAsia" w:cstheme="minorBidi"/>
              <w:noProof/>
              <w:sz w:val="22"/>
              <w:szCs w:val="22"/>
              <w:lang w:val="fr-FR"/>
            </w:rPr>
          </w:pPr>
          <w:ins w:id="39"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"_Toc41067165"</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3.</w:t>
            </w:r>
            <w:r>
              <w:rPr>
                <w:rFonts w:eastAsiaTheme="minorEastAsia" w:cstheme="minorBidi"/>
                <w:noProof/>
                <w:sz w:val="22"/>
                <w:szCs w:val="22"/>
                <w:lang w:val="fr-FR"/>
              </w:rPr>
              <w:tab/>
            </w:r>
            <w:r w:rsidRPr="005210D8">
              <w:rPr>
                <w:rStyle w:val="Lienhypertexte"/>
                <w:noProof/>
              </w:rPr>
              <w:t>Creation of modern sign languages for deafs (?)</w:t>
            </w:r>
            <w:r>
              <w:rPr>
                <w:noProof/>
                <w:webHidden/>
              </w:rPr>
              <w:tab/>
            </w:r>
            <w:r>
              <w:rPr>
                <w:noProof/>
                <w:webHidden/>
              </w:rPr>
              <w:fldChar w:fldCharType="begin"/>
            </w:r>
            <w:r>
              <w:rPr>
                <w:noProof/>
                <w:webHidden/>
              </w:rPr>
              <w:instrText xml:space="preserve"> PAGEREF _Toc41067165 \h </w:instrText>
            </w:r>
          </w:ins>
          <w:r>
            <w:rPr>
              <w:noProof/>
              <w:webHidden/>
            </w:rPr>
          </w:r>
          <w:r>
            <w:rPr>
              <w:noProof/>
              <w:webHidden/>
            </w:rPr>
            <w:fldChar w:fldCharType="separate"/>
          </w:r>
          <w:ins w:id="40"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41" w:author="Arthur Parmentier" w:date="2020-05-22T19:12:00Z"/>
              <w:rFonts w:eastAsiaTheme="minorEastAsia" w:cstheme="minorBidi"/>
              <w:noProof/>
              <w:sz w:val="22"/>
              <w:szCs w:val="22"/>
              <w:lang w:val="fr-FR"/>
            </w:rPr>
          </w:pPr>
          <w:ins w:id="42"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"_Toc41067167"</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4.</w:t>
            </w:r>
            <w:r>
              <w:rPr>
                <w:rFonts w:eastAsiaTheme="minorEastAsia" w:cstheme="minorBidi"/>
                <w:noProof/>
                <w:sz w:val="22"/>
                <w:szCs w:val="22"/>
                <w:lang w:val="fr-FR"/>
              </w:rPr>
              <w:tab/>
            </w:r>
            <w:r w:rsidRPr="005210D8">
              <w:rPr>
                <w:rStyle w:val="Lienhypertexte"/>
                <w:noProof/>
              </w:rPr>
              <w:t>Conduction &amp; other contemporary forms of artistic sign languages</w:t>
            </w:r>
            <w:r>
              <w:rPr>
                <w:noProof/>
                <w:webHidden/>
              </w:rPr>
              <w:tab/>
            </w:r>
            <w:r>
              <w:rPr>
                <w:noProof/>
                <w:webHidden/>
              </w:rPr>
              <w:fldChar w:fldCharType="begin"/>
            </w:r>
            <w:r>
              <w:rPr>
                <w:noProof/>
                <w:webHidden/>
              </w:rPr>
              <w:instrText xml:space="preserve"> PAGEREF _Toc41067167 \h </w:instrText>
            </w:r>
          </w:ins>
          <w:r>
            <w:rPr>
              <w:noProof/>
              <w:webHidden/>
            </w:rPr>
          </w:r>
          <w:r>
            <w:rPr>
              <w:noProof/>
              <w:webHidden/>
            </w:rPr>
            <w:fldChar w:fldCharType="separate"/>
          </w:r>
          <w:ins w:id="43"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44" w:author="Arthur Parmentier" w:date="2020-05-22T19:12:00Z"/>
              <w:rFonts w:eastAsiaTheme="minorEastAsia" w:cstheme="minorBidi"/>
              <w:b w:val="0"/>
              <w:bCs w:val="0"/>
              <w:noProof/>
              <w:lang w:val="fr-FR"/>
            </w:rPr>
          </w:pPr>
          <w:ins w:id="45"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"_Toc41067168"</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B.</w:t>
            </w:r>
            <w:r>
              <w:rPr>
                <w:rFonts w:eastAsiaTheme="minorEastAsia" w:cstheme="minorBidi"/>
                <w:b w:val="0"/>
                <w:bCs w:val="0"/>
                <w:noProof/>
                <w:lang w:val="fr-FR"/>
              </w:rPr>
              <w:tab/>
            </w:r>
            <w:r w:rsidRPr="005210D8">
              <w:rPr>
                <w:rStyle w:val="Lienhypertexte"/>
                <w:noProof/>
              </w:rPr>
              <w:t>Real-time composition/improvisation/generative music in the XXth century</w:t>
            </w:r>
            <w:r>
              <w:rPr>
                <w:noProof/>
                <w:webHidden/>
              </w:rPr>
              <w:tab/>
            </w:r>
            <w:r>
              <w:rPr>
                <w:noProof/>
                <w:webHidden/>
              </w:rPr>
              <w:fldChar w:fldCharType="begin"/>
            </w:r>
            <w:r>
              <w:rPr>
                <w:noProof/>
                <w:webHidden/>
              </w:rPr>
              <w:instrText xml:space="preserve"> PAGEREF _Toc41067168 \h </w:instrText>
            </w:r>
          </w:ins>
          <w:r>
            <w:rPr>
              <w:noProof/>
              <w:webHidden/>
            </w:rPr>
          </w:r>
          <w:r>
            <w:rPr>
              <w:noProof/>
              <w:webHidden/>
            </w:rPr>
            <w:fldChar w:fldCharType="separate"/>
          </w:r>
          <w:ins w:id="46"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47" w:author="Arthur Parmentier" w:date="2020-05-22T19:12:00Z"/>
              <w:rFonts w:eastAsiaTheme="minorEastAsia" w:cstheme="minorBidi"/>
              <w:noProof/>
              <w:sz w:val="22"/>
              <w:szCs w:val="22"/>
              <w:lang w:val="fr-FR"/>
            </w:rPr>
          </w:pPr>
          <w:ins w:id="48"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"_Toc41067169"</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Cage &amp; co</w:t>
            </w:r>
            <w:r>
              <w:rPr>
                <w:noProof/>
                <w:webHidden/>
              </w:rPr>
              <w:tab/>
            </w:r>
            <w:r>
              <w:rPr>
                <w:noProof/>
                <w:webHidden/>
              </w:rPr>
              <w:fldChar w:fldCharType="begin"/>
            </w:r>
            <w:r>
              <w:rPr>
                <w:noProof/>
                <w:webHidden/>
              </w:rPr>
              <w:instrText xml:space="preserve"> PAGEREF _Toc41067169 \h </w:instrText>
            </w:r>
          </w:ins>
          <w:r>
            <w:rPr>
              <w:noProof/>
              <w:webHidden/>
            </w:rPr>
          </w:r>
          <w:r>
            <w:rPr>
              <w:noProof/>
              <w:webHidden/>
            </w:rPr>
            <w:fldChar w:fldCharType="separate"/>
          </w:r>
          <w:ins w:id="49"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50" w:author="Arthur Parmentier" w:date="2020-05-22T19:12:00Z"/>
              <w:rFonts w:eastAsiaTheme="minorEastAsia" w:cstheme="minorBidi"/>
              <w:noProof/>
              <w:sz w:val="22"/>
              <w:szCs w:val="22"/>
              <w:lang w:val="fr-FR"/>
            </w:rPr>
          </w:pPr>
          <w:ins w:id="51"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"_Toc41067170"</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Algorithmic music</w:t>
            </w:r>
            <w:r>
              <w:rPr>
                <w:noProof/>
                <w:webHidden/>
              </w:rPr>
              <w:tab/>
            </w:r>
            <w:r>
              <w:rPr>
                <w:noProof/>
                <w:webHidden/>
              </w:rPr>
              <w:fldChar w:fldCharType="begin"/>
            </w:r>
            <w:r>
              <w:rPr>
                <w:noProof/>
                <w:webHidden/>
              </w:rPr>
              <w:instrText xml:space="preserve"> PAGEREF _Toc41067170 \h </w:instrText>
            </w:r>
          </w:ins>
          <w:r>
            <w:rPr>
              <w:noProof/>
              <w:webHidden/>
            </w:rPr>
          </w:r>
          <w:r>
            <w:rPr>
              <w:noProof/>
              <w:webHidden/>
            </w:rPr>
            <w:fldChar w:fldCharType="separate"/>
          </w:r>
          <w:ins w:id="52"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53" w:author="Arthur Parmentier" w:date="2020-05-22T19:12:00Z"/>
              <w:rFonts w:eastAsiaTheme="minorEastAsia" w:cstheme="minorBidi"/>
              <w:b w:val="0"/>
              <w:bCs w:val="0"/>
              <w:noProof/>
              <w:lang w:val="fr-FR"/>
            </w:rPr>
          </w:pPr>
          <w:ins w:id="54"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"_Toc41067171"</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C.</w:t>
            </w:r>
            <w:r>
              <w:rPr>
                <w:rFonts w:eastAsiaTheme="minorEastAsia" w:cstheme="minorBidi"/>
                <w:b w:val="0"/>
                <w:bCs w:val="0"/>
                <w:noProof/>
                <w:lang w:val="fr-FR"/>
              </w:rPr>
              <w:tab/>
            </w:r>
            <w:r w:rsidRPr="005210D8">
              <w:rPr>
                <w:rStyle w:val="Lienhypertexte"/>
                <w:noProof/>
              </w:rPr>
              <w:t>Linguistics</w:t>
            </w:r>
            <w:r>
              <w:rPr>
                <w:noProof/>
                <w:webHidden/>
              </w:rPr>
              <w:tab/>
            </w:r>
            <w:r>
              <w:rPr>
                <w:noProof/>
                <w:webHidden/>
              </w:rPr>
              <w:fldChar w:fldCharType="begin"/>
            </w:r>
            <w:r>
              <w:rPr>
                <w:noProof/>
                <w:webHidden/>
              </w:rPr>
              <w:instrText xml:space="preserve"> PAGEREF _Toc41067171 \h </w:instrText>
            </w:r>
          </w:ins>
          <w:r>
            <w:rPr>
              <w:noProof/>
              <w:webHidden/>
            </w:rPr>
          </w:r>
          <w:r>
            <w:rPr>
              <w:noProof/>
              <w:webHidden/>
            </w:rPr>
            <w:fldChar w:fldCharType="separate"/>
          </w:r>
          <w:ins w:id="55"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right" w:leader="dot" w:pos="9736"/>
            </w:tabs>
            <w:rPr>
              <w:ins w:id="56" w:author="Arthur Parmentier" w:date="2020-05-22T19:12:00Z"/>
              <w:rFonts w:eastAsiaTheme="minorEastAsia" w:cstheme="minorBidi"/>
              <w:noProof/>
              <w:sz w:val="22"/>
              <w:szCs w:val="22"/>
              <w:lang w:val="fr-FR"/>
            </w:rPr>
          </w:pPr>
          <w:ins w:id="57"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"_Toc41067172"</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Rousseau, Wittgenstein.. theory of signs: De Saussure (sign theory)</w:t>
            </w:r>
            <w:r>
              <w:rPr>
                <w:noProof/>
                <w:webHidden/>
              </w:rPr>
              <w:tab/>
            </w:r>
            <w:r>
              <w:rPr>
                <w:noProof/>
                <w:webHidden/>
              </w:rPr>
              <w:fldChar w:fldCharType="begin"/>
            </w:r>
            <w:r>
              <w:rPr>
                <w:noProof/>
                <w:webHidden/>
              </w:rPr>
              <w:instrText xml:space="preserve"> PAGEREF _Toc41067172 \h </w:instrText>
            </w:r>
          </w:ins>
          <w:r>
            <w:rPr>
              <w:noProof/>
              <w:webHidden/>
            </w:rPr>
          </w:r>
          <w:r>
            <w:rPr>
              <w:noProof/>
              <w:webHidden/>
            </w:rPr>
            <w:fldChar w:fldCharType="separate"/>
          </w:r>
          <w:ins w:id="58"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59" w:author="Arthur Parmentier" w:date="2020-05-22T19:12:00Z"/>
              <w:rFonts w:eastAsiaTheme="minorEastAsia" w:cstheme="minorBidi"/>
              <w:noProof/>
              <w:sz w:val="22"/>
              <w:szCs w:val="22"/>
              <w:lang w:val="fr-FR"/>
            </w:rPr>
          </w:pPr>
          <w:ins w:id="60"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"_Toc41067173"</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Regular languages</w:t>
            </w:r>
            <w:r>
              <w:rPr>
                <w:noProof/>
                <w:webHidden/>
              </w:rPr>
              <w:tab/>
            </w:r>
            <w:r>
              <w:rPr>
                <w:noProof/>
                <w:webHidden/>
              </w:rPr>
              <w:fldChar w:fldCharType="begin"/>
            </w:r>
            <w:r>
              <w:rPr>
                <w:noProof/>
                <w:webHidden/>
              </w:rPr>
              <w:instrText xml:space="preserve"> PAGEREF _Toc41067173 \h </w:instrText>
            </w:r>
          </w:ins>
          <w:r>
            <w:rPr>
              <w:noProof/>
              <w:webHidden/>
            </w:rPr>
          </w:r>
          <w:r>
            <w:rPr>
              <w:noProof/>
              <w:webHidden/>
            </w:rPr>
            <w:fldChar w:fldCharType="separate"/>
          </w:r>
          <w:ins w:id="61"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62" w:author="Arthur Parmentier" w:date="2020-05-22T19:12:00Z"/>
              <w:rFonts w:eastAsiaTheme="minorEastAsia" w:cstheme="minorBidi"/>
              <w:noProof/>
              <w:sz w:val="22"/>
              <w:szCs w:val="22"/>
              <w:lang w:val="fr-FR"/>
            </w:rPr>
          </w:pPr>
          <w:ins w:id="63"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"_Toc41067174"</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 link with generative music?</w:t>
            </w:r>
            <w:r>
              <w:rPr>
                <w:noProof/>
                <w:webHidden/>
              </w:rPr>
              <w:tab/>
            </w:r>
            <w:r>
              <w:rPr>
                <w:noProof/>
                <w:webHidden/>
              </w:rPr>
              <w:fldChar w:fldCharType="begin"/>
            </w:r>
            <w:r>
              <w:rPr>
                <w:noProof/>
                <w:webHidden/>
              </w:rPr>
              <w:instrText xml:space="preserve"> PAGEREF _Toc41067174 \h </w:instrText>
            </w:r>
          </w:ins>
          <w:r>
            <w:rPr>
              <w:noProof/>
              <w:webHidden/>
            </w:rPr>
          </w:r>
          <w:r>
            <w:rPr>
              <w:noProof/>
              <w:webHidden/>
            </w:rPr>
            <w:fldChar w:fldCharType="separate"/>
          </w:r>
          <w:ins w:id="64"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1"/>
            <w:tabs>
              <w:tab w:val="left" w:pos="440"/>
              <w:tab w:val="right" w:leader="dot" w:pos="9736"/>
            </w:tabs>
            <w:rPr>
              <w:ins w:id="65" w:author="Arthur Parmentier" w:date="2020-05-22T19:12:00Z"/>
              <w:rFonts w:eastAsiaTheme="minorEastAsia" w:cstheme="minorBidi"/>
              <w:b w:val="0"/>
              <w:bCs w:val="0"/>
              <w:i w:val="0"/>
              <w:iCs w:val="0"/>
              <w:noProof/>
              <w:sz w:val="22"/>
              <w:szCs w:val="22"/>
              <w:lang w:val="fr-FR"/>
            </w:rPr>
          </w:pPr>
          <w:ins w:id="66"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"_Toc41067175"</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V.</w:t>
            </w:r>
            <w:r>
              <w:rPr>
                <w:rFonts w:eastAsiaTheme="minorEastAsia" w:cstheme="minorBidi"/>
                <w:b w:val="0"/>
                <w:bCs w:val="0"/>
                <w:i w:val="0"/>
                <w:iCs w:val="0"/>
                <w:noProof/>
                <w:sz w:val="22"/>
                <w:szCs w:val="22"/>
                <w:lang w:val="fr-FR"/>
              </w:rPr>
              <w:tab/>
            </w:r>
            <w:r w:rsidRPr="005210D8">
              <w:rPr>
                <w:rStyle w:val="Lienhypertexte"/>
                <w:noProof/>
              </w:rPr>
              <w:t>(abstract) Mechanisms and concepts of Soundpainting (a theoretical model of SP)</w:t>
            </w:r>
            <w:r>
              <w:rPr>
                <w:noProof/>
                <w:webHidden/>
              </w:rPr>
              <w:tab/>
            </w:r>
            <w:r>
              <w:rPr>
                <w:noProof/>
                <w:webHidden/>
              </w:rPr>
              <w:fldChar w:fldCharType="begin"/>
            </w:r>
            <w:r>
              <w:rPr>
                <w:noProof/>
                <w:webHidden/>
              </w:rPr>
              <w:instrText xml:space="preserve"> PAGEREF _Toc41067175 \h </w:instrText>
            </w:r>
          </w:ins>
          <w:r>
            <w:rPr>
              <w:noProof/>
              <w:webHidden/>
            </w:rPr>
          </w:r>
          <w:r>
            <w:rPr>
              <w:noProof/>
              <w:webHidden/>
            </w:rPr>
            <w:fldChar w:fldCharType="separate"/>
          </w:r>
          <w:ins w:id="67" w:author="Arthur Parmentier" w:date="2020-05-22T19:12:00Z">
            <w:r>
              <w:rPr>
                <w:noProof/>
                <w:webHidden/>
              </w:rPr>
              <w:t>6</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68" w:author="Arthur Parmentier" w:date="2020-05-22T19:12:00Z"/>
              <w:rFonts w:eastAsiaTheme="minorEastAsia" w:cstheme="minorBidi"/>
              <w:b w:val="0"/>
              <w:bCs w:val="0"/>
              <w:noProof/>
              <w:lang w:val="fr-FR"/>
            </w:rPr>
          </w:pPr>
          <w:ins w:id="69"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"_Toc41067176"</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A.</w:t>
            </w:r>
            <w:r>
              <w:rPr>
                <w:rFonts w:eastAsiaTheme="minorEastAsia" w:cstheme="minorBidi"/>
                <w:b w:val="0"/>
                <w:bCs w:val="0"/>
                <w:noProof/>
                <w:lang w:val="fr-FR"/>
              </w:rPr>
              <w:tab/>
            </w:r>
            <w:r w:rsidRPr="005210D8">
              <w:rPr>
                <w:rStyle w:val="Lienhypertexte"/>
                <w:noProof/>
              </w:rPr>
              <w:t>Preliminary remarks</w:t>
            </w:r>
            <w:r>
              <w:rPr>
                <w:noProof/>
                <w:webHidden/>
              </w:rPr>
              <w:tab/>
            </w:r>
            <w:r>
              <w:rPr>
                <w:noProof/>
                <w:webHidden/>
              </w:rPr>
              <w:fldChar w:fldCharType="begin"/>
            </w:r>
            <w:r>
              <w:rPr>
                <w:noProof/>
                <w:webHidden/>
              </w:rPr>
              <w:instrText xml:space="preserve"> PAGEREF _Toc41067176 \h </w:instrText>
            </w:r>
          </w:ins>
          <w:r>
            <w:rPr>
              <w:noProof/>
              <w:webHidden/>
            </w:rPr>
          </w:r>
          <w:r>
            <w:rPr>
              <w:noProof/>
              <w:webHidden/>
            </w:rPr>
            <w:fldChar w:fldCharType="separate"/>
          </w:r>
          <w:ins w:id="70" w:author="Arthur Parmentier" w:date="2020-05-22T19:12:00Z">
            <w:r>
              <w:rPr>
                <w:noProof/>
                <w:webHidden/>
              </w:rPr>
              <w:t>6</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71" w:author="Arthur Parmentier" w:date="2020-05-22T19:12:00Z"/>
              <w:rFonts w:eastAsiaTheme="minorEastAsia" w:cstheme="minorBidi"/>
              <w:noProof/>
              <w:sz w:val="22"/>
              <w:szCs w:val="22"/>
              <w:lang w:val="fr-FR"/>
            </w:rPr>
          </w:pPr>
          <w:ins w:id="72"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"_Toc41067177"</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Context and scope of my personal observations</w:t>
            </w:r>
            <w:r>
              <w:rPr>
                <w:noProof/>
                <w:webHidden/>
              </w:rPr>
              <w:tab/>
            </w:r>
            <w:r>
              <w:rPr>
                <w:noProof/>
                <w:webHidden/>
              </w:rPr>
              <w:fldChar w:fldCharType="begin"/>
            </w:r>
            <w:r>
              <w:rPr>
                <w:noProof/>
                <w:webHidden/>
              </w:rPr>
              <w:instrText xml:space="preserve"> PAGEREF _Toc41067177 \h </w:instrText>
            </w:r>
          </w:ins>
          <w:r>
            <w:rPr>
              <w:noProof/>
              <w:webHidden/>
            </w:rPr>
          </w:r>
          <w:r>
            <w:rPr>
              <w:noProof/>
              <w:webHidden/>
            </w:rPr>
            <w:fldChar w:fldCharType="separate"/>
          </w:r>
          <w:ins w:id="73" w:author="Arthur Parmentier" w:date="2020-05-22T19:12:00Z">
            <w:r>
              <w:rPr>
                <w:noProof/>
                <w:webHidden/>
              </w:rPr>
              <w:t>6</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74" w:author="Arthur Parmentier" w:date="2020-05-22T19:12:00Z"/>
              <w:rFonts w:eastAsiaTheme="minorEastAsia" w:cstheme="minorBidi"/>
              <w:noProof/>
              <w:sz w:val="22"/>
              <w:szCs w:val="22"/>
              <w:lang w:val="fr-FR"/>
            </w:rPr>
          </w:pPr>
          <w:ins w:id="75"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"_Toc41067178"</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The categorical and prototypical perception of concepts</w:t>
            </w:r>
            <w:r>
              <w:rPr>
                <w:noProof/>
                <w:webHidden/>
              </w:rPr>
              <w:tab/>
            </w:r>
            <w:r>
              <w:rPr>
                <w:noProof/>
                <w:webHidden/>
              </w:rPr>
              <w:fldChar w:fldCharType="begin"/>
            </w:r>
            <w:r>
              <w:rPr>
                <w:noProof/>
                <w:webHidden/>
              </w:rPr>
              <w:instrText xml:space="preserve"> PAGEREF _Toc41067178 \h </w:instrText>
            </w:r>
          </w:ins>
          <w:r>
            <w:rPr>
              <w:noProof/>
              <w:webHidden/>
            </w:rPr>
          </w:r>
          <w:r>
            <w:rPr>
              <w:noProof/>
              <w:webHidden/>
            </w:rPr>
            <w:fldChar w:fldCharType="separate"/>
          </w:r>
          <w:ins w:id="76" w:author="Arthur Parmentier" w:date="2020-05-22T19:12:00Z">
            <w:r>
              <w:rPr>
                <w:noProof/>
                <w:webHidden/>
              </w:rPr>
              <w:t>6</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77" w:author="Arthur Parmentier" w:date="2020-05-22T19:12:00Z"/>
              <w:rFonts w:eastAsiaTheme="minorEastAsia" w:cstheme="minorBidi"/>
              <w:b w:val="0"/>
              <w:bCs w:val="0"/>
              <w:noProof/>
              <w:lang w:val="fr-FR"/>
            </w:rPr>
          </w:pPr>
          <w:ins w:id="78"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"_Toc41067179"</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A.</w:t>
            </w:r>
            <w:r>
              <w:rPr>
                <w:rFonts w:eastAsiaTheme="minorEastAsia" w:cstheme="minorBidi"/>
                <w:b w:val="0"/>
                <w:bCs w:val="0"/>
                <w:noProof/>
                <w:lang w:val="fr-FR"/>
              </w:rPr>
              <w:tab/>
            </w:r>
            <w:r w:rsidRPr="005210D8">
              <w:rPr>
                <w:rStyle w:val="Lienhypertexte"/>
                <w:noProof/>
              </w:rPr>
              <w:t>Mechanism 1: transformations (projections?) of concepts into signs on the physical space of the body</w:t>
            </w:r>
            <w:r>
              <w:rPr>
                <w:noProof/>
                <w:webHidden/>
              </w:rPr>
              <w:tab/>
            </w:r>
            <w:r>
              <w:rPr>
                <w:noProof/>
                <w:webHidden/>
              </w:rPr>
              <w:fldChar w:fldCharType="begin"/>
            </w:r>
            <w:r>
              <w:rPr>
                <w:noProof/>
                <w:webHidden/>
              </w:rPr>
              <w:instrText xml:space="preserve"> PAGEREF _Toc41067179 \h </w:instrText>
            </w:r>
          </w:ins>
          <w:r>
            <w:rPr>
              <w:noProof/>
              <w:webHidden/>
            </w:rPr>
          </w:r>
          <w:r>
            <w:rPr>
              <w:noProof/>
              <w:webHidden/>
            </w:rPr>
            <w:fldChar w:fldCharType="separate"/>
          </w:r>
          <w:ins w:id="79" w:author="Arthur Parmentier" w:date="2020-05-22T19:12:00Z">
            <w:r>
              <w:rPr>
                <w:noProof/>
                <w:webHidden/>
              </w:rPr>
              <w:t>7</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80" w:author="Arthur Parmentier" w:date="2020-05-22T19:12:00Z"/>
              <w:rFonts w:eastAsiaTheme="minorEastAsia" w:cstheme="minorBidi"/>
              <w:noProof/>
              <w:sz w:val="22"/>
              <w:szCs w:val="22"/>
              <w:lang w:val="fr-FR"/>
            </w:rPr>
          </w:pPr>
          <w:ins w:id="81"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"_Toc41067180"</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Input space</w:t>
            </w:r>
            <w:r>
              <w:rPr>
                <w:noProof/>
                <w:webHidden/>
              </w:rPr>
              <w:tab/>
            </w:r>
            <w:r>
              <w:rPr>
                <w:noProof/>
                <w:webHidden/>
              </w:rPr>
              <w:fldChar w:fldCharType="begin"/>
            </w:r>
            <w:r>
              <w:rPr>
                <w:noProof/>
                <w:webHidden/>
              </w:rPr>
              <w:instrText xml:space="preserve"> PAGEREF _Toc41067180 \h </w:instrText>
            </w:r>
          </w:ins>
          <w:r>
            <w:rPr>
              <w:noProof/>
              <w:webHidden/>
            </w:rPr>
          </w:r>
          <w:r>
            <w:rPr>
              <w:noProof/>
              <w:webHidden/>
            </w:rPr>
            <w:fldChar w:fldCharType="separate"/>
          </w:r>
          <w:ins w:id="82" w:author="Arthur Parmentier" w:date="2020-05-22T19:12:00Z">
            <w:r>
              <w:rPr>
                <w:noProof/>
                <w:webHidden/>
              </w:rPr>
              <w:t>7</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83" w:author="Arthur Parmentier" w:date="2020-05-22T19:12:00Z"/>
              <w:rFonts w:eastAsiaTheme="minorEastAsia" w:cstheme="minorBidi"/>
              <w:noProof/>
              <w:sz w:val="22"/>
              <w:szCs w:val="22"/>
              <w:lang w:val="fr-FR"/>
            </w:rPr>
          </w:pPr>
          <w:ins w:id="84"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"_Toc41067181"</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Transformations and output spaces</w:t>
            </w:r>
            <w:r>
              <w:rPr>
                <w:noProof/>
                <w:webHidden/>
              </w:rPr>
              <w:tab/>
            </w:r>
            <w:r>
              <w:rPr>
                <w:noProof/>
                <w:webHidden/>
              </w:rPr>
              <w:fldChar w:fldCharType="begin"/>
            </w:r>
            <w:r>
              <w:rPr>
                <w:noProof/>
                <w:webHidden/>
              </w:rPr>
              <w:instrText xml:space="preserve"> PAGEREF _Toc41067181 \h </w:instrText>
            </w:r>
          </w:ins>
          <w:r>
            <w:rPr>
              <w:noProof/>
              <w:webHidden/>
            </w:rPr>
          </w:r>
          <w:r>
            <w:rPr>
              <w:noProof/>
              <w:webHidden/>
            </w:rPr>
            <w:fldChar w:fldCharType="separate"/>
          </w:r>
          <w:ins w:id="85" w:author="Arthur Parmentier" w:date="2020-05-22T19:12:00Z">
            <w:r>
              <w:rPr>
                <w:noProof/>
                <w:webHidden/>
              </w:rPr>
              <w:t>7</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86" w:author="Arthur Parmentier" w:date="2020-05-22T19:12:00Z"/>
              <w:rFonts w:eastAsiaTheme="minorEastAsia" w:cstheme="minorBidi"/>
              <w:b w:val="0"/>
              <w:bCs w:val="0"/>
              <w:noProof/>
              <w:lang w:val="fr-FR"/>
            </w:rPr>
          </w:pPr>
          <w:ins w:id="87"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"_Toc41067182"</w:instrText>
            </w:r>
            <w:r w:rsidRPr="005210D8">
              <w:rPr>
                <w:rStyle w:val="Lienhypertexte"/>
                <w:noProof/>
              </w:rPr>
              <w:instrText xml:space="preserve"> </w:instrText>
            </w:r>
            <w:r w:rsidRPr="005210D8">
              <w:rPr>
                <w:rStyle w:val="Lienhypertexte"/>
                <w:noProof/>
              </w:rPr>
              <w:fldChar w:fldCharType="separate"/>
            </w:r>
            <w:r>
              <w:rPr>
                <w:rFonts w:eastAsiaTheme="minorEastAsia" w:cstheme="minorBidi"/>
                <w:b w:val="0"/>
                <w:bCs w:val="0"/>
                <w:noProof/>
                <w:lang w:val="fr-FR"/>
              </w:rPr>
              <w:tab/>
            </w:r>
            <w:r w:rsidRPr="005210D8">
              <w:rPr>
                <w:rStyle w:val="Lienhypertexte"/>
                <w:noProof/>
              </w:rPr>
              <w:t>Mechanism 2:</w:t>
            </w:r>
            <w:r>
              <w:rPr>
                <w:noProof/>
                <w:webHidden/>
              </w:rPr>
              <w:tab/>
            </w:r>
            <w:r>
              <w:rPr>
                <w:noProof/>
                <w:webHidden/>
              </w:rPr>
              <w:fldChar w:fldCharType="begin"/>
            </w:r>
            <w:r>
              <w:rPr>
                <w:noProof/>
                <w:webHidden/>
              </w:rPr>
              <w:instrText xml:space="preserve"> PAGEREF _Toc41067182 \h </w:instrText>
            </w:r>
          </w:ins>
          <w:r>
            <w:rPr>
              <w:noProof/>
              <w:webHidden/>
            </w:rPr>
          </w:r>
          <w:r>
            <w:rPr>
              <w:noProof/>
              <w:webHidden/>
            </w:rPr>
            <w:fldChar w:fldCharType="separate"/>
          </w:r>
          <w:ins w:id="88" w:author="Arthur Parmentier" w:date="2020-05-22T19:12:00Z">
            <w:r>
              <w:rPr>
                <w:noProof/>
                <w:webHidden/>
              </w:rPr>
              <w:t>8</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89" w:author="Arthur Parmentier" w:date="2020-05-22T19:12:00Z"/>
              <w:rFonts w:eastAsiaTheme="minorEastAsia" w:cstheme="minorBidi"/>
              <w:b w:val="0"/>
              <w:bCs w:val="0"/>
              <w:noProof/>
              <w:lang w:val="fr-FR"/>
            </w:rPr>
          </w:pPr>
          <w:ins w:id="90"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"_Toc41067183"</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B.</w:t>
            </w:r>
            <w:r>
              <w:rPr>
                <w:rFonts w:eastAsiaTheme="minorEastAsia" w:cstheme="minorBidi"/>
                <w:b w:val="0"/>
                <w:bCs w:val="0"/>
                <w:noProof/>
                <w:lang w:val="fr-FR"/>
              </w:rPr>
              <w:tab/>
            </w:r>
            <w:r w:rsidRPr="005210D8">
              <w:rPr>
                <w:rStyle w:val="Lienhypertexte"/>
                <w:noProof/>
              </w:rPr>
              <w:t>Sign “overloading”</w:t>
            </w:r>
            <w:r>
              <w:rPr>
                <w:noProof/>
                <w:webHidden/>
              </w:rPr>
              <w:tab/>
            </w:r>
            <w:r>
              <w:rPr>
                <w:noProof/>
                <w:webHidden/>
              </w:rPr>
              <w:fldChar w:fldCharType="begin"/>
            </w:r>
            <w:r>
              <w:rPr>
                <w:noProof/>
                <w:webHidden/>
              </w:rPr>
              <w:instrText xml:space="preserve"> PAGEREF _Toc41067183 \h </w:instrText>
            </w:r>
          </w:ins>
          <w:r>
            <w:rPr>
              <w:noProof/>
              <w:webHidden/>
            </w:rPr>
          </w:r>
          <w:r>
            <w:rPr>
              <w:noProof/>
              <w:webHidden/>
            </w:rPr>
            <w:fldChar w:fldCharType="separate"/>
          </w:r>
          <w:ins w:id="91" w:author="Arthur Parmentier" w:date="2020-05-22T19:12:00Z">
            <w:r>
              <w:rPr>
                <w:noProof/>
                <w:webHidden/>
              </w:rPr>
              <w:t>8</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92" w:author="Arthur Parmentier" w:date="2020-05-22T19:12:00Z"/>
              <w:rFonts w:eastAsiaTheme="minorEastAsia" w:cstheme="minorBidi"/>
              <w:noProof/>
              <w:sz w:val="22"/>
              <w:szCs w:val="22"/>
              <w:lang w:val="fr-FR"/>
            </w:rPr>
          </w:pPr>
          <w:ins w:id="93"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"_Toc41067184"</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Motivation</w:t>
            </w:r>
            <w:r>
              <w:rPr>
                <w:noProof/>
                <w:webHidden/>
              </w:rPr>
              <w:tab/>
            </w:r>
            <w:r>
              <w:rPr>
                <w:noProof/>
                <w:webHidden/>
              </w:rPr>
              <w:fldChar w:fldCharType="begin"/>
            </w:r>
            <w:r>
              <w:rPr>
                <w:noProof/>
                <w:webHidden/>
              </w:rPr>
              <w:instrText xml:space="preserve"> PAGEREF _Toc41067184 \h </w:instrText>
            </w:r>
          </w:ins>
          <w:r>
            <w:rPr>
              <w:noProof/>
              <w:webHidden/>
            </w:rPr>
          </w:r>
          <w:r>
            <w:rPr>
              <w:noProof/>
              <w:webHidden/>
            </w:rPr>
            <w:fldChar w:fldCharType="separate"/>
          </w:r>
          <w:ins w:id="94" w:author="Arthur Parmentier" w:date="2020-05-22T19:12:00Z">
            <w:r>
              <w:rPr>
                <w:noProof/>
                <w:webHidden/>
              </w:rPr>
              <w:t>8</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95" w:author="Arthur Parmentier" w:date="2020-05-22T19:12:00Z"/>
              <w:rFonts w:eastAsiaTheme="minorEastAsia" w:cstheme="minorBidi"/>
              <w:noProof/>
              <w:sz w:val="22"/>
              <w:szCs w:val="22"/>
              <w:lang w:val="fr-FR"/>
            </w:rPr>
          </w:pPr>
          <w:ins w:id="96"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"_Toc41067185"</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Differentiation of signified across disciplines</w:t>
            </w:r>
            <w:r>
              <w:rPr>
                <w:noProof/>
                <w:webHidden/>
              </w:rPr>
              <w:tab/>
            </w:r>
            <w:r>
              <w:rPr>
                <w:noProof/>
                <w:webHidden/>
              </w:rPr>
              <w:fldChar w:fldCharType="begin"/>
            </w:r>
            <w:r>
              <w:rPr>
                <w:noProof/>
                <w:webHidden/>
              </w:rPr>
              <w:instrText xml:space="preserve"> PAGEREF _Toc41067185 \h </w:instrText>
            </w:r>
          </w:ins>
          <w:r>
            <w:rPr>
              <w:noProof/>
              <w:webHidden/>
            </w:rPr>
          </w:r>
          <w:r>
            <w:rPr>
              <w:noProof/>
              <w:webHidden/>
            </w:rPr>
            <w:fldChar w:fldCharType="separate"/>
          </w:r>
          <w:ins w:id="97" w:author="Arthur Parmentier" w:date="2020-05-22T19:12:00Z">
            <w:r>
              <w:rPr>
                <w:noProof/>
                <w:webHidden/>
              </w:rPr>
              <w:t>8</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98" w:author="Arthur Parmentier" w:date="2020-05-22T19:12:00Z"/>
              <w:rFonts w:eastAsiaTheme="minorEastAsia" w:cstheme="minorBidi"/>
              <w:noProof/>
              <w:sz w:val="22"/>
              <w:szCs w:val="22"/>
              <w:lang w:val="fr-FR"/>
            </w:rPr>
          </w:pPr>
          <w:ins w:id="99" w:author="Arthur Parmentier" w:date="2020-05-22T19:12:00Z">
            <w:r w:rsidRPr="005210D8">
              <w:rPr>
                <w:rStyle w:val="Lienhypertexte"/>
                <w:noProof/>
              </w:rPr>
              <w:lastRenderedPageBreak/>
              <w:fldChar w:fldCharType="begin"/>
            </w:r>
            <w:r w:rsidRPr="005210D8">
              <w:rPr>
                <w:rStyle w:val="Lienhypertexte"/>
                <w:noProof/>
              </w:rPr>
              <w:instrText xml:space="preserve"> </w:instrText>
            </w:r>
            <w:r>
              <w:rPr>
                <w:noProof/>
              </w:rPr>
              <w:instrText>HYPERLINK \l "_Toc41067186"</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3.</w:t>
            </w:r>
            <w:r>
              <w:rPr>
                <w:rFonts w:eastAsiaTheme="minorEastAsia" w:cstheme="minorBidi"/>
                <w:noProof/>
                <w:sz w:val="22"/>
                <w:szCs w:val="22"/>
                <w:lang w:val="fr-FR"/>
              </w:rPr>
              <w:tab/>
            </w:r>
            <w:r w:rsidRPr="005210D8">
              <w:rPr>
                <w:rStyle w:val="Lienhypertexte"/>
                <w:noProof/>
              </w:rPr>
              <w:t>The difference between discipline (music, theater..) and technical apparatus, or “why we sometimes need to specify how to play a long tone, and sometimes not”</w:t>
            </w:r>
            <w:r>
              <w:rPr>
                <w:noProof/>
                <w:webHidden/>
              </w:rPr>
              <w:tab/>
            </w:r>
            <w:r>
              <w:rPr>
                <w:noProof/>
                <w:webHidden/>
              </w:rPr>
              <w:fldChar w:fldCharType="begin"/>
            </w:r>
            <w:r>
              <w:rPr>
                <w:noProof/>
                <w:webHidden/>
              </w:rPr>
              <w:instrText xml:space="preserve"> PAGEREF _Toc41067186 \h </w:instrText>
            </w:r>
          </w:ins>
          <w:r>
            <w:rPr>
              <w:noProof/>
              <w:webHidden/>
            </w:rPr>
          </w:r>
          <w:r>
            <w:rPr>
              <w:noProof/>
              <w:webHidden/>
            </w:rPr>
            <w:fldChar w:fldCharType="separate"/>
          </w:r>
          <w:ins w:id="100" w:author="Arthur Parmentier" w:date="2020-05-22T19:12:00Z">
            <w:r>
              <w:rPr>
                <w:noProof/>
                <w:webHidden/>
              </w:rPr>
              <w:t>9</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01" w:author="Arthur Parmentier" w:date="2020-05-22T19:12:00Z"/>
              <w:rFonts w:eastAsiaTheme="minorEastAsia" w:cstheme="minorBidi"/>
              <w:noProof/>
              <w:sz w:val="22"/>
              <w:szCs w:val="22"/>
              <w:lang w:val="fr-FR"/>
            </w:rPr>
          </w:pPr>
          <w:ins w:id="102"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"_Toc41067187"</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4.</w:t>
            </w:r>
            <w:r>
              <w:rPr>
                <w:rFonts w:eastAsiaTheme="minorEastAsia" w:cstheme="minorBidi"/>
                <w:noProof/>
                <w:sz w:val="22"/>
                <w:szCs w:val="22"/>
                <w:lang w:val="fr-FR"/>
              </w:rPr>
              <w:tab/>
            </w:r>
            <w:r w:rsidRPr="005210D8">
              <w:rPr>
                <w:rStyle w:val="Lienhypertexte"/>
                <w:noProof/>
              </w:rPr>
              <w:t>Speculative theory of differentiation of signified across instruments (technical apparatus) of the same discipline</w:t>
            </w:r>
            <w:r>
              <w:rPr>
                <w:noProof/>
                <w:webHidden/>
              </w:rPr>
              <w:tab/>
            </w:r>
            <w:r>
              <w:rPr>
                <w:noProof/>
                <w:webHidden/>
              </w:rPr>
              <w:fldChar w:fldCharType="begin"/>
            </w:r>
            <w:r>
              <w:rPr>
                <w:noProof/>
                <w:webHidden/>
              </w:rPr>
              <w:instrText xml:space="preserve"> PAGEREF _Toc41067187 \h </w:instrText>
            </w:r>
          </w:ins>
          <w:r>
            <w:rPr>
              <w:noProof/>
              <w:webHidden/>
            </w:rPr>
          </w:r>
          <w:r>
            <w:rPr>
              <w:noProof/>
              <w:webHidden/>
            </w:rPr>
            <w:fldChar w:fldCharType="separate"/>
          </w:r>
          <w:ins w:id="103" w:author="Arthur Parmentier" w:date="2020-05-22T19:12:00Z">
            <w:r>
              <w:rPr>
                <w:noProof/>
                <w:webHidden/>
              </w:rPr>
              <w:t>10</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04" w:author="Arthur Parmentier" w:date="2020-05-22T19:12:00Z"/>
              <w:rFonts w:eastAsiaTheme="minorEastAsia" w:cstheme="minorBidi"/>
              <w:noProof/>
              <w:sz w:val="22"/>
              <w:szCs w:val="22"/>
              <w:lang w:val="fr-FR"/>
            </w:rPr>
          </w:pPr>
          <w:ins w:id="105"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"_Toc41067188"</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5.</w:t>
            </w:r>
            <w:r>
              <w:rPr>
                <w:rFonts w:eastAsiaTheme="minorEastAsia" w:cstheme="minorBidi"/>
                <w:noProof/>
                <w:sz w:val="22"/>
                <w:szCs w:val="22"/>
                <w:lang w:val="fr-FR"/>
              </w:rPr>
              <w:tab/>
            </w:r>
            <w:r w:rsidRPr="005210D8">
              <w:rPr>
                <w:rStyle w:val="Lienhypertexte"/>
                <w:noProof/>
              </w:rPr>
              <w:t>Sign overloading</w:t>
            </w:r>
            <w:r>
              <w:rPr>
                <w:noProof/>
                <w:webHidden/>
              </w:rPr>
              <w:tab/>
            </w:r>
            <w:r>
              <w:rPr>
                <w:noProof/>
                <w:webHidden/>
              </w:rPr>
              <w:fldChar w:fldCharType="begin"/>
            </w:r>
            <w:r>
              <w:rPr>
                <w:noProof/>
                <w:webHidden/>
              </w:rPr>
              <w:instrText xml:space="preserve"> PAGEREF _Toc41067188 \h </w:instrText>
            </w:r>
          </w:ins>
          <w:r>
            <w:rPr>
              <w:noProof/>
              <w:webHidden/>
            </w:rPr>
          </w:r>
          <w:r>
            <w:rPr>
              <w:noProof/>
              <w:webHidden/>
            </w:rPr>
            <w:fldChar w:fldCharType="separate"/>
          </w:r>
          <w:ins w:id="106" w:author="Arthur Parmentier" w:date="2020-05-22T19:12:00Z">
            <w:r>
              <w:rPr>
                <w:noProof/>
                <w:webHidden/>
              </w:rPr>
              <w:t>11</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07" w:author="Arthur Parmentier" w:date="2020-05-22T19:12:00Z"/>
              <w:rFonts w:eastAsiaTheme="minorEastAsia" w:cstheme="minorBidi"/>
              <w:b w:val="0"/>
              <w:bCs w:val="0"/>
              <w:noProof/>
              <w:lang w:val="fr-FR"/>
            </w:rPr>
          </w:pPr>
          <w:ins w:id="108"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"_Toc41067189"</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C.</w:t>
            </w:r>
            <w:r>
              <w:rPr>
                <w:rFonts w:eastAsiaTheme="minorEastAsia" w:cstheme="minorBidi"/>
                <w:b w:val="0"/>
                <w:bCs w:val="0"/>
                <w:noProof/>
                <w:lang w:val="fr-FR"/>
              </w:rPr>
              <w:tab/>
            </w:r>
            <w:r w:rsidRPr="005210D8">
              <w:rPr>
                <w:rStyle w:val="Lienhypertexte"/>
                <w:noProof/>
              </w:rPr>
              <w:t>Personal observations during SP practice</w:t>
            </w:r>
            <w:r>
              <w:rPr>
                <w:noProof/>
                <w:webHidden/>
              </w:rPr>
              <w:tab/>
            </w:r>
            <w:r>
              <w:rPr>
                <w:noProof/>
                <w:webHidden/>
              </w:rPr>
              <w:fldChar w:fldCharType="begin"/>
            </w:r>
            <w:r>
              <w:rPr>
                <w:noProof/>
                <w:webHidden/>
              </w:rPr>
              <w:instrText xml:space="preserve"> PAGEREF _Toc41067189 \h </w:instrText>
            </w:r>
          </w:ins>
          <w:r>
            <w:rPr>
              <w:noProof/>
              <w:webHidden/>
            </w:rPr>
          </w:r>
          <w:r>
            <w:rPr>
              <w:noProof/>
              <w:webHidden/>
            </w:rPr>
            <w:fldChar w:fldCharType="separate"/>
          </w:r>
          <w:ins w:id="109" w:author="Arthur Parmentier" w:date="2020-05-22T19:12:00Z">
            <w:r>
              <w:rPr>
                <w:noProof/>
                <w:webHidden/>
              </w:rPr>
              <w:t>12</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10" w:author="Arthur Parmentier" w:date="2020-05-22T19:12:00Z"/>
              <w:rFonts w:eastAsiaTheme="minorEastAsia" w:cstheme="minorBidi"/>
              <w:b w:val="0"/>
              <w:bCs w:val="0"/>
              <w:noProof/>
              <w:lang w:val="fr-FR"/>
            </w:rPr>
          </w:pPr>
          <w:ins w:id="111"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"_Toc41067190"</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D.</w:t>
            </w:r>
            <w:r>
              <w:rPr>
                <w:rFonts w:eastAsiaTheme="minorEastAsia" w:cstheme="minorBidi"/>
                <w:b w:val="0"/>
                <w:bCs w:val="0"/>
                <w:noProof/>
                <w:lang w:val="fr-FR"/>
              </w:rPr>
              <w:tab/>
            </w:r>
            <w:r w:rsidRPr="005210D8">
              <w:rPr>
                <w:rStyle w:val="Lienhypertexte"/>
                <w:noProof/>
              </w:rPr>
              <w:t>Structural concepts (the grammar of the language, that results in its language)</w:t>
            </w:r>
            <w:r>
              <w:rPr>
                <w:noProof/>
                <w:webHidden/>
              </w:rPr>
              <w:tab/>
            </w:r>
            <w:r>
              <w:rPr>
                <w:noProof/>
                <w:webHidden/>
              </w:rPr>
              <w:fldChar w:fldCharType="begin"/>
            </w:r>
            <w:r>
              <w:rPr>
                <w:noProof/>
                <w:webHidden/>
              </w:rPr>
              <w:instrText xml:space="preserve"> PAGEREF _Toc41067190 \h </w:instrText>
            </w:r>
          </w:ins>
          <w:r>
            <w:rPr>
              <w:noProof/>
              <w:webHidden/>
            </w:rPr>
          </w:r>
          <w:r>
            <w:rPr>
              <w:noProof/>
              <w:webHidden/>
            </w:rPr>
            <w:fldChar w:fldCharType="separate"/>
          </w:r>
          <w:ins w:id="112" w:author="Arthur Parmentier" w:date="2020-05-22T19:12:00Z">
            <w:r>
              <w:rPr>
                <w:noProof/>
                <w:webHidden/>
              </w:rPr>
              <w:t>14</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13" w:author="Arthur Parmentier" w:date="2020-05-22T19:12:00Z"/>
              <w:rFonts w:eastAsiaTheme="minorEastAsia" w:cstheme="minorBidi"/>
              <w:noProof/>
              <w:sz w:val="22"/>
              <w:szCs w:val="22"/>
              <w:lang w:val="fr-FR"/>
            </w:rPr>
          </w:pPr>
          <w:ins w:id="114"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"_Toc41067191"</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Identifiers</w:t>
            </w:r>
            <w:r>
              <w:rPr>
                <w:noProof/>
                <w:webHidden/>
              </w:rPr>
              <w:tab/>
            </w:r>
            <w:r>
              <w:rPr>
                <w:noProof/>
                <w:webHidden/>
              </w:rPr>
              <w:fldChar w:fldCharType="begin"/>
            </w:r>
            <w:r>
              <w:rPr>
                <w:noProof/>
                <w:webHidden/>
              </w:rPr>
              <w:instrText xml:space="preserve"> PAGEREF _Toc41067191 \h </w:instrText>
            </w:r>
          </w:ins>
          <w:r>
            <w:rPr>
              <w:noProof/>
              <w:webHidden/>
            </w:rPr>
          </w:r>
          <w:r>
            <w:rPr>
              <w:noProof/>
              <w:webHidden/>
            </w:rPr>
            <w:fldChar w:fldCharType="separate"/>
          </w:r>
          <w:ins w:id="115" w:author="Arthur Parmentier" w:date="2020-05-22T19:12:00Z">
            <w:r>
              <w:rPr>
                <w:noProof/>
                <w:webHidden/>
              </w:rPr>
              <w:t>14</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16" w:author="Arthur Parmentier" w:date="2020-05-22T19:12:00Z"/>
              <w:rFonts w:eastAsiaTheme="minorEastAsia" w:cstheme="minorBidi"/>
              <w:noProof/>
              <w:sz w:val="22"/>
              <w:szCs w:val="22"/>
              <w:lang w:val="fr-FR"/>
            </w:rPr>
          </w:pPr>
          <w:ins w:id="117"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"_Toc41067192"</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Content</w:t>
            </w:r>
            <w:r>
              <w:rPr>
                <w:noProof/>
                <w:webHidden/>
              </w:rPr>
              <w:tab/>
            </w:r>
            <w:r>
              <w:rPr>
                <w:noProof/>
                <w:webHidden/>
              </w:rPr>
              <w:fldChar w:fldCharType="begin"/>
            </w:r>
            <w:r>
              <w:rPr>
                <w:noProof/>
                <w:webHidden/>
              </w:rPr>
              <w:instrText xml:space="preserve"> PAGEREF _Toc41067192 \h </w:instrText>
            </w:r>
          </w:ins>
          <w:r>
            <w:rPr>
              <w:noProof/>
              <w:webHidden/>
            </w:rPr>
          </w:r>
          <w:r>
            <w:rPr>
              <w:noProof/>
              <w:webHidden/>
            </w:rPr>
            <w:fldChar w:fldCharType="separate"/>
          </w:r>
          <w:ins w:id="118" w:author="Arthur Parmentier" w:date="2020-05-22T19:12:00Z">
            <w:r>
              <w:rPr>
                <w:noProof/>
                <w:webHidden/>
              </w:rPr>
              <w:t>14</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19" w:author="Arthur Parmentier" w:date="2020-05-22T19:12:00Z"/>
              <w:rFonts w:eastAsiaTheme="minorEastAsia" w:cstheme="minorBidi"/>
              <w:noProof/>
              <w:sz w:val="22"/>
              <w:szCs w:val="22"/>
              <w:lang w:val="fr-FR"/>
            </w:rPr>
          </w:pPr>
          <w:ins w:id="120"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"_Toc41067193"</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3.</w:t>
            </w:r>
            <w:r>
              <w:rPr>
                <w:rFonts w:eastAsiaTheme="minorEastAsia" w:cstheme="minorBidi"/>
                <w:noProof/>
                <w:sz w:val="22"/>
                <w:szCs w:val="22"/>
                <w:lang w:val="fr-FR"/>
              </w:rPr>
              <w:tab/>
            </w:r>
            <w:r w:rsidRPr="005210D8">
              <w:rPr>
                <w:rStyle w:val="Lienhypertexte"/>
                <w:noProof/>
              </w:rPr>
              <w:t>Modifiers (content parameters)</w:t>
            </w:r>
            <w:r>
              <w:rPr>
                <w:noProof/>
                <w:webHidden/>
              </w:rPr>
              <w:tab/>
            </w:r>
            <w:r>
              <w:rPr>
                <w:noProof/>
                <w:webHidden/>
              </w:rPr>
              <w:fldChar w:fldCharType="begin"/>
            </w:r>
            <w:r>
              <w:rPr>
                <w:noProof/>
                <w:webHidden/>
              </w:rPr>
              <w:instrText xml:space="preserve"> PAGEREF _Toc41067193 \h </w:instrText>
            </w:r>
          </w:ins>
          <w:r>
            <w:rPr>
              <w:noProof/>
              <w:webHidden/>
            </w:rPr>
          </w:r>
          <w:r>
            <w:rPr>
              <w:noProof/>
              <w:webHidden/>
            </w:rPr>
            <w:fldChar w:fldCharType="separate"/>
          </w:r>
          <w:ins w:id="121" w:author="Arthur Parmentier" w:date="2020-05-22T19:12:00Z">
            <w:r>
              <w:rPr>
                <w:noProof/>
                <w:webHidden/>
              </w:rPr>
              <w:t>14</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22" w:author="Arthur Parmentier" w:date="2020-05-22T19:12:00Z"/>
              <w:rFonts w:eastAsiaTheme="minorEastAsia" w:cstheme="minorBidi"/>
              <w:noProof/>
              <w:sz w:val="22"/>
              <w:szCs w:val="22"/>
              <w:lang w:val="fr-FR"/>
            </w:rPr>
          </w:pPr>
          <w:ins w:id="123"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"_Toc41067194"</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4.</w:t>
            </w:r>
            <w:r>
              <w:rPr>
                <w:rFonts w:eastAsiaTheme="minorEastAsia" w:cstheme="minorBidi"/>
                <w:noProof/>
                <w:sz w:val="22"/>
                <w:szCs w:val="22"/>
                <w:lang w:val="fr-FR"/>
              </w:rPr>
              <w:tab/>
            </w:r>
            <w:r w:rsidRPr="005210D8">
              <w:rPr>
                <w:rStyle w:val="Lienhypertexte"/>
                <w:noProof/>
              </w:rPr>
              <w:t>Mode</w:t>
            </w:r>
            <w:r>
              <w:rPr>
                <w:noProof/>
                <w:webHidden/>
              </w:rPr>
              <w:tab/>
            </w:r>
            <w:r>
              <w:rPr>
                <w:noProof/>
                <w:webHidden/>
              </w:rPr>
              <w:fldChar w:fldCharType="begin"/>
            </w:r>
            <w:r>
              <w:rPr>
                <w:noProof/>
                <w:webHidden/>
              </w:rPr>
              <w:instrText xml:space="preserve"> PAGEREF _Toc41067194 \h </w:instrText>
            </w:r>
          </w:ins>
          <w:r>
            <w:rPr>
              <w:noProof/>
              <w:webHidden/>
            </w:rPr>
          </w:r>
          <w:r>
            <w:rPr>
              <w:noProof/>
              <w:webHidden/>
            </w:rPr>
            <w:fldChar w:fldCharType="separate"/>
          </w:r>
          <w:ins w:id="124" w:author="Arthur Parmentier" w:date="2020-05-22T19:12:00Z">
            <w:r>
              <w:rPr>
                <w:noProof/>
                <w:webHidden/>
              </w:rPr>
              <w:t>14</w:t>
            </w:r>
            <w:r>
              <w:rPr>
                <w:noProof/>
                <w:webHidden/>
              </w:rPr>
              <w:fldChar w:fldCharType="end"/>
            </w:r>
            <w:r w:rsidRPr="005210D8">
              <w:rPr>
                <w:rStyle w:val="Lienhypertexte"/>
                <w:noProof/>
              </w:rPr>
              <w:fldChar w:fldCharType="end"/>
            </w:r>
          </w:ins>
        </w:p>
        <w:p w:rsidR="00195BC6" w:rsidRDefault="00195BC6">
          <w:pPr>
            <w:pStyle w:val="TM1"/>
            <w:tabs>
              <w:tab w:val="right" w:leader="dot" w:pos="9736"/>
            </w:tabs>
            <w:rPr>
              <w:ins w:id="125" w:author="Arthur Parmentier" w:date="2020-05-22T19:12:00Z"/>
              <w:rFonts w:eastAsiaTheme="minorEastAsia" w:cstheme="minorBidi"/>
              <w:b w:val="0"/>
              <w:bCs w:val="0"/>
              <w:i w:val="0"/>
              <w:iCs w:val="0"/>
              <w:noProof/>
              <w:sz w:val="22"/>
              <w:szCs w:val="22"/>
              <w:lang w:val="fr-FR"/>
            </w:rPr>
          </w:pPr>
          <w:ins w:id="126"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"_Toc41067195"</w:instrText>
            </w:r>
            <w:r w:rsidRPr="005210D8">
              <w:rPr>
                <w:rStyle w:val="Lienhypertexte"/>
                <w:noProof/>
              </w:rPr>
              <w:instrText xml:space="preserve"> </w:instrText>
            </w:r>
            <w:r w:rsidRPr="005210D8">
              <w:rPr>
                <w:rStyle w:val="Lienhypertexte"/>
                <w:noProof/>
              </w:rPr>
              <w:fldChar w:fldCharType="separate"/>
            </w:r>
            <w:r>
              <w:rPr>
                <w:rFonts w:eastAsiaTheme="minorEastAsia" w:cstheme="minorBidi"/>
                <w:b w:val="0"/>
                <w:bCs w:val="0"/>
                <w:i w:val="0"/>
                <w:iCs w:val="0"/>
                <w:noProof/>
                <w:sz w:val="22"/>
                <w:szCs w:val="22"/>
                <w:lang w:val="fr-FR"/>
              </w:rPr>
              <w:tab/>
            </w:r>
            <w:r w:rsidRPr="005210D8">
              <w:rPr>
                <w:rStyle w:val="Lienhypertexte"/>
                <w:noProof/>
              </w:rPr>
              <w:t>Influence of context (from grammar to performance)</w:t>
            </w:r>
            <w:r>
              <w:rPr>
                <w:noProof/>
                <w:webHidden/>
              </w:rPr>
              <w:tab/>
            </w:r>
            <w:r>
              <w:rPr>
                <w:noProof/>
                <w:webHidden/>
              </w:rPr>
              <w:fldChar w:fldCharType="begin"/>
            </w:r>
            <w:r>
              <w:rPr>
                <w:noProof/>
                <w:webHidden/>
              </w:rPr>
              <w:instrText xml:space="preserve"> PAGEREF _Toc41067195 \h </w:instrText>
            </w:r>
          </w:ins>
          <w:r>
            <w:rPr>
              <w:noProof/>
              <w:webHidden/>
            </w:rPr>
          </w:r>
          <w:r>
            <w:rPr>
              <w:noProof/>
              <w:webHidden/>
            </w:rPr>
            <w:fldChar w:fldCharType="separate"/>
          </w:r>
          <w:ins w:id="127" w:author="Arthur Parmentier" w:date="2020-05-22T19:12:00Z">
            <w:r>
              <w:rPr>
                <w:noProof/>
                <w:webHidden/>
              </w:rPr>
              <w:t>15</w:t>
            </w:r>
            <w:r>
              <w:rPr>
                <w:noProof/>
                <w:webHidden/>
              </w:rPr>
              <w:fldChar w:fldCharType="end"/>
            </w:r>
            <w:r w:rsidRPr="005210D8">
              <w:rPr>
                <w:rStyle w:val="Lienhypertexte"/>
                <w:noProof/>
              </w:rPr>
              <w:fldChar w:fldCharType="end"/>
            </w:r>
          </w:ins>
        </w:p>
        <w:p w:rsidR="00195BC6" w:rsidRDefault="00195BC6">
          <w:pPr>
            <w:pStyle w:val="TM1"/>
            <w:tabs>
              <w:tab w:val="right" w:leader="dot" w:pos="9736"/>
            </w:tabs>
            <w:rPr>
              <w:ins w:id="128" w:author="Arthur Parmentier" w:date="2020-05-22T19:12:00Z"/>
              <w:rFonts w:eastAsiaTheme="minorEastAsia" w:cstheme="minorBidi"/>
              <w:b w:val="0"/>
              <w:bCs w:val="0"/>
              <w:i w:val="0"/>
              <w:iCs w:val="0"/>
              <w:noProof/>
              <w:sz w:val="22"/>
              <w:szCs w:val="22"/>
              <w:lang w:val="fr-FR"/>
            </w:rPr>
          </w:pPr>
          <w:ins w:id="129"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"_Toc41067196"</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VI.</w:t>
            </w:r>
            <w:r>
              <w:rPr>
                <w:noProof/>
                <w:webHidden/>
              </w:rPr>
              <w:tab/>
            </w:r>
            <w:r>
              <w:rPr>
                <w:noProof/>
                <w:webHidden/>
              </w:rPr>
              <w:fldChar w:fldCharType="begin"/>
            </w:r>
            <w:r>
              <w:rPr>
                <w:noProof/>
                <w:webHidden/>
              </w:rPr>
              <w:instrText xml:space="preserve"> PAGEREF _Toc41067196 \h </w:instrText>
            </w:r>
          </w:ins>
          <w:r>
            <w:rPr>
              <w:noProof/>
              <w:webHidden/>
            </w:rPr>
          </w:r>
          <w:r>
            <w:rPr>
              <w:noProof/>
              <w:webHidden/>
            </w:rPr>
            <w:fldChar w:fldCharType="separate"/>
          </w:r>
          <w:ins w:id="130" w:author="Arthur Parmentier" w:date="2020-05-22T19:12:00Z">
            <w:r>
              <w:rPr>
                <w:noProof/>
                <w:webHidden/>
              </w:rPr>
              <w:t>15</w:t>
            </w:r>
            <w:r>
              <w:rPr>
                <w:noProof/>
                <w:webHidden/>
              </w:rPr>
              <w:fldChar w:fldCharType="end"/>
            </w:r>
            <w:r w:rsidRPr="005210D8">
              <w:rPr>
                <w:rStyle w:val="Lienhypertexte"/>
                <w:noProof/>
              </w:rPr>
              <w:fldChar w:fldCharType="end"/>
            </w:r>
          </w:ins>
        </w:p>
        <w:p w:rsidR="00195BC6" w:rsidRDefault="00195BC6">
          <w:pPr>
            <w:pStyle w:val="TM1"/>
            <w:tabs>
              <w:tab w:val="left" w:pos="660"/>
              <w:tab w:val="right" w:leader="dot" w:pos="9736"/>
            </w:tabs>
            <w:rPr>
              <w:ins w:id="131" w:author="Arthur Parmentier" w:date="2020-05-22T19:12:00Z"/>
              <w:rFonts w:eastAsiaTheme="minorEastAsia" w:cstheme="minorBidi"/>
              <w:b w:val="0"/>
              <w:bCs w:val="0"/>
              <w:i w:val="0"/>
              <w:iCs w:val="0"/>
              <w:noProof/>
              <w:sz w:val="22"/>
              <w:szCs w:val="22"/>
              <w:lang w:val="fr-FR"/>
            </w:rPr>
          </w:pPr>
          <w:ins w:id="132"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"_Toc41067198"</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VII.</w:t>
            </w:r>
            <w:r>
              <w:rPr>
                <w:rFonts w:eastAsiaTheme="minorEastAsia" w:cstheme="minorBidi"/>
                <w:b w:val="0"/>
                <w:bCs w:val="0"/>
                <w:i w:val="0"/>
                <w:iCs w:val="0"/>
                <w:noProof/>
                <w:sz w:val="22"/>
                <w:szCs w:val="22"/>
                <w:lang w:val="fr-FR"/>
              </w:rPr>
              <w:tab/>
            </w:r>
            <w:r w:rsidRPr="005210D8">
              <w:rPr>
                <w:rStyle w:val="Lienhypertexte"/>
                <w:noProof/>
              </w:rPr>
              <w:t>Soundpainting recognition with Max/MSP</w:t>
            </w:r>
            <w:r>
              <w:rPr>
                <w:noProof/>
                <w:webHidden/>
              </w:rPr>
              <w:tab/>
            </w:r>
            <w:r>
              <w:rPr>
                <w:noProof/>
                <w:webHidden/>
              </w:rPr>
              <w:fldChar w:fldCharType="begin"/>
            </w:r>
            <w:r>
              <w:rPr>
                <w:noProof/>
                <w:webHidden/>
              </w:rPr>
              <w:instrText xml:space="preserve"> PAGEREF _Toc41067198 \h </w:instrText>
            </w:r>
          </w:ins>
          <w:r>
            <w:rPr>
              <w:noProof/>
              <w:webHidden/>
            </w:rPr>
          </w:r>
          <w:r>
            <w:rPr>
              <w:noProof/>
              <w:webHidden/>
            </w:rPr>
            <w:fldChar w:fldCharType="separate"/>
          </w:r>
          <w:ins w:id="133" w:author="Arthur Parmentier" w:date="2020-05-22T19:12:00Z">
            <w:r>
              <w:rPr>
                <w:noProof/>
                <w:webHidden/>
              </w:rPr>
              <w:t>15</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34" w:author="Arthur Parmentier" w:date="2020-05-22T19:12:00Z"/>
              <w:rFonts w:eastAsiaTheme="minorEastAsia" w:cstheme="minorBidi"/>
              <w:b w:val="0"/>
              <w:bCs w:val="0"/>
              <w:noProof/>
              <w:lang w:val="fr-FR"/>
            </w:rPr>
          </w:pPr>
          <w:ins w:id="135"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"_Toc41067199"</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A.</w:t>
            </w:r>
            <w:r>
              <w:rPr>
                <w:rFonts w:eastAsiaTheme="minorEastAsia" w:cstheme="minorBidi"/>
                <w:b w:val="0"/>
                <w:bCs w:val="0"/>
                <w:noProof/>
                <w:lang w:val="fr-FR"/>
              </w:rPr>
              <w:tab/>
            </w:r>
            <w:r w:rsidRPr="005210D8">
              <w:rPr>
                <w:rStyle w:val="Lienhypertexte"/>
                <w:noProof/>
              </w:rPr>
              <w:t>A new configuration: motivations, goals, workflow &amp; challenges</w:t>
            </w:r>
            <w:r>
              <w:rPr>
                <w:noProof/>
                <w:webHidden/>
              </w:rPr>
              <w:tab/>
            </w:r>
            <w:r>
              <w:rPr>
                <w:noProof/>
                <w:webHidden/>
              </w:rPr>
              <w:fldChar w:fldCharType="begin"/>
            </w:r>
            <w:r>
              <w:rPr>
                <w:noProof/>
                <w:webHidden/>
              </w:rPr>
              <w:instrText xml:space="preserve"> PAGEREF _Toc41067199 \h </w:instrText>
            </w:r>
          </w:ins>
          <w:r>
            <w:rPr>
              <w:noProof/>
              <w:webHidden/>
            </w:rPr>
          </w:r>
          <w:r>
            <w:rPr>
              <w:noProof/>
              <w:webHidden/>
            </w:rPr>
            <w:fldChar w:fldCharType="separate"/>
          </w:r>
          <w:ins w:id="136" w:author="Arthur Parmentier" w:date="2020-05-22T19:12:00Z">
            <w:r>
              <w:rPr>
                <w:noProof/>
                <w:webHidden/>
              </w:rPr>
              <w:t>15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37" w:author="Arthur Parmentier" w:date="2020-05-22T19:12:00Z"/>
              <w:rFonts w:eastAsiaTheme="minorEastAsia" w:cstheme="minorBidi"/>
              <w:noProof/>
              <w:sz w:val="22"/>
              <w:szCs w:val="22"/>
              <w:lang w:val="fr-FR"/>
            </w:rPr>
          </w:pPr>
          <w:ins w:id="138"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"_Toc41067200"</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Motivations</w:t>
            </w:r>
            <w:r>
              <w:rPr>
                <w:noProof/>
                <w:webHidden/>
              </w:rPr>
              <w:tab/>
            </w:r>
            <w:r>
              <w:rPr>
                <w:noProof/>
                <w:webHidden/>
              </w:rPr>
              <w:fldChar w:fldCharType="begin"/>
            </w:r>
            <w:r>
              <w:rPr>
                <w:noProof/>
                <w:webHidden/>
              </w:rPr>
              <w:instrText xml:space="preserve"> PAGEREF _Toc41067200 \h </w:instrText>
            </w:r>
          </w:ins>
          <w:r>
            <w:rPr>
              <w:noProof/>
              <w:webHidden/>
            </w:rPr>
          </w:r>
          <w:r>
            <w:rPr>
              <w:noProof/>
              <w:webHidden/>
            </w:rPr>
            <w:fldChar w:fldCharType="separate"/>
          </w:r>
          <w:ins w:id="139" w:author="Arthur Parmentier" w:date="2020-05-22T19:12:00Z">
            <w:r>
              <w:rPr>
                <w:noProof/>
                <w:webHidden/>
              </w:rPr>
              <w:t>15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40" w:author="Arthur Parmentier" w:date="2020-05-22T19:12:00Z"/>
              <w:rFonts w:eastAsiaTheme="minorEastAsia" w:cstheme="minorBidi"/>
              <w:noProof/>
              <w:sz w:val="22"/>
              <w:szCs w:val="22"/>
              <w:lang w:val="fr-FR"/>
            </w:rPr>
          </w:pPr>
          <w:ins w:id="141"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"_Toc41067201"</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Goals</w:t>
            </w:r>
            <w:r>
              <w:rPr>
                <w:noProof/>
                <w:webHidden/>
              </w:rPr>
              <w:tab/>
            </w:r>
            <w:r>
              <w:rPr>
                <w:noProof/>
                <w:webHidden/>
              </w:rPr>
              <w:fldChar w:fldCharType="begin"/>
            </w:r>
            <w:r>
              <w:rPr>
                <w:noProof/>
                <w:webHidden/>
              </w:rPr>
              <w:instrText xml:space="preserve"> PAGEREF _Toc41067201 \h </w:instrText>
            </w:r>
          </w:ins>
          <w:r>
            <w:rPr>
              <w:noProof/>
              <w:webHidden/>
            </w:rPr>
          </w:r>
          <w:r>
            <w:rPr>
              <w:noProof/>
              <w:webHidden/>
            </w:rPr>
            <w:fldChar w:fldCharType="separate"/>
          </w:r>
          <w:ins w:id="142" w:author="Arthur Parmentier" w:date="2020-05-22T19:12:00Z">
            <w:r>
              <w:rPr>
                <w:noProof/>
                <w:webHidden/>
              </w:rPr>
              <w:t>16</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43" w:author="Arthur Parmentier" w:date="2020-05-22T19:12:00Z"/>
              <w:rFonts w:eastAsiaTheme="minorEastAsia" w:cstheme="minorBidi"/>
              <w:b w:val="0"/>
              <w:bCs w:val="0"/>
              <w:noProof/>
              <w:lang w:val="fr-FR"/>
            </w:rPr>
          </w:pPr>
          <w:ins w:id="144"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"_Toc41067202"</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B.</w:t>
            </w:r>
            <w:r>
              <w:rPr>
                <w:rFonts w:eastAsiaTheme="minorEastAsia" w:cstheme="minorBidi"/>
                <w:b w:val="0"/>
                <w:bCs w:val="0"/>
                <w:noProof/>
                <w:lang w:val="fr-FR"/>
              </w:rPr>
              <w:tab/>
            </w:r>
            <w:r w:rsidRPr="005210D8">
              <w:rPr>
                <w:rStyle w:val="Lienhypertexte"/>
                <w:noProof/>
              </w:rPr>
              <w:t>The big picture: general description of the system</w:t>
            </w:r>
            <w:r>
              <w:rPr>
                <w:noProof/>
                <w:webHidden/>
              </w:rPr>
              <w:tab/>
            </w:r>
            <w:r>
              <w:rPr>
                <w:noProof/>
                <w:webHidden/>
              </w:rPr>
              <w:fldChar w:fldCharType="begin"/>
            </w:r>
            <w:r>
              <w:rPr>
                <w:noProof/>
                <w:webHidden/>
              </w:rPr>
              <w:instrText xml:space="preserve"> PAGEREF _Toc41067202 \h </w:instrText>
            </w:r>
          </w:ins>
          <w:r>
            <w:rPr>
              <w:noProof/>
              <w:webHidden/>
            </w:rPr>
          </w:r>
          <w:r>
            <w:rPr>
              <w:noProof/>
              <w:webHidden/>
            </w:rPr>
            <w:fldChar w:fldCharType="separate"/>
          </w:r>
          <w:ins w:id="145" w:author="Arthur Parmentier" w:date="2020-05-22T19:12:00Z">
            <w:r>
              <w:rPr>
                <w:noProof/>
                <w:webHidden/>
              </w:rPr>
              <w:t>16</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46" w:author="Arthur Parmentier" w:date="2020-05-22T19:12:00Z"/>
              <w:rFonts w:eastAsiaTheme="minorEastAsia" w:cstheme="minorBidi"/>
              <w:noProof/>
              <w:sz w:val="22"/>
              <w:szCs w:val="22"/>
              <w:lang w:val="fr-FR"/>
            </w:rPr>
          </w:pPr>
          <w:ins w:id="147"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"_Toc41067203"</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The choice of Max/MSP</w:t>
            </w:r>
            <w:r>
              <w:rPr>
                <w:noProof/>
                <w:webHidden/>
              </w:rPr>
              <w:tab/>
            </w:r>
            <w:r>
              <w:rPr>
                <w:noProof/>
                <w:webHidden/>
              </w:rPr>
              <w:fldChar w:fldCharType="begin"/>
            </w:r>
            <w:r>
              <w:rPr>
                <w:noProof/>
                <w:webHidden/>
              </w:rPr>
              <w:instrText xml:space="preserve"> PAGEREF _Toc41067203 \h </w:instrText>
            </w:r>
          </w:ins>
          <w:r>
            <w:rPr>
              <w:noProof/>
              <w:webHidden/>
            </w:rPr>
          </w:r>
          <w:r>
            <w:rPr>
              <w:noProof/>
              <w:webHidden/>
            </w:rPr>
            <w:fldChar w:fldCharType="separate"/>
          </w:r>
          <w:ins w:id="148" w:author="Arthur Parmentier" w:date="2020-05-22T19:12:00Z">
            <w:r>
              <w:rPr>
                <w:noProof/>
                <w:webHidden/>
              </w:rPr>
              <w:t>19</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49" w:author="Arthur Parmentier" w:date="2020-05-22T19:12:00Z"/>
              <w:rFonts w:eastAsiaTheme="minorEastAsia" w:cstheme="minorBidi"/>
              <w:b w:val="0"/>
              <w:bCs w:val="0"/>
              <w:noProof/>
              <w:lang w:val="fr-FR"/>
            </w:rPr>
          </w:pPr>
          <w:ins w:id="150"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"_Toc41067204"</w:instrText>
            </w:r>
            <w:r w:rsidRPr="005210D8">
              <w:rPr>
                <w:rStyle w:val="Lienhypertexte"/>
                <w:noProof/>
              </w:rPr>
              <w:instrText xml:space="preserve"> </w:instrText>
            </w:r>
            <w:r w:rsidRPr="005210D8">
              <w:rPr>
                <w:rStyle w:val="Lienhypertexte"/>
                <w:noProof/>
              </w:rPr>
              <w:fldChar w:fldCharType="separate"/>
            </w:r>
            <w:r>
              <w:rPr>
                <w:rFonts w:eastAsiaTheme="minorEastAsia" w:cstheme="minorBidi"/>
                <w:b w:val="0"/>
                <w:bCs w:val="0"/>
                <w:noProof/>
                <w:lang w:val="fr-FR"/>
              </w:rPr>
              <w:tab/>
            </w:r>
            <w:r w:rsidRPr="005210D8">
              <w:rPr>
                <w:rStyle w:val="Lienhypertexte"/>
                <w:noProof/>
              </w:rPr>
              <w:t>Description of each layer</w:t>
            </w:r>
            <w:r>
              <w:rPr>
                <w:noProof/>
                <w:webHidden/>
              </w:rPr>
              <w:tab/>
            </w:r>
            <w:r>
              <w:rPr>
                <w:noProof/>
                <w:webHidden/>
              </w:rPr>
              <w:fldChar w:fldCharType="begin"/>
            </w:r>
            <w:r>
              <w:rPr>
                <w:noProof/>
                <w:webHidden/>
              </w:rPr>
              <w:instrText xml:space="preserve"> PAGEREF _Toc41067204 \h </w:instrText>
            </w:r>
          </w:ins>
          <w:r>
            <w:rPr>
              <w:noProof/>
              <w:webHidden/>
            </w:rPr>
          </w:r>
          <w:r>
            <w:rPr>
              <w:noProof/>
              <w:webHidden/>
            </w:rPr>
            <w:fldChar w:fldCharType="separate"/>
          </w:r>
          <w:ins w:id="151" w:author="Arthur Parmentier" w:date="2020-05-22T19:12:00Z">
            <w:r>
              <w:rPr>
                <w:noProof/>
                <w:webHidden/>
              </w:rPr>
              <w:t>19</w:t>
            </w:r>
            <w:r>
              <w:rPr>
                <w:noProof/>
                <w:webHidden/>
              </w:rPr>
              <w:fldChar w:fldCharType="end"/>
            </w:r>
            <w:r w:rsidRPr="005210D8">
              <w:rPr>
                <w:rStyle w:val="Lienhypertexte"/>
                <w:noProof/>
              </w:rPr>
              <w:fldChar w:fldCharType="end"/>
            </w:r>
          </w:ins>
        </w:p>
        <w:p w:rsidR="00195BC6" w:rsidRDefault="00195BC6">
          <w:pPr>
            <w:pStyle w:val="TM2"/>
            <w:tabs>
              <w:tab w:val="right" w:leader="dot" w:pos="9736"/>
            </w:tabs>
            <w:rPr>
              <w:ins w:id="152" w:author="Arthur Parmentier" w:date="2020-05-22T19:12:00Z"/>
              <w:rFonts w:eastAsiaTheme="minorEastAsia" w:cstheme="minorBidi"/>
              <w:b w:val="0"/>
              <w:bCs w:val="0"/>
              <w:noProof/>
              <w:lang w:val="fr-FR"/>
            </w:rPr>
          </w:pPr>
          <w:ins w:id="153"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"_Toc41067205"</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C.</w:t>
            </w:r>
            <w:r>
              <w:rPr>
                <w:noProof/>
                <w:webHidden/>
              </w:rPr>
              <w:tab/>
            </w:r>
            <w:r>
              <w:rPr>
                <w:noProof/>
                <w:webHidden/>
              </w:rPr>
              <w:fldChar w:fldCharType="begin"/>
            </w:r>
            <w:r>
              <w:rPr>
                <w:noProof/>
                <w:webHidden/>
              </w:rPr>
              <w:instrText xml:space="preserve"> PAGEREF _Toc41067205 \h </w:instrText>
            </w:r>
          </w:ins>
          <w:r>
            <w:rPr>
              <w:noProof/>
              <w:webHidden/>
            </w:rPr>
          </w:r>
          <w:r>
            <w:rPr>
              <w:noProof/>
              <w:webHidden/>
            </w:rPr>
            <w:fldChar w:fldCharType="separate"/>
          </w:r>
          <w:ins w:id="154" w:author="Arthur Parmentier" w:date="2020-05-22T19:12:00Z">
            <w:r>
              <w:rPr>
                <w:noProof/>
                <w:webHidden/>
              </w:rPr>
              <w:t>19</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55" w:author="Arthur Parmentier" w:date="2020-05-22T19:12:00Z"/>
              <w:rFonts w:eastAsiaTheme="minorEastAsia" w:cstheme="minorBidi"/>
              <w:noProof/>
              <w:sz w:val="22"/>
              <w:szCs w:val="22"/>
              <w:lang w:val="fr-FR"/>
            </w:rPr>
          </w:pPr>
          <w:ins w:id="156"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"_Toc41067206"</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Part 1: Motion tracking inputs</w:t>
            </w:r>
            <w:r>
              <w:rPr>
                <w:noProof/>
                <w:webHidden/>
              </w:rPr>
              <w:tab/>
            </w:r>
            <w:r>
              <w:rPr>
                <w:noProof/>
                <w:webHidden/>
              </w:rPr>
              <w:fldChar w:fldCharType="begin"/>
            </w:r>
            <w:r>
              <w:rPr>
                <w:noProof/>
                <w:webHidden/>
              </w:rPr>
              <w:instrText xml:space="preserve"> PAGEREF _Toc41067206 \h </w:instrText>
            </w:r>
          </w:ins>
          <w:r>
            <w:rPr>
              <w:noProof/>
              <w:webHidden/>
            </w:rPr>
          </w:r>
          <w:r>
            <w:rPr>
              <w:noProof/>
              <w:webHidden/>
            </w:rPr>
            <w:fldChar w:fldCharType="separate"/>
          </w:r>
          <w:ins w:id="157" w:author="Arthur Parmentier" w:date="2020-05-22T19:12:00Z">
            <w:r>
              <w:rPr>
                <w:noProof/>
                <w:webHidden/>
              </w:rPr>
              <w:t>19</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58" w:author="Arthur Parmentier" w:date="2020-05-22T19:12:00Z"/>
              <w:rFonts w:eastAsiaTheme="minorEastAsia" w:cstheme="minorBidi"/>
              <w:noProof/>
              <w:sz w:val="22"/>
              <w:szCs w:val="22"/>
              <w:lang w:val="fr-FR"/>
            </w:rPr>
          </w:pPr>
          <w:ins w:id="159"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"_Toc41067208"</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Part 2: Signs &amp; dictionary management</w:t>
            </w:r>
            <w:r>
              <w:rPr>
                <w:noProof/>
                <w:webHidden/>
              </w:rPr>
              <w:tab/>
            </w:r>
            <w:r>
              <w:rPr>
                <w:noProof/>
                <w:webHidden/>
              </w:rPr>
              <w:fldChar w:fldCharType="begin"/>
            </w:r>
            <w:r>
              <w:rPr>
                <w:noProof/>
                <w:webHidden/>
              </w:rPr>
              <w:instrText xml:space="preserve"> PAGEREF _Toc41067208 \h </w:instrText>
            </w:r>
          </w:ins>
          <w:r>
            <w:rPr>
              <w:noProof/>
              <w:webHidden/>
            </w:rPr>
          </w:r>
          <w:r>
            <w:rPr>
              <w:noProof/>
              <w:webHidden/>
            </w:rPr>
            <w:fldChar w:fldCharType="separate"/>
          </w:r>
          <w:ins w:id="160" w:author="Arthur Parmentier" w:date="2020-05-22T19:12:00Z">
            <w:r>
              <w:rPr>
                <w:noProof/>
                <w:webHidden/>
              </w:rPr>
              <w:t>25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61" w:author="Arthur Parmentier" w:date="2020-05-22T19:12:00Z"/>
              <w:rFonts w:eastAsiaTheme="minorEastAsia" w:cstheme="minorBidi"/>
              <w:noProof/>
              <w:sz w:val="22"/>
              <w:szCs w:val="22"/>
              <w:lang w:val="fr-FR"/>
            </w:rPr>
          </w:pPr>
          <w:ins w:id="162"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"_Toc41067210"</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3.</w:t>
            </w:r>
            <w:r>
              <w:rPr>
                <w:rFonts w:eastAsiaTheme="minorEastAsia" w:cstheme="minorBidi"/>
                <w:noProof/>
                <w:sz w:val="22"/>
                <w:szCs w:val="22"/>
                <w:lang w:val="fr-FR"/>
              </w:rPr>
              <w:tab/>
            </w:r>
            <w:r w:rsidRPr="005210D8">
              <w:rPr>
                <w:rStyle w:val="Lienhypertexte"/>
                <w:noProof/>
              </w:rPr>
              <w:t>Part 3: Real-time classifier</w:t>
            </w:r>
            <w:r>
              <w:rPr>
                <w:noProof/>
                <w:webHidden/>
              </w:rPr>
              <w:tab/>
            </w:r>
            <w:r>
              <w:rPr>
                <w:noProof/>
                <w:webHidden/>
              </w:rPr>
              <w:fldChar w:fldCharType="begin"/>
            </w:r>
            <w:r>
              <w:rPr>
                <w:noProof/>
                <w:webHidden/>
              </w:rPr>
              <w:instrText xml:space="preserve"> PAGEREF _Toc41067210 \h </w:instrText>
            </w:r>
          </w:ins>
          <w:r>
            <w:rPr>
              <w:noProof/>
              <w:webHidden/>
            </w:rPr>
          </w:r>
          <w:r>
            <w:rPr>
              <w:noProof/>
              <w:webHidden/>
            </w:rPr>
            <w:fldChar w:fldCharType="separate"/>
          </w:r>
          <w:ins w:id="163" w:author="Arthur Parmentier" w:date="2020-05-22T19:12:00Z">
            <w:r>
              <w:rPr>
                <w:noProof/>
                <w:webHidden/>
              </w:rPr>
              <w:t>28</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64" w:author="Arthur Parmentier" w:date="2020-05-22T19:12:00Z"/>
              <w:rFonts w:eastAsiaTheme="minorEastAsia" w:cstheme="minorBidi"/>
              <w:noProof/>
              <w:sz w:val="22"/>
              <w:szCs w:val="22"/>
              <w:lang w:val="fr-FR"/>
            </w:rPr>
          </w:pPr>
          <w:ins w:id="165"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"_Toc41067211"</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4.</w:t>
            </w:r>
            <w:r>
              <w:rPr>
                <w:rFonts w:eastAsiaTheme="minorEastAsia" w:cstheme="minorBidi"/>
                <w:noProof/>
                <w:sz w:val="22"/>
                <w:szCs w:val="22"/>
                <w:lang w:val="fr-FR"/>
              </w:rPr>
              <w:tab/>
            </w:r>
            <w:r w:rsidRPr="005210D8">
              <w:rPr>
                <w:rStyle w:val="Lienhypertexte"/>
                <w:noProof/>
              </w:rPr>
              <w:t>Part 4: Grammar parsing</w:t>
            </w:r>
            <w:r>
              <w:rPr>
                <w:noProof/>
                <w:webHidden/>
              </w:rPr>
              <w:tab/>
            </w:r>
            <w:r>
              <w:rPr>
                <w:noProof/>
                <w:webHidden/>
              </w:rPr>
              <w:fldChar w:fldCharType="begin"/>
            </w:r>
            <w:r>
              <w:rPr>
                <w:noProof/>
                <w:webHidden/>
              </w:rPr>
              <w:instrText xml:space="preserve"> PAGEREF _Toc41067211 \h </w:instrText>
            </w:r>
          </w:ins>
          <w:r>
            <w:rPr>
              <w:noProof/>
              <w:webHidden/>
            </w:rPr>
          </w:r>
          <w:r>
            <w:rPr>
              <w:noProof/>
              <w:webHidden/>
            </w:rPr>
            <w:fldChar w:fldCharType="separate"/>
          </w:r>
          <w:ins w:id="166" w:author="Arthur Parmentier" w:date="2020-05-22T19:12:00Z">
            <w:r>
              <w:rPr>
                <w:noProof/>
                <w:webHidden/>
              </w:rPr>
              <w:t>30</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67" w:author="Arthur Parmentier" w:date="2020-05-22T19:12:00Z"/>
              <w:rFonts w:eastAsiaTheme="minorEastAsia" w:cstheme="minorBidi"/>
              <w:noProof/>
              <w:sz w:val="22"/>
              <w:szCs w:val="22"/>
              <w:lang w:val="fr-FR"/>
            </w:rPr>
          </w:pPr>
          <w:ins w:id="168"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"_Toc41067212"</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5.</w:t>
            </w:r>
            <w:r>
              <w:rPr>
                <w:rFonts w:eastAsiaTheme="minorEastAsia" w:cstheme="minorBidi"/>
                <w:noProof/>
                <w:sz w:val="22"/>
                <w:szCs w:val="22"/>
                <w:lang w:val="fr-FR"/>
              </w:rPr>
              <w:tab/>
            </w:r>
            <w:r w:rsidRPr="005210D8">
              <w:rPr>
                <w:rStyle w:val="Lienhypertexte"/>
                <w:noProof/>
              </w:rPr>
              <w:t>Part 5: Orchestra simulation</w:t>
            </w:r>
            <w:r>
              <w:rPr>
                <w:noProof/>
                <w:webHidden/>
              </w:rPr>
              <w:tab/>
            </w:r>
            <w:r>
              <w:rPr>
                <w:noProof/>
                <w:webHidden/>
              </w:rPr>
              <w:fldChar w:fldCharType="begin"/>
            </w:r>
            <w:r>
              <w:rPr>
                <w:noProof/>
                <w:webHidden/>
              </w:rPr>
              <w:instrText xml:space="preserve"> PAGEREF _Toc41067212 \h </w:instrText>
            </w:r>
          </w:ins>
          <w:r>
            <w:rPr>
              <w:noProof/>
              <w:webHidden/>
            </w:rPr>
          </w:r>
          <w:r>
            <w:rPr>
              <w:noProof/>
              <w:webHidden/>
            </w:rPr>
            <w:fldChar w:fldCharType="separate"/>
          </w:r>
          <w:ins w:id="169" w:author="Arthur Parmentier" w:date="2020-05-22T19:12:00Z">
            <w:r>
              <w:rPr>
                <w:noProof/>
                <w:webHidden/>
              </w:rPr>
              <w:t>30</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70" w:author="Arthur Parmentier" w:date="2020-05-22T19:12:00Z"/>
              <w:rFonts w:eastAsiaTheme="minorEastAsia" w:cstheme="minorBidi"/>
              <w:b w:val="0"/>
              <w:bCs w:val="0"/>
              <w:noProof/>
              <w:lang w:val="fr-FR"/>
            </w:rPr>
          </w:pPr>
          <w:ins w:id="171"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"_Toc41067213"</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D.</w:t>
            </w:r>
            <w:r>
              <w:rPr>
                <w:rFonts w:eastAsiaTheme="minorEastAsia" w:cstheme="minorBidi"/>
                <w:b w:val="0"/>
                <w:bCs w:val="0"/>
                <w:noProof/>
                <w:lang w:val="fr-FR"/>
              </w:rPr>
              <w:tab/>
            </w:r>
            <w:r w:rsidRPr="005210D8">
              <w:rPr>
                <w:rStyle w:val="Lienhypertexte"/>
                <w:noProof/>
              </w:rPr>
              <w:t>Performance</w:t>
            </w:r>
            <w:r>
              <w:rPr>
                <w:noProof/>
                <w:webHidden/>
              </w:rPr>
              <w:tab/>
            </w:r>
            <w:r>
              <w:rPr>
                <w:noProof/>
                <w:webHidden/>
              </w:rPr>
              <w:fldChar w:fldCharType="begin"/>
            </w:r>
            <w:r>
              <w:rPr>
                <w:noProof/>
                <w:webHidden/>
              </w:rPr>
              <w:instrText xml:space="preserve"> PAGEREF _Toc41067213 \h </w:instrText>
            </w:r>
          </w:ins>
          <w:r>
            <w:rPr>
              <w:noProof/>
              <w:webHidden/>
            </w:rPr>
          </w:r>
          <w:r>
            <w:rPr>
              <w:noProof/>
              <w:webHidden/>
            </w:rPr>
            <w:fldChar w:fldCharType="separate"/>
          </w:r>
          <w:ins w:id="172" w:author="Arthur Parmentier" w:date="2020-05-22T19:12:00Z">
            <w:r>
              <w:rPr>
                <w:noProof/>
                <w:webHidden/>
              </w:rPr>
              <w:t>30</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73" w:author="Arthur Parmentier" w:date="2020-05-22T19:12:00Z"/>
              <w:rFonts w:eastAsiaTheme="minorEastAsia" w:cstheme="minorBidi"/>
              <w:noProof/>
              <w:sz w:val="22"/>
              <w:szCs w:val="22"/>
              <w:lang w:val="fr-FR"/>
            </w:rPr>
          </w:pPr>
          <w:ins w:id="174"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"_Toc41067214"</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PoseNet and Wekinator settings</w:t>
            </w:r>
            <w:r>
              <w:rPr>
                <w:noProof/>
                <w:webHidden/>
              </w:rPr>
              <w:tab/>
            </w:r>
            <w:r>
              <w:rPr>
                <w:noProof/>
                <w:webHidden/>
              </w:rPr>
              <w:fldChar w:fldCharType="begin"/>
            </w:r>
            <w:r>
              <w:rPr>
                <w:noProof/>
                <w:webHidden/>
              </w:rPr>
              <w:instrText xml:space="preserve"> PAGEREF _Toc41067214 \h </w:instrText>
            </w:r>
          </w:ins>
          <w:r>
            <w:rPr>
              <w:noProof/>
              <w:webHidden/>
            </w:rPr>
          </w:r>
          <w:r>
            <w:rPr>
              <w:noProof/>
              <w:webHidden/>
            </w:rPr>
            <w:fldChar w:fldCharType="separate"/>
          </w:r>
          <w:ins w:id="175" w:author="Arthur Parmentier" w:date="2020-05-22T19:12:00Z">
            <w:r>
              <w:rPr>
                <w:noProof/>
                <w:webHidden/>
              </w:rPr>
              <w:t>30</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76" w:author="Arthur Parmentier" w:date="2020-05-22T19:12:00Z"/>
              <w:rFonts w:eastAsiaTheme="minorEastAsia" w:cstheme="minorBidi"/>
              <w:noProof/>
              <w:sz w:val="22"/>
              <w:szCs w:val="22"/>
              <w:lang w:val="fr-FR"/>
            </w:rPr>
          </w:pPr>
          <w:ins w:id="177"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"_Toc41067215"</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Threading</w:t>
            </w:r>
            <w:r>
              <w:rPr>
                <w:noProof/>
                <w:webHidden/>
              </w:rPr>
              <w:tab/>
            </w:r>
            <w:r>
              <w:rPr>
                <w:noProof/>
                <w:webHidden/>
              </w:rPr>
              <w:fldChar w:fldCharType="begin"/>
            </w:r>
            <w:r>
              <w:rPr>
                <w:noProof/>
                <w:webHidden/>
              </w:rPr>
              <w:instrText xml:space="preserve"> PAGEREF _Toc41067215 \h </w:instrText>
            </w:r>
          </w:ins>
          <w:r>
            <w:rPr>
              <w:noProof/>
              <w:webHidden/>
            </w:rPr>
          </w:r>
          <w:r>
            <w:rPr>
              <w:noProof/>
              <w:webHidden/>
            </w:rPr>
            <w:fldChar w:fldCharType="separate"/>
          </w:r>
          <w:ins w:id="178" w:author="Arthur Parmentier" w:date="2020-05-22T19:12:00Z">
            <w:r>
              <w:rPr>
                <w:noProof/>
                <w:webHidden/>
              </w:rPr>
              <w:t>31</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79" w:author="Arthur Parmentier" w:date="2020-05-22T19:12:00Z"/>
              <w:rFonts w:eastAsiaTheme="minorEastAsia" w:cstheme="minorBidi"/>
              <w:b w:val="0"/>
              <w:bCs w:val="0"/>
              <w:noProof/>
              <w:lang w:val="fr-FR"/>
            </w:rPr>
          </w:pPr>
          <w:ins w:id="180"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"_Toc41067216"</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E.</w:t>
            </w:r>
            <w:r>
              <w:rPr>
                <w:rFonts w:eastAsiaTheme="minorEastAsia" w:cstheme="minorBidi"/>
                <w:b w:val="0"/>
                <w:bCs w:val="0"/>
                <w:noProof/>
                <w:lang w:val="fr-FR"/>
              </w:rPr>
              <w:tab/>
            </w:r>
            <w:r w:rsidRPr="005210D8">
              <w:rPr>
                <w:rStyle w:val="Lienhypertexte"/>
                <w:noProof/>
              </w:rPr>
              <w:t>Learning in SP and numerical tool</w:t>
            </w:r>
            <w:r>
              <w:rPr>
                <w:noProof/>
                <w:webHidden/>
              </w:rPr>
              <w:tab/>
            </w:r>
            <w:r>
              <w:rPr>
                <w:noProof/>
                <w:webHidden/>
              </w:rPr>
              <w:fldChar w:fldCharType="begin"/>
            </w:r>
            <w:r>
              <w:rPr>
                <w:noProof/>
                <w:webHidden/>
              </w:rPr>
              <w:instrText xml:space="preserve"> PAGEREF _Toc41067216 \h </w:instrText>
            </w:r>
          </w:ins>
          <w:r>
            <w:rPr>
              <w:noProof/>
              <w:webHidden/>
            </w:rPr>
          </w:r>
          <w:r>
            <w:rPr>
              <w:noProof/>
              <w:webHidden/>
            </w:rPr>
            <w:fldChar w:fldCharType="separate"/>
          </w:r>
          <w:ins w:id="181" w:author="Arthur Parmentier" w:date="2020-05-22T19:12:00Z">
            <w:r>
              <w:rPr>
                <w:noProof/>
                <w:webHidden/>
              </w:rPr>
              <w:t>31</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82" w:author="Arthur Parmentier" w:date="2020-05-22T19:12:00Z"/>
              <w:rFonts w:eastAsiaTheme="minorEastAsia" w:cstheme="minorBidi"/>
              <w:b w:val="0"/>
              <w:bCs w:val="0"/>
              <w:noProof/>
              <w:lang w:val="fr-FR"/>
            </w:rPr>
          </w:pPr>
          <w:ins w:id="183"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"_Toc41067217"</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F.</w:t>
            </w:r>
            <w:r>
              <w:rPr>
                <w:rFonts w:eastAsiaTheme="minorEastAsia" w:cstheme="minorBidi"/>
                <w:b w:val="0"/>
                <w:bCs w:val="0"/>
                <w:noProof/>
                <w:lang w:val="fr-FR"/>
              </w:rPr>
              <w:tab/>
            </w:r>
            <w:r w:rsidRPr="005210D8">
              <w:rPr>
                <w:rStyle w:val="Lienhypertexte"/>
                <w:noProof/>
              </w:rPr>
              <w:t>Potential &amp; future of the tool</w:t>
            </w:r>
            <w:r>
              <w:rPr>
                <w:noProof/>
                <w:webHidden/>
              </w:rPr>
              <w:tab/>
            </w:r>
            <w:r>
              <w:rPr>
                <w:noProof/>
                <w:webHidden/>
              </w:rPr>
              <w:fldChar w:fldCharType="begin"/>
            </w:r>
            <w:r>
              <w:rPr>
                <w:noProof/>
                <w:webHidden/>
              </w:rPr>
              <w:instrText xml:space="preserve"> PAGEREF _Toc41067217 \h </w:instrText>
            </w:r>
          </w:ins>
          <w:r>
            <w:rPr>
              <w:noProof/>
              <w:webHidden/>
            </w:rPr>
          </w:r>
          <w:r>
            <w:rPr>
              <w:noProof/>
              <w:webHidden/>
            </w:rPr>
            <w:fldChar w:fldCharType="separate"/>
          </w:r>
          <w:ins w:id="184" w:author="Arthur Parmentier" w:date="2020-05-22T19:12:00Z">
            <w:r>
              <w:rPr>
                <w:noProof/>
                <w:webHidden/>
              </w:rPr>
              <w:t>31</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85" w:author="Arthur Parmentier" w:date="2020-05-22T19:12:00Z"/>
              <w:rFonts w:eastAsiaTheme="minorEastAsia" w:cstheme="minorBidi"/>
              <w:noProof/>
              <w:sz w:val="22"/>
              <w:szCs w:val="22"/>
              <w:lang w:val="fr-FR"/>
            </w:rPr>
          </w:pPr>
          <w:ins w:id="186"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"_Toc41067218"</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Emotion recognition</w:t>
            </w:r>
            <w:r>
              <w:rPr>
                <w:noProof/>
                <w:webHidden/>
              </w:rPr>
              <w:tab/>
            </w:r>
            <w:r>
              <w:rPr>
                <w:noProof/>
                <w:webHidden/>
              </w:rPr>
              <w:fldChar w:fldCharType="begin"/>
            </w:r>
            <w:r>
              <w:rPr>
                <w:noProof/>
                <w:webHidden/>
              </w:rPr>
              <w:instrText xml:space="preserve"> PAGEREF _Toc41067218 \h </w:instrText>
            </w:r>
          </w:ins>
          <w:r>
            <w:rPr>
              <w:noProof/>
              <w:webHidden/>
            </w:rPr>
          </w:r>
          <w:r>
            <w:rPr>
              <w:noProof/>
              <w:webHidden/>
            </w:rPr>
            <w:fldChar w:fldCharType="separate"/>
          </w:r>
          <w:ins w:id="187" w:author="Arthur Parmentier" w:date="2020-05-22T19:12:00Z">
            <w:r>
              <w:rPr>
                <w:noProof/>
                <w:webHidden/>
              </w:rPr>
              <w:t>31</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88" w:author="Arthur Parmentier" w:date="2020-05-22T19:12:00Z"/>
              <w:rFonts w:eastAsiaTheme="minorEastAsia" w:cstheme="minorBidi"/>
              <w:noProof/>
              <w:sz w:val="22"/>
              <w:szCs w:val="22"/>
              <w:lang w:val="fr-FR"/>
            </w:rPr>
          </w:pPr>
          <w:ins w:id="189"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"_Toc41067220"</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Classification problem with CRF</w:t>
            </w:r>
            <w:r>
              <w:rPr>
                <w:noProof/>
                <w:webHidden/>
              </w:rPr>
              <w:tab/>
            </w:r>
            <w:r>
              <w:rPr>
                <w:noProof/>
                <w:webHidden/>
              </w:rPr>
              <w:fldChar w:fldCharType="begin"/>
            </w:r>
            <w:r>
              <w:rPr>
                <w:noProof/>
                <w:webHidden/>
              </w:rPr>
              <w:instrText xml:space="preserve"> PAGEREF _Toc41067220 \h </w:instrText>
            </w:r>
          </w:ins>
          <w:r>
            <w:rPr>
              <w:noProof/>
              <w:webHidden/>
            </w:rPr>
          </w:r>
          <w:r>
            <w:rPr>
              <w:noProof/>
              <w:webHidden/>
            </w:rPr>
            <w:fldChar w:fldCharType="separate"/>
          </w:r>
          <w:ins w:id="190" w:author="Arthur Parmentier" w:date="2020-05-22T19:12:00Z">
            <w:r>
              <w:rPr>
                <w:noProof/>
                <w:webHidden/>
              </w:rPr>
              <w:t>32</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91" w:author="Arthur Parmentier" w:date="2020-05-22T19:12:00Z"/>
              <w:rFonts w:eastAsiaTheme="minorEastAsia" w:cstheme="minorBidi"/>
              <w:noProof/>
              <w:sz w:val="22"/>
              <w:szCs w:val="22"/>
              <w:lang w:val="fr-FR"/>
            </w:rPr>
          </w:pPr>
          <w:ins w:id="192"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"_Toc41067221"</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3.</w:t>
            </w:r>
            <w:r>
              <w:rPr>
                <w:rFonts w:eastAsiaTheme="minorEastAsia" w:cstheme="minorBidi"/>
                <w:noProof/>
                <w:sz w:val="22"/>
                <w:szCs w:val="22"/>
                <w:lang w:val="fr-FR"/>
              </w:rPr>
              <w:tab/>
            </w:r>
            <w:r w:rsidRPr="005210D8">
              <w:rPr>
                <w:rStyle w:val="Lienhypertexte"/>
                <w:noProof/>
              </w:rPr>
              <w:t>The future</w:t>
            </w:r>
            <w:r>
              <w:rPr>
                <w:noProof/>
                <w:webHidden/>
              </w:rPr>
              <w:tab/>
            </w:r>
            <w:r>
              <w:rPr>
                <w:noProof/>
                <w:webHidden/>
              </w:rPr>
              <w:fldChar w:fldCharType="begin"/>
            </w:r>
            <w:r>
              <w:rPr>
                <w:noProof/>
                <w:webHidden/>
              </w:rPr>
              <w:instrText xml:space="preserve"> PAGEREF _Toc41067221 \h </w:instrText>
            </w:r>
          </w:ins>
          <w:r>
            <w:rPr>
              <w:noProof/>
              <w:webHidden/>
            </w:rPr>
          </w:r>
          <w:r>
            <w:rPr>
              <w:noProof/>
              <w:webHidden/>
            </w:rPr>
            <w:fldChar w:fldCharType="separate"/>
          </w:r>
          <w:ins w:id="193" w:author="Arthur Parmentier" w:date="2020-05-22T19:12:00Z">
            <w:r>
              <w:rPr>
                <w:noProof/>
                <w:webHidden/>
              </w:rPr>
              <w:t>32</w:t>
            </w:r>
            <w:r>
              <w:rPr>
                <w:noProof/>
                <w:webHidden/>
              </w:rPr>
              <w:fldChar w:fldCharType="end"/>
            </w:r>
            <w:r w:rsidRPr="005210D8">
              <w:rPr>
                <w:rStyle w:val="Lienhypertexte"/>
                <w:noProof/>
              </w:rPr>
              <w:fldChar w:fldCharType="end"/>
            </w:r>
          </w:ins>
        </w:p>
        <w:p w:rsidR="00195BC6" w:rsidRDefault="00195BC6">
          <w:pPr>
            <w:pStyle w:val="TM1"/>
            <w:tabs>
              <w:tab w:val="left" w:pos="660"/>
              <w:tab w:val="right" w:leader="dot" w:pos="9736"/>
            </w:tabs>
            <w:rPr>
              <w:ins w:id="194" w:author="Arthur Parmentier" w:date="2020-05-22T19:12:00Z"/>
              <w:rFonts w:eastAsiaTheme="minorEastAsia" w:cstheme="minorBidi"/>
              <w:b w:val="0"/>
              <w:bCs w:val="0"/>
              <w:i w:val="0"/>
              <w:iCs w:val="0"/>
              <w:noProof/>
              <w:sz w:val="22"/>
              <w:szCs w:val="22"/>
              <w:lang w:val="fr-FR"/>
            </w:rPr>
          </w:pPr>
          <w:ins w:id="195"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"_Toc41067222"</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VIII.</w:t>
            </w:r>
            <w:r>
              <w:rPr>
                <w:rFonts w:eastAsiaTheme="minorEastAsia" w:cstheme="minorBidi"/>
                <w:b w:val="0"/>
                <w:bCs w:val="0"/>
                <w:i w:val="0"/>
                <w:iCs w:val="0"/>
                <w:noProof/>
                <w:sz w:val="22"/>
                <w:szCs w:val="22"/>
                <w:lang w:val="fr-FR"/>
              </w:rPr>
              <w:tab/>
            </w:r>
            <w:r w:rsidRPr="005210D8">
              <w:rPr>
                <w:rStyle w:val="Lienhypertexte"/>
                <w:noProof/>
              </w:rPr>
              <w:t>Conclusion</w:t>
            </w:r>
            <w:r>
              <w:rPr>
                <w:noProof/>
                <w:webHidden/>
              </w:rPr>
              <w:tab/>
            </w:r>
            <w:r>
              <w:rPr>
                <w:noProof/>
                <w:webHidden/>
              </w:rPr>
              <w:fldChar w:fldCharType="begin"/>
            </w:r>
            <w:r>
              <w:rPr>
                <w:noProof/>
                <w:webHidden/>
              </w:rPr>
              <w:instrText xml:space="preserve"> PAGEREF _Toc41067222 \h </w:instrText>
            </w:r>
          </w:ins>
          <w:r>
            <w:rPr>
              <w:noProof/>
              <w:webHidden/>
            </w:rPr>
          </w:r>
          <w:r>
            <w:rPr>
              <w:noProof/>
              <w:webHidden/>
            </w:rPr>
            <w:fldChar w:fldCharType="separate"/>
          </w:r>
          <w:ins w:id="196" w:author="Arthur Parmentier" w:date="2020-05-22T19:12:00Z">
            <w:r>
              <w:rPr>
                <w:noProof/>
                <w:webHidden/>
              </w:rPr>
              <w:t>32</w:t>
            </w:r>
            <w:r>
              <w:rPr>
                <w:noProof/>
                <w:webHidden/>
              </w:rPr>
              <w:fldChar w:fldCharType="end"/>
            </w:r>
            <w:r w:rsidRPr="005210D8">
              <w:rPr>
                <w:rStyle w:val="Lienhypertexte"/>
                <w:noProof/>
              </w:rPr>
              <w:fldChar w:fldCharType="end"/>
            </w:r>
          </w:ins>
        </w:p>
        <w:p w:rsidR="00DC3FF9" w:rsidDel="00BA3828" w:rsidRDefault="00DC3FF9" w:rsidP="00E6654A">
          <w:pPr>
            <w:pStyle w:val="TM1"/>
            <w:rPr>
              <w:del w:id="197" w:author="Arthur Parmentier" w:date="2020-05-14T13:28:00Z"/>
              <w:rFonts w:eastAsiaTheme="minorEastAsia" w:cstheme="minorBidi"/>
              <w:noProof/>
              <w:sz w:val="22"/>
              <w:szCs w:val="22"/>
              <w:lang w:val="fr-FR"/>
            </w:rPr>
          </w:pPr>
          <w:del w:id="198" w:author="Arthur Parmentier" w:date="2020-05-14T13:28:00Z">
            <w:r w:rsidRPr="00BA3828" w:rsidDel="00BA3828">
              <w:rPr>
                <w:rPrChange w:id="199" w:author="Arthur Parmentier" w:date="2020-05-14T13:28:00Z">
                  <w:rPr>
                    <w:rStyle w:val="Lienhypertexte"/>
                    <w:noProof/>
                  </w:rPr>
                </w:rPrChange>
              </w:rPr>
              <w:delText>I.</w:delText>
            </w:r>
            <w:r w:rsidDel="00BA3828">
              <w:rPr>
                <w:rFonts w:eastAsiaTheme="minorEastAsia" w:cstheme="minorBidi"/>
                <w:noProof/>
                <w:sz w:val="22"/>
                <w:szCs w:val="22"/>
                <w:lang w:val="fr-FR"/>
              </w:rPr>
              <w:tab/>
            </w:r>
            <w:r w:rsidRPr="00BA3828" w:rsidDel="00BA3828">
              <w:rPr>
                <w:rPrChange w:id="200" w:author="Arthur Parmentier" w:date="2020-05-14T13:28:00Z">
                  <w:rPr>
                    <w:rStyle w:val="Lienhypertexte"/>
                    <w:noProof/>
                  </w:rPr>
                </w:rPrChange>
              </w:rPr>
              <w:delText>Introduction</w:delText>
            </w:r>
            <w:r w:rsidDel="00BA3828">
              <w:rPr>
                <w:noProof/>
                <w:webHidden/>
              </w:rPr>
              <w:tab/>
              <w:delText>2</w:delText>
            </w:r>
          </w:del>
        </w:p>
        <w:p w:rsidR="00DC3FF9" w:rsidDel="00BA3828" w:rsidRDefault="00DC3FF9" w:rsidP="00E6654A">
          <w:pPr>
            <w:pStyle w:val="TM1"/>
            <w:rPr>
              <w:del w:id="201" w:author="Arthur Parmentier" w:date="2020-05-14T13:28:00Z"/>
              <w:rFonts w:eastAsiaTheme="minorEastAsia" w:cstheme="minorBidi"/>
              <w:noProof/>
              <w:sz w:val="22"/>
              <w:szCs w:val="22"/>
              <w:lang w:val="fr-FR"/>
            </w:rPr>
          </w:pPr>
          <w:del w:id="202" w:author="Arthur Parmentier" w:date="2020-05-14T13:28:00Z">
            <w:r w:rsidRPr="00BA3828" w:rsidDel="00BA3828">
              <w:rPr>
                <w:rPrChange w:id="203" w:author="Arthur Parmentier" w:date="2020-05-14T13:28:00Z">
                  <w:rPr>
                    <w:rStyle w:val="Lienhypertexte"/>
                    <w:noProof/>
                  </w:rPr>
                </w:rPrChange>
              </w:rPr>
              <w:delText>III.</w:delText>
            </w:r>
            <w:r w:rsidDel="00BA3828">
              <w:rPr>
                <w:rFonts w:eastAsiaTheme="minorEastAsia" w:cstheme="minorBidi"/>
                <w:noProof/>
                <w:sz w:val="22"/>
                <w:szCs w:val="22"/>
                <w:lang w:val="fr-FR"/>
              </w:rPr>
              <w:tab/>
            </w:r>
            <w:r w:rsidRPr="00BA3828" w:rsidDel="00BA3828">
              <w:rPr>
                <w:rPrChange w:id="204" w:author="Arthur Parmentier" w:date="2020-05-14T13:28:00Z">
                  <w:rPr>
                    <w:rStyle w:val="Lienhypertexte"/>
                    <w:noProof/>
                  </w:rPr>
                </w:rPrChange>
              </w:rPr>
              <w:delText>A brief history of Soundpainting</w:delText>
            </w:r>
            <w:r w:rsidDel="00BA3828">
              <w:rPr>
                <w:noProof/>
                <w:webHidden/>
              </w:rPr>
              <w:tab/>
              <w:delText>3</w:delText>
            </w:r>
          </w:del>
        </w:p>
        <w:p w:rsidR="00DC3FF9" w:rsidDel="00BA3828" w:rsidRDefault="00DC3FF9" w:rsidP="00E6654A">
          <w:pPr>
            <w:pStyle w:val="TM2"/>
            <w:rPr>
              <w:del w:id="205" w:author="Arthur Parmentier" w:date="2020-05-14T13:28:00Z"/>
              <w:rFonts w:eastAsiaTheme="minorEastAsia" w:cstheme="minorBidi"/>
              <w:noProof/>
              <w:lang w:val="fr-FR"/>
            </w:rPr>
          </w:pPr>
          <w:del w:id="206" w:author="Arthur Parmentier" w:date="2020-05-14T13:28:00Z">
            <w:r w:rsidRPr="00BA3828" w:rsidDel="00BA3828">
              <w:rPr>
                <w:rPrChange w:id="207" w:author="Arthur Parmentier" w:date="2020-05-14T13:28:00Z">
                  <w:rPr>
                    <w:rStyle w:val="Lienhypertexte"/>
                    <w:noProof/>
                  </w:rPr>
                </w:rPrChange>
              </w:rPr>
              <w:delText>A.</w:delText>
            </w:r>
            <w:r w:rsidDel="00BA3828">
              <w:rPr>
                <w:rFonts w:eastAsiaTheme="minorEastAsia" w:cstheme="minorBidi"/>
                <w:noProof/>
                <w:lang w:val="fr-FR"/>
              </w:rPr>
              <w:tab/>
            </w:r>
            <w:r w:rsidRPr="00BA3828" w:rsidDel="00BA3828">
              <w:rPr>
                <w:rPrChange w:id="208" w:author="Arthur Parmentier" w:date="2020-05-14T13:28:00Z">
                  <w:rPr>
                    <w:rStyle w:val="Lienhypertexte"/>
                    <w:noProof/>
                  </w:rPr>
                </w:rPrChange>
              </w:rPr>
              <w:delText>Back in Woodstock 1974: emergence in emergency</w:delText>
            </w:r>
            <w:r w:rsidDel="00BA3828">
              <w:rPr>
                <w:noProof/>
                <w:webHidden/>
              </w:rPr>
              <w:tab/>
              <w:delText>3</w:delText>
            </w:r>
          </w:del>
        </w:p>
        <w:p w:rsidR="00DC3FF9" w:rsidDel="00BA3828" w:rsidRDefault="00DC3FF9" w:rsidP="00E6654A">
          <w:pPr>
            <w:pStyle w:val="TM2"/>
            <w:rPr>
              <w:del w:id="209" w:author="Arthur Parmentier" w:date="2020-05-14T13:28:00Z"/>
              <w:rFonts w:eastAsiaTheme="minorEastAsia" w:cstheme="minorBidi"/>
              <w:noProof/>
              <w:lang w:val="fr-FR"/>
            </w:rPr>
          </w:pPr>
          <w:del w:id="210" w:author="Arthur Parmentier" w:date="2020-05-14T13:28:00Z">
            <w:r w:rsidRPr="00BA3828" w:rsidDel="00BA3828">
              <w:rPr>
                <w:rPrChange w:id="211" w:author="Arthur Parmentier" w:date="2020-05-14T13:28:00Z">
                  <w:rPr>
                    <w:rStyle w:val="Lienhypertexte"/>
                    <w:noProof/>
                  </w:rPr>
                </w:rPrChange>
              </w:rPr>
              <w:delText>B.</w:delText>
            </w:r>
            <w:r w:rsidDel="00BA3828">
              <w:rPr>
                <w:rFonts w:eastAsiaTheme="minorEastAsia" w:cstheme="minorBidi"/>
                <w:noProof/>
                <w:lang w:val="fr-FR"/>
              </w:rPr>
              <w:tab/>
            </w:r>
            <w:r w:rsidRPr="00BA3828" w:rsidDel="00BA3828">
              <w:rPr>
                <w:rPrChange w:id="212" w:author="Arthur Parmentier" w:date="2020-05-14T13:28:00Z">
                  <w:rPr>
                    <w:rStyle w:val="Lienhypertexte"/>
                    <w:noProof/>
                  </w:rPr>
                </w:rPrChange>
              </w:rPr>
              <w:delText>A new form of composition</w:delText>
            </w:r>
            <w:r w:rsidDel="00BA3828">
              <w:rPr>
                <w:noProof/>
                <w:webHidden/>
              </w:rPr>
              <w:tab/>
              <w:delText>3</w:delText>
            </w:r>
          </w:del>
        </w:p>
        <w:p w:rsidR="00DC3FF9" w:rsidDel="00BA3828" w:rsidRDefault="00DC3FF9" w:rsidP="00E6654A">
          <w:pPr>
            <w:pStyle w:val="TM3"/>
            <w:rPr>
              <w:del w:id="213" w:author="Arthur Parmentier" w:date="2020-05-14T13:28:00Z"/>
              <w:rFonts w:eastAsiaTheme="minorEastAsia" w:cstheme="minorBidi"/>
              <w:noProof/>
              <w:sz w:val="22"/>
              <w:szCs w:val="22"/>
              <w:lang w:val="fr-FR"/>
            </w:rPr>
          </w:pPr>
          <w:del w:id="214" w:author="Arthur Parmentier" w:date="2020-05-14T13:28:00Z">
            <w:r w:rsidRPr="00BA3828" w:rsidDel="00BA3828">
              <w:rPr>
                <w:rPrChange w:id="215"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rPrChange w:id="216" w:author="Arthur Parmentier" w:date="2020-05-14T13:28:00Z">
                  <w:rPr>
                    <w:rStyle w:val="Lienhypertexte"/>
                    <w:noProof/>
                  </w:rPr>
                </w:rPrChange>
              </w:rPr>
              <w:delText>Sign language: from cultural concepts to performance</w:delText>
            </w:r>
            <w:r w:rsidDel="00BA3828">
              <w:rPr>
                <w:noProof/>
                <w:webHidden/>
              </w:rPr>
              <w:tab/>
              <w:delText>3</w:delText>
            </w:r>
          </w:del>
        </w:p>
        <w:p w:rsidR="00DC3FF9" w:rsidDel="00BA3828" w:rsidRDefault="00DC3FF9" w:rsidP="00E6654A">
          <w:pPr>
            <w:pStyle w:val="TM3"/>
            <w:rPr>
              <w:del w:id="217" w:author="Arthur Parmentier" w:date="2020-05-14T13:28:00Z"/>
              <w:rFonts w:eastAsiaTheme="minorEastAsia" w:cstheme="minorBidi"/>
              <w:noProof/>
              <w:sz w:val="22"/>
              <w:szCs w:val="22"/>
              <w:lang w:val="fr-FR"/>
            </w:rPr>
          </w:pPr>
          <w:del w:id="218" w:author="Arthur Parmentier" w:date="2020-05-14T13:28:00Z">
            <w:r w:rsidRPr="00BA3828" w:rsidDel="00BA3828">
              <w:rPr>
                <w:rPrChange w:id="219"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rPrChange w:id="220" w:author="Arthur Parmentier" w:date="2020-05-14T13:28:00Z">
                  <w:rPr>
                    <w:rStyle w:val="Lienhypertexte"/>
                    <w:noProof/>
                  </w:rPr>
                </w:rPrChange>
              </w:rPr>
              <w:delText>A multidisciplinary language</w:delText>
            </w:r>
            <w:r w:rsidDel="00BA3828">
              <w:rPr>
                <w:noProof/>
                <w:webHidden/>
              </w:rPr>
              <w:tab/>
              <w:delText>3</w:delText>
            </w:r>
          </w:del>
        </w:p>
        <w:p w:rsidR="00DC3FF9" w:rsidDel="00BA3828" w:rsidRDefault="00DC3FF9" w:rsidP="00E6654A">
          <w:pPr>
            <w:pStyle w:val="TM3"/>
            <w:rPr>
              <w:del w:id="221" w:author="Arthur Parmentier" w:date="2020-05-14T13:28:00Z"/>
              <w:rFonts w:eastAsiaTheme="minorEastAsia" w:cstheme="minorBidi"/>
              <w:noProof/>
              <w:sz w:val="22"/>
              <w:szCs w:val="22"/>
              <w:lang w:val="fr-FR"/>
            </w:rPr>
          </w:pPr>
          <w:del w:id="222" w:author="Arthur Parmentier" w:date="2020-05-14T13:28:00Z">
            <w:r w:rsidRPr="00BA3828" w:rsidDel="00BA3828">
              <w:rPr>
                <w:rPrChange w:id="223" w:author="Arthur Parmentier" w:date="2020-05-14T13:28:00Z">
                  <w:rPr>
                    <w:rStyle w:val="Lienhypertexte"/>
                    <w:noProof/>
                  </w:rPr>
                </w:rPrChange>
              </w:rPr>
              <w:delText>3.</w:delText>
            </w:r>
            <w:r w:rsidDel="00BA3828">
              <w:rPr>
                <w:rFonts w:eastAsiaTheme="minorEastAsia" w:cstheme="minorBidi"/>
                <w:noProof/>
                <w:sz w:val="22"/>
                <w:szCs w:val="22"/>
                <w:lang w:val="fr-FR"/>
              </w:rPr>
              <w:tab/>
            </w:r>
            <w:r w:rsidRPr="00BA3828" w:rsidDel="00BA3828">
              <w:rPr>
                <w:rPrChange w:id="224" w:author="Arthur Parmentier" w:date="2020-05-14T13:28:00Z">
                  <w:rPr>
                    <w:rStyle w:val="Lienhypertexte"/>
                    <w:noProof/>
                  </w:rPr>
                </w:rPrChange>
              </w:rPr>
              <w:delText>Fertility in Europe, worldwide spread in modern societies</w:delText>
            </w:r>
            <w:r w:rsidDel="00BA3828">
              <w:rPr>
                <w:noProof/>
                <w:webHidden/>
              </w:rPr>
              <w:tab/>
              <w:delText>4</w:delText>
            </w:r>
          </w:del>
        </w:p>
        <w:p w:rsidR="00DC3FF9" w:rsidDel="00BA3828" w:rsidRDefault="00DC3FF9" w:rsidP="00E6654A">
          <w:pPr>
            <w:pStyle w:val="TM1"/>
            <w:rPr>
              <w:del w:id="225" w:author="Arthur Parmentier" w:date="2020-05-14T13:28:00Z"/>
              <w:rFonts w:eastAsiaTheme="minorEastAsia" w:cstheme="minorBidi"/>
              <w:noProof/>
              <w:sz w:val="22"/>
              <w:szCs w:val="22"/>
              <w:lang w:val="fr-FR"/>
            </w:rPr>
          </w:pPr>
          <w:del w:id="226" w:author="Arthur Parmentier" w:date="2020-05-14T13:28:00Z">
            <w:r w:rsidRPr="00BA3828" w:rsidDel="00BA3828">
              <w:rPr>
                <w:rPrChange w:id="227" w:author="Arthur Parmentier" w:date="2020-05-14T13:28:00Z">
                  <w:rPr>
                    <w:rStyle w:val="Lienhypertexte"/>
                    <w:noProof/>
                  </w:rPr>
                </w:rPrChange>
              </w:rPr>
              <w:delText>IV.</w:delText>
            </w:r>
            <w:r w:rsidDel="00BA3828">
              <w:rPr>
                <w:rFonts w:eastAsiaTheme="minorEastAsia" w:cstheme="minorBidi"/>
                <w:noProof/>
                <w:sz w:val="22"/>
                <w:szCs w:val="22"/>
                <w:lang w:val="fr-FR"/>
              </w:rPr>
              <w:tab/>
            </w:r>
            <w:r w:rsidRPr="00BA3828" w:rsidDel="00BA3828">
              <w:rPr>
                <w:rPrChange w:id="228" w:author="Arthur Parmentier" w:date="2020-05-14T13:28:00Z">
                  <w:rPr>
                    <w:rStyle w:val="Lienhypertexte"/>
                    <w:noProof/>
                  </w:rPr>
                </w:rPrChange>
              </w:rPr>
              <w:delText>Historical and theoretical context</w:delText>
            </w:r>
            <w:r w:rsidDel="00BA3828">
              <w:rPr>
                <w:noProof/>
                <w:webHidden/>
              </w:rPr>
              <w:tab/>
              <w:delText>4</w:delText>
            </w:r>
          </w:del>
        </w:p>
        <w:p w:rsidR="00DC3FF9" w:rsidDel="00BA3828" w:rsidRDefault="00DC3FF9" w:rsidP="00E6654A">
          <w:pPr>
            <w:pStyle w:val="TM2"/>
            <w:rPr>
              <w:del w:id="229" w:author="Arthur Parmentier" w:date="2020-05-14T13:28:00Z"/>
              <w:rFonts w:eastAsiaTheme="minorEastAsia" w:cstheme="minorBidi"/>
              <w:noProof/>
              <w:lang w:val="fr-FR"/>
            </w:rPr>
          </w:pPr>
          <w:del w:id="230" w:author="Arthur Parmentier" w:date="2020-05-14T13:28:00Z">
            <w:r w:rsidRPr="00BA3828" w:rsidDel="00BA3828">
              <w:rPr>
                <w:rPrChange w:id="231" w:author="Arthur Parmentier" w:date="2020-05-14T13:28:00Z">
                  <w:rPr>
                    <w:rStyle w:val="Lienhypertexte"/>
                    <w:noProof/>
                  </w:rPr>
                </w:rPrChange>
              </w:rPr>
              <w:delText>A.</w:delText>
            </w:r>
            <w:r w:rsidDel="00BA3828">
              <w:rPr>
                <w:rFonts w:eastAsiaTheme="minorEastAsia" w:cstheme="minorBidi"/>
                <w:noProof/>
                <w:lang w:val="fr-FR"/>
              </w:rPr>
              <w:tab/>
            </w:r>
            <w:r w:rsidRPr="00BA3828" w:rsidDel="00BA3828">
              <w:rPr>
                <w:rPrChange w:id="232" w:author="Arthur Parmentier" w:date="2020-05-14T13:28:00Z">
                  <w:rPr>
                    <w:rStyle w:val="Lienhypertexte"/>
                    <w:noProof/>
                  </w:rPr>
                </w:rPrChange>
              </w:rPr>
              <w:delText>Gestures and signs for communication: a long history</w:delText>
            </w:r>
            <w:r w:rsidDel="00BA3828">
              <w:rPr>
                <w:noProof/>
                <w:webHidden/>
              </w:rPr>
              <w:tab/>
              <w:delText>4</w:delText>
            </w:r>
          </w:del>
        </w:p>
        <w:p w:rsidR="00DC3FF9" w:rsidDel="00BA3828" w:rsidRDefault="00DC3FF9" w:rsidP="00E6654A">
          <w:pPr>
            <w:pStyle w:val="TM3"/>
            <w:rPr>
              <w:del w:id="233" w:author="Arthur Parmentier" w:date="2020-05-14T13:28:00Z"/>
              <w:rFonts w:eastAsiaTheme="minorEastAsia" w:cstheme="minorBidi"/>
              <w:noProof/>
              <w:sz w:val="22"/>
              <w:szCs w:val="22"/>
              <w:lang w:val="fr-FR"/>
            </w:rPr>
          </w:pPr>
          <w:del w:id="234" w:author="Arthur Parmentier" w:date="2020-05-14T13:28:00Z">
            <w:r w:rsidRPr="00BA3828" w:rsidDel="00BA3828">
              <w:rPr>
                <w:rPrChange w:id="235"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rPrChange w:id="236" w:author="Arthur Parmentier" w:date="2020-05-14T13:28:00Z">
                  <w:rPr>
                    <w:rStyle w:val="Lienhypertexte"/>
                    <w:noProof/>
                  </w:rPr>
                </w:rPrChange>
              </w:rPr>
              <w:delText>A very long time ago…</w:delText>
            </w:r>
            <w:r w:rsidDel="00BA3828">
              <w:rPr>
                <w:noProof/>
                <w:webHidden/>
              </w:rPr>
              <w:tab/>
              <w:delText>5</w:delText>
            </w:r>
          </w:del>
        </w:p>
        <w:p w:rsidR="00DC3FF9" w:rsidDel="00BA3828" w:rsidRDefault="00DC3FF9" w:rsidP="00E6654A">
          <w:pPr>
            <w:pStyle w:val="TM3"/>
            <w:rPr>
              <w:del w:id="237" w:author="Arthur Parmentier" w:date="2020-05-14T13:28:00Z"/>
              <w:rFonts w:eastAsiaTheme="minorEastAsia" w:cstheme="minorBidi"/>
              <w:noProof/>
              <w:sz w:val="22"/>
              <w:szCs w:val="22"/>
              <w:lang w:val="fr-FR"/>
            </w:rPr>
          </w:pPr>
          <w:del w:id="238" w:author="Arthur Parmentier" w:date="2020-05-14T13:28:00Z">
            <w:r w:rsidRPr="00BA3828" w:rsidDel="00BA3828">
              <w:rPr>
                <w:rPrChange w:id="239"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rPrChange w:id="240" w:author="Arthur Parmentier" w:date="2020-05-14T13:28:00Z">
                  <w:rPr>
                    <w:rStyle w:val="Lienhypertexte"/>
                    <w:noProof/>
                  </w:rPr>
                </w:rPrChange>
              </w:rPr>
              <w:delText>Middle ages: neumes</w:delText>
            </w:r>
            <w:r w:rsidDel="00BA3828">
              <w:rPr>
                <w:noProof/>
                <w:webHidden/>
              </w:rPr>
              <w:tab/>
              <w:delText>5</w:delText>
            </w:r>
          </w:del>
        </w:p>
        <w:p w:rsidR="00DC3FF9" w:rsidDel="00BA3828" w:rsidRDefault="00DC3FF9" w:rsidP="00E6654A">
          <w:pPr>
            <w:pStyle w:val="TM3"/>
            <w:rPr>
              <w:del w:id="241" w:author="Arthur Parmentier" w:date="2020-05-14T13:28:00Z"/>
              <w:rFonts w:eastAsiaTheme="minorEastAsia" w:cstheme="minorBidi"/>
              <w:noProof/>
              <w:sz w:val="22"/>
              <w:szCs w:val="22"/>
              <w:lang w:val="fr-FR"/>
            </w:rPr>
          </w:pPr>
          <w:del w:id="242" w:author="Arthur Parmentier" w:date="2020-05-14T13:28:00Z">
            <w:r w:rsidRPr="00BA3828" w:rsidDel="00BA3828">
              <w:rPr>
                <w:rPrChange w:id="243" w:author="Arthur Parmentier" w:date="2020-05-14T13:28:00Z">
                  <w:rPr>
                    <w:rStyle w:val="Lienhypertexte"/>
                    <w:noProof/>
                  </w:rPr>
                </w:rPrChange>
              </w:rPr>
              <w:delText>3.</w:delText>
            </w:r>
            <w:r w:rsidDel="00BA3828">
              <w:rPr>
                <w:rFonts w:eastAsiaTheme="minorEastAsia" w:cstheme="minorBidi"/>
                <w:noProof/>
                <w:sz w:val="22"/>
                <w:szCs w:val="22"/>
                <w:lang w:val="fr-FR"/>
              </w:rPr>
              <w:tab/>
            </w:r>
            <w:r w:rsidRPr="00BA3828" w:rsidDel="00BA3828">
              <w:rPr>
                <w:rPrChange w:id="244" w:author="Arthur Parmentier" w:date="2020-05-14T13:28:00Z">
                  <w:rPr>
                    <w:rStyle w:val="Lienhypertexte"/>
                    <w:noProof/>
                  </w:rPr>
                </w:rPrChange>
              </w:rPr>
              <w:delText>Rousseau, Wittgenstein.. theory of signs</w:delText>
            </w:r>
            <w:r w:rsidDel="00BA3828">
              <w:rPr>
                <w:noProof/>
                <w:webHidden/>
              </w:rPr>
              <w:tab/>
              <w:delText>5</w:delText>
            </w:r>
          </w:del>
        </w:p>
        <w:p w:rsidR="00DC3FF9" w:rsidDel="00BA3828" w:rsidRDefault="00DC3FF9" w:rsidP="00E6654A">
          <w:pPr>
            <w:pStyle w:val="TM3"/>
            <w:rPr>
              <w:del w:id="245" w:author="Arthur Parmentier" w:date="2020-05-14T13:28:00Z"/>
              <w:rFonts w:eastAsiaTheme="minorEastAsia" w:cstheme="minorBidi"/>
              <w:noProof/>
              <w:sz w:val="22"/>
              <w:szCs w:val="22"/>
              <w:lang w:val="fr-FR"/>
            </w:rPr>
          </w:pPr>
          <w:del w:id="246" w:author="Arthur Parmentier" w:date="2020-05-14T13:28:00Z">
            <w:r w:rsidRPr="00BA3828" w:rsidDel="00BA3828">
              <w:rPr>
                <w:rPrChange w:id="247" w:author="Arthur Parmentier" w:date="2020-05-14T13:28:00Z">
                  <w:rPr>
                    <w:rStyle w:val="Lienhypertexte"/>
                    <w:noProof/>
                  </w:rPr>
                </w:rPrChange>
              </w:rPr>
              <w:delText>4.</w:delText>
            </w:r>
            <w:r w:rsidDel="00BA3828">
              <w:rPr>
                <w:rFonts w:eastAsiaTheme="minorEastAsia" w:cstheme="minorBidi"/>
                <w:noProof/>
                <w:sz w:val="22"/>
                <w:szCs w:val="22"/>
                <w:lang w:val="fr-FR"/>
              </w:rPr>
              <w:tab/>
            </w:r>
            <w:r w:rsidRPr="00BA3828" w:rsidDel="00BA3828">
              <w:rPr>
                <w:rPrChange w:id="248" w:author="Arthur Parmentier" w:date="2020-05-14T13:28:00Z">
                  <w:rPr>
                    <w:rStyle w:val="Lienhypertexte"/>
                    <w:noProof/>
                  </w:rPr>
                </w:rPrChange>
              </w:rPr>
              <w:delText>Creation of modern sign languages for deafs (?)</w:delText>
            </w:r>
            <w:r w:rsidDel="00BA3828">
              <w:rPr>
                <w:noProof/>
                <w:webHidden/>
              </w:rPr>
              <w:tab/>
              <w:delText>5</w:delText>
            </w:r>
          </w:del>
        </w:p>
        <w:p w:rsidR="00DC3FF9" w:rsidDel="00BA3828" w:rsidRDefault="00DC3FF9" w:rsidP="00E6654A">
          <w:pPr>
            <w:pStyle w:val="TM3"/>
            <w:rPr>
              <w:del w:id="249" w:author="Arthur Parmentier" w:date="2020-05-14T13:28:00Z"/>
              <w:rFonts w:eastAsiaTheme="minorEastAsia" w:cstheme="minorBidi"/>
              <w:noProof/>
              <w:sz w:val="22"/>
              <w:szCs w:val="22"/>
              <w:lang w:val="fr-FR"/>
            </w:rPr>
          </w:pPr>
          <w:del w:id="250" w:author="Arthur Parmentier" w:date="2020-05-14T13:28:00Z">
            <w:r w:rsidRPr="00BA3828" w:rsidDel="00BA3828">
              <w:rPr>
                <w:rPrChange w:id="251" w:author="Arthur Parmentier" w:date="2020-05-14T13:28:00Z">
                  <w:rPr>
                    <w:rStyle w:val="Lienhypertexte"/>
                    <w:noProof/>
                  </w:rPr>
                </w:rPrChange>
              </w:rPr>
              <w:delText>5.</w:delText>
            </w:r>
            <w:r w:rsidDel="00BA3828">
              <w:rPr>
                <w:rFonts w:eastAsiaTheme="minorEastAsia" w:cstheme="minorBidi"/>
                <w:noProof/>
                <w:sz w:val="22"/>
                <w:szCs w:val="22"/>
                <w:lang w:val="fr-FR"/>
              </w:rPr>
              <w:tab/>
            </w:r>
            <w:r w:rsidRPr="00BA3828" w:rsidDel="00BA3828">
              <w:rPr>
                <w:rPrChange w:id="252" w:author="Arthur Parmentier" w:date="2020-05-14T13:28:00Z">
                  <w:rPr>
                    <w:rStyle w:val="Lienhypertexte"/>
                    <w:noProof/>
                  </w:rPr>
                </w:rPrChange>
              </w:rPr>
              <w:delText>Attempts or cases in arts before SP</w:delText>
            </w:r>
            <w:r w:rsidDel="00BA3828">
              <w:rPr>
                <w:noProof/>
                <w:webHidden/>
              </w:rPr>
              <w:tab/>
              <w:delText>5</w:delText>
            </w:r>
          </w:del>
        </w:p>
        <w:p w:rsidR="00DC3FF9" w:rsidDel="00BA3828" w:rsidRDefault="00DC3FF9" w:rsidP="00E6654A">
          <w:pPr>
            <w:pStyle w:val="TM3"/>
            <w:rPr>
              <w:del w:id="253" w:author="Arthur Parmentier" w:date="2020-05-14T13:28:00Z"/>
              <w:rFonts w:eastAsiaTheme="minorEastAsia" w:cstheme="minorBidi"/>
              <w:noProof/>
              <w:sz w:val="22"/>
              <w:szCs w:val="22"/>
              <w:lang w:val="fr-FR"/>
            </w:rPr>
          </w:pPr>
          <w:del w:id="254" w:author="Arthur Parmentier" w:date="2020-05-14T13:28:00Z">
            <w:r w:rsidRPr="00BA3828" w:rsidDel="00BA3828">
              <w:rPr>
                <w:rPrChange w:id="255" w:author="Arthur Parmentier" w:date="2020-05-14T13:28:00Z">
                  <w:rPr>
                    <w:rStyle w:val="Lienhypertexte"/>
                    <w:noProof/>
                  </w:rPr>
                </w:rPrChange>
              </w:rPr>
              <w:delText>6.</w:delText>
            </w:r>
            <w:r w:rsidDel="00BA3828">
              <w:rPr>
                <w:rFonts w:eastAsiaTheme="minorEastAsia" w:cstheme="minorBidi"/>
                <w:noProof/>
                <w:sz w:val="22"/>
                <w:szCs w:val="22"/>
                <w:lang w:val="fr-FR"/>
              </w:rPr>
              <w:tab/>
            </w:r>
            <w:r w:rsidRPr="00BA3828" w:rsidDel="00BA3828">
              <w:rPr>
                <w:rPrChange w:id="256" w:author="Arthur Parmentier" w:date="2020-05-14T13:28:00Z">
                  <w:rPr>
                    <w:rStyle w:val="Lienhypertexte"/>
                    <w:noProof/>
                  </w:rPr>
                </w:rPrChange>
              </w:rPr>
              <w:delText>Conduction &amp; other contemporary forms of artistic sign languages</w:delText>
            </w:r>
            <w:r w:rsidDel="00BA3828">
              <w:rPr>
                <w:noProof/>
                <w:webHidden/>
              </w:rPr>
              <w:tab/>
              <w:delText>5</w:delText>
            </w:r>
          </w:del>
        </w:p>
        <w:p w:rsidR="00DC3FF9" w:rsidDel="00BA3828" w:rsidRDefault="00DC3FF9" w:rsidP="00E6654A">
          <w:pPr>
            <w:pStyle w:val="TM2"/>
            <w:rPr>
              <w:del w:id="257" w:author="Arthur Parmentier" w:date="2020-05-14T13:28:00Z"/>
              <w:rFonts w:eastAsiaTheme="minorEastAsia" w:cstheme="minorBidi"/>
              <w:noProof/>
              <w:lang w:val="fr-FR"/>
            </w:rPr>
          </w:pPr>
          <w:del w:id="258" w:author="Arthur Parmentier" w:date="2020-05-14T13:28:00Z">
            <w:r w:rsidRPr="00BA3828" w:rsidDel="00BA3828">
              <w:rPr>
                <w:rPrChange w:id="259" w:author="Arthur Parmentier" w:date="2020-05-14T13:28:00Z">
                  <w:rPr>
                    <w:rStyle w:val="Lienhypertexte"/>
                    <w:noProof/>
                  </w:rPr>
                </w:rPrChange>
              </w:rPr>
              <w:delText>B.</w:delText>
            </w:r>
            <w:r w:rsidDel="00BA3828">
              <w:rPr>
                <w:rFonts w:eastAsiaTheme="minorEastAsia" w:cstheme="minorBidi"/>
                <w:noProof/>
                <w:lang w:val="fr-FR"/>
              </w:rPr>
              <w:tab/>
            </w:r>
            <w:r w:rsidRPr="00BA3828" w:rsidDel="00BA3828">
              <w:rPr>
                <w:rPrChange w:id="260" w:author="Arthur Parmentier" w:date="2020-05-14T13:28:00Z">
                  <w:rPr>
                    <w:rStyle w:val="Lienhypertexte"/>
                    <w:noProof/>
                  </w:rPr>
                </w:rPrChange>
              </w:rPr>
              <w:delText>Real-time composition/improvisation/generative music in the XXth century</w:delText>
            </w:r>
            <w:r w:rsidDel="00BA3828">
              <w:rPr>
                <w:noProof/>
                <w:webHidden/>
              </w:rPr>
              <w:tab/>
              <w:delText>5</w:delText>
            </w:r>
          </w:del>
        </w:p>
        <w:p w:rsidR="00DC3FF9" w:rsidDel="00BA3828" w:rsidRDefault="00DC3FF9" w:rsidP="00E6654A">
          <w:pPr>
            <w:pStyle w:val="TM3"/>
            <w:rPr>
              <w:del w:id="261" w:author="Arthur Parmentier" w:date="2020-05-14T13:28:00Z"/>
              <w:rFonts w:eastAsiaTheme="minorEastAsia" w:cstheme="minorBidi"/>
              <w:noProof/>
              <w:sz w:val="22"/>
              <w:szCs w:val="22"/>
              <w:lang w:val="fr-FR"/>
            </w:rPr>
          </w:pPr>
          <w:del w:id="262" w:author="Arthur Parmentier" w:date="2020-05-14T13:28:00Z">
            <w:r w:rsidRPr="00BA3828" w:rsidDel="00BA3828">
              <w:rPr>
                <w:rPrChange w:id="263"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rPrChange w:id="264" w:author="Arthur Parmentier" w:date="2020-05-14T13:28:00Z">
                  <w:rPr>
                    <w:rStyle w:val="Lienhypertexte"/>
                    <w:noProof/>
                  </w:rPr>
                </w:rPrChange>
              </w:rPr>
              <w:delText>Cage &amp; co</w:delText>
            </w:r>
            <w:r w:rsidDel="00BA3828">
              <w:rPr>
                <w:noProof/>
                <w:webHidden/>
              </w:rPr>
              <w:tab/>
              <w:delText>5</w:delText>
            </w:r>
          </w:del>
        </w:p>
        <w:p w:rsidR="00DC3FF9" w:rsidDel="00BA3828" w:rsidRDefault="00DC3FF9" w:rsidP="00E6654A">
          <w:pPr>
            <w:pStyle w:val="TM3"/>
            <w:rPr>
              <w:del w:id="265" w:author="Arthur Parmentier" w:date="2020-05-14T13:28:00Z"/>
              <w:rFonts w:eastAsiaTheme="minorEastAsia" w:cstheme="minorBidi"/>
              <w:noProof/>
              <w:sz w:val="22"/>
              <w:szCs w:val="22"/>
              <w:lang w:val="fr-FR"/>
            </w:rPr>
          </w:pPr>
          <w:del w:id="266" w:author="Arthur Parmentier" w:date="2020-05-14T13:28:00Z">
            <w:r w:rsidRPr="00BA3828" w:rsidDel="00BA3828">
              <w:rPr>
                <w:rPrChange w:id="267"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rPrChange w:id="268" w:author="Arthur Parmentier" w:date="2020-05-14T13:28:00Z">
                  <w:rPr>
                    <w:rStyle w:val="Lienhypertexte"/>
                    <w:noProof/>
                  </w:rPr>
                </w:rPrChange>
              </w:rPr>
              <w:delText>Algorithmic music</w:delText>
            </w:r>
            <w:r w:rsidDel="00BA3828">
              <w:rPr>
                <w:noProof/>
                <w:webHidden/>
              </w:rPr>
              <w:tab/>
              <w:delText>5</w:delText>
            </w:r>
          </w:del>
        </w:p>
        <w:p w:rsidR="00DC3FF9" w:rsidDel="00BA3828" w:rsidRDefault="00DC3FF9" w:rsidP="00E6654A">
          <w:pPr>
            <w:pStyle w:val="TM2"/>
            <w:rPr>
              <w:del w:id="269" w:author="Arthur Parmentier" w:date="2020-05-14T13:28:00Z"/>
              <w:rFonts w:eastAsiaTheme="minorEastAsia" w:cstheme="minorBidi"/>
              <w:noProof/>
              <w:lang w:val="fr-FR"/>
            </w:rPr>
          </w:pPr>
          <w:del w:id="270" w:author="Arthur Parmentier" w:date="2020-05-14T13:28:00Z">
            <w:r w:rsidRPr="00BA3828" w:rsidDel="00BA3828">
              <w:rPr>
                <w:rPrChange w:id="271" w:author="Arthur Parmentier" w:date="2020-05-14T13:28:00Z">
                  <w:rPr>
                    <w:rStyle w:val="Lienhypertexte"/>
                    <w:noProof/>
                  </w:rPr>
                </w:rPrChange>
              </w:rPr>
              <w:delText>C.</w:delText>
            </w:r>
            <w:r w:rsidDel="00BA3828">
              <w:rPr>
                <w:rFonts w:eastAsiaTheme="minorEastAsia" w:cstheme="minorBidi"/>
                <w:noProof/>
                <w:lang w:val="fr-FR"/>
              </w:rPr>
              <w:tab/>
            </w:r>
            <w:r w:rsidRPr="00BA3828" w:rsidDel="00BA3828">
              <w:rPr>
                <w:rPrChange w:id="272" w:author="Arthur Parmentier" w:date="2020-05-14T13:28:00Z">
                  <w:rPr>
                    <w:rStyle w:val="Lienhypertexte"/>
                    <w:noProof/>
                  </w:rPr>
                </w:rPrChange>
              </w:rPr>
              <w:delText>Linguistics</w:delText>
            </w:r>
            <w:r w:rsidDel="00BA3828">
              <w:rPr>
                <w:noProof/>
                <w:webHidden/>
              </w:rPr>
              <w:tab/>
              <w:delText>5</w:delText>
            </w:r>
          </w:del>
        </w:p>
        <w:p w:rsidR="00DC3FF9" w:rsidDel="00BA3828" w:rsidRDefault="00DC3FF9" w:rsidP="00E6654A">
          <w:pPr>
            <w:pStyle w:val="TM3"/>
            <w:rPr>
              <w:del w:id="273" w:author="Arthur Parmentier" w:date="2020-05-14T13:28:00Z"/>
              <w:rFonts w:eastAsiaTheme="minorEastAsia" w:cstheme="minorBidi"/>
              <w:noProof/>
              <w:sz w:val="22"/>
              <w:szCs w:val="22"/>
              <w:lang w:val="fr-FR"/>
            </w:rPr>
          </w:pPr>
          <w:del w:id="274" w:author="Arthur Parmentier" w:date="2020-05-14T13:28:00Z">
            <w:r w:rsidRPr="00BA3828" w:rsidDel="00BA3828">
              <w:rPr>
                <w:rPrChange w:id="275"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rPrChange w:id="276" w:author="Arthur Parmentier" w:date="2020-05-14T13:28:00Z">
                  <w:rPr>
                    <w:rStyle w:val="Lienhypertexte"/>
                    <w:noProof/>
                  </w:rPr>
                </w:rPrChange>
              </w:rPr>
              <w:delText>Regular languages</w:delText>
            </w:r>
            <w:r w:rsidDel="00BA3828">
              <w:rPr>
                <w:noProof/>
                <w:webHidden/>
              </w:rPr>
              <w:tab/>
              <w:delText>5</w:delText>
            </w:r>
          </w:del>
        </w:p>
        <w:p w:rsidR="00DC3FF9" w:rsidDel="00BA3828" w:rsidRDefault="00DC3FF9" w:rsidP="00E6654A">
          <w:pPr>
            <w:pStyle w:val="TM3"/>
            <w:rPr>
              <w:del w:id="277" w:author="Arthur Parmentier" w:date="2020-05-14T13:28:00Z"/>
              <w:rFonts w:eastAsiaTheme="minorEastAsia" w:cstheme="minorBidi"/>
              <w:noProof/>
              <w:sz w:val="22"/>
              <w:szCs w:val="22"/>
              <w:lang w:val="fr-FR"/>
            </w:rPr>
          </w:pPr>
          <w:del w:id="278" w:author="Arthur Parmentier" w:date="2020-05-14T13:28:00Z">
            <w:r w:rsidRPr="00BA3828" w:rsidDel="00BA3828">
              <w:rPr>
                <w:rPrChange w:id="279"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rPrChange w:id="280" w:author="Arthur Parmentier" w:date="2020-05-14T13:28:00Z">
                  <w:rPr>
                    <w:rStyle w:val="Lienhypertexte"/>
                    <w:noProof/>
                  </w:rPr>
                </w:rPrChange>
              </w:rPr>
              <w:delText>… link with generative music?</w:delText>
            </w:r>
            <w:r w:rsidDel="00BA3828">
              <w:rPr>
                <w:noProof/>
                <w:webHidden/>
              </w:rPr>
              <w:tab/>
              <w:delText>5</w:delText>
            </w:r>
          </w:del>
        </w:p>
        <w:p w:rsidR="00DC3FF9" w:rsidDel="00BA3828" w:rsidRDefault="00DC3FF9" w:rsidP="00E6654A">
          <w:pPr>
            <w:pStyle w:val="TM1"/>
            <w:rPr>
              <w:del w:id="281" w:author="Arthur Parmentier" w:date="2020-05-14T13:28:00Z"/>
              <w:rFonts w:eastAsiaTheme="minorEastAsia" w:cstheme="minorBidi"/>
              <w:noProof/>
              <w:sz w:val="22"/>
              <w:szCs w:val="22"/>
              <w:lang w:val="fr-FR"/>
            </w:rPr>
          </w:pPr>
          <w:del w:id="282" w:author="Arthur Parmentier" w:date="2020-05-14T13:28:00Z">
            <w:r w:rsidRPr="00BA3828" w:rsidDel="00BA3828">
              <w:rPr>
                <w:rPrChange w:id="283" w:author="Arthur Parmentier" w:date="2020-05-14T13:28:00Z">
                  <w:rPr>
                    <w:rStyle w:val="Lienhypertexte"/>
                    <w:noProof/>
                  </w:rPr>
                </w:rPrChange>
              </w:rPr>
              <w:delText>V.</w:delText>
            </w:r>
            <w:r w:rsidDel="00BA3828">
              <w:rPr>
                <w:rFonts w:eastAsiaTheme="minorEastAsia" w:cstheme="minorBidi"/>
                <w:noProof/>
                <w:sz w:val="22"/>
                <w:szCs w:val="22"/>
                <w:lang w:val="fr-FR"/>
              </w:rPr>
              <w:tab/>
            </w:r>
            <w:r w:rsidRPr="00BA3828" w:rsidDel="00BA3828">
              <w:rPr>
                <w:rPrChange w:id="284" w:author="Arthur Parmentier" w:date="2020-05-14T13:28:00Z">
                  <w:rPr>
                    <w:rStyle w:val="Lienhypertexte"/>
                    <w:noProof/>
                  </w:rPr>
                </w:rPrChange>
              </w:rPr>
              <w:delText>(abstract) Mechanisms and concepts of Soundpainting (a model of SP)</w:delText>
            </w:r>
            <w:r w:rsidDel="00BA3828">
              <w:rPr>
                <w:noProof/>
                <w:webHidden/>
              </w:rPr>
              <w:tab/>
              <w:delText>5</w:delText>
            </w:r>
          </w:del>
        </w:p>
        <w:p w:rsidR="00DC3FF9" w:rsidDel="00BA3828" w:rsidRDefault="00DC3FF9" w:rsidP="00E6654A">
          <w:pPr>
            <w:pStyle w:val="TM2"/>
            <w:rPr>
              <w:del w:id="285" w:author="Arthur Parmentier" w:date="2020-05-14T13:28:00Z"/>
              <w:rFonts w:eastAsiaTheme="minorEastAsia" w:cstheme="minorBidi"/>
              <w:noProof/>
              <w:lang w:val="fr-FR"/>
            </w:rPr>
          </w:pPr>
          <w:del w:id="286" w:author="Arthur Parmentier" w:date="2020-05-14T13:28:00Z">
            <w:r w:rsidRPr="00BA3828" w:rsidDel="00BA3828">
              <w:rPr>
                <w:rPrChange w:id="287" w:author="Arthur Parmentier" w:date="2020-05-14T13:28:00Z">
                  <w:rPr>
                    <w:rStyle w:val="Lienhypertexte"/>
                    <w:noProof/>
                  </w:rPr>
                </w:rPrChange>
              </w:rPr>
              <w:delText>A.</w:delText>
            </w:r>
            <w:r w:rsidDel="00BA3828">
              <w:rPr>
                <w:rFonts w:eastAsiaTheme="minorEastAsia" w:cstheme="minorBidi"/>
                <w:noProof/>
                <w:lang w:val="fr-FR"/>
              </w:rPr>
              <w:tab/>
            </w:r>
            <w:r w:rsidRPr="00BA3828" w:rsidDel="00BA3828">
              <w:rPr>
                <w:rPrChange w:id="288" w:author="Arthur Parmentier" w:date="2020-05-14T13:28:00Z">
                  <w:rPr>
                    <w:rStyle w:val="Lienhypertexte"/>
                    <w:noProof/>
                  </w:rPr>
                </w:rPrChange>
              </w:rPr>
              <w:delText>Mechanism 1: transformations (projections?) of concepts onto the physical space of the body</w:delText>
            </w:r>
            <w:r w:rsidDel="00BA3828">
              <w:rPr>
                <w:noProof/>
                <w:webHidden/>
              </w:rPr>
              <w:tab/>
              <w:delText>6</w:delText>
            </w:r>
          </w:del>
        </w:p>
        <w:p w:rsidR="00DC3FF9" w:rsidDel="00BA3828" w:rsidRDefault="00DC3FF9" w:rsidP="00E6654A">
          <w:pPr>
            <w:pStyle w:val="TM3"/>
            <w:rPr>
              <w:del w:id="289" w:author="Arthur Parmentier" w:date="2020-05-14T13:28:00Z"/>
              <w:rFonts w:eastAsiaTheme="minorEastAsia" w:cstheme="minorBidi"/>
              <w:noProof/>
              <w:sz w:val="22"/>
              <w:szCs w:val="22"/>
              <w:lang w:val="fr-FR"/>
            </w:rPr>
          </w:pPr>
          <w:del w:id="290" w:author="Arthur Parmentier" w:date="2020-05-14T13:28:00Z">
            <w:r w:rsidRPr="00BA3828" w:rsidDel="00BA3828">
              <w:rPr>
                <w:rPrChange w:id="291"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rPrChange w:id="292" w:author="Arthur Parmentier" w:date="2020-05-14T13:28:00Z">
                  <w:rPr>
                    <w:rStyle w:val="Lienhypertexte"/>
                    <w:noProof/>
                  </w:rPr>
                </w:rPrChange>
              </w:rPr>
              <w:delText>Input space</w:delText>
            </w:r>
            <w:r w:rsidDel="00BA3828">
              <w:rPr>
                <w:noProof/>
                <w:webHidden/>
              </w:rPr>
              <w:tab/>
              <w:delText>6</w:delText>
            </w:r>
          </w:del>
        </w:p>
        <w:p w:rsidR="00DC3FF9" w:rsidDel="00BA3828" w:rsidRDefault="00DC3FF9" w:rsidP="00E6654A">
          <w:pPr>
            <w:pStyle w:val="TM3"/>
            <w:rPr>
              <w:del w:id="293" w:author="Arthur Parmentier" w:date="2020-05-14T13:28:00Z"/>
              <w:rFonts w:eastAsiaTheme="minorEastAsia" w:cstheme="minorBidi"/>
              <w:noProof/>
              <w:sz w:val="22"/>
              <w:szCs w:val="22"/>
              <w:lang w:val="fr-FR"/>
            </w:rPr>
          </w:pPr>
          <w:del w:id="294" w:author="Arthur Parmentier" w:date="2020-05-14T13:28:00Z">
            <w:r w:rsidRPr="00BA3828" w:rsidDel="00BA3828">
              <w:rPr>
                <w:rPrChange w:id="295"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rPrChange w:id="296" w:author="Arthur Parmentier" w:date="2020-05-14T13:28:00Z">
                  <w:rPr>
                    <w:rStyle w:val="Lienhypertexte"/>
                    <w:noProof/>
                  </w:rPr>
                </w:rPrChange>
              </w:rPr>
              <w:delText>Transformations and output spaces</w:delText>
            </w:r>
            <w:r w:rsidDel="00BA3828">
              <w:rPr>
                <w:noProof/>
                <w:webHidden/>
              </w:rPr>
              <w:tab/>
              <w:delText>6</w:delText>
            </w:r>
          </w:del>
        </w:p>
        <w:p w:rsidR="00DC3FF9" w:rsidDel="00BA3828" w:rsidRDefault="00DC3FF9" w:rsidP="00E6654A">
          <w:pPr>
            <w:pStyle w:val="TM2"/>
            <w:rPr>
              <w:del w:id="297" w:author="Arthur Parmentier" w:date="2020-05-14T13:28:00Z"/>
              <w:rFonts w:eastAsiaTheme="minorEastAsia" w:cstheme="minorBidi"/>
              <w:noProof/>
              <w:lang w:val="fr-FR"/>
            </w:rPr>
          </w:pPr>
          <w:del w:id="298" w:author="Arthur Parmentier" w:date="2020-05-14T13:28:00Z">
            <w:r w:rsidRPr="00BA3828" w:rsidDel="00BA3828">
              <w:rPr>
                <w:rPrChange w:id="299" w:author="Arthur Parmentier" w:date="2020-05-14T13:28:00Z">
                  <w:rPr>
                    <w:rStyle w:val="Lienhypertexte"/>
                    <w:noProof/>
                  </w:rPr>
                </w:rPrChange>
              </w:rPr>
              <w:delText>B.</w:delText>
            </w:r>
            <w:r w:rsidDel="00BA3828">
              <w:rPr>
                <w:rFonts w:eastAsiaTheme="minorEastAsia" w:cstheme="minorBidi"/>
                <w:noProof/>
                <w:lang w:val="fr-FR"/>
              </w:rPr>
              <w:tab/>
            </w:r>
            <w:r w:rsidRPr="00BA3828" w:rsidDel="00BA3828">
              <w:rPr>
                <w:rPrChange w:id="300" w:author="Arthur Parmentier" w:date="2020-05-14T13:28:00Z">
                  <w:rPr>
                    <w:rStyle w:val="Lienhypertexte"/>
                    <w:noProof/>
                  </w:rPr>
                </w:rPrChange>
              </w:rPr>
              <w:delText>Structural concepts (the grammar of the language, that results in its language)</w:delText>
            </w:r>
            <w:r w:rsidDel="00BA3828">
              <w:rPr>
                <w:noProof/>
                <w:webHidden/>
              </w:rPr>
              <w:tab/>
              <w:delText>7</w:delText>
            </w:r>
          </w:del>
        </w:p>
        <w:p w:rsidR="00DC3FF9" w:rsidDel="00BA3828" w:rsidRDefault="00DC3FF9" w:rsidP="00E6654A">
          <w:pPr>
            <w:pStyle w:val="TM3"/>
            <w:rPr>
              <w:del w:id="301" w:author="Arthur Parmentier" w:date="2020-05-14T13:28:00Z"/>
              <w:rFonts w:eastAsiaTheme="minorEastAsia" w:cstheme="minorBidi"/>
              <w:noProof/>
              <w:sz w:val="22"/>
              <w:szCs w:val="22"/>
              <w:lang w:val="fr-FR"/>
            </w:rPr>
          </w:pPr>
          <w:del w:id="302" w:author="Arthur Parmentier" w:date="2020-05-14T13:28:00Z">
            <w:r w:rsidRPr="00BA3828" w:rsidDel="00BA3828">
              <w:rPr>
                <w:rPrChange w:id="303"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rPrChange w:id="304" w:author="Arthur Parmentier" w:date="2020-05-14T13:28:00Z">
                  <w:rPr>
                    <w:rStyle w:val="Lienhypertexte"/>
                    <w:noProof/>
                  </w:rPr>
                </w:rPrChange>
              </w:rPr>
              <w:delText>Identifiers</w:delText>
            </w:r>
            <w:r w:rsidDel="00BA3828">
              <w:rPr>
                <w:noProof/>
                <w:webHidden/>
              </w:rPr>
              <w:tab/>
              <w:delText>7</w:delText>
            </w:r>
          </w:del>
        </w:p>
        <w:p w:rsidR="00DC3FF9" w:rsidDel="00BA3828" w:rsidRDefault="00DC3FF9" w:rsidP="00E6654A">
          <w:pPr>
            <w:pStyle w:val="TM3"/>
            <w:rPr>
              <w:del w:id="305" w:author="Arthur Parmentier" w:date="2020-05-14T13:28:00Z"/>
              <w:rFonts w:eastAsiaTheme="minorEastAsia" w:cstheme="minorBidi"/>
              <w:noProof/>
              <w:sz w:val="22"/>
              <w:szCs w:val="22"/>
              <w:lang w:val="fr-FR"/>
            </w:rPr>
          </w:pPr>
          <w:del w:id="306" w:author="Arthur Parmentier" w:date="2020-05-14T13:28:00Z">
            <w:r w:rsidRPr="00BA3828" w:rsidDel="00BA3828">
              <w:rPr>
                <w:rPrChange w:id="307"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rPrChange w:id="308" w:author="Arthur Parmentier" w:date="2020-05-14T13:28:00Z">
                  <w:rPr>
                    <w:rStyle w:val="Lienhypertexte"/>
                    <w:noProof/>
                  </w:rPr>
                </w:rPrChange>
              </w:rPr>
              <w:delText>Content</w:delText>
            </w:r>
            <w:r w:rsidDel="00BA3828">
              <w:rPr>
                <w:noProof/>
                <w:webHidden/>
              </w:rPr>
              <w:tab/>
              <w:delText>7</w:delText>
            </w:r>
          </w:del>
        </w:p>
        <w:p w:rsidR="00DC3FF9" w:rsidDel="00BA3828" w:rsidRDefault="00DC3FF9" w:rsidP="00E6654A">
          <w:pPr>
            <w:pStyle w:val="TM3"/>
            <w:rPr>
              <w:del w:id="309" w:author="Arthur Parmentier" w:date="2020-05-14T13:28:00Z"/>
              <w:rFonts w:eastAsiaTheme="minorEastAsia" w:cstheme="minorBidi"/>
              <w:noProof/>
              <w:sz w:val="22"/>
              <w:szCs w:val="22"/>
              <w:lang w:val="fr-FR"/>
            </w:rPr>
          </w:pPr>
          <w:del w:id="310" w:author="Arthur Parmentier" w:date="2020-05-14T13:28:00Z">
            <w:r w:rsidRPr="00BA3828" w:rsidDel="00BA3828">
              <w:rPr>
                <w:rPrChange w:id="311" w:author="Arthur Parmentier" w:date="2020-05-14T13:28:00Z">
                  <w:rPr>
                    <w:rStyle w:val="Lienhypertexte"/>
                    <w:noProof/>
                  </w:rPr>
                </w:rPrChange>
              </w:rPr>
              <w:delText>3.</w:delText>
            </w:r>
            <w:r w:rsidDel="00BA3828">
              <w:rPr>
                <w:rFonts w:eastAsiaTheme="minorEastAsia" w:cstheme="minorBidi"/>
                <w:noProof/>
                <w:sz w:val="22"/>
                <w:szCs w:val="22"/>
                <w:lang w:val="fr-FR"/>
              </w:rPr>
              <w:tab/>
            </w:r>
            <w:r w:rsidRPr="00BA3828" w:rsidDel="00BA3828">
              <w:rPr>
                <w:rPrChange w:id="312" w:author="Arthur Parmentier" w:date="2020-05-14T13:28:00Z">
                  <w:rPr>
                    <w:rStyle w:val="Lienhypertexte"/>
                    <w:noProof/>
                  </w:rPr>
                </w:rPrChange>
              </w:rPr>
              <w:delText>Modifiers (content parameters)</w:delText>
            </w:r>
            <w:r w:rsidDel="00BA3828">
              <w:rPr>
                <w:noProof/>
                <w:webHidden/>
              </w:rPr>
              <w:tab/>
              <w:delText>7</w:delText>
            </w:r>
          </w:del>
        </w:p>
        <w:p w:rsidR="00DC3FF9" w:rsidDel="00BA3828" w:rsidRDefault="00DC3FF9" w:rsidP="00E6654A">
          <w:pPr>
            <w:pStyle w:val="TM3"/>
            <w:rPr>
              <w:del w:id="313" w:author="Arthur Parmentier" w:date="2020-05-14T13:28:00Z"/>
              <w:rFonts w:eastAsiaTheme="minorEastAsia" w:cstheme="minorBidi"/>
              <w:noProof/>
              <w:sz w:val="22"/>
              <w:szCs w:val="22"/>
              <w:lang w:val="fr-FR"/>
            </w:rPr>
          </w:pPr>
          <w:del w:id="314" w:author="Arthur Parmentier" w:date="2020-05-14T13:28:00Z">
            <w:r w:rsidRPr="00BA3828" w:rsidDel="00BA3828">
              <w:rPr>
                <w:rPrChange w:id="315" w:author="Arthur Parmentier" w:date="2020-05-14T13:28:00Z">
                  <w:rPr>
                    <w:rStyle w:val="Lienhypertexte"/>
                    <w:noProof/>
                  </w:rPr>
                </w:rPrChange>
              </w:rPr>
              <w:delText>4.</w:delText>
            </w:r>
            <w:r w:rsidDel="00BA3828">
              <w:rPr>
                <w:rFonts w:eastAsiaTheme="minorEastAsia" w:cstheme="minorBidi"/>
                <w:noProof/>
                <w:sz w:val="22"/>
                <w:szCs w:val="22"/>
                <w:lang w:val="fr-FR"/>
              </w:rPr>
              <w:tab/>
            </w:r>
            <w:r w:rsidRPr="00BA3828" w:rsidDel="00BA3828">
              <w:rPr>
                <w:rPrChange w:id="316" w:author="Arthur Parmentier" w:date="2020-05-14T13:28:00Z">
                  <w:rPr>
                    <w:rStyle w:val="Lienhypertexte"/>
                    <w:noProof/>
                  </w:rPr>
                </w:rPrChange>
              </w:rPr>
              <w:delText>Mode</w:delText>
            </w:r>
            <w:r w:rsidDel="00BA3828">
              <w:rPr>
                <w:noProof/>
                <w:webHidden/>
              </w:rPr>
              <w:tab/>
              <w:delText>7</w:delText>
            </w:r>
          </w:del>
        </w:p>
        <w:p w:rsidR="00DC3FF9" w:rsidDel="00BA3828" w:rsidRDefault="00DC3FF9" w:rsidP="00E6654A">
          <w:pPr>
            <w:pStyle w:val="TM1"/>
            <w:rPr>
              <w:del w:id="317" w:author="Arthur Parmentier" w:date="2020-05-14T13:28:00Z"/>
              <w:rFonts w:eastAsiaTheme="minorEastAsia" w:cstheme="minorBidi"/>
              <w:noProof/>
              <w:sz w:val="22"/>
              <w:szCs w:val="22"/>
              <w:lang w:val="fr-FR"/>
            </w:rPr>
          </w:pPr>
          <w:del w:id="318" w:author="Arthur Parmentier" w:date="2020-05-14T13:28:00Z">
            <w:r w:rsidRPr="00BA3828" w:rsidDel="00BA3828">
              <w:rPr>
                <w:rPrChange w:id="319" w:author="Arthur Parmentier" w:date="2020-05-14T13:28:00Z">
                  <w:rPr>
                    <w:rStyle w:val="Lienhypertexte"/>
                    <w:noProof/>
                  </w:rPr>
                </w:rPrChange>
              </w:rPr>
              <w:delText>VI.</w:delText>
            </w:r>
            <w:r w:rsidDel="00BA3828">
              <w:rPr>
                <w:rFonts w:eastAsiaTheme="minorEastAsia" w:cstheme="minorBidi"/>
                <w:noProof/>
                <w:sz w:val="22"/>
                <w:szCs w:val="22"/>
                <w:lang w:val="fr-FR"/>
              </w:rPr>
              <w:tab/>
            </w:r>
            <w:r w:rsidRPr="00BA3828" w:rsidDel="00BA3828">
              <w:rPr>
                <w:rPrChange w:id="320" w:author="Arthur Parmentier" w:date="2020-05-14T13:28:00Z">
                  <w:rPr>
                    <w:rStyle w:val="Lienhypertexte"/>
                    <w:noProof/>
                  </w:rPr>
                </w:rPrChange>
              </w:rPr>
              <w:delText>Soundpainting recognition with Max/MSP</w:delText>
            </w:r>
            <w:r w:rsidDel="00BA3828">
              <w:rPr>
                <w:noProof/>
                <w:webHidden/>
              </w:rPr>
              <w:tab/>
              <w:delText>8</w:delText>
            </w:r>
          </w:del>
        </w:p>
        <w:p w:rsidR="00DC3FF9" w:rsidDel="00BA3828" w:rsidRDefault="00DC3FF9" w:rsidP="00E6654A">
          <w:pPr>
            <w:pStyle w:val="TM2"/>
            <w:rPr>
              <w:del w:id="321" w:author="Arthur Parmentier" w:date="2020-05-14T13:28:00Z"/>
              <w:rFonts w:eastAsiaTheme="minorEastAsia" w:cstheme="minorBidi"/>
              <w:noProof/>
              <w:lang w:val="fr-FR"/>
            </w:rPr>
          </w:pPr>
          <w:del w:id="322" w:author="Arthur Parmentier" w:date="2020-05-14T13:28:00Z">
            <w:r w:rsidRPr="00BA3828" w:rsidDel="00BA3828">
              <w:rPr>
                <w:rPrChange w:id="323" w:author="Arthur Parmentier" w:date="2020-05-14T13:28:00Z">
                  <w:rPr>
                    <w:rStyle w:val="Lienhypertexte"/>
                    <w:noProof/>
                  </w:rPr>
                </w:rPrChange>
              </w:rPr>
              <w:delText>A.</w:delText>
            </w:r>
            <w:r w:rsidDel="00BA3828">
              <w:rPr>
                <w:rFonts w:eastAsiaTheme="minorEastAsia" w:cstheme="minorBidi"/>
                <w:noProof/>
                <w:lang w:val="fr-FR"/>
              </w:rPr>
              <w:tab/>
            </w:r>
            <w:r w:rsidRPr="00BA3828" w:rsidDel="00BA3828">
              <w:rPr>
                <w:rPrChange w:id="324" w:author="Arthur Parmentier" w:date="2020-05-14T13:28:00Z">
                  <w:rPr>
                    <w:rStyle w:val="Lienhypertexte"/>
                    <w:noProof/>
                  </w:rPr>
                </w:rPrChange>
              </w:rPr>
              <w:delText>A new configuration: motivations, goals, workflow &amp; challenges</w:delText>
            </w:r>
            <w:r w:rsidDel="00BA3828">
              <w:rPr>
                <w:noProof/>
                <w:webHidden/>
              </w:rPr>
              <w:tab/>
              <w:delText>8</w:delText>
            </w:r>
          </w:del>
        </w:p>
        <w:p w:rsidR="00DC3FF9" w:rsidDel="00BA3828" w:rsidRDefault="00DC3FF9" w:rsidP="00E6654A">
          <w:pPr>
            <w:pStyle w:val="TM2"/>
            <w:rPr>
              <w:del w:id="325" w:author="Arthur Parmentier" w:date="2020-05-14T13:28:00Z"/>
              <w:rFonts w:eastAsiaTheme="minorEastAsia" w:cstheme="minorBidi"/>
              <w:noProof/>
              <w:lang w:val="fr-FR"/>
            </w:rPr>
          </w:pPr>
          <w:del w:id="326" w:author="Arthur Parmentier" w:date="2020-05-14T13:28:00Z">
            <w:r w:rsidRPr="00BA3828" w:rsidDel="00BA3828">
              <w:rPr>
                <w:rPrChange w:id="327" w:author="Arthur Parmentier" w:date="2020-05-14T13:28:00Z">
                  <w:rPr>
                    <w:rStyle w:val="Lienhypertexte"/>
                    <w:noProof/>
                  </w:rPr>
                </w:rPrChange>
              </w:rPr>
              <w:delText>B.</w:delText>
            </w:r>
            <w:r w:rsidDel="00BA3828">
              <w:rPr>
                <w:rFonts w:eastAsiaTheme="minorEastAsia" w:cstheme="minorBidi"/>
                <w:noProof/>
                <w:lang w:val="fr-FR"/>
              </w:rPr>
              <w:tab/>
            </w:r>
            <w:r w:rsidRPr="00BA3828" w:rsidDel="00BA3828">
              <w:rPr>
                <w:rPrChange w:id="328" w:author="Arthur Parmentier" w:date="2020-05-14T13:28:00Z">
                  <w:rPr>
                    <w:rStyle w:val="Lienhypertexte"/>
                    <w:noProof/>
                  </w:rPr>
                </w:rPrChange>
              </w:rPr>
              <w:delText>The big picture: general description of the system</w:delText>
            </w:r>
            <w:r w:rsidDel="00BA3828">
              <w:rPr>
                <w:noProof/>
                <w:webHidden/>
              </w:rPr>
              <w:tab/>
              <w:delText>8</w:delText>
            </w:r>
          </w:del>
        </w:p>
        <w:p w:rsidR="00DC3FF9" w:rsidDel="00BA3828" w:rsidRDefault="00DC3FF9" w:rsidP="00E6654A">
          <w:pPr>
            <w:pStyle w:val="TM2"/>
            <w:rPr>
              <w:del w:id="329" w:author="Arthur Parmentier" w:date="2020-05-14T13:28:00Z"/>
              <w:rFonts w:eastAsiaTheme="minorEastAsia" w:cstheme="minorBidi"/>
              <w:noProof/>
              <w:lang w:val="fr-FR"/>
            </w:rPr>
          </w:pPr>
          <w:del w:id="330" w:author="Arthur Parmentier" w:date="2020-05-14T13:28:00Z">
            <w:r w:rsidRPr="00BA3828" w:rsidDel="00BA3828">
              <w:rPr>
                <w:rPrChange w:id="331" w:author="Arthur Parmentier" w:date="2020-05-14T13:28:00Z">
                  <w:rPr>
                    <w:rStyle w:val="Lienhypertexte"/>
                    <w:noProof/>
                  </w:rPr>
                </w:rPrChange>
              </w:rPr>
              <w:delText>C.</w:delText>
            </w:r>
            <w:r w:rsidDel="00BA3828">
              <w:rPr>
                <w:rFonts w:eastAsiaTheme="minorEastAsia" w:cstheme="minorBidi"/>
                <w:noProof/>
                <w:lang w:val="fr-FR"/>
              </w:rPr>
              <w:tab/>
            </w:r>
            <w:r w:rsidRPr="00BA3828" w:rsidDel="00BA3828">
              <w:rPr>
                <w:rPrChange w:id="332" w:author="Arthur Parmentier" w:date="2020-05-14T13:28:00Z">
                  <w:rPr>
                    <w:rStyle w:val="Lienhypertexte"/>
                    <w:noProof/>
                  </w:rPr>
                </w:rPrChange>
              </w:rPr>
              <w:delText>Part 1: Posenet &amp; gloves feature building</w:delText>
            </w:r>
            <w:r w:rsidDel="00BA3828">
              <w:rPr>
                <w:noProof/>
                <w:webHidden/>
              </w:rPr>
              <w:tab/>
              <w:delText>8</w:delText>
            </w:r>
          </w:del>
        </w:p>
        <w:p w:rsidR="00DC3FF9" w:rsidDel="00BA3828" w:rsidRDefault="00DC3FF9" w:rsidP="00E6654A">
          <w:pPr>
            <w:pStyle w:val="TM2"/>
            <w:rPr>
              <w:del w:id="333" w:author="Arthur Parmentier" w:date="2020-05-14T13:28:00Z"/>
              <w:rFonts w:eastAsiaTheme="minorEastAsia" w:cstheme="minorBidi"/>
              <w:noProof/>
              <w:lang w:val="fr-FR"/>
            </w:rPr>
          </w:pPr>
          <w:del w:id="334" w:author="Arthur Parmentier" w:date="2020-05-14T13:28:00Z">
            <w:r w:rsidRPr="00BA3828" w:rsidDel="00BA3828">
              <w:rPr>
                <w:rPrChange w:id="335" w:author="Arthur Parmentier" w:date="2020-05-14T13:28:00Z">
                  <w:rPr>
                    <w:rStyle w:val="Lienhypertexte"/>
                    <w:noProof/>
                  </w:rPr>
                </w:rPrChange>
              </w:rPr>
              <w:delText>D.</w:delText>
            </w:r>
            <w:r w:rsidDel="00BA3828">
              <w:rPr>
                <w:rFonts w:eastAsiaTheme="minorEastAsia" w:cstheme="minorBidi"/>
                <w:noProof/>
                <w:lang w:val="fr-FR"/>
              </w:rPr>
              <w:tab/>
            </w:r>
            <w:r w:rsidRPr="00BA3828" w:rsidDel="00BA3828">
              <w:rPr>
                <w:rPrChange w:id="336" w:author="Arthur Parmentier" w:date="2020-05-14T13:28:00Z">
                  <w:rPr>
                    <w:rStyle w:val="Lienhypertexte"/>
                    <w:noProof/>
                  </w:rPr>
                </w:rPrChange>
              </w:rPr>
              <w:delText>Part 2: Training &amp; data management</w:delText>
            </w:r>
            <w:r w:rsidDel="00BA3828">
              <w:rPr>
                <w:noProof/>
                <w:webHidden/>
              </w:rPr>
              <w:tab/>
              <w:delText>8</w:delText>
            </w:r>
          </w:del>
        </w:p>
        <w:p w:rsidR="00DC3FF9" w:rsidDel="00BA3828" w:rsidRDefault="00DC3FF9" w:rsidP="00E6654A">
          <w:pPr>
            <w:pStyle w:val="TM2"/>
            <w:rPr>
              <w:del w:id="337" w:author="Arthur Parmentier" w:date="2020-05-14T13:28:00Z"/>
              <w:rFonts w:eastAsiaTheme="minorEastAsia" w:cstheme="minorBidi"/>
              <w:noProof/>
              <w:lang w:val="fr-FR"/>
            </w:rPr>
          </w:pPr>
          <w:del w:id="338" w:author="Arthur Parmentier" w:date="2020-05-14T13:28:00Z">
            <w:r w:rsidRPr="00BA3828" w:rsidDel="00BA3828">
              <w:rPr>
                <w:rPrChange w:id="339" w:author="Arthur Parmentier" w:date="2020-05-14T13:28:00Z">
                  <w:rPr>
                    <w:rStyle w:val="Lienhypertexte"/>
                    <w:noProof/>
                  </w:rPr>
                </w:rPrChange>
              </w:rPr>
              <w:delText>E.</w:delText>
            </w:r>
            <w:r w:rsidDel="00BA3828">
              <w:rPr>
                <w:rFonts w:eastAsiaTheme="minorEastAsia" w:cstheme="minorBidi"/>
                <w:noProof/>
                <w:lang w:val="fr-FR"/>
              </w:rPr>
              <w:tab/>
            </w:r>
            <w:r w:rsidRPr="00BA3828" w:rsidDel="00BA3828">
              <w:rPr>
                <w:rPrChange w:id="340" w:author="Arthur Parmentier" w:date="2020-05-14T13:28:00Z">
                  <w:rPr>
                    <w:rStyle w:val="Lienhypertexte"/>
                    <w:noProof/>
                  </w:rPr>
                </w:rPrChange>
              </w:rPr>
              <w:delText>Part 3: Classification</w:delText>
            </w:r>
            <w:r w:rsidDel="00BA3828">
              <w:rPr>
                <w:noProof/>
                <w:webHidden/>
              </w:rPr>
              <w:tab/>
              <w:delText>8</w:delText>
            </w:r>
          </w:del>
        </w:p>
        <w:p w:rsidR="00DC3FF9" w:rsidDel="00BA3828" w:rsidRDefault="00DC3FF9" w:rsidP="00E6654A">
          <w:pPr>
            <w:pStyle w:val="TM2"/>
            <w:rPr>
              <w:del w:id="341" w:author="Arthur Parmentier" w:date="2020-05-14T13:28:00Z"/>
              <w:rFonts w:eastAsiaTheme="minorEastAsia" w:cstheme="minorBidi"/>
              <w:noProof/>
              <w:lang w:val="fr-FR"/>
            </w:rPr>
          </w:pPr>
          <w:del w:id="342" w:author="Arthur Parmentier" w:date="2020-05-14T13:28:00Z">
            <w:r w:rsidRPr="00BA3828" w:rsidDel="00BA3828">
              <w:rPr>
                <w:rPrChange w:id="343" w:author="Arthur Parmentier" w:date="2020-05-14T13:28:00Z">
                  <w:rPr>
                    <w:rStyle w:val="Lienhypertexte"/>
                    <w:noProof/>
                  </w:rPr>
                </w:rPrChange>
              </w:rPr>
              <w:delText>F.</w:delText>
            </w:r>
            <w:r w:rsidDel="00BA3828">
              <w:rPr>
                <w:rFonts w:eastAsiaTheme="minorEastAsia" w:cstheme="minorBidi"/>
                <w:noProof/>
                <w:lang w:val="fr-FR"/>
              </w:rPr>
              <w:tab/>
            </w:r>
            <w:r w:rsidRPr="00BA3828" w:rsidDel="00BA3828">
              <w:rPr>
                <w:rPrChange w:id="344" w:author="Arthur Parmentier" w:date="2020-05-14T13:28:00Z">
                  <w:rPr>
                    <w:rStyle w:val="Lienhypertexte"/>
                    <w:noProof/>
                  </w:rPr>
                </w:rPrChange>
              </w:rPr>
              <w:delText>Part 4: Grammar parsing</w:delText>
            </w:r>
            <w:r w:rsidDel="00BA3828">
              <w:rPr>
                <w:noProof/>
                <w:webHidden/>
              </w:rPr>
              <w:tab/>
              <w:delText>8</w:delText>
            </w:r>
          </w:del>
        </w:p>
        <w:p w:rsidR="00DC3FF9" w:rsidDel="00BA3828" w:rsidRDefault="00DC3FF9" w:rsidP="00E6654A">
          <w:pPr>
            <w:pStyle w:val="TM2"/>
            <w:rPr>
              <w:del w:id="345" w:author="Arthur Parmentier" w:date="2020-05-14T13:28:00Z"/>
              <w:rFonts w:eastAsiaTheme="minorEastAsia" w:cstheme="minorBidi"/>
              <w:noProof/>
              <w:lang w:val="fr-FR"/>
            </w:rPr>
          </w:pPr>
          <w:del w:id="346" w:author="Arthur Parmentier" w:date="2020-05-14T13:28:00Z">
            <w:r w:rsidRPr="00BA3828" w:rsidDel="00BA3828">
              <w:rPr>
                <w:rPrChange w:id="347" w:author="Arthur Parmentier" w:date="2020-05-14T13:28:00Z">
                  <w:rPr>
                    <w:rStyle w:val="Lienhypertexte"/>
                    <w:noProof/>
                  </w:rPr>
                </w:rPrChange>
              </w:rPr>
              <w:delText>G.</w:delText>
            </w:r>
            <w:r w:rsidDel="00BA3828">
              <w:rPr>
                <w:rFonts w:eastAsiaTheme="minorEastAsia" w:cstheme="minorBidi"/>
                <w:noProof/>
                <w:lang w:val="fr-FR"/>
              </w:rPr>
              <w:tab/>
            </w:r>
            <w:r w:rsidRPr="00BA3828" w:rsidDel="00BA3828">
              <w:rPr>
                <w:rPrChange w:id="348" w:author="Arthur Parmentier" w:date="2020-05-14T13:28:00Z">
                  <w:rPr>
                    <w:rStyle w:val="Lienhypertexte"/>
                    <w:noProof/>
                  </w:rPr>
                </w:rPrChange>
              </w:rPr>
              <w:delText>Part 5: Orchestra simulation</w:delText>
            </w:r>
            <w:r w:rsidDel="00BA3828">
              <w:rPr>
                <w:noProof/>
                <w:webHidden/>
              </w:rPr>
              <w:tab/>
              <w:delText>8</w:delText>
            </w:r>
          </w:del>
        </w:p>
        <w:p w:rsidR="00DC3FF9" w:rsidDel="00BA3828" w:rsidRDefault="00DC3FF9" w:rsidP="00E6654A">
          <w:pPr>
            <w:pStyle w:val="TM2"/>
            <w:rPr>
              <w:del w:id="349" w:author="Arthur Parmentier" w:date="2020-05-14T13:28:00Z"/>
              <w:rFonts w:eastAsiaTheme="minorEastAsia" w:cstheme="minorBidi"/>
              <w:noProof/>
              <w:lang w:val="fr-FR"/>
            </w:rPr>
          </w:pPr>
          <w:del w:id="350" w:author="Arthur Parmentier" w:date="2020-05-14T13:28:00Z">
            <w:r w:rsidRPr="00BA3828" w:rsidDel="00BA3828">
              <w:rPr>
                <w:rPrChange w:id="351" w:author="Arthur Parmentier" w:date="2020-05-14T13:28:00Z">
                  <w:rPr>
                    <w:rStyle w:val="Lienhypertexte"/>
                    <w:noProof/>
                  </w:rPr>
                </w:rPrChange>
              </w:rPr>
              <w:delText>H.</w:delText>
            </w:r>
            <w:r w:rsidDel="00BA3828">
              <w:rPr>
                <w:rFonts w:eastAsiaTheme="minorEastAsia" w:cstheme="minorBidi"/>
                <w:noProof/>
                <w:lang w:val="fr-FR"/>
              </w:rPr>
              <w:tab/>
            </w:r>
            <w:r w:rsidRPr="00BA3828" w:rsidDel="00BA3828">
              <w:rPr>
                <w:rPrChange w:id="352" w:author="Arthur Parmentier" w:date="2020-05-14T13:28:00Z">
                  <w:rPr>
                    <w:rStyle w:val="Lienhypertexte"/>
                    <w:noProof/>
                  </w:rPr>
                </w:rPrChange>
              </w:rPr>
              <w:delText>Part 6: Learning mechanism (?)</w:delText>
            </w:r>
            <w:r w:rsidDel="00BA3828">
              <w:rPr>
                <w:noProof/>
                <w:webHidden/>
              </w:rPr>
              <w:tab/>
              <w:delText>8</w:delText>
            </w:r>
          </w:del>
        </w:p>
        <w:p w:rsidR="00DC3FF9" w:rsidDel="00BA3828" w:rsidRDefault="00DC3FF9" w:rsidP="00E6654A">
          <w:pPr>
            <w:pStyle w:val="TM1"/>
            <w:rPr>
              <w:del w:id="353" w:author="Arthur Parmentier" w:date="2020-05-14T13:28:00Z"/>
              <w:rFonts w:eastAsiaTheme="minorEastAsia" w:cstheme="minorBidi"/>
              <w:noProof/>
              <w:sz w:val="22"/>
              <w:szCs w:val="22"/>
              <w:lang w:val="fr-FR"/>
            </w:rPr>
          </w:pPr>
          <w:del w:id="354" w:author="Arthur Parmentier" w:date="2020-05-14T13:28:00Z">
            <w:r w:rsidRPr="00BA3828" w:rsidDel="00BA3828">
              <w:rPr>
                <w:rPrChange w:id="355" w:author="Arthur Parmentier" w:date="2020-05-14T13:28:00Z">
                  <w:rPr>
                    <w:rStyle w:val="Lienhypertexte"/>
                    <w:noProof/>
                  </w:rPr>
                </w:rPrChange>
              </w:rPr>
              <w:delText>VII.</w:delText>
            </w:r>
            <w:r w:rsidDel="00BA3828">
              <w:rPr>
                <w:rFonts w:eastAsiaTheme="minorEastAsia" w:cstheme="minorBidi"/>
                <w:noProof/>
                <w:sz w:val="22"/>
                <w:szCs w:val="22"/>
                <w:lang w:val="fr-FR"/>
              </w:rPr>
              <w:tab/>
            </w:r>
            <w:r w:rsidRPr="00BA3828" w:rsidDel="00BA3828">
              <w:rPr>
                <w:rPrChange w:id="356" w:author="Arthur Parmentier" w:date="2020-05-14T13:28:00Z">
                  <w:rPr>
                    <w:rStyle w:val="Lienhypertexte"/>
                    <w:noProof/>
                  </w:rPr>
                </w:rPrChange>
              </w:rPr>
              <w:delText>Potential &amp; future of the tool</w:delText>
            </w:r>
            <w:r w:rsidDel="00BA3828">
              <w:rPr>
                <w:noProof/>
                <w:webHidden/>
              </w:rPr>
              <w:tab/>
              <w:delText>8</w:delText>
            </w:r>
          </w:del>
        </w:p>
        <w:p w:rsidR="00DC3FF9" w:rsidDel="00BA3828" w:rsidRDefault="00DC3FF9" w:rsidP="00E6654A">
          <w:pPr>
            <w:pStyle w:val="TM2"/>
            <w:rPr>
              <w:del w:id="357" w:author="Arthur Parmentier" w:date="2020-05-14T13:28:00Z"/>
              <w:rFonts w:eastAsiaTheme="minorEastAsia" w:cstheme="minorBidi"/>
              <w:noProof/>
              <w:lang w:val="fr-FR"/>
            </w:rPr>
          </w:pPr>
          <w:del w:id="358" w:author="Arthur Parmentier" w:date="2020-05-14T13:28:00Z">
            <w:r w:rsidRPr="00BA3828" w:rsidDel="00BA3828">
              <w:rPr>
                <w:rPrChange w:id="359" w:author="Arthur Parmentier" w:date="2020-05-14T13:28:00Z">
                  <w:rPr>
                    <w:rStyle w:val="Lienhypertexte"/>
                    <w:noProof/>
                  </w:rPr>
                </w:rPrChange>
              </w:rPr>
              <w:delText>A.</w:delText>
            </w:r>
            <w:r w:rsidDel="00BA3828">
              <w:rPr>
                <w:rFonts w:eastAsiaTheme="minorEastAsia" w:cstheme="minorBidi"/>
                <w:noProof/>
                <w:lang w:val="fr-FR"/>
              </w:rPr>
              <w:tab/>
            </w:r>
            <w:r w:rsidRPr="00BA3828" w:rsidDel="00BA3828">
              <w:rPr>
                <w:rPrChange w:id="360" w:author="Arthur Parmentier" w:date="2020-05-14T13:28:00Z">
                  <w:rPr>
                    <w:rStyle w:val="Lienhypertexte"/>
                    <w:noProof/>
                  </w:rPr>
                </w:rPrChange>
              </w:rPr>
              <w:delText>Topic A: what could be improved and how</w:delText>
            </w:r>
            <w:r w:rsidDel="00BA3828">
              <w:rPr>
                <w:noProof/>
                <w:webHidden/>
              </w:rPr>
              <w:tab/>
              <w:delText>8</w:delText>
            </w:r>
          </w:del>
        </w:p>
        <w:p w:rsidR="00DC3FF9" w:rsidDel="00BA3828" w:rsidRDefault="00DC3FF9" w:rsidP="00E6654A">
          <w:pPr>
            <w:pStyle w:val="TM2"/>
            <w:rPr>
              <w:del w:id="361" w:author="Arthur Parmentier" w:date="2020-05-14T13:28:00Z"/>
              <w:rFonts w:eastAsiaTheme="minorEastAsia" w:cstheme="minorBidi"/>
              <w:noProof/>
              <w:lang w:val="fr-FR"/>
            </w:rPr>
          </w:pPr>
          <w:del w:id="362" w:author="Arthur Parmentier" w:date="2020-05-14T13:28:00Z">
            <w:r w:rsidRPr="00BA3828" w:rsidDel="00BA3828">
              <w:rPr>
                <w:rPrChange w:id="363" w:author="Arthur Parmentier" w:date="2020-05-14T13:28:00Z">
                  <w:rPr>
                    <w:rStyle w:val="Lienhypertexte"/>
                    <w:noProof/>
                  </w:rPr>
                </w:rPrChange>
              </w:rPr>
              <w:delText>B.</w:delText>
            </w:r>
            <w:r w:rsidDel="00BA3828">
              <w:rPr>
                <w:rFonts w:eastAsiaTheme="minorEastAsia" w:cstheme="minorBidi"/>
                <w:noProof/>
                <w:lang w:val="fr-FR"/>
              </w:rPr>
              <w:tab/>
            </w:r>
            <w:r w:rsidRPr="00BA3828" w:rsidDel="00BA3828">
              <w:rPr>
                <w:rPrChange w:id="364" w:author="Arthur Parmentier" w:date="2020-05-14T13:28:00Z">
                  <w:rPr>
                    <w:rStyle w:val="Lienhypertexte"/>
                    <w:noProof/>
                  </w:rPr>
                </w:rPrChange>
              </w:rPr>
              <w:delText>Topic B: …</w:delText>
            </w:r>
            <w:r w:rsidDel="00BA3828">
              <w:rPr>
                <w:noProof/>
                <w:webHidden/>
              </w:rPr>
              <w:tab/>
              <w:delText>8</w:delText>
            </w:r>
          </w:del>
        </w:p>
        <w:p w:rsidR="00DC3FF9" w:rsidDel="00BA3828" w:rsidRDefault="00DC3FF9" w:rsidP="00E6654A">
          <w:pPr>
            <w:pStyle w:val="TM2"/>
            <w:rPr>
              <w:del w:id="365" w:author="Arthur Parmentier" w:date="2020-05-14T13:28:00Z"/>
              <w:rFonts w:eastAsiaTheme="minorEastAsia" w:cstheme="minorBidi"/>
              <w:noProof/>
              <w:lang w:val="fr-FR"/>
            </w:rPr>
          </w:pPr>
          <w:del w:id="366" w:author="Arthur Parmentier" w:date="2020-05-14T13:28:00Z">
            <w:r w:rsidRPr="00BA3828" w:rsidDel="00BA3828">
              <w:rPr>
                <w:rPrChange w:id="367" w:author="Arthur Parmentier" w:date="2020-05-14T13:28:00Z">
                  <w:rPr>
                    <w:rStyle w:val="Lienhypertexte"/>
                    <w:noProof/>
                  </w:rPr>
                </w:rPrChange>
              </w:rPr>
              <w:delText>C.</w:delText>
            </w:r>
            <w:r w:rsidDel="00BA3828">
              <w:rPr>
                <w:rFonts w:eastAsiaTheme="minorEastAsia" w:cstheme="minorBidi"/>
                <w:noProof/>
                <w:lang w:val="fr-FR"/>
              </w:rPr>
              <w:tab/>
            </w:r>
            <w:r w:rsidRPr="00BA3828" w:rsidDel="00BA3828">
              <w:rPr>
                <w:rPrChange w:id="368" w:author="Arthur Parmentier" w:date="2020-05-14T13:28:00Z">
                  <w:rPr>
                    <w:rStyle w:val="Lienhypertexte"/>
                    <w:noProof/>
                  </w:rPr>
                </w:rPrChange>
              </w:rPr>
              <w:delText>The future</w:delText>
            </w:r>
            <w:r w:rsidDel="00BA3828">
              <w:rPr>
                <w:noProof/>
                <w:webHidden/>
              </w:rPr>
              <w:tab/>
              <w:delText>8</w:delText>
            </w:r>
          </w:del>
        </w:p>
        <w:p w:rsidR="00DC3FF9" w:rsidDel="00BA3828" w:rsidRDefault="00DC3FF9" w:rsidP="00E6654A">
          <w:pPr>
            <w:pStyle w:val="TM1"/>
            <w:rPr>
              <w:del w:id="369" w:author="Arthur Parmentier" w:date="2020-05-14T13:28:00Z"/>
              <w:rFonts w:eastAsiaTheme="minorEastAsia" w:cstheme="minorBidi"/>
              <w:noProof/>
              <w:sz w:val="22"/>
              <w:szCs w:val="22"/>
              <w:lang w:val="fr-FR"/>
            </w:rPr>
          </w:pPr>
          <w:del w:id="370" w:author="Arthur Parmentier" w:date="2020-05-14T13:28:00Z">
            <w:r w:rsidRPr="00BA3828" w:rsidDel="00BA3828">
              <w:rPr>
                <w:rPrChange w:id="371" w:author="Arthur Parmentier" w:date="2020-05-14T13:28:00Z">
                  <w:rPr>
                    <w:rStyle w:val="Lienhypertexte"/>
                    <w:noProof/>
                  </w:rPr>
                </w:rPrChange>
              </w:rPr>
              <w:delText>VIII.</w:delText>
            </w:r>
            <w:r w:rsidDel="00BA3828">
              <w:rPr>
                <w:rFonts w:eastAsiaTheme="minorEastAsia" w:cstheme="minorBidi"/>
                <w:noProof/>
                <w:sz w:val="22"/>
                <w:szCs w:val="22"/>
                <w:lang w:val="fr-FR"/>
              </w:rPr>
              <w:tab/>
            </w:r>
            <w:r w:rsidRPr="00BA3828" w:rsidDel="00BA3828">
              <w:rPr>
                <w:rPrChange w:id="372" w:author="Arthur Parmentier" w:date="2020-05-14T13:28:00Z">
                  <w:rPr>
                    <w:rStyle w:val="Lienhypertexte"/>
                    <w:noProof/>
                  </w:rPr>
                </w:rPrChange>
              </w:rPr>
              <w:delText>Conclusion</w:delText>
            </w:r>
            <w:r w:rsidDel="00BA3828">
              <w:rPr>
                <w:noProof/>
                <w:webHidden/>
              </w:rPr>
              <w:tab/>
              <w:delText>8</w:delText>
            </w:r>
          </w:del>
        </w:p>
        <w:p w:rsidR="00924FE7" w:rsidRPr="00953072" w:rsidRDefault="00924FE7" w:rsidP="00E6654A">
          <w:r w:rsidRPr="00953072">
            <w:fldChar w:fldCharType="end"/>
          </w:r>
        </w:p>
      </w:sdtContent>
    </w:sdt>
    <w:p w:rsidR="001261FF" w:rsidRPr="00953072" w:rsidRDefault="001261FF" w:rsidP="00E6654A"/>
    <w:p w:rsidR="00AC57DD" w:rsidRPr="00953072" w:rsidRDefault="00BD621B" w:rsidP="00E6654A">
      <w:pPr>
        <w:pStyle w:val="Titre1"/>
      </w:pPr>
      <w:bookmarkStart w:id="373" w:name="_Toc40025928"/>
      <w:bookmarkStart w:id="374" w:name="_Toc41067151"/>
      <w:bookmarkStart w:id="375" w:name="_Toc39912163"/>
      <w:r w:rsidRPr="00953072">
        <w:lastRenderedPageBreak/>
        <w:t>A brief history of Soundpainting</w:t>
      </w:r>
      <w:bookmarkEnd w:id="373"/>
      <w:bookmarkEnd w:id="374"/>
    </w:p>
    <w:p w:rsidR="006840DA" w:rsidRPr="00953072" w:rsidRDefault="006840DA" w:rsidP="00E6654A">
      <w:pPr>
        <w:pStyle w:val="Titre2"/>
      </w:pPr>
      <w:bookmarkStart w:id="376" w:name="_Toc40025929"/>
      <w:bookmarkStart w:id="377" w:name="_Toc41067152"/>
      <w:r w:rsidRPr="00953072">
        <w:t>Back in Woodstock 1974</w:t>
      </w:r>
      <w:r w:rsidR="009F19C2" w:rsidRPr="00953072">
        <w:t>: emergence in emergency</w:t>
      </w:r>
      <w:bookmarkEnd w:id="376"/>
      <w:bookmarkEnd w:id="377"/>
    </w:p>
    <w:p w:rsidR="000027F3" w:rsidRPr="00953072" w:rsidRDefault="000027F3" w:rsidP="00E6654A">
      <w:r w:rsidRPr="00953072">
        <w:t>Emergence of the first SP signs with the orchestra.</w:t>
      </w:r>
      <w:r w:rsidR="00DC4FBF" w:rsidRPr="00953072">
        <w:t xml:space="preserve"> Emergent in emergency (</w:t>
      </w:r>
      <w:r w:rsidR="00DC4FBF" w:rsidRPr="00953072">
        <w:rPr>
          <w:i/>
          <w:iCs/>
        </w:rPr>
        <w:t>Emergent</w:t>
      </w:r>
      <w:r w:rsidR="00DC4FBF" w:rsidRPr="00953072">
        <w:t xml:space="preserve"> means beginning to arise and </w:t>
      </w:r>
      <w:r w:rsidR="00DC4FBF" w:rsidRPr="00953072">
        <w:rPr>
          <w:i/>
          <w:iCs/>
        </w:rPr>
        <w:t>emergency</w:t>
      </w:r>
      <w:r w:rsidR="00DC4FBF" w:rsidRPr="00953072">
        <w:t xml:space="preserve"> means arising unexpectedly)!</w:t>
      </w:r>
    </w:p>
    <w:p w:rsidR="000027F3" w:rsidRDefault="00670002" w:rsidP="00E6654A">
      <w:pPr>
        <w:rPr>
          <w:ins w:id="378" w:author="Arthur Parmentier" w:date="2020-05-14T14:08:00Z"/>
          <w:rStyle w:val="Lienhypertexte"/>
        </w:rPr>
      </w:pPr>
      <w:r>
        <w:fldChar w:fldCharType="begin"/>
      </w:r>
      <w:r>
        <w:instrText xml:space="preserve"> HYPERLINK "http://www.soundpainting.com/history/" </w:instrText>
      </w:r>
      <w:r>
        <w:fldChar w:fldCharType="separate"/>
      </w:r>
      <w:r w:rsidR="000027F3" w:rsidRPr="00953072">
        <w:rPr>
          <w:rStyle w:val="Lienhypertexte"/>
        </w:rPr>
        <w:t>http://www.soundpainting.com/history/</w:t>
      </w:r>
      <w:r>
        <w:rPr>
          <w:rStyle w:val="Lienhypertexte"/>
        </w:rPr>
        <w:fldChar w:fldCharType="end"/>
      </w:r>
    </w:p>
    <w:p w:rsidR="0066352B" w:rsidRPr="00953072" w:rsidRDefault="0066352B" w:rsidP="00E6654A">
      <w:ins w:id="379" w:author="Arthur Parmentier" w:date="2020-05-14T14:08:00Z">
        <w:r>
          <w:rPr>
            <w:rStyle w:val="Lienhypertexte"/>
          </w:rPr>
          <w:t>Origin of “SP” as a term</w:t>
        </w:r>
      </w:ins>
    </w:p>
    <w:p w:rsidR="00915AFD" w:rsidRPr="00953072" w:rsidRDefault="00A938B2" w:rsidP="00E6654A">
      <w:pPr>
        <w:pStyle w:val="Titre2"/>
      </w:pPr>
      <w:bookmarkStart w:id="380" w:name="_Toc41067153"/>
      <w:bookmarkStart w:id="381" w:name="_Toc40025930"/>
      <w:ins w:id="382" w:author="Arthur Parmentier" w:date="2020-05-14T14:10:00Z">
        <w:r>
          <w:t>Developments</w:t>
        </w:r>
      </w:ins>
      <w:bookmarkEnd w:id="380"/>
      <w:del w:id="383" w:author="Arthur Parmentier" w:date="2020-05-14T14:10:00Z">
        <w:r w:rsidR="00915AFD" w:rsidRPr="00953072" w:rsidDel="00A938B2">
          <w:delText>A new</w:delText>
        </w:r>
      </w:del>
      <w:del w:id="384" w:author="Arthur Parmentier" w:date="2020-05-14T14:09:00Z">
        <w:r w:rsidR="00915AFD" w:rsidRPr="00953072" w:rsidDel="00706FFA">
          <w:delText xml:space="preserve"> form</w:delText>
        </w:r>
      </w:del>
      <w:del w:id="385" w:author="Arthur Parmentier" w:date="2020-05-14T14:10:00Z">
        <w:r w:rsidR="00915AFD" w:rsidRPr="00953072" w:rsidDel="00A938B2">
          <w:delText xml:space="preserve"> of c</w:delText>
        </w:r>
      </w:del>
      <w:del w:id="386" w:author="Arthur Parmentier" w:date="2020-05-14T14:11:00Z">
        <w:r w:rsidR="00915AFD" w:rsidRPr="00953072" w:rsidDel="00A938B2">
          <w:delText>omposition</w:delText>
        </w:r>
      </w:del>
      <w:bookmarkEnd w:id="381"/>
    </w:p>
    <w:p w:rsidR="00486FDC" w:rsidRPr="00953072" w:rsidDel="00A938B2" w:rsidRDefault="00486FDC">
      <w:pPr>
        <w:pStyle w:val="Titre3"/>
        <w:rPr>
          <w:del w:id="387" w:author="Arthur Parmentier" w:date="2020-05-14T14:10:00Z"/>
        </w:rPr>
      </w:pPr>
      <w:bookmarkStart w:id="388" w:name="_Toc40025931"/>
      <w:del w:id="389" w:author="Arthur Parmentier" w:date="2020-05-14T14:10:00Z">
        <w:r w:rsidRPr="00953072" w:rsidDel="00A938B2">
          <w:delText>Sign language: from cultural concepts to performance</w:delText>
        </w:r>
        <w:bookmarkStart w:id="390" w:name="_Toc40363654"/>
        <w:bookmarkStart w:id="391" w:name="_Toc40363717"/>
        <w:bookmarkStart w:id="392" w:name="_Toc40431426"/>
        <w:bookmarkStart w:id="393" w:name="_Toc41067154"/>
        <w:bookmarkEnd w:id="388"/>
        <w:bookmarkEnd w:id="390"/>
        <w:bookmarkEnd w:id="391"/>
        <w:bookmarkEnd w:id="392"/>
        <w:bookmarkEnd w:id="393"/>
      </w:del>
    </w:p>
    <w:p w:rsidR="00486FDC" w:rsidRPr="00953072" w:rsidDel="00A938B2" w:rsidRDefault="00486FDC" w:rsidP="00E6654A">
      <w:pPr>
        <w:rPr>
          <w:del w:id="394" w:author="Arthur Parmentier" w:date="2020-05-14T14:10:00Z"/>
        </w:rPr>
      </w:pPr>
      <w:del w:id="395" w:author="Arthur Parmentier" w:date="2020-05-14T14:10:00Z">
        <w:r w:rsidRPr="00953072" w:rsidDel="00A938B2">
          <w:delText>The point here is: SP could grow fast because it is originally built on existing concepts (or latent concepts) in the fields of music, artistic performance, human communication (identifiers, content, parameters…).</w:delText>
        </w:r>
        <w:bookmarkStart w:id="396" w:name="_Toc40363655"/>
        <w:bookmarkStart w:id="397" w:name="_Toc40363718"/>
        <w:bookmarkStart w:id="398" w:name="_Toc40431427"/>
        <w:bookmarkStart w:id="399" w:name="_Toc41067155"/>
        <w:bookmarkEnd w:id="396"/>
        <w:bookmarkEnd w:id="397"/>
        <w:bookmarkEnd w:id="398"/>
        <w:bookmarkEnd w:id="399"/>
      </w:del>
    </w:p>
    <w:p w:rsidR="00665CB4" w:rsidRPr="00953072" w:rsidDel="00A938B2" w:rsidRDefault="00665CB4" w:rsidP="00E6654A">
      <w:pPr>
        <w:rPr>
          <w:del w:id="400" w:author="Arthur Parmentier" w:date="2020-05-14T14:10:00Z"/>
        </w:rPr>
      </w:pPr>
      <w:del w:id="401" w:author="Arthur Parmentier" w:date="2020-05-14T14:10:00Z">
        <w:r w:rsidRPr="00953072" w:rsidDel="00A938B2">
          <w:delText xml:space="preserve">Develop cultural aspects examples. </w:delText>
        </w:r>
        <w:bookmarkStart w:id="402" w:name="_Toc40363656"/>
        <w:bookmarkStart w:id="403" w:name="_Toc40363719"/>
        <w:bookmarkStart w:id="404" w:name="_Toc40431428"/>
        <w:bookmarkStart w:id="405" w:name="_Toc41067156"/>
        <w:bookmarkEnd w:id="402"/>
        <w:bookmarkEnd w:id="403"/>
        <w:bookmarkEnd w:id="404"/>
        <w:bookmarkEnd w:id="405"/>
      </w:del>
    </w:p>
    <w:p w:rsidR="00486FDC" w:rsidRPr="00953072" w:rsidDel="00A938B2" w:rsidRDefault="00486FDC" w:rsidP="00E6654A">
      <w:pPr>
        <w:rPr>
          <w:del w:id="406" w:author="Arthur Parmentier" w:date="2020-05-14T14:10:00Z"/>
        </w:rPr>
      </w:pPr>
      <w:del w:id="407" w:author="Arthur Parmentier" w:date="2020-05-14T14:10:00Z">
        <w:r w:rsidRPr="00953072" w:rsidDel="00A938B2">
          <w:delText xml:space="preserve">Q: Is it only a mere translation of old concepts into a more efficient sign/gestural </w:delText>
        </w:r>
      </w:del>
      <w:del w:id="408" w:author="Arthur Parmentier" w:date="2020-05-13T09:25:00Z">
        <w:r w:rsidRPr="00953072" w:rsidDel="00990A90">
          <w:delText>langage</w:delText>
        </w:r>
      </w:del>
      <w:del w:id="409" w:author="Arthur Parmentier" w:date="2020-05-14T14:10:00Z">
        <w:r w:rsidRPr="00953072" w:rsidDel="00A938B2">
          <w:delText>? A: no. It also has emergent properties (think of shapeline).</w:delText>
        </w:r>
        <w:bookmarkStart w:id="410" w:name="_Toc40363657"/>
        <w:bookmarkStart w:id="411" w:name="_Toc40363720"/>
        <w:bookmarkStart w:id="412" w:name="_Toc40431429"/>
        <w:bookmarkStart w:id="413" w:name="_Toc41067157"/>
        <w:bookmarkEnd w:id="410"/>
        <w:bookmarkEnd w:id="411"/>
        <w:bookmarkEnd w:id="412"/>
        <w:bookmarkEnd w:id="413"/>
      </w:del>
    </w:p>
    <w:p w:rsidR="00486FDC" w:rsidRPr="00953072" w:rsidRDefault="00915AFD">
      <w:pPr>
        <w:pStyle w:val="Titre3"/>
      </w:pPr>
      <w:bookmarkStart w:id="414" w:name="_Toc40025932"/>
      <w:bookmarkStart w:id="415" w:name="_Toc41067158"/>
      <w:r w:rsidRPr="00953072">
        <w:t>A m</w:t>
      </w:r>
      <w:r w:rsidR="003706BA" w:rsidRPr="00953072">
        <w:t>ultidisciplinary language</w:t>
      </w:r>
      <w:bookmarkEnd w:id="414"/>
      <w:bookmarkEnd w:id="415"/>
    </w:p>
    <w:p w:rsidR="003706BA" w:rsidRPr="00953072" w:rsidRDefault="00C75BE3" w:rsidP="00E6654A">
      <w:r w:rsidRPr="00953072">
        <w:t>SP not limited to music performance. Signs started to be created by W himself from 90+ for multidisciplinary performance.</w:t>
      </w:r>
    </w:p>
    <w:p w:rsidR="00C75BE3" w:rsidRPr="00953072" w:rsidRDefault="00C75BE3">
      <w:pPr>
        <w:pStyle w:val="Titre3"/>
      </w:pPr>
      <w:bookmarkStart w:id="416" w:name="_Toc40025933"/>
      <w:bookmarkStart w:id="417" w:name="_Toc41067159"/>
      <w:r w:rsidRPr="00953072">
        <w:t xml:space="preserve">Fertility in Europe, </w:t>
      </w:r>
      <w:r w:rsidR="00ED2072" w:rsidRPr="00953072">
        <w:t xml:space="preserve">worldwide </w:t>
      </w:r>
      <w:r w:rsidRPr="00953072">
        <w:t>spread</w:t>
      </w:r>
      <w:r w:rsidR="00ED2072" w:rsidRPr="00953072">
        <w:t xml:space="preserve"> in modern societies</w:t>
      </w:r>
      <w:bookmarkEnd w:id="416"/>
      <w:bookmarkEnd w:id="417"/>
    </w:p>
    <w:p w:rsidR="002676CA" w:rsidRPr="00953072" w:rsidRDefault="002676CA" w:rsidP="00E6654A">
      <w:r w:rsidRPr="00953072">
        <w:t>Walter gave his first SP workshop in Europe in the late 90’s and found a very fertile ground for Soundpainting in France, which now has probably the largest SP community over the world.</w:t>
      </w:r>
    </w:p>
    <w:p w:rsidR="009A2092" w:rsidRPr="00953072" w:rsidRDefault="009A2092" w:rsidP="00E6654A">
      <w:r w:rsidRPr="00953072">
        <w:t>Today, Soundpainting is used for on every continent and several artists created their own signs for the needs of their own group or configuration.</w:t>
      </w:r>
    </w:p>
    <w:p w:rsidR="006C4B1C" w:rsidRPr="00953072" w:rsidRDefault="006C4B1C" w:rsidP="00E6654A">
      <w:r w:rsidRPr="00953072">
        <w:t>Important point: W wants to make sure that the language stays normalized and universal. Think tanks, glossary/dictionary of signs, community relations…</w:t>
      </w:r>
    </w:p>
    <w:p w:rsidR="009A2092" w:rsidRPr="00953072" w:rsidRDefault="009A2092" w:rsidP="00E6654A"/>
    <w:p w:rsidR="009A2092" w:rsidRPr="00953072" w:rsidRDefault="009A2092" w:rsidP="00E6654A"/>
    <w:p w:rsidR="00A7011E" w:rsidRPr="00953072" w:rsidRDefault="00A7011E" w:rsidP="00E6654A">
      <w:r w:rsidRPr="00953072">
        <w:t>Modern societies: to what extent can the SP concepts of performance, content, parameters, identifiers… apply to non-modern groups?</w:t>
      </w:r>
    </w:p>
    <w:p w:rsidR="00010FF3" w:rsidRPr="00953072" w:rsidRDefault="00462E61" w:rsidP="00E6654A">
      <w:r w:rsidRPr="00953072">
        <w:t>Transition: culture to concepts</w:t>
      </w:r>
    </w:p>
    <w:p w:rsidR="001D5E7F" w:rsidRPr="00953072" w:rsidRDefault="001D5E7F" w:rsidP="00E6654A"/>
    <w:p w:rsidR="001D5E7F" w:rsidRPr="00953072" w:rsidRDefault="001D5E7F" w:rsidP="00E6654A"/>
    <w:p w:rsidR="001D5E7F" w:rsidRDefault="001D5E7F" w:rsidP="00E6654A">
      <w:pPr>
        <w:rPr>
          <w:ins w:id="418" w:author="Arthur Parmentier" w:date="2020-05-14T14:13:00Z"/>
        </w:rPr>
      </w:pPr>
      <w:r w:rsidRPr="00953072">
        <w:t>Write more about the evolution, in order to introduce the concepts later.</w:t>
      </w:r>
      <w:r w:rsidR="00960BA6" w:rsidRPr="00953072">
        <w:t xml:space="preserve"> It should already give an overall broad picture of what SP looks like at this point</w:t>
      </w:r>
    </w:p>
    <w:p w:rsidR="00A938B2" w:rsidRPr="00953072" w:rsidRDefault="00A938B2" w:rsidP="00E6654A">
      <w:ins w:id="419" w:author="Arthur Parmentier" w:date="2020-05-14T14:13:00Z">
        <w:r>
          <w:t>Hypothesis: historical link with neums (dev in fr)</w:t>
        </w:r>
      </w:ins>
    </w:p>
    <w:p w:rsidR="000027F3" w:rsidRPr="00953072" w:rsidRDefault="000027F3" w:rsidP="00E6654A"/>
    <w:p w:rsidR="00960BA6" w:rsidRPr="00953072" w:rsidRDefault="00960BA6" w:rsidP="00E6654A">
      <w:pPr>
        <w:pStyle w:val="Titre1"/>
      </w:pPr>
      <w:bookmarkStart w:id="420" w:name="_Toc40025943"/>
      <w:bookmarkStart w:id="421" w:name="_Toc41067160"/>
      <w:bookmarkStart w:id="422" w:name="_Toc40025934"/>
      <w:r w:rsidRPr="00953072">
        <w:lastRenderedPageBreak/>
        <w:t>Historical and theoretical context</w:t>
      </w:r>
      <w:bookmarkEnd w:id="420"/>
      <w:bookmarkEnd w:id="421"/>
    </w:p>
    <w:p w:rsidR="00960BA6" w:rsidRPr="00953072" w:rsidRDefault="00EE3C9F" w:rsidP="00E6654A">
      <w:pPr>
        <w:pStyle w:val="Titre2"/>
      </w:pPr>
      <w:bookmarkStart w:id="423" w:name="_Toc40025944"/>
      <w:bookmarkStart w:id="424" w:name="_Toc41067161"/>
      <w:bookmarkEnd w:id="423"/>
      <w:ins w:id="425" w:author="Arthur Parmentier" w:date="2020-05-13T09:25:00Z">
        <w:r>
          <w:t>Signs</w:t>
        </w:r>
      </w:ins>
      <w:del w:id="426" w:author="Arthur Parmentier" w:date="2020-05-13T09:25:00Z">
        <w:r w:rsidR="00960BA6" w:rsidRPr="00953072" w:rsidDel="00EE3C9F">
          <w:delText>Gestures and signs</w:delText>
        </w:r>
      </w:del>
      <w:r w:rsidR="00960BA6" w:rsidRPr="00953072">
        <w:t xml:space="preserve"> for communication: a long history</w:t>
      </w:r>
      <w:bookmarkEnd w:id="424"/>
    </w:p>
    <w:p w:rsidR="00960BA6" w:rsidRPr="00953072" w:rsidRDefault="00960BA6" w:rsidP="00E6654A">
      <w:r w:rsidRPr="00953072">
        <w:t>Chronological view</w:t>
      </w:r>
      <w:r w:rsidR="006E6EE1" w:rsidRPr="00953072">
        <w:t xml:space="preserve"> (?)</w:t>
      </w:r>
    </w:p>
    <w:p w:rsidR="00960BA6" w:rsidRPr="00953072" w:rsidRDefault="00960BA6">
      <w:pPr>
        <w:pStyle w:val="Titre3"/>
      </w:pPr>
      <w:bookmarkStart w:id="427" w:name="_Toc41067162"/>
      <w:r w:rsidRPr="00953072">
        <w:t>A very long time ago…</w:t>
      </w:r>
      <w:bookmarkEnd w:id="427"/>
    </w:p>
    <w:p w:rsidR="00960BA6" w:rsidRPr="00953072" w:rsidRDefault="00960BA6">
      <w:pPr>
        <w:pStyle w:val="Titre3"/>
      </w:pPr>
      <w:bookmarkStart w:id="428" w:name="_Toc41067163"/>
      <w:r w:rsidRPr="00953072">
        <w:t>Middle ages: neumes</w:t>
      </w:r>
      <w:bookmarkEnd w:id="428"/>
    </w:p>
    <w:p w:rsidR="00960BA6" w:rsidRPr="00953072" w:rsidDel="00A01FAD" w:rsidRDefault="00960BA6">
      <w:pPr>
        <w:pStyle w:val="Titre3"/>
        <w:rPr>
          <w:del w:id="429" w:author="Arthur Parmentier" w:date="2020-05-14T14:23:00Z"/>
        </w:rPr>
      </w:pPr>
      <w:del w:id="430" w:author="Arthur Parmentier" w:date="2020-05-14T14:23:00Z">
        <w:r w:rsidRPr="00953072" w:rsidDel="00A01FAD">
          <w:delText>Rousseau, Wittgenstein.. theory of signs</w:delText>
        </w:r>
        <w:bookmarkStart w:id="431" w:name="_Toc40363664"/>
        <w:bookmarkStart w:id="432" w:name="_Toc40363727"/>
        <w:bookmarkStart w:id="433" w:name="_Toc40431436"/>
        <w:bookmarkStart w:id="434" w:name="_Toc41067164"/>
        <w:bookmarkEnd w:id="431"/>
        <w:bookmarkEnd w:id="432"/>
        <w:bookmarkEnd w:id="433"/>
        <w:bookmarkEnd w:id="434"/>
      </w:del>
    </w:p>
    <w:p w:rsidR="00960BA6" w:rsidRDefault="00960BA6" w:rsidP="00414962">
      <w:pPr>
        <w:pStyle w:val="Titre3"/>
        <w:rPr>
          <w:ins w:id="435" w:author="Arthur Parmentier" w:date="2020-05-14T14:18:00Z"/>
        </w:rPr>
      </w:pPr>
      <w:bookmarkStart w:id="436" w:name="_Toc41067165"/>
      <w:r w:rsidRPr="00953072">
        <w:t>Creation of modern sign languages for deafs (?)</w:t>
      </w:r>
      <w:bookmarkEnd w:id="436"/>
    </w:p>
    <w:p w:rsidR="008F1E52" w:rsidRPr="008F1E52" w:rsidRDefault="008F1E52">
      <w:pPr>
        <w:rPr>
          <w:rPrChange w:id="437" w:author="Arthur Parmentier" w:date="2020-05-14T14:18:00Z">
            <w:rPr/>
          </w:rPrChange>
        </w:rPr>
        <w:pPrChange w:id="438" w:author="Arthur Parmentier" w:date="2020-05-14T14:18:00Z">
          <w:pPr>
            <w:pStyle w:val="Titre3"/>
          </w:pPr>
        </w:pPrChange>
      </w:pPr>
      <w:ins w:id="439" w:author="Arthur Parmentier" w:date="2020-05-14T14:18:00Z">
        <w:r>
          <w:t>Lien avec Chant-signes IVT</w:t>
        </w:r>
      </w:ins>
    </w:p>
    <w:p w:rsidR="00960BA6" w:rsidRPr="00953072" w:rsidDel="00EF2E96" w:rsidRDefault="00960BA6">
      <w:pPr>
        <w:pStyle w:val="Titre3"/>
        <w:rPr>
          <w:del w:id="440" w:author="Arthur Parmentier" w:date="2020-05-14T14:21:00Z"/>
        </w:rPr>
      </w:pPr>
      <w:del w:id="441" w:author="Arthur Parmentier" w:date="2020-05-14T14:21:00Z">
        <w:r w:rsidRPr="00953072" w:rsidDel="00EF2E96">
          <w:delText>Attempts or cases in arts before SP</w:delText>
        </w:r>
        <w:bookmarkStart w:id="442" w:name="_Toc40363666"/>
        <w:bookmarkStart w:id="443" w:name="_Toc40363729"/>
        <w:bookmarkStart w:id="444" w:name="_Toc40431438"/>
        <w:bookmarkStart w:id="445" w:name="_Toc41067166"/>
        <w:bookmarkEnd w:id="442"/>
        <w:bookmarkEnd w:id="443"/>
        <w:bookmarkEnd w:id="444"/>
        <w:bookmarkEnd w:id="445"/>
      </w:del>
    </w:p>
    <w:p w:rsidR="00960BA6" w:rsidRPr="00953072" w:rsidRDefault="00960BA6">
      <w:pPr>
        <w:pStyle w:val="Titre3"/>
      </w:pPr>
      <w:bookmarkStart w:id="446" w:name="_Toc41067167"/>
      <w:r w:rsidRPr="00953072">
        <w:t>Conduction &amp; other contemporary forms of artistic sign languages</w:t>
      </w:r>
      <w:bookmarkEnd w:id="446"/>
    </w:p>
    <w:p w:rsidR="00960BA6" w:rsidRPr="00953072" w:rsidRDefault="00960BA6" w:rsidP="00E6654A">
      <w:pPr>
        <w:pStyle w:val="Titre2"/>
      </w:pPr>
      <w:bookmarkStart w:id="447" w:name="_Toc41067168"/>
      <w:r w:rsidRPr="00953072">
        <w:t>Real-time composition/improvisation/generative music in the XXth century</w:t>
      </w:r>
      <w:bookmarkEnd w:id="447"/>
    </w:p>
    <w:p w:rsidR="00725D84" w:rsidRDefault="00725D84" w:rsidP="00E6654A">
      <w:pPr>
        <w:rPr>
          <w:ins w:id="448" w:author="Arthur Parmentier" w:date="2020-05-14T14:22:00Z"/>
        </w:rPr>
      </w:pPr>
      <w:r w:rsidRPr="00953072">
        <w:t>How to structure this part? By example? Topic?</w:t>
      </w:r>
    </w:p>
    <w:p w:rsidR="00D81005" w:rsidRPr="00953072" w:rsidRDefault="00D81005" w:rsidP="00E6654A">
      <w:ins w:id="449" w:author="Arthur Parmentier" w:date="2020-05-14T14:22:00Z">
        <w:r>
          <w:t>Musique stochastique xenakis</w:t>
        </w:r>
      </w:ins>
    </w:p>
    <w:p w:rsidR="00960BA6" w:rsidRPr="00953072" w:rsidRDefault="00960BA6">
      <w:pPr>
        <w:pStyle w:val="Titre3"/>
      </w:pPr>
      <w:bookmarkStart w:id="450" w:name="_Toc41067169"/>
      <w:r w:rsidRPr="00953072">
        <w:t>Cage &amp; co</w:t>
      </w:r>
      <w:bookmarkEnd w:id="450"/>
    </w:p>
    <w:p w:rsidR="00960BA6" w:rsidRPr="00953072" w:rsidRDefault="001642FC">
      <w:pPr>
        <w:pStyle w:val="Titre3"/>
      </w:pPr>
      <w:bookmarkStart w:id="451" w:name="_Toc41067170"/>
      <w:r w:rsidRPr="00953072">
        <w:t>Algorithmic music</w:t>
      </w:r>
      <w:bookmarkEnd w:id="451"/>
    </w:p>
    <w:p w:rsidR="000B4E52" w:rsidRPr="00953072" w:rsidRDefault="000B4E52" w:rsidP="00E6654A">
      <w:pPr>
        <w:pStyle w:val="Titre2"/>
      </w:pPr>
      <w:bookmarkStart w:id="452" w:name="_Toc41067171"/>
      <w:r w:rsidRPr="00953072">
        <w:t>Linguistics</w:t>
      </w:r>
      <w:bookmarkEnd w:id="452"/>
    </w:p>
    <w:p w:rsidR="00A01FAD" w:rsidRDefault="00A01FAD" w:rsidP="00A01FAD">
      <w:pPr>
        <w:pStyle w:val="Titre3"/>
        <w:numPr>
          <w:ilvl w:val="0"/>
          <w:numId w:val="0"/>
        </w:numPr>
        <w:ind w:left="1440"/>
        <w:rPr>
          <w:ins w:id="453" w:author="Arthur Parmentier" w:date="2020-05-14T14:25:00Z"/>
        </w:rPr>
      </w:pPr>
      <w:bookmarkStart w:id="454" w:name="_Toc41067172"/>
      <w:ins w:id="455" w:author="Arthur Parmentier" w:date="2020-05-14T14:23:00Z">
        <w:r w:rsidRPr="00953072">
          <w:t>Rousseau, Wittgenstein.. theory of signs</w:t>
        </w:r>
      </w:ins>
      <w:ins w:id="456" w:author="Arthur Parmentier" w:date="2020-05-14T14:24:00Z">
        <w:r w:rsidR="00592C13">
          <w:t xml:space="preserve">: </w:t>
        </w:r>
      </w:ins>
      <w:ins w:id="457" w:author="Arthur Parmentier" w:date="2020-05-14T14:23:00Z">
        <w:r>
          <w:t xml:space="preserve">De </w:t>
        </w:r>
      </w:ins>
      <w:ins w:id="458" w:author="Arthur Parmentier" w:date="2020-05-14T14:24:00Z">
        <w:r w:rsidR="00685B7F">
          <w:t>S</w:t>
        </w:r>
        <w:r w:rsidR="00593AA1">
          <w:t>aussure (sign theory)</w:t>
        </w:r>
      </w:ins>
      <w:bookmarkEnd w:id="454"/>
    </w:p>
    <w:p w:rsidR="008F3F58" w:rsidRPr="008F3F58" w:rsidRDefault="0066003C">
      <w:pPr>
        <w:rPr>
          <w:ins w:id="459" w:author="Arthur Parmentier" w:date="2020-05-14T14:23:00Z"/>
          <w:rPrChange w:id="460" w:author="Arthur Parmentier" w:date="2020-05-14T14:25:00Z">
            <w:rPr>
              <w:ins w:id="461" w:author="Arthur Parmentier" w:date="2020-05-14T14:23:00Z"/>
            </w:rPr>
          </w:rPrChange>
        </w:rPr>
        <w:pPrChange w:id="462" w:author="Arthur Parmentier" w:date="2020-05-14T14:25:00Z">
          <w:pPr>
            <w:pStyle w:val="Titre3"/>
          </w:pPr>
        </w:pPrChange>
      </w:pPr>
      <w:ins w:id="463" w:author="Arthur Parmentier" w:date="2020-05-14T14:25:00Z">
        <w:r>
          <w:t>Emetteur/recepteur;;.</w:t>
        </w:r>
      </w:ins>
    </w:p>
    <w:p w:rsidR="000B4E52" w:rsidRPr="00953072" w:rsidRDefault="000B4E52">
      <w:pPr>
        <w:pStyle w:val="Titre3"/>
      </w:pPr>
      <w:bookmarkStart w:id="464" w:name="_Toc41067173"/>
      <w:r w:rsidRPr="00953072">
        <w:t>Regular languages</w:t>
      </w:r>
      <w:bookmarkEnd w:id="464"/>
    </w:p>
    <w:p w:rsidR="000B4E52" w:rsidRPr="00953072" w:rsidRDefault="000B4E52">
      <w:pPr>
        <w:pStyle w:val="Titre3"/>
      </w:pPr>
      <w:bookmarkStart w:id="465" w:name="_Toc41067174"/>
      <w:r w:rsidRPr="00953072">
        <w:t>… link with generative music?</w:t>
      </w:r>
      <w:bookmarkEnd w:id="465"/>
    </w:p>
    <w:p w:rsidR="000B4E52" w:rsidRPr="00953072" w:rsidRDefault="000B4E52" w:rsidP="00E6654A">
      <w:r w:rsidRPr="00953072">
        <w:t>Check relevancy: Chomsky, hierarchical models, markov models, study of music within linguistic models.</w:t>
      </w:r>
    </w:p>
    <w:p w:rsidR="00BE04C2" w:rsidRDefault="00960BA6" w:rsidP="00E6654A">
      <w:pPr>
        <w:pStyle w:val="Titre1"/>
      </w:pPr>
      <w:r w:rsidRPr="00953072">
        <w:lastRenderedPageBreak/>
        <w:t xml:space="preserve"> </w:t>
      </w:r>
      <w:bookmarkStart w:id="466" w:name="_Toc41067175"/>
      <w:r w:rsidR="00177D40" w:rsidRPr="00953072">
        <w:t xml:space="preserve">(abstract) </w:t>
      </w:r>
      <w:r w:rsidR="00112903" w:rsidRPr="00953072">
        <w:t>Mechanisms and c</w:t>
      </w:r>
      <w:r w:rsidR="00010FF3" w:rsidRPr="00953072">
        <w:t xml:space="preserve">oncepts </w:t>
      </w:r>
      <w:r w:rsidR="000D082F" w:rsidRPr="00953072">
        <w:t xml:space="preserve">of </w:t>
      </w:r>
      <w:r w:rsidR="005E047A" w:rsidRPr="00953072">
        <w:t>S</w:t>
      </w:r>
      <w:r w:rsidR="000D082F" w:rsidRPr="00953072">
        <w:t>oundpainting</w:t>
      </w:r>
      <w:bookmarkEnd w:id="422"/>
      <w:r w:rsidR="00086E5D" w:rsidRPr="00953072">
        <w:t xml:space="preserve"> (a </w:t>
      </w:r>
      <w:r w:rsidR="003739E8">
        <w:t xml:space="preserve">theoretical </w:t>
      </w:r>
      <w:r w:rsidR="00086E5D" w:rsidRPr="00953072">
        <w:t>model of SP)</w:t>
      </w:r>
      <w:bookmarkEnd w:id="466"/>
    </w:p>
    <w:p w:rsidR="007776CB" w:rsidRDefault="00E6654A" w:rsidP="00E6654A">
      <w:r>
        <w:t>Now that we have seen a bit of the development of SP and the theoretical background it lies in, I would like to propose a model of Soundpainting that would explicit its construction mechanisms</w:t>
      </w:r>
      <w:ins w:id="467" w:author="Arthur Parmentier" w:date="2020-05-14T13:29:00Z">
        <w:r w:rsidR="00BA3828">
          <w:t xml:space="preserve"> as a sign language, </w:t>
        </w:r>
      </w:ins>
      <w:del w:id="468" w:author="Arthur Parmentier" w:date="2020-05-14T13:29:00Z">
        <w:r w:rsidDel="00BA3828">
          <w:delText xml:space="preserve"> </w:delText>
        </w:r>
      </w:del>
      <w:r>
        <w:t>as well as the implicit operations that makes it an efficient language for art performance.</w:t>
      </w:r>
    </w:p>
    <w:p w:rsidR="00B12EC1" w:rsidRDefault="00B12EC1" w:rsidP="00B12EC1">
      <w:pPr>
        <w:pStyle w:val="Titre2"/>
      </w:pPr>
      <w:bookmarkStart w:id="469" w:name="_Toc41067176"/>
      <w:r>
        <w:t xml:space="preserve">Preliminary </w:t>
      </w:r>
      <w:r w:rsidR="00E44A97">
        <w:t>remarks</w:t>
      </w:r>
      <w:bookmarkEnd w:id="469"/>
    </w:p>
    <w:p w:rsidR="00E44A97" w:rsidRPr="00E44A97" w:rsidRDefault="00E44A97">
      <w:pPr>
        <w:pStyle w:val="Titre3"/>
      </w:pPr>
      <w:bookmarkStart w:id="470" w:name="_Toc41067177"/>
      <w:r>
        <w:t>Context and scope of my personal observations</w:t>
      </w:r>
      <w:bookmarkEnd w:id="470"/>
    </w:p>
    <w:p w:rsidR="000046FB" w:rsidRDefault="000046FB" w:rsidP="000046FB">
      <w:r>
        <w:t>The reader must be aware that my experience with Soundpainting and the observations that I consider in this section:</w:t>
      </w:r>
    </w:p>
    <w:p w:rsidR="000046FB" w:rsidRDefault="000046FB" w:rsidP="000046FB">
      <w:pPr>
        <w:pStyle w:val="Paragraphedeliste"/>
        <w:numPr>
          <w:ilvl w:val="0"/>
          <w:numId w:val="12"/>
        </w:numPr>
      </w:pPr>
      <w:r>
        <w:t>Are rather limited in time (3 years span)</w:t>
      </w:r>
    </w:p>
    <w:p w:rsidR="000046FB" w:rsidRDefault="000046FB" w:rsidP="000046FB">
      <w:pPr>
        <w:pStyle w:val="Paragraphedeliste"/>
        <w:numPr>
          <w:ilvl w:val="0"/>
          <w:numId w:val="12"/>
        </w:numPr>
      </w:pPr>
      <w:r>
        <w:t>Are very limited in terms of cultural diversity (most of my participating experience was in Lausanne, Switzerland or nearby (France) with performers I was familiar with, who mostly came from European music education institutions; at the exception of one experience in Rio de Janeiro, Brasil where I could both participate and observe SP practices)</w:t>
      </w:r>
    </w:p>
    <w:p w:rsidR="000046FB" w:rsidRDefault="000046FB" w:rsidP="000046FB">
      <w:pPr>
        <w:pStyle w:val="Paragraphedeliste"/>
        <w:numPr>
          <w:ilvl w:val="0"/>
          <w:numId w:val="12"/>
        </w:numPr>
      </w:pPr>
      <w:r>
        <w:t>Are rather limited in terms of configuration (mostly groups of musicians, either in weekly sessions with 3-10 performers or workshops with guest soundpainter).</w:t>
      </w:r>
    </w:p>
    <w:p w:rsidR="000046FB" w:rsidRDefault="000046FB" w:rsidP="000046FB">
      <w:r>
        <w:t>The reader is invited to compare my observation with his and criticize the models and interpretation I give in this section.</w:t>
      </w:r>
    </w:p>
    <w:p w:rsidR="00061E60" w:rsidRDefault="00E44A97">
      <w:pPr>
        <w:pStyle w:val="Titre3"/>
        <w:numPr>
          <w:ilvl w:val="2"/>
          <w:numId w:val="13"/>
        </w:numPr>
      </w:pPr>
      <w:bookmarkStart w:id="471" w:name="_Toc41067178"/>
      <w:r>
        <w:t>The categorical and prototypical perception of concepts</w:t>
      </w:r>
      <w:bookmarkEnd w:id="471"/>
      <w:r w:rsidR="00061E60" w:rsidRPr="00061E60">
        <w:t xml:space="preserve"> </w:t>
      </w:r>
    </w:p>
    <w:p w:rsidR="00554E5F" w:rsidRDefault="00554E5F" w:rsidP="00061E60">
      <w:r>
        <w:t xml:space="preserve">The human </w:t>
      </w:r>
      <w:r w:rsidR="004D468F">
        <w:t xml:space="preserve">(innate) </w:t>
      </w:r>
      <w:r>
        <w:t>categorical perception scheme has been studied in music REF and many other fields</w:t>
      </w:r>
      <w:r w:rsidR="004D468F">
        <w:t xml:space="preserve"> and plays a very important role in the construction of basic artistic concepts such as note, pitch, scale, line, hi</w:t>
      </w:r>
      <w:ins w:id="472" w:author="Arthur Parmentier" w:date="2020-05-13T09:28:00Z">
        <w:r w:rsidR="00B7596F">
          <w:t xml:space="preserve">t… by constructing </w:t>
        </w:r>
      </w:ins>
      <w:ins w:id="473" w:author="Arthur Parmentier" w:date="2020-05-13T09:29:00Z">
        <w:r w:rsidR="00B7596F">
          <w:t>discrete categories out of a continuous set of elements.</w:t>
        </w:r>
      </w:ins>
      <w:del w:id="474" w:author="Arthur Parmentier" w:date="2020-05-13T09:28:00Z">
        <w:r w:rsidR="004D468F" w:rsidDel="00B7596F">
          <w:delText>t…</w:delText>
        </w:r>
      </w:del>
    </w:p>
    <w:p w:rsidR="00DF3BEC" w:rsidRDefault="00061E60" w:rsidP="00061E60">
      <w:r>
        <w:t>We</w:t>
      </w:r>
      <w:ins w:id="475" w:author="Arthur Parmentier" w:date="2020-05-13T09:29:00Z">
        <w:r w:rsidR="00FE7602">
          <w:t xml:space="preserve"> also</w:t>
        </w:r>
      </w:ins>
      <w:r>
        <w:t xml:space="preserve"> </w:t>
      </w:r>
      <w:del w:id="476" w:author="Arthur Parmentier" w:date="2020-05-13T09:29:00Z">
        <w:r w:rsidR="00F572C3" w:rsidDel="00FE7602">
          <w:delText xml:space="preserve">also </w:delText>
        </w:r>
      </w:del>
      <w:r>
        <w:t>know from</w:t>
      </w:r>
      <w:del w:id="477" w:author="Arthur Parmentier" w:date="2020-05-13T09:34:00Z">
        <w:r w:rsidDel="00FB0C2C">
          <w:delText xml:space="preserve"> </w:delText>
        </w:r>
        <w:r w:rsidR="00643933" w:rsidDel="00FB0C2C">
          <w:delText>recent</w:delText>
        </w:r>
      </w:del>
      <w:r w:rsidR="00643933">
        <w:t xml:space="preserve"> </w:t>
      </w:r>
      <w:r>
        <w:t>research in psychology</w:t>
      </w:r>
      <w:r w:rsidR="00643933">
        <w:rPr>
          <w:rStyle w:val="Appelnotedebasdep"/>
        </w:rPr>
        <w:footnoteReference w:id="1"/>
      </w:r>
      <w:r>
        <w:t xml:space="preserve"> that a </w:t>
      </w:r>
      <w:ins w:id="483" w:author="Arthur Parmentier" w:date="2020-05-13T09:36:00Z">
        <w:r w:rsidR="00FB0C2C">
          <w:t xml:space="preserve">single </w:t>
        </w:r>
      </w:ins>
      <w:r>
        <w:t xml:space="preserve">concept </w:t>
      </w:r>
      <w:del w:id="484" w:author="Arthur Parmentier" w:date="2020-05-13T09:36:00Z">
        <w:r w:rsidDel="00CE30A8">
          <w:delText xml:space="preserve">corresponds </w:delText>
        </w:r>
      </w:del>
      <w:ins w:id="485" w:author="Arthur Parmentier" w:date="2020-05-13T09:36:00Z">
        <w:r w:rsidR="00CE30A8">
          <w:t>can be modeled as</w:t>
        </w:r>
      </w:ins>
      <w:del w:id="486" w:author="Arthur Parmentier" w:date="2020-05-13T09:36:00Z">
        <w:r w:rsidDel="00CE30A8">
          <w:delText>to</w:delText>
        </w:r>
      </w:del>
      <w:r>
        <w:t xml:space="preserve"> a category of elements around a prototype</w:t>
      </w:r>
      <w:r w:rsidR="00FD25EA">
        <w:t>, considered as the central point of the category</w:t>
      </w:r>
      <w:r>
        <w:t>.</w:t>
      </w:r>
      <w:r w:rsidR="006155A3">
        <w:t xml:space="preserve"> Moreover, people tend to define the concept itself by the characteristic traits of the prototype</w:t>
      </w:r>
      <w:r w:rsidR="00BC3D06">
        <w:t>, whereas in general, it extends beyond such a definition.</w:t>
      </w:r>
      <w:r w:rsidR="00DB185F">
        <w:br/>
        <w:t xml:space="preserve">The </w:t>
      </w:r>
      <w:r w:rsidR="00DF3BEC">
        <w:t>prototypical</w:t>
      </w:r>
      <w:r w:rsidR="00DB185F">
        <w:t xml:space="preserve"> scheme </w:t>
      </w:r>
      <w:r w:rsidR="00523640">
        <w:t>rejects</w:t>
      </w:r>
      <w:r w:rsidR="00DB185F">
        <w:t xml:space="preserve"> the </w:t>
      </w:r>
      <w:r w:rsidR="00860214">
        <w:t xml:space="preserve">discrete </w:t>
      </w:r>
      <w:r w:rsidR="00DB185F">
        <w:t>notion of ‘limit’ or ‘border’</w:t>
      </w:r>
      <w:ins w:id="487" w:author="Arthur Parmentier" w:date="2020-05-12T19:02:00Z">
        <w:r w:rsidR="00341F58">
          <w:t>,</w:t>
        </w:r>
      </w:ins>
      <w:del w:id="488" w:author="Arthur Parmentier" w:date="2020-05-12T19:02:00Z">
        <w:r w:rsidR="00DB185F" w:rsidDel="00341F58">
          <w:delText xml:space="preserve"> for</w:delText>
        </w:r>
      </w:del>
      <w:r w:rsidR="00DB185F">
        <w:t xml:space="preserve"> </w:t>
      </w:r>
      <w:ins w:id="489" w:author="Arthur Parmentier" w:date="2020-05-12T19:02:00Z">
        <w:r w:rsidR="00341F58">
          <w:t>replaced by the</w:t>
        </w:r>
      </w:ins>
      <w:del w:id="490" w:author="Arthur Parmentier" w:date="2020-05-12T19:02:00Z">
        <w:r w:rsidR="006A5C81" w:rsidDel="00341F58">
          <w:delText>the</w:delText>
        </w:r>
      </w:del>
      <w:r w:rsidR="006A5C81">
        <w:t xml:space="preserve"> continuous</w:t>
      </w:r>
      <w:r w:rsidR="00DB185F">
        <w:t xml:space="preserve"> notion</w:t>
      </w:r>
      <w:ins w:id="491" w:author="Arthur Parmentier" w:date="2020-05-12T19:05:00Z">
        <w:r w:rsidR="008E17B4">
          <w:t>s of graded membership (</w:t>
        </w:r>
      </w:ins>
      <w:del w:id="492" w:author="Arthur Parmentier" w:date="2020-05-12T19:05:00Z">
        <w:r w:rsidR="00DB185F" w:rsidDel="008E17B4">
          <w:delText xml:space="preserve"> of </w:delText>
        </w:r>
      </w:del>
      <w:r w:rsidR="00DB185F">
        <w:t>similarity to the prototyp</w:t>
      </w:r>
      <w:ins w:id="493" w:author="Arthur Parmentier" w:date="2020-05-12T19:05:00Z">
        <w:r w:rsidR="00157F8B">
          <w:t>e)</w:t>
        </w:r>
      </w:ins>
      <w:del w:id="494" w:author="Arthur Parmentier" w:date="2020-05-12T19:05:00Z">
        <w:r w:rsidR="0084003C" w:rsidDel="008E17B4">
          <w:delText>e</w:delText>
        </w:r>
      </w:del>
      <w:ins w:id="495" w:author="Arthur Parmentier" w:date="2020-05-12T19:02:00Z">
        <w:r w:rsidR="00341F58">
          <w:t xml:space="preserve"> and the fuzzy edges</w:t>
        </w:r>
      </w:ins>
      <w:ins w:id="496" w:author="Arthur Parmentier" w:date="2020-05-12T19:05:00Z">
        <w:r w:rsidR="008E17B4">
          <w:t xml:space="preserve"> of concepts</w:t>
        </w:r>
      </w:ins>
      <w:r w:rsidR="00DF3BEC">
        <w:t>.</w:t>
      </w:r>
      <w:ins w:id="497" w:author="Arthur Parmentier" w:date="2020-05-12T19:07:00Z">
        <w:r w:rsidR="00AD6FFE">
          <w:rPr>
            <w:rStyle w:val="Appelnotedebasdep"/>
          </w:rPr>
          <w:footnoteReference w:id="2"/>
        </w:r>
      </w:ins>
      <w:r w:rsidR="00391624">
        <w:t xml:space="preserve"> But on </w:t>
      </w:r>
      <w:r w:rsidR="00391624">
        <w:lastRenderedPageBreak/>
        <w:t>top of the prototypical scheme,</w:t>
      </w:r>
      <w:r w:rsidR="00360E78">
        <w:t xml:space="preserve"> the categorical scheme introduce</w:t>
      </w:r>
      <w:r w:rsidR="00391624">
        <w:t>s</w:t>
      </w:r>
      <w:r w:rsidR="00360E78">
        <w:t xml:space="preserve"> a rupture by either accepting or rejection an element inside the category based on its similarity with the prototype</w:t>
      </w:r>
      <w:r w:rsidR="006B3B0D">
        <w:rPr>
          <w:rStyle w:val="Appelnotedebasdep"/>
        </w:rPr>
        <w:footnoteReference w:id="3"/>
      </w:r>
      <w:r w:rsidR="006B3B0D">
        <w:t>.</w:t>
      </w:r>
    </w:p>
    <w:p w:rsidR="00725EA3" w:rsidRDefault="00725EA3" w:rsidP="00061E60">
      <w:pPr>
        <w:rPr>
          <w:ins w:id="506" w:author="Arthur Parmentier" w:date="2020-05-14T13:32:00Z"/>
          <w:i/>
          <w:iCs/>
        </w:rPr>
      </w:pPr>
      <w:r w:rsidRPr="00FA53E4">
        <w:rPr>
          <w:i/>
          <w:iCs/>
          <w:rPrChange w:id="507" w:author="Arthur Parmentier" w:date="2020-05-13T09:48:00Z">
            <w:rPr/>
          </w:rPrChange>
        </w:rPr>
        <w:t>Let’s take the examples of birds… (does it needs an illustration?)</w:t>
      </w:r>
    </w:p>
    <w:p w:rsidR="00D621DF" w:rsidRPr="00953072" w:rsidRDefault="00D621DF" w:rsidP="00D621DF">
      <w:pPr>
        <w:pStyle w:val="Titre2"/>
        <w:numPr>
          <w:ilvl w:val="1"/>
          <w:numId w:val="22"/>
        </w:numPr>
        <w:rPr>
          <w:ins w:id="508" w:author="Arthur Parmentier" w:date="2020-05-14T13:32:00Z"/>
        </w:rPr>
      </w:pPr>
      <w:bookmarkStart w:id="509" w:name="_Toc41067179"/>
      <w:ins w:id="510" w:author="Arthur Parmentier" w:date="2020-05-14T13:32:00Z">
        <w:r w:rsidRPr="00953072">
          <w:t xml:space="preserve">Mechanism 1: transformations (projections?) of concepts </w:t>
        </w:r>
      </w:ins>
      <w:ins w:id="511" w:author="Arthur Parmentier" w:date="2020-05-14T13:38:00Z">
        <w:r w:rsidR="00515E70">
          <w:t>into signs on</w:t>
        </w:r>
      </w:ins>
      <w:ins w:id="512" w:author="Arthur Parmentier" w:date="2020-05-14T13:32:00Z">
        <w:r w:rsidRPr="00953072">
          <w:t xml:space="preserve"> the physical space of the body</w:t>
        </w:r>
        <w:bookmarkEnd w:id="509"/>
      </w:ins>
    </w:p>
    <w:p w:rsidR="00D621DF" w:rsidRPr="00953072" w:rsidRDefault="00D621DF" w:rsidP="00D621DF">
      <w:pPr>
        <w:rPr>
          <w:ins w:id="513" w:author="Arthur Parmentier" w:date="2020-05-14T13:32:00Z"/>
        </w:rPr>
      </w:pPr>
      <w:ins w:id="514" w:author="Arthur Parmentier" w:date="2020-05-14T13:32:00Z">
        <w:r w:rsidRPr="00953072">
          <w:t>Key idea: forming a sign/gestural language means creating a mapping between concepts from different sources (fields?) and the physical space of the human person who signs. How is this done in SP?</w:t>
        </w:r>
      </w:ins>
    </w:p>
    <w:p w:rsidR="00D621DF" w:rsidRPr="00953072" w:rsidRDefault="00D621DF" w:rsidP="00D621DF">
      <w:pPr>
        <w:rPr>
          <w:ins w:id="515" w:author="Arthur Parmentier" w:date="2020-05-14T13:32:00Z"/>
        </w:rPr>
      </w:pPr>
      <w:ins w:id="516" w:author="Arthur Parmentier" w:date="2020-05-14T13:32:00Z">
        <w:r w:rsidRPr="00953072">
          <w:t>OVERALL TRANSFORMATION SCHEME (illustrate the scheme of the transformation process: source concepts to signs that represents them, gestures that evoke them…)</w:t>
        </w:r>
      </w:ins>
    </w:p>
    <w:p w:rsidR="00D621DF" w:rsidRPr="00953072" w:rsidRDefault="00D621DF">
      <w:pPr>
        <w:pStyle w:val="Titre3"/>
        <w:rPr>
          <w:ins w:id="517" w:author="Arthur Parmentier" w:date="2020-05-14T13:32:00Z"/>
        </w:rPr>
      </w:pPr>
      <w:bookmarkStart w:id="518" w:name="_Toc41067180"/>
      <w:ins w:id="519" w:author="Arthur Parmentier" w:date="2020-05-14T13:32:00Z">
        <w:r w:rsidRPr="00953072">
          <w:t>Input space</w:t>
        </w:r>
        <w:bookmarkEnd w:id="518"/>
      </w:ins>
    </w:p>
    <w:p w:rsidR="00D621DF" w:rsidRPr="00953072" w:rsidRDefault="00D621DF" w:rsidP="00D621DF">
      <w:pPr>
        <w:rPr>
          <w:ins w:id="520" w:author="Arthur Parmentier" w:date="2020-05-14T13:32:00Z"/>
        </w:rPr>
      </w:pPr>
      <w:ins w:id="521" w:author="Arthur Parmentier" w:date="2020-05-14T13:32:00Z">
        <w:r w:rsidRPr="00953072">
          <w:t>We can identify several repertoires (sources) of concepts in the input space of this transformation scheme</w:t>
        </w:r>
      </w:ins>
    </w:p>
    <w:p w:rsidR="00D621DF" w:rsidRPr="00953072" w:rsidRDefault="00D621DF" w:rsidP="00D621DF">
      <w:pPr>
        <w:pStyle w:val="Titre4"/>
        <w:rPr>
          <w:ins w:id="522" w:author="Arthur Parmentier" w:date="2020-05-14T13:32:00Z"/>
        </w:rPr>
      </w:pPr>
      <w:ins w:id="523" w:author="Arthur Parmentier" w:date="2020-05-14T13:32:00Z">
        <w:r w:rsidRPr="00E24064">
          <w:t>Concepts</w:t>
        </w:r>
        <w:r w:rsidRPr="00953072">
          <w:t xml:space="preserve"> from artistic disciplines</w:t>
        </w:r>
      </w:ins>
    </w:p>
    <w:p w:rsidR="00D621DF" w:rsidRPr="00953072" w:rsidRDefault="00D621DF" w:rsidP="00D621DF">
      <w:pPr>
        <w:rPr>
          <w:ins w:id="524" w:author="Arthur Parmentier" w:date="2020-05-14T13:32:00Z"/>
        </w:rPr>
      </w:pPr>
      <w:ins w:id="525" w:author="Arthur Parmentier" w:date="2020-05-14T13:32:00Z">
        <w:r w:rsidRPr="00953072">
          <w:t>Long Tone, minimalism…</w:t>
        </w:r>
      </w:ins>
    </w:p>
    <w:p w:rsidR="00D621DF" w:rsidRPr="00953072" w:rsidRDefault="00D621DF" w:rsidP="00D621DF">
      <w:pPr>
        <w:pStyle w:val="Titre4"/>
        <w:rPr>
          <w:ins w:id="526" w:author="Arthur Parmentier" w:date="2020-05-14T13:32:00Z"/>
        </w:rPr>
      </w:pPr>
      <w:ins w:id="527" w:author="Arthur Parmentier" w:date="2020-05-14T13:32:00Z">
        <w:r w:rsidRPr="00953072">
          <w:t>Concepts from oral languages</w:t>
        </w:r>
      </w:ins>
    </w:p>
    <w:p w:rsidR="00D621DF" w:rsidRPr="00953072" w:rsidRDefault="00D621DF" w:rsidP="00D621DF">
      <w:pPr>
        <w:rPr>
          <w:ins w:id="528" w:author="Arthur Parmentier" w:date="2020-05-14T13:32:00Z"/>
        </w:rPr>
      </w:pPr>
      <w:ins w:id="529" w:author="Arthur Parmentier" w:date="2020-05-14T13:32:00Z">
        <w:r w:rsidRPr="00953072">
          <w:t>Logical elements</w:t>
        </w:r>
      </w:ins>
    </w:p>
    <w:p w:rsidR="00D621DF" w:rsidRPr="00953072" w:rsidRDefault="00D621DF" w:rsidP="00D621DF">
      <w:pPr>
        <w:pStyle w:val="Titre4"/>
        <w:rPr>
          <w:ins w:id="530" w:author="Arthur Parmentier" w:date="2020-05-14T13:32:00Z"/>
        </w:rPr>
      </w:pPr>
      <w:ins w:id="531" w:author="Arthur Parmentier" w:date="2020-05-14T13:32:00Z">
        <w:r w:rsidRPr="00953072">
          <w:t>“High/low” cultural representations of quiet/loud (volume), slow/fast (tempo), pitch…</w:t>
        </w:r>
      </w:ins>
    </w:p>
    <w:p w:rsidR="00D621DF" w:rsidRPr="00953072" w:rsidRDefault="00D621DF" w:rsidP="00D621DF">
      <w:pPr>
        <w:rPr>
          <w:ins w:id="532" w:author="Arthur Parmentier" w:date="2020-05-14T13:32:00Z"/>
        </w:rPr>
      </w:pPr>
      <w:ins w:id="533" w:author="Arthur Parmentier" w:date="2020-05-14T13:32:00Z">
        <w:r w:rsidRPr="00953072">
          <w:t>Even though the concepts of volume, tempo or pitch may be universal, their mapping onto a low/high axis is defined culturally in modern societies.</w:t>
        </w:r>
      </w:ins>
    </w:p>
    <w:p w:rsidR="00D621DF" w:rsidRPr="00953072" w:rsidRDefault="00D621DF" w:rsidP="00D621DF">
      <w:pPr>
        <w:pStyle w:val="Titre4"/>
        <w:rPr>
          <w:ins w:id="534" w:author="Arthur Parmentier" w:date="2020-05-14T13:32:00Z"/>
        </w:rPr>
      </w:pPr>
      <w:ins w:id="535" w:author="Arthur Parmentier" w:date="2020-05-14T13:32:00Z">
        <w:r w:rsidRPr="00953072">
          <w:t>…</w:t>
        </w:r>
      </w:ins>
    </w:p>
    <w:p w:rsidR="00D621DF" w:rsidRDefault="00D621DF">
      <w:pPr>
        <w:pStyle w:val="Titre3"/>
        <w:rPr>
          <w:ins w:id="536" w:author="Arthur Parmentier" w:date="2020-05-14T13:39:00Z"/>
        </w:rPr>
      </w:pPr>
      <w:bookmarkStart w:id="537" w:name="_Toc41067181"/>
      <w:ins w:id="538" w:author="Arthur Parmentier" w:date="2020-05-14T13:32:00Z">
        <w:r w:rsidRPr="00953072">
          <w:t>Transformations and output spaces</w:t>
        </w:r>
      </w:ins>
      <w:bookmarkEnd w:id="537"/>
    </w:p>
    <w:p w:rsidR="00D0639C" w:rsidRPr="00D0639C" w:rsidRDefault="00D0639C">
      <w:pPr>
        <w:rPr>
          <w:ins w:id="539" w:author="Arthur Parmentier" w:date="2020-05-14T13:32:00Z"/>
          <w:rPrChange w:id="540" w:author="Arthur Parmentier" w:date="2020-05-14T13:39:00Z">
            <w:rPr>
              <w:ins w:id="541" w:author="Arthur Parmentier" w:date="2020-05-14T13:32:00Z"/>
            </w:rPr>
          </w:rPrChange>
        </w:rPr>
        <w:pPrChange w:id="542" w:author="Arthur Parmentier" w:date="2020-05-14T13:39:00Z">
          <w:pPr>
            <w:pStyle w:val="Titre3"/>
          </w:pPr>
        </w:pPrChange>
      </w:pPr>
      <w:ins w:id="543" w:author="Arthur Parmentier" w:date="2020-05-14T13:39:00Z">
        <w:r>
          <w:t>Sign = (symbol, icon, indice).</w:t>
        </w:r>
      </w:ins>
    </w:p>
    <w:p w:rsidR="00D621DF" w:rsidRPr="00953072" w:rsidRDefault="00D621DF" w:rsidP="00D621DF">
      <w:pPr>
        <w:pStyle w:val="Titre4"/>
        <w:rPr>
          <w:ins w:id="544" w:author="Arthur Parmentier" w:date="2020-05-14T13:32:00Z"/>
        </w:rPr>
      </w:pPr>
      <w:ins w:id="545" w:author="Arthur Parmentier" w:date="2020-05-14T13:32:00Z">
        <w:r w:rsidRPr="00953072">
          <w:t>Creation of a s</w:t>
        </w:r>
      </w:ins>
      <w:ins w:id="546" w:author="Arthur Parmentier" w:date="2020-05-14T13:39:00Z">
        <w:r w:rsidR="00D0639C">
          <w:t>ymbol</w:t>
        </w:r>
      </w:ins>
    </w:p>
    <w:p w:rsidR="00D621DF" w:rsidRPr="00953072" w:rsidRDefault="00D621DF" w:rsidP="00D621DF">
      <w:pPr>
        <w:rPr>
          <w:ins w:id="547" w:author="Arthur Parmentier" w:date="2020-05-14T13:32:00Z"/>
        </w:rPr>
      </w:pPr>
      <w:ins w:id="548" w:author="Arthur Parmentier" w:date="2020-05-14T13:32:00Z">
        <w:r w:rsidRPr="00953072">
          <w:t>… Describe here more about the process of creating a sign (examples, general rules…)</w:t>
        </w:r>
      </w:ins>
    </w:p>
    <w:p w:rsidR="00D621DF" w:rsidRPr="00953072" w:rsidRDefault="00D621DF">
      <w:pPr>
        <w:pStyle w:val="Titre4"/>
        <w:rPr>
          <w:ins w:id="549" w:author="Arthur Parmentier" w:date="2020-05-14T13:32:00Z"/>
        </w:rPr>
        <w:pPrChange w:id="550" w:author="Arthur Parmentier" w:date="2020-05-14T13:39:00Z">
          <w:pPr/>
        </w:pPrChange>
      </w:pPr>
      <w:ins w:id="551" w:author="Arthur Parmentier" w:date="2020-05-14T13:32:00Z">
        <w:r w:rsidRPr="00953072">
          <w:lastRenderedPageBreak/>
          <w:t xml:space="preserve">Creation of a </w:t>
        </w:r>
      </w:ins>
      <w:ins w:id="552" w:author="Arthur Parmentier" w:date="2020-05-14T13:39:00Z">
        <w:r w:rsidR="00D0639C">
          <w:t>icon</w:t>
        </w:r>
      </w:ins>
    </w:p>
    <w:p w:rsidR="00D621DF" w:rsidRPr="00953072" w:rsidRDefault="00D621DF">
      <w:pPr>
        <w:pStyle w:val="Titre4"/>
        <w:rPr>
          <w:ins w:id="553" w:author="Arthur Parmentier" w:date="2020-05-14T13:32:00Z"/>
        </w:rPr>
        <w:pPrChange w:id="554" w:author="Arthur Parmentier" w:date="2020-05-14T13:40:00Z">
          <w:pPr/>
        </w:pPrChange>
      </w:pPr>
      <w:ins w:id="555" w:author="Arthur Parmentier" w:date="2020-05-14T13:32:00Z">
        <w:r w:rsidRPr="00953072">
          <w:t>Creation of a</w:t>
        </w:r>
      </w:ins>
      <w:ins w:id="556" w:author="Arthur Parmentier" w:date="2020-05-14T13:39:00Z">
        <w:r w:rsidR="00D0639C">
          <w:t xml:space="preserve">n </w:t>
        </w:r>
      </w:ins>
      <w:ins w:id="557" w:author="Arthur Parmentier" w:date="2020-05-14T13:40:00Z">
        <w:r w:rsidR="00D0639C">
          <w:t>indices</w:t>
        </w:r>
      </w:ins>
    </w:p>
    <w:p w:rsidR="00D621DF" w:rsidRPr="00FA53E4" w:rsidDel="00D0639C" w:rsidRDefault="003E1EE3" w:rsidP="00D621DF">
      <w:pPr>
        <w:rPr>
          <w:del w:id="558" w:author="Arthur Parmentier" w:date="2020-05-14T13:40:00Z"/>
          <w:i/>
          <w:iCs/>
          <w:rPrChange w:id="559" w:author="Arthur Parmentier" w:date="2020-05-13T09:48:00Z">
            <w:rPr>
              <w:del w:id="560" w:author="Arthur Parmentier" w:date="2020-05-14T13:40:00Z"/>
            </w:rPr>
          </w:rPrChange>
        </w:rPr>
      </w:pPr>
      <w:bookmarkStart w:id="561" w:name="_Toc40356075"/>
      <w:bookmarkStart w:id="562" w:name="_Toc41067182"/>
      <w:bookmarkEnd w:id="561"/>
      <w:ins w:id="563" w:author="Arthur Parmentier" w:date="2020-05-14T13:40:00Z">
        <w:r>
          <w:t>Mechanism 2:</w:t>
        </w:r>
        <w:bookmarkEnd w:id="562"/>
        <w:r>
          <w:t xml:space="preserve"> </w:t>
        </w:r>
      </w:ins>
    </w:p>
    <w:p w:rsidR="007B1805" w:rsidRDefault="007B1805" w:rsidP="00FF4C82">
      <w:pPr>
        <w:pStyle w:val="Titre2"/>
      </w:pPr>
      <w:bookmarkStart w:id="564" w:name="_Toc41067183"/>
      <w:r>
        <w:t xml:space="preserve">Sign </w:t>
      </w:r>
      <w:ins w:id="565" w:author="Arthur Parmentier" w:date="2020-05-13T10:35:00Z">
        <w:r w:rsidR="003D29B8">
          <w:t>“</w:t>
        </w:r>
      </w:ins>
      <w:r>
        <w:t>overloading</w:t>
      </w:r>
      <w:ins w:id="566" w:author="Arthur Parmentier" w:date="2020-05-13T10:35:00Z">
        <w:r w:rsidR="003D29B8">
          <w:t>”</w:t>
        </w:r>
      </w:ins>
      <w:bookmarkEnd w:id="564"/>
    </w:p>
    <w:p w:rsidR="005A6DBA" w:rsidRDefault="005A6DBA">
      <w:pPr>
        <w:pStyle w:val="Titre3"/>
        <w:rPr>
          <w:ins w:id="567" w:author="Arthur Parmentier" w:date="2020-05-13T10:10:00Z"/>
        </w:rPr>
        <w:pPrChange w:id="568" w:author="Arthur Parmentier" w:date="2020-05-14T14:00:00Z">
          <w:pPr/>
        </w:pPrChange>
      </w:pPr>
      <w:bookmarkStart w:id="569" w:name="_Toc41067184"/>
      <w:ins w:id="570" w:author="Arthur Parmentier" w:date="2020-05-13T10:10:00Z">
        <w:r>
          <w:t>Motivation</w:t>
        </w:r>
        <w:bookmarkEnd w:id="569"/>
      </w:ins>
    </w:p>
    <w:p w:rsidR="0053230A" w:rsidRDefault="001B082B" w:rsidP="001B082B">
      <w:pPr>
        <w:rPr>
          <w:ins w:id="571" w:author="Arthur Parmentier" w:date="2020-05-13T09:52:00Z"/>
        </w:rPr>
      </w:pPr>
      <w:r>
        <w:t xml:space="preserve">We have seen from the evolution of SP that </w:t>
      </w:r>
      <w:ins w:id="572" w:author="Arthur Parmentier" w:date="2020-05-13T09:50:00Z">
        <w:r w:rsidR="0053230A">
          <w:t xml:space="preserve">a single sign </w:t>
        </w:r>
      </w:ins>
      <w:ins w:id="573" w:author="Arthur Parmentier" w:date="2020-05-13T09:51:00Z">
        <w:r w:rsidR="0053230A">
          <w:t>can be use to signify a content</w:t>
        </w:r>
      </w:ins>
      <w:ins w:id="574" w:author="Arthur Parmentier" w:date="2020-05-13T11:16:00Z">
        <w:r w:rsidR="00B45CE3">
          <w:rPr>
            <w:rStyle w:val="Appelnotedebasdep"/>
          </w:rPr>
          <w:footnoteReference w:id="4"/>
        </w:r>
      </w:ins>
      <w:ins w:id="578" w:author="Arthur Parmentier" w:date="2020-05-13T09:52:00Z">
        <w:r w:rsidR="0053230A">
          <w:t xml:space="preserve"> not only for different instruments of the same discipline</w:t>
        </w:r>
      </w:ins>
      <w:ins w:id="579" w:author="Arthur Parmentier" w:date="2020-05-13T10:07:00Z">
        <w:r w:rsidR="00434325">
          <w:t xml:space="preserve"> (1)</w:t>
        </w:r>
      </w:ins>
      <w:ins w:id="580" w:author="Arthur Parmentier" w:date="2020-05-13T09:52:00Z">
        <w:r w:rsidR="0053230A">
          <w:t xml:space="preserve"> but also across discipline</w:t>
        </w:r>
      </w:ins>
      <w:ins w:id="581" w:author="Arthur Parmentier" w:date="2020-05-13T10:07:00Z">
        <w:r w:rsidR="00434325">
          <w:t xml:space="preserve"> (2).</w:t>
        </w:r>
      </w:ins>
      <w:ins w:id="582" w:author="Arthur Parmentier" w:date="2020-05-13T10:35:00Z">
        <w:r w:rsidR="003D29B8">
          <w:t xml:space="preserve"> This what I call the “overloading” of a sign.</w:t>
        </w:r>
        <w:r w:rsidR="003D29B8">
          <w:rPr>
            <w:rStyle w:val="Appelnotedebasdep"/>
          </w:rPr>
          <w:footnoteReference w:id="5"/>
        </w:r>
      </w:ins>
      <w:del w:id="587" w:author="Arthur Parmentier" w:date="2020-05-13T09:50:00Z">
        <w:r w:rsidDel="0053230A">
          <w:delText>it uses single sign</w:delText>
        </w:r>
        <w:r w:rsidR="001A0623" w:rsidDel="0053230A">
          <w:delText>s</w:delText>
        </w:r>
        <w:r w:rsidDel="0053230A">
          <w:delText xml:space="preserve"> to</w:delText>
        </w:r>
      </w:del>
      <w:del w:id="588" w:author="Arthur Parmentier" w:date="2020-05-13T09:49:00Z">
        <w:r w:rsidDel="0053230A">
          <w:delText xml:space="preserve"> encapsulate several concepts from different disciplines</w:delText>
        </w:r>
      </w:del>
      <w:del w:id="589" w:author="Arthur Parmentier" w:date="2020-05-13T09:52:00Z">
        <w:r w:rsidDel="0053230A">
          <w:delText xml:space="preserve">; </w:delText>
        </w:r>
      </w:del>
    </w:p>
    <w:p w:rsidR="00B45CE3" w:rsidRDefault="00434325" w:rsidP="001B082B">
      <w:pPr>
        <w:rPr>
          <w:ins w:id="590" w:author="Arthur Parmentier" w:date="2020-05-13T09:52:00Z"/>
        </w:rPr>
      </w:pPr>
      <w:ins w:id="591" w:author="Arthur Parmentier" w:date="2020-05-13T10:08:00Z">
        <w:r>
          <w:t xml:space="preserve">We will try to identify whether the operability of a sign </w:t>
        </w:r>
      </w:ins>
      <w:ins w:id="592" w:author="Arthur Parmentier" w:date="2020-05-13T10:09:00Z">
        <w:r>
          <w:t xml:space="preserve">in (1) and (2) </w:t>
        </w:r>
      </w:ins>
      <w:ins w:id="593" w:author="Arthur Parmentier" w:date="2020-05-13T10:08:00Z">
        <w:r>
          <w:t>involves mechanisms of different nature</w:t>
        </w:r>
      </w:ins>
      <w:ins w:id="594" w:author="Arthur Parmentier" w:date="2020-05-13T10:09:00Z">
        <w:r>
          <w:t>.</w:t>
        </w:r>
      </w:ins>
    </w:p>
    <w:p w:rsidR="0053230A" w:rsidRDefault="005A6DBA">
      <w:pPr>
        <w:pStyle w:val="Titre3"/>
        <w:rPr>
          <w:ins w:id="595" w:author="Arthur Parmentier" w:date="2020-05-13T09:52:00Z"/>
        </w:rPr>
        <w:pPrChange w:id="596" w:author="Arthur Parmentier" w:date="2020-05-14T14:00:00Z">
          <w:pPr/>
        </w:pPrChange>
      </w:pPr>
      <w:bookmarkStart w:id="597" w:name="_Toc41067185"/>
      <w:ins w:id="598" w:author="Arthur Parmentier" w:date="2020-05-13T10:11:00Z">
        <w:r>
          <w:t>Differentiation of signified across disciplines</w:t>
        </w:r>
      </w:ins>
      <w:bookmarkEnd w:id="597"/>
    </w:p>
    <w:p w:rsidR="002F5B0B" w:rsidRDefault="002F5B0B" w:rsidP="001B082B">
      <w:pPr>
        <w:rPr>
          <w:ins w:id="599" w:author="Arthur Parmentier" w:date="2020-05-13T10:30:00Z"/>
        </w:rPr>
      </w:pPr>
      <w:ins w:id="600" w:author="Arthur Parmentier" w:date="2020-05-13T10:12:00Z">
        <w:r>
          <w:t>We very commonly observe signs made of one sign</w:t>
        </w:r>
      </w:ins>
      <w:ins w:id="601" w:author="Arthur Parmentier" w:date="2020-05-13T10:13:00Z">
        <w:r>
          <w:t xml:space="preserve">ifier and several signified </w:t>
        </w:r>
        <w:r w:rsidR="00AE58D1">
          <w:t>in oral languages and our everyday life.</w:t>
        </w:r>
      </w:ins>
      <w:ins w:id="602" w:author="Arthur Parmentier" w:date="2020-05-13T10:14:00Z">
        <w:r w:rsidR="00AE58D1">
          <w:t xml:space="preserve"> The signified is understood by an operation of “disambiguation” </w:t>
        </w:r>
      </w:ins>
      <w:ins w:id="603" w:author="Arthur Parmentier" w:date="2020-05-13T10:15:00Z">
        <w:r w:rsidR="00AE58D1">
          <w:t>that depends on the context of the communication.</w:t>
        </w:r>
      </w:ins>
      <w:ins w:id="604" w:author="Arthur Parmentier" w:date="2020-05-13T10:16:00Z">
        <w:r w:rsidR="00AE58D1">
          <w:t xml:space="preserve"> In this section, we will see that a </w:t>
        </w:r>
      </w:ins>
      <w:ins w:id="605" w:author="Arthur Parmentier" w:date="2020-05-14T11:09:00Z">
        <w:r w:rsidR="001F6197">
          <w:t xml:space="preserve">multi-disciplinary </w:t>
        </w:r>
      </w:ins>
      <w:ins w:id="606" w:author="Arthur Parmentier" w:date="2020-05-13T10:16:00Z">
        <w:r w:rsidR="00AE58D1">
          <w:t>sign in SP can indeed have several si</w:t>
        </w:r>
      </w:ins>
      <w:ins w:id="607" w:author="Arthur Parmentier" w:date="2020-05-13T10:17:00Z">
        <w:r w:rsidR="00AE58D1">
          <w:t>gnified</w:t>
        </w:r>
      </w:ins>
      <w:ins w:id="608" w:author="Arthur Parmentier" w:date="2020-05-13T10:18:00Z">
        <w:r w:rsidR="00AE58D1">
          <w:t xml:space="preserve"> </w:t>
        </w:r>
      </w:ins>
      <w:ins w:id="609" w:author="Arthur Parmentier" w:date="2020-05-14T10:58:00Z">
        <w:r w:rsidR="00A46D19">
          <w:t xml:space="preserve">that allow </w:t>
        </w:r>
      </w:ins>
      <w:ins w:id="610" w:author="Arthur Parmentier" w:date="2020-05-14T11:09:00Z">
        <w:r w:rsidR="001F6197">
          <w:t>it</w:t>
        </w:r>
      </w:ins>
      <w:ins w:id="611" w:author="Arthur Parmentier" w:date="2020-05-14T10:58:00Z">
        <w:r w:rsidR="00A46D19">
          <w:t xml:space="preserve"> to operate </w:t>
        </w:r>
      </w:ins>
      <w:ins w:id="612" w:author="Arthur Parmentier" w:date="2020-05-14T10:59:00Z">
        <w:r w:rsidR="00A46D19">
          <w:t>in several disciplines</w:t>
        </w:r>
      </w:ins>
      <w:ins w:id="613" w:author="Arthur Parmentier" w:date="2020-05-13T10:18:00Z">
        <w:r w:rsidR="00AE58D1">
          <w:t>.</w:t>
        </w:r>
      </w:ins>
      <w:ins w:id="614" w:author="Arthur Parmentier" w:date="2020-05-13T10:19:00Z">
        <w:r w:rsidR="00AE58D1">
          <w:rPr>
            <w:rStyle w:val="Appelnotedebasdep"/>
          </w:rPr>
          <w:footnoteReference w:id="6"/>
        </w:r>
      </w:ins>
      <w:ins w:id="619" w:author="Arthur Parmentier" w:date="2020-05-13T10:18:00Z">
        <w:r w:rsidR="00AE58D1">
          <w:t xml:space="preserve"> </w:t>
        </w:r>
      </w:ins>
      <w:ins w:id="620" w:author="Arthur Parmentier" w:date="2020-05-13T10:20:00Z">
        <w:r w:rsidR="00803E2B">
          <w:t xml:space="preserve">Moreover, </w:t>
        </w:r>
      </w:ins>
      <w:ins w:id="621" w:author="Arthur Parmentier" w:date="2020-05-13T10:21:00Z">
        <w:r w:rsidR="00803E2B">
          <w:t xml:space="preserve">we </w:t>
        </w:r>
      </w:ins>
      <w:ins w:id="622" w:author="Arthur Parmentier" w:date="2020-05-13T10:22:00Z">
        <w:r w:rsidR="00803E2B">
          <w:t xml:space="preserve">will discuss the </w:t>
        </w:r>
      </w:ins>
      <w:ins w:id="623" w:author="Arthur Parmentier" w:date="2020-05-13T10:23:00Z">
        <w:r w:rsidR="00803E2B">
          <w:t xml:space="preserve">model of a </w:t>
        </w:r>
      </w:ins>
      <w:ins w:id="624" w:author="Arthur Parmentier" w:date="2020-05-13T10:22:00Z">
        <w:r w:rsidR="00803E2B">
          <w:t xml:space="preserve">bijection between </w:t>
        </w:r>
      </w:ins>
      <w:ins w:id="625" w:author="Arthur Parmentier" w:date="2020-05-14T11:13:00Z">
        <w:r w:rsidR="004F6E10">
          <w:t>signified concepts and disciplines.</w:t>
        </w:r>
      </w:ins>
      <w:ins w:id="626" w:author="Arthur Parmentier" w:date="2020-05-14T11:11:00Z">
        <w:r w:rsidR="004F6E10">
          <w:t xml:space="preserve">, </w:t>
        </w:r>
      </w:ins>
      <w:ins w:id="627" w:author="Arthur Parmentier" w:date="2020-05-14T11:13:00Z">
        <w:r w:rsidR="004F6E10">
          <w:t>Finally, we will discuss the construction process of these multi-disciplinary sign to show that the</w:t>
        </w:r>
      </w:ins>
      <w:ins w:id="628" w:author="Arthur Parmentier" w:date="2020-05-14T11:14:00Z">
        <w:r w:rsidR="004F6E10">
          <w:t xml:space="preserve">ir signified are </w:t>
        </w:r>
      </w:ins>
      <w:ins w:id="629" w:author="Arthur Parmentier" w:date="2020-05-14T11:37:00Z">
        <w:r w:rsidR="00BF5AB9">
          <w:t>linked by analogies.</w:t>
        </w:r>
      </w:ins>
      <w:ins w:id="630" w:author="Arthur Parmentier" w:date="2020-05-14T11:12:00Z">
        <w:r w:rsidR="004F6E10">
          <w:t xml:space="preserve"> </w:t>
        </w:r>
      </w:ins>
    </w:p>
    <w:p w:rsidR="00F150E6" w:rsidRDefault="00F150E6">
      <w:pPr>
        <w:pStyle w:val="Titre4"/>
        <w:rPr>
          <w:ins w:id="631" w:author="Arthur Parmentier" w:date="2020-05-13T10:41:00Z"/>
        </w:rPr>
        <w:pPrChange w:id="632" w:author="Arthur Parmentier" w:date="2020-05-13T10:41:00Z">
          <w:pPr/>
        </w:pPrChange>
      </w:pPr>
      <w:ins w:id="633" w:author="Arthur Parmentier" w:date="2020-05-13T10:41:00Z">
        <w:r>
          <w:t>Existence of several signified concepts</w:t>
        </w:r>
      </w:ins>
    </w:p>
    <w:p w:rsidR="005868B3" w:rsidRDefault="00FD47FA" w:rsidP="005868B3">
      <w:pPr>
        <w:rPr>
          <w:ins w:id="634" w:author="Arthur Parmentier" w:date="2020-05-13T10:30:00Z"/>
        </w:rPr>
      </w:pPr>
      <w:ins w:id="635" w:author="Arthur Parmentier" w:date="2020-05-13T10:37:00Z">
        <w:r>
          <w:t xml:space="preserve">To demonstrate the existence of several concepts (the signified) </w:t>
        </w:r>
      </w:ins>
      <w:ins w:id="636" w:author="Arthur Parmentier" w:date="2020-05-13T10:38:00Z">
        <w:r>
          <w:t>under a multi-disciplinary sign in SP, l</w:t>
        </w:r>
      </w:ins>
      <w:ins w:id="637" w:author="Arthur Parmentier" w:date="2020-05-13T10:30:00Z">
        <w:r w:rsidR="005868B3">
          <w:t>et’s take the</w:t>
        </w:r>
      </w:ins>
      <w:ins w:id="638" w:author="Arthur Parmentier" w:date="2020-05-13T10:38:00Z">
        <w:r>
          <w:t xml:space="preserve"> common</w:t>
        </w:r>
      </w:ins>
      <w:ins w:id="639" w:author="Arthur Parmentier" w:date="2020-05-13T10:30:00Z">
        <w:r w:rsidR="005868B3">
          <w:t xml:space="preserve"> example of the LT, that we will use all over this section to demonstrate some of the mechanisms of SP.</w:t>
        </w:r>
      </w:ins>
    </w:p>
    <w:p w:rsidR="005868B3" w:rsidRDefault="005868B3" w:rsidP="005868B3">
      <w:pPr>
        <w:rPr>
          <w:ins w:id="640" w:author="Arthur Parmentier" w:date="2020-05-13T10:30:00Z"/>
        </w:rPr>
      </w:pPr>
      <w:ins w:id="641" w:author="Arthur Parmentier" w:date="2020-05-13T10:30:00Z">
        <w:r>
          <w:t>For a musician, the LT is a concept preexisting to SP with a specific prototype, whose characteristic traits are “constant volume”, “constant pitch” (among others). But is the concept of the LT for a musician the same as the one for a dancer or a visual artist? To answer this question, let’s first remark that soundpainters often explain how to perform a LT differently for each discipline:</w:t>
        </w:r>
      </w:ins>
    </w:p>
    <w:p w:rsidR="005868B3" w:rsidRDefault="005868B3" w:rsidP="005868B3">
      <w:pPr>
        <w:pStyle w:val="Paragraphedeliste"/>
        <w:numPr>
          <w:ilvl w:val="0"/>
          <w:numId w:val="17"/>
        </w:numPr>
        <w:rPr>
          <w:ins w:id="642" w:author="Arthur Parmentier" w:date="2020-05-13T10:30:00Z"/>
        </w:rPr>
      </w:pPr>
      <w:ins w:id="643" w:author="Arthur Parmentier" w:date="2020-05-13T10:30:00Z">
        <w:r w:rsidDel="00697BA8">
          <w:t xml:space="preserve"> </w:t>
        </w:r>
        <w:r>
          <w:t>“A fluid movement, without accent” for dancers</w:t>
        </w:r>
      </w:ins>
    </w:p>
    <w:p w:rsidR="005868B3" w:rsidRDefault="005868B3" w:rsidP="005868B3">
      <w:pPr>
        <w:pStyle w:val="Paragraphedeliste"/>
        <w:numPr>
          <w:ilvl w:val="0"/>
          <w:numId w:val="17"/>
        </w:numPr>
        <w:rPr>
          <w:ins w:id="644" w:author="Arthur Parmentier" w:date="2020-05-13T10:30:00Z"/>
        </w:rPr>
      </w:pPr>
      <w:ins w:id="645" w:author="Arthur Parmentier" w:date="2020-05-13T10:30:00Z">
        <w:r w:rsidDel="002C1E78">
          <w:t xml:space="preserve"> </w:t>
        </w:r>
        <w:r>
          <w:t>“A freeze on the first syllable of a word” for actors</w:t>
        </w:r>
      </w:ins>
    </w:p>
    <w:p w:rsidR="005868B3" w:rsidRDefault="005868B3" w:rsidP="005868B3">
      <w:pPr>
        <w:pStyle w:val="Paragraphedeliste"/>
        <w:numPr>
          <w:ilvl w:val="0"/>
          <w:numId w:val="17"/>
        </w:numPr>
        <w:rPr>
          <w:ins w:id="646" w:author="Arthur Parmentier" w:date="2020-05-13T10:30:00Z"/>
        </w:rPr>
      </w:pPr>
      <w:ins w:id="647" w:author="Arthur Parmentier" w:date="2020-05-13T10:30:00Z">
        <w:r>
          <w:t>“A note with constant volume and constant pitch over time” for most musicians</w:t>
        </w:r>
      </w:ins>
    </w:p>
    <w:p w:rsidR="005868B3" w:rsidRDefault="005868B3" w:rsidP="005868B3">
      <w:pPr>
        <w:pStyle w:val="Paragraphedeliste"/>
        <w:numPr>
          <w:ilvl w:val="0"/>
          <w:numId w:val="17"/>
        </w:numPr>
        <w:rPr>
          <w:ins w:id="648" w:author="Arthur Parmentier" w:date="2020-05-13T10:30:00Z"/>
        </w:rPr>
      </w:pPr>
      <w:ins w:id="649" w:author="Arthur Parmentier" w:date="2020-05-13T10:30:00Z">
        <w:r>
          <w:t>…</w:t>
        </w:r>
      </w:ins>
    </w:p>
    <w:p w:rsidR="005868B3" w:rsidRDefault="005868B3" w:rsidP="005868B3">
      <w:pPr>
        <w:rPr>
          <w:ins w:id="650" w:author="Arthur Parmentier" w:date="2020-05-13T10:30:00Z"/>
        </w:rPr>
      </w:pPr>
      <w:ins w:id="651" w:author="Arthur Parmentier" w:date="2020-05-13T10:30:00Z">
        <w:r>
          <w:lastRenderedPageBreak/>
          <w:t>They also often illustrate those descriptions with a prototypical example.</w:t>
        </w:r>
      </w:ins>
    </w:p>
    <w:p w:rsidR="005868B3" w:rsidRDefault="005868B3" w:rsidP="005868B3">
      <w:pPr>
        <w:rPr>
          <w:ins w:id="652" w:author="Arthur Parmentier" w:date="2020-05-13T10:30:00Z"/>
        </w:rPr>
      </w:pPr>
      <w:ins w:id="653" w:author="Arthur Parmentier" w:date="2020-05-13T10:30:00Z">
        <w:r>
          <w:t xml:space="preserve">By looking at the description themselves, we can see that they involve different concepts: a “movement”, “roll” or a “syllable”, which cannot be considered equivalent. Moreover, we know from the history of SP that the concept of a LT was first borrowed from music and “extended” to other disciplines, i.e. that the multiplicity of </w:t>
        </w:r>
      </w:ins>
      <w:ins w:id="654" w:author="Arthur Parmentier" w:date="2020-05-13T10:39:00Z">
        <w:r w:rsidR="003E3E64">
          <w:t>signified of the sign</w:t>
        </w:r>
      </w:ins>
      <w:ins w:id="655" w:author="Arthur Parmentier" w:date="2020-05-13T10:30:00Z">
        <w:r>
          <w:t xml:space="preserve"> “LT” is a voluntary construction</w:t>
        </w:r>
        <w:r>
          <w:rPr>
            <w:rStyle w:val="Appelnotedebasdep"/>
          </w:rPr>
          <w:footnoteReference w:id="7"/>
        </w:r>
        <w:r>
          <w:t>.</w:t>
        </w:r>
      </w:ins>
    </w:p>
    <w:p w:rsidR="005868B3" w:rsidRDefault="005868B3" w:rsidP="005868B3">
      <w:pPr>
        <w:rPr>
          <w:ins w:id="661" w:author="Arthur Parmentier" w:date="2020-05-13T17:10:00Z"/>
        </w:rPr>
      </w:pPr>
      <w:ins w:id="662" w:author="Arthur Parmentier" w:date="2020-05-13T10:30:00Z">
        <w:r>
          <w:t>Although we illustrated the overloading mechanism with the sign “LT”, we can observe the same mechanism for other signs, for instance multi-disciplinary signs.</w:t>
        </w:r>
      </w:ins>
    </w:p>
    <w:p w:rsidR="00F150E6" w:rsidRDefault="00F150E6" w:rsidP="00F150E6">
      <w:pPr>
        <w:pStyle w:val="Titre4"/>
        <w:rPr>
          <w:ins w:id="663" w:author="Arthur Parmentier" w:date="2020-05-13T10:43:00Z"/>
        </w:rPr>
      </w:pPr>
      <w:ins w:id="664" w:author="Arthur Parmentier" w:date="2020-05-13T10:42:00Z">
        <w:r>
          <w:t xml:space="preserve">Bijection, surjection or injection between </w:t>
        </w:r>
      </w:ins>
      <w:ins w:id="665" w:author="Arthur Parmentier" w:date="2020-05-13T10:43:00Z">
        <w:r>
          <w:t>signified and disciplines?</w:t>
        </w:r>
      </w:ins>
    </w:p>
    <w:p w:rsidR="00603CFA" w:rsidRDefault="00F150E6" w:rsidP="00581F4F">
      <w:pPr>
        <w:rPr>
          <w:ins w:id="666" w:author="Arthur Parmentier" w:date="2020-05-13T11:01:00Z"/>
        </w:rPr>
      </w:pPr>
      <w:ins w:id="667" w:author="Arthur Parmentier" w:date="2020-05-13T10:43:00Z">
        <w:r>
          <w:t xml:space="preserve">Although we have shown the existence of several signified </w:t>
        </w:r>
      </w:ins>
      <w:ins w:id="668" w:author="Arthur Parmentier" w:date="2020-05-13T17:40:00Z">
        <w:r w:rsidR="00693047">
          <w:t xml:space="preserve">(several concepts) </w:t>
        </w:r>
      </w:ins>
      <w:ins w:id="669" w:author="Arthur Parmentier" w:date="2020-05-13T10:43:00Z">
        <w:r>
          <w:t xml:space="preserve">and their </w:t>
        </w:r>
      </w:ins>
      <w:ins w:id="670" w:author="Arthur Parmentier" w:date="2020-05-13T10:44:00Z">
        <w:r>
          <w:t>relationship</w:t>
        </w:r>
      </w:ins>
      <w:ins w:id="671" w:author="Arthur Parmentier" w:date="2020-05-13T10:43:00Z">
        <w:r>
          <w:t xml:space="preserve"> with</w:t>
        </w:r>
      </w:ins>
      <w:ins w:id="672" w:author="Arthur Parmentier" w:date="2020-05-13T10:44:00Z">
        <w:r>
          <w:t xml:space="preserve"> discipline</w:t>
        </w:r>
      </w:ins>
      <w:ins w:id="673" w:author="Arthur Parmentier" w:date="2020-05-13T17:40:00Z">
        <w:r w:rsidR="00C209FE">
          <w:t>s</w:t>
        </w:r>
      </w:ins>
      <w:ins w:id="674" w:author="Arthur Parmentier" w:date="2020-05-13T10:44:00Z">
        <w:r>
          <w:t>, one can wonder whether</w:t>
        </w:r>
      </w:ins>
      <w:ins w:id="675" w:author="Arthur Parmentier" w:date="2020-05-13T10:58:00Z">
        <w:r w:rsidR="00581F4F">
          <w:t xml:space="preserve"> their relationship is a bijection</w:t>
        </w:r>
      </w:ins>
      <w:ins w:id="676" w:author="Arthur Parmentier" w:date="2020-05-13T11:11:00Z">
        <w:r w:rsidR="00C36A2F">
          <w:t xml:space="preserve"> (to a unique discipline corresponds a unique signified)</w:t>
        </w:r>
      </w:ins>
      <w:ins w:id="677" w:author="Arthur Parmentier" w:date="2020-05-13T10:58:00Z">
        <w:r w:rsidR="00581F4F">
          <w:t>, su</w:t>
        </w:r>
      </w:ins>
      <w:ins w:id="678" w:author="Arthur Parmentier" w:date="2020-05-13T10:59:00Z">
        <w:r w:rsidR="00581F4F">
          <w:t>r</w:t>
        </w:r>
      </w:ins>
      <w:ins w:id="679" w:author="Arthur Parmentier" w:date="2020-05-13T10:58:00Z">
        <w:r w:rsidR="00581F4F">
          <w:t>jection</w:t>
        </w:r>
      </w:ins>
      <w:ins w:id="680" w:author="Arthur Parmentier" w:date="2020-05-13T11:11:00Z">
        <w:r w:rsidR="00C36A2F">
          <w:t xml:space="preserve"> (each discipline has one or more signified)</w:t>
        </w:r>
      </w:ins>
      <w:ins w:id="681" w:author="Arthur Parmentier" w:date="2020-05-13T10:58:00Z">
        <w:r w:rsidR="00581F4F">
          <w:t xml:space="preserve"> or injection</w:t>
        </w:r>
      </w:ins>
      <w:ins w:id="682" w:author="Arthur Parmentier" w:date="2020-05-13T11:12:00Z">
        <w:r w:rsidR="00C36A2F">
          <w:t xml:space="preserve"> (each discipline </w:t>
        </w:r>
        <w:r w:rsidR="00862E4D">
          <w:t>has either a unique signified, either no signified)</w:t>
        </w:r>
      </w:ins>
      <w:ins w:id="683" w:author="Arthur Parmentier" w:date="2020-05-13T10:58:00Z">
        <w:r w:rsidR="00581F4F">
          <w:t>.</w:t>
        </w:r>
      </w:ins>
    </w:p>
    <w:p w:rsidR="00581F4F" w:rsidRDefault="0083672F">
      <w:pPr>
        <w:rPr>
          <w:ins w:id="684" w:author="Arthur Parmentier" w:date="2020-05-13T10:49:00Z"/>
        </w:rPr>
        <w:pPrChange w:id="685" w:author="Arthur Parmentier" w:date="2020-05-13T10:58:00Z">
          <w:pPr>
            <w:pStyle w:val="Paragraphedeliste"/>
            <w:numPr>
              <w:numId w:val="19"/>
            </w:numPr>
            <w:ind w:hanging="360"/>
          </w:pPr>
        </w:pPrChange>
      </w:pPr>
      <w:ins w:id="686" w:author="Arthur Parmentier" w:date="2020-05-13T11:03:00Z">
        <w:r>
          <w:t xml:space="preserve">First, we can remark that </w:t>
        </w:r>
      </w:ins>
      <w:ins w:id="687" w:author="Arthur Parmentier" w:date="2020-05-13T11:04:00Z">
        <w:r>
          <w:t>there is a bijection in the case of the so called “multi-disciplinary signs” whose properties is exactly that each discipline has its own</w:t>
        </w:r>
      </w:ins>
      <w:ins w:id="688" w:author="Arthur Parmentier" w:date="2020-05-13T11:05:00Z">
        <w:r>
          <w:t xml:space="preserve"> unique</w:t>
        </w:r>
      </w:ins>
      <w:ins w:id="689" w:author="Arthur Parmentier" w:date="2020-05-13T11:04:00Z">
        <w:r>
          <w:t xml:space="preserve"> interpretation (signified) of the sign.</w:t>
        </w:r>
      </w:ins>
    </w:p>
    <w:p w:rsidR="00603CFA" w:rsidRDefault="0083672F" w:rsidP="00603CFA">
      <w:pPr>
        <w:rPr>
          <w:ins w:id="690" w:author="Arthur Parmentier" w:date="2020-05-13T11:08:00Z"/>
        </w:rPr>
      </w:pPr>
      <w:ins w:id="691" w:author="Arthur Parmentier" w:date="2020-05-13T11:05:00Z">
        <w:r>
          <w:t xml:space="preserve">Then, we can also </w:t>
        </w:r>
      </w:ins>
      <w:ins w:id="692" w:author="Arthur Parmentier" w:date="2020-05-13T11:19:00Z">
        <w:r w:rsidR="002067E2">
          <w:t xml:space="preserve">observe that </w:t>
        </w:r>
      </w:ins>
      <w:ins w:id="693" w:author="Arthur Parmentier" w:date="2020-05-13T11:05:00Z">
        <w:r>
          <w:t xml:space="preserve">some signs </w:t>
        </w:r>
      </w:ins>
      <w:ins w:id="694" w:author="Arthur Parmentier" w:date="2020-05-13T11:06:00Z">
        <w:r>
          <w:t>are very specific to a discipline</w:t>
        </w:r>
      </w:ins>
      <w:ins w:id="695" w:author="Arthur Parmentier" w:date="2020-05-13T11:07:00Z">
        <w:r>
          <w:t xml:space="preserve"> (</w:t>
        </w:r>
      </w:ins>
      <w:ins w:id="696" w:author="Arthur Parmentier" w:date="2020-05-13T11:08:00Z">
        <w:r>
          <w:t>sometimes by construction)</w:t>
        </w:r>
      </w:ins>
      <w:ins w:id="697" w:author="Arthur Parmentier" w:date="2020-05-13T11:06:00Z">
        <w:r>
          <w:t>, such that other discipline cannot interpret them.</w:t>
        </w:r>
      </w:ins>
      <w:ins w:id="698" w:author="Arthur Parmentier" w:date="2020-05-13T11:08:00Z">
        <w:r w:rsidR="00C36A2F">
          <w:t xml:space="preserve"> It is </w:t>
        </w:r>
      </w:ins>
      <w:ins w:id="699" w:author="Arthur Parmentier" w:date="2020-05-13T11:12:00Z">
        <w:r w:rsidR="00365C58">
          <w:t>enough</w:t>
        </w:r>
      </w:ins>
      <w:ins w:id="700" w:author="Arthur Parmentier" w:date="2020-05-13T11:08:00Z">
        <w:r w:rsidR="00C36A2F">
          <w:t xml:space="preserve"> to conclude that in general, there is no surjection between signified and the set of disciplines.</w:t>
        </w:r>
      </w:ins>
    </w:p>
    <w:p w:rsidR="00C36A2F" w:rsidRDefault="00C36A2F" w:rsidP="00603CFA">
      <w:pPr>
        <w:rPr>
          <w:ins w:id="701" w:author="Arthur Parmentier" w:date="2020-05-13T10:54:00Z"/>
        </w:rPr>
      </w:pPr>
      <w:ins w:id="702" w:author="Arthur Parmentier" w:date="2020-05-13T11:08:00Z">
        <w:r>
          <w:t>Finally</w:t>
        </w:r>
      </w:ins>
      <w:ins w:id="703" w:author="Arthur Parmentier" w:date="2020-05-13T11:09:00Z">
        <w:r>
          <w:t xml:space="preserve">, </w:t>
        </w:r>
      </w:ins>
      <w:ins w:id="704" w:author="Arthur Parmentier" w:date="2020-05-13T11:31:00Z">
        <w:r w:rsidR="00D5164C">
          <w:t>on the question of injectivity, m</w:t>
        </w:r>
      </w:ins>
      <w:ins w:id="705" w:author="Arthur Parmentier" w:date="2020-05-13T11:22:00Z">
        <w:r w:rsidR="00D5164C">
          <w:t xml:space="preserve">y hypothesis is that unlike oral languages, SP </w:t>
        </w:r>
      </w:ins>
      <w:ins w:id="706" w:author="Arthur Parmentier" w:date="2020-05-13T11:25:00Z">
        <w:r w:rsidR="00D5164C">
          <w:t>can be modeled as a regular langua</w:t>
        </w:r>
      </w:ins>
      <w:ins w:id="707" w:author="Arthur Parmentier" w:date="2020-05-13T11:26:00Z">
        <w:r w:rsidR="00D5164C">
          <w:t xml:space="preserve">ge, hence a </w:t>
        </w:r>
      </w:ins>
      <w:ins w:id="708" w:author="Arthur Parmentier" w:date="2020-05-13T11:27:00Z">
        <w:r w:rsidR="00D5164C">
          <w:t>context-free language, such that the context (signs prior</w:t>
        </w:r>
      </w:ins>
      <w:ins w:id="709" w:author="Arthur Parmentier" w:date="2020-05-13T11:28:00Z">
        <w:r w:rsidR="00D5164C">
          <w:t xml:space="preserve"> to the last executed sign) does not influence the meaning of</w:t>
        </w:r>
      </w:ins>
      <w:ins w:id="710" w:author="Arthur Parmentier" w:date="2020-05-13T11:29:00Z">
        <w:r w:rsidR="00D5164C">
          <w:t xml:space="preserve"> the considered sign. We will see </w:t>
        </w:r>
      </w:ins>
      <w:ins w:id="711" w:author="Arthur Parmentier" w:date="2020-05-13T11:30:00Z">
        <w:r w:rsidR="00D5164C">
          <w:t xml:space="preserve">in a future section </w:t>
        </w:r>
      </w:ins>
      <w:ins w:id="712" w:author="Arthur Parmentier" w:date="2020-05-13T11:29:00Z">
        <w:r w:rsidR="00D5164C">
          <w:t xml:space="preserve">how this approach is successful in modeling </w:t>
        </w:r>
      </w:ins>
      <w:ins w:id="713" w:author="Arthur Parmentier" w:date="2020-05-13T11:30:00Z">
        <w:r w:rsidR="00D5164C">
          <w:t xml:space="preserve">the very basics of SP, while it is unclear whether all SP modes, </w:t>
        </w:r>
      </w:ins>
      <w:ins w:id="714" w:author="Arthur Parmentier" w:date="2020-05-13T11:31:00Z">
        <w:r w:rsidR="00D5164C">
          <w:t xml:space="preserve">rules and signs could indeed </w:t>
        </w:r>
      </w:ins>
      <w:ins w:id="715" w:author="Arthur Parmentier" w:date="2020-05-13T11:59:00Z">
        <w:r w:rsidR="000C29FF">
          <w:t>be represented by</w:t>
        </w:r>
      </w:ins>
      <w:ins w:id="716" w:author="Arthur Parmentier" w:date="2020-05-13T11:31:00Z">
        <w:r w:rsidR="00D5164C">
          <w:t xml:space="preserve"> a regular language.</w:t>
        </w:r>
      </w:ins>
      <w:ins w:id="717" w:author="Arthur Parmentier" w:date="2020-05-13T12:00:00Z">
        <w:r w:rsidR="009230DE">
          <w:t xml:space="preserve"> In my hypothesis, there is indeed an injection</w:t>
        </w:r>
      </w:ins>
      <w:ins w:id="718" w:author="Arthur Parmentier" w:date="2020-05-13T12:01:00Z">
        <w:r w:rsidR="009230DE">
          <w:t xml:space="preserve"> between signified and disciplines, but </w:t>
        </w:r>
      </w:ins>
      <w:ins w:id="719" w:author="Arthur Parmentier" w:date="2020-05-13T11:32:00Z">
        <w:r w:rsidR="00D5164C">
          <w:t xml:space="preserve">I leave to experts in the domain the prospection of </w:t>
        </w:r>
      </w:ins>
      <w:ins w:id="720" w:author="Arthur Parmentier" w:date="2020-05-13T12:01:00Z">
        <w:r w:rsidR="00B41CA4">
          <w:t xml:space="preserve">counter examples, such as </w:t>
        </w:r>
      </w:ins>
      <w:ins w:id="721" w:author="Arthur Parmentier" w:date="2020-05-13T11:32:00Z">
        <w:r w:rsidR="00D5164C">
          <w:t xml:space="preserve">context-sensitive examples that </w:t>
        </w:r>
        <w:r w:rsidR="002463AB">
          <w:t xml:space="preserve">would demonstrate that a single sign can indeed have </w:t>
        </w:r>
      </w:ins>
      <w:ins w:id="722" w:author="Arthur Parmentier" w:date="2020-05-13T11:33:00Z">
        <w:r w:rsidR="002463AB">
          <w:t>several signified for one discipline, that can be differentiated by the context instead.</w:t>
        </w:r>
      </w:ins>
    </w:p>
    <w:p w:rsidR="00EE2DD4" w:rsidRDefault="00543457">
      <w:pPr>
        <w:pStyle w:val="Titre3"/>
        <w:rPr>
          <w:ins w:id="723" w:author="Arthur Parmentier" w:date="2020-05-13T12:05:00Z"/>
        </w:rPr>
        <w:pPrChange w:id="724" w:author="Arthur Parmentier" w:date="2020-05-14T14:00:00Z">
          <w:pPr>
            <w:pStyle w:val="Titre4"/>
          </w:pPr>
        </w:pPrChange>
      </w:pPr>
      <w:bookmarkStart w:id="725" w:name="_Toc41067186"/>
      <w:ins w:id="726" w:author="Arthur Parmentier" w:date="2020-05-13T12:05:00Z">
        <w:r>
          <w:t>The difference between discipline</w:t>
        </w:r>
      </w:ins>
      <w:ins w:id="727" w:author="Arthur Parmentier" w:date="2020-05-14T14:45:00Z">
        <w:r w:rsidR="00AE0A35">
          <w:t xml:space="preserve"> (</w:t>
        </w:r>
      </w:ins>
      <w:ins w:id="728" w:author="Arthur Parmentier" w:date="2020-05-14T14:46:00Z">
        <w:r w:rsidR="00AE0A35">
          <w:t>music, theater..)</w:t>
        </w:r>
      </w:ins>
      <w:ins w:id="729" w:author="Arthur Parmentier" w:date="2020-05-13T12:05:00Z">
        <w:r>
          <w:t xml:space="preserve"> and technical apparatus</w:t>
        </w:r>
      </w:ins>
      <w:ins w:id="730" w:author="Arthur Parmentier" w:date="2020-05-13T17:18:00Z">
        <w:r w:rsidR="00D7385F">
          <w:t xml:space="preserve">, or “why we </w:t>
        </w:r>
      </w:ins>
      <w:ins w:id="731" w:author="Arthur Parmentier" w:date="2020-05-13T17:19:00Z">
        <w:r w:rsidR="00D7385F">
          <w:t>sometimes need to specify how to play a long tone, and sometimes not”</w:t>
        </w:r>
      </w:ins>
      <w:bookmarkEnd w:id="725"/>
    </w:p>
    <w:p w:rsidR="00167DAB" w:rsidRDefault="00543457" w:rsidP="00E34725">
      <w:pPr>
        <w:rPr>
          <w:ins w:id="732" w:author="Arthur Parmentier" w:date="2020-05-13T18:36:00Z"/>
        </w:rPr>
      </w:pPr>
      <w:ins w:id="733" w:author="Arthur Parmentier" w:date="2020-05-13T12:05:00Z">
        <w:r>
          <w:t xml:space="preserve">In the “Motivation” part, </w:t>
        </w:r>
      </w:ins>
      <w:ins w:id="734" w:author="Arthur Parmentier" w:date="2020-05-13T12:06:00Z">
        <w:r>
          <w:t xml:space="preserve">I </w:t>
        </w:r>
      </w:ins>
      <w:ins w:id="735" w:author="Arthur Parmentier" w:date="2020-05-13T14:22:00Z">
        <w:r w:rsidR="007E0A0A">
          <w:t>differentiated</w:t>
        </w:r>
      </w:ins>
      <w:ins w:id="736" w:author="Arthur Parmentier" w:date="2020-05-13T12:06:00Z">
        <w:r>
          <w:t xml:space="preserve"> the notion of “discipline” and “instrument”, that we could </w:t>
        </w:r>
      </w:ins>
      <w:ins w:id="737" w:author="Arthur Parmentier" w:date="2020-05-13T17:14:00Z">
        <w:r w:rsidR="00454612">
          <w:t>also call a</w:t>
        </w:r>
      </w:ins>
      <w:ins w:id="738" w:author="Arthur Parmentier" w:date="2020-05-13T12:06:00Z">
        <w:r>
          <w:t xml:space="preserve"> “technical appa</w:t>
        </w:r>
      </w:ins>
      <w:ins w:id="739" w:author="Arthur Parmentier" w:date="2020-05-13T12:07:00Z">
        <w:r>
          <w:t>ratus”.</w:t>
        </w:r>
      </w:ins>
      <w:ins w:id="740" w:author="Arthur Parmentier" w:date="2020-05-13T14:28:00Z">
        <w:r w:rsidR="00596602">
          <w:t xml:space="preserve"> In</w:t>
        </w:r>
      </w:ins>
      <w:ins w:id="741" w:author="Arthur Parmentier" w:date="2020-05-13T14:29:00Z">
        <w:r w:rsidR="00596602">
          <w:t>deed, one</w:t>
        </w:r>
      </w:ins>
      <w:ins w:id="742" w:author="Arthur Parmentier" w:date="2020-05-13T14:30:00Z">
        <w:r w:rsidR="00596602">
          <w:t xml:space="preserve"> could </w:t>
        </w:r>
      </w:ins>
      <w:ins w:id="743" w:author="Arthur Parmentier" w:date="2020-05-13T18:36:00Z">
        <w:r w:rsidR="00E34725">
          <w:t xml:space="preserve">wonder why </w:t>
        </w:r>
      </w:ins>
      <w:ins w:id="744" w:author="Arthur Parmentier" w:date="2020-05-13T18:37:00Z">
        <w:r w:rsidR="0083564B">
          <w:t>the concept of a LT would</w:t>
        </w:r>
        <w:r w:rsidR="00E34725">
          <w:t xml:space="preserve"> be different in each discipline, but still the same for all instruments of the discipline.</w:t>
        </w:r>
      </w:ins>
    </w:p>
    <w:p w:rsidR="00A708EC" w:rsidRDefault="00F00F6E" w:rsidP="00E34725">
      <w:pPr>
        <w:rPr>
          <w:ins w:id="745" w:author="Arthur Parmentier" w:date="2020-05-13T18:36:00Z"/>
        </w:rPr>
      </w:pPr>
      <w:ins w:id="746" w:author="Arthur Parmentier" w:date="2020-05-14T11:39:00Z">
        <w:r>
          <w:lastRenderedPageBreak/>
          <w:t>In this part, I wil try to show you that the operability of a sign across disciplines is constructed</w:t>
        </w:r>
      </w:ins>
      <w:ins w:id="747" w:author="Arthur Parmentier" w:date="2020-05-14T11:42:00Z">
        <w:r>
          <w:t xml:space="preserve"> “by SP”</w:t>
        </w:r>
      </w:ins>
      <w:ins w:id="748" w:author="Arthur Parmentier" w:date="2020-05-14T11:39:00Z">
        <w:r>
          <w:t xml:space="preserve"> with </w:t>
        </w:r>
      </w:ins>
      <w:ins w:id="749" w:author="Arthur Parmentier" w:date="2020-05-14T11:40:00Z">
        <w:r>
          <w:t xml:space="preserve">learned (cultural) relations of analogy between signified whereas the operability of a sign across instruments of the same discipline </w:t>
        </w:r>
      </w:ins>
      <w:ins w:id="750" w:author="Arthur Parmentier" w:date="2020-05-14T11:41:00Z">
        <w:r>
          <w:t xml:space="preserve">is in general </w:t>
        </w:r>
      </w:ins>
      <w:ins w:id="751" w:author="Arthur Parmentier" w:date="2020-05-14T11:42:00Z">
        <w:r w:rsidR="00A708EC">
          <w:t>a construction external to SP</w:t>
        </w:r>
      </w:ins>
      <w:ins w:id="752" w:author="Arthur Parmentier" w:date="2020-05-14T11:43:00Z">
        <w:r w:rsidR="00A708EC">
          <w:t xml:space="preserve"> that i</w:t>
        </w:r>
      </w:ins>
      <w:ins w:id="753" w:author="Arthur Parmentier" w:date="2020-05-14T11:44:00Z">
        <w:r w:rsidR="00A708EC">
          <w:t>n</w:t>
        </w:r>
      </w:ins>
      <w:ins w:id="754" w:author="Arthur Parmentier" w:date="2020-05-14T11:45:00Z">
        <w:r w:rsidR="00A708EC">
          <w:t xml:space="preserve">volves </w:t>
        </w:r>
      </w:ins>
      <w:ins w:id="755" w:author="Arthur Parmentier" w:date="2020-05-14T11:46:00Z">
        <w:r w:rsidR="00A708EC">
          <w:t>the human perceptual scheme.</w:t>
        </w:r>
      </w:ins>
    </w:p>
    <w:p w:rsidR="005868B3" w:rsidRDefault="005868B3" w:rsidP="005868B3">
      <w:pPr>
        <w:rPr>
          <w:ins w:id="756" w:author="Arthur Parmentier" w:date="2020-05-14T11:38:00Z"/>
        </w:rPr>
      </w:pPr>
    </w:p>
    <w:p w:rsidR="00F00F6E" w:rsidRDefault="00F00F6E" w:rsidP="005868B3">
      <w:pPr>
        <w:rPr>
          <w:ins w:id="757" w:author="Arthur Parmentier" w:date="2020-05-13T10:31:00Z"/>
        </w:rPr>
      </w:pPr>
    </w:p>
    <w:p w:rsidR="005868B3" w:rsidRPr="00670002" w:rsidRDefault="005868B3" w:rsidP="005868B3">
      <w:pPr>
        <w:rPr>
          <w:ins w:id="758" w:author="Arthur Parmentier" w:date="2020-05-13T10:31:00Z"/>
          <w:lang w:val="fr-FR"/>
          <w:rPrChange w:id="759" w:author="Arthur Parmentier" w:date="2020-05-18T14:23:00Z">
            <w:rPr>
              <w:ins w:id="760" w:author="Arthur Parmentier" w:date="2020-05-13T10:31:00Z"/>
            </w:rPr>
          </w:rPrChange>
        </w:rPr>
      </w:pPr>
      <w:ins w:id="761" w:author="Arthur Parmentier" w:date="2020-05-13T10:31:00Z">
        <w:r w:rsidRPr="00670002">
          <w:rPr>
            <w:lang w:val="fr-FR"/>
            <w:rPrChange w:id="762" w:author="Arthur Parmentier" w:date="2020-05-18T14:23:00Z">
              <w:rPr/>
            </w:rPrChange>
          </w:rPr>
          <w:t>DIFFERENCE D APPAREIL TECHNIQUE MAIS MEME PROROTYPE VS DIFF DE DISCIPLINE DONC DE PROTOTYPE (MEME SI L APPAREIL TECHNIQUE EST LE MEME).</w:t>
        </w:r>
      </w:ins>
    </w:p>
    <w:p w:rsidR="005868B3" w:rsidRPr="00670002" w:rsidRDefault="005868B3" w:rsidP="005868B3">
      <w:pPr>
        <w:rPr>
          <w:ins w:id="763" w:author="Arthur Parmentier" w:date="2020-05-13T10:30:00Z"/>
          <w:lang w:val="fr-FR"/>
          <w:rPrChange w:id="764" w:author="Arthur Parmentier" w:date="2020-05-18T14:23:00Z">
            <w:rPr>
              <w:ins w:id="765" w:author="Arthur Parmentier" w:date="2020-05-13T10:30:00Z"/>
            </w:rPr>
          </w:rPrChange>
        </w:rPr>
      </w:pPr>
    </w:p>
    <w:p w:rsidR="005868B3" w:rsidRPr="00670002" w:rsidRDefault="005868B3" w:rsidP="001B082B">
      <w:pPr>
        <w:rPr>
          <w:ins w:id="766" w:author="Arthur Parmentier" w:date="2020-05-13T10:15:00Z"/>
          <w:lang w:val="fr-FR"/>
          <w:rPrChange w:id="767" w:author="Arthur Parmentier" w:date="2020-05-18T14:23:00Z">
            <w:rPr>
              <w:ins w:id="768" w:author="Arthur Parmentier" w:date="2020-05-13T10:15:00Z"/>
            </w:rPr>
          </w:rPrChange>
        </w:rPr>
      </w:pPr>
    </w:p>
    <w:p w:rsidR="00AE58D1" w:rsidRPr="00414962" w:rsidRDefault="00743436">
      <w:pPr>
        <w:pStyle w:val="Titre3"/>
        <w:rPr>
          <w:ins w:id="769" w:author="Arthur Parmentier" w:date="2020-05-13T10:11:00Z"/>
          <w:rPrChange w:id="770" w:author="Arthur Parmentier" w:date="2020-05-14T14:00:00Z">
            <w:rPr>
              <w:ins w:id="771" w:author="Arthur Parmentier" w:date="2020-05-13T10:11:00Z"/>
            </w:rPr>
          </w:rPrChange>
        </w:rPr>
        <w:pPrChange w:id="772" w:author="Arthur Parmentier" w:date="2020-05-14T14:00:00Z">
          <w:pPr/>
        </w:pPrChange>
      </w:pPr>
      <w:bookmarkStart w:id="773" w:name="_Toc41067187"/>
      <w:ins w:id="774" w:author="Arthur Parmentier" w:date="2020-05-13T10:29:00Z">
        <w:r w:rsidRPr="00414962">
          <w:rPr>
            <w:rPrChange w:id="775" w:author="Arthur Parmentier" w:date="2020-05-14T14:00:00Z">
              <w:rPr/>
            </w:rPrChange>
          </w:rPr>
          <w:t>Speculative theory of differen</w:t>
        </w:r>
      </w:ins>
      <w:ins w:id="776" w:author="Arthur Parmentier" w:date="2020-05-13T10:30:00Z">
        <w:r w:rsidRPr="00414962">
          <w:rPr>
            <w:rPrChange w:id="777" w:author="Arthur Parmentier" w:date="2020-05-14T14:00:00Z">
              <w:rPr/>
            </w:rPrChange>
          </w:rPr>
          <w:t>tiation of signified across instruments (technical apparatus) of the same discipline</w:t>
        </w:r>
      </w:ins>
      <w:bookmarkEnd w:id="773"/>
    </w:p>
    <w:p w:rsidR="001A0623" w:rsidDel="005868B3" w:rsidRDefault="001B082B" w:rsidP="001B082B">
      <w:pPr>
        <w:rPr>
          <w:del w:id="778" w:author="Arthur Parmentier" w:date="2020-05-13T10:30:00Z"/>
        </w:rPr>
      </w:pPr>
      <w:del w:id="779" w:author="Arthur Parmentier" w:date="2020-05-13T10:30:00Z">
        <w:r w:rsidDel="005868B3">
          <w:delText xml:space="preserve">the sign itself acting as an “alias”, a label </w:delText>
        </w:r>
        <w:r w:rsidR="001A0623" w:rsidDel="005868B3">
          <w:delText>several</w:delText>
        </w:r>
        <w:r w:rsidDel="005868B3">
          <w:delText xml:space="preserve"> underlying concepts. This is what I call “overloading” a sign.</w:delText>
        </w:r>
        <w:r w:rsidR="001A0623" w:rsidDel="005868B3">
          <w:delText xml:space="preserve"> All signs in SP may not be overloaded, some signs may indeed refer to a very specific concept or idea, but the overloading of signs is </w:delText>
        </w:r>
      </w:del>
      <w:del w:id="780" w:author="Arthur Parmentier" w:date="2020-05-12T18:25:00Z">
        <w:r w:rsidR="001A0623" w:rsidDel="009B2D7C">
          <w:delText>at the core</w:delText>
        </w:r>
      </w:del>
      <w:del w:id="781" w:author="Arthur Parmentier" w:date="2020-05-13T10:30:00Z">
        <w:r w:rsidR="001A0623" w:rsidDel="005868B3">
          <w:delText xml:space="preserve"> of the </w:delText>
        </w:r>
      </w:del>
      <w:del w:id="782" w:author="Arthur Parmentier" w:date="2020-05-12T18:25:00Z">
        <w:r w:rsidR="001A0623" w:rsidDel="007D075F">
          <w:delText>set</w:delText>
        </w:r>
      </w:del>
      <w:del w:id="783" w:author="Arthur Parmentier" w:date="2020-05-13T10:30:00Z">
        <w:r w:rsidR="001A0623" w:rsidDel="005868B3">
          <w:delText xml:space="preserve"> of multidisciplinary signs.</w:delText>
        </w:r>
      </w:del>
    </w:p>
    <w:p w:rsidR="001A0623" w:rsidDel="005868B3" w:rsidRDefault="001A0623" w:rsidP="001B082B">
      <w:pPr>
        <w:rPr>
          <w:del w:id="784" w:author="Arthur Parmentier" w:date="2020-05-13T10:30:00Z"/>
        </w:rPr>
      </w:pPr>
      <w:del w:id="785" w:author="Arthur Parmentier" w:date="2020-05-13T10:30:00Z">
        <w:r w:rsidDel="005868B3">
          <w:delText>Let’s take the example of the LT, that we will use all over th</w:delText>
        </w:r>
        <w:r w:rsidR="00934630" w:rsidDel="005868B3">
          <w:delText>is</w:delText>
        </w:r>
        <w:r w:rsidDel="005868B3">
          <w:delText xml:space="preserve"> section to demonstrate some of the mechanisms of SP.</w:delText>
        </w:r>
      </w:del>
    </w:p>
    <w:p w:rsidR="001A0623" w:rsidDel="00697BA8" w:rsidRDefault="001A0623" w:rsidP="00697BA8">
      <w:pPr>
        <w:rPr>
          <w:del w:id="786" w:author="Arthur Parmentier" w:date="2020-05-12T18:13:00Z"/>
        </w:rPr>
      </w:pPr>
      <w:del w:id="787" w:author="Arthur Parmentier" w:date="2020-05-13T10:30:00Z">
        <w:r w:rsidDel="005868B3">
          <w:delText xml:space="preserve">For a musician, the LT </w:delText>
        </w:r>
      </w:del>
      <w:del w:id="788" w:author="Arthur Parmentier" w:date="2020-05-12T18:22:00Z">
        <w:r w:rsidDel="00AD0ADB">
          <w:delText xml:space="preserve">has </w:delText>
        </w:r>
      </w:del>
      <w:del w:id="789" w:author="Arthur Parmentier" w:date="2020-05-13T10:30:00Z">
        <w:r w:rsidDel="005868B3">
          <w:delText xml:space="preserve">a specific prototype, whose characteristic traits are “constant volume”, “constant pitch” (among others). But is the </w:delText>
        </w:r>
      </w:del>
      <w:del w:id="790" w:author="Arthur Parmentier" w:date="2020-05-12T18:23:00Z">
        <w:r w:rsidDel="009B2D7C">
          <w:delText>prototype</w:delText>
        </w:r>
      </w:del>
      <w:del w:id="791" w:author="Arthur Parmentier" w:date="2020-05-13T10:30:00Z">
        <w:r w:rsidDel="005868B3">
          <w:delText xml:space="preserve"> of the LT for a musician the same as the one for a dancer or a visual artist? To answer this question, let’s first remark that </w:delText>
        </w:r>
        <w:r w:rsidR="004714EE" w:rsidDel="005868B3">
          <w:delText>s</w:delText>
        </w:r>
        <w:r w:rsidDel="005868B3">
          <w:delText>oundpainters often explain how to perform a LT</w:delText>
        </w:r>
      </w:del>
      <w:del w:id="792" w:author="Arthur Parmentier" w:date="2020-05-12T18:13:00Z">
        <w:r w:rsidDel="00697BA8">
          <w:delText>:</w:delText>
        </w:r>
      </w:del>
    </w:p>
    <w:p w:rsidR="001A0623" w:rsidDel="00697BA8" w:rsidRDefault="005C09F0">
      <w:pPr>
        <w:rPr>
          <w:del w:id="793" w:author="Arthur Parmentier" w:date="2020-05-12T18:13:00Z"/>
        </w:rPr>
        <w:pPrChange w:id="794" w:author="Arthur Parmentier" w:date="2020-05-12T18:13:00Z">
          <w:pPr>
            <w:pStyle w:val="Paragraphedeliste"/>
            <w:numPr>
              <w:numId w:val="17"/>
            </w:numPr>
            <w:ind w:hanging="360"/>
          </w:pPr>
        </w:pPrChange>
      </w:pPr>
      <w:del w:id="795" w:author="Arthur Parmentier" w:date="2020-05-12T18:13:00Z">
        <w:r w:rsidDel="00697BA8">
          <w:delText>For</w:delText>
        </w:r>
        <w:r w:rsidR="001A0623" w:rsidDel="00697BA8">
          <w:delText xml:space="preserve"> each discipline</w:delText>
        </w:r>
      </w:del>
    </w:p>
    <w:p w:rsidR="001A0623" w:rsidDel="005868B3" w:rsidRDefault="005C09F0">
      <w:pPr>
        <w:rPr>
          <w:del w:id="796" w:author="Arthur Parmentier" w:date="2020-05-13T10:30:00Z"/>
        </w:rPr>
        <w:pPrChange w:id="797" w:author="Arthur Parmentier" w:date="2020-05-12T18:13:00Z">
          <w:pPr>
            <w:pStyle w:val="Paragraphedeliste"/>
            <w:numPr>
              <w:numId w:val="17"/>
            </w:numPr>
            <w:ind w:hanging="360"/>
          </w:pPr>
        </w:pPrChange>
      </w:pPr>
      <w:del w:id="798" w:author="Arthur Parmentier" w:date="2020-05-12T18:13:00Z">
        <w:r w:rsidDel="00697BA8">
          <w:delText xml:space="preserve">For </w:delText>
        </w:r>
        <w:r w:rsidR="0034219C" w:rsidDel="00697BA8">
          <w:delText>instruments/technical apparatus</w:delText>
        </w:r>
        <w:r w:rsidR="001C0B0E" w:rsidDel="00697BA8">
          <w:rPr>
            <w:rStyle w:val="Appelnotedebasdep"/>
          </w:rPr>
          <w:footnoteReference w:id="8"/>
        </w:r>
        <w:r w:rsidR="0034219C" w:rsidDel="00697BA8">
          <w:delText xml:space="preserve"> </w:delText>
        </w:r>
        <w:r w:rsidDel="00697BA8">
          <w:delText>which may not offer trivial ways of producing a LT (we will see later that point with the example of percussions)</w:delText>
        </w:r>
      </w:del>
    </w:p>
    <w:p w:rsidR="005C09F0" w:rsidDel="00697BA8" w:rsidRDefault="00937D97" w:rsidP="005C09F0">
      <w:pPr>
        <w:rPr>
          <w:del w:id="801" w:author="Arthur Parmentier" w:date="2020-05-12T18:14:00Z"/>
        </w:rPr>
      </w:pPr>
      <w:del w:id="802" w:author="Arthur Parmentier" w:date="2020-05-12T18:14:00Z">
        <w:r w:rsidDel="00697BA8">
          <w:delText>In each case</w:delText>
        </w:r>
        <w:r w:rsidR="004714EE" w:rsidDel="00697BA8">
          <w:delText>, soundpainter</w:delText>
        </w:r>
        <w:r w:rsidR="00B63D67" w:rsidDel="00697BA8">
          <w:delText>s</w:delText>
        </w:r>
        <w:r w:rsidR="004714EE" w:rsidDel="00697BA8">
          <w:delText xml:space="preserve"> describe</w:delText>
        </w:r>
        <w:r w:rsidR="00B63D67" w:rsidDel="00697BA8">
          <w:delText xml:space="preserve"> the LT </w:delText>
        </w:r>
        <w:r w:rsidDel="00697BA8">
          <w:delText>differently</w:delText>
        </w:r>
        <w:r w:rsidR="00B44442" w:rsidDel="00697BA8">
          <w:delText>, often illustrating their description with a prototypical example:</w:delText>
        </w:r>
      </w:del>
    </w:p>
    <w:p w:rsidR="004714EE" w:rsidDel="005868B3" w:rsidRDefault="004714EE" w:rsidP="004714EE">
      <w:pPr>
        <w:pStyle w:val="Paragraphedeliste"/>
        <w:numPr>
          <w:ilvl w:val="0"/>
          <w:numId w:val="17"/>
        </w:numPr>
        <w:rPr>
          <w:del w:id="803" w:author="Arthur Parmentier" w:date="2020-05-13T10:30:00Z"/>
        </w:rPr>
      </w:pPr>
      <w:del w:id="804" w:author="Arthur Parmentier" w:date="2020-05-13T10:30:00Z">
        <w:r w:rsidDel="005868B3">
          <w:delText>“A fluid movement, without accent” for dancers</w:delText>
        </w:r>
      </w:del>
    </w:p>
    <w:p w:rsidR="004714EE" w:rsidDel="005868B3" w:rsidRDefault="004714EE" w:rsidP="004714EE">
      <w:pPr>
        <w:pStyle w:val="Paragraphedeliste"/>
        <w:numPr>
          <w:ilvl w:val="0"/>
          <w:numId w:val="17"/>
        </w:numPr>
        <w:rPr>
          <w:del w:id="805" w:author="Arthur Parmentier" w:date="2020-05-13T10:30:00Z"/>
          <w:moveFrom w:id="806" w:author="Arthur Parmentier" w:date="2020-05-12T18:21:00Z"/>
        </w:rPr>
      </w:pPr>
      <w:moveFromRangeStart w:id="807" w:author="Arthur Parmentier" w:date="2020-05-12T18:21:00Z" w:name="move40200108"/>
      <w:moveFrom w:id="808" w:author="Arthur Parmentier" w:date="2020-05-12T18:21:00Z">
        <w:del w:id="809" w:author="Arthur Parmentier" w:date="2020-05-13T10:30:00Z">
          <w:r w:rsidDel="005868B3">
            <w:delText>“A fast roll” for percussions</w:delText>
          </w:r>
        </w:del>
      </w:moveFrom>
    </w:p>
    <w:moveFromRangeEnd w:id="807"/>
    <w:p w:rsidR="002C1E78" w:rsidDel="002C1E78" w:rsidRDefault="004714EE" w:rsidP="002C1E78">
      <w:pPr>
        <w:pStyle w:val="Paragraphedeliste"/>
        <w:numPr>
          <w:ilvl w:val="0"/>
          <w:numId w:val="17"/>
        </w:numPr>
        <w:rPr>
          <w:del w:id="810" w:author="Arthur Parmentier" w:date="2020-05-12T18:21:00Z"/>
          <w:moveTo w:id="811" w:author="Arthur Parmentier" w:date="2020-05-12T18:21:00Z"/>
        </w:rPr>
      </w:pPr>
      <w:del w:id="812" w:author="Arthur Parmentier" w:date="2020-05-13T10:30:00Z">
        <w:r w:rsidDel="005868B3">
          <w:delText>“A freeze on the first syllable of a word” for actors</w:delText>
        </w:r>
      </w:del>
      <w:moveToRangeStart w:id="813" w:author="Arthur Parmentier" w:date="2020-05-12T18:21:00Z" w:name="move40200108"/>
      <w:moveTo w:id="814" w:author="Arthur Parmentier" w:date="2020-05-12T18:21:00Z">
        <w:del w:id="815" w:author="Arthur Parmentier" w:date="2020-05-13T10:30:00Z">
          <w:r w:rsidR="002C1E78" w:rsidDel="005868B3">
            <w:delText>“A fast roll” for percussions</w:delText>
          </w:r>
        </w:del>
      </w:moveTo>
    </w:p>
    <w:moveToRangeEnd w:id="813"/>
    <w:p w:rsidR="00697BA8" w:rsidDel="005868B3" w:rsidRDefault="00697BA8" w:rsidP="002459E7">
      <w:pPr>
        <w:pStyle w:val="Paragraphedeliste"/>
        <w:numPr>
          <w:ilvl w:val="0"/>
          <w:numId w:val="17"/>
        </w:numPr>
        <w:rPr>
          <w:del w:id="816" w:author="Arthur Parmentier" w:date="2020-05-13T10:30:00Z"/>
        </w:rPr>
      </w:pPr>
    </w:p>
    <w:p w:rsidR="00697BA8" w:rsidDel="005868B3" w:rsidRDefault="004714EE">
      <w:pPr>
        <w:rPr>
          <w:del w:id="817" w:author="Arthur Parmentier" w:date="2020-05-13T10:30:00Z"/>
        </w:rPr>
        <w:pPrChange w:id="818" w:author="Arthur Parmentier" w:date="2020-05-12T18:15:00Z">
          <w:pPr>
            <w:pStyle w:val="Paragraphedeliste"/>
            <w:numPr>
              <w:numId w:val="17"/>
            </w:numPr>
            <w:ind w:hanging="360"/>
          </w:pPr>
        </w:pPrChange>
      </w:pPr>
      <w:del w:id="819" w:author="Arthur Parmentier" w:date="2020-05-13T10:30:00Z">
        <w:r w:rsidDel="005868B3">
          <w:delText>…</w:delText>
        </w:r>
      </w:del>
    </w:p>
    <w:p w:rsidR="004E4397" w:rsidDel="005868B3" w:rsidRDefault="00B44442" w:rsidP="004E4397">
      <w:pPr>
        <w:rPr>
          <w:del w:id="820" w:author="Arthur Parmentier" w:date="2020-05-13T10:30:00Z"/>
          <w:moveTo w:id="821" w:author="Arthur Parmentier" w:date="2020-05-12T18:35:00Z"/>
        </w:rPr>
      </w:pPr>
      <w:del w:id="822" w:author="Arthur Parmentier" w:date="2020-05-13T10:30:00Z">
        <w:r w:rsidDel="005868B3">
          <w:delText>B</w:delText>
        </w:r>
        <w:r w:rsidR="009300B6" w:rsidDel="005868B3">
          <w:delText xml:space="preserve">y looking at the description themselves, we </w:delText>
        </w:r>
        <w:r w:rsidR="0059081B" w:rsidDel="005868B3">
          <w:delText>can see that they invo</w:delText>
        </w:r>
        <w:r w:rsidR="00B37963" w:rsidDel="005868B3">
          <w:delText>lve</w:delText>
        </w:r>
        <w:r w:rsidR="0059081B" w:rsidDel="005868B3">
          <w:delText xml:space="preserve"> different concepts:</w:delText>
        </w:r>
        <w:r w:rsidR="009300B6" w:rsidDel="005868B3">
          <w:delText xml:space="preserve"> a “movement”</w:delText>
        </w:r>
        <w:r w:rsidR="0059081B" w:rsidDel="005868B3">
          <w:delText>,</w:delText>
        </w:r>
        <w:r w:rsidR="009300B6" w:rsidDel="005868B3">
          <w:delText xml:space="preserve"> “roll” or a “syllable”</w:delText>
        </w:r>
        <w:r w:rsidR="00540F15" w:rsidDel="005868B3">
          <w:delText>, which cannot be considered equivalent.</w:delText>
        </w:r>
      </w:del>
      <w:moveToRangeStart w:id="823" w:author="Arthur Parmentier" w:date="2020-05-12T18:35:00Z" w:name="move40200963"/>
      <w:moveTo w:id="824" w:author="Arthur Parmentier" w:date="2020-05-12T18:35:00Z">
        <w:del w:id="825" w:author="Arthur Parmentier" w:date="2020-05-13T10:30:00Z">
          <w:r w:rsidR="004E4397" w:rsidDel="005868B3">
            <w:delText>The term “overloading” corresponds to the multiplicity of concepts underlying a single sign such as LT. Although we illustrated the overloading mechanism with the sign “LT”, we can observe the same mechanism for other signs, for instance multi-disciplinary signs.</w:delText>
          </w:r>
        </w:del>
      </w:moveTo>
    </w:p>
    <w:moveToRangeEnd w:id="823"/>
    <w:p w:rsidR="002459E7" w:rsidRDefault="002459E7" w:rsidP="004714EE">
      <w:pPr>
        <w:rPr>
          <w:ins w:id="826" w:author="Arthur Parmentier" w:date="2020-05-12T18:38:00Z"/>
        </w:rPr>
      </w:pPr>
    </w:p>
    <w:p w:rsidR="002459E7" w:rsidRDefault="002459E7" w:rsidP="004714EE">
      <w:pPr>
        <w:rPr>
          <w:ins w:id="827" w:author="Arthur Parmentier" w:date="2020-05-12T18:38:00Z"/>
        </w:rPr>
      </w:pPr>
    </w:p>
    <w:p w:rsidR="004714EE" w:rsidDel="005868B3" w:rsidRDefault="00277A13">
      <w:pPr>
        <w:rPr>
          <w:del w:id="828" w:author="Arthur Parmentier" w:date="2020-05-13T10:30:00Z"/>
        </w:rPr>
      </w:pPr>
      <w:r>
        <w:br/>
      </w:r>
      <w:del w:id="829" w:author="Arthur Parmentier" w:date="2020-05-12T18:34:00Z">
        <w:r w:rsidDel="004E4397">
          <w:delText>My conclusion is</w:delText>
        </w:r>
      </w:del>
      <w:del w:id="830" w:author="Arthur Parmentier" w:date="2020-05-13T10:30:00Z">
        <w:r w:rsidDel="005868B3">
          <w:delText xml:space="preserve"> that:</w:delText>
        </w:r>
      </w:del>
    </w:p>
    <w:p w:rsidR="00277A13" w:rsidDel="005868B3" w:rsidRDefault="0051191F">
      <w:pPr>
        <w:rPr>
          <w:del w:id="831" w:author="Arthur Parmentier" w:date="2020-05-13T10:30:00Z"/>
        </w:rPr>
        <w:pPrChange w:id="832" w:author="Arthur Parmentier" w:date="2020-05-13T10:30:00Z">
          <w:pPr>
            <w:pStyle w:val="Paragraphedeliste"/>
            <w:numPr>
              <w:numId w:val="18"/>
            </w:numPr>
            <w:ind w:hanging="360"/>
          </w:pPr>
        </w:pPrChange>
      </w:pPr>
      <w:del w:id="833" w:author="Arthur Parmentier" w:date="2020-05-12T18:26:00Z">
        <w:r w:rsidDel="009D7F8E">
          <w:delText>T</w:delText>
        </w:r>
      </w:del>
      <w:del w:id="834" w:author="Arthur Parmentier" w:date="2020-05-12T18:35:00Z">
        <w:r w:rsidDel="004E4397">
          <w:delText>he</w:delText>
        </w:r>
      </w:del>
      <w:del w:id="835" w:author="Arthur Parmentier" w:date="2020-05-13T10:30:00Z">
        <w:r w:rsidDel="005868B3">
          <w:delText xml:space="preserve"> sign</w:delText>
        </w:r>
      </w:del>
      <w:del w:id="836" w:author="Arthur Parmentier" w:date="2020-05-12T18:34:00Z">
        <w:r w:rsidDel="004E4397">
          <w:delText xml:space="preserve"> </w:delText>
        </w:r>
        <w:r w:rsidR="00277A13" w:rsidDel="004E4397">
          <w:delText>LT</w:delText>
        </w:r>
      </w:del>
      <w:del w:id="837" w:author="Arthur Parmentier" w:date="2020-05-13T10:30:00Z">
        <w:r w:rsidR="00277A13" w:rsidDel="005868B3">
          <w:delText xml:space="preserve"> </w:delText>
        </w:r>
        <w:r w:rsidDel="005868B3">
          <w:delText>refers to a</w:delText>
        </w:r>
        <w:r w:rsidR="00685808" w:rsidDel="005868B3">
          <w:delText xml:space="preserve"> family of concepts</w:delText>
        </w:r>
      </w:del>
    </w:p>
    <w:p w:rsidR="00277A13" w:rsidDel="005868B3" w:rsidRDefault="00277A13">
      <w:pPr>
        <w:rPr>
          <w:del w:id="838" w:author="Arthur Parmentier" w:date="2020-05-13T10:30:00Z"/>
        </w:rPr>
        <w:pPrChange w:id="839" w:author="Arthur Parmentier" w:date="2020-05-13T10:30:00Z">
          <w:pPr>
            <w:pStyle w:val="Paragraphedeliste"/>
            <w:numPr>
              <w:numId w:val="18"/>
            </w:numPr>
            <w:ind w:hanging="360"/>
          </w:pPr>
        </w:pPrChange>
      </w:pPr>
      <w:del w:id="840" w:author="Arthur Parmentier" w:date="2020-05-13T10:30:00Z">
        <w:r w:rsidDel="005868B3">
          <w:delText>Each discipline or technical apparatus may have its own concept of a LT</w:delText>
        </w:r>
      </w:del>
    </w:p>
    <w:p w:rsidR="00277A13" w:rsidDel="005868B3" w:rsidRDefault="00277A13">
      <w:pPr>
        <w:rPr>
          <w:del w:id="841" w:author="Arthur Parmentier" w:date="2020-05-13T10:30:00Z"/>
        </w:rPr>
        <w:pPrChange w:id="842" w:author="Arthur Parmentier" w:date="2020-05-13T10:30:00Z">
          <w:pPr>
            <w:pStyle w:val="Paragraphedeliste"/>
            <w:numPr>
              <w:numId w:val="18"/>
            </w:numPr>
            <w:ind w:hanging="360"/>
          </w:pPr>
        </w:pPrChange>
      </w:pPr>
      <w:del w:id="843" w:author="Arthur Parmentier" w:date="2020-05-13T10:30:00Z">
        <w:r w:rsidDel="005868B3">
          <w:delText>The concept representing a LT in each discipline</w:delText>
        </w:r>
        <w:r w:rsidR="00DA634B" w:rsidDel="005868B3">
          <w:delText>/</w:delText>
        </w:r>
        <w:r w:rsidDel="005868B3">
          <w:delText>technical apparatus</w:delText>
        </w:r>
        <w:r w:rsidR="00CC74C2" w:rsidDel="005868B3">
          <w:rPr>
            <w:rStyle w:val="Appelnotedebasdep"/>
          </w:rPr>
          <w:delText xml:space="preserve"> </w:delText>
        </w:r>
      </w:del>
      <w:del w:id="844" w:author="Arthur Parmentier" w:date="2020-05-12T18:28:00Z">
        <w:r w:rsidDel="00BF3C70">
          <w:delText>must be</w:delText>
        </w:r>
      </w:del>
      <w:del w:id="845" w:author="Arthur Parmentier" w:date="2020-05-13T10:30:00Z">
        <w:r w:rsidDel="005868B3">
          <w:delText xml:space="preserve"> </w:delText>
        </w:r>
      </w:del>
      <w:del w:id="846" w:author="Arthur Parmentier" w:date="2020-05-12T18:30:00Z">
        <w:r w:rsidDel="00042A1D">
          <w:delText xml:space="preserve">constructed </w:delText>
        </w:r>
      </w:del>
      <w:del w:id="847" w:author="Arthur Parmentier" w:date="2020-05-13T10:30:00Z">
        <w:r w:rsidDel="005868B3">
          <w:delText xml:space="preserve">in relation with the concepts </w:delText>
        </w:r>
      </w:del>
      <w:del w:id="848" w:author="Arthur Parmentier" w:date="2020-05-12T18:28:00Z">
        <w:r w:rsidDel="003126BD">
          <w:delText xml:space="preserve">representing a </w:delText>
        </w:r>
      </w:del>
      <w:del w:id="849" w:author="Arthur Parmentier" w:date="2020-05-13T10:30:00Z">
        <w:r w:rsidDel="005868B3">
          <w:delText>LT in other disciplines</w:delText>
        </w:r>
        <w:r w:rsidR="00DA634B" w:rsidDel="005868B3">
          <w:delText>/technical apparatus</w:delText>
        </w:r>
      </w:del>
    </w:p>
    <w:p w:rsidR="00277A13" w:rsidDel="005868B3" w:rsidRDefault="00277A13">
      <w:pPr>
        <w:rPr>
          <w:del w:id="850" w:author="Arthur Parmentier" w:date="2020-05-13T10:30:00Z"/>
        </w:rPr>
      </w:pPr>
      <w:del w:id="851" w:author="Arthur Parmentier" w:date="2020-05-13T10:30:00Z">
        <w:r w:rsidDel="005868B3">
          <w:delText xml:space="preserve">We will see further that this relation can </w:delText>
        </w:r>
        <w:r w:rsidR="008B7AAC" w:rsidDel="005868B3">
          <w:delText>be supported by</w:delText>
        </w:r>
        <w:r w:rsidDel="005868B3">
          <w:delText xml:space="preserve"> cultural</w:delText>
        </w:r>
        <w:r w:rsidR="008B7AAC" w:rsidDel="005868B3">
          <w:delText xml:space="preserve"> mechanisms</w:delText>
        </w:r>
        <w:r w:rsidDel="005868B3">
          <w:delText xml:space="preserve">, for </w:delText>
        </w:r>
        <w:r w:rsidR="008B7AAC" w:rsidDel="005868B3">
          <w:delText xml:space="preserve">instance </w:delText>
        </w:r>
        <w:r w:rsidDel="005868B3">
          <w:delText>a relation of analogy</w:delText>
        </w:r>
        <w:r w:rsidR="008B7AAC" w:rsidDel="005868B3">
          <w:rPr>
            <w:rStyle w:val="Appelnotedebasdep"/>
          </w:rPr>
          <w:footnoteReference w:id="9"/>
        </w:r>
        <w:r w:rsidDel="005868B3">
          <w:delText xml:space="preserve"> </w:delText>
        </w:r>
        <w:r w:rsidR="002A3C42" w:rsidDel="005868B3">
          <w:delText>and/</w:delText>
        </w:r>
        <w:r w:rsidDel="005868B3">
          <w:delText>or innate</w:delText>
        </w:r>
        <w:r w:rsidR="008B7AAC" w:rsidDel="005868B3">
          <w:delText xml:space="preserve"> mechanisms such as the categorical human perception scheme.</w:delText>
        </w:r>
      </w:del>
    </w:p>
    <w:p w:rsidR="003F4ACB" w:rsidDel="005868B3" w:rsidRDefault="003F4ACB">
      <w:pPr>
        <w:rPr>
          <w:del w:id="854" w:author="Arthur Parmentier" w:date="2020-05-13T10:30:00Z"/>
          <w:moveFrom w:id="855" w:author="Arthur Parmentier" w:date="2020-05-12T18:35:00Z"/>
        </w:rPr>
      </w:pPr>
      <w:moveFromRangeStart w:id="856" w:author="Arthur Parmentier" w:date="2020-05-12T18:35:00Z" w:name="move40200963"/>
      <w:moveFrom w:id="857" w:author="Arthur Parmentier" w:date="2020-05-12T18:35:00Z">
        <w:del w:id="858" w:author="Arthur Parmentier" w:date="2020-05-13T10:30:00Z">
          <w:r w:rsidDel="005868B3">
            <w:delText>The term “overloading” corresponds to the multiplicity of concepts underlying a single sign such as LT.</w:delText>
          </w:r>
          <w:r w:rsidR="000224C7" w:rsidDel="005868B3">
            <w:delText xml:space="preserve"> Although we illustrated the overloading mechanism with the sign “LT”, we can observe the same mechanism for other signs, </w:delText>
          </w:r>
          <w:r w:rsidR="00DF40D9" w:rsidDel="005868B3">
            <w:delText>for instance</w:delText>
          </w:r>
          <w:r w:rsidR="000224C7" w:rsidDel="005868B3">
            <w:delText xml:space="preserve"> multi-disciplinary signs.</w:delText>
          </w:r>
        </w:del>
      </w:moveFrom>
    </w:p>
    <w:moveFromRangeEnd w:id="856"/>
    <w:p w:rsidR="001B082B" w:rsidDel="005868B3" w:rsidRDefault="001B082B">
      <w:pPr>
        <w:rPr>
          <w:del w:id="859" w:author="Arthur Parmentier" w:date="2020-05-13T10:30:00Z"/>
        </w:rPr>
      </w:pPr>
    </w:p>
    <w:p w:rsidR="001D7225" w:rsidRPr="001B082B" w:rsidDel="005868B3" w:rsidRDefault="001D7225">
      <w:pPr>
        <w:rPr>
          <w:del w:id="860" w:author="Arthur Parmentier" w:date="2020-05-13T10:30:00Z"/>
        </w:rPr>
      </w:pPr>
      <w:del w:id="861" w:author="Arthur Parmentier" w:date="2020-05-13T10:30:00Z">
        <w:r w:rsidDel="005868B3">
          <w:delText>DIFFERENCE D APPAREIL TECHNIQUE MAIS MEME PROROTYPE VS DIFF DE DISCIPLINE DONC DE PROTOTYPE (MEME SI L APPAREIL TECHNIQUE EST LE MEME).</w:delText>
        </w:r>
      </w:del>
    </w:p>
    <w:p w:rsidR="00F163F4" w:rsidRDefault="00FF4C82">
      <w:pPr>
        <w:pPrChange w:id="862" w:author="Arthur Parmentier" w:date="2020-05-13T10:30:00Z">
          <w:pPr>
            <w:pStyle w:val="Titre2"/>
          </w:pPr>
        </w:pPrChange>
      </w:pPr>
      <w:r>
        <w:t>Wrap-up: w</w:t>
      </w:r>
      <w:r w:rsidR="00B53663">
        <w:t>hat is a long tone?</w:t>
      </w:r>
    </w:p>
    <w:p w:rsidR="006155A3" w:rsidRDefault="00F163F4" w:rsidP="00061E60">
      <w:r>
        <w:t>By taking the simple example of the LT, we will see how the categorical and prototypical perception scheme plays an important role in the mechanisms of SP.</w:t>
      </w:r>
    </w:p>
    <w:p w:rsidR="00BC3D06" w:rsidRDefault="00BC3D06" w:rsidP="00061E60">
      <w:r>
        <w:t xml:space="preserve">What is a long tone? </w:t>
      </w:r>
      <w:r>
        <w:br/>
        <w:t>It would be tempting to define the long tone for each discipline by giving a set of characteristics that all long tone must have, for instance:</w:t>
      </w:r>
    </w:p>
    <w:p w:rsidR="00BC3D06" w:rsidRDefault="00BC3D06" w:rsidP="00BC3D06">
      <w:pPr>
        <w:pStyle w:val="Paragraphedeliste"/>
        <w:numPr>
          <w:ilvl w:val="0"/>
          <w:numId w:val="14"/>
        </w:numPr>
      </w:pPr>
      <w:r>
        <w:t>In music, a constant pitch and volume over time</w:t>
      </w:r>
    </w:p>
    <w:p w:rsidR="00BC3D06" w:rsidRDefault="00BC3D06" w:rsidP="00BC3D06">
      <w:pPr>
        <w:pStyle w:val="Paragraphedeliste"/>
        <w:numPr>
          <w:ilvl w:val="0"/>
          <w:numId w:val="14"/>
        </w:numPr>
      </w:pPr>
      <w:r>
        <w:t>In dance, a movement without accent…</w:t>
      </w:r>
    </w:p>
    <w:p w:rsidR="00E44A97" w:rsidRDefault="00BC3D06" w:rsidP="004714EE">
      <w:r>
        <w:t>We know however from the research on our perception scheme that the LT is not (and perhaps, cannot) be defined with such characteristics or traits.</w:t>
      </w:r>
      <w:r w:rsidR="00F636CA">
        <w:t xml:space="preserve"> It shows us that the</w:t>
      </w:r>
      <w:r w:rsidR="00061E60">
        <w:t xml:space="preserve"> LT is not a musical element defined by a finite number of properties</w:t>
      </w:r>
      <w:r w:rsidR="00F636CA">
        <w:t xml:space="preserve"> </w:t>
      </w:r>
      <w:r w:rsidR="00061E60">
        <w:t>but is rather a category constructed by the human perception</w:t>
      </w:r>
      <w:r w:rsidR="000F1531">
        <w:t xml:space="preserve"> scheme</w:t>
      </w:r>
      <w:r w:rsidR="00F636CA">
        <w:rPr>
          <w:rStyle w:val="Appelnotedebasdep"/>
        </w:rPr>
        <w:footnoteReference w:id="10"/>
      </w:r>
      <w:r w:rsidR="00061E60">
        <w:t xml:space="preserve"> around a “prototypical” element which exhibits the features that are usually said to define the concept</w:t>
      </w:r>
      <w:r w:rsidR="00001C42">
        <w:t>s</w:t>
      </w:r>
      <w:r w:rsidR="00061E60">
        <w:t xml:space="preserve"> of a LT.</w:t>
      </w:r>
      <w:r w:rsidR="00061E60">
        <w:br/>
      </w:r>
      <w:r w:rsidR="002B4F17">
        <w:t xml:space="preserve">In </w:t>
      </w:r>
      <w:r w:rsidR="0036091B">
        <w:t>this framework, a c</w:t>
      </w:r>
      <w:r w:rsidR="008211BE">
        <w:t>ontent</w:t>
      </w:r>
      <w:r w:rsidR="00061E60">
        <w:t xml:space="preserve"> is perceived as “more” or “less” a LT, rather than either a LT or not.</w:t>
      </w:r>
    </w:p>
    <w:p w:rsidR="00B12EC1" w:rsidRPr="00B12EC1" w:rsidRDefault="00B12EC1">
      <w:pPr>
        <w:pStyle w:val="Titre3"/>
      </w:pPr>
      <w:bookmarkStart w:id="864" w:name="_Toc41067188"/>
      <w:r>
        <w:lastRenderedPageBreak/>
        <w:t>Sign overloading</w:t>
      </w:r>
      <w:bookmarkEnd w:id="864"/>
    </w:p>
    <w:p w:rsidR="00FF5B3F" w:rsidRDefault="004659F5" w:rsidP="00B12EC1">
      <w:r>
        <w:t>I will try to show that</w:t>
      </w:r>
      <w:r w:rsidR="00B12EC1">
        <w:t xml:space="preserve"> that in general, the </w:t>
      </w:r>
      <w:r w:rsidR="003579B0">
        <w:t xml:space="preserve">grouping </w:t>
      </w:r>
      <w:r>
        <w:t>relations</w:t>
      </w:r>
      <w:r w:rsidR="00B12EC1">
        <w:t xml:space="preserve"> linking those concepts together</w:t>
      </w:r>
      <w:r w:rsidR="006D58F1">
        <w:t xml:space="preserve"> under a single sign</w:t>
      </w:r>
      <w:r w:rsidR="00B12EC1">
        <w:t xml:space="preserve"> are </w:t>
      </w:r>
      <w:r w:rsidR="00CE6B94">
        <w:t>made possible by</w:t>
      </w:r>
      <w:r w:rsidR="00B12EC1">
        <w:t xml:space="preserve"> cultural </w:t>
      </w:r>
      <w:r w:rsidR="00EA4C32">
        <w:t>schemes (analogies)</w:t>
      </w:r>
      <w:r w:rsidR="00B12EC1">
        <w:t xml:space="preserve"> and innate perception schemes of human mind.</w:t>
      </w:r>
      <w:r w:rsidR="009E7ADA">
        <w:t xml:space="preserve"> I will use the example of the sign LT to illustrate </w:t>
      </w:r>
      <w:r w:rsidR="00AE2C19">
        <w:t>how these schemes allow for translating the sign LT into the concepts that are relevant for each discipline, instrument (or technical apparatus).</w:t>
      </w:r>
    </w:p>
    <w:p w:rsidR="00727764" w:rsidRDefault="00727764" w:rsidP="00727764">
      <w:pPr>
        <w:pStyle w:val="Titre4"/>
      </w:pPr>
      <w:r>
        <w:t>Innate perception schemes</w:t>
      </w:r>
    </w:p>
    <w:p w:rsidR="0036185A" w:rsidRPr="0036185A" w:rsidRDefault="0036185A" w:rsidP="0036185A">
      <w:pPr>
        <w:pStyle w:val="Titre5"/>
      </w:pPr>
      <w:r>
        <w:t>How to perform a LT on percussions?</w:t>
      </w:r>
    </w:p>
    <w:p w:rsidR="00C362C5" w:rsidRDefault="00161FBC" w:rsidP="00161FBC">
      <w:r>
        <w:t>I often see questions arising about how to perform a sign for a specific instrument or discipline, for instance a percussionist asking how he should perform a long tone with drums.</w:t>
      </w:r>
      <w:r w:rsidR="00BE6883">
        <w:br/>
      </w:r>
      <w:r>
        <w:t>While the experienced performer will probably use different possible techniques intuitively (a fast roll, using brushes, playing on cymbals that have a long acoustic response), we can derive from this simple observation that the concept of the long tone doesn’t necessarily have a trivial interpretation and its realization may not be accessible for instruments like percussions.</w:t>
      </w:r>
      <w:r w:rsidR="00BE6883">
        <w:br/>
      </w:r>
      <w:r>
        <w:t>Let’s break down the conceptual operations that allow the percussionist to respond to a LT when its prototype is out the set of possibilities offered by his instrument.</w:t>
      </w:r>
      <w:r>
        <w:br/>
        <w:t>To achieve this, the percussionist w</w:t>
      </w:r>
      <w:r w:rsidR="00BE6883">
        <w:t>ould</w:t>
      </w:r>
      <w:r>
        <w:t xml:space="preserve"> typically translate the concept of LT to another concept, the roll, easily accessible to the performer. The roll will allow him to approach the prototype of the LT by increasing the speed of the roll as much as he can.</w:t>
      </w:r>
      <w:r>
        <w:br/>
      </w:r>
      <w:r w:rsidR="006F6F60">
        <w:t>Another</w:t>
      </w:r>
      <w:r>
        <w:t xml:space="preserve"> way to phrase this conceptually is to say that in the space of musical concepts, the prototype of the LT is the asymptotical, limit point of the concept of roll when its speed goes to infinity.</w:t>
      </w:r>
    </w:p>
    <w:p w:rsidR="00C362C5" w:rsidRDefault="00C362C5" w:rsidP="00C362C5">
      <w:pPr>
        <w:pStyle w:val="Titre5"/>
      </w:pPr>
      <w:r>
        <w:t xml:space="preserve">An implicit translation </w:t>
      </w:r>
      <w:r w:rsidR="00C91523">
        <w:t>by our perception scheme</w:t>
      </w:r>
    </w:p>
    <w:p w:rsidR="00914B9D" w:rsidRDefault="00161FBC" w:rsidP="00C362C5">
      <w:r>
        <w:t>The important point illustrated here is that SP involves operations of translation from concepts whose prototype</w:t>
      </w:r>
      <w:r w:rsidR="007E7D0A">
        <w:rPr>
          <w:rStyle w:val="Appelnotedebasdep"/>
        </w:rPr>
        <w:footnoteReference w:id="11"/>
      </w:r>
      <w:r>
        <w:t xml:space="preserve"> does not exist in a discipline to a concept of the discipline that relates to the prototype. </w:t>
      </w:r>
      <w:r w:rsidR="000F1082">
        <w:t>In previous example, we saw that the percussionist could translate the sign LT to the concept of roll that is relevant to its instrument. But what is the implicit scheme allowing for this translation?</w:t>
      </w:r>
    </w:p>
    <w:p w:rsidR="00FA4DD8" w:rsidRDefault="000F1082" w:rsidP="00C362C5">
      <w:r>
        <w:t xml:space="preserve">I interpreted the fast roll as an “approach” to the prototype of a LT in the space of musical concepts, suggesting that there is a metric that allow us to measure the distance between the roll at a certain speed, volume… and the prototype of a LT. Even though this topic is out of my field of </w:t>
      </w:r>
      <w:r w:rsidR="00C27D4A">
        <w:t>expertise</w:t>
      </w:r>
      <w:r>
        <w:t xml:space="preserve"> </w:t>
      </w:r>
      <w:r w:rsidR="00C27D4A">
        <w:t>and of the scope of this text,</w:t>
      </w:r>
      <w:r w:rsidR="00914B9D">
        <w:t xml:space="preserve"> we can remark that the acoustic response of a fast roll “approaches” the performer’s expectation of the acoustic response of a LT, such that the human perception scheme will associate the fast roll with the prototype of the LT.</w:t>
      </w:r>
    </w:p>
    <w:p w:rsidR="00FA4DD8" w:rsidRDefault="00FA4DD8" w:rsidP="00FA4DD8">
      <w:pPr>
        <w:pStyle w:val="Titre5"/>
      </w:pPr>
      <w:r>
        <w:t>Learning the translation</w:t>
      </w:r>
    </w:p>
    <w:p w:rsidR="00161FBC" w:rsidRDefault="00161FBC" w:rsidP="00FA4DD8">
      <w:pPr>
        <w:rPr>
          <w:ins w:id="866" w:author="Arthur Parmentier" w:date="2020-05-14T16:16:00Z"/>
        </w:rPr>
      </w:pPr>
      <w:r>
        <w:t>While the operations of translation are in general not obvious (hence the questions on the subject), I observed that most Soundpainters explicit what operations are valid to beginners in SP.</w:t>
      </w:r>
      <w:ins w:id="867" w:author="Arthur Parmentier" w:date="2020-05-14T16:15:00Z">
        <w:r w:rsidR="00FE325D">
          <w:br/>
        </w:r>
        <w:r w:rsidR="00FE325D">
          <w:lastRenderedPageBreak/>
          <w:br/>
          <w:t>IMITATION</w:t>
        </w:r>
        <w:r w:rsidR="003873DC">
          <w:t xml:space="preserve"> et mimetisme</w:t>
        </w:r>
      </w:ins>
    </w:p>
    <w:p w:rsidR="00863F70" w:rsidRDefault="00863F70" w:rsidP="00FA4DD8">
      <w:ins w:id="868" w:author="Arthur Parmentier" w:date="2020-05-14T16:16:00Z">
        <w:r>
          <w:t>SEul vs a plusieurs</w:t>
        </w:r>
      </w:ins>
    </w:p>
    <w:p w:rsidR="00161FBC" w:rsidRPr="00161FBC" w:rsidRDefault="00161FBC" w:rsidP="00161FBC"/>
    <w:p w:rsidR="00727764" w:rsidRPr="00727764" w:rsidRDefault="00727764" w:rsidP="00727764">
      <w:pPr>
        <w:pStyle w:val="Titre4"/>
      </w:pPr>
      <w:r>
        <w:t>Cultural analogies</w:t>
      </w:r>
    </w:p>
    <w:p w:rsidR="00D36F5F" w:rsidRDefault="00D36F5F" w:rsidP="00061E60">
      <w:pPr>
        <w:pStyle w:val="Titre2"/>
      </w:pPr>
      <w:bookmarkStart w:id="869" w:name="_Toc41067189"/>
      <w:r>
        <w:t>Personal observations during SP practice</w:t>
      </w:r>
      <w:bookmarkEnd w:id="869"/>
    </w:p>
    <w:p w:rsidR="003E3973" w:rsidRDefault="004F1D82" w:rsidP="00B12EC1">
      <w:r>
        <w:t>My theory is that o</w:t>
      </w:r>
      <w:r w:rsidR="00D36F5F">
        <w:t>ur categorical and prototypical perception scheme plays an important role on both how performers and soundpainters can interpret the artistic material that is being produced by the group</w:t>
      </w:r>
      <w:r w:rsidR="00020B23">
        <w:t>,</w:t>
      </w:r>
      <w:r w:rsidR="00966026">
        <w:t xml:space="preserve"> and </w:t>
      </w:r>
      <w:r w:rsidR="00D36F5F">
        <w:t>how they will respond to the requests, i.e. what content</w:t>
      </w:r>
      <w:r w:rsidR="003E3973">
        <w:t xml:space="preserve"> the performer will produce.</w:t>
      </w:r>
    </w:p>
    <w:p w:rsidR="00B12EC1" w:rsidRDefault="00D36F5F" w:rsidP="00B12EC1">
      <w:r>
        <w:t xml:space="preserve"> </w:t>
      </w:r>
      <w:r w:rsidR="003E3973">
        <w:t xml:space="preserve">I will </w:t>
      </w:r>
      <w:r w:rsidR="00E6096A">
        <w:t xml:space="preserve">try to support </w:t>
      </w:r>
      <w:r w:rsidR="003E3973">
        <w:t xml:space="preserve">this theory by analyzing examples from my own experience as a performer, a soundpainter </w:t>
      </w:r>
      <w:r w:rsidR="00E46E02">
        <w:t>and</w:t>
      </w:r>
      <w:r w:rsidR="003E3973">
        <w:t xml:space="preserve"> discussions I had with other performers</w:t>
      </w:r>
      <w:r w:rsidR="004B4D10">
        <w:t xml:space="preserve"> on the topic of the </w:t>
      </w:r>
      <w:r w:rsidR="008852B8">
        <w:t xml:space="preserve">LT </w:t>
      </w:r>
      <w:r w:rsidR="004B4D10">
        <w:t>which appears as a</w:t>
      </w:r>
      <w:r w:rsidR="00E86487">
        <w:t xml:space="preserve">n easy </w:t>
      </w:r>
      <w:r w:rsidR="004B4D10">
        <w:t xml:space="preserve">example to observe </w:t>
      </w:r>
      <w:r w:rsidR="00E86487">
        <w:t>some of the</w:t>
      </w:r>
      <w:r w:rsidR="004B4D10">
        <w:t xml:space="preserve"> underlying schemes of perception </w:t>
      </w:r>
      <w:r w:rsidR="00D52FC2">
        <w:t>and association</w:t>
      </w:r>
      <w:r w:rsidR="00577853">
        <w:t>s of</w:t>
      </w:r>
      <w:r w:rsidR="00E86487">
        <w:t xml:space="preserve"> musical concepts.</w:t>
      </w:r>
    </w:p>
    <w:p w:rsidR="00D74CAF" w:rsidRDefault="00D97343" w:rsidP="00D74CAF">
      <w:r>
        <w:t xml:space="preserve">All 5 experienced soundpainters I have worked with teach the concept of a long tone by giving both characteristic traits and prototypical examples of a LT, showing “how it’s done” in each discipline. Their approach is usually to start defining orally the most </w:t>
      </w:r>
      <w:r w:rsidR="009D41F3">
        <w:t>characteristically</w:t>
      </w:r>
      <w:r>
        <w:t xml:space="preserve"> trait of the concept</w:t>
      </w:r>
      <w:r w:rsidR="009D41F3">
        <w:t xml:space="preserve">, for instance “a fluid movement without accent” for dancers and then give illustrations using their body, with different speeds for each example. For musician, they would for instance mention that </w:t>
      </w:r>
      <w:r w:rsidR="00E00D2B">
        <w:t xml:space="preserve">a LT is a sound with constant </w:t>
      </w:r>
      <w:r w:rsidR="00084B44">
        <w:t>frequency</w:t>
      </w:r>
      <w:r w:rsidR="009D41F3">
        <w:t xml:space="preserve"> </w:t>
      </w:r>
      <w:r w:rsidR="002D269B">
        <w:t xml:space="preserve">as first definition of the concept </w:t>
      </w:r>
      <w:r w:rsidR="009D41F3">
        <w:t>and give examples by singing the prototype of a LT at different frequencies.</w:t>
      </w:r>
    </w:p>
    <w:p w:rsidR="00616EBE" w:rsidRDefault="00D74CAF" w:rsidP="00D74CAF">
      <w:pPr>
        <w:pStyle w:val="Paragraphedeliste"/>
        <w:numPr>
          <w:ilvl w:val="0"/>
          <w:numId w:val="11"/>
        </w:numPr>
      </w:pPr>
      <w:r>
        <w:t>From the examples</w:t>
      </w:r>
      <w:r w:rsidR="00C32ADD">
        <w:t xml:space="preserve"> given by the soundpainter</w:t>
      </w:r>
      <w:r>
        <w:t xml:space="preserve">, </w:t>
      </w:r>
      <w:r w:rsidR="00F813C8">
        <w:t xml:space="preserve">unexperienced </w:t>
      </w:r>
      <w:r>
        <w:t xml:space="preserve">performers are usually able to internalize the prototype of the concept </w:t>
      </w:r>
      <w:r w:rsidR="00B66461">
        <w:t xml:space="preserve">of a LT for their discipline </w:t>
      </w:r>
      <w:r>
        <w:t>and produce examples of their own at different frequencies/speeds.</w:t>
      </w:r>
      <w:r w:rsidR="00AB02F6">
        <w:t xml:space="preserve"> </w:t>
      </w:r>
      <w:r>
        <w:t xml:space="preserve">I observed that the examples </w:t>
      </w:r>
      <w:r w:rsidR="00CD7228">
        <w:t>produced by</w:t>
      </w:r>
      <w:r>
        <w:t xml:space="preserve"> unexperienced performers</w:t>
      </w:r>
      <w:r w:rsidR="00CD7228">
        <w:t xml:space="preserve"> </w:t>
      </w:r>
      <w:r>
        <w:t>at first are very often close to the prototype</w:t>
      </w:r>
      <w:r w:rsidR="001D3228">
        <w:t>.</w:t>
      </w:r>
      <w:r w:rsidR="00D007E8">
        <w:br/>
        <w:t xml:space="preserve">But as performers become more experienced, I observed that </w:t>
      </w:r>
      <w:r w:rsidR="0072458D">
        <w:t xml:space="preserve">they </w:t>
      </w:r>
      <w:r w:rsidR="00D007E8">
        <w:t>tend to increase the span of produced examples not only by broadening the distribution to the parameters that have been introduced to (volume, frequency</w:t>
      </w:r>
      <w:r w:rsidR="001D3228">
        <w:t>, timbre</w:t>
      </w:r>
      <w:r w:rsidR="00D007E8">
        <w:t>…) but also by exploring different “dimensions” of the sound, such as vibrato, micro-distortions, extended techniques etc.</w:t>
      </w:r>
      <w:r w:rsidR="00B4379D">
        <w:t xml:space="preserve"> </w:t>
      </w:r>
      <w:r w:rsidR="001A2544">
        <w:t>In other words, they</w:t>
      </w:r>
      <w:r w:rsidR="00B4379D">
        <w:t xml:space="preserve"> </w:t>
      </w:r>
      <w:r w:rsidR="001A2544">
        <w:t>progressively “</w:t>
      </w:r>
      <w:r w:rsidR="00B4379D">
        <w:t>detach</w:t>
      </w:r>
      <w:r w:rsidR="001A2544">
        <w:t>”</w:t>
      </w:r>
      <w:r w:rsidR="00B4379D">
        <w:t xml:space="preserve"> from the prototypes of the LT concepts</w:t>
      </w:r>
      <w:r w:rsidR="001A2544">
        <w:rPr>
          <w:rStyle w:val="Appelnotedebasdep"/>
        </w:rPr>
        <w:footnoteReference w:id="12"/>
      </w:r>
      <w:r w:rsidR="001A2544">
        <w:t xml:space="preserve"> </w:t>
      </w:r>
      <w:r w:rsidR="00B4379D">
        <w:t>and their characteristic features by exploring more features of the content and reaching more extremal points.</w:t>
      </w:r>
      <w:r w:rsidR="00685AAF">
        <w:t xml:space="preserve"> In other words, if we take the N-dimension space (one dimension per parameter of the LT) of all LTs accessible to a performer, whose boundaries are determined by the technical and imaginative </w:t>
      </w:r>
      <w:r w:rsidR="00685AAF">
        <w:lastRenderedPageBreak/>
        <w:t>limitations of the performer himself, the distribution of the production of a learning performer should first span a limited volume around the centroid of the space that can be considered the prototype of the concept of a LT. Then, the volume covered by the distribution and its variance would increase with experience and artistic research.</w:t>
      </w:r>
      <w:r w:rsidR="00685AAF">
        <w:br/>
        <w:t xml:space="preserve">This expansion process was discussed especially </w:t>
      </w:r>
      <w:r w:rsidR="00276A39">
        <w:t>in my experience with a year-lasting Soundpainting group, in which we had sessions dedicated to explore new generative processes and dimensions for LT and other very prototyped concepts.</w:t>
      </w:r>
      <w:r w:rsidR="008A6CE7">
        <w:t xml:space="preserve"> From the discussion, it was clear that our production of LT was largely prototypical and that extending the range of production required dedicated work and one explanation that I remember was that it takes a lot more cognitive load to produce a LT far from the prototype than a LT close to it. Therefore, under the constraints of immediate play, it was hard to propose something original. I conceived this training as a way to reduce the cognitive cost of the production of less-prototypical LT, therefore bringing more diversity to the responses of the performers.</w:t>
      </w:r>
      <w:r w:rsidR="00276A39">
        <w:br/>
        <w:t>During one week or shorter workshops that mixed both beginners and experienced performers in Soundpainting, I observed that experienced performers were responding to requests with a wider variety than beginners in Soundpainting</w:t>
      </w:r>
      <w:r w:rsidR="00616EBE">
        <w:t xml:space="preserve"> as one could expect from previous observations, but also that performers with a greater technical level would also respond with a greater variety. My interpretation of this observation is that </w:t>
      </w:r>
    </w:p>
    <w:p w:rsidR="00E6096A" w:rsidRDefault="00616EBE" w:rsidP="00616EBE">
      <w:pPr>
        <w:pStyle w:val="Paragraphedeliste"/>
        <w:numPr>
          <w:ilvl w:val="1"/>
          <w:numId w:val="11"/>
        </w:numPr>
      </w:pPr>
      <w:r>
        <w:t>the cognitive load of the production of a content depends not only on the experience of the performer with SP, but also with his discipline</w:t>
      </w:r>
    </w:p>
    <w:p w:rsidR="00616EBE" w:rsidRDefault="00616EBE" w:rsidP="00616EBE">
      <w:pPr>
        <w:pStyle w:val="Paragraphedeliste"/>
        <w:numPr>
          <w:ilvl w:val="1"/>
          <w:numId w:val="11"/>
        </w:numPr>
      </w:pPr>
      <w:r>
        <w:t>the cognitive load is a key metric for understanding how far from a prototype a given performer can respond to a SP request</w:t>
      </w:r>
    </w:p>
    <w:p w:rsidR="00DB6A50" w:rsidRDefault="00DB6A50" w:rsidP="00B96316">
      <w:pPr>
        <w:pStyle w:val="Paragraphedeliste"/>
      </w:pPr>
      <w:r>
        <w:t>From my experience in Brazil, I can add to the latter the following remark:</w:t>
      </w:r>
    </w:p>
    <w:p w:rsidR="00DB6A50" w:rsidRDefault="00DB6A50" w:rsidP="00DB6A50">
      <w:pPr>
        <w:pStyle w:val="Paragraphedeliste"/>
        <w:numPr>
          <w:ilvl w:val="1"/>
          <w:numId w:val="11"/>
        </w:numPr>
      </w:pPr>
      <w:r>
        <w:t xml:space="preserve">the desire or </w:t>
      </w:r>
      <w:r w:rsidR="00AD6A79">
        <w:t>willingness</w:t>
      </w:r>
      <w:r>
        <w:t xml:space="preserve"> of a performer to respond to the request in a certain way is very cultural. In the previous discussion, I have interpreted the expansion of the variety of responses as a consequence of the decrease of its cognitive load for the performer, but it is important to remark that this expansion may not be observed at all if the performer himself is satisfied by </w:t>
      </w:r>
      <w:r w:rsidR="00AD6A79">
        <w:t xml:space="preserve">a certain type of response, should it by prototypical or not. In fact, this expansion </w:t>
      </w:r>
      <w:r w:rsidR="00FC61C6">
        <w:t>relies</w:t>
      </w:r>
      <w:r w:rsidR="00AD6A79">
        <w:t xml:space="preserve"> on the motivation of</w:t>
      </w:r>
      <w:r w:rsidR="00FC61C6">
        <w:t>/relevancy for</w:t>
      </w:r>
      <w:r w:rsidR="00AD6A79">
        <w:t xml:space="preserve"> the performer to vary its responses for artistic reasons that depend on the context</w:t>
      </w:r>
      <w:r w:rsidR="005A6D19">
        <w:t xml:space="preserve"> </w:t>
      </w:r>
      <w:r w:rsidR="00D97670">
        <w:t xml:space="preserve">of the performance </w:t>
      </w:r>
      <w:r w:rsidR="005A6D19">
        <w:t xml:space="preserve">and </w:t>
      </w:r>
      <w:r w:rsidR="00AD6A79">
        <w:t>the background of the performer, including his cultural background.</w:t>
      </w:r>
      <w:r w:rsidR="00DC6324">
        <w:rPr>
          <w:rStyle w:val="Appelnotedebasdep"/>
        </w:rPr>
        <w:footnoteReference w:id="13"/>
      </w:r>
    </w:p>
    <w:p w:rsidR="00446AB2" w:rsidRDefault="00446AB2" w:rsidP="00665749">
      <w:pPr>
        <w:pStyle w:val="Paragraphedeliste"/>
        <w:numPr>
          <w:ilvl w:val="0"/>
          <w:numId w:val="11"/>
        </w:numPr>
      </w:pPr>
      <w:r>
        <w:t>Another consequence of the categorical nature of the concepts beneath SP signs is the inexistence of a clear frontier between the concepts themselves. For instance, one could argue that silence can be considered as an extremely low volume long tone, and purposefully respond to a request of LT with silence. My observation is that during learning phases, Soundpainters prefer that beginners show that they have understood the concepts by responding with prototypical examples instead of “extreme” examples.</w:t>
      </w:r>
    </w:p>
    <w:p w:rsidR="00E6096A" w:rsidRPr="00B12EC1" w:rsidRDefault="00E6096A" w:rsidP="00B12EC1"/>
    <w:p w:rsidR="00B400C3" w:rsidRPr="00E6096A" w:rsidRDefault="00B400C3" w:rsidP="00E6654A">
      <w:pPr>
        <w:rPr>
          <w:i/>
          <w:iCs/>
        </w:rPr>
      </w:pPr>
      <w:r w:rsidRPr="00E6096A">
        <w:rPr>
          <w:i/>
          <w:iCs/>
        </w:rPr>
        <w:t xml:space="preserve">Goal: </w:t>
      </w:r>
      <w:r w:rsidR="00B51491" w:rsidRPr="00E6096A">
        <w:rPr>
          <w:i/>
          <w:iCs/>
        </w:rPr>
        <w:t>describe the concepts that SP deals with and propose a categorization of these concepts based on an interpretation of the mechanisms of SP</w:t>
      </w:r>
      <w:r w:rsidR="00C31E28" w:rsidRPr="00E6096A">
        <w:rPr>
          <w:i/>
          <w:iCs/>
        </w:rPr>
        <w:t xml:space="preserve"> (SP as a set of operations – transformations).</w:t>
      </w:r>
    </w:p>
    <w:p w:rsidR="00DE1655" w:rsidRPr="00953072" w:rsidDel="007776CB" w:rsidRDefault="00D770BE" w:rsidP="00E6654A">
      <w:pPr>
        <w:pStyle w:val="Titre2"/>
        <w:rPr>
          <w:del w:id="874" w:author="Arthur Parmentier" w:date="2020-05-14T13:31:00Z"/>
        </w:rPr>
      </w:pPr>
      <w:bookmarkStart w:id="875" w:name="_Toc40025935"/>
      <w:del w:id="876" w:author="Arthur Parmentier" w:date="2020-05-14T13:31:00Z">
        <w:r w:rsidRPr="00953072" w:rsidDel="007776CB">
          <w:delText>Mechanism 1: t</w:delText>
        </w:r>
        <w:r w:rsidR="00273CAA" w:rsidRPr="00953072" w:rsidDel="007776CB">
          <w:delText>ransformations (</w:delText>
        </w:r>
        <w:r w:rsidR="00FA6678" w:rsidRPr="00953072" w:rsidDel="007776CB">
          <w:delText>projections?</w:delText>
        </w:r>
        <w:r w:rsidR="00273CAA" w:rsidRPr="00953072" w:rsidDel="007776CB">
          <w:delText>)</w:delText>
        </w:r>
        <w:r w:rsidR="009824AD" w:rsidRPr="00953072" w:rsidDel="007776CB">
          <w:delText xml:space="preserve"> of concepts onto the physical space of the body</w:delText>
        </w:r>
        <w:bookmarkEnd w:id="875"/>
      </w:del>
    </w:p>
    <w:p w:rsidR="00616215" w:rsidRPr="00953072" w:rsidDel="007776CB" w:rsidRDefault="00616215" w:rsidP="00E6654A">
      <w:pPr>
        <w:rPr>
          <w:del w:id="877" w:author="Arthur Parmentier" w:date="2020-05-14T13:31:00Z"/>
        </w:rPr>
      </w:pPr>
      <w:del w:id="878" w:author="Arthur Parmentier" w:date="2020-05-14T13:31:00Z">
        <w:r w:rsidRPr="00953072" w:rsidDel="007776CB">
          <w:delText xml:space="preserve">Key idea: forming a sign/gestural language means creating a mapping between concepts </w:delText>
        </w:r>
        <w:r w:rsidR="00FA6678" w:rsidRPr="00953072" w:rsidDel="007776CB">
          <w:delText xml:space="preserve">from different sources (fields?) </w:delText>
        </w:r>
        <w:r w:rsidRPr="00953072" w:rsidDel="007776CB">
          <w:delText>and the physical space of the human person who signs. How is this done in SP?</w:delText>
        </w:r>
      </w:del>
    </w:p>
    <w:p w:rsidR="00AD2F7B" w:rsidRPr="00953072" w:rsidDel="007776CB" w:rsidRDefault="00DB4763" w:rsidP="00E6654A">
      <w:pPr>
        <w:rPr>
          <w:del w:id="879" w:author="Arthur Parmentier" w:date="2020-05-14T13:31:00Z"/>
        </w:rPr>
      </w:pPr>
      <w:del w:id="880" w:author="Arthur Parmentier" w:date="2020-05-14T13:31:00Z">
        <w:r w:rsidRPr="00953072" w:rsidDel="007776CB">
          <w:delText xml:space="preserve">OVERALL TRANSFORMATION SCHEME </w:delText>
        </w:r>
        <w:r w:rsidR="00AD2F7B" w:rsidRPr="00953072" w:rsidDel="007776CB">
          <w:delText xml:space="preserve">(illustrate the scheme of the </w:delText>
        </w:r>
        <w:r w:rsidR="005E605C" w:rsidRPr="00953072" w:rsidDel="007776CB">
          <w:delText>transformation</w:delText>
        </w:r>
        <w:r w:rsidR="00AD2F7B" w:rsidRPr="00953072" w:rsidDel="007776CB">
          <w:delText xml:space="preserve"> process</w:delText>
        </w:r>
        <w:r w:rsidR="00F76CA7" w:rsidRPr="00953072" w:rsidDel="007776CB">
          <w:delText>: source concepts to signs that represents them, gestures that evoke them…</w:delText>
        </w:r>
        <w:r w:rsidR="00AD2F7B" w:rsidRPr="00953072" w:rsidDel="007776CB">
          <w:delText>)</w:delText>
        </w:r>
      </w:del>
    </w:p>
    <w:p w:rsidR="00DE1B67" w:rsidRPr="00953072" w:rsidDel="007776CB" w:rsidRDefault="00DB4763" w:rsidP="00061E60">
      <w:pPr>
        <w:pStyle w:val="Titre3"/>
        <w:rPr>
          <w:del w:id="881" w:author="Arthur Parmentier" w:date="2020-05-14T13:31:00Z"/>
        </w:rPr>
      </w:pPr>
      <w:del w:id="882" w:author="Arthur Parmentier" w:date="2020-05-14T13:31:00Z">
        <w:r w:rsidRPr="00953072" w:rsidDel="007776CB">
          <w:delText>Input space</w:delText>
        </w:r>
      </w:del>
    </w:p>
    <w:p w:rsidR="00DE1B67" w:rsidRPr="00953072" w:rsidDel="007776CB" w:rsidRDefault="00AD2F7B" w:rsidP="00E6654A">
      <w:pPr>
        <w:rPr>
          <w:del w:id="883" w:author="Arthur Parmentier" w:date="2020-05-14T13:31:00Z"/>
        </w:rPr>
      </w:pPr>
      <w:del w:id="884" w:author="Arthur Parmentier" w:date="2020-05-14T13:31:00Z">
        <w:r w:rsidRPr="00953072" w:rsidDel="007776CB">
          <w:delText xml:space="preserve">We can identify several </w:delText>
        </w:r>
        <w:r w:rsidR="00900C8A" w:rsidRPr="00953072" w:rsidDel="007776CB">
          <w:delText xml:space="preserve">repertoires </w:delText>
        </w:r>
        <w:r w:rsidR="00575AED" w:rsidRPr="00953072" w:rsidDel="007776CB">
          <w:delText xml:space="preserve">(sources) </w:delText>
        </w:r>
        <w:r w:rsidR="00F76CA7" w:rsidRPr="00953072" w:rsidDel="007776CB">
          <w:delText xml:space="preserve">of concepts </w:delText>
        </w:r>
        <w:r w:rsidR="005639BB" w:rsidRPr="00953072" w:rsidDel="007776CB">
          <w:delText>in the input space of</w:delText>
        </w:r>
        <w:r w:rsidR="00F76CA7" w:rsidRPr="00953072" w:rsidDel="007776CB">
          <w:delText xml:space="preserve"> this transformation scheme</w:delText>
        </w:r>
      </w:del>
    </w:p>
    <w:p w:rsidR="005A3CBF" w:rsidRPr="00953072" w:rsidDel="007776CB" w:rsidRDefault="005A3CBF" w:rsidP="00E6654A">
      <w:pPr>
        <w:pStyle w:val="Titre4"/>
        <w:rPr>
          <w:del w:id="885" w:author="Arthur Parmentier" w:date="2020-05-14T13:31:00Z"/>
        </w:rPr>
      </w:pPr>
      <w:del w:id="886" w:author="Arthur Parmentier" w:date="2020-05-14T13:31:00Z">
        <w:r w:rsidRPr="00E24064" w:rsidDel="007776CB">
          <w:delText>Concepts</w:delText>
        </w:r>
        <w:r w:rsidRPr="00953072" w:rsidDel="007776CB">
          <w:delText xml:space="preserve"> from artistic disciplines</w:delText>
        </w:r>
      </w:del>
    </w:p>
    <w:p w:rsidR="005A3CBF" w:rsidRPr="00953072" w:rsidDel="007776CB" w:rsidRDefault="005A3CBF" w:rsidP="00E6654A">
      <w:pPr>
        <w:rPr>
          <w:del w:id="887" w:author="Arthur Parmentier" w:date="2020-05-14T13:31:00Z"/>
        </w:rPr>
      </w:pPr>
      <w:del w:id="888" w:author="Arthur Parmentier" w:date="2020-05-14T13:31:00Z">
        <w:r w:rsidRPr="00953072" w:rsidDel="007776CB">
          <w:delText>Long Tone, minimalism…</w:delText>
        </w:r>
      </w:del>
    </w:p>
    <w:p w:rsidR="0049358D" w:rsidRPr="00953072" w:rsidDel="007776CB" w:rsidRDefault="005A3CBF" w:rsidP="00E6654A">
      <w:pPr>
        <w:pStyle w:val="Titre4"/>
        <w:rPr>
          <w:del w:id="889" w:author="Arthur Parmentier" w:date="2020-05-14T13:31:00Z"/>
        </w:rPr>
      </w:pPr>
      <w:del w:id="890" w:author="Arthur Parmentier" w:date="2020-05-14T13:31:00Z">
        <w:r w:rsidRPr="00953072" w:rsidDel="007776CB">
          <w:delText xml:space="preserve">Concepts from </w:delText>
        </w:r>
        <w:r w:rsidR="0049358D" w:rsidRPr="00953072" w:rsidDel="007776CB">
          <w:delText>oral languages</w:delText>
        </w:r>
      </w:del>
    </w:p>
    <w:p w:rsidR="0049358D" w:rsidRPr="00953072" w:rsidDel="007776CB" w:rsidRDefault="0049358D" w:rsidP="00E6654A">
      <w:pPr>
        <w:rPr>
          <w:del w:id="891" w:author="Arthur Parmentier" w:date="2020-05-14T13:31:00Z"/>
        </w:rPr>
      </w:pPr>
      <w:del w:id="892" w:author="Arthur Parmentier" w:date="2020-05-14T13:31:00Z">
        <w:r w:rsidRPr="00953072" w:rsidDel="007776CB">
          <w:delText>Logic</w:delText>
        </w:r>
        <w:r w:rsidR="0067424B" w:rsidRPr="00953072" w:rsidDel="007776CB">
          <w:delText>al elements</w:delText>
        </w:r>
      </w:del>
    </w:p>
    <w:p w:rsidR="008833B3" w:rsidRPr="00953072" w:rsidDel="007776CB" w:rsidRDefault="0067424B" w:rsidP="00E6654A">
      <w:pPr>
        <w:pStyle w:val="Titre4"/>
        <w:rPr>
          <w:del w:id="893" w:author="Arthur Parmentier" w:date="2020-05-14T13:31:00Z"/>
        </w:rPr>
      </w:pPr>
      <w:del w:id="894" w:author="Arthur Parmentier" w:date="2020-05-14T13:31:00Z">
        <w:r w:rsidRPr="00953072" w:rsidDel="007776CB">
          <w:delText>“High/low”</w:delText>
        </w:r>
        <w:r w:rsidR="005A3CBF" w:rsidRPr="00953072" w:rsidDel="007776CB">
          <w:delText xml:space="preserve"> </w:delText>
        </w:r>
        <w:r w:rsidRPr="00953072" w:rsidDel="007776CB">
          <w:delText>cultural representations of quiet/loud (volume), slow/fast (tempo), pitch…</w:delText>
        </w:r>
      </w:del>
    </w:p>
    <w:p w:rsidR="0067424B" w:rsidRPr="00953072" w:rsidDel="007776CB" w:rsidRDefault="0067424B" w:rsidP="00E6654A">
      <w:pPr>
        <w:rPr>
          <w:del w:id="895" w:author="Arthur Parmentier" w:date="2020-05-14T13:31:00Z"/>
        </w:rPr>
      </w:pPr>
      <w:del w:id="896" w:author="Arthur Parmentier" w:date="2020-05-14T13:31:00Z">
        <w:r w:rsidRPr="00953072" w:rsidDel="007776CB">
          <w:delText>Even though the concepts of volume, tempo or pitch may be universal, their mapping onto a low/high axis is defined culturally in modern societies.</w:delText>
        </w:r>
      </w:del>
    </w:p>
    <w:p w:rsidR="008833B3" w:rsidRPr="00953072" w:rsidDel="007776CB" w:rsidRDefault="008833B3" w:rsidP="00E6654A">
      <w:pPr>
        <w:pStyle w:val="Titre4"/>
        <w:rPr>
          <w:del w:id="897" w:author="Arthur Parmentier" w:date="2020-05-14T13:31:00Z"/>
        </w:rPr>
      </w:pPr>
      <w:del w:id="898" w:author="Arthur Parmentier" w:date="2020-05-14T13:31:00Z">
        <w:r w:rsidRPr="00953072" w:rsidDel="007776CB">
          <w:delText>…</w:delText>
        </w:r>
      </w:del>
    </w:p>
    <w:p w:rsidR="008833B3" w:rsidRPr="00953072" w:rsidDel="007776CB" w:rsidRDefault="008833B3" w:rsidP="00061E60">
      <w:pPr>
        <w:pStyle w:val="Titre3"/>
        <w:rPr>
          <w:del w:id="899" w:author="Arthur Parmentier" w:date="2020-05-14T13:31:00Z"/>
        </w:rPr>
      </w:pPr>
      <w:del w:id="900" w:author="Arthur Parmentier" w:date="2020-05-14T13:31:00Z">
        <w:r w:rsidRPr="00953072" w:rsidDel="007776CB">
          <w:delText>Transformations</w:delText>
        </w:r>
        <w:r w:rsidR="006223A9" w:rsidRPr="00953072" w:rsidDel="007776CB">
          <w:delText xml:space="preserve"> and output spaces</w:delText>
        </w:r>
      </w:del>
    </w:p>
    <w:p w:rsidR="008833B3" w:rsidRPr="00953072" w:rsidDel="007776CB" w:rsidRDefault="008833B3" w:rsidP="00E6654A">
      <w:pPr>
        <w:pStyle w:val="Titre4"/>
        <w:rPr>
          <w:del w:id="901" w:author="Arthur Parmentier" w:date="2020-05-14T13:31:00Z"/>
        </w:rPr>
      </w:pPr>
      <w:del w:id="902" w:author="Arthur Parmentier" w:date="2020-05-14T13:31:00Z">
        <w:r w:rsidRPr="00953072" w:rsidDel="007776CB">
          <w:delText>Creation of a sign</w:delText>
        </w:r>
      </w:del>
    </w:p>
    <w:p w:rsidR="008833B3" w:rsidRPr="00953072" w:rsidDel="007776CB" w:rsidRDefault="008833B3" w:rsidP="00E6654A">
      <w:pPr>
        <w:rPr>
          <w:del w:id="903" w:author="Arthur Parmentier" w:date="2020-05-14T13:31:00Z"/>
        </w:rPr>
      </w:pPr>
      <w:del w:id="904" w:author="Arthur Parmentier" w:date="2020-05-14T13:31:00Z">
        <w:r w:rsidRPr="00953072" w:rsidDel="007776CB">
          <w:delText>… Describe here more about the process of creating a sign (examples, general rules…)</w:delText>
        </w:r>
      </w:del>
    </w:p>
    <w:p w:rsidR="008833B3" w:rsidRPr="00953072" w:rsidDel="007776CB" w:rsidRDefault="008833B3" w:rsidP="00E6654A">
      <w:pPr>
        <w:pStyle w:val="Titre4"/>
        <w:rPr>
          <w:del w:id="905" w:author="Arthur Parmentier" w:date="2020-05-14T13:31:00Z"/>
        </w:rPr>
      </w:pPr>
      <w:del w:id="906" w:author="Arthur Parmentier" w:date="2020-05-14T13:31:00Z">
        <w:r w:rsidRPr="00953072" w:rsidDel="007776CB">
          <w:delText>Creation of a potentiometer</w:delText>
        </w:r>
      </w:del>
    </w:p>
    <w:p w:rsidR="002A0CF5" w:rsidRPr="00953072" w:rsidDel="007776CB" w:rsidRDefault="002A0CF5" w:rsidP="00E6654A">
      <w:pPr>
        <w:rPr>
          <w:del w:id="907" w:author="Arthur Parmentier" w:date="2020-05-14T13:31:00Z"/>
        </w:rPr>
      </w:pPr>
      <w:del w:id="908" w:author="Arthur Parmentier" w:date="2020-05-14T13:31:00Z">
        <w:r w:rsidRPr="00953072" w:rsidDel="007776CB">
          <w:delText>Volume, tempo…</w:delText>
        </w:r>
      </w:del>
    </w:p>
    <w:p w:rsidR="00B5754F" w:rsidRPr="00953072" w:rsidDel="007776CB" w:rsidRDefault="00B5754F" w:rsidP="00E6654A">
      <w:pPr>
        <w:pStyle w:val="Titre4"/>
        <w:rPr>
          <w:del w:id="909" w:author="Arthur Parmentier" w:date="2020-05-14T13:31:00Z"/>
        </w:rPr>
      </w:pPr>
      <w:del w:id="910" w:author="Arthur Parmentier" w:date="2020-05-14T13:31:00Z">
        <w:r w:rsidRPr="00953072" w:rsidDel="007776CB">
          <w:delText>Creation of a “pointer” (as identifier)</w:delText>
        </w:r>
      </w:del>
    </w:p>
    <w:p w:rsidR="007A5BBA" w:rsidRPr="00953072" w:rsidDel="007776CB" w:rsidRDefault="007A5BBA" w:rsidP="00E6654A">
      <w:pPr>
        <w:rPr>
          <w:del w:id="911" w:author="Arthur Parmentier" w:date="2020-05-14T13:31:00Z"/>
        </w:rPr>
      </w:pPr>
      <w:del w:id="912" w:author="Arthur Parmentier" w:date="2020-05-14T13:31:00Z">
        <w:r w:rsidRPr="00953072" w:rsidDel="007776CB">
          <w:delText>PTP, scanning</w:delText>
        </w:r>
      </w:del>
    </w:p>
    <w:p w:rsidR="000E4DCD" w:rsidRPr="00953072" w:rsidDel="007776CB" w:rsidRDefault="000E4DCD" w:rsidP="00E6654A">
      <w:pPr>
        <w:pStyle w:val="Titre4"/>
        <w:rPr>
          <w:del w:id="913" w:author="Arthur Parmentier" w:date="2020-05-14T13:31:00Z"/>
        </w:rPr>
      </w:pPr>
      <w:del w:id="914" w:author="Arthur Parmentier" w:date="2020-05-14T13:31:00Z">
        <w:r w:rsidRPr="00953072" w:rsidDel="007776CB">
          <w:delText xml:space="preserve">Creation of </w:delText>
        </w:r>
        <w:r w:rsidR="00B07984" w:rsidRPr="00953072" w:rsidDel="007776CB">
          <w:delText xml:space="preserve">a </w:delText>
        </w:r>
        <w:r w:rsidRPr="00953072" w:rsidDel="007776CB">
          <w:delText>gesture (!= sign,</w:delText>
        </w:r>
        <w:r w:rsidR="00A37827" w:rsidRPr="00953072" w:rsidDel="007776CB">
          <w:delText xml:space="preserve"> ==</w:delText>
        </w:r>
        <w:r w:rsidRPr="00953072" w:rsidDel="007776CB">
          <w:delText xml:space="preserve"> mere evocations of ideas through cultural representation)</w:delText>
        </w:r>
      </w:del>
    </w:p>
    <w:p w:rsidR="000E48D1" w:rsidRPr="00953072" w:rsidRDefault="000E48D1" w:rsidP="00E6654A">
      <w:del w:id="915" w:author="Arthur Parmentier" w:date="2020-05-14T13:31:00Z">
        <w:r w:rsidRPr="00953072" w:rsidDel="007776CB">
          <w:delText>Shapeline example is the most relevant one.</w:delText>
        </w:r>
        <w:r w:rsidR="005E047F" w:rsidRPr="00953072" w:rsidDel="007776CB">
          <w:delText xml:space="preserve">  =&gt; using suggestive gestures that are interpreted by performers thanks to their cultural equipment/knowledge.</w:delText>
        </w:r>
      </w:del>
    </w:p>
    <w:p w:rsidR="00DE3F01" w:rsidRPr="00953072" w:rsidRDefault="00BE04C2" w:rsidP="00E6654A">
      <w:pPr>
        <w:pStyle w:val="Titre2"/>
      </w:pPr>
      <w:bookmarkStart w:id="916" w:name="_Toc40025938"/>
      <w:bookmarkStart w:id="917" w:name="_Toc41067190"/>
      <w:r w:rsidRPr="00953072">
        <w:t>Structur</w:t>
      </w:r>
      <w:r w:rsidR="00C16C06" w:rsidRPr="00953072">
        <w:t>al concepts (the grammar</w:t>
      </w:r>
      <w:r w:rsidR="00915B3A" w:rsidRPr="00953072">
        <w:t xml:space="preserve"> of the language</w:t>
      </w:r>
      <w:r w:rsidR="00FC7B7A" w:rsidRPr="00953072">
        <w:t>, that results in its language</w:t>
      </w:r>
      <w:r w:rsidR="00C16C06" w:rsidRPr="00953072">
        <w:t>)</w:t>
      </w:r>
      <w:bookmarkEnd w:id="916"/>
      <w:bookmarkEnd w:id="917"/>
    </w:p>
    <w:p w:rsidR="00B400C3" w:rsidRPr="00953072" w:rsidRDefault="00B400C3" w:rsidP="00E6654A">
      <w:r w:rsidRPr="00953072">
        <w:t>Those concepts are used to describe the structure of the language</w:t>
      </w:r>
      <w:r w:rsidR="00D23577" w:rsidRPr="00953072">
        <w:t>: its grammar</w:t>
      </w:r>
      <w:r w:rsidRPr="00953072">
        <w:t>. They are emergent from SP, in the sense that they have been formalized dozens of years after the creation of SP and refer to its</w:t>
      </w:r>
      <w:r w:rsidR="00B11EF1" w:rsidRPr="00953072">
        <w:t xml:space="preserve"> particular</w:t>
      </w:r>
      <w:r w:rsidRPr="00953072">
        <w:t xml:space="preserve"> </w:t>
      </w:r>
      <w:r w:rsidR="00B11EF1" w:rsidRPr="00953072">
        <w:t>grammar</w:t>
      </w:r>
      <w:r w:rsidRPr="00953072">
        <w:t xml:space="preserve"> rather than objects that are also found in other contexts. I would </w:t>
      </w:r>
      <w:r w:rsidR="00BA63E4" w:rsidRPr="00953072">
        <w:t>call</w:t>
      </w:r>
      <w:r w:rsidRPr="00953072">
        <w:t xml:space="preserve"> the latter ones “borrowed” concepts.</w:t>
      </w:r>
    </w:p>
    <w:p w:rsidR="00BA63E4" w:rsidRPr="00953072" w:rsidRDefault="00BA63E4" w:rsidP="00E6654A">
      <w:r w:rsidRPr="00953072">
        <w:t>One should really think of these concepts as an equivalent of the “noun”, “verb”, “</w:t>
      </w:r>
      <w:r w:rsidR="00245836" w:rsidRPr="00953072">
        <w:t>adjective” …</w:t>
      </w:r>
      <w:r w:rsidRPr="00953072">
        <w:t xml:space="preserve"> that are used to describe oral languages that modern societies are familiar with</w:t>
      </w:r>
      <w:r w:rsidR="008C1CCA" w:rsidRPr="00953072">
        <w:t xml:space="preserve"> in their oral languages.</w:t>
      </w:r>
    </w:p>
    <w:p w:rsidR="00245836" w:rsidRPr="00953072" w:rsidRDefault="00245836" w:rsidP="00E6654A">
      <w:r w:rsidRPr="00953072">
        <w:t xml:space="preserve">It is important to note that sign languages (among which, SP) do </w:t>
      </w:r>
      <w:r w:rsidRPr="00953072">
        <w:rPr>
          <w:b/>
          <w:bCs/>
        </w:rPr>
        <w:t>not</w:t>
      </w:r>
      <w:r w:rsidRPr="00953072">
        <w:t xml:space="preserve"> use </w:t>
      </w:r>
      <w:r w:rsidR="00B7667C" w:rsidRPr="00953072">
        <w:t>the same concepts as modern oral languages to describe their grammar.</w:t>
      </w:r>
    </w:p>
    <w:p w:rsidR="00BE04C2" w:rsidRPr="00953072" w:rsidRDefault="00BE04C2">
      <w:pPr>
        <w:pStyle w:val="Titre3"/>
      </w:pPr>
      <w:bookmarkStart w:id="918" w:name="_Toc40025939"/>
      <w:bookmarkStart w:id="919" w:name="_Toc41067191"/>
      <w:r w:rsidRPr="00953072">
        <w:t>Identifiers</w:t>
      </w:r>
      <w:bookmarkEnd w:id="918"/>
      <w:bookmarkEnd w:id="919"/>
    </w:p>
    <w:p w:rsidR="00DE3F01" w:rsidRPr="00953072" w:rsidRDefault="00DE3F01">
      <w:pPr>
        <w:pStyle w:val="Titre3"/>
      </w:pPr>
      <w:bookmarkStart w:id="920" w:name="_Toc40025940"/>
      <w:bookmarkStart w:id="921" w:name="_Toc41067192"/>
      <w:r w:rsidRPr="00953072">
        <w:t>Content</w:t>
      </w:r>
      <w:bookmarkEnd w:id="920"/>
      <w:bookmarkEnd w:id="921"/>
    </w:p>
    <w:p w:rsidR="00BE04C2" w:rsidRPr="00953072" w:rsidRDefault="00BE04C2">
      <w:pPr>
        <w:pStyle w:val="Titre3"/>
      </w:pPr>
      <w:bookmarkStart w:id="922" w:name="_Toc40025941"/>
      <w:bookmarkStart w:id="923" w:name="_Toc41067193"/>
      <w:r w:rsidRPr="00953072">
        <w:t>Modifiers (content parameters)</w:t>
      </w:r>
      <w:bookmarkEnd w:id="922"/>
      <w:bookmarkEnd w:id="923"/>
    </w:p>
    <w:p w:rsidR="00C16C06" w:rsidRPr="00953072" w:rsidRDefault="00C16C06">
      <w:pPr>
        <w:pStyle w:val="Titre3"/>
      </w:pPr>
      <w:bookmarkStart w:id="924" w:name="_Toc40025942"/>
      <w:bookmarkStart w:id="925" w:name="_Toc41067194"/>
      <w:r w:rsidRPr="00953072">
        <w:t>Mode</w:t>
      </w:r>
      <w:bookmarkEnd w:id="924"/>
      <w:bookmarkEnd w:id="925"/>
    </w:p>
    <w:p w:rsidR="00BE04C2" w:rsidRPr="00953072" w:rsidRDefault="00400535" w:rsidP="00E6654A">
      <w:r w:rsidRPr="00953072">
        <w:t>All these structural concepts (grammar) are not culturally dependent.</w:t>
      </w:r>
    </w:p>
    <w:p w:rsidR="00E7027A" w:rsidRPr="00953072" w:rsidRDefault="00E7027A" w:rsidP="00E6654A"/>
    <w:p w:rsidR="00086E5D" w:rsidRPr="00953072" w:rsidRDefault="00086E5D" w:rsidP="00E6654A"/>
    <w:p w:rsidR="00086E5D" w:rsidRPr="00953072" w:rsidRDefault="00086E5D" w:rsidP="00E6654A"/>
    <w:p w:rsidR="00086E5D" w:rsidRPr="00953072" w:rsidRDefault="00587BD5" w:rsidP="00E6654A">
      <w:r w:rsidRPr="00953072">
        <w:t>DRAFT</w:t>
      </w:r>
      <w:r w:rsidR="00D72AC0" w:rsidRPr="00953072">
        <w:t xml:space="preserve"> of ideas</w:t>
      </w:r>
    </w:p>
    <w:p w:rsidR="00103759" w:rsidRPr="00953072" w:rsidRDefault="0031070A" w:rsidP="00E6654A">
      <w:pPr>
        <w:pStyle w:val="Paragraphedeliste"/>
        <w:numPr>
          <w:ilvl w:val="0"/>
          <w:numId w:val="8"/>
        </w:numPr>
      </w:pPr>
      <w:r w:rsidRPr="00953072">
        <w:t>“Traditional” Soundpainting vs “</w:t>
      </w:r>
      <w:r w:rsidR="0086556A" w:rsidRPr="00953072">
        <w:t>Alternative</w:t>
      </w:r>
      <w:r w:rsidRPr="00953072">
        <w:t xml:space="preserve">” Soundpainting: a question a configuration </w:t>
      </w:r>
      <w:r w:rsidR="00E7027A" w:rsidRPr="00953072">
        <w:t xml:space="preserve">(soundpainting as a </w:t>
      </w:r>
      <w:r w:rsidR="0086556A" w:rsidRPr="00953072">
        <w:t>language</w:t>
      </w:r>
      <w:r w:rsidR="00E7027A" w:rsidRPr="00953072">
        <w:t xml:space="preserve"> but not a configuration) means that it is not necessarily linked to the frontal relation between a composer (human) and an orchestra (of human performers).</w:t>
      </w:r>
      <w:r w:rsidR="0086556A" w:rsidRPr="00953072">
        <w:t xml:space="preserve"> </w:t>
      </w:r>
      <w:r w:rsidR="002C276B" w:rsidRPr="00953072">
        <w:t>My use of the word “t</w:t>
      </w:r>
      <w:r w:rsidR="0086556A" w:rsidRPr="00953072">
        <w:t>raditional</w:t>
      </w:r>
      <w:r w:rsidR="002C276B" w:rsidRPr="00953072">
        <w:t>”</w:t>
      </w:r>
      <w:r w:rsidR="0086556A" w:rsidRPr="00953072">
        <w:t xml:space="preserve"> refers to the transmission </w:t>
      </w:r>
      <w:r w:rsidR="001F182F" w:rsidRPr="00953072">
        <w:t xml:space="preserve">and definition of SP </w:t>
      </w:r>
      <w:r w:rsidR="0086556A" w:rsidRPr="00953072">
        <w:t xml:space="preserve">by Walter, with his own use &amp; configuration of Soundpainting performances. </w:t>
      </w:r>
      <w:r w:rsidR="001450CB" w:rsidRPr="00953072">
        <w:t>There is no “modern” Soundpainting but rather an expanding field of research and experimentations in how the language and its concepts can extend to very different contexts and configurations. Develop with Brasilian version of SP &amp; baila baila</w:t>
      </w:r>
      <w:r w:rsidR="002C276B" w:rsidRPr="00953072">
        <w:t>.</w:t>
      </w:r>
    </w:p>
    <w:p w:rsidR="00B70897" w:rsidRPr="00953072" w:rsidRDefault="00B70897" w:rsidP="00E6654A">
      <w:pPr>
        <w:pStyle w:val="Paragraphedeliste"/>
        <w:numPr>
          <w:ilvl w:val="1"/>
          <w:numId w:val="8"/>
        </w:numPr>
      </w:pPr>
      <w:r w:rsidRPr="00953072">
        <w:lastRenderedPageBreak/>
        <w:t>The concepts depend on the configuration. For instance, a “note” in music is very different from the concept (or its absence!) of “note” in visual arts.</w:t>
      </w:r>
    </w:p>
    <w:p w:rsidR="00B70897" w:rsidRPr="00953072" w:rsidRDefault="00B70897" w:rsidP="00E6654A">
      <w:pPr>
        <w:pStyle w:val="Paragraphedeliste"/>
        <w:numPr>
          <w:ilvl w:val="1"/>
          <w:numId w:val="8"/>
        </w:numPr>
      </w:pPr>
      <w:r w:rsidRPr="00953072">
        <w:t>SP early concepts were built for music performances and translated later for other disciplines.</w:t>
      </w:r>
      <w:r w:rsidR="00A76EAE" w:rsidRPr="00953072">
        <w:t xml:space="preserve"> (Q: why do we even use this word “discipline” in arts?)</w:t>
      </w:r>
      <w:r w:rsidR="002649BB" w:rsidRPr="00953072">
        <w:br/>
        <w:t xml:space="preserve">-&gt; Concepts inside SP are “stolen” from </w:t>
      </w:r>
      <w:r w:rsidR="00A40688" w:rsidRPr="00953072">
        <w:t>the configuration/context it deals with.</w:t>
      </w:r>
    </w:p>
    <w:p w:rsidR="00A40688" w:rsidRPr="00953072" w:rsidRDefault="00A40688" w:rsidP="00E6654A">
      <w:pPr>
        <w:pStyle w:val="Paragraphedeliste"/>
        <w:numPr>
          <w:ilvl w:val="1"/>
          <w:numId w:val="8"/>
        </w:numPr>
      </w:pPr>
      <w:r w:rsidRPr="00953072">
        <w:t>SP acts as a kind of translation from the concepts of different practices to signs</w:t>
      </w:r>
    </w:p>
    <w:p w:rsidR="00103759" w:rsidRPr="00953072" w:rsidRDefault="002C276B" w:rsidP="00E6654A">
      <w:pPr>
        <w:pStyle w:val="Paragraphedeliste"/>
        <w:numPr>
          <w:ilvl w:val="1"/>
          <w:numId w:val="8"/>
        </w:numPr>
      </w:pPr>
      <w:r w:rsidRPr="00953072">
        <w:t xml:space="preserve">It is therefore important to understand that </w:t>
      </w:r>
      <w:r w:rsidR="00103759" w:rsidRPr="00953072">
        <w:t>to my point of view, there is not a fixed set of concepts that would be incorporated by the SP language</w:t>
      </w:r>
    </w:p>
    <w:p w:rsidR="0031070A" w:rsidRPr="00953072" w:rsidRDefault="00103759" w:rsidP="00E6654A">
      <w:pPr>
        <w:pStyle w:val="Paragraphedeliste"/>
        <w:numPr>
          <w:ilvl w:val="1"/>
          <w:numId w:val="8"/>
        </w:numPr>
      </w:pPr>
      <w:r w:rsidRPr="00953072">
        <w:t>but rather a fluid, dynamic and varying grammar</w:t>
      </w:r>
    </w:p>
    <w:p w:rsidR="00400535" w:rsidRPr="00953072" w:rsidRDefault="00400535" w:rsidP="00E6654A"/>
    <w:p w:rsidR="0008325B" w:rsidDel="003F27F2" w:rsidRDefault="003F27F2">
      <w:pPr>
        <w:pStyle w:val="Titre1"/>
        <w:rPr>
          <w:del w:id="926" w:author="Arthur Parmentier" w:date="2020-05-14T13:28:00Z"/>
        </w:rPr>
      </w:pPr>
      <w:bookmarkStart w:id="927" w:name="_Toc41067195"/>
      <w:ins w:id="928" w:author="Arthur Parmentier" w:date="2020-05-14T15:43:00Z">
        <w:r>
          <w:t>Influence of context (from grammar to performance)</w:t>
        </w:r>
      </w:ins>
      <w:bookmarkEnd w:id="927"/>
      <w:del w:id="929" w:author="Arthur Parmentier" w:date="2020-05-14T13:28:00Z">
        <w:r w:rsidR="00400535" w:rsidRPr="00953072" w:rsidDel="00A84632">
          <w:delText xml:space="preserve">Modes and </w:delText>
        </w:r>
        <w:r w:rsidR="00F25194" w:rsidRPr="00953072" w:rsidDel="00A84632">
          <w:delText>defaults:</w:delText>
        </w:r>
        <w:r w:rsidR="00F419AB" w:rsidRPr="00953072" w:rsidDel="00A84632">
          <w:delText xml:space="preserve"> </w:delText>
        </w:r>
        <w:r w:rsidR="00400535" w:rsidRPr="00953072" w:rsidDel="00A84632">
          <w:delText>attempt to define particular grammars inside a “universal” one</w:delText>
        </w:r>
        <w:r w:rsidR="00F419AB" w:rsidRPr="00953072" w:rsidDel="00A84632">
          <w:delText>?</w:delText>
        </w:r>
        <w:bookmarkStart w:id="930" w:name="_Toc40355387"/>
        <w:bookmarkStart w:id="931" w:name="_Toc40355924"/>
        <w:bookmarkStart w:id="932" w:name="_Toc40356088"/>
        <w:bookmarkEnd w:id="930"/>
        <w:bookmarkEnd w:id="931"/>
        <w:bookmarkEnd w:id="932"/>
      </w:del>
    </w:p>
    <w:p w:rsidR="003F27F2" w:rsidRPr="003F27F2" w:rsidRDefault="003F27F2">
      <w:pPr>
        <w:pStyle w:val="Titre1"/>
        <w:rPr>
          <w:ins w:id="933" w:author="Arthur Parmentier" w:date="2020-05-14T15:43:00Z"/>
          <w:rPrChange w:id="934" w:author="Arthur Parmentier" w:date="2020-05-14T15:43:00Z">
            <w:rPr>
              <w:ins w:id="935" w:author="Arthur Parmentier" w:date="2020-05-14T15:43:00Z"/>
            </w:rPr>
          </w:rPrChange>
        </w:rPr>
        <w:pPrChange w:id="936" w:author="Arthur Parmentier" w:date="2020-05-14T15:43:00Z">
          <w:pPr/>
        </w:pPrChange>
      </w:pPr>
      <w:bookmarkStart w:id="937" w:name="_Toc41067196"/>
      <w:bookmarkEnd w:id="937"/>
    </w:p>
    <w:p w:rsidR="00B22614" w:rsidRPr="00953072" w:rsidDel="00A84632" w:rsidRDefault="00B22614" w:rsidP="00E6654A">
      <w:pPr>
        <w:rPr>
          <w:del w:id="938" w:author="Arthur Parmentier" w:date="2020-05-14T13:28:00Z"/>
        </w:rPr>
      </w:pPr>
      <w:bookmarkStart w:id="939" w:name="_Toc40355388"/>
      <w:bookmarkStart w:id="940" w:name="_Toc40355925"/>
      <w:bookmarkStart w:id="941" w:name="_Toc40356089"/>
      <w:bookmarkStart w:id="942" w:name="_Toc40363697"/>
      <w:bookmarkStart w:id="943" w:name="_Toc40363760"/>
      <w:bookmarkStart w:id="944" w:name="_Toc40431469"/>
      <w:bookmarkStart w:id="945" w:name="_Toc41067197"/>
      <w:bookmarkEnd w:id="939"/>
      <w:bookmarkEnd w:id="940"/>
      <w:bookmarkEnd w:id="941"/>
      <w:bookmarkEnd w:id="942"/>
      <w:bookmarkEnd w:id="943"/>
      <w:bookmarkEnd w:id="944"/>
      <w:bookmarkEnd w:id="945"/>
    </w:p>
    <w:p w:rsidR="00F25194" w:rsidRDefault="00F25194" w:rsidP="00E6654A">
      <w:pPr>
        <w:pStyle w:val="Titre1"/>
        <w:rPr>
          <w:ins w:id="946" w:author="Arthur Parmentier" w:date="2020-05-15T10:44:00Z"/>
        </w:rPr>
      </w:pPr>
      <w:bookmarkStart w:id="947" w:name="_Toc41067198"/>
      <w:r w:rsidRPr="00953072">
        <w:t>Soundpainting recognition with Max/MSP</w:t>
      </w:r>
      <w:bookmarkEnd w:id="947"/>
    </w:p>
    <w:p w:rsidR="00D32387" w:rsidRDefault="00B01D9E">
      <w:pPr>
        <w:rPr>
          <w:ins w:id="948" w:author="Arthur Parmentier" w:date="2020-05-18T17:13:00Z"/>
        </w:rPr>
      </w:pPr>
      <w:ins w:id="949" w:author="Arthur Parmentier" w:date="2020-05-15T10:44:00Z">
        <w:r>
          <w:t xml:space="preserve">In this section, </w:t>
        </w:r>
      </w:ins>
      <w:ins w:id="950" w:author="Arthur Parmentier" w:date="2020-05-15T10:45:00Z">
        <w:r>
          <w:t xml:space="preserve">I will introduce my Max/MSP Soundpainting recognition tool. </w:t>
        </w:r>
      </w:ins>
    </w:p>
    <w:p w:rsidR="00D32387" w:rsidRDefault="00D32387">
      <w:pPr>
        <w:rPr>
          <w:ins w:id="951" w:author="Arthur Parmentier" w:date="2020-05-18T17:13:00Z"/>
        </w:rPr>
      </w:pPr>
      <w:ins w:id="952" w:author="Arthur Parmentier" w:date="2020-05-18T17:13:00Z">
        <w:r>
          <w:t>First, w</w:t>
        </w:r>
      </w:ins>
      <w:ins w:id="953" w:author="Arthur Parmentier" w:date="2020-05-15T10:46:00Z">
        <w:r w:rsidR="00B01D9E">
          <w:t>e will motivate the creation of such a tool, capable of recognizing several SP signs but also of creating new ones, as a composer would do.</w:t>
        </w:r>
        <w:r w:rsidR="00C261F8">
          <w:t xml:space="preserve"> </w:t>
        </w:r>
      </w:ins>
    </w:p>
    <w:p w:rsidR="00B01D9E" w:rsidRDefault="00C261F8">
      <w:pPr>
        <w:rPr>
          <w:ins w:id="954" w:author="Arthur Parmentier" w:date="2020-05-18T17:10:00Z"/>
        </w:rPr>
      </w:pPr>
      <w:ins w:id="955" w:author="Arthur Parmentier" w:date="2020-05-15T10:46:00Z">
        <w:r>
          <w:t>Then, we will explore</w:t>
        </w:r>
      </w:ins>
      <w:ins w:id="956" w:author="Arthur Parmentier" w:date="2020-05-15T10:47:00Z">
        <w:r>
          <w:t xml:space="preserve"> the structure of this tool in a top-bottom approach, in contrast with constructivist model of SP that I presented in previous s</w:t>
        </w:r>
      </w:ins>
      <w:ins w:id="957" w:author="Arthur Parmentier" w:date="2020-05-15T10:48:00Z">
        <w:r>
          <w:t>ections</w:t>
        </w:r>
      </w:ins>
      <w:ins w:id="958" w:author="Arthur Parmentier" w:date="2020-05-18T17:14:00Z">
        <w:r w:rsidR="00D32387">
          <w:t>, by discussing the global structure of the program and then taking a deeper look into the features and key objects of each layer.</w:t>
        </w:r>
      </w:ins>
    </w:p>
    <w:p w:rsidR="00CE7ED8" w:rsidRDefault="00D32387">
      <w:pPr>
        <w:rPr>
          <w:ins w:id="959" w:author="Arthur Parmentier" w:date="2020-05-18T17:16:00Z"/>
        </w:rPr>
      </w:pPr>
      <w:ins w:id="960" w:author="Arthur Parmentier" w:date="2020-05-18T17:14:00Z">
        <w:r>
          <w:t>Moreover,</w:t>
        </w:r>
      </w:ins>
      <w:ins w:id="961" w:author="Arthur Parmentier" w:date="2020-05-18T17:10:00Z">
        <w:r w:rsidR="00CE7ED8">
          <w:t xml:space="preserve"> we will</w:t>
        </w:r>
      </w:ins>
      <w:ins w:id="962" w:author="Arthur Parmentier" w:date="2020-05-18T17:15:00Z">
        <w:r>
          <w:t xml:space="preserve"> </w:t>
        </w:r>
      </w:ins>
      <w:ins w:id="963" w:author="Arthur Parmentier" w:date="2020-05-18T17:16:00Z">
        <w:r>
          <w:t>investigate</w:t>
        </w:r>
      </w:ins>
      <w:ins w:id="964" w:author="Arthur Parmentier" w:date="2020-05-18T17:15:00Z">
        <w:r>
          <w:t xml:space="preserve"> basic performance </w:t>
        </w:r>
      </w:ins>
      <w:ins w:id="965" w:author="Arthur Parmentier" w:date="2020-05-18T17:16:00Z">
        <w:r>
          <w:t>mechanisms to optimize the speed and accuracy of the system.</w:t>
        </w:r>
      </w:ins>
    </w:p>
    <w:p w:rsidR="00D32387" w:rsidRPr="00B01D9E" w:rsidRDefault="00D32387">
      <w:pPr>
        <w:rPr>
          <w:rPrChange w:id="966" w:author="Arthur Parmentier" w:date="2020-05-15T10:44:00Z">
            <w:rPr/>
          </w:rPrChange>
        </w:rPr>
        <w:pPrChange w:id="967" w:author="Arthur Parmentier" w:date="2020-05-15T10:44:00Z">
          <w:pPr>
            <w:pStyle w:val="Titre1"/>
          </w:pPr>
        </w:pPrChange>
      </w:pPr>
      <w:ins w:id="968" w:author="Arthur Parmentier" w:date="2020-05-18T17:16:00Z">
        <w:r>
          <w:t xml:space="preserve">Finally, we will discuss </w:t>
        </w:r>
      </w:ins>
      <w:ins w:id="969" w:author="Arthur Parmentier" w:date="2020-05-18T17:17:00Z">
        <w:r>
          <w:t>the use of this tool for learning SP in connection with the theoretical aspects discussed in the previous parts. We will look at some implications of the tool for the</w:t>
        </w:r>
      </w:ins>
      <w:ins w:id="970" w:author="Arthur Parmentier" w:date="2020-05-18T17:18:00Z">
        <w:r>
          <w:t xml:space="preserve"> formalization of SP and hopefully, the future of the language.</w:t>
        </w:r>
      </w:ins>
    </w:p>
    <w:p w:rsidR="00F25194" w:rsidRDefault="00F25194" w:rsidP="00E6654A">
      <w:pPr>
        <w:pStyle w:val="Titre2"/>
        <w:rPr>
          <w:ins w:id="971" w:author="Arthur Parmentier" w:date="2020-05-15T10:37:00Z"/>
        </w:rPr>
      </w:pPr>
      <w:bookmarkStart w:id="972" w:name="_Toc41067199"/>
      <w:r w:rsidRPr="00953072">
        <w:t>A new configuration: motivations, goals, workflow &amp; challenges</w:t>
      </w:r>
      <w:bookmarkEnd w:id="972"/>
    </w:p>
    <w:p w:rsidR="006E7D32" w:rsidRDefault="006E7D32">
      <w:pPr>
        <w:pStyle w:val="Titre3"/>
        <w:rPr>
          <w:ins w:id="973" w:author="Arthur Parmentier" w:date="2020-05-15T15:41:00Z"/>
        </w:rPr>
        <w:pPrChange w:id="974" w:author="Arthur Parmentier" w:date="2020-05-15T15:41:00Z">
          <w:pPr/>
        </w:pPrChange>
      </w:pPr>
      <w:bookmarkStart w:id="975" w:name="_Toc41067200"/>
      <w:ins w:id="976" w:author="Arthur Parmentier" w:date="2020-05-15T15:41:00Z">
        <w:r>
          <w:t>Motivations</w:t>
        </w:r>
        <w:bookmarkEnd w:id="975"/>
      </w:ins>
    </w:p>
    <w:p w:rsidR="00124705" w:rsidRDefault="00C261F8" w:rsidP="00B01D9E">
      <w:pPr>
        <w:rPr>
          <w:ins w:id="977" w:author="Arthur Parmentier" w:date="2020-06-02T18:11:00Z"/>
        </w:rPr>
      </w:pPr>
      <w:ins w:id="978" w:author="Arthur Parmentier" w:date="2020-05-15T10:51:00Z">
        <w:r>
          <w:t xml:space="preserve">We have seen </w:t>
        </w:r>
      </w:ins>
      <w:ins w:id="979" w:author="Arthur Parmentier" w:date="2020-05-15T11:07:00Z">
        <w:r w:rsidR="00573005">
          <w:t>previously</w:t>
        </w:r>
      </w:ins>
      <w:ins w:id="980" w:author="Arthur Parmentier" w:date="2020-05-15T10:52:00Z">
        <w:r>
          <w:t xml:space="preserve"> that SP is used in d</w:t>
        </w:r>
      </w:ins>
      <w:ins w:id="981" w:author="Arthur Parmentier" w:date="2020-05-15T10:53:00Z">
        <w:r>
          <w:t>ifferent configurations</w:t>
        </w:r>
      </w:ins>
      <w:ins w:id="982" w:author="Arthur Parmentier" w:date="2020-05-15T10:54:00Z">
        <w:r>
          <w:t xml:space="preserve"> and their </w:t>
        </w:r>
      </w:ins>
      <w:ins w:id="983" w:author="Arthur Parmentier" w:date="2020-05-15T10:57:00Z">
        <w:r w:rsidR="00124705">
          <w:t>role as a super-</w:t>
        </w:r>
      </w:ins>
      <w:ins w:id="984" w:author="Arthur Parmentier" w:date="2020-05-15T10:55:00Z">
        <w:r>
          <w:t>structure</w:t>
        </w:r>
      </w:ins>
      <w:ins w:id="985" w:author="Arthur Parmentier" w:date="2020-06-02T18:05:00Z">
        <w:r w:rsidR="00783AA3">
          <w:t>,</w:t>
        </w:r>
      </w:ins>
      <w:ins w:id="986" w:author="Arthur Parmentier" w:date="2020-05-15T10:55:00Z">
        <w:r>
          <w:t xml:space="preserve"> </w:t>
        </w:r>
      </w:ins>
      <w:ins w:id="987" w:author="Arthur Parmentier" w:date="2020-06-02T18:04:00Z">
        <w:r w:rsidR="00783AA3">
          <w:t>defining its set of internal</w:t>
        </w:r>
      </w:ins>
      <w:ins w:id="988" w:author="Arthur Parmentier" w:date="2020-05-15T10:58:00Z">
        <w:r w:rsidR="00124705">
          <w:t xml:space="preserve"> grammars (modes),</w:t>
        </w:r>
      </w:ins>
      <w:ins w:id="989" w:author="Arthur Parmentier" w:date="2020-05-15T10:59:00Z">
        <w:r w:rsidR="00124705">
          <w:t xml:space="preserve"> the roles of emitter/receiver (soundpainter/performer) </w:t>
        </w:r>
      </w:ins>
      <w:ins w:id="990" w:author="Arthur Parmentier" w:date="2020-06-02T18:06:00Z">
        <w:r w:rsidR="00E176C0">
          <w:t>and</w:t>
        </w:r>
      </w:ins>
      <w:ins w:id="991" w:author="Arthur Parmentier" w:date="2020-05-15T10:59:00Z">
        <w:r w:rsidR="00124705">
          <w:t xml:space="preserve"> the “default parameters”</w:t>
        </w:r>
      </w:ins>
      <w:ins w:id="992" w:author="Arthur Parmentier" w:date="2020-06-02T18:05:00Z">
        <w:r w:rsidR="00783AA3">
          <w:t xml:space="preserve"> as</w:t>
        </w:r>
      </w:ins>
      <w:ins w:id="993" w:author="Arthur Parmentier" w:date="2020-05-15T11:00:00Z">
        <w:r w:rsidR="00124705">
          <w:t xml:space="preserve"> context-depend rules </w:t>
        </w:r>
      </w:ins>
      <w:ins w:id="994" w:author="Arthur Parmentier" w:date="2020-06-02T18:06:00Z">
        <w:r w:rsidR="00783AA3">
          <w:t>for</w:t>
        </w:r>
      </w:ins>
      <w:ins w:id="995" w:author="Arthur Parmentier" w:date="2020-05-15T11:00:00Z">
        <w:r w:rsidR="00124705">
          <w:t xml:space="preserve"> the performance.</w:t>
        </w:r>
      </w:ins>
    </w:p>
    <w:p w:rsidR="00E176C0" w:rsidRDefault="00E176C0" w:rsidP="00B01D9E">
      <w:pPr>
        <w:rPr>
          <w:ins w:id="996" w:author="Arthur Parmentier" w:date="2020-06-02T18:34:00Z"/>
        </w:rPr>
      </w:pPr>
      <w:ins w:id="997" w:author="Arthur Parmentier" w:date="2020-06-02T18:11:00Z">
        <w:r>
          <w:t>By creating a SP recognition tool, I am proposing new configuration</w:t>
        </w:r>
      </w:ins>
      <w:ins w:id="998" w:author="Arthur Parmentier" w:date="2020-06-02T18:26:00Z">
        <w:r w:rsidR="003D3E7E">
          <w:t>s for</w:t>
        </w:r>
      </w:ins>
      <w:ins w:id="999" w:author="Arthur Parmentier" w:date="2020-06-02T18:12:00Z">
        <w:r>
          <w:t xml:space="preserve"> SP</w:t>
        </w:r>
      </w:ins>
      <w:ins w:id="1000" w:author="Arthur Parmentier" w:date="2020-06-02T18:26:00Z">
        <w:r w:rsidR="003D3E7E">
          <w:t xml:space="preserve">, in which </w:t>
        </w:r>
      </w:ins>
      <w:ins w:id="1001" w:author="Arthur Parmentier" w:date="2020-06-02T18:27:00Z">
        <w:r w:rsidR="003D3E7E">
          <w:t>a computer</w:t>
        </w:r>
      </w:ins>
      <w:ins w:id="1002" w:author="Arthur Parmentier" w:date="2020-06-02T18:26:00Z">
        <w:r w:rsidR="003D3E7E">
          <w:t xml:space="preserve"> </w:t>
        </w:r>
      </w:ins>
      <w:ins w:id="1003" w:author="Arthur Parmentier" w:date="2020-06-02T18:27:00Z">
        <w:r w:rsidR="003D3E7E">
          <w:t>can</w:t>
        </w:r>
      </w:ins>
      <w:ins w:id="1004" w:author="Arthur Parmentier" w:date="2020-06-02T18:26:00Z">
        <w:r w:rsidR="003D3E7E">
          <w:t xml:space="preserve"> process SP signs</w:t>
        </w:r>
      </w:ins>
      <w:ins w:id="1005" w:author="Arthur Parmentier" w:date="2020-06-02T18:28:00Z">
        <w:r w:rsidR="003D3E7E">
          <w:t xml:space="preserve"> and </w:t>
        </w:r>
      </w:ins>
      <w:ins w:id="1006" w:author="Arthur Parmentier" w:date="2020-06-02T18:29:00Z">
        <w:r w:rsidR="003D3E7E">
          <w:t xml:space="preserve">take the role of one or several performers at the same time, aside other human </w:t>
        </w:r>
        <w:r w:rsidR="003D3E7E">
          <w:lastRenderedPageBreak/>
          <w:t>performers or not</w:t>
        </w:r>
      </w:ins>
      <w:ins w:id="1007" w:author="Arthur Parmentier" w:date="2020-06-02T18:12:00Z">
        <w:r>
          <w:t>.</w:t>
        </w:r>
      </w:ins>
      <w:ins w:id="1008" w:author="Arthur Parmentier" w:date="2020-06-02T18:30:00Z">
        <w:r w:rsidR="003D3E7E">
          <w:t xml:space="preserve"> At the difference of what is possible with human performers, the program itself can only </w:t>
        </w:r>
      </w:ins>
      <w:ins w:id="1009" w:author="Arthur Parmentier" w:date="2020-06-02T18:31:00Z">
        <w:r w:rsidR="003D3E7E">
          <w:t>recognize sign</w:t>
        </w:r>
      </w:ins>
      <w:ins w:id="1010" w:author="Arthur Parmentier" w:date="2020-06-02T18:37:00Z">
        <w:r w:rsidR="008A1107">
          <w:t>s</w:t>
        </w:r>
      </w:ins>
      <w:ins w:id="1011" w:author="Arthur Parmentier" w:date="2020-06-02T18:31:00Z">
        <w:r w:rsidR="003D3E7E">
          <w:t xml:space="preserve"> from one emitter at the time</w:t>
        </w:r>
      </w:ins>
      <w:ins w:id="1012" w:author="Arthur Parmentier" w:date="2020-06-02T18:33:00Z">
        <w:r w:rsidR="008A1107">
          <w:t xml:space="preserve"> </w:t>
        </w:r>
      </w:ins>
      <w:ins w:id="1013" w:author="Arthur Parmentier" w:date="2020-06-02T18:36:00Z">
        <w:r w:rsidR="008A1107">
          <w:t xml:space="preserve">(the soundpainter) </w:t>
        </w:r>
      </w:ins>
      <w:ins w:id="1014" w:author="Arthur Parmentier" w:date="2020-06-02T18:33:00Z">
        <w:r w:rsidR="008A1107">
          <w:t xml:space="preserve">and cannot emit signs itself. Among </w:t>
        </w:r>
      </w:ins>
      <w:ins w:id="1015" w:author="Arthur Parmentier" w:date="2020-06-02T18:34:00Z">
        <w:r w:rsidR="008A1107">
          <w:t>the set of possible configurations, I would like to mention two of them that I had in mind when starting this project:</w:t>
        </w:r>
      </w:ins>
    </w:p>
    <w:p w:rsidR="008A1107" w:rsidRDefault="008A1107" w:rsidP="008A1107">
      <w:pPr>
        <w:pStyle w:val="Paragraphedeliste"/>
        <w:numPr>
          <w:ilvl w:val="0"/>
          <w:numId w:val="14"/>
        </w:numPr>
        <w:rPr>
          <w:ins w:id="1016" w:author="Arthur Parmentier" w:date="2020-06-02T18:39:00Z"/>
        </w:rPr>
      </w:pPr>
      <w:ins w:id="1017" w:author="Arthur Parmentier" w:date="2020-06-02T18:34:00Z">
        <w:r>
          <w:t>In the first configuration</w:t>
        </w:r>
      </w:ins>
      <w:ins w:id="1018" w:author="Arthur Parmentier" w:date="2020-06-02T18:35:00Z">
        <w:r>
          <w:t xml:space="preserve">, </w:t>
        </w:r>
      </w:ins>
      <w:ins w:id="1019" w:author="Arthur Parmentier" w:date="2020-06-02T18:38:00Z">
        <w:r>
          <w:t xml:space="preserve">the orchestra is </w:t>
        </w:r>
      </w:ins>
      <w:ins w:id="1020" w:author="Arthur Parmentier" w:date="2020-06-02T18:40:00Z">
        <w:r>
          <w:t>simulated by</w:t>
        </w:r>
      </w:ins>
      <w:ins w:id="1021" w:author="Arthur Parmentier" w:date="2020-06-02T18:38:00Z">
        <w:r>
          <w:t xml:space="preserve"> the computer runni</w:t>
        </w:r>
      </w:ins>
      <w:ins w:id="1022" w:author="Arthur Parmentier" w:date="2020-06-02T18:39:00Z">
        <w:r>
          <w:t xml:space="preserve">ng the SP recognition tool </w:t>
        </w:r>
      </w:ins>
      <w:ins w:id="1023" w:author="Arthur Parmentier" w:date="2020-06-02T18:40:00Z">
        <w:r>
          <w:t>(</w:t>
        </w:r>
      </w:ins>
      <w:ins w:id="1024" w:author="Arthur Parmentier" w:date="2020-06-02T18:39:00Z">
        <w:r>
          <w:t>and possibly other digital gear</w:t>
        </w:r>
      </w:ins>
      <w:ins w:id="1025" w:author="Arthur Parmentier" w:date="2020-06-02T18:40:00Z">
        <w:r>
          <w:t>)</w:t>
        </w:r>
      </w:ins>
      <w:ins w:id="1026" w:author="Arthur Parmentier" w:date="2020-06-02T18:39:00Z">
        <w:r>
          <w:t>, without other human performers.</w:t>
        </w:r>
      </w:ins>
    </w:p>
    <w:p w:rsidR="008A1107" w:rsidRDefault="008A1107" w:rsidP="008A1107">
      <w:pPr>
        <w:pStyle w:val="Paragraphedeliste"/>
        <w:numPr>
          <w:ilvl w:val="0"/>
          <w:numId w:val="14"/>
        </w:numPr>
        <w:rPr>
          <w:ins w:id="1027" w:author="Arthur Parmentier" w:date="2020-05-15T11:00:00Z"/>
        </w:rPr>
        <w:pPrChange w:id="1028" w:author="Arthur Parmentier" w:date="2020-06-02T18:34:00Z">
          <w:pPr/>
        </w:pPrChange>
      </w:pPr>
      <w:ins w:id="1029" w:author="Arthur Parmentier" w:date="2020-06-02T18:39:00Z">
        <w:r>
          <w:t xml:space="preserve">In the second configuration, the computer </w:t>
        </w:r>
      </w:ins>
      <w:ins w:id="1030" w:author="Arthur Parmentier" w:date="2020-06-02T18:40:00Z">
        <w:r>
          <w:t>takes the role of single performer inside an orchestra with other human performers.</w:t>
        </w:r>
      </w:ins>
    </w:p>
    <w:p w:rsidR="00B01D9E" w:rsidRDefault="00E176C0" w:rsidP="00B01D9E">
      <w:pPr>
        <w:rPr>
          <w:ins w:id="1031" w:author="Arthur Parmentier" w:date="2020-05-15T11:21:00Z"/>
        </w:rPr>
      </w:pPr>
      <w:ins w:id="1032" w:author="Arthur Parmentier" w:date="2020-06-02T18:10:00Z">
        <w:r>
          <w:t>In general, t</w:t>
        </w:r>
      </w:ins>
      <w:ins w:id="1033" w:author="Arthur Parmentier" w:date="2020-05-15T11:17:00Z">
        <w:r w:rsidR="005E56A8">
          <w:t xml:space="preserve">he </w:t>
        </w:r>
      </w:ins>
      <w:ins w:id="1034" w:author="Arthur Parmentier" w:date="2020-06-02T18:11:00Z">
        <w:r>
          <w:t>choice and use</w:t>
        </w:r>
      </w:ins>
      <w:ins w:id="1035" w:author="Arthur Parmentier" w:date="2020-05-15T11:17:00Z">
        <w:r w:rsidR="005E56A8">
          <w:t xml:space="preserve"> of a specific configuration is motivated by </w:t>
        </w:r>
      </w:ins>
      <w:ins w:id="1036" w:author="Arthur Parmentier" w:date="2020-06-02T18:08:00Z">
        <w:r>
          <w:t>the</w:t>
        </w:r>
      </w:ins>
      <w:ins w:id="1037" w:author="Arthur Parmentier" w:date="2020-06-02T18:07:00Z">
        <w:r>
          <w:t xml:space="preserve"> qualities (in term</w:t>
        </w:r>
      </w:ins>
      <w:ins w:id="1038" w:author="Arthur Parmentier" w:date="2020-06-02T18:08:00Z">
        <w:r>
          <w:t>s</w:t>
        </w:r>
      </w:ins>
      <w:ins w:id="1039" w:author="Arthur Parmentier" w:date="2020-06-02T18:07:00Z">
        <w:r>
          <w:t xml:space="preserve"> of creative processes, special layout, communication rules</w:t>
        </w:r>
      </w:ins>
      <w:ins w:id="1040" w:author="Arthur Parmentier" w:date="2020-06-02T18:08:00Z">
        <w:r>
          <w:t>…) it has for achieving a certain result in the performance</w:t>
        </w:r>
      </w:ins>
      <w:ins w:id="1041" w:author="Arthur Parmentier" w:date="2020-06-02T18:11:00Z">
        <w:r>
          <w:t>.</w:t>
        </w:r>
      </w:ins>
      <w:ins w:id="1042" w:author="Arthur Parmentier" w:date="2020-06-02T18:41:00Z">
        <w:r w:rsidR="008A1107">
          <w:t xml:space="preserve"> Let’s discuss the qualities </w:t>
        </w:r>
      </w:ins>
      <w:ins w:id="1043" w:author="Arthur Parmentier" w:date="2020-06-02T18:46:00Z">
        <w:r w:rsidR="00724CD5">
          <w:t>of these</w:t>
        </w:r>
      </w:ins>
      <w:ins w:id="1044" w:author="Arthur Parmentier" w:date="2020-06-02T18:41:00Z">
        <w:r w:rsidR="008A1107">
          <w:t xml:space="preserve"> two configurations:</w:t>
        </w:r>
      </w:ins>
    </w:p>
    <w:p w:rsidR="0080158F" w:rsidRDefault="008A1107" w:rsidP="0080158F">
      <w:pPr>
        <w:pStyle w:val="Paragraphedeliste"/>
        <w:numPr>
          <w:ilvl w:val="0"/>
          <w:numId w:val="8"/>
        </w:numPr>
        <w:rPr>
          <w:ins w:id="1045" w:author="Arthur Parmentier" w:date="2020-05-15T11:30:00Z"/>
        </w:rPr>
      </w:pPr>
      <w:ins w:id="1046" w:author="Arthur Parmentier" w:date="2020-06-02T18:41:00Z">
        <w:r>
          <w:t xml:space="preserve">In the configuration one, </w:t>
        </w:r>
      </w:ins>
      <w:ins w:id="1047" w:author="Arthur Parmentier" w:date="2020-05-15T11:24:00Z">
        <w:r w:rsidR="0080158F">
          <w:t>such a tool can be used</w:t>
        </w:r>
      </w:ins>
      <w:ins w:id="1048" w:author="Arthur Parmentier" w:date="2020-05-15T11:39:00Z">
        <w:r w:rsidR="000C2232">
          <w:t xml:space="preserve"> </w:t>
        </w:r>
      </w:ins>
      <w:ins w:id="1049" w:author="Arthur Parmentier" w:date="2020-05-15T11:24:00Z">
        <w:r w:rsidR="0080158F">
          <w:t xml:space="preserve">as a learning tool for individuals </w:t>
        </w:r>
      </w:ins>
      <w:ins w:id="1050" w:author="Arthur Parmentier" w:date="2020-05-15T11:25:00Z">
        <w:r w:rsidR="0080158F">
          <w:t>aside the collective approaches to learning SP</w:t>
        </w:r>
      </w:ins>
      <w:ins w:id="1051" w:author="Arthur Parmentier" w:date="2020-05-15T11:26:00Z">
        <w:r w:rsidR="0080158F">
          <w:t xml:space="preserve">. </w:t>
        </w:r>
      </w:ins>
      <w:ins w:id="1052" w:author="Arthur Parmentier" w:date="2020-05-15T11:27:00Z">
        <w:r w:rsidR="0080158F">
          <w:t>As for now, the tool only covers the basic structures of SP</w:t>
        </w:r>
        <w:r w:rsidR="002C0BFC">
          <w:t xml:space="preserve"> and would only be interesting for beginners </w:t>
        </w:r>
      </w:ins>
      <w:ins w:id="1053" w:author="Arthur Parmentier" w:date="2020-05-15T11:28:00Z">
        <w:r w:rsidR="002C0BFC">
          <w:t>in SP</w:t>
        </w:r>
      </w:ins>
      <w:ins w:id="1054" w:author="Arthur Parmentier" w:date="2020-06-02T18:42:00Z">
        <w:r>
          <w:t xml:space="preserve"> or soundpainters</w:t>
        </w:r>
      </w:ins>
      <w:ins w:id="1055" w:author="Arthur Parmentier" w:date="2020-05-15T11:28:00Z">
        <w:r w:rsidR="002C0BFC">
          <w:t xml:space="preserve"> who cannot rehearse with a group.</w:t>
        </w:r>
      </w:ins>
    </w:p>
    <w:p w:rsidR="002C0BFC" w:rsidRDefault="008A1107" w:rsidP="0080158F">
      <w:pPr>
        <w:pStyle w:val="Paragraphedeliste"/>
        <w:numPr>
          <w:ilvl w:val="0"/>
          <w:numId w:val="8"/>
        </w:numPr>
        <w:rPr>
          <w:ins w:id="1056" w:author="Arthur Parmentier" w:date="2020-05-15T11:40:00Z"/>
        </w:rPr>
      </w:pPr>
      <w:ins w:id="1057" w:author="Arthur Parmentier" w:date="2020-06-02T18:43:00Z">
        <w:r>
          <w:t>In both configurations</w:t>
        </w:r>
      </w:ins>
      <w:ins w:id="1058" w:author="Arthur Parmentier" w:date="2020-05-15T11:31:00Z">
        <w:r w:rsidR="002C0BFC">
          <w:t xml:space="preserve">, </w:t>
        </w:r>
      </w:ins>
      <w:ins w:id="1059" w:author="Arthur Parmentier" w:date="2020-05-15T11:32:00Z">
        <w:r w:rsidR="002C0BFC">
          <w:t xml:space="preserve">such a tool is </w:t>
        </w:r>
      </w:ins>
      <w:ins w:id="1060" w:author="Arthur Parmentier" w:date="2020-06-02T18:43:00Z">
        <w:r>
          <w:t>also</w:t>
        </w:r>
      </w:ins>
      <w:ins w:id="1061" w:author="Arthur Parmentier" w:date="2020-05-15T11:32:00Z">
        <w:r w:rsidR="002C0BFC">
          <w:t xml:space="preserve"> interesting</w:t>
        </w:r>
      </w:ins>
      <w:ins w:id="1062" w:author="Arthur Parmentier" w:date="2020-06-02T18:43:00Z">
        <w:r>
          <w:t xml:space="preserve"> even for more advanced soundpainters</w:t>
        </w:r>
      </w:ins>
      <w:ins w:id="1063" w:author="Arthur Parmentier" w:date="2020-05-15T11:39:00Z">
        <w:r w:rsidR="000C2232">
          <w:t xml:space="preserve"> </w:t>
        </w:r>
      </w:ins>
      <w:ins w:id="1064" w:author="Arthur Parmentier" w:date="2020-05-15T11:32:00Z">
        <w:r w:rsidR="002C0BFC">
          <w:t xml:space="preserve">for exploring new areas </w:t>
        </w:r>
      </w:ins>
      <w:ins w:id="1065" w:author="Arthur Parmentier" w:date="2020-05-15T11:34:00Z">
        <w:r w:rsidR="002C0BFC">
          <w:t>of composition</w:t>
        </w:r>
      </w:ins>
      <w:ins w:id="1066" w:author="Arthur Parmentier" w:date="2020-06-02T18:45:00Z">
        <w:r w:rsidR="00724CD5">
          <w:t xml:space="preserve"> with</w:t>
        </w:r>
      </w:ins>
      <w:ins w:id="1067" w:author="Arthur Parmentier" w:date="2020-05-15T11:35:00Z">
        <w:r w:rsidR="002C0BFC">
          <w:t xml:space="preserve"> artificial intelligence, </w:t>
        </w:r>
      </w:ins>
      <w:ins w:id="1068" w:author="Arthur Parmentier" w:date="2020-05-15T11:36:00Z">
        <w:r w:rsidR="002C0BFC">
          <w:t>machine learning and</w:t>
        </w:r>
      </w:ins>
      <w:ins w:id="1069" w:author="Arthur Parmentier" w:date="2020-05-15T11:37:00Z">
        <w:r w:rsidR="002C0BFC">
          <w:t xml:space="preserve"> their complex generative processes.</w:t>
        </w:r>
      </w:ins>
    </w:p>
    <w:p w:rsidR="007D0D3B" w:rsidRDefault="00724CD5" w:rsidP="0080158F">
      <w:pPr>
        <w:pStyle w:val="Paragraphedeliste"/>
        <w:numPr>
          <w:ilvl w:val="0"/>
          <w:numId w:val="8"/>
        </w:numPr>
        <w:rPr>
          <w:ins w:id="1070" w:author="Arthur Parmentier" w:date="2020-06-02T18:48:00Z"/>
        </w:rPr>
      </w:pPr>
      <w:ins w:id="1071" w:author="Arthur Parmentier" w:date="2020-06-02T18:43:00Z">
        <w:r>
          <w:t xml:space="preserve">In </w:t>
        </w:r>
      </w:ins>
      <w:ins w:id="1072" w:author="Arthur Parmentier" w:date="2020-06-02T18:46:00Z">
        <w:r>
          <w:t xml:space="preserve">the second </w:t>
        </w:r>
      </w:ins>
      <w:ins w:id="1073" w:author="Arthur Parmentier" w:date="2020-06-02T18:43:00Z">
        <w:r>
          <w:t>configuration,</w:t>
        </w:r>
      </w:ins>
      <w:ins w:id="1074" w:author="Arthur Parmentier" w:date="2020-06-02T18:44:00Z">
        <w:r>
          <w:t xml:space="preserve"> </w:t>
        </w:r>
      </w:ins>
      <w:ins w:id="1075" w:author="Arthur Parmentier" w:date="2020-05-15T11:42:00Z">
        <w:r w:rsidR="007D0D3B">
          <w:t xml:space="preserve">the tool </w:t>
        </w:r>
      </w:ins>
      <w:ins w:id="1076" w:author="Arthur Parmentier" w:date="2020-06-02T18:47:00Z">
        <w:r>
          <w:t>can</w:t>
        </w:r>
      </w:ins>
      <w:ins w:id="1077" w:author="Arthur Parmentier" w:date="2020-05-15T11:42:00Z">
        <w:r w:rsidR="007D0D3B">
          <w:t xml:space="preserve"> be used as a controller with other digital elements that are already part of the performance</w:t>
        </w:r>
      </w:ins>
      <w:ins w:id="1078" w:author="Arthur Parmentier" w:date="2020-06-02T18:47:00Z">
        <w:r>
          <w:t xml:space="preserve"> and sometimes used by the human performers </w:t>
        </w:r>
      </w:ins>
      <w:ins w:id="1079" w:author="Arthur Parmentier" w:date="2020-06-02T18:48:00Z">
        <w:r>
          <w:t>themselves:</w:t>
        </w:r>
      </w:ins>
      <w:ins w:id="1080" w:author="Arthur Parmentier" w:date="2020-05-15T11:42:00Z">
        <w:r w:rsidR="007D0D3B">
          <w:t xml:space="preserve"> effect processors, amplification mechanisms</w:t>
        </w:r>
      </w:ins>
      <w:ins w:id="1081" w:author="Arthur Parmentier" w:date="2020-05-15T11:43:00Z">
        <w:r w:rsidR="007D0D3B">
          <w:t>, mixing devices, recording devices and m</w:t>
        </w:r>
      </w:ins>
      <w:ins w:id="1082" w:author="Arthur Parmentier" w:date="2020-06-02T18:48:00Z">
        <w:r>
          <w:t>uch more</w:t>
        </w:r>
      </w:ins>
      <w:ins w:id="1083" w:author="Arthur Parmentier" w:date="2020-05-15T11:43:00Z">
        <w:r w:rsidR="007D0D3B">
          <w:t xml:space="preserve">. It is </w:t>
        </w:r>
      </w:ins>
      <w:ins w:id="1084" w:author="Arthur Parmentier" w:date="2020-05-15T11:44:00Z">
        <w:r w:rsidR="007D0D3B">
          <w:t>sometimes</w:t>
        </w:r>
      </w:ins>
      <w:ins w:id="1085" w:author="Arthur Parmentier" w:date="2020-05-15T11:43:00Z">
        <w:r w:rsidR="007D0D3B">
          <w:t xml:space="preserve"> the case that such elements </w:t>
        </w:r>
      </w:ins>
      <w:ins w:id="1086" w:author="Arthur Parmentier" w:date="2020-05-15T12:15:00Z">
        <w:r w:rsidR="00736DF0">
          <w:t>cannot be controlled</w:t>
        </w:r>
      </w:ins>
      <w:ins w:id="1087" w:author="Arthur Parmentier" w:date="2020-05-15T11:43:00Z">
        <w:r w:rsidR="007D0D3B">
          <w:t xml:space="preserve"> real-time performance because of the complexi</w:t>
        </w:r>
      </w:ins>
      <w:ins w:id="1088" w:author="Arthur Parmentier" w:date="2020-05-15T11:44:00Z">
        <w:r w:rsidR="007D0D3B">
          <w:t xml:space="preserve">ty of their interface or controls, or that it requires </w:t>
        </w:r>
      </w:ins>
      <w:ins w:id="1089" w:author="Arthur Parmentier" w:date="2020-05-15T11:45:00Z">
        <w:r w:rsidR="007D0D3B">
          <w:t>performers to manipulate them. The interfacing possibilities offered by Max/MSP makes it an ideal choice for contro</w:t>
        </w:r>
      </w:ins>
      <w:ins w:id="1090" w:author="Arthur Parmentier" w:date="2020-05-15T11:46:00Z">
        <w:r w:rsidR="007D0D3B">
          <w:t>lling these devices within the SP language directly</w:t>
        </w:r>
      </w:ins>
      <w:ins w:id="1091" w:author="Arthur Parmentier" w:date="2020-05-15T12:16:00Z">
        <w:r w:rsidR="00736DF0">
          <w:t>.</w:t>
        </w:r>
      </w:ins>
    </w:p>
    <w:p w:rsidR="00705639" w:rsidRDefault="00705639" w:rsidP="00705639">
      <w:pPr>
        <w:rPr>
          <w:ins w:id="1092" w:author="Arthur Parmentier" w:date="2020-06-02T18:55:00Z"/>
        </w:rPr>
      </w:pPr>
      <w:ins w:id="1093" w:author="Arthur Parmentier" w:date="2020-06-02T18:48:00Z">
        <w:r>
          <w:t>Of course, there are other possible config</w:t>
        </w:r>
      </w:ins>
      <w:ins w:id="1094" w:author="Arthur Parmentier" w:date="2020-06-02T18:49:00Z">
        <w:r>
          <w:t>urations in which people would want to use the tool</w:t>
        </w:r>
      </w:ins>
      <w:ins w:id="1095" w:author="Arthur Parmentier" w:date="2020-06-02T18:51:00Z">
        <w:r>
          <w:t xml:space="preserve">, such as remote performances over internet, where the tool </w:t>
        </w:r>
      </w:ins>
      <w:ins w:id="1096" w:author="Arthur Parmentier" w:date="2020-06-02T18:52:00Z">
        <w:r>
          <w:t>could act as a</w:t>
        </w:r>
      </w:ins>
      <w:ins w:id="1097" w:author="Arthur Parmentier" w:date="2020-06-02T18:53:00Z">
        <w:r>
          <w:t xml:space="preserve">n interpreter </w:t>
        </w:r>
      </w:ins>
      <w:ins w:id="1098" w:author="Arthur Parmentier" w:date="2020-06-02T18:54:00Z">
        <w:r w:rsidR="004E0B5A">
          <w:t xml:space="preserve">from video to words and simple parameters </w:t>
        </w:r>
      </w:ins>
      <w:ins w:id="1099" w:author="Arthur Parmentier" w:date="2020-06-02T18:53:00Z">
        <w:r>
          <w:t>for reducing the bandwidth of the information to pass over internet</w:t>
        </w:r>
      </w:ins>
      <w:ins w:id="1100" w:author="Arthur Parmentier" w:date="2020-06-02T18:54:00Z">
        <w:r w:rsidR="004E0B5A">
          <w:t>.</w:t>
        </w:r>
      </w:ins>
    </w:p>
    <w:p w:rsidR="006D10E9" w:rsidRDefault="006D10E9" w:rsidP="006D10E9">
      <w:pPr>
        <w:pStyle w:val="Titre3"/>
        <w:rPr>
          <w:ins w:id="1101" w:author="Arthur Parmentier" w:date="2020-05-15T15:41:00Z"/>
        </w:rPr>
      </w:pPr>
      <w:bookmarkStart w:id="1102" w:name="_Toc41067201"/>
      <w:ins w:id="1103" w:author="Arthur Parmentier" w:date="2020-05-15T15:41:00Z">
        <w:r>
          <w:t>Goals</w:t>
        </w:r>
        <w:bookmarkEnd w:id="1102"/>
      </w:ins>
    </w:p>
    <w:p w:rsidR="006054A3" w:rsidRDefault="006054A3" w:rsidP="006054A3">
      <w:pPr>
        <w:rPr>
          <w:ins w:id="1104" w:author="Arthur Parmentier" w:date="2020-05-15T15:43:00Z"/>
        </w:rPr>
      </w:pPr>
      <w:ins w:id="1105" w:author="Arthur Parmentier" w:date="2020-05-15T15:42:00Z">
        <w:r>
          <w:t xml:space="preserve">In the frame of </w:t>
        </w:r>
      </w:ins>
      <w:ins w:id="1106" w:author="Arthur Parmentier" w:date="2020-06-02T19:02:00Z">
        <w:r w:rsidR="00B64BAF">
          <w:t>my</w:t>
        </w:r>
      </w:ins>
      <w:ins w:id="1107" w:author="Arthur Parmentier" w:date="2020-05-15T15:42:00Z">
        <w:r>
          <w:t xml:space="preserve"> master thesis, I have chosen</w:t>
        </w:r>
      </w:ins>
      <w:ins w:id="1108" w:author="Arthur Parmentier" w:date="2020-05-15T22:16:00Z">
        <w:r w:rsidR="00D57E4A">
          <w:t xml:space="preserve"> to </w:t>
        </w:r>
      </w:ins>
      <w:ins w:id="1109" w:author="Arthur Parmentier" w:date="2020-05-15T22:25:00Z">
        <w:r w:rsidR="00E85217">
          <w:t>focus on the use case of my tool as a learning tool</w:t>
        </w:r>
      </w:ins>
      <w:ins w:id="1110" w:author="Arthur Parmentier" w:date="2020-06-02T18:58:00Z">
        <w:r w:rsidR="001C55EF">
          <w:t xml:space="preserve"> in the first configuration (simulation of the whole SP orchestra)</w:t>
        </w:r>
      </w:ins>
      <w:ins w:id="1111" w:author="Arthur Parmentier" w:date="2020-05-15T22:25:00Z">
        <w:r w:rsidR="00E85217">
          <w:t>.</w:t>
        </w:r>
      </w:ins>
    </w:p>
    <w:p w:rsidR="006054A3" w:rsidRDefault="00A43C46" w:rsidP="006054A3">
      <w:pPr>
        <w:rPr>
          <w:ins w:id="1112" w:author="Arthur Parmentier" w:date="2020-05-15T15:44:00Z"/>
        </w:rPr>
      </w:pPr>
      <w:ins w:id="1113" w:author="Arthur Parmentier" w:date="2020-05-15T22:02:00Z">
        <w:r>
          <w:t xml:space="preserve">In analogy with the </w:t>
        </w:r>
      </w:ins>
      <w:ins w:id="1114" w:author="Arthur Parmentier" w:date="2020-05-15T22:03:00Z">
        <w:r>
          <w:t>constructivist</w:t>
        </w:r>
      </w:ins>
      <w:ins w:id="1115" w:author="Arthur Parmentier" w:date="2020-05-15T22:02:00Z">
        <w:r>
          <w:t xml:space="preserve"> mode</w:t>
        </w:r>
      </w:ins>
      <w:ins w:id="1116" w:author="Arthur Parmentier" w:date="2020-05-15T22:03:00Z">
        <w:r>
          <w:t>l we discussed previously, we know that the</w:t>
        </w:r>
      </w:ins>
      <w:ins w:id="1117" w:author="Arthur Parmentier" w:date="2020-05-15T15:44:00Z">
        <w:r w:rsidR="006054A3">
          <w:t xml:space="preserve"> learning tool must have </w:t>
        </w:r>
      </w:ins>
      <w:ins w:id="1118" w:author="Arthur Parmentier" w:date="2020-05-15T22:12:00Z">
        <w:r w:rsidR="002A46D5">
          <w:t xml:space="preserve">at least </w:t>
        </w:r>
      </w:ins>
      <w:ins w:id="1119" w:author="Arthur Parmentier" w:date="2020-05-15T15:44:00Z">
        <w:r w:rsidR="006054A3">
          <w:t>the following features:</w:t>
        </w:r>
      </w:ins>
    </w:p>
    <w:p w:rsidR="002408AA" w:rsidRDefault="002408AA" w:rsidP="00964E49">
      <w:pPr>
        <w:pStyle w:val="Paragraphedeliste"/>
        <w:numPr>
          <w:ilvl w:val="0"/>
          <w:numId w:val="23"/>
        </w:numPr>
        <w:rPr>
          <w:ins w:id="1120" w:author="Arthur Parmentier" w:date="2020-05-15T22:02:00Z"/>
        </w:rPr>
        <w:pPrChange w:id="1121" w:author="Arthur Parmentier" w:date="2020-06-02T18:59:00Z">
          <w:pPr>
            <w:pStyle w:val="Paragraphedeliste"/>
            <w:numPr>
              <w:numId w:val="23"/>
            </w:numPr>
            <w:ind w:hanging="360"/>
          </w:pPr>
        </w:pPrChange>
      </w:pPr>
      <w:ins w:id="1122" w:author="Arthur Parmentier" w:date="2020-05-15T21:59:00Z">
        <w:r>
          <w:t>A</w:t>
        </w:r>
      </w:ins>
      <w:ins w:id="1123" w:author="Arthur Parmentier" w:date="2020-05-15T22:00:00Z">
        <w:r>
          <w:t xml:space="preserve"> mechanism of sign </w:t>
        </w:r>
      </w:ins>
      <w:ins w:id="1124" w:author="Arthur Parmentier" w:date="2020-06-02T18:59:00Z">
        <w:r w:rsidR="00964E49">
          <w:t xml:space="preserve">&amp; dictionary </w:t>
        </w:r>
      </w:ins>
      <w:ins w:id="1125" w:author="Arthur Parmentier" w:date="2020-05-15T22:00:00Z">
        <w:r>
          <w:t>creation</w:t>
        </w:r>
      </w:ins>
    </w:p>
    <w:p w:rsidR="00A43C46" w:rsidRDefault="004C63B5" w:rsidP="006054A3">
      <w:pPr>
        <w:pStyle w:val="Paragraphedeliste"/>
        <w:numPr>
          <w:ilvl w:val="0"/>
          <w:numId w:val="23"/>
        </w:numPr>
        <w:rPr>
          <w:ins w:id="1126" w:author="Arthur Parmentier" w:date="2020-05-15T22:04:00Z"/>
        </w:rPr>
      </w:pPr>
      <w:ins w:id="1127" w:author="Arthur Parmentier" w:date="2020-05-15T22:04:00Z">
        <w:r>
          <w:t xml:space="preserve">A </w:t>
        </w:r>
      </w:ins>
      <w:ins w:id="1128" w:author="Arthur Parmentier" w:date="2020-06-02T18:59:00Z">
        <w:r w:rsidR="00964E49">
          <w:t>mechanism of classification between different signs and parametrization of different positions in</w:t>
        </w:r>
      </w:ins>
      <w:ins w:id="1129" w:author="Arthur Parmentier" w:date="2020-06-02T19:00:00Z">
        <w:r w:rsidR="00964E49">
          <w:t xml:space="preserve"> the body space</w:t>
        </w:r>
      </w:ins>
    </w:p>
    <w:p w:rsidR="004C63B5" w:rsidRDefault="004C63B5" w:rsidP="006054A3">
      <w:pPr>
        <w:pStyle w:val="Paragraphedeliste"/>
        <w:numPr>
          <w:ilvl w:val="0"/>
          <w:numId w:val="23"/>
        </w:numPr>
        <w:rPr>
          <w:ins w:id="1130" w:author="Arthur Parmentier" w:date="2020-05-15T22:10:00Z"/>
        </w:rPr>
      </w:pPr>
      <w:ins w:id="1131" w:author="Arthur Parmentier" w:date="2020-05-15T22:08:00Z">
        <w:r>
          <w:t>One or several grammatical systems</w:t>
        </w:r>
      </w:ins>
      <w:ins w:id="1132" w:author="Arthur Parmentier" w:date="2020-05-15T22:09:00Z">
        <w:r>
          <w:t xml:space="preserve"> </w:t>
        </w:r>
      </w:ins>
      <w:ins w:id="1133" w:author="Arthur Parmentier" w:date="2020-06-02T19:01:00Z">
        <w:r w:rsidR="00964E49">
          <w:t>for parsing the sequence of signs and gestures (one grammar for each mode)</w:t>
        </w:r>
      </w:ins>
    </w:p>
    <w:p w:rsidR="00E30937" w:rsidRDefault="00E30937" w:rsidP="006054A3">
      <w:pPr>
        <w:pStyle w:val="Paragraphedeliste"/>
        <w:numPr>
          <w:ilvl w:val="0"/>
          <w:numId w:val="23"/>
        </w:numPr>
        <w:rPr>
          <w:ins w:id="1134" w:author="Arthur Parmentier" w:date="2020-05-15T22:12:00Z"/>
        </w:rPr>
      </w:pPr>
      <w:ins w:id="1135" w:author="Arthur Parmentier" w:date="2020-05-15T22:11:00Z">
        <w:r>
          <w:lastRenderedPageBreak/>
          <w:t>Audio/visual feedback in response to the soundpainter’s requests</w:t>
        </w:r>
      </w:ins>
    </w:p>
    <w:p w:rsidR="00D57E4A" w:rsidRPr="006054A3" w:rsidRDefault="003D5D5B">
      <w:pPr>
        <w:rPr>
          <w:rPrChange w:id="1136" w:author="Arthur Parmentier" w:date="2020-05-15T15:41:00Z">
            <w:rPr/>
          </w:rPrChange>
        </w:rPr>
        <w:pPrChange w:id="1137" w:author="Arthur Parmentier" w:date="2020-05-15T22:12:00Z">
          <w:pPr>
            <w:pStyle w:val="Titre2"/>
          </w:pPr>
        </w:pPrChange>
      </w:pPr>
      <w:ins w:id="1138" w:author="Arthur Parmentier" w:date="2020-05-16T10:46:00Z">
        <w:r>
          <w:t xml:space="preserve">The goal of my </w:t>
        </w:r>
      </w:ins>
      <w:ins w:id="1139" w:author="Arthur Parmentier" w:date="2020-06-02T19:03:00Z">
        <w:r w:rsidR="004C2F74">
          <w:t>project</w:t>
        </w:r>
      </w:ins>
      <w:ins w:id="1140" w:author="Arthur Parmentier" w:date="2020-05-16T10:46:00Z">
        <w:r>
          <w:t xml:space="preserve"> </w:t>
        </w:r>
      </w:ins>
      <w:ins w:id="1141" w:author="Arthur Parmentier" w:date="2020-06-02T19:03:00Z">
        <w:r w:rsidR="004C2F74">
          <w:t>is</w:t>
        </w:r>
      </w:ins>
      <w:ins w:id="1142" w:author="Arthur Parmentier" w:date="2020-05-16T10:47:00Z">
        <w:r>
          <w:t xml:space="preserve"> to implement these features</w:t>
        </w:r>
      </w:ins>
      <w:ins w:id="1143" w:author="Arthur Parmentier" w:date="2020-05-16T10:50:00Z">
        <w:r>
          <w:t>, focusing on only one mode (the default SP mode) and implementing an audio feedback by simulating a small orchestra.</w:t>
        </w:r>
      </w:ins>
    </w:p>
    <w:p w:rsidR="00F25194" w:rsidRDefault="00F25194" w:rsidP="00E6654A">
      <w:pPr>
        <w:pStyle w:val="Titre2"/>
        <w:rPr>
          <w:ins w:id="1144" w:author="Arthur Parmentier" w:date="2020-05-22T19:13:00Z"/>
        </w:rPr>
      </w:pPr>
      <w:bookmarkStart w:id="1145" w:name="_Toc41067202"/>
      <w:r w:rsidRPr="00953072">
        <w:t>The big picture</w:t>
      </w:r>
      <w:del w:id="1146" w:author="Arthur Parmentier" w:date="2020-05-22T19:13:00Z">
        <w:r w:rsidRPr="00953072" w:rsidDel="00195BC6">
          <w:delText>: general description of the system</w:delText>
        </w:r>
      </w:del>
      <w:bookmarkEnd w:id="1145"/>
    </w:p>
    <w:p w:rsidR="00195BC6" w:rsidRPr="00195BC6" w:rsidRDefault="00195BC6">
      <w:pPr>
        <w:pStyle w:val="Titre3"/>
        <w:rPr>
          <w:ins w:id="1147" w:author="Arthur Parmentier" w:date="2020-05-16T10:55:00Z"/>
          <w:rPrChange w:id="1148" w:author="Arthur Parmentier" w:date="2020-05-22T19:13:00Z">
            <w:rPr>
              <w:ins w:id="1149" w:author="Arthur Parmentier" w:date="2020-05-16T10:55:00Z"/>
            </w:rPr>
          </w:rPrChange>
        </w:rPr>
        <w:pPrChange w:id="1150" w:author="Arthur Parmentier" w:date="2020-05-22T19:13:00Z">
          <w:pPr>
            <w:pStyle w:val="Titre2"/>
          </w:pPr>
        </w:pPrChange>
      </w:pPr>
      <w:ins w:id="1151" w:author="Arthur Parmentier" w:date="2020-05-22T19:13:00Z">
        <w:r>
          <w:t>General overview of the system</w:t>
        </w:r>
      </w:ins>
    </w:p>
    <w:p w:rsidR="00672C10" w:rsidRDefault="00FD4109" w:rsidP="00672C10">
      <w:pPr>
        <w:rPr>
          <w:ins w:id="1152" w:author="Arthur Parmentier" w:date="2020-05-18T14:35:00Z"/>
        </w:rPr>
      </w:pPr>
      <w:ins w:id="1153" w:author="Arthur Parmentier" w:date="2020-06-02T19:04:00Z">
        <w:r>
          <w:t>These goals and</w:t>
        </w:r>
      </w:ins>
      <w:ins w:id="1154" w:author="Arthur Parmentier" w:date="2020-05-16T11:00:00Z">
        <w:r w:rsidR="00672C10">
          <w:t xml:space="preserve"> the construc</w:t>
        </w:r>
      </w:ins>
      <w:ins w:id="1155" w:author="Arthur Parmentier" w:date="2020-05-16T11:01:00Z">
        <w:r w:rsidR="00672C10">
          <w:t>tivist approach to SP</w:t>
        </w:r>
      </w:ins>
      <w:ins w:id="1156" w:author="Arthur Parmentier" w:date="2020-05-22T19:07:00Z">
        <w:r w:rsidR="00BD79EF">
          <w:t xml:space="preserve"> that was </w:t>
        </w:r>
      </w:ins>
      <w:ins w:id="1157" w:author="Arthur Parmentier" w:date="2020-05-22T19:08:00Z">
        <w:r w:rsidR="00BD79EF">
          <w:t>presented in the previous parts</w:t>
        </w:r>
      </w:ins>
      <w:ins w:id="1158" w:author="Arthur Parmentier" w:date="2020-05-16T11:01:00Z">
        <w:r w:rsidR="00672C10">
          <w:t xml:space="preserve"> </w:t>
        </w:r>
      </w:ins>
      <w:ins w:id="1159" w:author="Arthur Parmentier" w:date="2020-06-02T19:04:00Z">
        <w:r>
          <w:t>are</w:t>
        </w:r>
      </w:ins>
      <w:ins w:id="1160" w:author="Arthur Parmentier" w:date="2020-05-16T11:01:00Z">
        <w:r w:rsidR="00672C10">
          <w:t xml:space="preserve"> direct inspiration</w:t>
        </w:r>
      </w:ins>
      <w:ins w:id="1161" w:author="Arthur Parmentier" w:date="2020-06-02T19:04:00Z">
        <w:r>
          <w:t>s</w:t>
        </w:r>
      </w:ins>
      <w:ins w:id="1162" w:author="Arthur Parmentier" w:date="2020-05-16T11:01:00Z">
        <w:r w:rsidR="00672C10">
          <w:t xml:space="preserve"> for </w:t>
        </w:r>
      </w:ins>
      <w:ins w:id="1163" w:author="Arthur Parmentier" w:date="2020-06-02T19:04:00Z">
        <w:r>
          <w:t>building the recognition</w:t>
        </w:r>
      </w:ins>
      <w:ins w:id="1164" w:author="Arthur Parmentier" w:date="2020-05-16T11:01:00Z">
        <w:r w:rsidR="00672C10">
          <w:t xml:space="preserve"> </w:t>
        </w:r>
      </w:ins>
      <w:ins w:id="1165" w:author="Arthur Parmentier" w:date="2020-06-02T19:04:00Z">
        <w:r>
          <w:t>with</w:t>
        </w:r>
      </w:ins>
      <w:ins w:id="1166" w:author="Arthur Parmentier" w:date="2020-05-16T11:01:00Z">
        <w:r w:rsidR="00672C10">
          <w:t xml:space="preserve"> several independent layers</w:t>
        </w:r>
      </w:ins>
      <w:ins w:id="1167" w:author="Arthur Parmentier" w:date="2020-05-18T14:33:00Z">
        <w:r w:rsidR="007A0B34">
          <w:t xml:space="preserve">, that are represented in </w:t>
        </w:r>
      </w:ins>
      <w:ins w:id="1168" w:author="Arthur Parmentier" w:date="2020-05-18T14:34:00Z">
        <w:r w:rsidR="007A0B34">
          <w:fldChar w:fldCharType="begin"/>
        </w:r>
        <w:r w:rsidR="007A0B34">
          <w:instrText xml:space="preserve"> REF _Ref40704902 \h </w:instrText>
        </w:r>
      </w:ins>
      <w:r w:rsidR="007A0B34">
        <w:fldChar w:fldCharType="separate"/>
      </w:r>
      <w:ins w:id="1169" w:author="Arthur Parmentier" w:date="2020-05-18T14:34:00Z">
        <w:r w:rsidR="007A0B34">
          <w:t xml:space="preserve">Figure </w:t>
        </w:r>
        <w:r w:rsidR="007A0B34">
          <w:rPr>
            <w:noProof/>
          </w:rPr>
          <w:t>1</w:t>
        </w:r>
        <w:r w:rsidR="007A0B34">
          <w:fldChar w:fldCharType="end"/>
        </w:r>
      </w:ins>
      <w:ins w:id="1170" w:author="Arthur Parmentier" w:date="2020-05-18T14:35:00Z">
        <w:r w:rsidR="007A0B34">
          <w:t>.</w:t>
        </w:r>
      </w:ins>
    </w:p>
    <w:p w:rsidR="00040E14" w:rsidRDefault="00E43538" w:rsidP="00672C10">
      <w:pPr>
        <w:rPr>
          <w:ins w:id="1171" w:author="Arthur Parmentier" w:date="2020-06-02T19:15:00Z"/>
        </w:rPr>
      </w:pPr>
      <w:ins w:id="1172" w:author="Arthur Parmentier" w:date="2020-05-18T14:36:00Z">
        <w:r>
          <w:t xml:space="preserve">Each layer </w:t>
        </w:r>
      </w:ins>
      <w:ins w:id="1173" w:author="Arthur Parmentier" w:date="2020-06-02T19:05:00Z">
        <w:r w:rsidR="00040E14">
          <w:t xml:space="preserve">has a </w:t>
        </w:r>
      </w:ins>
      <w:ins w:id="1174" w:author="Arthur Parmentier" w:date="2020-06-02T19:06:00Z">
        <w:r w:rsidR="00040E14">
          <w:t>particular function</w:t>
        </w:r>
      </w:ins>
      <w:ins w:id="1175" w:author="Arthur Parmentier" w:date="2020-06-02T19:05:00Z">
        <w:r w:rsidR="00040E14">
          <w:t xml:space="preserve"> that </w:t>
        </w:r>
      </w:ins>
      <w:ins w:id="1176" w:author="Arthur Parmentier" w:date="2020-06-02T19:06:00Z">
        <w:r w:rsidR="00040E14">
          <w:t>the user should easily be able to interpret.</w:t>
        </w:r>
      </w:ins>
      <w:ins w:id="1177" w:author="Arthur Parmentier" w:date="2020-06-02T19:07:00Z">
        <w:r w:rsidR="00040E14">
          <w:t xml:space="preserve"> Inside each layer are different processes and objects that the user interacts </w:t>
        </w:r>
      </w:ins>
      <w:ins w:id="1178" w:author="Arthur Parmentier" w:date="2020-06-02T19:09:00Z">
        <w:r w:rsidR="00040E14">
          <w:t>superficially with from</w:t>
        </w:r>
      </w:ins>
      <w:ins w:id="1179" w:author="Arthur Parmentier" w:date="2020-06-02T19:08:00Z">
        <w:r w:rsidR="00040E14">
          <w:t xml:space="preserve"> the interface of the pro</w:t>
        </w:r>
      </w:ins>
      <w:ins w:id="1180" w:author="Arthur Parmentier" w:date="2020-06-02T19:09:00Z">
        <w:r w:rsidR="00040E14">
          <w:t>gram.</w:t>
        </w:r>
      </w:ins>
      <w:ins w:id="1181" w:author="Arthur Parmentier" w:date="2020-06-02T19:10:00Z">
        <w:r w:rsidR="00040E14">
          <w:t xml:space="preserve"> For transparency, I have put in COLOR the parts that I built myself and in COLOR the parts that are either taken </w:t>
        </w:r>
      </w:ins>
      <w:ins w:id="1182" w:author="Arthur Parmentier" w:date="2020-06-02T19:11:00Z">
        <w:r w:rsidR="00040E14">
          <w:t>from other works</w:t>
        </w:r>
      </w:ins>
      <w:ins w:id="1183" w:author="Arthur Parmentier" w:date="2020-06-02T19:33:00Z">
        <w:r w:rsidR="00351FEC">
          <w:rPr>
            <w:rStyle w:val="Appelnotedebasdep"/>
          </w:rPr>
          <w:footnoteReference w:id="14"/>
        </w:r>
      </w:ins>
      <w:ins w:id="1186" w:author="Arthur Parmentier" w:date="2020-06-02T19:11:00Z">
        <w:r w:rsidR="00040E14">
          <w:t xml:space="preserve"> and only slightly modified for my project.</w:t>
        </w:r>
      </w:ins>
    </w:p>
    <w:p w:rsidR="007D7578" w:rsidRDefault="007D7578" w:rsidP="00672C10">
      <w:pPr>
        <w:rPr>
          <w:ins w:id="1187" w:author="Arthur Parmentier" w:date="2020-06-02T19:26:00Z"/>
        </w:rPr>
      </w:pPr>
      <w:ins w:id="1188" w:author="Arthur Parmentier" w:date="2020-06-02T19:26:00Z">
        <w:r>
          <w:t>At the interface l</w:t>
        </w:r>
      </w:ins>
      <w:ins w:id="1189" w:author="Arthur Parmentier" w:date="2020-06-02T19:32:00Z">
        <w:r w:rsidR="00B61700">
          <w:t>evel</w:t>
        </w:r>
      </w:ins>
      <w:ins w:id="1190" w:author="Arthur Parmentier" w:date="2020-06-02T19:26:00Z">
        <w:r>
          <w:t>, all</w:t>
        </w:r>
      </w:ins>
      <w:ins w:id="1191" w:author="Arthur Parmentier" w:date="2020-06-02T19:16:00Z">
        <w:r w:rsidR="00FF3359">
          <w:t xml:space="preserve"> layers are implemented inside </w:t>
        </w:r>
      </w:ins>
      <w:ins w:id="1192" w:author="Arthur Parmentier" w:date="2020-06-02T19:17:00Z">
        <w:r w:rsidR="00FF3359">
          <w:t>Max/MSP, a graphical programming environment designed by IRCAM and optimized for real-time applications.</w:t>
        </w:r>
      </w:ins>
      <w:ins w:id="1193" w:author="Arthur Parmentier" w:date="2020-06-02T19:18:00Z">
        <w:r w:rsidR="00FF3359">
          <w:t xml:space="preserve"> </w:t>
        </w:r>
      </w:ins>
    </w:p>
    <w:p w:rsidR="00FF3359" w:rsidRDefault="007D7578" w:rsidP="00672C10">
      <w:pPr>
        <w:rPr>
          <w:ins w:id="1194" w:author="Arthur Parmentier" w:date="2020-06-02T19:09:00Z"/>
        </w:rPr>
      </w:pPr>
      <w:ins w:id="1195" w:author="Arthur Parmentier" w:date="2020-06-02T19:26:00Z">
        <w:r>
          <w:t xml:space="preserve">At the processing level, </w:t>
        </w:r>
      </w:ins>
      <w:ins w:id="1196" w:author="Arthur Parmentier" w:date="2020-06-02T19:20:00Z">
        <w:r w:rsidR="00FF3359">
          <w:t>Max/MSP itself h</w:t>
        </w:r>
      </w:ins>
      <w:ins w:id="1197" w:author="Arthur Parmentier" w:date="2020-06-02T19:21:00Z">
        <w:r w:rsidR="00FF3359">
          <w:t>as three different threads that it uses for processing the data passing through its compiled objects.</w:t>
        </w:r>
      </w:ins>
      <w:ins w:id="1198" w:author="Arthur Parmentier" w:date="2020-06-02T19:23:00Z">
        <w:r w:rsidR="00FF3359">
          <w:t xml:space="preserve"> For these threads, Max </w:t>
        </w:r>
      </w:ins>
      <w:ins w:id="1199" w:author="Arthur Parmentier" w:date="2020-06-02T19:24:00Z">
        <w:r w:rsidR="00FF3359">
          <w:t>guarantees</w:t>
        </w:r>
      </w:ins>
      <w:ins w:id="1200" w:author="Arthur Parmentier" w:date="2020-06-02T19:23:00Z">
        <w:r w:rsidR="00FF3359">
          <w:t xml:space="preserve"> the synchroni</w:t>
        </w:r>
      </w:ins>
      <w:ins w:id="1201" w:author="Arthur Parmentier" w:date="2020-06-02T19:24:00Z">
        <w:r w:rsidR="00FF3359">
          <w:t>city</w:t>
        </w:r>
        <w:r>
          <w:t xml:space="preserve">/ordering of events. </w:t>
        </w:r>
      </w:ins>
      <w:ins w:id="1202" w:author="Arthur Parmentier" w:date="2020-06-02T19:22:00Z">
        <w:r w:rsidR="00FF3359">
          <w:t xml:space="preserve">However, Max also interprets node.js code </w:t>
        </w:r>
      </w:ins>
      <w:ins w:id="1203" w:author="Arthur Parmentier" w:date="2020-06-02T19:24:00Z">
        <w:r>
          <w:t>that</w:t>
        </w:r>
      </w:ins>
      <w:ins w:id="1204" w:author="Arthur Parmentier" w:date="2020-06-02T19:23:00Z">
        <w:r w:rsidR="00FF3359">
          <w:t xml:space="preserve"> is </w:t>
        </w:r>
      </w:ins>
      <w:ins w:id="1205" w:author="Arthur Parmentier" w:date="2020-06-02T19:24:00Z">
        <w:r>
          <w:t>processed in external thread</w:t>
        </w:r>
      </w:ins>
      <w:ins w:id="1206" w:author="Arthur Parmentier" w:date="2020-06-02T19:25:00Z">
        <w:r>
          <w:t>s asynchronously to Max internal threads.</w:t>
        </w:r>
      </w:ins>
      <w:ins w:id="1207" w:author="Arthur Parmentier" w:date="2020-06-02T19:26:00Z">
        <w:r>
          <w:t xml:space="preserve"> We wil</w:t>
        </w:r>
      </w:ins>
      <w:ins w:id="1208" w:author="Arthur Parmentier" w:date="2020-06-02T19:27:00Z">
        <w:r>
          <w:t>l discuss the consequences and implementation choices of this remark in future sections of the report.</w:t>
        </w:r>
      </w:ins>
    </w:p>
    <w:p w:rsidR="00436197" w:rsidRDefault="00324E8C" w:rsidP="00672C10">
      <w:pPr>
        <w:rPr>
          <w:ins w:id="1209" w:author="Arthur Parmentier" w:date="2020-05-16T11:02:00Z"/>
        </w:rPr>
      </w:pPr>
      <w:ins w:id="1210" w:author="Arthur Parmentier" w:date="2020-05-18T14:40:00Z">
        <w:r>
          <w:rPr>
            <w:noProof/>
          </w:rPr>
          <w:lastRenderedPageBreak/>
          <w:drawing>
            <wp:anchor distT="0" distB="0" distL="114300" distR="114300" simplePos="0" relativeHeight="251661312" behindDoc="0" locked="0" layoutInCell="1" allowOverlap="1">
              <wp:simplePos x="0" y="0"/>
              <wp:positionH relativeFrom="margin">
                <wp:align>center</wp:align>
              </wp:positionH>
              <wp:positionV relativeFrom="page">
                <wp:posOffset>402336</wp:posOffset>
              </wp:positionV>
              <wp:extent cx="4683125" cy="8862695"/>
              <wp:effectExtent l="0" t="0" r="3175" b="0"/>
              <wp:wrapTopAndBottom/>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gPicture(3).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683125" cy="8862695"/>
                      </a:xfrm>
                      <a:prstGeom prst="rect">
                        <a:avLst/>
                      </a:prstGeom>
                    </pic:spPr>
                  </pic:pic>
                </a:graphicData>
              </a:graphic>
              <wp14:sizeRelH relativeFrom="margin">
                <wp14:pctWidth>0</wp14:pctWidth>
              </wp14:sizeRelH>
              <wp14:sizeRelV relativeFrom="margin">
                <wp14:pctHeight>0</wp14:pctHeight>
              </wp14:sizeRelV>
            </wp:anchor>
          </w:drawing>
        </w:r>
      </w:ins>
      <w:ins w:id="1211" w:author="Arthur Parmentier" w:date="2020-05-18T14:33:00Z">
        <w:r w:rsidR="007A0B34">
          <w:rPr>
            <w:noProof/>
          </w:rPr>
          <mc:AlternateContent>
            <mc:Choice Requires="wps">
              <w:drawing>
                <wp:anchor distT="0" distB="0" distL="114300" distR="114300" simplePos="0" relativeHeight="251660288" behindDoc="0" locked="0" layoutInCell="1" allowOverlap="1" wp14:anchorId="1B594BE8" wp14:editId="4BC1D3C1">
                  <wp:simplePos x="0" y="0"/>
                  <wp:positionH relativeFrom="column">
                    <wp:posOffset>751205</wp:posOffset>
                  </wp:positionH>
                  <wp:positionV relativeFrom="paragraph">
                    <wp:posOffset>8365490</wp:posOffset>
                  </wp:positionV>
                  <wp:extent cx="4683125" cy="635"/>
                  <wp:effectExtent l="0" t="0" r="22225" b="37465"/>
                  <wp:wrapTopAndBottom/>
                  <wp:docPr id="3" name="Zone de texte 3"/>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F47638" w:rsidRPr="002C3653" w:rsidRDefault="00F47638">
                              <w:pPr>
                                <w:pStyle w:val="Lgende"/>
                                <w:rPr>
                                  <w:noProof/>
                                </w:rPr>
                                <w:pPrChange w:id="1212" w:author="Arthur Parmentier" w:date="2020-05-18T14:33:00Z">
                                  <w:pPr/>
                                </w:pPrChange>
                              </w:pPr>
                              <w:bookmarkStart w:id="1213" w:name="_Ref40704902"/>
                              <w:bookmarkStart w:id="1214" w:name="_Ref40704896"/>
                              <w:ins w:id="1215" w:author="Arthur Parmentier" w:date="2020-05-18T14:33:00Z">
                                <w:r>
                                  <w:t xml:space="preserve">Figure </w:t>
                                </w:r>
                                <w:r>
                                  <w:fldChar w:fldCharType="begin"/>
                                </w:r>
                                <w:r>
                                  <w:instrText xml:space="preserve"> SEQ Figure \* ARABIC </w:instrText>
                                </w:r>
                              </w:ins>
                              <w:r>
                                <w:fldChar w:fldCharType="separate"/>
                              </w:r>
                              <w:ins w:id="1216" w:author="Arthur Parmentier" w:date="2020-05-22T20:11:00Z">
                                <w:r>
                                  <w:rPr>
                                    <w:noProof/>
                                  </w:rPr>
                                  <w:t>1</w:t>
                                </w:r>
                              </w:ins>
                              <w:ins w:id="1217" w:author="Arthur Parmentier" w:date="2020-05-18T14:33:00Z">
                                <w:r>
                                  <w:fldChar w:fldCharType="end"/>
                                </w:r>
                                <w:bookmarkEnd w:id="1213"/>
                                <w:r>
                                  <w:t xml:space="preserve"> Summary of the recognition program structure</w:t>
                                </w:r>
                              </w:ins>
                              <w:bookmarkEnd w:id="1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594BE8" id="_x0000_t202" coordsize="21600,21600" o:spt="202" path="m,l,21600r21600,l21600,xe">
                  <v:stroke joinstyle="miter"/>
                  <v:path gradientshapeok="t" o:connecttype="rect"/>
                </v:shapetype>
                <v:shape id="Zone de texte 3" o:spid="_x0000_s1026" type="#_x0000_t202" style="position:absolute;margin-left:59.15pt;margin-top:658.7pt;width:36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" stroked="f">
                  <v:textbox style="mso-fit-shape-to-text:t" inset="0,0,0,0">
                    <w:txbxContent>
                      <w:p w:rsidR="00F47638" w:rsidRPr="002C3653" w:rsidRDefault="00F47638">
                        <w:pPr>
                          <w:pStyle w:val="Lgende"/>
                          <w:rPr>
                            <w:noProof/>
                          </w:rPr>
                          <w:pPrChange w:id="1218" w:author="Arthur Parmentier" w:date="2020-05-18T14:33:00Z">
                            <w:pPr/>
                          </w:pPrChange>
                        </w:pPr>
                        <w:bookmarkStart w:id="1219" w:name="_Ref40704902"/>
                        <w:bookmarkStart w:id="1220" w:name="_Ref40704896"/>
                        <w:ins w:id="1221" w:author="Arthur Parmentier" w:date="2020-05-18T14:33:00Z">
                          <w:r>
                            <w:t xml:space="preserve">Figure </w:t>
                          </w:r>
                          <w:r>
                            <w:fldChar w:fldCharType="begin"/>
                          </w:r>
                          <w:r>
                            <w:instrText xml:space="preserve"> SEQ Figure \* ARABIC </w:instrText>
                          </w:r>
                        </w:ins>
                        <w:r>
                          <w:fldChar w:fldCharType="separate"/>
                        </w:r>
                        <w:ins w:id="1222" w:author="Arthur Parmentier" w:date="2020-05-22T20:11:00Z">
                          <w:r>
                            <w:rPr>
                              <w:noProof/>
                            </w:rPr>
                            <w:t>1</w:t>
                          </w:r>
                        </w:ins>
                        <w:ins w:id="1223" w:author="Arthur Parmentier" w:date="2020-05-18T14:33:00Z">
                          <w:r>
                            <w:fldChar w:fldCharType="end"/>
                          </w:r>
                          <w:bookmarkEnd w:id="1219"/>
                          <w:r>
                            <w:t xml:space="preserve"> Summary of the recognition program structure</w:t>
                          </w:r>
                        </w:ins>
                        <w:bookmarkEnd w:id="1220"/>
                      </w:p>
                    </w:txbxContent>
                  </v:textbox>
                  <w10:wrap type="topAndBottom"/>
                </v:shape>
              </w:pict>
            </mc:Fallback>
          </mc:AlternateContent>
        </w:r>
      </w:ins>
    </w:p>
    <w:p w:rsidR="00705B17" w:rsidRDefault="00705B17">
      <w:pPr>
        <w:pStyle w:val="Titre3"/>
        <w:rPr>
          <w:ins w:id="1224" w:author="Arthur Parmentier" w:date="2020-05-22T17:09:00Z"/>
        </w:rPr>
        <w:pPrChange w:id="1225" w:author="Arthur Parmentier" w:date="2020-05-22T19:10:00Z">
          <w:pPr>
            <w:pStyle w:val="Titre2"/>
          </w:pPr>
        </w:pPrChange>
      </w:pPr>
      <w:bookmarkStart w:id="1226" w:name="_Toc41067203"/>
      <w:ins w:id="1227" w:author="Arthur Parmentier" w:date="2020-05-22T17:08:00Z">
        <w:r>
          <w:lastRenderedPageBreak/>
          <w:t>The choice of Max/MSP</w:t>
        </w:r>
      </w:ins>
      <w:bookmarkEnd w:id="1226"/>
    </w:p>
    <w:p w:rsidR="0085122F" w:rsidRDefault="0085122F" w:rsidP="0085122F">
      <w:pPr>
        <w:rPr>
          <w:ins w:id="1228" w:author="Arthur Parmentier" w:date="2020-05-22T17:14:00Z"/>
        </w:rPr>
      </w:pPr>
      <w:ins w:id="1229" w:author="Arthur Parmentier" w:date="2020-05-22T17:09:00Z">
        <w:r>
          <w:t xml:space="preserve">Before starting a finer description of the mechanisms of the program, I would like to </w:t>
        </w:r>
      </w:ins>
      <w:ins w:id="1230" w:author="Arthur Parmentier" w:date="2020-05-22T17:13:00Z">
        <w:r>
          <w:t>motivate the choice of Max/MSP as the main programming environment</w:t>
        </w:r>
      </w:ins>
      <w:ins w:id="1231" w:author="Arthur Parmentier" w:date="2020-05-22T19:11:00Z">
        <w:r w:rsidR="00417CFA">
          <w:t xml:space="preserve"> hosting the different layers and functionalities.</w:t>
        </w:r>
      </w:ins>
    </w:p>
    <w:p w:rsidR="0034163D" w:rsidRDefault="0085122F" w:rsidP="0085122F">
      <w:pPr>
        <w:rPr>
          <w:ins w:id="1232" w:author="Arthur Parmentier" w:date="2020-05-22T17:21:00Z"/>
        </w:rPr>
      </w:pPr>
      <w:ins w:id="1233" w:author="Arthur Parmentier" w:date="2020-05-22T17:14:00Z">
        <w:r>
          <w:t>There are several options for building such a t</w:t>
        </w:r>
      </w:ins>
      <w:ins w:id="1234" w:author="Arthur Parmentier" w:date="2020-05-22T17:15:00Z">
        <w:r>
          <w:t>ool</w:t>
        </w:r>
      </w:ins>
      <w:ins w:id="1235" w:author="Arthur Parmentier" w:date="2020-05-22T17:20:00Z">
        <w:r w:rsidR="0034163D">
          <w:t xml:space="preserve">, each with their own pros and cons. </w:t>
        </w:r>
      </w:ins>
      <w:ins w:id="1236" w:author="Arthur Parmentier" w:date="2020-05-22T17:21:00Z">
        <w:r w:rsidR="0034163D">
          <w:t>In my case, I have considered Unity3D and PureData as the main alternatives to Max/MSP.</w:t>
        </w:r>
      </w:ins>
    </w:p>
    <w:p w:rsidR="0034163D" w:rsidRDefault="0034163D" w:rsidP="0085122F">
      <w:pPr>
        <w:rPr>
          <w:ins w:id="1237" w:author="Arthur Parmentier" w:date="2020-05-22T17:23:00Z"/>
        </w:rPr>
      </w:pPr>
      <w:ins w:id="1238" w:author="Arthur Parmentier" w:date="2020-05-22T17:21:00Z">
        <w:r>
          <w:t>The advantage of Unity3D over Max/MSP</w:t>
        </w:r>
      </w:ins>
      <w:ins w:id="1239" w:author="Arthur Parmentier" w:date="2020-05-22T17:22:00Z">
        <w:r>
          <w:t>(/Jitter) is that it is endorsed by a much larger community, it is free and has a better potential in terms</w:t>
        </w:r>
      </w:ins>
      <w:ins w:id="1240" w:author="Arthur Parmentier" w:date="2020-05-22T17:23:00Z">
        <w:r>
          <w:t xml:space="preserve"> of graphics.</w:t>
        </w:r>
      </w:ins>
    </w:p>
    <w:p w:rsidR="0034163D" w:rsidRDefault="0034163D" w:rsidP="0085122F">
      <w:pPr>
        <w:rPr>
          <w:ins w:id="1241" w:author="Arthur Parmentier" w:date="2020-05-22T17:23:00Z"/>
        </w:rPr>
      </w:pPr>
      <w:ins w:id="1242" w:author="Arthur Parmentier" w:date="2020-05-22T17:23:00Z">
        <w:r>
          <w:t>The advantage of PureData over Max/MSP is essentially that is it free and open source.</w:t>
        </w:r>
      </w:ins>
    </w:p>
    <w:p w:rsidR="0034163D" w:rsidRDefault="0034163D" w:rsidP="0085122F">
      <w:pPr>
        <w:rPr>
          <w:ins w:id="1243" w:author="Arthur Parmentier" w:date="2020-05-22T17:24:00Z"/>
        </w:rPr>
      </w:pPr>
      <w:ins w:id="1244" w:author="Arthur Parmentier" w:date="2020-05-22T17:23:00Z">
        <w:r>
          <w:t xml:space="preserve">However, I think that Max/MSP is a better </w:t>
        </w:r>
      </w:ins>
      <w:ins w:id="1245" w:author="Arthur Parmentier" w:date="2020-05-22T17:24:00Z">
        <w:r>
          <w:t>choice than those software for the following reasons:</w:t>
        </w:r>
      </w:ins>
    </w:p>
    <w:p w:rsidR="0034163D" w:rsidRDefault="0034163D" w:rsidP="0034163D">
      <w:pPr>
        <w:pStyle w:val="Paragraphedeliste"/>
        <w:numPr>
          <w:ilvl w:val="0"/>
          <w:numId w:val="40"/>
        </w:numPr>
        <w:rPr>
          <w:ins w:id="1246" w:author="Arthur Parmentier" w:date="2020-05-22T17:29:00Z"/>
        </w:rPr>
      </w:pPr>
      <w:ins w:id="1247" w:author="Arthur Parmentier" w:date="2020-05-22T17:24:00Z">
        <w:r>
          <w:t>Max/MSP is a high-level object-based programming language</w:t>
        </w:r>
      </w:ins>
      <w:ins w:id="1248" w:author="Arthur Parmentier" w:date="2020-05-22T17:25:00Z">
        <w:r>
          <w:t xml:space="preserve"> with already</w:t>
        </w:r>
      </w:ins>
      <w:ins w:id="1249" w:author="Arthur Parmentier" w:date="2020-05-22T17:26:00Z">
        <w:r>
          <w:t xml:space="preserve"> optimized pieces for music and real-time applications that are easy to use</w:t>
        </w:r>
      </w:ins>
      <w:ins w:id="1250" w:author="Arthur Parmentier" w:date="2020-05-22T17:30:00Z">
        <w:r w:rsidR="001E09DA">
          <w:t xml:space="preserve"> and assemble</w:t>
        </w:r>
      </w:ins>
      <w:ins w:id="1251" w:author="Arthur Parmentier" w:date="2020-05-22T17:26:00Z">
        <w:r>
          <w:t xml:space="preserve">. It allows for </w:t>
        </w:r>
      </w:ins>
      <w:ins w:id="1252" w:author="Arthur Parmentier" w:date="2020-05-22T17:27:00Z">
        <w:r>
          <w:t>scripting in JS and Node.js, which makes it a powerful host for a</w:t>
        </w:r>
      </w:ins>
      <w:ins w:id="1253" w:author="Arthur Parmentier" w:date="2020-05-22T17:28:00Z">
        <w:r>
          <w:t xml:space="preserve"> huge number of scripts and tools developed by the web community</w:t>
        </w:r>
      </w:ins>
      <w:ins w:id="1254" w:author="Arthur Parmentier" w:date="2020-05-22T17:29:00Z">
        <w:r w:rsidR="001E09DA">
          <w:t xml:space="preserve"> and its graphical interface al</w:t>
        </w:r>
      </w:ins>
      <w:ins w:id="1255" w:author="Arthur Parmentier" w:date="2020-05-22T17:30:00Z">
        <w:r w:rsidR="001E09DA">
          <w:t>low newbies in coding to catch up easily with what is going on.</w:t>
        </w:r>
      </w:ins>
    </w:p>
    <w:p w:rsidR="0034163D" w:rsidRDefault="001E09DA" w:rsidP="0034163D">
      <w:pPr>
        <w:pStyle w:val="Paragraphedeliste"/>
        <w:numPr>
          <w:ilvl w:val="0"/>
          <w:numId w:val="40"/>
        </w:numPr>
        <w:rPr>
          <w:ins w:id="1256" w:author="Arthur Parmentier" w:date="2020-05-22T17:33:00Z"/>
        </w:rPr>
      </w:pPr>
      <w:ins w:id="1257" w:author="Arthur Parmentier" w:date="2020-05-22T17:31:00Z">
        <w:r>
          <w:t>Max/MSP comes from IRCAM and is used by a community of artists and musicians</w:t>
        </w:r>
      </w:ins>
      <w:ins w:id="1258" w:author="Arthur Parmentier" w:date="2020-05-22T17:32:00Z">
        <w:r>
          <w:t xml:space="preserve"> with </w:t>
        </w:r>
      </w:ins>
      <w:ins w:id="1259" w:author="Arthur Parmentier" w:date="2020-05-22T17:33:00Z">
        <w:r>
          <w:t>interests very similar to my projects.</w:t>
        </w:r>
      </w:ins>
    </w:p>
    <w:p w:rsidR="001E09DA" w:rsidRDefault="001E09DA" w:rsidP="0034163D">
      <w:pPr>
        <w:pStyle w:val="Paragraphedeliste"/>
        <w:numPr>
          <w:ilvl w:val="0"/>
          <w:numId w:val="40"/>
        </w:numPr>
        <w:rPr>
          <w:ins w:id="1260" w:author="Arthur Parmentier" w:date="2020-05-22T17:36:00Z"/>
        </w:rPr>
      </w:pPr>
      <w:ins w:id="1261" w:author="Arthur Parmentier" w:date="2020-05-22T17:34:00Z">
        <w:r>
          <w:t>Max/MSP has a nicer visual interface than PD, is maintained by a commercial company</w:t>
        </w:r>
      </w:ins>
      <w:ins w:id="1262" w:author="Arthur Parmentier" w:date="2020-05-22T17:35:00Z">
        <w:r>
          <w:t xml:space="preserve"> whereas PD has not been updated for years</w:t>
        </w:r>
      </w:ins>
      <w:ins w:id="1263" w:author="Arthur Parmentier" w:date="2020-05-22T17:36:00Z">
        <w:r>
          <w:t>.</w:t>
        </w:r>
      </w:ins>
    </w:p>
    <w:p w:rsidR="001E09DA" w:rsidRDefault="00EE1399" w:rsidP="0034163D">
      <w:pPr>
        <w:pStyle w:val="Paragraphedeliste"/>
        <w:numPr>
          <w:ilvl w:val="0"/>
          <w:numId w:val="40"/>
        </w:numPr>
        <w:rPr>
          <w:ins w:id="1264" w:author="Arthur Parmentier" w:date="2020-05-22T17:37:00Z"/>
        </w:rPr>
      </w:pPr>
      <w:ins w:id="1265" w:author="Arthur Parmentier" w:date="2020-05-22T17:39:00Z">
        <w:r>
          <w:t>PD connects badly to external pieces (node.js scripts, java…) that are critical for my project.</w:t>
        </w:r>
      </w:ins>
    </w:p>
    <w:p w:rsidR="0085122F" w:rsidRDefault="00EE1399" w:rsidP="0085122F">
      <w:pPr>
        <w:pStyle w:val="Paragraphedeliste"/>
        <w:numPr>
          <w:ilvl w:val="0"/>
          <w:numId w:val="40"/>
        </w:numPr>
        <w:rPr>
          <w:ins w:id="1266" w:author="Arthur Parmentier" w:date="2020-05-22T17:42:00Z"/>
        </w:rPr>
      </w:pPr>
      <w:ins w:id="1267" w:author="Arthur Parmentier" w:date="2020-05-22T17:40:00Z">
        <w:r>
          <w:t xml:space="preserve">The graphical programming interface of Max/MSP can be transformed into a user </w:t>
        </w:r>
      </w:ins>
      <w:ins w:id="1268" w:author="Arthur Parmentier" w:date="2020-05-22T17:41:00Z">
        <w:r>
          <w:t xml:space="preserve">interface easily (for simple demos such as </w:t>
        </w:r>
      </w:ins>
      <w:ins w:id="1269" w:author="Arthur Parmentier" w:date="2020-05-22T17:42:00Z">
        <w:r>
          <w:t>mine) …</w:t>
        </w:r>
      </w:ins>
      <w:ins w:id="1270" w:author="Arthur Parmentier" w:date="2020-05-22T17:41:00Z">
        <w:r>
          <w:t xml:space="preserve"> or very extensively, with complex GUI objects.</w:t>
        </w:r>
      </w:ins>
    </w:p>
    <w:p w:rsidR="00EE1399" w:rsidRDefault="00EE1399" w:rsidP="0085122F">
      <w:pPr>
        <w:pStyle w:val="Paragraphedeliste"/>
        <w:numPr>
          <w:ilvl w:val="0"/>
          <w:numId w:val="40"/>
        </w:numPr>
        <w:rPr>
          <w:ins w:id="1271" w:author="Arthur Parmentier" w:date="2020-05-22T17:43:00Z"/>
        </w:rPr>
      </w:pPr>
      <w:ins w:id="1272" w:author="Arthur Parmentier" w:date="2020-05-22T17:42:00Z">
        <w:r>
          <w:t>Given my programming skills and the time constraints of the project, Max/MSP was a much faster approa</w:t>
        </w:r>
      </w:ins>
      <w:ins w:id="1273" w:author="Arthur Parmentier" w:date="2020-05-22T17:43:00Z">
        <w:r>
          <w:t>ch than Unity3D.</w:t>
        </w:r>
      </w:ins>
    </w:p>
    <w:p w:rsidR="00FF3359" w:rsidRDefault="00EE1399">
      <w:pPr>
        <w:rPr>
          <w:ins w:id="1274" w:author="Arthur Parmentier" w:date="2020-05-22T17:43:00Z"/>
        </w:rPr>
        <w:pPrChange w:id="1275" w:author="Arthur Parmentier" w:date="2020-05-22T17:43:00Z">
          <w:pPr>
            <w:pStyle w:val="Paragraphedeliste"/>
            <w:numPr>
              <w:numId w:val="40"/>
            </w:numPr>
            <w:ind w:hanging="360"/>
          </w:pPr>
        </w:pPrChange>
      </w:pPr>
      <w:ins w:id="1276" w:author="Arthur Parmentier" w:date="2020-05-22T17:43:00Z">
        <w:r>
          <w:t xml:space="preserve">Although being a commercial software, </w:t>
        </w:r>
      </w:ins>
      <w:ins w:id="1277" w:author="Arthur Parmentier" w:date="2020-05-22T18:37:00Z">
        <w:r w:rsidR="00C24A48">
          <w:t>Max/MSP</w:t>
        </w:r>
      </w:ins>
      <w:ins w:id="1278" w:author="Arthur Parmentier" w:date="2020-05-22T17:43:00Z">
        <w:r>
          <w:t xml:space="preserve"> patch</w:t>
        </w:r>
      </w:ins>
      <w:ins w:id="1279" w:author="Arthur Parmentier" w:date="2020-05-22T18:37:00Z">
        <w:r w:rsidR="00C24A48">
          <w:t>ers</w:t>
        </w:r>
      </w:ins>
      <w:ins w:id="1280" w:author="Arthur Parmentier" w:date="2020-05-22T17:43:00Z">
        <w:r>
          <w:t xml:space="preserve"> can be compi</w:t>
        </w:r>
      </w:ins>
      <w:ins w:id="1281" w:author="Arthur Parmentier" w:date="2020-05-22T17:44:00Z">
        <w:r>
          <w:t>led to a standalone program for Windows and Mac OS, allowing to s</w:t>
        </w:r>
      </w:ins>
      <w:ins w:id="1282" w:author="Arthur Parmentier" w:date="2020-05-22T17:45:00Z">
        <w:r>
          <w:t>hare the program for free.</w:t>
        </w:r>
      </w:ins>
      <w:bookmarkStart w:id="1283" w:name="_GoBack"/>
      <w:bookmarkEnd w:id="1283"/>
    </w:p>
    <w:p w:rsidR="00DE1036" w:rsidDel="00CE7ED8" w:rsidRDefault="00CE7ED8">
      <w:pPr>
        <w:pStyle w:val="Titre2"/>
        <w:rPr>
          <w:del w:id="1284" w:author="Arthur Parmentier" w:date="2020-05-18T13:37:00Z"/>
        </w:rPr>
      </w:pPr>
      <w:bookmarkStart w:id="1285" w:name="_Toc41067204"/>
      <w:ins w:id="1286" w:author="Arthur Parmentier" w:date="2020-05-18T17:12:00Z">
        <w:r>
          <w:t>Description of each layer</w:t>
        </w:r>
      </w:ins>
      <w:bookmarkEnd w:id="1285"/>
    </w:p>
    <w:p w:rsidR="00CE7ED8" w:rsidRPr="00CE7ED8" w:rsidRDefault="00CE7ED8">
      <w:pPr>
        <w:pStyle w:val="Titre2"/>
        <w:rPr>
          <w:ins w:id="1287" w:author="Arthur Parmentier" w:date="2020-05-18T17:11:00Z"/>
        </w:rPr>
      </w:pPr>
      <w:bookmarkStart w:id="1288" w:name="_Toc41067205"/>
      <w:bookmarkEnd w:id="1288"/>
    </w:p>
    <w:p w:rsidR="00F25194" w:rsidRDefault="00F25194">
      <w:pPr>
        <w:pStyle w:val="Titre3"/>
        <w:rPr>
          <w:ins w:id="1289" w:author="Arthur Parmentier" w:date="2020-05-18T15:01:00Z"/>
        </w:rPr>
        <w:pPrChange w:id="1290" w:author="Arthur Parmentier" w:date="2020-05-18T17:12:00Z">
          <w:pPr>
            <w:pStyle w:val="Titre2"/>
          </w:pPr>
        </w:pPrChange>
      </w:pPr>
      <w:bookmarkStart w:id="1291" w:name="_Toc41067206"/>
      <w:r w:rsidRPr="00953072">
        <w:t xml:space="preserve">Part 1: </w:t>
      </w:r>
      <w:del w:id="1292" w:author="Arthur Parmentier" w:date="2020-05-18T15:01:00Z">
        <w:r w:rsidRPr="00953072" w:rsidDel="00237B5C">
          <w:delText>Posenet &amp; gloves feature building</w:delText>
        </w:r>
      </w:del>
      <w:ins w:id="1293" w:author="Arthur Parmentier" w:date="2020-05-18T15:01:00Z">
        <w:r w:rsidR="00237B5C">
          <w:t>Motion tracking inputs</w:t>
        </w:r>
        <w:bookmarkEnd w:id="1291"/>
      </w:ins>
    </w:p>
    <w:p w:rsidR="00F11A13" w:rsidRDefault="00F11A13" w:rsidP="0060525E">
      <w:pPr>
        <w:rPr>
          <w:ins w:id="1294" w:author="Arthur Parmentier" w:date="2020-05-22T19:19:00Z"/>
        </w:rPr>
      </w:pPr>
      <w:ins w:id="1295" w:author="Arthur Parmentier" w:date="2020-05-22T19:13:00Z">
        <w:r>
          <w:t>As</w:t>
        </w:r>
      </w:ins>
      <w:ins w:id="1296" w:author="Arthur Parmentier" w:date="2020-05-22T19:14:00Z">
        <w:r>
          <w:t xml:space="preserve"> humans, we are equipped with </w:t>
        </w:r>
      </w:ins>
      <w:ins w:id="1297" w:author="Arthur Parmentier" w:date="2020-05-22T19:15:00Z">
        <w:r>
          <w:t>cognition and recognition systems that allow us</w:t>
        </w:r>
      </w:ins>
      <w:ins w:id="1298" w:author="Arthur Parmentier" w:date="2020-05-22T19:16:00Z">
        <w:r>
          <w:t xml:space="preserve"> to discern objects and bodies in spaces and to build features that </w:t>
        </w:r>
      </w:ins>
      <w:ins w:id="1299" w:author="Arthur Parmentier" w:date="2020-05-22T19:17:00Z">
        <w:r>
          <w:t>allow us to identify, i.e. classify not only objects but also movements and signs.</w:t>
        </w:r>
      </w:ins>
      <w:ins w:id="1300" w:author="Arthur Parmentier" w:date="2020-05-22T19:19:00Z">
        <w:r>
          <w:t xml:space="preserve"> </w:t>
        </w:r>
      </w:ins>
      <w:ins w:id="1301" w:author="Arthur Parmentier" w:date="2020-05-22T19:18:00Z">
        <w:r>
          <w:t>Computers, however, are not natively equipped with such systems</w:t>
        </w:r>
      </w:ins>
      <w:ins w:id="1302" w:author="Arthur Parmentier" w:date="2020-05-22T19:19:00Z">
        <w:r>
          <w:t>, so that it is necessary to build them in this project, according to the goals a</w:t>
        </w:r>
      </w:ins>
      <w:ins w:id="1303" w:author="Arthur Parmentier" w:date="2020-05-22T19:20:00Z">
        <w:r>
          <w:t>nd objectives we defined previously.</w:t>
        </w:r>
      </w:ins>
    </w:p>
    <w:p w:rsidR="0060525E" w:rsidRDefault="0060525E" w:rsidP="0060525E">
      <w:pPr>
        <w:rPr>
          <w:ins w:id="1304" w:author="Arthur Parmentier" w:date="2020-05-18T15:06:00Z"/>
        </w:rPr>
      </w:pPr>
      <w:ins w:id="1305" w:author="Arthur Parmentier" w:date="2020-05-18T15:02:00Z">
        <w:r>
          <w:t>The role of the motion tracking layer is to compute a set of motion features</w:t>
        </w:r>
      </w:ins>
      <w:ins w:id="1306" w:author="Arthur Parmentier" w:date="2020-05-18T15:03:00Z">
        <w:r>
          <w:t xml:space="preserve"> from the movement of the user. There exist a variety of motion tracking systems</w:t>
        </w:r>
      </w:ins>
      <w:ins w:id="1307" w:author="Arthur Parmentier" w:date="2020-05-18T15:04:00Z">
        <w:r>
          <w:t xml:space="preserve"> with different technologies. In SP, </w:t>
        </w:r>
      </w:ins>
      <w:ins w:id="1308" w:author="Arthur Parmentier" w:date="2020-05-18T15:05:00Z">
        <w:r>
          <w:t>there are</w:t>
        </w:r>
      </w:ins>
      <w:ins w:id="1309" w:author="Arthur Parmentier" w:date="2020-05-18T15:07:00Z">
        <w:r>
          <w:t xml:space="preserve"> some</w:t>
        </w:r>
      </w:ins>
      <w:ins w:id="1310" w:author="Arthur Parmentier" w:date="2020-05-18T15:05:00Z">
        <w:r>
          <w:t xml:space="preserve"> body parts </w:t>
        </w:r>
      </w:ins>
      <w:ins w:id="1311" w:author="Arthur Parmentier" w:date="2020-05-18T15:07:00Z">
        <w:r>
          <w:t xml:space="preserve">such as the hands </w:t>
        </w:r>
      </w:ins>
      <w:ins w:id="1312" w:author="Arthur Parmentier" w:date="2020-05-18T15:05:00Z">
        <w:r>
          <w:t>that are much more frequently to sign than others</w:t>
        </w:r>
      </w:ins>
      <w:ins w:id="1313" w:author="Arthur Parmentier" w:date="2020-05-18T15:06:00Z">
        <w:r>
          <w:t>, therefore they require more precise tracking than the latter to classify amongst the signs.</w:t>
        </w:r>
      </w:ins>
      <w:ins w:id="1314" w:author="Arthur Parmentier" w:date="2020-05-22T19:21:00Z">
        <w:r w:rsidR="0049456C">
          <w:t xml:space="preserve"> However, all </w:t>
        </w:r>
      </w:ins>
      <w:ins w:id="1315" w:author="Arthur Parmentier" w:date="2020-05-22T19:22:00Z">
        <w:r w:rsidR="0049456C">
          <w:t xml:space="preserve">motion tracking </w:t>
        </w:r>
        <w:r w:rsidR="0049456C">
          <w:lastRenderedPageBreak/>
          <w:t xml:space="preserve">systems available </w:t>
        </w:r>
      </w:ins>
      <w:ins w:id="1316" w:author="Arthur Parmentier" w:date="2020-05-22T19:23:00Z">
        <w:r w:rsidR="0049456C">
          <w:t>have a finite range of operation, i.e. they can only track motion at a certain scale.</w:t>
        </w:r>
      </w:ins>
      <w:ins w:id="1317" w:author="Arthur Parmentier" w:date="2020-05-22T19:24:00Z">
        <w:r w:rsidR="0049456C">
          <w:t xml:space="preserve"> </w:t>
        </w:r>
      </w:ins>
      <w:ins w:id="1318" w:author="Arthur Parmentier" w:date="2020-05-22T19:29:00Z">
        <w:r w:rsidR="0049456C">
          <w:br/>
        </w:r>
      </w:ins>
      <w:ins w:id="1319" w:author="Arthur Parmentier" w:date="2020-05-22T19:24:00Z">
        <w:r w:rsidR="0049456C">
          <w:t xml:space="preserve">In SP, we can </w:t>
        </w:r>
      </w:ins>
      <w:ins w:id="1320" w:author="Arthur Parmentier" w:date="2020-05-22T19:28:00Z">
        <w:r w:rsidR="0049456C">
          <w:t>observe</w:t>
        </w:r>
      </w:ins>
      <w:ins w:id="1321" w:author="Arthur Parmentier" w:date="2020-05-22T19:24:00Z">
        <w:r w:rsidR="0049456C">
          <w:t xml:space="preserve"> two </w:t>
        </w:r>
      </w:ins>
      <w:ins w:id="1322" w:author="Arthur Parmentier" w:date="2020-05-22T19:25:00Z">
        <w:r w:rsidR="0049456C">
          <w:t>main scales at which signs are performed: full body and hands.</w:t>
        </w:r>
      </w:ins>
      <w:ins w:id="1323" w:author="Arthur Parmentier" w:date="2020-05-22T19:29:00Z">
        <w:r w:rsidR="0049456C">
          <w:t xml:space="preserve"> </w:t>
        </w:r>
      </w:ins>
      <w:ins w:id="1324" w:author="Arthur Parmentier" w:date="2020-05-22T19:31:00Z">
        <w:r w:rsidR="00640FA9">
          <w:t>Although the</w:t>
        </w:r>
      </w:ins>
      <w:ins w:id="1325" w:author="Arthur Parmentier" w:date="2020-05-22T19:32:00Z">
        <w:r w:rsidR="00640FA9">
          <w:t>re are certain costly technologies that would allow us to deal with both scale in one model, I propose</w:t>
        </w:r>
      </w:ins>
      <w:ins w:id="1326" w:author="Arthur Parmentier" w:date="2020-05-22T19:33:00Z">
        <w:r w:rsidR="00640FA9">
          <w:t xml:space="preserve"> and discuss</w:t>
        </w:r>
      </w:ins>
      <w:ins w:id="1327" w:author="Arthur Parmentier" w:date="2020-05-22T19:32:00Z">
        <w:r w:rsidR="00640FA9">
          <w:t xml:space="preserve"> two different</w:t>
        </w:r>
      </w:ins>
      <w:ins w:id="1328" w:author="Arthur Parmentier" w:date="2020-05-22T19:33:00Z">
        <w:r w:rsidR="00640FA9">
          <w:t xml:space="preserve"> technologies that are each adapted and efficient </w:t>
        </w:r>
      </w:ins>
      <w:ins w:id="1329" w:author="Arthur Parmentier" w:date="2020-05-22T19:44:00Z">
        <w:r w:rsidR="00D16ED0">
          <w:t>for each one.</w:t>
        </w:r>
      </w:ins>
    </w:p>
    <w:p w:rsidR="00240203" w:rsidRDefault="00240203">
      <w:pPr>
        <w:pStyle w:val="Titre4"/>
        <w:rPr>
          <w:ins w:id="1330" w:author="Arthur Parmentier" w:date="2020-05-22T19:45:00Z"/>
        </w:rPr>
      </w:pPr>
      <w:ins w:id="1331" w:author="Arthur Parmentier" w:date="2020-05-18T15:10:00Z">
        <w:r>
          <w:t xml:space="preserve">Full body </w:t>
        </w:r>
      </w:ins>
      <w:ins w:id="1332" w:author="Arthur Parmentier" w:date="2020-05-22T19:44:00Z">
        <w:r w:rsidR="00BE6686">
          <w:t>scale: “skeleton” tracking</w:t>
        </w:r>
      </w:ins>
    </w:p>
    <w:p w:rsidR="00F6380F" w:rsidRDefault="00F6380F" w:rsidP="00F6380F">
      <w:pPr>
        <w:rPr>
          <w:ins w:id="1333" w:author="Arthur Parmentier" w:date="2020-05-22T19:51:00Z"/>
        </w:rPr>
      </w:pPr>
      <w:ins w:id="1334" w:author="Arthur Parmentier" w:date="2020-05-22T19:45:00Z">
        <w:r>
          <w:t xml:space="preserve">At the full body scale, the </w:t>
        </w:r>
      </w:ins>
      <w:ins w:id="1335" w:author="Arthur Parmentier" w:date="2020-05-22T19:46:00Z">
        <w:r>
          <w:t>features that would allow us to classify different signs must typically</w:t>
        </w:r>
      </w:ins>
      <w:ins w:id="1336" w:author="Arthur Parmentier" w:date="2020-05-22T19:47:00Z">
        <w:r>
          <w:t xml:space="preserve"> reach a precision of the order of magnitude below the objects it deals </w:t>
        </w:r>
      </w:ins>
      <w:ins w:id="1337" w:author="Arthur Parmentier" w:date="2020-05-22T19:50:00Z">
        <w:r w:rsidR="00B849A3">
          <w:t>with:</w:t>
        </w:r>
      </w:ins>
      <w:ins w:id="1338" w:author="Arthur Parmentier" w:date="2020-05-22T19:47:00Z">
        <w:r>
          <w:t xml:space="preserve"> body parts. Considering </w:t>
        </w:r>
      </w:ins>
      <w:ins w:id="1339" w:author="Arthur Parmentier" w:date="2020-05-22T19:48:00Z">
        <w:r>
          <w:t xml:space="preserve">that most body parts are separated by a distance of </w:t>
        </w:r>
      </w:ins>
      <w:ins w:id="1340" w:author="Arthur Parmentier" w:date="2020-05-22T19:49:00Z">
        <w:r>
          <w:t xml:space="preserve">the </w:t>
        </w:r>
      </w:ins>
      <w:ins w:id="1341" w:author="Arthur Parmentier" w:date="2020-05-22T19:48:00Z">
        <w:r>
          <w:t xml:space="preserve">order of 10cm, </w:t>
        </w:r>
      </w:ins>
      <w:ins w:id="1342" w:author="Arthur Parmentier" w:date="2020-05-22T19:49:00Z">
        <w:r>
          <w:t xml:space="preserve">we know </w:t>
        </w:r>
        <w:r>
          <w:rPr>
            <w:i/>
            <w:iCs/>
          </w:rPr>
          <w:t>a priori</w:t>
        </w:r>
        <w:r>
          <w:t xml:space="preserve"> that our motion tracking model at this scale must reach </w:t>
        </w:r>
      </w:ins>
      <w:ins w:id="1343" w:author="Arthur Parmentier" w:date="2020-05-22T19:50:00Z">
        <w:r>
          <w:t>a precision of the order of the centimeter.</w:t>
        </w:r>
      </w:ins>
    </w:p>
    <w:p w:rsidR="0004080C" w:rsidRPr="00F6380F" w:rsidRDefault="0004080C">
      <w:pPr>
        <w:rPr>
          <w:ins w:id="1344" w:author="Arthur Parmentier" w:date="2020-05-18T15:10:00Z"/>
          <w:rPrChange w:id="1345" w:author="Arthur Parmentier" w:date="2020-05-22T19:49:00Z">
            <w:rPr>
              <w:ins w:id="1346" w:author="Arthur Parmentier" w:date="2020-05-18T15:10:00Z"/>
            </w:rPr>
          </w:rPrChange>
        </w:rPr>
        <w:pPrChange w:id="1347" w:author="Arthur Parmentier" w:date="2020-05-22T19:45:00Z">
          <w:pPr>
            <w:pStyle w:val="Titre3"/>
          </w:pPr>
        </w:pPrChange>
      </w:pPr>
      <w:ins w:id="1348" w:author="Arthur Parmentier" w:date="2020-05-22T19:51:00Z">
        <w:r>
          <w:t xml:space="preserve">In the following part, I will </w:t>
        </w:r>
      </w:ins>
      <w:ins w:id="1349" w:author="Arthur Parmentier" w:date="2020-05-22T19:52:00Z">
        <w:r>
          <w:t>introduce and motivate the choice of PoseNet as the main motion tracking model at the full body scale.</w:t>
        </w:r>
      </w:ins>
    </w:p>
    <w:p w:rsidR="005F48A0" w:rsidRDefault="005F48A0">
      <w:pPr>
        <w:pStyle w:val="Titre5"/>
        <w:rPr>
          <w:ins w:id="1350" w:author="Arthur Parmentier" w:date="2020-05-19T15:54:00Z"/>
        </w:rPr>
        <w:pPrChange w:id="1351" w:author="Arthur Parmentier" w:date="2020-05-19T15:54:00Z">
          <w:pPr/>
        </w:pPrChange>
      </w:pPr>
      <w:ins w:id="1352" w:author="Arthur Parmentier" w:date="2020-05-19T15:54:00Z">
        <w:r>
          <w:t>Introduction to PoseNet</w:t>
        </w:r>
      </w:ins>
    </w:p>
    <w:p w:rsidR="00240203" w:rsidRDefault="00116732" w:rsidP="00240203">
      <w:pPr>
        <w:rPr>
          <w:ins w:id="1353" w:author="Arthur Parmentier" w:date="2020-05-22T19:57:00Z"/>
        </w:rPr>
      </w:pPr>
      <w:ins w:id="1354" w:author="Arthur Parmentier" w:date="2020-05-18T15:17:00Z">
        <w:r w:rsidRPr="00116732">
          <w:rPr>
            <w:rStyle w:val="Accentuation"/>
            <w:i w:val="0"/>
            <w:iCs w:val="0"/>
            <w:rPrChange w:id="1355" w:author="Arthur Parmentier" w:date="2020-05-18T15:18:00Z">
              <w:rPr>
                <w:rStyle w:val="Accentuation"/>
              </w:rPr>
            </w:rPrChange>
          </w:rPr>
          <w:t>PoseNet</w:t>
        </w:r>
      </w:ins>
      <w:ins w:id="1356" w:author="Arthur Parmentier" w:date="2020-05-18T15:19:00Z">
        <w:r>
          <w:rPr>
            <w:rStyle w:val="Appelnotedebasdep"/>
          </w:rPr>
          <w:footnoteReference w:id="15"/>
        </w:r>
      </w:ins>
      <w:ins w:id="1362" w:author="Arthur Parmentier" w:date="2020-05-22T19:54:00Z">
        <w:r w:rsidR="00BA66EC">
          <w:t xml:space="preserve"> is</w:t>
        </w:r>
      </w:ins>
      <w:ins w:id="1363" w:author="Arthur Parmentier" w:date="2020-05-18T15:17:00Z">
        <w:r>
          <w:t xml:space="preserve"> a </w:t>
        </w:r>
      </w:ins>
      <w:ins w:id="1364" w:author="Arthur Parmentier" w:date="2020-05-22T19:20:00Z">
        <w:r w:rsidR="00BD73B3">
          <w:t>computer-</w:t>
        </w:r>
      </w:ins>
      <w:ins w:id="1365" w:author="Arthur Parmentier" w:date="2020-05-18T15:17:00Z">
        <w:r>
          <w:t>vision model that can be used to estimate the pose of a person in an image or video by estimating where key body joints are</w:t>
        </w:r>
      </w:ins>
      <w:ins w:id="1366" w:author="Arthur Parmentier" w:date="2020-05-19T15:27:00Z">
        <w:r w:rsidR="00DC1119">
          <w:t xml:space="preserve"> in 2D space</w:t>
        </w:r>
      </w:ins>
      <w:ins w:id="1367" w:author="Arthur Parmentier" w:date="2020-05-18T15:17:00Z">
        <w:r>
          <w:t>.</w:t>
        </w:r>
      </w:ins>
      <w:ins w:id="1368" w:author="Arthur Parmentier" w:date="2020-05-18T15:24:00Z">
        <w:r w:rsidR="00CE53C0">
          <w:t xml:space="preserve"> </w:t>
        </w:r>
      </w:ins>
      <w:ins w:id="1369" w:author="Arthur Parmentier" w:date="2020-05-22T19:55:00Z">
        <w:r w:rsidR="005E0A3C">
          <w:t>Its performances on modern CPUs and GPUs allow it to run in real-time using a webcam or alternative low-latency vide</w:t>
        </w:r>
      </w:ins>
      <w:ins w:id="1370" w:author="Arthur Parmentier" w:date="2020-05-22T19:56:00Z">
        <w:r w:rsidR="005E0A3C">
          <w:t>o input devices.</w:t>
        </w:r>
      </w:ins>
    </w:p>
    <w:p w:rsidR="00D86CC2" w:rsidRDefault="00D86CC2" w:rsidP="00240203">
      <w:pPr>
        <w:rPr>
          <w:ins w:id="1371" w:author="Arthur Parmentier" w:date="2020-05-22T20:07:00Z"/>
        </w:rPr>
      </w:pPr>
      <w:ins w:id="1372" w:author="Arthur Parmentier" w:date="2020-05-22T19:57:00Z">
        <w:r>
          <w:t>In Max/MSP</w:t>
        </w:r>
      </w:ins>
      <w:ins w:id="1373" w:author="Arthur Parmentier" w:date="2020-05-22T19:58:00Z">
        <w:r>
          <w:t>, I could adapt</w:t>
        </w:r>
      </w:ins>
      <w:ins w:id="1374" w:author="Arthur Parmentier" w:date="2020-05-22T19:59:00Z">
        <w:r>
          <w:t xml:space="preserve"> and upgrade</w:t>
        </w:r>
      </w:ins>
      <w:ins w:id="1375" w:author="Arthur Parmentier" w:date="2020-05-22T19:58:00Z">
        <w:r>
          <w:t xml:space="preserve"> two demonstration projects </w:t>
        </w:r>
      </w:ins>
      <w:ins w:id="1376" w:author="Arthur Parmentier" w:date="2020-05-22T19:59:00Z">
        <w:r>
          <w:t>showing</w:t>
        </w:r>
      </w:ins>
      <w:ins w:id="1377" w:author="Arthur Parmentier" w:date="2020-05-22T19:58:00Z">
        <w:r>
          <w:t xml:space="preserve"> how </w:t>
        </w:r>
      </w:ins>
      <w:ins w:id="1378" w:author="Arthur Parmentier" w:date="2020-05-22T19:59:00Z">
        <w:r>
          <w:t>to port PoseNet into Max with Node.js</w:t>
        </w:r>
      </w:ins>
      <w:ins w:id="1379" w:author="Arthur Parmentier" w:date="2020-05-22T19:58:00Z">
        <w:r>
          <w:rPr>
            <w:rStyle w:val="Appelnotedebasdep"/>
          </w:rPr>
          <w:footnoteReference w:id="16"/>
        </w:r>
      </w:ins>
      <w:ins w:id="1383" w:author="Arthur Parmentier" w:date="2020-05-22T19:59:00Z">
        <w:r>
          <w:t xml:space="preserve"> to build </w:t>
        </w:r>
      </w:ins>
      <w:ins w:id="1384" w:author="Arthur Parmentier" w:date="2020-05-22T20:00:00Z">
        <w:r w:rsidR="00B44867">
          <w:t xml:space="preserve">a simple user interface </w:t>
        </w:r>
      </w:ins>
      <w:ins w:id="1385" w:author="Arthur Parmentier" w:date="2020-05-22T20:06:00Z">
        <w:r w:rsidR="00D0268F">
          <w:t xml:space="preserve">(1.2.) </w:t>
        </w:r>
      </w:ins>
      <w:ins w:id="1386" w:author="Arthur Parmentier" w:date="2020-05-22T20:00:00Z">
        <w:r w:rsidR="00B44867">
          <w:t xml:space="preserve">allowing the user to start PoseNet either in a separate window, within an Electron process or directly </w:t>
        </w:r>
      </w:ins>
      <w:ins w:id="1387" w:author="Arthur Parmentier" w:date="2020-05-22T20:01:00Z">
        <w:r w:rsidR="00B44867">
          <w:t xml:space="preserve">inside a Jweb object on the patcher. I have observed </w:t>
        </w:r>
      </w:ins>
      <w:ins w:id="1388" w:author="Arthur Parmentier" w:date="2020-05-22T20:02:00Z">
        <w:r w:rsidR="00B44867">
          <w:t>a</w:t>
        </w:r>
      </w:ins>
      <w:ins w:id="1389" w:author="Arthur Parmentier" w:date="2020-05-22T20:01:00Z">
        <w:r w:rsidR="00B44867">
          <w:t xml:space="preserve"> performance</w:t>
        </w:r>
      </w:ins>
      <w:ins w:id="1390" w:author="Arthur Parmentier" w:date="2020-05-22T20:02:00Z">
        <w:r w:rsidR="00B44867">
          <w:t xml:space="preserve"> a little </w:t>
        </w:r>
      </w:ins>
      <w:ins w:id="1391" w:author="Arthur Parmentier" w:date="2020-05-23T19:46:00Z">
        <w:r w:rsidR="00BF1ECB">
          <w:t>lower</w:t>
        </w:r>
      </w:ins>
      <w:ins w:id="1392" w:author="Arthur Parmentier" w:date="2020-05-22T20:01:00Z">
        <w:r w:rsidR="00B44867">
          <w:t xml:space="preserve"> </w:t>
        </w:r>
      </w:ins>
      <w:ins w:id="1393" w:author="Arthur Parmentier" w:date="2020-05-22T20:02:00Z">
        <w:r w:rsidR="00B44867">
          <w:t>with the Jweb object than the Electron process on my computer</w:t>
        </w:r>
      </w:ins>
      <w:ins w:id="1394" w:author="Arthur Parmentier" w:date="2020-05-22T20:03:00Z">
        <w:r w:rsidR="00B44867">
          <w:t xml:space="preserve"> </w:t>
        </w:r>
      </w:ins>
      <w:ins w:id="1395" w:author="Arthur Parmentier" w:date="2020-05-23T19:47:00Z">
        <w:r w:rsidR="00BF1ECB">
          <w:t>and</w:t>
        </w:r>
      </w:ins>
      <w:ins w:id="1396" w:author="Arthur Parmentier" w:date="2020-05-22T20:03:00Z">
        <w:r w:rsidR="00B44867">
          <w:t xml:space="preserve"> the Electron process has the advantage of having its dedicated window, allowing the user to move it</w:t>
        </w:r>
      </w:ins>
      <w:ins w:id="1397" w:author="Arthur Parmentier" w:date="2020-05-22T20:05:00Z">
        <w:r w:rsidR="00DB3548">
          <w:t>, resize it</w:t>
        </w:r>
      </w:ins>
      <w:ins w:id="1398" w:author="Arthur Parmentier" w:date="2020-05-22T20:03:00Z">
        <w:r w:rsidR="00B44867">
          <w:t xml:space="preserve"> and most important, to keep it visible while the model is running, otherwise </w:t>
        </w:r>
      </w:ins>
      <w:ins w:id="1399" w:author="Arthur Parmentier" w:date="2020-05-22T20:04:00Z">
        <w:r w:rsidR="00DB3548">
          <w:t xml:space="preserve">PoseNet performance drops critically. Both </w:t>
        </w:r>
      </w:ins>
      <w:ins w:id="1400" w:author="Arthur Parmentier" w:date="2020-05-23T19:47:00Z">
        <w:r w:rsidR="00E336D0">
          <w:t xml:space="preserve">hosts (Jweb and Electron) </w:t>
        </w:r>
      </w:ins>
      <w:ins w:id="1401" w:author="Arthur Parmentier" w:date="2020-05-22T20:04:00Z">
        <w:r w:rsidR="00DB3548">
          <w:t>are perfectly in</w:t>
        </w:r>
      </w:ins>
      <w:ins w:id="1402" w:author="Arthur Parmentier" w:date="2020-05-22T20:05:00Z">
        <w:r w:rsidR="00DB3548">
          <w:t>ter-</w:t>
        </w:r>
      </w:ins>
      <w:ins w:id="1403" w:author="Arthur Parmentier" w:date="2020-05-22T20:07:00Z">
        <w:r w:rsidR="005B6936">
          <w:t>changeable</w:t>
        </w:r>
      </w:ins>
      <w:ins w:id="1404" w:author="Arthur Parmentier" w:date="2020-05-22T20:06:00Z">
        <w:r w:rsidR="00DB3548">
          <w:t xml:space="preserve"> in less than a minute (for loading the model).</w:t>
        </w:r>
      </w:ins>
    </w:p>
    <w:p w:rsidR="005B6936" w:rsidRDefault="005B6936">
      <w:pPr>
        <w:keepNext/>
        <w:rPr>
          <w:ins w:id="1405" w:author="Arthur Parmentier" w:date="2020-05-22T20:11:00Z"/>
        </w:rPr>
        <w:pPrChange w:id="1406" w:author="Arthur Parmentier" w:date="2020-05-22T20:11:00Z">
          <w:pPr/>
        </w:pPrChange>
      </w:pPr>
      <w:ins w:id="1407" w:author="Arthur Parmentier" w:date="2020-05-22T20:11:00Z">
        <w:r>
          <w:rPr>
            <w:noProof/>
          </w:rPr>
          <w:lastRenderedPageBreak/>
          <w:drawing>
            <wp:inline distT="0" distB="0" distL="0" distR="0">
              <wp:extent cx="6188710" cy="3935095"/>
              <wp:effectExtent l="0" t="0" r="254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enet.PNG"/>
                      <pic:cNvPicPr/>
                    </pic:nvPicPr>
                    <pic:blipFill>
                      <a:blip r:embed="rId11">
                        <a:extLst>
                          <a:ext uri="{28A0092B-C50C-407E-A947-70E740481C1C}">
                            <a14:useLocalDpi xmlns:a14="http://schemas.microsoft.com/office/drawing/2010/main" val="0"/>
                          </a:ext>
                        </a:extLst>
                      </a:blip>
                      <a:stretch>
                        <a:fillRect/>
                      </a:stretch>
                    </pic:blipFill>
                    <pic:spPr>
                      <a:xfrm>
                        <a:off x="0" y="0"/>
                        <a:ext cx="6188710" cy="3935095"/>
                      </a:xfrm>
                      <a:prstGeom prst="rect">
                        <a:avLst/>
                      </a:prstGeom>
                    </pic:spPr>
                  </pic:pic>
                </a:graphicData>
              </a:graphic>
            </wp:inline>
          </w:drawing>
        </w:r>
      </w:ins>
    </w:p>
    <w:p w:rsidR="005B6936" w:rsidRDefault="005B6936">
      <w:pPr>
        <w:pStyle w:val="Lgende"/>
        <w:rPr>
          <w:ins w:id="1408" w:author="Arthur Parmentier" w:date="2020-05-19T15:04:00Z"/>
        </w:rPr>
        <w:pPrChange w:id="1409" w:author="Arthur Parmentier" w:date="2020-05-22T20:11:00Z">
          <w:pPr/>
        </w:pPrChange>
      </w:pPr>
      <w:ins w:id="1410" w:author="Arthur Parmentier" w:date="2020-05-22T20:11:00Z">
        <w:r>
          <w:t xml:space="preserve">Figure </w:t>
        </w:r>
        <w:r>
          <w:fldChar w:fldCharType="begin"/>
        </w:r>
        <w:r>
          <w:instrText xml:space="preserve"> SEQ Figure \* ARABIC </w:instrText>
        </w:r>
      </w:ins>
      <w:r>
        <w:fldChar w:fldCharType="separate"/>
      </w:r>
      <w:ins w:id="1411" w:author="Arthur Parmentier" w:date="2020-05-22T20:11:00Z">
        <w:r>
          <w:rPr>
            <w:noProof/>
          </w:rPr>
          <w:t>2</w:t>
        </w:r>
        <w:r>
          <w:fldChar w:fldCharType="end"/>
        </w:r>
        <w:r>
          <w:t xml:space="preserve"> View of PoseNet inside Max/MSP</w:t>
        </w:r>
      </w:ins>
    </w:p>
    <w:p w:rsidR="00863218" w:rsidRDefault="009F79AA" w:rsidP="00240203">
      <w:pPr>
        <w:rPr>
          <w:ins w:id="1412" w:author="Arthur Parmentier" w:date="2020-05-18T15:21:00Z"/>
        </w:rPr>
      </w:pPr>
      <w:ins w:id="1413" w:author="Arthur Parmentier" w:date="2020-05-19T15:15:00Z">
        <w:r>
          <w:rPr>
            <w:noProof/>
          </w:rPr>
          <mc:AlternateContent>
            <mc:Choice Requires="wps">
              <w:drawing>
                <wp:anchor distT="0" distB="0" distL="114300" distR="114300" simplePos="0" relativeHeight="251664384" behindDoc="0" locked="0" layoutInCell="1" allowOverlap="1" wp14:anchorId="65E018EF" wp14:editId="61297039">
                  <wp:simplePos x="0" y="0"/>
                  <wp:positionH relativeFrom="column">
                    <wp:posOffset>1148715</wp:posOffset>
                  </wp:positionH>
                  <wp:positionV relativeFrom="paragraph">
                    <wp:posOffset>3571875</wp:posOffset>
                  </wp:positionV>
                  <wp:extent cx="3891280" cy="635"/>
                  <wp:effectExtent l="0" t="0" r="13970" b="37465"/>
                  <wp:wrapTopAndBottom/>
                  <wp:docPr id="2" name="Zone de texte 2"/>
                  <wp:cNvGraphicFramePr/>
                  <a:graphic xmlns:a="http://schemas.openxmlformats.org/drawingml/2006/main">
                    <a:graphicData uri="http://schemas.microsoft.com/office/word/2010/wordprocessingShape">
                      <wps:wsp>
                        <wps:cNvSpPr txBox="1"/>
                        <wps:spPr>
                          <a:xfrm>
                            <a:off x="0" y="0"/>
                            <a:ext cx="3891280" cy="635"/>
                          </a:xfrm>
                          <a:prstGeom prst="rect">
                            <a:avLst/>
                          </a:prstGeom>
                          <a:solidFill>
                            <a:prstClr val="white"/>
                          </a:solidFill>
                          <a:ln>
                            <a:noFill/>
                          </a:ln>
                        </wps:spPr>
                        <wps:txbx>
                          <w:txbxContent>
                            <w:p w:rsidR="00F47638" w:rsidRPr="00821FC2" w:rsidRDefault="00F47638">
                              <w:pPr>
                                <w:pStyle w:val="Lgende"/>
                                <w:rPr>
                                  <w:noProof/>
                                </w:rPr>
                                <w:pPrChange w:id="1414" w:author="Arthur Parmentier" w:date="2020-05-19T15:15:00Z">
                                  <w:pPr/>
                                </w:pPrChange>
                              </w:pPr>
                              <w:ins w:id="1415" w:author="Arthur Parmentier" w:date="2020-05-19T15:15:00Z">
                                <w:r>
                                  <w:t xml:space="preserve">Figure </w:t>
                                </w:r>
                                <w:r>
                                  <w:fldChar w:fldCharType="begin"/>
                                </w:r>
                                <w:r>
                                  <w:instrText xml:space="preserve"> SEQ Figure \* ARABIC </w:instrText>
                                </w:r>
                              </w:ins>
                              <w:r>
                                <w:fldChar w:fldCharType="separate"/>
                              </w:r>
                              <w:ins w:id="1416" w:author="Arthur Parmentier" w:date="2020-05-22T20:11:00Z">
                                <w:r>
                                  <w:rPr>
                                    <w:noProof/>
                                  </w:rPr>
                                  <w:t>3</w:t>
                                </w:r>
                              </w:ins>
                              <w:ins w:id="1417" w:author="Arthur Parmentier" w:date="2020-05-19T15:15:00Z">
                                <w:r>
                                  <w:fldChar w:fldCharType="end"/>
                                </w:r>
                                <w:r>
                                  <w:t xml:space="preserve"> Posenet skeleton tracking for "rest of the group"</w:t>
                                </w:r>
                              </w:ins>
                              <w:ins w:id="1418" w:author="Arthur Parmentier" w:date="2020-05-22T20:12:00Z">
                                <w:r>
                                  <w:t>, from the Electron external window</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018EF" id="Zone de texte 2" o:spid="_x0000_s1027" type="#_x0000_t202" style="position:absolute;margin-left:90.45pt;margin-top:281.25pt;width:30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" stroked="f">
                  <v:textbox style="mso-fit-shape-to-text:t" inset="0,0,0,0">
                    <w:txbxContent>
                      <w:p w:rsidR="00F47638" w:rsidRPr="00821FC2" w:rsidRDefault="00F47638">
                        <w:pPr>
                          <w:pStyle w:val="Lgende"/>
                          <w:rPr>
                            <w:noProof/>
                          </w:rPr>
                          <w:pPrChange w:id="1419" w:author="Arthur Parmentier" w:date="2020-05-19T15:15:00Z">
                            <w:pPr/>
                          </w:pPrChange>
                        </w:pPr>
                        <w:ins w:id="1420" w:author="Arthur Parmentier" w:date="2020-05-19T15:15:00Z">
                          <w:r>
                            <w:t xml:space="preserve">Figure </w:t>
                          </w:r>
                          <w:r>
                            <w:fldChar w:fldCharType="begin"/>
                          </w:r>
                          <w:r>
                            <w:instrText xml:space="preserve"> SEQ Figure \* ARABIC </w:instrText>
                          </w:r>
                        </w:ins>
                        <w:r>
                          <w:fldChar w:fldCharType="separate"/>
                        </w:r>
                        <w:ins w:id="1421" w:author="Arthur Parmentier" w:date="2020-05-22T20:11:00Z">
                          <w:r>
                            <w:rPr>
                              <w:noProof/>
                            </w:rPr>
                            <w:t>3</w:t>
                          </w:r>
                        </w:ins>
                        <w:ins w:id="1422" w:author="Arthur Parmentier" w:date="2020-05-19T15:15:00Z">
                          <w:r>
                            <w:fldChar w:fldCharType="end"/>
                          </w:r>
                          <w:r>
                            <w:t xml:space="preserve"> Posenet skeleton tracking for "rest of the group"</w:t>
                          </w:r>
                        </w:ins>
                        <w:ins w:id="1423" w:author="Arthur Parmentier" w:date="2020-05-22T20:12:00Z">
                          <w:r>
                            <w:t>, from the Electron external window</w:t>
                          </w:r>
                        </w:ins>
                      </w:p>
                    </w:txbxContent>
                  </v:textbox>
                  <w10:wrap type="topAndBottom"/>
                </v:shape>
              </w:pict>
            </mc:Fallback>
          </mc:AlternateContent>
        </w:r>
      </w:ins>
      <w:ins w:id="1424" w:author="Arthur Parmentier" w:date="2020-05-19T15:14:00Z">
        <w:r w:rsidR="00863218">
          <w:rPr>
            <w:noProof/>
          </w:rPr>
          <w:drawing>
            <wp:anchor distT="0" distB="0" distL="114300" distR="114300" simplePos="0" relativeHeight="251662336" behindDoc="0" locked="0" layoutInCell="1" allowOverlap="1">
              <wp:simplePos x="0" y="0"/>
              <wp:positionH relativeFrom="page">
                <wp:align>center</wp:align>
              </wp:positionH>
              <wp:positionV relativeFrom="paragraph">
                <wp:posOffset>1549</wp:posOffset>
              </wp:positionV>
              <wp:extent cx="3891600" cy="35136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senet_demo.PNG"/>
                      <pic:cNvPicPr/>
                    </pic:nvPicPr>
                    <pic:blipFill>
                      <a:blip r:embed="rId12">
                        <a:extLst>
                          <a:ext uri="{28A0092B-C50C-407E-A947-70E740481C1C}">
                            <a14:useLocalDpi xmlns:a14="http://schemas.microsoft.com/office/drawing/2010/main" val="0"/>
                          </a:ext>
                        </a:extLst>
                      </a:blip>
                      <a:stretch>
                        <a:fillRect/>
                      </a:stretch>
                    </pic:blipFill>
                    <pic:spPr>
                      <a:xfrm>
                        <a:off x="0" y="0"/>
                        <a:ext cx="3891600" cy="3513600"/>
                      </a:xfrm>
                      <a:prstGeom prst="rect">
                        <a:avLst/>
                      </a:prstGeom>
                    </pic:spPr>
                  </pic:pic>
                </a:graphicData>
              </a:graphic>
              <wp14:sizeRelH relativeFrom="margin">
                <wp14:pctWidth>0</wp14:pctWidth>
              </wp14:sizeRelH>
              <wp14:sizeRelV relativeFrom="margin">
                <wp14:pctHeight>0</wp14:pctHeight>
              </wp14:sizeRelV>
            </wp:anchor>
          </w:drawing>
        </w:r>
      </w:ins>
    </w:p>
    <w:p w:rsidR="00E713ED" w:rsidRDefault="00E713ED" w:rsidP="00240203">
      <w:pPr>
        <w:rPr>
          <w:ins w:id="1425" w:author="Arthur Parmentier" w:date="2020-05-18T15:23:00Z"/>
        </w:rPr>
      </w:pPr>
      <w:ins w:id="1426" w:author="Arthur Parmentier" w:date="2020-05-18T15:21:00Z">
        <w:r>
          <w:lastRenderedPageBreak/>
          <w:t>PoseNet allows the user</w:t>
        </w:r>
      </w:ins>
      <w:ins w:id="1427" w:author="Arthur Parmentier" w:date="2020-05-18T15:22:00Z">
        <w:r w:rsidR="006F7BD1">
          <w:t xml:space="preserve"> to choose different models and </w:t>
        </w:r>
      </w:ins>
      <w:ins w:id="1428" w:author="Arthur Parmentier" w:date="2020-05-18T15:23:00Z">
        <w:r w:rsidR="006F7BD1">
          <w:t>internal parameters that will affect its performance</w:t>
        </w:r>
        <w:r w:rsidR="00CE53C0">
          <w:t>:</w:t>
        </w:r>
      </w:ins>
    </w:p>
    <w:p w:rsidR="00CE53C0" w:rsidRDefault="00CE53C0" w:rsidP="00CE53C0">
      <w:pPr>
        <w:pStyle w:val="Paragraphedeliste"/>
        <w:numPr>
          <w:ilvl w:val="0"/>
          <w:numId w:val="24"/>
        </w:numPr>
        <w:rPr>
          <w:ins w:id="1429" w:author="Arthur Parmentier" w:date="2020-05-18T15:24:00Z"/>
        </w:rPr>
      </w:pPr>
      <w:ins w:id="1430" w:author="Arthur Parmentier" w:date="2020-05-18T15:23:00Z">
        <w:r>
          <w:t>The architecture of the mo</w:t>
        </w:r>
      </w:ins>
      <w:ins w:id="1431" w:author="Arthur Parmentier" w:date="2020-05-18T15:24:00Z">
        <w:r>
          <w:t>del (MobileNet or ResNet)</w:t>
        </w:r>
      </w:ins>
    </w:p>
    <w:p w:rsidR="00CE53C0" w:rsidRDefault="00CE53C0" w:rsidP="00CE53C0">
      <w:pPr>
        <w:pStyle w:val="Paragraphedeliste"/>
        <w:numPr>
          <w:ilvl w:val="0"/>
          <w:numId w:val="24"/>
        </w:numPr>
        <w:rPr>
          <w:ins w:id="1432" w:author="Arthur Parmentier" w:date="2020-05-18T15:27:00Z"/>
        </w:rPr>
      </w:pPr>
      <w:ins w:id="1433" w:author="Arthur Parmentier" w:date="2020-05-18T15:24:00Z">
        <w:r>
          <w:t xml:space="preserve">The input resolution of the </w:t>
        </w:r>
      </w:ins>
      <w:ins w:id="1434" w:author="Arthur Parmentier" w:date="2020-05-18T15:25:00Z">
        <w:r w:rsidR="00266B08">
          <w:t>video input</w:t>
        </w:r>
      </w:ins>
    </w:p>
    <w:p w:rsidR="00266B08" w:rsidRDefault="00266B08" w:rsidP="00CE53C0">
      <w:pPr>
        <w:pStyle w:val="Paragraphedeliste"/>
        <w:numPr>
          <w:ilvl w:val="0"/>
          <w:numId w:val="24"/>
        </w:numPr>
        <w:rPr>
          <w:ins w:id="1435" w:author="Arthur Parmentier" w:date="2020-05-18T15:27:00Z"/>
        </w:rPr>
      </w:pPr>
      <w:ins w:id="1436" w:author="Arthur Parmentier" w:date="2020-05-18T15:27:00Z">
        <w:r>
          <w:t>The output stride of the model</w:t>
        </w:r>
      </w:ins>
    </w:p>
    <w:p w:rsidR="00266B08" w:rsidRDefault="00266B08" w:rsidP="00CE53C0">
      <w:pPr>
        <w:pStyle w:val="Paragraphedeliste"/>
        <w:numPr>
          <w:ilvl w:val="0"/>
          <w:numId w:val="24"/>
        </w:numPr>
        <w:rPr>
          <w:ins w:id="1437" w:author="Arthur Parmentier" w:date="2020-05-18T15:28:00Z"/>
        </w:rPr>
      </w:pPr>
      <w:ins w:id="1438" w:author="Arthur Parmentier" w:date="2020-05-18T15:28:00Z">
        <w:r>
          <w:t>The depths of the convolution operations (for MobileNet only)</w:t>
        </w:r>
      </w:ins>
    </w:p>
    <w:p w:rsidR="00266B08" w:rsidRDefault="00266B08" w:rsidP="00CE53C0">
      <w:pPr>
        <w:pStyle w:val="Paragraphedeliste"/>
        <w:numPr>
          <w:ilvl w:val="0"/>
          <w:numId w:val="24"/>
        </w:numPr>
        <w:rPr>
          <w:ins w:id="1439" w:author="Arthur Parmentier" w:date="2020-05-18T15:29:00Z"/>
        </w:rPr>
      </w:pPr>
      <w:ins w:id="1440" w:author="Arthur Parmentier" w:date="2020-05-18T15:29:00Z">
        <w:r>
          <w:t>The size of the model (ResNet only</w:t>
        </w:r>
        <w:r w:rsidR="005C78CB">
          <w:t>, only affects loading time</w:t>
        </w:r>
        <w:r>
          <w:t>)</w:t>
        </w:r>
      </w:ins>
    </w:p>
    <w:p w:rsidR="00DA3D9A" w:rsidRDefault="00CE7ED8">
      <w:pPr>
        <w:rPr>
          <w:ins w:id="1441" w:author="Arthur Parmentier" w:date="2020-05-22T20:13:00Z"/>
        </w:rPr>
      </w:pPr>
      <w:ins w:id="1442" w:author="Arthur Parmentier" w:date="2020-05-18T17:10:00Z">
        <w:r>
          <w:t xml:space="preserve">With these settings, the user can adapt the model to its </w:t>
        </w:r>
      </w:ins>
      <w:ins w:id="1443" w:author="Arthur Parmentier" w:date="2020-05-18T17:13:00Z">
        <w:r w:rsidR="000C5075">
          <w:t>hardware</w:t>
        </w:r>
      </w:ins>
      <w:ins w:id="1444" w:author="Arthur Parmentier" w:date="2020-05-18T17:10:00Z">
        <w:r>
          <w:t xml:space="preserve"> </w:t>
        </w:r>
      </w:ins>
      <w:ins w:id="1445" w:author="Arthur Parmentier" w:date="2020-05-19T10:00:00Z">
        <w:r w:rsidR="00674C10">
          <w:t>to get the best performance.</w:t>
        </w:r>
      </w:ins>
    </w:p>
    <w:p w:rsidR="00FF0413" w:rsidRDefault="00F66CEC">
      <w:pPr>
        <w:rPr>
          <w:ins w:id="1446" w:author="Arthur Parmentier" w:date="2020-05-19T10:00:00Z"/>
        </w:rPr>
      </w:pPr>
      <w:ins w:id="1447" w:author="Arthur Parmentier" w:date="2020-05-23T09:45:00Z">
        <w:r>
          <w:t>We will discuss the optimal performance settings in a next section.</w:t>
        </w:r>
      </w:ins>
    </w:p>
    <w:p w:rsidR="005B0B86" w:rsidRDefault="005B0B86">
      <w:pPr>
        <w:pStyle w:val="Titre5"/>
        <w:rPr>
          <w:ins w:id="1448" w:author="Arthur Parmentier" w:date="2020-05-19T15:54:00Z"/>
        </w:rPr>
        <w:pPrChange w:id="1449" w:author="Arthur Parmentier" w:date="2020-05-19T15:54:00Z">
          <w:pPr/>
        </w:pPrChange>
      </w:pPr>
      <w:ins w:id="1450" w:author="Arthur Parmentier" w:date="2020-05-19T15:54:00Z">
        <w:r>
          <w:t>PoseNet advantages</w:t>
        </w:r>
      </w:ins>
    </w:p>
    <w:p w:rsidR="00674C10" w:rsidRDefault="00674C10">
      <w:pPr>
        <w:rPr>
          <w:ins w:id="1451" w:author="Arthur Parmentier" w:date="2020-05-19T10:01:00Z"/>
        </w:rPr>
      </w:pPr>
      <w:ins w:id="1452" w:author="Arthur Parmentier" w:date="2020-05-19T10:01:00Z">
        <w:r>
          <w:t xml:space="preserve">PoseNet has several advantages to its concurrent </w:t>
        </w:r>
      </w:ins>
      <w:ins w:id="1453" w:author="Arthur Parmentier" w:date="2020-05-23T09:50:00Z">
        <w:r w:rsidR="00C52DE9">
          <w:t>technologies:</w:t>
        </w:r>
      </w:ins>
    </w:p>
    <w:p w:rsidR="00674C10" w:rsidRDefault="00674C10" w:rsidP="00674C10">
      <w:pPr>
        <w:pStyle w:val="Paragraphedeliste"/>
        <w:numPr>
          <w:ilvl w:val="0"/>
          <w:numId w:val="25"/>
        </w:numPr>
        <w:rPr>
          <w:ins w:id="1454" w:author="Arthur Parmentier" w:date="2020-05-19T10:08:00Z"/>
        </w:rPr>
      </w:pPr>
      <w:ins w:id="1455" w:author="Arthur Parmentier" w:date="2020-05-19T10:01:00Z">
        <w:r>
          <w:t>It takes it input from a webcam or any video input that can be recognize</w:t>
        </w:r>
      </w:ins>
      <w:ins w:id="1456" w:author="Arthur Parmentier" w:date="2020-05-19T10:02:00Z">
        <w:r>
          <w:t>d by the computer,</w:t>
        </w:r>
      </w:ins>
      <w:ins w:id="1457" w:author="Arthur Parmentier" w:date="2020-05-19T10:08:00Z">
        <w:r>
          <w:t xml:space="preserve"> so that</w:t>
        </w:r>
      </w:ins>
    </w:p>
    <w:p w:rsidR="00674C10" w:rsidRDefault="00674C10" w:rsidP="00674C10">
      <w:pPr>
        <w:pStyle w:val="Paragraphedeliste"/>
        <w:numPr>
          <w:ilvl w:val="1"/>
          <w:numId w:val="25"/>
        </w:numPr>
        <w:rPr>
          <w:ins w:id="1458" w:author="Arthur Parmentier" w:date="2020-05-19T10:09:00Z"/>
        </w:rPr>
      </w:pPr>
      <w:ins w:id="1459" w:author="Arthur Parmentier" w:date="2020-05-19T10:09:00Z">
        <w:r>
          <w:t>For many laptops with integrated webcam, there is no need of external hardware</w:t>
        </w:r>
      </w:ins>
    </w:p>
    <w:p w:rsidR="00674C10" w:rsidRDefault="006A67AC">
      <w:pPr>
        <w:pStyle w:val="Paragraphedeliste"/>
        <w:numPr>
          <w:ilvl w:val="1"/>
          <w:numId w:val="25"/>
        </w:numPr>
        <w:rPr>
          <w:ins w:id="1460" w:author="Arthur Parmentier" w:date="2020-05-19T10:03:00Z"/>
        </w:rPr>
        <w:pPrChange w:id="1461" w:author="Arthur Parmentier" w:date="2020-05-19T10:08:00Z">
          <w:pPr>
            <w:pStyle w:val="Paragraphedeliste"/>
            <w:numPr>
              <w:numId w:val="25"/>
            </w:numPr>
            <w:ind w:hanging="360"/>
          </w:pPr>
        </w:pPrChange>
      </w:pPr>
      <w:ins w:id="1462" w:author="Arthur Parmentier" w:date="2020-05-19T10:09:00Z">
        <w:r>
          <w:t>It can be used with very common</w:t>
        </w:r>
      </w:ins>
      <w:ins w:id="1463" w:author="Arthur Parmentier" w:date="2020-05-19T10:10:00Z">
        <w:r>
          <w:t xml:space="preserve"> and cheap</w:t>
        </w:r>
      </w:ins>
      <w:ins w:id="1464" w:author="Arthur Parmentier" w:date="2020-05-19T10:09:00Z">
        <w:r>
          <w:t xml:space="preserve"> ha</w:t>
        </w:r>
      </w:ins>
      <w:ins w:id="1465" w:author="Arthur Parmentier" w:date="2020-05-19T10:10:00Z">
        <w:r>
          <w:t>rdware in case the computer does not have its own webcam, making the costs typically very low</w:t>
        </w:r>
      </w:ins>
    </w:p>
    <w:p w:rsidR="00674C10" w:rsidRDefault="00674C10" w:rsidP="00674C10">
      <w:pPr>
        <w:pStyle w:val="Paragraphedeliste"/>
        <w:numPr>
          <w:ilvl w:val="0"/>
          <w:numId w:val="25"/>
        </w:numPr>
        <w:rPr>
          <w:ins w:id="1466" w:author="Arthur Parmentier" w:date="2020-05-19T10:06:00Z"/>
        </w:rPr>
      </w:pPr>
      <w:ins w:id="1467" w:author="Arthur Parmentier" w:date="2020-05-19T10:05:00Z">
        <w:r>
          <w:t xml:space="preserve">It provides a direct feedback of its accuracy to the user by overlapping the skeleton joints with the video, allowing users to change </w:t>
        </w:r>
      </w:ins>
      <w:ins w:id="1468" w:author="Arthur Parmentier" w:date="2020-05-19T10:06:00Z">
        <w:r>
          <w:t>settings according to how good they see the model performing</w:t>
        </w:r>
      </w:ins>
    </w:p>
    <w:p w:rsidR="00674C10" w:rsidRDefault="00B1735D" w:rsidP="00674C10">
      <w:pPr>
        <w:pStyle w:val="Paragraphedeliste"/>
        <w:numPr>
          <w:ilvl w:val="0"/>
          <w:numId w:val="25"/>
        </w:numPr>
        <w:rPr>
          <w:ins w:id="1469" w:author="Arthur Parmentier" w:date="2020-05-19T10:19:00Z"/>
        </w:rPr>
      </w:pPr>
      <w:ins w:id="1470" w:author="Arthur Parmentier" w:date="2020-05-19T10:11:00Z">
        <w:r>
          <w:t>It</w:t>
        </w:r>
      </w:ins>
      <w:ins w:id="1471" w:author="Arthur Parmentier" w:date="2020-05-19T10:13:00Z">
        <w:r>
          <w:t xml:space="preserve"> is </w:t>
        </w:r>
      </w:ins>
      <w:ins w:id="1472" w:author="Arthur Parmentier" w:date="2020-05-19T10:15:00Z">
        <w:r>
          <w:t xml:space="preserve">an </w:t>
        </w:r>
      </w:ins>
      <w:ins w:id="1473" w:author="Arthur Parmentier" w:date="2020-05-19T10:13:00Z">
        <w:r>
          <w:t>open</w:t>
        </w:r>
      </w:ins>
      <w:ins w:id="1474" w:author="Arthur Parmentier" w:date="2020-05-19T10:15:00Z">
        <w:r>
          <w:t>-</w:t>
        </w:r>
      </w:ins>
      <w:ins w:id="1475" w:author="Arthur Parmentier" w:date="2020-05-19T10:13:00Z">
        <w:r>
          <w:t>source</w:t>
        </w:r>
      </w:ins>
      <w:ins w:id="1476" w:author="Arthur Parmentier" w:date="2020-05-19T10:15:00Z">
        <w:r>
          <w:t xml:space="preserve"> project</w:t>
        </w:r>
      </w:ins>
      <w:ins w:id="1477" w:author="Arthur Parmentier" w:date="2020-05-19T10:17:00Z">
        <w:r>
          <w:t>, led by giants (Google…)</w:t>
        </w:r>
      </w:ins>
      <w:ins w:id="1478" w:author="Arthur Parmentier" w:date="2020-05-19T10:19:00Z">
        <w:r>
          <w:t xml:space="preserve"> and</w:t>
        </w:r>
      </w:ins>
      <w:ins w:id="1479" w:author="Arthur Parmentier" w:date="2020-05-19T10:17:00Z">
        <w:r>
          <w:t xml:space="preserve"> supported by a </w:t>
        </w:r>
      </w:ins>
      <w:ins w:id="1480" w:author="Arthur Parmentier" w:date="2020-05-19T10:18:00Z">
        <w:r>
          <w:t xml:space="preserve">vast </w:t>
        </w:r>
      </w:ins>
      <w:ins w:id="1481" w:author="Arthur Parmentier" w:date="2020-05-19T10:17:00Z">
        <w:r>
          <w:t>community</w:t>
        </w:r>
      </w:ins>
    </w:p>
    <w:p w:rsidR="000D15D8" w:rsidRDefault="008E45E0" w:rsidP="00674C10">
      <w:pPr>
        <w:pStyle w:val="Paragraphedeliste"/>
        <w:numPr>
          <w:ilvl w:val="0"/>
          <w:numId w:val="25"/>
        </w:numPr>
        <w:rPr>
          <w:ins w:id="1482" w:author="Arthur Parmentier" w:date="2020-05-19T10:23:00Z"/>
        </w:rPr>
      </w:pPr>
      <w:ins w:id="1483" w:author="Arthur Parmentier" w:date="2020-05-19T10:20:00Z">
        <w:r>
          <w:t>It is still un</w:t>
        </w:r>
      </w:ins>
      <w:ins w:id="1484" w:author="Arthur Parmentier" w:date="2020-05-19T10:21:00Z">
        <w:r>
          <w:t xml:space="preserve">der development and will probably continue to be improved over the years, </w:t>
        </w:r>
      </w:ins>
      <w:ins w:id="1485" w:author="Arthur Parmentier" w:date="2020-05-19T10:22:00Z">
        <w:r>
          <w:t>so it has a much greater potential than hardware-dependent solutions that are getting obsolete very fast</w:t>
        </w:r>
      </w:ins>
    </w:p>
    <w:p w:rsidR="003C7CC5" w:rsidRDefault="003C7CC5" w:rsidP="00674C10">
      <w:pPr>
        <w:pStyle w:val="Paragraphedeliste"/>
        <w:numPr>
          <w:ilvl w:val="0"/>
          <w:numId w:val="25"/>
        </w:numPr>
        <w:rPr>
          <w:ins w:id="1486" w:author="Arthur Parmentier" w:date="2020-05-19T11:12:00Z"/>
        </w:rPr>
      </w:pPr>
      <w:ins w:id="1487" w:author="Arthur Parmentier" w:date="2020-05-19T10:24:00Z">
        <w:r>
          <w:t xml:space="preserve">It </w:t>
        </w:r>
      </w:ins>
      <w:ins w:id="1488" w:author="Arthur Parmentier" w:date="2020-05-19T11:12:00Z">
        <w:r w:rsidR="00A43D2B">
          <w:t>integrates</w:t>
        </w:r>
      </w:ins>
      <w:ins w:id="1489" w:author="Arthur Parmentier" w:date="2020-05-19T11:11:00Z">
        <w:r w:rsidR="00A43D2B">
          <w:t xml:space="preserve"> with Max (and other systems) </w:t>
        </w:r>
      </w:ins>
      <w:ins w:id="1490" w:author="Arthur Parmentier" w:date="2020-05-19T11:12:00Z">
        <w:r w:rsidR="00A43D2B">
          <w:t>very easily</w:t>
        </w:r>
        <w:r w:rsidR="001E1856">
          <w:t xml:space="preserve"> as it can be run in a little</w:t>
        </w:r>
      </w:ins>
      <w:ins w:id="1491" w:author="Arthur Parmentier" w:date="2020-05-23T09:49:00Z">
        <w:r w:rsidR="009D2FFA">
          <w:t xml:space="preserve"> node.js</w:t>
        </w:r>
      </w:ins>
      <w:ins w:id="1492" w:author="Arthur Parmentier" w:date="2020-05-19T11:12:00Z">
        <w:r w:rsidR="001E1856">
          <w:t xml:space="preserve"> server</w:t>
        </w:r>
      </w:ins>
    </w:p>
    <w:p w:rsidR="00091253" w:rsidRDefault="00091253">
      <w:pPr>
        <w:pStyle w:val="Titre5"/>
        <w:rPr>
          <w:ins w:id="1493" w:author="Arthur Parmentier" w:date="2020-05-19T15:54:00Z"/>
        </w:rPr>
        <w:pPrChange w:id="1494" w:author="Arthur Parmentier" w:date="2020-05-19T15:54:00Z">
          <w:pPr/>
        </w:pPrChange>
      </w:pPr>
      <w:ins w:id="1495" w:author="Arthur Parmentier" w:date="2020-05-19T15:55:00Z">
        <w:r>
          <w:t>The main shortcoming of PoseNet: depth</w:t>
        </w:r>
      </w:ins>
    </w:p>
    <w:p w:rsidR="008F3623" w:rsidRDefault="00792D87" w:rsidP="008F3623">
      <w:pPr>
        <w:rPr>
          <w:ins w:id="1496" w:author="Arthur Parmentier" w:date="2020-05-19T15:29:00Z"/>
        </w:rPr>
      </w:pPr>
      <w:ins w:id="1497" w:author="Arthur Parmentier" w:date="2020-05-19T15:27:00Z">
        <w:r>
          <w:t>The only ma</w:t>
        </w:r>
      </w:ins>
      <w:ins w:id="1498" w:author="Arthur Parmentier" w:date="2020-05-19T15:28:00Z">
        <w:r>
          <w:t>j</w:t>
        </w:r>
      </w:ins>
      <w:ins w:id="1499" w:author="Arthur Parmentier" w:date="2020-05-19T15:27:00Z">
        <w:r>
          <w:t xml:space="preserve">or shortcoming of PoseNet </w:t>
        </w:r>
      </w:ins>
      <w:ins w:id="1500" w:author="Arthur Parmentier" w:date="2020-05-19T15:28:00Z">
        <w:r>
          <w:t>with respect to other motion tracki</w:t>
        </w:r>
      </w:ins>
      <w:ins w:id="1501" w:author="Arthur Parmentier" w:date="2020-05-19T15:29:00Z">
        <w:r>
          <w:t>ng systems is that it only operates in 2D and does not compute the depth of each joint.</w:t>
        </w:r>
      </w:ins>
    </w:p>
    <w:p w:rsidR="00792D87" w:rsidRDefault="00792D87" w:rsidP="008F3623">
      <w:pPr>
        <w:rPr>
          <w:ins w:id="1502" w:author="Arthur Parmentier" w:date="2020-05-19T15:55:00Z"/>
        </w:rPr>
      </w:pPr>
      <w:ins w:id="1503" w:author="Arthur Parmentier" w:date="2020-05-19T15:29:00Z">
        <w:r>
          <w:t>As a workaround</w:t>
        </w:r>
      </w:ins>
      <w:ins w:id="1504" w:author="Arthur Parmentier" w:date="2020-05-19T15:30:00Z">
        <w:r>
          <w:t xml:space="preserve">, I first built a simple calibration process which would allow to compute the depth of the </w:t>
        </w:r>
      </w:ins>
      <w:ins w:id="1505" w:author="Arthur Parmentier" w:date="2020-05-19T15:31:00Z">
        <w:r>
          <w:t xml:space="preserve">torso of the user as well as its angle to the camera, before I realized that it was useless </w:t>
        </w:r>
      </w:ins>
      <w:ins w:id="1506" w:author="Arthur Parmentier" w:date="2020-05-19T15:32:00Z">
        <w:r>
          <w:t>in my use case and would only bring noise in the data.</w:t>
        </w:r>
      </w:ins>
    </w:p>
    <w:p w:rsidR="00F35BC0" w:rsidRDefault="00F35BC0">
      <w:pPr>
        <w:pStyle w:val="Titre6"/>
        <w:rPr>
          <w:ins w:id="1507" w:author="Arthur Parmentier" w:date="2020-05-19T15:32:00Z"/>
        </w:rPr>
        <w:pPrChange w:id="1508" w:author="Arthur Parmentier" w:date="2020-05-19T15:55:00Z">
          <w:pPr/>
        </w:pPrChange>
      </w:pPr>
      <w:ins w:id="1509" w:author="Arthur Parmentier" w:date="2020-05-19T15:55:00Z">
        <w:r>
          <w:t>Depth in SP</w:t>
        </w:r>
      </w:ins>
    </w:p>
    <w:p w:rsidR="009D75C8" w:rsidRDefault="00E715BE" w:rsidP="008F3623">
      <w:pPr>
        <w:rPr>
          <w:ins w:id="1510" w:author="Arthur Parmentier" w:date="2020-05-19T15:42:00Z"/>
        </w:rPr>
      </w:pPr>
      <w:ins w:id="1511" w:author="Arthur Parmentier" w:date="2020-05-19T15:35:00Z">
        <w:r>
          <w:t xml:space="preserve">My observation </w:t>
        </w:r>
      </w:ins>
      <w:ins w:id="1512" w:author="Arthur Parmentier" w:date="2020-05-19T15:38:00Z">
        <w:r w:rsidR="00FE10BB">
          <w:t>is that depth</w:t>
        </w:r>
      </w:ins>
      <w:ins w:id="1513" w:author="Arthur Parmentier" w:date="2020-05-19T15:40:00Z">
        <w:r w:rsidR="009D75C8">
          <w:t xml:space="preserve"> (z axis)</w:t>
        </w:r>
      </w:ins>
      <w:ins w:id="1514" w:author="Arthur Parmentier" w:date="2020-05-19T15:38:00Z">
        <w:r w:rsidR="00FE10BB">
          <w:t xml:space="preserve"> </w:t>
        </w:r>
      </w:ins>
      <w:ins w:id="1515" w:author="Arthur Parmentier" w:date="2020-05-19T15:35:00Z">
        <w:r>
          <w:t>is often not the most informative axi</w:t>
        </w:r>
      </w:ins>
      <w:ins w:id="1516" w:author="Arthur Parmentier" w:date="2020-05-19T15:36:00Z">
        <w:r>
          <w:t>s for recognizing SP gestures and even signs like “play” which</w:t>
        </w:r>
      </w:ins>
      <w:ins w:id="1517" w:author="Arthur Parmentier" w:date="2020-05-19T15:37:00Z">
        <w:r w:rsidR="00FE10BB">
          <w:t xml:space="preserve"> uses the </w:t>
        </w:r>
      </w:ins>
      <w:ins w:id="1518" w:author="Arthur Parmentier" w:date="2020-05-19T15:40:00Z">
        <w:r w:rsidR="009D75C8">
          <w:t>z</w:t>
        </w:r>
      </w:ins>
      <w:ins w:id="1519" w:author="Arthur Parmentier" w:date="2020-05-19T15:41:00Z">
        <w:r w:rsidR="009D75C8">
          <w:t xml:space="preserve"> </w:t>
        </w:r>
      </w:ins>
      <w:ins w:id="1520" w:author="Arthur Parmentier" w:date="2020-05-19T15:37:00Z">
        <w:r w:rsidR="00FE10BB">
          <w:t>dimension extensively can be recognized only by the movement of the body in 2D, from the p</w:t>
        </w:r>
      </w:ins>
      <w:ins w:id="1521" w:author="Arthur Parmentier" w:date="2020-05-19T15:38:00Z">
        <w:r w:rsidR="00FE10BB">
          <w:t>oint of view of the camera in front of the soundpainter.</w:t>
        </w:r>
      </w:ins>
    </w:p>
    <w:p w:rsidR="00E715BE" w:rsidRDefault="009D75C8" w:rsidP="008F3623">
      <w:pPr>
        <w:rPr>
          <w:ins w:id="1522" w:author="Arthur Parmentier" w:date="2020-05-19T16:00:00Z"/>
        </w:rPr>
      </w:pPr>
      <w:ins w:id="1523" w:author="Arthur Parmentier" w:date="2020-05-19T15:42:00Z">
        <w:r>
          <w:t>However, capturing dept</w:t>
        </w:r>
      </w:ins>
      <w:ins w:id="1524" w:author="Arthur Parmentier" w:date="2020-05-19T15:43:00Z">
        <w:r>
          <w:t xml:space="preserve">h is important for one special sign in SP, which is often called “entering the box”. Its specialty is that </w:t>
        </w:r>
      </w:ins>
      <w:ins w:id="1525" w:author="Arthur Parmentier" w:date="2020-05-19T15:44:00Z">
        <w:r>
          <w:t>this sign</w:t>
        </w:r>
      </w:ins>
      <w:ins w:id="1526" w:author="Arthur Parmentier" w:date="2020-05-19T15:45:00Z">
        <w:r>
          <w:t xml:space="preserve">, consisting in putting one foot in an abstract </w:t>
        </w:r>
      </w:ins>
      <w:ins w:id="1527" w:author="Arthur Parmentier" w:date="2020-05-19T15:46:00Z">
        <w:r>
          <w:t>“</w:t>
        </w:r>
      </w:ins>
      <w:ins w:id="1528" w:author="Arthur Parmentier" w:date="2020-05-19T15:45:00Z">
        <w:r>
          <w:t>box</w:t>
        </w:r>
      </w:ins>
      <w:ins w:id="1529" w:author="Arthur Parmentier" w:date="2020-05-19T15:46:00Z">
        <w:r>
          <w:t>”</w:t>
        </w:r>
      </w:ins>
      <w:ins w:id="1530" w:author="Arthur Parmentier" w:date="2020-05-19T15:45:00Z">
        <w:r>
          <w:t xml:space="preserve"> in front of the soundpainter,</w:t>
        </w:r>
      </w:ins>
      <w:ins w:id="1531" w:author="Arthur Parmentier" w:date="2020-05-19T15:44:00Z">
        <w:r>
          <w:t xml:space="preserve"> is used </w:t>
        </w:r>
      </w:ins>
      <w:ins w:id="1532" w:author="Arthur Parmentier" w:date="2020-05-19T15:47:00Z">
        <w:r w:rsidR="00395172">
          <w:t xml:space="preserve">in many SP modes </w:t>
        </w:r>
      </w:ins>
      <w:ins w:id="1533" w:author="Arthur Parmentier" w:date="2020-05-19T15:44:00Z">
        <w:r>
          <w:t>to significate “execute the request now”</w:t>
        </w:r>
      </w:ins>
      <w:ins w:id="1534" w:author="Arthur Parmentier" w:date="2020-05-19T15:47:00Z">
        <w:r w:rsidR="00395172">
          <w:t xml:space="preserve">; whether the request </w:t>
        </w:r>
        <w:r w:rsidR="00395172">
          <w:lastRenderedPageBreak/>
          <w:t>has been defined previously (default mode) or is being signed while the soundpainter has “ent</w:t>
        </w:r>
      </w:ins>
      <w:ins w:id="1535" w:author="Arthur Parmentier" w:date="2020-05-19T15:48:00Z">
        <w:r w:rsidR="00395172">
          <w:t>ered the box”.</w:t>
        </w:r>
      </w:ins>
      <w:ins w:id="1536" w:author="Arthur Parmentier" w:date="2020-05-19T15:49:00Z">
        <w:r w:rsidR="007D4E17">
          <w:t xml:space="preserve"> </w:t>
        </w:r>
      </w:ins>
      <w:ins w:id="1537" w:author="Arthur Parmentier" w:date="2020-05-19T21:41:00Z">
        <w:r w:rsidR="009D3597">
          <w:t xml:space="preserve">It is </w:t>
        </w:r>
      </w:ins>
      <w:ins w:id="1538" w:author="Arthur Parmentier" w:date="2020-05-19T21:47:00Z">
        <w:r w:rsidR="00214331">
          <w:t>only meaningful when</w:t>
        </w:r>
      </w:ins>
      <w:ins w:id="1539" w:author="Arthur Parmentier" w:date="2020-05-19T21:41:00Z">
        <w:r w:rsidR="009D3597">
          <w:t xml:space="preserve"> executed simultaneously to other signs, </w:t>
        </w:r>
      </w:ins>
      <w:ins w:id="1540" w:author="Arthur Parmentier" w:date="2020-05-19T21:42:00Z">
        <w:r w:rsidR="009D3597">
          <w:t>for instance</w:t>
        </w:r>
      </w:ins>
      <w:ins w:id="1541" w:author="Arthur Parmentier" w:date="2020-05-19T21:41:00Z">
        <w:r w:rsidR="009D3597">
          <w:t xml:space="preserve"> “go gestures” in default mode</w:t>
        </w:r>
      </w:ins>
      <w:ins w:id="1542" w:author="Arthur Parmentier" w:date="2020-05-19T21:42:00Z">
        <w:r w:rsidR="009D3597">
          <w:t xml:space="preserve"> or </w:t>
        </w:r>
      </w:ins>
      <w:ins w:id="1543" w:author="Arthur Parmentier" w:date="2020-05-19T21:41:00Z">
        <w:r w:rsidR="009D3597">
          <w:t>contents</w:t>
        </w:r>
      </w:ins>
      <w:ins w:id="1544" w:author="Arthur Parmentier" w:date="2020-05-19T21:42:00Z">
        <w:r w:rsidR="009D3597">
          <w:t xml:space="preserve"> in launch mode.</w:t>
        </w:r>
      </w:ins>
      <w:ins w:id="1545" w:author="Arthur Parmentier" w:date="2020-05-19T21:46:00Z">
        <w:r w:rsidR="00393470">
          <w:t xml:space="preserve"> </w:t>
        </w:r>
      </w:ins>
      <w:ins w:id="1546" w:author="Arthur Parmentier" w:date="2020-05-19T15:49:00Z">
        <w:r w:rsidR="007D4E17">
          <w:t xml:space="preserve">The </w:t>
        </w:r>
      </w:ins>
      <w:ins w:id="1547" w:author="Arthur Parmentier" w:date="2020-05-19T15:50:00Z">
        <w:r w:rsidR="005A7B09">
          <w:t>opposite</w:t>
        </w:r>
      </w:ins>
      <w:ins w:id="1548" w:author="Arthur Parmentier" w:date="2020-05-19T15:49:00Z">
        <w:r w:rsidR="007D4E17">
          <w:t xml:space="preserve"> sign “exiting the box” also has the very specific meaning of “g</w:t>
        </w:r>
      </w:ins>
      <w:ins w:id="1549" w:author="Arthur Parmentier" w:date="2020-05-19T15:50:00Z">
        <w:r w:rsidR="007D4E17">
          <w:t>etting back to default mode”.</w:t>
        </w:r>
      </w:ins>
    </w:p>
    <w:p w:rsidR="009C261B" w:rsidRDefault="009C261B" w:rsidP="009C261B">
      <w:pPr>
        <w:pStyle w:val="Titre6"/>
        <w:rPr>
          <w:ins w:id="1550" w:author="Arthur Parmentier" w:date="2020-05-19T16:01:00Z"/>
        </w:rPr>
      </w:pPr>
      <w:ins w:id="1551" w:author="Arthur Parmentier" w:date="2020-05-19T16:00:00Z">
        <w:r>
          <w:t>Reco</w:t>
        </w:r>
      </w:ins>
      <w:ins w:id="1552" w:author="Arthur Parmentier" w:date="2020-05-19T16:01:00Z">
        <w:r>
          <w:t xml:space="preserve">gnition without depth: compromises </w:t>
        </w:r>
      </w:ins>
      <w:ins w:id="1553" w:author="Arthur Parmentier" w:date="2020-05-20T11:39:00Z">
        <w:r w:rsidR="000506E4">
          <w:t>and simplifications of SP grammar</w:t>
        </w:r>
      </w:ins>
    </w:p>
    <w:p w:rsidR="009C261B" w:rsidRDefault="00A00963" w:rsidP="009C261B">
      <w:pPr>
        <w:rPr>
          <w:ins w:id="1554" w:author="Arthur Parmentier" w:date="2020-05-19T16:04:00Z"/>
        </w:rPr>
      </w:pPr>
      <w:ins w:id="1555" w:author="Arthur Parmentier" w:date="2020-05-19T16:03:00Z">
        <w:r>
          <w:t>Ideally, one would want to capture depth and abandon PoseNet for a better tracking method</w:t>
        </w:r>
      </w:ins>
      <w:ins w:id="1556" w:author="Arthur Parmentier" w:date="2020-05-19T20:01:00Z">
        <w:r w:rsidR="00D6200D">
          <w:t>:</w:t>
        </w:r>
      </w:ins>
    </w:p>
    <w:p w:rsidR="00A00963" w:rsidRDefault="00A00963" w:rsidP="00A00963">
      <w:pPr>
        <w:pStyle w:val="Paragraphedeliste"/>
        <w:numPr>
          <w:ilvl w:val="0"/>
          <w:numId w:val="26"/>
        </w:numPr>
        <w:rPr>
          <w:ins w:id="1557" w:author="Arthur Parmentier" w:date="2020-05-19T16:06:00Z"/>
        </w:rPr>
      </w:pPr>
      <w:ins w:id="1558" w:author="Arthur Parmentier" w:date="2020-05-19T16:04:00Z">
        <w:r>
          <w:t>Kinect</w:t>
        </w:r>
      </w:ins>
      <w:ins w:id="1559" w:author="Arthur Parmentier" w:date="2020-05-19T16:05:00Z">
        <w:r w:rsidR="005E2970">
          <w:t xml:space="preserve"> systems</w:t>
        </w:r>
      </w:ins>
      <w:ins w:id="1560" w:author="Arthur Parmentier" w:date="2020-05-19T16:04:00Z">
        <w:r>
          <w:t xml:space="preserve"> can capture depth</w:t>
        </w:r>
        <w:r w:rsidR="005E2970">
          <w:t xml:space="preserve"> </w:t>
        </w:r>
      </w:ins>
      <w:ins w:id="1561" w:author="Arthur Parmentier" w:date="2020-05-19T16:05:00Z">
        <w:r w:rsidR="005E2970">
          <w:t>but have many other shortcomings in terms of performance, user experience and portability</w:t>
        </w:r>
      </w:ins>
    </w:p>
    <w:p w:rsidR="005E2970" w:rsidRDefault="005E2970" w:rsidP="00A00963">
      <w:pPr>
        <w:pStyle w:val="Paragraphedeliste"/>
        <w:numPr>
          <w:ilvl w:val="0"/>
          <w:numId w:val="26"/>
        </w:numPr>
        <w:rPr>
          <w:ins w:id="1562" w:author="Arthur Parmentier" w:date="2020-05-19T16:09:00Z"/>
        </w:rPr>
      </w:pPr>
      <w:ins w:id="1563" w:author="Arthur Parmentier" w:date="2020-05-19T16:07:00Z">
        <w:r>
          <w:t xml:space="preserve">Motion capture suits </w:t>
        </w:r>
      </w:ins>
      <w:ins w:id="1564" w:author="Arthur Parmentier" w:date="2020-05-23T09:50:00Z">
        <w:r w:rsidR="00C52DE9">
          <w:t xml:space="preserve">(for instance, IR marker based suits) </w:t>
        </w:r>
      </w:ins>
      <w:ins w:id="1565" w:author="Arthur Parmentier" w:date="2020-05-19T16:07:00Z">
        <w:r>
          <w:t xml:space="preserve">are usually the most accurate and performant devices but their costs and </w:t>
        </w:r>
      </w:ins>
      <w:ins w:id="1566" w:author="Arthur Parmentier" w:date="2020-05-19T16:08:00Z">
        <w:r>
          <w:t>and specificities make them unattractive for sharing the tool to the SP community</w:t>
        </w:r>
      </w:ins>
    </w:p>
    <w:p w:rsidR="005E2970" w:rsidRDefault="005E2970" w:rsidP="00A00963">
      <w:pPr>
        <w:pStyle w:val="Paragraphedeliste"/>
        <w:numPr>
          <w:ilvl w:val="0"/>
          <w:numId w:val="26"/>
        </w:numPr>
        <w:rPr>
          <w:ins w:id="1567" w:author="Arthur Parmentier" w:date="2020-05-19T19:58:00Z"/>
        </w:rPr>
      </w:pPr>
      <w:ins w:id="1568" w:author="Arthur Parmentier" w:date="2020-05-19T16:10:00Z">
        <w:r>
          <w:t>OpenPose</w:t>
        </w:r>
        <w:r>
          <w:rPr>
            <w:rStyle w:val="Appelnotedebasdep"/>
          </w:rPr>
          <w:footnoteReference w:id="17"/>
        </w:r>
      </w:ins>
      <w:ins w:id="1570" w:author="Arthur Parmentier" w:date="2020-05-19T16:14:00Z">
        <w:r w:rsidR="00A516F0">
          <w:t xml:space="preserve"> </w:t>
        </w:r>
      </w:ins>
      <w:ins w:id="1571" w:author="Arthur Parmentier" w:date="2020-05-19T16:15:00Z">
        <w:r w:rsidR="00A516F0">
          <w:t>is the main realistic alternative to Po</w:t>
        </w:r>
      </w:ins>
      <w:ins w:id="1572" w:author="Arthur Parmentier" w:date="2020-05-19T16:16:00Z">
        <w:r w:rsidR="00A516F0">
          <w:t>seNet at this moment</w:t>
        </w:r>
      </w:ins>
      <w:ins w:id="1573" w:author="Arthur Parmentier" w:date="2020-05-19T19:48:00Z">
        <w:r w:rsidR="009A7725">
          <w:t xml:space="preserve">; it supports 3D triangulation from multiple view (like two cameras orthogonal to the soundpainter) </w:t>
        </w:r>
      </w:ins>
      <w:ins w:id="1574" w:author="Arthur Parmentier" w:date="2020-05-19T16:16:00Z">
        <w:r w:rsidR="00A516F0">
          <w:t>but could not be ported to Max without much hassle</w:t>
        </w:r>
        <w:r w:rsidR="00A516F0">
          <w:rPr>
            <w:rStyle w:val="Appelnotedebasdep"/>
          </w:rPr>
          <w:footnoteReference w:id="18"/>
        </w:r>
      </w:ins>
    </w:p>
    <w:p w:rsidR="009A7725" w:rsidRPr="009C261B" w:rsidRDefault="009A7725">
      <w:pPr>
        <w:pStyle w:val="Paragraphedeliste"/>
        <w:numPr>
          <w:ilvl w:val="0"/>
          <w:numId w:val="26"/>
        </w:numPr>
        <w:rPr>
          <w:ins w:id="1600" w:author="Arthur Parmentier" w:date="2020-05-19T15:50:00Z"/>
        </w:rPr>
        <w:pPrChange w:id="1601" w:author="Arthur Parmentier" w:date="2020-05-19T16:04:00Z">
          <w:pPr/>
        </w:pPrChange>
      </w:pPr>
      <w:ins w:id="1602" w:author="Arthur Parmentier" w:date="2020-05-19T19:58:00Z">
        <w:r>
          <w:t xml:space="preserve">Some </w:t>
        </w:r>
      </w:ins>
      <w:ins w:id="1603" w:author="Arthur Parmentier" w:date="2020-05-19T19:59:00Z">
        <w:r>
          <w:t xml:space="preserve">learnable triangulation </w:t>
        </w:r>
        <w:r w:rsidR="00F707EB">
          <w:t>methods are being developed recently</w:t>
        </w:r>
        <w:r w:rsidR="00F707EB">
          <w:rPr>
            <w:rStyle w:val="Appelnotedebasdep"/>
          </w:rPr>
          <w:footnoteReference w:id="19"/>
        </w:r>
        <w:r w:rsidR="00F707EB">
          <w:t xml:space="preserve"> </w:t>
        </w:r>
      </w:ins>
      <w:ins w:id="1607" w:author="Arthur Parmentier" w:date="2020-05-19T20:02:00Z">
        <w:r w:rsidR="00D6200D">
          <w:t>yet</w:t>
        </w:r>
      </w:ins>
      <w:ins w:id="1608" w:author="Arthur Parmentier" w:date="2020-05-19T19:59:00Z">
        <w:r w:rsidR="00F707EB">
          <w:t xml:space="preserve"> far from portable to my project</w:t>
        </w:r>
      </w:ins>
    </w:p>
    <w:p w:rsidR="00D6200D" w:rsidRDefault="00D6200D" w:rsidP="00D6200D">
      <w:pPr>
        <w:rPr>
          <w:ins w:id="1609" w:author="Arthur Parmentier" w:date="2020-05-19T22:45:00Z"/>
        </w:rPr>
      </w:pPr>
      <w:ins w:id="1610" w:author="Arthur Parmentier" w:date="2020-05-19T20:01:00Z">
        <w:r>
          <w:t>PoseNet appears like the best compromise</w:t>
        </w:r>
      </w:ins>
      <w:ins w:id="1611" w:author="Arthur Parmentier" w:date="2020-05-19T20:03:00Z">
        <w:r>
          <w:t xml:space="preserve"> for th</w:t>
        </w:r>
      </w:ins>
      <w:ins w:id="1612" w:author="Arthur Parmentier" w:date="2020-05-19T22:49:00Z">
        <w:r w:rsidR="008706E0">
          <w:t>is particular</w:t>
        </w:r>
      </w:ins>
      <w:ins w:id="1613" w:author="Arthur Parmentier" w:date="2020-05-19T20:03:00Z">
        <w:r>
          <w:t xml:space="preserve"> use case</w:t>
        </w:r>
      </w:ins>
      <w:ins w:id="1614" w:author="Arthur Parmentier" w:date="2020-05-19T22:50:00Z">
        <w:r w:rsidR="008706E0">
          <w:t>, its goals and under the constraints</w:t>
        </w:r>
      </w:ins>
      <w:ins w:id="1615" w:author="Arthur Parmentier" w:date="2020-05-19T20:03:00Z">
        <w:r>
          <w:t xml:space="preserve"> of this project.</w:t>
        </w:r>
      </w:ins>
      <w:ins w:id="1616" w:author="Arthur Parmentier" w:date="2020-05-19T21:52:00Z">
        <w:r w:rsidR="00F45509">
          <w:br/>
        </w:r>
      </w:ins>
      <w:ins w:id="1617" w:author="Arthur Parmentier" w:date="2020-05-19T20:04:00Z">
        <w:r>
          <w:t xml:space="preserve">In </w:t>
        </w:r>
      </w:ins>
      <w:ins w:id="1618" w:author="Arthur Parmentier" w:date="2020-05-19T21:53:00Z">
        <w:r w:rsidR="00F45509">
          <w:t>theory</w:t>
        </w:r>
      </w:ins>
      <w:ins w:id="1619" w:author="Arthur Parmentier" w:date="2020-05-19T20:04:00Z">
        <w:r>
          <w:t>, it would be sufficient to add a simple external hardware of software mechanism to know whether the soundpainter has “</w:t>
        </w:r>
      </w:ins>
      <w:ins w:id="1620" w:author="Arthur Parmentier" w:date="2020-05-19T20:05:00Z">
        <w:r>
          <w:t>entered the box” or not to remove the greatest part of the problem</w:t>
        </w:r>
      </w:ins>
      <w:ins w:id="1621" w:author="Arthur Parmentier" w:date="2020-05-19T22:47:00Z">
        <w:r w:rsidR="00B832E8">
          <w:t>. One could for instance t</w:t>
        </w:r>
      </w:ins>
      <w:ins w:id="1622" w:author="Arthur Parmentier" w:date="2020-05-19T22:48:00Z">
        <w:r w:rsidR="00B832E8">
          <w:t xml:space="preserve">hink of using a numeric carpet of a simple tracker of relative feet </w:t>
        </w:r>
        <w:r w:rsidR="007B3735">
          <w:t>d</w:t>
        </w:r>
      </w:ins>
      <w:ins w:id="1623" w:author="Arthur Parmentier" w:date="2020-05-19T22:49:00Z">
        <w:r w:rsidR="007B3735">
          <w:t>istance on the z axis</w:t>
        </w:r>
      </w:ins>
      <w:ins w:id="1624" w:author="Arthur Parmentier" w:date="2020-05-19T22:48:00Z">
        <w:r w:rsidR="00B832E8">
          <w:t xml:space="preserve"> to achieve this.</w:t>
        </w:r>
      </w:ins>
      <w:ins w:id="1625" w:author="Arthur Parmentier" w:date="2020-05-19T21:52:00Z">
        <w:r w:rsidR="00F45509">
          <w:br/>
        </w:r>
      </w:ins>
      <w:ins w:id="1626" w:author="Arthur Parmentier" w:date="2020-05-19T21:53:00Z">
        <w:r w:rsidR="00F45509">
          <w:t xml:space="preserve">In fact, </w:t>
        </w:r>
      </w:ins>
      <w:ins w:id="1627" w:author="Arthur Parmentier" w:date="2020-05-19T21:54:00Z">
        <w:r w:rsidR="00F45509">
          <w:t xml:space="preserve">I chose to work primarily on the default mode as my use case. In this mode, </w:t>
        </w:r>
      </w:ins>
      <w:ins w:id="1628" w:author="Arthur Parmentier" w:date="2020-05-19T21:56:00Z">
        <w:r w:rsidR="00F45509">
          <w:t>the</w:t>
        </w:r>
      </w:ins>
      <w:ins w:id="1629" w:author="Arthur Parmentier" w:date="2020-05-19T21:57:00Z">
        <w:r w:rsidR="00F45509">
          <w:t xml:space="preserve"> practical</w:t>
        </w:r>
      </w:ins>
      <w:ins w:id="1630" w:author="Arthur Parmentier" w:date="2020-05-19T21:56:00Z">
        <w:r w:rsidR="00F45509">
          <w:t xml:space="preserve"> use of the “go gesture</w:t>
        </w:r>
      </w:ins>
      <w:ins w:id="1631" w:author="Arthur Parmentier" w:date="2020-05-19T21:57:00Z">
        <w:r w:rsidR="00F45509">
          <w:t>”</w:t>
        </w:r>
      </w:ins>
      <w:ins w:id="1632" w:author="Arthur Parmentier" w:date="2020-05-19T22:20:00Z">
        <w:r w:rsidR="000B345C">
          <w:t xml:space="preserve"> “play”</w:t>
        </w:r>
      </w:ins>
      <w:ins w:id="1633" w:author="Arthur Parmentier" w:date="2020-05-19T21:57:00Z">
        <w:r w:rsidR="00F45509">
          <w:t xml:space="preserve"> is always associated with “entering the box”</w:t>
        </w:r>
        <w:r w:rsidR="00F45509">
          <w:rPr>
            <w:rStyle w:val="Appelnotedebasdep"/>
          </w:rPr>
          <w:footnoteReference w:id="20"/>
        </w:r>
      </w:ins>
      <w:ins w:id="1696" w:author="Arthur Parmentier" w:date="2020-05-19T22:19:00Z">
        <w:r w:rsidR="000B345C">
          <w:t xml:space="preserve"> </w:t>
        </w:r>
      </w:ins>
      <w:ins w:id="1697" w:author="Arthur Parmentier" w:date="2020-05-19T22:20:00Z">
        <w:r w:rsidR="00FE27EB">
          <w:t xml:space="preserve">while even if the use of other “go </w:t>
        </w:r>
        <w:r w:rsidR="00FE27EB">
          <w:lastRenderedPageBreak/>
          <w:t>gestures” such as “</w:t>
        </w:r>
      </w:ins>
      <w:ins w:id="1698" w:author="Arthur Parmentier" w:date="2020-05-19T22:22:00Z">
        <w:r w:rsidR="00FE27EB">
          <w:t>S</w:t>
        </w:r>
      </w:ins>
      <w:ins w:id="1699" w:author="Arthur Parmentier" w:date="2020-05-19T22:20:00Z">
        <w:r w:rsidR="00FE27EB">
          <w:t>lowly enter” is not</w:t>
        </w:r>
      </w:ins>
      <w:ins w:id="1700" w:author="Arthur Parmentier" w:date="2020-05-19T22:21:00Z">
        <w:r w:rsidR="00FE27EB">
          <w:t xml:space="preserve"> always </w:t>
        </w:r>
      </w:ins>
      <w:ins w:id="1701" w:author="Arthur Parmentier" w:date="2020-05-19T22:20:00Z">
        <w:r w:rsidR="00FE27EB">
          <w:t>with “entering the box”</w:t>
        </w:r>
      </w:ins>
      <w:ins w:id="1702" w:author="Arthur Parmentier" w:date="2020-05-19T22:21:00Z">
        <w:r w:rsidR="00FE27EB">
          <w:t xml:space="preserve">, a simplified version of the grammar can </w:t>
        </w:r>
      </w:ins>
      <w:ins w:id="1703" w:author="Arthur Parmentier" w:date="2020-05-19T22:22:00Z">
        <w:r w:rsidR="00FE27EB">
          <w:t>easily assume that “entering the box” is always performed with “go gestures”</w:t>
        </w:r>
        <w:r w:rsidR="000459FB">
          <w:t xml:space="preserve">, without </w:t>
        </w:r>
      </w:ins>
      <w:ins w:id="1704" w:author="Arthur Parmentier" w:date="2020-05-19T22:23:00Z">
        <w:r w:rsidR="000459FB">
          <w:t>removing much of the SP performativity</w:t>
        </w:r>
        <w:r w:rsidR="0015034E">
          <w:t xml:space="preserve"> in </w:t>
        </w:r>
        <w:r w:rsidR="007C1D12">
          <w:t>this</w:t>
        </w:r>
        <w:r w:rsidR="0015034E">
          <w:t xml:space="preserve"> mode.</w:t>
        </w:r>
      </w:ins>
    </w:p>
    <w:p w:rsidR="00337510" w:rsidRDefault="00B832E8">
      <w:pPr>
        <w:rPr>
          <w:ins w:id="1705" w:author="Arthur Parmentier" w:date="2020-05-20T11:27:00Z"/>
        </w:rPr>
      </w:pPr>
      <w:ins w:id="1706" w:author="Arthur Parmentier" w:date="2020-05-19T22:45:00Z">
        <w:r>
          <w:t>With this</w:t>
        </w:r>
      </w:ins>
      <w:ins w:id="1707" w:author="Arthur Parmentier" w:date="2020-05-19T22:46:00Z">
        <w:r>
          <w:t xml:space="preserve"> </w:t>
        </w:r>
      </w:ins>
      <w:ins w:id="1708" w:author="Arthur Parmentier" w:date="2020-05-19T22:45:00Z">
        <w:r>
          <w:t>simplification in m</w:t>
        </w:r>
      </w:ins>
      <w:ins w:id="1709" w:author="Arthur Parmentier" w:date="2020-05-19T22:46:00Z">
        <w:r>
          <w:t xml:space="preserve">ind, a 2D tracking </w:t>
        </w:r>
      </w:ins>
      <w:ins w:id="1710" w:author="Arthur Parmentier" w:date="2020-05-19T22:47:00Z">
        <w:r>
          <w:t xml:space="preserve">of the full body </w:t>
        </w:r>
      </w:ins>
      <w:ins w:id="1711" w:author="Arthur Parmentier" w:date="2020-05-19T22:46:00Z">
        <w:r>
          <w:t xml:space="preserve">is </w:t>
        </w:r>
      </w:ins>
      <w:ins w:id="1712" w:author="Arthur Parmentier" w:date="2020-05-19T22:53:00Z">
        <w:r w:rsidR="00BF2076">
          <w:t>enough</w:t>
        </w:r>
      </w:ins>
      <w:ins w:id="1713" w:author="Arthur Parmentier" w:date="2020-05-19T22:47:00Z">
        <w:r>
          <w:t xml:space="preserve"> </w:t>
        </w:r>
      </w:ins>
      <w:ins w:id="1714" w:author="Arthur Parmentier" w:date="2020-05-19T22:53:00Z">
        <w:r w:rsidR="00BF2076">
          <w:t xml:space="preserve">to cover the </w:t>
        </w:r>
      </w:ins>
      <w:ins w:id="1715" w:author="Arthur Parmentier" w:date="2020-05-19T22:54:00Z">
        <w:r w:rsidR="00BF2076">
          <w:t>default mode.</w:t>
        </w:r>
      </w:ins>
      <w:ins w:id="1716" w:author="Arthur Parmentier" w:date="2020-05-19T22:57:00Z">
        <w:r w:rsidR="00BF2076">
          <w:t xml:space="preserve"> But what about</w:t>
        </w:r>
      </w:ins>
      <w:ins w:id="1717" w:author="Arthur Parmentier" w:date="2020-05-19T22:58:00Z">
        <w:r w:rsidR="00BF2076">
          <w:t xml:space="preserve"> over modes, that also make use of the “box” in a different way?</w:t>
        </w:r>
        <w:r w:rsidR="00BF2076">
          <w:br/>
        </w:r>
      </w:ins>
      <w:ins w:id="1718" w:author="Arthur Parmentier" w:date="2020-05-19T22:59:00Z">
        <w:r w:rsidR="00BF2076">
          <w:t>Interestingly, most other SP modes that I am aware of</w:t>
        </w:r>
      </w:ins>
      <w:ins w:id="1719" w:author="Arthur Parmentier" w:date="2020-05-19T23:01:00Z">
        <w:r w:rsidR="00BF2076">
          <w:t xml:space="preserve"> are using immediate requests rather than structured requests</w:t>
        </w:r>
      </w:ins>
      <w:ins w:id="1720" w:author="Arthur Parmentier" w:date="2020-05-20T11:19:00Z">
        <w:r w:rsidR="00C907A8">
          <w:t>, and the soundpainter is always standing in the “box”</w:t>
        </w:r>
      </w:ins>
      <w:ins w:id="1721" w:author="Arthur Parmentier" w:date="2020-05-20T11:20:00Z">
        <w:r w:rsidR="00C907A8">
          <w:t xml:space="preserve"> when using these modes</w:t>
        </w:r>
      </w:ins>
      <w:ins w:id="1722" w:author="Arthur Parmentier" w:date="2020-05-19T23:02:00Z">
        <w:r w:rsidR="00BF2076">
          <w:t>.</w:t>
        </w:r>
        <w:r w:rsidR="00F24850">
          <w:t xml:space="preserve"> In other words, </w:t>
        </w:r>
      </w:ins>
      <w:ins w:id="1723" w:author="Arthur Parmentier" w:date="2020-05-19T23:03:00Z">
        <w:r w:rsidR="00F24850">
          <w:t>signing “outside the box”</w:t>
        </w:r>
      </w:ins>
      <w:ins w:id="1724" w:author="Arthur Parmentier" w:date="2020-05-20T11:21:00Z">
        <w:r w:rsidR="00C907A8">
          <w:t>, not in real-time</w:t>
        </w:r>
      </w:ins>
      <w:ins w:id="1725" w:author="Arthur Parmentier" w:date="2020-05-20T11:22:00Z">
        <w:r w:rsidR="00C907A8">
          <w:t>, to make</w:t>
        </w:r>
      </w:ins>
      <w:ins w:id="1726" w:author="Arthur Parmentier" w:date="2020-05-19T23:03:00Z">
        <w:r w:rsidR="00F24850">
          <w:t xml:space="preserve"> </w:t>
        </w:r>
      </w:ins>
      <w:ins w:id="1727" w:author="Arthur Parmentier" w:date="2020-05-20T11:22:00Z">
        <w:r w:rsidR="00C907A8">
          <w:t xml:space="preserve">structured requests </w:t>
        </w:r>
      </w:ins>
      <w:ins w:id="1728" w:author="Arthur Parmentier" w:date="2020-05-20T11:23:00Z">
        <w:r w:rsidR="00C907A8">
          <w:t>is particular to the default mode</w:t>
        </w:r>
      </w:ins>
      <w:ins w:id="1729" w:author="Arthur Parmentier" w:date="2020-05-19T23:03:00Z">
        <w:r w:rsidR="00F24850">
          <w:t>.</w:t>
        </w:r>
      </w:ins>
      <w:ins w:id="1730" w:author="Arthur Parmentier" w:date="2020-05-19T23:04:00Z">
        <w:r w:rsidR="00F24850">
          <w:rPr>
            <w:rStyle w:val="Appelnotedebasdep"/>
          </w:rPr>
          <w:footnoteReference w:id="21"/>
        </w:r>
      </w:ins>
      <w:ins w:id="1745" w:author="Arthur Parmentier" w:date="2020-05-19T23:08:00Z">
        <w:r w:rsidR="00833F14">
          <w:t xml:space="preserve"> By entering</w:t>
        </w:r>
      </w:ins>
      <w:ins w:id="1746" w:author="Arthur Parmentier" w:date="2020-05-19T23:09:00Z">
        <w:r w:rsidR="00833F14">
          <w:t xml:space="preserve"> or exiting</w:t>
        </w:r>
      </w:ins>
      <w:ins w:id="1747" w:author="Arthur Parmentier" w:date="2020-05-19T23:08:00Z">
        <w:r w:rsidR="00833F14">
          <w:t xml:space="preserve"> </w:t>
        </w:r>
      </w:ins>
      <w:ins w:id="1748" w:author="Arthur Parmentier" w:date="2020-05-19T23:09:00Z">
        <w:r w:rsidR="00833F14">
          <w:t>other</w:t>
        </w:r>
      </w:ins>
      <w:ins w:id="1749" w:author="Arthur Parmentier" w:date="2020-05-19T23:08:00Z">
        <w:r w:rsidR="00833F14">
          <w:t xml:space="preserve"> mode</w:t>
        </w:r>
      </w:ins>
      <w:ins w:id="1750" w:author="Arthur Parmentier" w:date="2020-05-19T23:09:00Z">
        <w:r w:rsidR="00833F14">
          <w:t>s</w:t>
        </w:r>
      </w:ins>
      <w:ins w:id="1751" w:author="Arthur Parmentier" w:date="2020-05-19T23:08:00Z">
        <w:r w:rsidR="00833F14">
          <w:t xml:space="preserve"> (marked with </w:t>
        </w:r>
      </w:ins>
      <w:ins w:id="1752" w:author="Arthur Parmentier" w:date="2020-05-19T23:09:00Z">
        <w:r w:rsidR="00833F14">
          <w:t>their</w:t>
        </w:r>
      </w:ins>
      <w:ins w:id="1753" w:author="Arthur Parmentier" w:date="2020-05-19T23:08:00Z">
        <w:r w:rsidR="00833F14">
          <w:t xml:space="preserve"> “enter</w:t>
        </w:r>
      </w:ins>
      <w:ins w:id="1754" w:author="Arthur Parmentier" w:date="2020-05-19T23:09:00Z">
        <w:r w:rsidR="00833F14">
          <w:t xml:space="preserve">” and “exit” signs), the program should be able </w:t>
        </w:r>
      </w:ins>
      <w:ins w:id="1755" w:author="Arthur Parmentier" w:date="2020-05-19T23:10:00Z">
        <w:r w:rsidR="00833F14">
          <w:t>to know whether requests must be considered immediate requests</w:t>
        </w:r>
      </w:ins>
      <w:ins w:id="1756" w:author="Arthur Parmentier" w:date="2020-05-19T23:11:00Z">
        <w:r w:rsidR="00833F14">
          <w:t xml:space="preserve"> </w:t>
        </w:r>
      </w:ins>
      <w:ins w:id="1757" w:author="Arthur Parmentier" w:date="2020-05-19T23:10:00Z">
        <w:r w:rsidR="00833F14">
          <w:t>or structured, delayed ones</w:t>
        </w:r>
      </w:ins>
      <w:ins w:id="1758" w:author="Arthur Parmentier" w:date="2020-05-19T23:11:00Z">
        <w:r w:rsidR="00833F14">
          <w:rPr>
            <w:rStyle w:val="Appelnotedebasdep"/>
          </w:rPr>
          <w:footnoteReference w:id="22"/>
        </w:r>
      </w:ins>
      <w:ins w:id="1773" w:author="Arthur Parmentier" w:date="2020-05-20T11:25:00Z">
        <w:r w:rsidR="00337510">
          <w:t>.</w:t>
        </w:r>
      </w:ins>
    </w:p>
    <w:p w:rsidR="00337510" w:rsidRDefault="00337510">
      <w:pPr>
        <w:rPr>
          <w:ins w:id="1774" w:author="Arthur Parmentier" w:date="2020-05-20T11:39:00Z"/>
        </w:rPr>
      </w:pPr>
      <w:ins w:id="1775" w:author="Arthur Parmentier" w:date="2020-05-20T11:27:00Z">
        <w:r>
          <w:t xml:space="preserve">In conclusion, </w:t>
        </w:r>
      </w:ins>
      <w:ins w:id="1776" w:author="Arthur Parmentier" w:date="2020-05-20T11:40:00Z">
        <w:r w:rsidR="00B307BE">
          <w:t xml:space="preserve">although more expensive or complex systems would allow for full 3D tracking of the body, </w:t>
        </w:r>
      </w:ins>
      <w:ins w:id="1777" w:author="Arthur Parmentier" w:date="2020-05-20T11:27:00Z">
        <w:r>
          <w:t>PoseNet</w:t>
        </w:r>
      </w:ins>
      <w:ins w:id="1778" w:author="Arthur Parmentier" w:date="2020-05-20T11:29:00Z">
        <w:r w:rsidR="000506E4">
          <w:t xml:space="preserve"> </w:t>
        </w:r>
      </w:ins>
      <w:ins w:id="1779" w:author="Arthur Parmentier" w:date="2020-05-20T11:30:00Z">
        <w:r w:rsidR="000506E4">
          <w:t xml:space="preserve">is suitable for </w:t>
        </w:r>
      </w:ins>
      <w:ins w:id="1780" w:author="Arthur Parmentier" w:date="2020-05-20T11:31:00Z">
        <w:r w:rsidR="000506E4">
          <w:t xml:space="preserve">building most features at the </w:t>
        </w:r>
      </w:ins>
      <w:ins w:id="1781" w:author="Arthur Parmentier" w:date="2020-05-23T09:56:00Z">
        <w:r w:rsidR="00AB2243">
          <w:t xml:space="preserve">full </w:t>
        </w:r>
      </w:ins>
      <w:ins w:id="1782" w:author="Arthur Parmentier" w:date="2020-05-20T11:31:00Z">
        <w:r w:rsidR="000506E4">
          <w:t>body scale relevant to SP</w:t>
        </w:r>
      </w:ins>
      <w:ins w:id="1783" w:author="Arthur Parmentier" w:date="2020-05-20T11:40:00Z">
        <w:r w:rsidR="00B21279">
          <w:t xml:space="preserve"> and is the most adapted technology in the frame of this project</w:t>
        </w:r>
      </w:ins>
      <w:ins w:id="1784" w:author="Arthur Parmentier" w:date="2020-05-20T11:31:00Z">
        <w:r w:rsidR="000506E4">
          <w:t>.</w:t>
        </w:r>
      </w:ins>
      <w:ins w:id="1785" w:author="Arthur Parmentier" w:date="2020-05-20T11:41:00Z">
        <w:r w:rsidR="00B21279">
          <w:br/>
        </w:r>
      </w:ins>
      <w:ins w:id="1786" w:author="Arthur Parmentier" w:date="2020-05-20T11:33:00Z">
        <w:r w:rsidR="000506E4">
          <w:t>From the observation of correlations between missing depth features and known signs/features, we are able</w:t>
        </w:r>
      </w:ins>
      <w:ins w:id="1787" w:author="Arthur Parmentier" w:date="2020-05-20T11:34:00Z">
        <w:r w:rsidR="000506E4">
          <w:t xml:space="preserve"> to make a small simplification of the SP grammar by assuming that </w:t>
        </w:r>
      </w:ins>
      <w:ins w:id="1788" w:author="Arthur Parmentier" w:date="2020-05-20T11:35:00Z">
        <w:r w:rsidR="000506E4">
          <w:t xml:space="preserve">the requests must </w:t>
        </w:r>
      </w:ins>
      <w:ins w:id="1789" w:author="Arthur Parmentier" w:date="2020-05-20T11:36:00Z">
        <w:r w:rsidR="000506E4">
          <w:t>be executed immediately when “go gestures” are used, and that in every mode but the default one, the requests are immediate.</w:t>
        </w:r>
      </w:ins>
      <w:ins w:id="1790" w:author="Arthur Parmentier" w:date="2020-05-20T11:37:00Z">
        <w:r w:rsidR="000506E4">
          <w:t xml:space="preserve"> Under these assumptions, PoseNet is sufficient to build all necessary features to </w:t>
        </w:r>
      </w:ins>
      <w:ins w:id="1791" w:author="Arthur Parmentier" w:date="2020-05-20T11:38:00Z">
        <w:r w:rsidR="000506E4">
          <w:t>recognize</w:t>
        </w:r>
      </w:ins>
      <w:ins w:id="1792" w:author="Arthur Parmentier" w:date="2020-05-20T11:37:00Z">
        <w:r w:rsidR="000506E4">
          <w:t xml:space="preserve"> SP signs at the body scale.</w:t>
        </w:r>
      </w:ins>
    </w:p>
    <w:p w:rsidR="00774F33" w:rsidRDefault="000340B7" w:rsidP="000340B7">
      <w:pPr>
        <w:pStyle w:val="Titre5"/>
        <w:rPr>
          <w:ins w:id="1793" w:author="Arthur Parmentier" w:date="2020-05-20T11:41:00Z"/>
        </w:rPr>
      </w:pPr>
      <w:ins w:id="1794" w:author="Arthur Parmentier" w:date="2020-05-20T11:41:00Z">
        <w:r>
          <w:t>Building features</w:t>
        </w:r>
      </w:ins>
    </w:p>
    <w:p w:rsidR="003D367C" w:rsidRDefault="00F71238" w:rsidP="003D367C">
      <w:pPr>
        <w:rPr>
          <w:ins w:id="1795" w:author="Arthur Parmentier" w:date="2020-05-20T15:19:00Z"/>
        </w:rPr>
      </w:pPr>
      <w:ins w:id="1796" w:author="Arthur Parmentier" w:date="2020-05-20T15:19:00Z">
        <w:r>
          <w:t>Meaningful features to feed the classifier with need to satisfy the following properties:</w:t>
        </w:r>
      </w:ins>
    </w:p>
    <w:p w:rsidR="00F71238" w:rsidRDefault="00D2561F" w:rsidP="00F71238">
      <w:pPr>
        <w:pStyle w:val="Paragraphedeliste"/>
        <w:numPr>
          <w:ilvl w:val="0"/>
          <w:numId w:val="30"/>
        </w:numPr>
        <w:rPr>
          <w:ins w:id="1797" w:author="Arthur Parmentier" w:date="2020-05-20T15:24:00Z"/>
        </w:rPr>
      </w:pPr>
      <w:ins w:id="1798" w:author="Arthur Parmentier" w:date="2020-05-20T15:30:00Z">
        <w:r>
          <w:t>The set of features shou</w:t>
        </w:r>
      </w:ins>
      <w:ins w:id="1799" w:author="Arthur Parmentier" w:date="2020-05-20T15:31:00Z">
        <w:r>
          <w:t xml:space="preserve">ld </w:t>
        </w:r>
      </w:ins>
      <w:ins w:id="1800" w:author="Arthur Parmentier" w:date="2020-05-20T19:02:00Z">
        <w:r w:rsidR="00830C1A">
          <w:t>reduce to the</w:t>
        </w:r>
      </w:ins>
      <w:ins w:id="1801" w:author="Arthur Parmentier" w:date="2020-05-20T15:31:00Z">
        <w:r>
          <w:t xml:space="preserve"> lowest number of dimensions, while still being meaningful, </w:t>
        </w:r>
      </w:ins>
      <w:ins w:id="1802" w:author="Arthur Parmentier" w:date="2020-05-20T19:02:00Z">
        <w:r w:rsidR="00830C1A">
          <w:t xml:space="preserve">in order </w:t>
        </w:r>
      </w:ins>
      <w:ins w:id="1803" w:author="Arthur Parmentier" w:date="2020-05-20T15:31:00Z">
        <w:r>
          <w:t xml:space="preserve">to avoid the </w:t>
        </w:r>
      </w:ins>
      <w:ins w:id="1804" w:author="Arthur Parmentier" w:date="2020-05-20T19:03:00Z">
        <w:r w:rsidR="00FE52CB">
          <w:t>so-called “</w:t>
        </w:r>
      </w:ins>
      <w:ins w:id="1805" w:author="Arthur Parmentier" w:date="2020-05-20T15:31:00Z">
        <w:r>
          <w:t>curse of dimensionality</w:t>
        </w:r>
      </w:ins>
      <w:ins w:id="1806" w:author="Arthur Parmentier" w:date="2020-05-20T19:03:00Z">
        <w:r w:rsidR="00FE52CB">
          <w:t>” problem</w:t>
        </w:r>
      </w:ins>
      <w:ins w:id="1807" w:author="Arthur Parmentier" w:date="2020-05-20T15:31:00Z">
        <w:r>
          <w:t xml:space="preserve">. </w:t>
        </w:r>
      </w:ins>
      <w:ins w:id="1808" w:author="Arthur Parmentier" w:date="2020-05-20T19:03:00Z">
        <w:r w:rsidR="003D04EE">
          <w:t>It</w:t>
        </w:r>
      </w:ins>
      <w:ins w:id="1809" w:author="Arthur Parmentier" w:date="2020-05-20T15:31:00Z">
        <w:r>
          <w:t xml:space="preserve"> can for instance be solved with a principal</w:t>
        </w:r>
      </w:ins>
      <w:ins w:id="1810" w:author="Arthur Parmentier" w:date="2020-05-20T15:32:00Z">
        <w:r>
          <w:t xml:space="preserve"> component </w:t>
        </w:r>
      </w:ins>
      <w:ins w:id="1811" w:author="Arthur Parmentier" w:date="2020-05-20T19:03:00Z">
        <w:r w:rsidR="0080466C">
          <w:t>analysis which in general provides the best set of features</w:t>
        </w:r>
      </w:ins>
      <w:ins w:id="1812" w:author="Arthur Parmentier" w:date="2020-05-20T19:04:00Z">
        <w:r w:rsidR="0080466C">
          <w:t xml:space="preserve"> to a given classification problem</w:t>
        </w:r>
      </w:ins>
      <w:ins w:id="1813" w:author="Arthur Parmentier" w:date="2020-05-20T19:03:00Z">
        <w:r w:rsidR="0080466C">
          <w:t>; h</w:t>
        </w:r>
      </w:ins>
      <w:ins w:id="1814" w:author="Arthur Parmentier" w:date="2020-05-20T15:33:00Z">
        <w:r>
          <w:t>owever, in our case, we want the features to always remain interpretable to the user, so that we cannot afford such a transformation.</w:t>
        </w:r>
      </w:ins>
      <w:ins w:id="1815" w:author="Arthur Parmentier" w:date="2020-05-20T15:34:00Z">
        <w:r>
          <w:t xml:space="preserve"> Instead, we should only keep the most significant joints in PoseNet outpu</w:t>
        </w:r>
      </w:ins>
      <w:ins w:id="1816" w:author="Arthur Parmentier" w:date="2020-05-20T15:35:00Z">
        <w:r>
          <w:t xml:space="preserve">t such as the wrists or elbows positions, discarding less significant ones </w:t>
        </w:r>
      </w:ins>
      <w:ins w:id="1817" w:author="Arthur Parmentier" w:date="2020-05-20T15:36:00Z">
        <w:r>
          <w:t xml:space="preserve">(for SP) </w:t>
        </w:r>
      </w:ins>
      <w:ins w:id="1818" w:author="Arthur Parmentier" w:date="2020-05-20T15:35:00Z">
        <w:r>
          <w:t xml:space="preserve">such as the nose or hips. However, if the user wants to build its own set of signs that </w:t>
        </w:r>
      </w:ins>
      <w:ins w:id="1819" w:author="Arthur Parmentier" w:date="2020-05-20T15:36:00Z">
        <w:r>
          <w:t xml:space="preserve">rely heavily on these body parts, he would have to use such features. </w:t>
        </w:r>
      </w:ins>
    </w:p>
    <w:p w:rsidR="00264F0D" w:rsidRDefault="005B458C" w:rsidP="00264F0D">
      <w:pPr>
        <w:pStyle w:val="Paragraphedeliste"/>
        <w:numPr>
          <w:ilvl w:val="0"/>
          <w:numId w:val="30"/>
        </w:numPr>
        <w:rPr>
          <w:ins w:id="1820" w:author="Arthur Parmentier" w:date="2020-05-20T19:10:00Z"/>
        </w:rPr>
      </w:pPr>
      <w:ins w:id="1821" w:author="Arthur Parmentier" w:date="2020-05-20T15:27:00Z">
        <w:r>
          <w:lastRenderedPageBreak/>
          <w:t xml:space="preserve">The </w:t>
        </w:r>
      </w:ins>
      <w:ins w:id="1822" w:author="Arthur Parmentier" w:date="2020-05-20T15:38:00Z">
        <w:r w:rsidR="00D2561F">
          <w:t xml:space="preserve">features must be invariant to transformations that are not meaningful and do not correspond </w:t>
        </w:r>
      </w:ins>
      <w:ins w:id="1823" w:author="Arthur Parmentier" w:date="2020-05-20T15:39:00Z">
        <w:r w:rsidR="00D2561F">
          <w:t>to any sign. In particular, the features must be translation</w:t>
        </w:r>
        <w:r w:rsidR="001014E8">
          <w:t>-</w:t>
        </w:r>
      </w:ins>
      <w:ins w:id="1824" w:author="Arthur Parmentier" w:date="2020-05-20T15:40:00Z">
        <w:r w:rsidR="001014E8">
          <w:t xml:space="preserve"> &amp;</w:t>
        </w:r>
      </w:ins>
      <w:ins w:id="1825" w:author="Arthur Parmentier" w:date="2020-05-20T15:39:00Z">
        <w:r w:rsidR="00D2561F">
          <w:t xml:space="preserve"> rotation</w:t>
        </w:r>
      </w:ins>
      <w:ins w:id="1826" w:author="Arthur Parmentier" w:date="2020-05-20T15:40:00Z">
        <w:r w:rsidR="001014E8">
          <w:t>-invariants</w:t>
        </w:r>
      </w:ins>
      <w:ins w:id="1827" w:author="Arthur Parmentier" w:date="2020-05-20T19:07:00Z">
        <w:r w:rsidR="007012CB">
          <w:t xml:space="preserve"> and</w:t>
        </w:r>
      </w:ins>
      <w:ins w:id="1828" w:author="Arthur Parmentier" w:date="2020-05-20T15:40:00Z">
        <w:r w:rsidR="001014E8">
          <w:t xml:space="preserve"> independent of the dimensions of the body of the soundpainter.</w:t>
        </w:r>
        <w:r w:rsidR="001014E8">
          <w:br/>
          <w:t xml:space="preserve">In practice, this is achieved with </w:t>
        </w:r>
      </w:ins>
      <w:ins w:id="1829" w:author="Arthur Parmentier" w:date="2020-05-20T15:41:00Z">
        <w:r w:rsidR="001014E8">
          <w:t xml:space="preserve">PoseNet by taking the </w:t>
        </w:r>
      </w:ins>
      <w:ins w:id="1830" w:author="Arthur Parmentier" w:date="2020-05-20T15:42:00Z">
        <w:r w:rsidR="001014E8">
          <w:t xml:space="preserve">X &amp; Y </w:t>
        </w:r>
      </w:ins>
      <w:ins w:id="1831" w:author="Arthur Parmentier" w:date="2020-05-20T15:41:00Z">
        <w:r w:rsidR="001014E8">
          <w:t xml:space="preserve">distance between </w:t>
        </w:r>
      </w:ins>
      <w:ins w:id="1832" w:author="Arthur Parmentier" w:date="2020-05-20T15:42:00Z">
        <w:r w:rsidR="001014E8">
          <w:t>each joint and the nose, which is considered a fixed point and then normalizing the X dimension with respect to the inter-shoulders dis</w:t>
        </w:r>
      </w:ins>
      <w:ins w:id="1833" w:author="Arthur Parmentier" w:date="2020-05-20T15:43:00Z">
        <w:r w:rsidR="001014E8">
          <w:t>tance and the Y dimension with respect to the distance between the middle of the hips and the nose.</w:t>
        </w:r>
      </w:ins>
      <w:ins w:id="1834" w:author="Arthur Parmentier" w:date="2020-05-20T18:55:00Z">
        <w:r w:rsidR="009A5E99">
          <w:br/>
        </w:r>
      </w:ins>
      <w:ins w:id="1835" w:author="Arthur Parmentier" w:date="2020-05-20T19:08:00Z">
        <w:r w:rsidR="00264F0D">
          <w:t>The feature invariance will allow a sign to be</w:t>
        </w:r>
      </w:ins>
      <w:ins w:id="1836" w:author="Arthur Parmentier" w:date="2020-05-20T19:09:00Z">
        <w:r w:rsidR="00264F0D">
          <w:t xml:space="preserve"> recognized</w:t>
        </w:r>
      </w:ins>
      <w:ins w:id="1837" w:author="Arthur Parmentier" w:date="2020-05-20T19:08:00Z">
        <w:r w:rsidR="00264F0D">
          <w:t xml:space="preserve"> </w:t>
        </w:r>
      </w:ins>
      <w:ins w:id="1838" w:author="Arthur Parmentier" w:date="2020-05-20T19:09:00Z">
        <w:r w:rsidR="00264F0D">
          <w:t xml:space="preserve">independently of the soundpainter’s </w:t>
        </w:r>
      </w:ins>
    </w:p>
    <w:p w:rsidR="005B458C" w:rsidRDefault="00264F0D" w:rsidP="00264F0D">
      <w:pPr>
        <w:pStyle w:val="Paragraphedeliste"/>
        <w:numPr>
          <w:ilvl w:val="1"/>
          <w:numId w:val="30"/>
        </w:numPr>
        <w:rPr>
          <w:ins w:id="1839" w:author="Arthur Parmentier" w:date="2020-05-20T19:10:00Z"/>
        </w:rPr>
      </w:pPr>
      <w:ins w:id="1840" w:author="Arthur Parmentier" w:date="2020-05-20T19:09:00Z">
        <w:r>
          <w:t>location and orientation</w:t>
        </w:r>
      </w:ins>
      <w:ins w:id="1841" w:author="Arthur Parmentier" w:date="2020-05-20T18:56:00Z">
        <w:r w:rsidR="009A5E99">
          <w:t xml:space="preserve"> </w:t>
        </w:r>
      </w:ins>
      <w:ins w:id="1842" w:author="Arthur Parmentier" w:date="2020-05-20T19:10:00Z">
        <w:r>
          <w:t>(</w:t>
        </w:r>
      </w:ins>
      <w:ins w:id="1843" w:author="Arthur Parmentier" w:date="2020-05-20T18:56:00Z">
        <w:r w:rsidR="009A5E99">
          <w:t xml:space="preserve">as long as the soundpainter </w:t>
        </w:r>
      </w:ins>
      <w:ins w:id="1844" w:author="Arthur Parmentier" w:date="2020-05-20T19:00:00Z">
        <w:r w:rsidR="001D766B">
          <w:t xml:space="preserve">faces the camera </w:t>
        </w:r>
      </w:ins>
      <w:ins w:id="1845" w:author="Arthur Parmentier" w:date="2020-05-20T19:01:00Z">
        <w:r w:rsidR="001D766B">
          <w:t xml:space="preserve">with a relatively small angle </w:t>
        </w:r>
      </w:ins>
      <w:ins w:id="1846" w:author="Arthur Parmentier" w:date="2020-05-20T19:00:00Z">
        <w:r w:rsidR="001D766B">
          <w:t>and does</w:t>
        </w:r>
      </w:ins>
      <w:ins w:id="1847" w:author="Arthur Parmentier" w:date="2020-05-20T18:57:00Z">
        <w:r w:rsidR="009A5E99">
          <w:t xml:space="preserve"> not</w:t>
        </w:r>
      </w:ins>
      <w:ins w:id="1848" w:author="Arthur Parmentier" w:date="2020-05-20T19:00:00Z">
        <w:r w:rsidR="001D766B">
          <w:t xml:space="preserve"> </w:t>
        </w:r>
      </w:ins>
      <w:ins w:id="1849" w:author="Arthur Parmentier" w:date="2020-05-20T18:57:00Z">
        <w:r w:rsidR="009A5E99">
          <w:t>get outside</w:t>
        </w:r>
      </w:ins>
      <w:ins w:id="1850" w:author="Arthur Parmentier" w:date="2020-05-20T19:00:00Z">
        <w:r w:rsidR="001D766B">
          <w:t xml:space="preserve"> its</w:t>
        </w:r>
      </w:ins>
      <w:ins w:id="1851" w:author="Arthur Parmentier" w:date="2020-05-20T18:57:00Z">
        <w:r w:rsidR="009A5E99">
          <w:t xml:space="preserve"> field of view</w:t>
        </w:r>
      </w:ins>
      <w:ins w:id="1852" w:author="Arthur Parmentier" w:date="2020-05-20T19:10:00Z">
        <w:r>
          <w:t>)</w:t>
        </w:r>
      </w:ins>
    </w:p>
    <w:p w:rsidR="00264F0D" w:rsidRDefault="00264F0D" w:rsidP="00264F0D">
      <w:pPr>
        <w:pStyle w:val="Paragraphedeliste"/>
        <w:numPr>
          <w:ilvl w:val="1"/>
          <w:numId w:val="30"/>
        </w:numPr>
        <w:rPr>
          <w:ins w:id="1853" w:author="Arthur Parmentier" w:date="2020-05-20T19:35:00Z"/>
        </w:rPr>
      </w:pPr>
      <w:ins w:id="1854" w:author="Arthur Parmentier" w:date="2020-05-20T19:10:00Z">
        <w:r>
          <w:t>body dimensions (assuming that the general proportions of the human b</w:t>
        </w:r>
      </w:ins>
      <w:ins w:id="1855" w:author="Arthur Parmentier" w:date="2020-05-20T19:11:00Z">
        <w:r>
          <w:t xml:space="preserve">ody </w:t>
        </w:r>
      </w:ins>
      <w:ins w:id="1856" w:author="Arthur Parmentier" w:date="2020-05-20T19:34:00Z">
        <w:r w:rsidR="0005532E">
          <w:t>remain</w:t>
        </w:r>
      </w:ins>
      <w:ins w:id="1857" w:author="Arthur Parmentier" w:date="2020-05-20T19:11:00Z">
        <w:r>
          <w:t xml:space="preserve"> constant)</w:t>
        </w:r>
      </w:ins>
    </w:p>
    <w:p w:rsidR="0005532E" w:rsidRDefault="0005532E" w:rsidP="0005532E">
      <w:pPr>
        <w:rPr>
          <w:ins w:id="1858" w:author="Arthur Parmentier" w:date="2020-05-20T19:37:00Z"/>
        </w:rPr>
      </w:pPr>
      <w:ins w:id="1859" w:author="Arthur Parmentier" w:date="2020-05-20T19:35:00Z">
        <w:r>
          <w:t>With these constraints in mind</w:t>
        </w:r>
      </w:ins>
      <w:ins w:id="1860" w:author="Arthur Parmentier" w:date="2020-05-20T19:40:00Z">
        <w:r>
          <w:t xml:space="preserve"> and </w:t>
        </w:r>
      </w:ins>
      <w:ins w:id="1861" w:author="Arthur Parmentier" w:date="2020-05-20T19:42:00Z">
        <w:r w:rsidR="00C2080C">
          <w:t xml:space="preserve">from </w:t>
        </w:r>
      </w:ins>
      <w:ins w:id="1862" w:author="Arthur Parmentier" w:date="2020-05-20T19:40:00Z">
        <w:r>
          <w:t>my previous knowledge of SP signs</w:t>
        </w:r>
      </w:ins>
      <w:ins w:id="1863" w:author="Arthur Parmentier" w:date="2020-05-20T19:36:00Z">
        <w:r>
          <w:t xml:space="preserve">, </w:t>
        </w:r>
      </w:ins>
      <w:ins w:id="1864" w:author="Arthur Parmentier" w:date="2020-05-20T19:40:00Z">
        <w:r w:rsidR="00C2080C">
          <w:t>I</w:t>
        </w:r>
      </w:ins>
      <w:ins w:id="1865" w:author="Arthur Parmentier" w:date="2020-05-20T19:36:00Z">
        <w:r>
          <w:t xml:space="preserve"> c</w:t>
        </w:r>
      </w:ins>
      <w:ins w:id="1866" w:author="Arthur Parmentier" w:date="2020-05-20T19:42:00Z">
        <w:r w:rsidR="00C2080C">
          <w:t>ould first</w:t>
        </w:r>
      </w:ins>
      <w:ins w:id="1867" w:author="Arthur Parmentier" w:date="2020-05-20T19:36:00Z">
        <w:r>
          <w:t xml:space="preserve"> order the body joints in PoseNet by their importance for SP signs recognition for </w:t>
        </w:r>
      </w:ins>
      <w:ins w:id="1868" w:author="Arthur Parmentier" w:date="2020-05-20T19:37:00Z">
        <w:r>
          <w:t>basic signs in default mode:</w:t>
        </w:r>
      </w:ins>
    </w:p>
    <w:p w:rsidR="0005532E" w:rsidRDefault="0005532E" w:rsidP="0005532E">
      <w:pPr>
        <w:pStyle w:val="Paragraphedeliste"/>
        <w:numPr>
          <w:ilvl w:val="0"/>
          <w:numId w:val="31"/>
        </w:numPr>
        <w:rPr>
          <w:ins w:id="1869" w:author="Arthur Parmentier" w:date="2020-05-20T19:40:00Z"/>
        </w:rPr>
      </w:pPr>
      <w:ins w:id="1870" w:author="Arthur Parmentier" w:date="2020-05-20T19:37:00Z">
        <w:r>
          <w:t>wrists</w:t>
        </w:r>
      </w:ins>
    </w:p>
    <w:p w:rsidR="0005532E" w:rsidRDefault="0005532E">
      <w:pPr>
        <w:pStyle w:val="Paragraphedeliste"/>
        <w:numPr>
          <w:ilvl w:val="0"/>
          <w:numId w:val="31"/>
        </w:numPr>
        <w:rPr>
          <w:ins w:id="1871" w:author="Arthur Parmentier" w:date="2020-05-20T19:37:00Z"/>
        </w:rPr>
      </w:pPr>
      <w:ins w:id="1872" w:author="Arthur Parmentier" w:date="2020-05-20T19:40:00Z">
        <w:r>
          <w:t>elbows</w:t>
        </w:r>
      </w:ins>
    </w:p>
    <w:p w:rsidR="00C2080C" w:rsidRDefault="00C2080C" w:rsidP="00C2080C">
      <w:pPr>
        <w:pStyle w:val="Paragraphedeliste"/>
        <w:numPr>
          <w:ilvl w:val="0"/>
          <w:numId w:val="31"/>
        </w:numPr>
        <w:rPr>
          <w:ins w:id="1873" w:author="Arthur Parmentier" w:date="2020-05-20T19:41:00Z"/>
        </w:rPr>
      </w:pPr>
      <w:ins w:id="1874" w:author="Arthur Parmentier" w:date="2020-05-20T19:41:00Z">
        <w:r>
          <w:t>shoulders</w:t>
        </w:r>
      </w:ins>
    </w:p>
    <w:p w:rsidR="00C2080C" w:rsidRDefault="00C2080C" w:rsidP="00C2080C">
      <w:pPr>
        <w:pStyle w:val="Paragraphedeliste"/>
        <w:numPr>
          <w:ilvl w:val="0"/>
          <w:numId w:val="31"/>
        </w:numPr>
        <w:rPr>
          <w:ins w:id="1875" w:author="Arthur Parmentier" w:date="2020-05-20T19:41:00Z"/>
        </w:rPr>
      </w:pPr>
      <w:ins w:id="1876" w:author="Arthur Parmentier" w:date="2020-05-20T19:41:00Z">
        <w:r>
          <w:t>all other joints</w:t>
        </w:r>
      </w:ins>
    </w:p>
    <w:p w:rsidR="00C2080C" w:rsidRDefault="00C2080C" w:rsidP="00C2080C">
      <w:pPr>
        <w:rPr>
          <w:ins w:id="1877" w:author="Arthur Parmentier" w:date="2020-05-21T15:29:00Z"/>
        </w:rPr>
      </w:pPr>
      <w:ins w:id="1878" w:author="Arthur Parmentier" w:date="2020-05-20T19:41:00Z">
        <w:r>
          <w:t>I</w:t>
        </w:r>
      </w:ins>
      <w:ins w:id="1879" w:author="Arthur Parmentier" w:date="2020-05-20T19:42:00Z">
        <w:r>
          <w:t xml:space="preserve">n fact, </w:t>
        </w:r>
      </w:ins>
      <w:ins w:id="1880" w:author="Arthur Parmentier" w:date="2020-05-20T19:43:00Z">
        <w:r>
          <w:t>I decided to only use wrists and elbows positions</w:t>
        </w:r>
      </w:ins>
      <w:ins w:id="1881" w:author="Arthur Parmentier" w:date="2020-05-20T19:44:00Z">
        <w:r>
          <w:t>, which gave the best performance in my initial tests</w:t>
        </w:r>
      </w:ins>
      <w:ins w:id="1882" w:author="Arthur Parmentier" w:date="2020-05-20T19:47:00Z">
        <w:r w:rsidR="00545764">
          <w:t>, reducing the feature space dimension to 8</w:t>
        </w:r>
        <w:r w:rsidR="00567C86">
          <w:t xml:space="preserve"> instead of 34 (all </w:t>
        </w:r>
        <w:r w:rsidR="00667A8E">
          <w:t xml:space="preserve">17 </w:t>
        </w:r>
        <w:r w:rsidR="00567C86">
          <w:t>body joints X and Y values)</w:t>
        </w:r>
        <w:r w:rsidR="005550CB">
          <w:t>.</w:t>
        </w:r>
      </w:ins>
      <w:ins w:id="1883" w:author="Arthur Parmentier" w:date="2020-05-20T19:43:00Z">
        <w:r>
          <w:rPr>
            <w:rStyle w:val="Appelnotedebasdep"/>
          </w:rPr>
          <w:footnoteReference w:id="23"/>
        </w:r>
      </w:ins>
    </w:p>
    <w:p w:rsidR="00ED2134" w:rsidRPr="00046393" w:rsidRDefault="00ED2134">
      <w:pPr>
        <w:rPr>
          <w:ins w:id="1902" w:author="Arthur Parmentier" w:date="2020-05-20T20:02:00Z"/>
        </w:rPr>
      </w:pPr>
    </w:p>
    <w:p w:rsidR="00C46A73" w:rsidRDefault="00F304EE">
      <w:pPr>
        <w:pStyle w:val="Titre4"/>
        <w:rPr>
          <w:ins w:id="1903" w:author="Arthur Parmentier" w:date="2020-05-21T15:08:00Z"/>
        </w:rPr>
        <w:pPrChange w:id="1904" w:author="Arthur Parmentier" w:date="2020-05-21T15:08:00Z">
          <w:pPr/>
        </w:pPrChange>
      </w:pPr>
      <w:ins w:id="1905" w:author="Arthur Parmentier" w:date="2020-05-20T20:02:00Z">
        <w:r>
          <w:t>Hands tracking</w:t>
        </w:r>
      </w:ins>
    </w:p>
    <w:p w:rsidR="00C46A73" w:rsidRDefault="00C46A73" w:rsidP="00F304EE">
      <w:pPr>
        <w:rPr>
          <w:ins w:id="1906" w:author="Arthur Parmentier" w:date="2020-05-21T15:08:00Z"/>
        </w:rPr>
      </w:pPr>
    </w:p>
    <w:p w:rsidR="00F304EE" w:rsidRDefault="00F304EE" w:rsidP="00F304EE">
      <w:pPr>
        <w:rPr>
          <w:ins w:id="1907" w:author="Arthur Parmentier" w:date="2020-05-21T15:08:00Z"/>
        </w:rPr>
      </w:pPr>
      <w:ins w:id="1908" w:author="Arthur Parmentier" w:date="2020-05-20T20:03:00Z">
        <w:r>
          <w:t>THIS PART IS TO BE WRITTEN once the situation with the Hi5 gloves is clearer.</w:t>
        </w:r>
      </w:ins>
    </w:p>
    <w:p w:rsidR="00C46A73" w:rsidRDefault="00C46A73" w:rsidP="00F304EE">
      <w:pPr>
        <w:rPr>
          <w:ins w:id="1909" w:author="Arthur Parmentier" w:date="2020-05-21T15:07:00Z"/>
        </w:rPr>
      </w:pPr>
      <w:ins w:id="1910" w:author="Arthur Parmentier" w:date="2020-05-21T15:08:00Z">
        <w:r>
          <w:t>Mention HandPose and alternative gloves systems</w:t>
        </w:r>
      </w:ins>
    </w:p>
    <w:p w:rsidR="00C46A73" w:rsidRDefault="00C46A73" w:rsidP="00F304EE">
      <w:pPr>
        <w:rPr>
          <w:ins w:id="1911" w:author="Arthur Parmentier" w:date="2020-05-20T20:03:00Z"/>
        </w:rPr>
      </w:pPr>
    </w:p>
    <w:p w:rsidR="00F304EE" w:rsidRDefault="00F304EE" w:rsidP="00F304EE">
      <w:pPr>
        <w:pStyle w:val="Titre4"/>
        <w:rPr>
          <w:ins w:id="1912" w:author="Arthur Parmentier" w:date="2020-05-23T10:02:00Z"/>
        </w:rPr>
      </w:pPr>
      <w:ins w:id="1913" w:author="Arthur Parmentier" w:date="2020-05-20T20:03:00Z">
        <w:r>
          <w:t>Input manager</w:t>
        </w:r>
      </w:ins>
    </w:p>
    <w:p w:rsidR="00F304EE" w:rsidRDefault="00AF3FE7" w:rsidP="00F304EE">
      <w:pPr>
        <w:rPr>
          <w:ins w:id="1914" w:author="Arthur Parmentier" w:date="2020-05-20T20:24:00Z"/>
        </w:rPr>
      </w:pPr>
      <w:ins w:id="1915" w:author="Arthur Parmentier" w:date="2020-05-20T20:22:00Z">
        <w:r>
          <w:t xml:space="preserve">I initially created the ‘input manager’ </w:t>
        </w:r>
      </w:ins>
      <w:ins w:id="1916" w:author="Arthur Parmentier" w:date="2020-05-20T20:23:00Z">
        <w:r>
          <w:t>to allow the user to select in the list of all possible inputs (PoseNet, Kinect, gloves…) those that he was using and to discard those that were unused.</w:t>
        </w:r>
      </w:ins>
      <w:ins w:id="1917" w:author="Arthur Parmentier" w:date="2020-05-20T20:24:00Z">
        <w:r>
          <w:t xml:space="preserve"> This way, </w:t>
        </w:r>
      </w:ins>
      <w:ins w:id="1918" w:author="Arthur Parmentier" w:date="2020-05-23T10:29:00Z">
        <w:r w:rsidR="001A4444">
          <w:t>each part of the</w:t>
        </w:r>
      </w:ins>
      <w:ins w:id="1919" w:author="Arthur Parmentier" w:date="2020-05-20T20:24:00Z">
        <w:r>
          <w:t xml:space="preserve"> system would know how many features to expect and how to route the data flow correctly.</w:t>
        </w:r>
      </w:ins>
    </w:p>
    <w:p w:rsidR="00937092" w:rsidRDefault="00EA3401" w:rsidP="00F304EE">
      <w:pPr>
        <w:rPr>
          <w:ins w:id="1920" w:author="Arthur Parmentier" w:date="2020-05-20T22:45:00Z"/>
        </w:rPr>
      </w:pPr>
      <w:ins w:id="1921" w:author="Arthur Parmentier" w:date="2020-05-23T10:30:00Z">
        <w:r>
          <w:lastRenderedPageBreak/>
          <w:t>It now also allows the user</w:t>
        </w:r>
      </w:ins>
      <w:ins w:id="1922" w:author="Arthur Parmentier" w:date="2020-05-20T20:25:00Z">
        <w:r w:rsidR="00AF3FE7">
          <w:t xml:space="preserve"> to add his own input to the system automatically, without manually creating additional routings all over the program. The necessary </w:t>
        </w:r>
      </w:ins>
      <w:ins w:id="1923" w:author="Arthur Parmentier" w:date="2020-05-20T20:26:00Z">
        <w:r w:rsidR="00AF3FE7">
          <w:t>informations</w:t>
        </w:r>
      </w:ins>
      <w:ins w:id="1924" w:author="Arthur Parmentier" w:date="2020-05-20T20:25:00Z">
        <w:r w:rsidR="00AF3FE7">
          <w:t xml:space="preserve"> that the </w:t>
        </w:r>
      </w:ins>
      <w:ins w:id="1925" w:author="Arthur Parmentier" w:date="2020-05-20T20:26:00Z">
        <w:r w:rsidR="00AF3FE7">
          <w:t xml:space="preserve">user must provide to use his own input are </w:t>
        </w:r>
      </w:ins>
    </w:p>
    <w:p w:rsidR="00AF3FE7" w:rsidRDefault="00AF3FE7" w:rsidP="00937092">
      <w:pPr>
        <w:pStyle w:val="Paragraphedeliste"/>
        <w:numPr>
          <w:ilvl w:val="0"/>
          <w:numId w:val="34"/>
        </w:numPr>
        <w:rPr>
          <w:ins w:id="1926" w:author="Arthur Parmentier" w:date="2020-05-20T22:45:00Z"/>
        </w:rPr>
      </w:pPr>
      <w:ins w:id="1927" w:author="Arthur Parmentier" w:date="2020-05-20T20:26:00Z">
        <w:r>
          <w:t>the name of the input</w:t>
        </w:r>
      </w:ins>
      <w:ins w:id="1928" w:author="Arthur Parmentier" w:date="2020-05-20T22:44:00Z">
        <w:r w:rsidR="00937092">
          <w:t xml:space="preserve"> inside the “Select inputs” panel</w:t>
        </w:r>
      </w:ins>
    </w:p>
    <w:p w:rsidR="00937092" w:rsidRDefault="00937092" w:rsidP="00937092">
      <w:pPr>
        <w:pStyle w:val="Paragraphedeliste"/>
        <w:numPr>
          <w:ilvl w:val="0"/>
          <w:numId w:val="34"/>
        </w:numPr>
        <w:rPr>
          <w:ins w:id="1929" w:author="Arthur Parmentier" w:date="2020-05-20T22:45:00Z"/>
        </w:rPr>
      </w:pPr>
      <w:ins w:id="1930" w:author="Arthur Parmentier" w:date="2020-05-20T22:45:00Z">
        <w:r>
          <w:t xml:space="preserve">the input data flow itself </w:t>
        </w:r>
      </w:ins>
      <w:ins w:id="1931" w:author="Arthur Parmentier" w:date="2020-05-20T22:56:00Z">
        <w:r w:rsidR="00985386">
          <w:t>through</w:t>
        </w:r>
      </w:ins>
      <w:ins w:id="1932" w:author="Arthur Parmentier" w:date="2020-05-20T22:45:00Z">
        <w:r>
          <w:t xml:space="preserve"> a “send &lt;input_name&gt;” object</w:t>
        </w:r>
      </w:ins>
    </w:p>
    <w:p w:rsidR="00126A02" w:rsidRDefault="00937092" w:rsidP="00126A02">
      <w:pPr>
        <w:pStyle w:val="Paragraphedeliste"/>
        <w:numPr>
          <w:ilvl w:val="0"/>
          <w:numId w:val="34"/>
        </w:numPr>
        <w:rPr>
          <w:ins w:id="1933" w:author="Arthur Parmentier" w:date="2020-05-21T15:27:00Z"/>
        </w:rPr>
      </w:pPr>
      <w:ins w:id="1934" w:author="Arthur Parmentier" w:date="2020-05-20T22:45:00Z">
        <w:r>
          <w:t>the</w:t>
        </w:r>
      </w:ins>
      <w:ins w:id="1935" w:author="Arthur Parmentier" w:date="2020-05-20T22:48:00Z">
        <w:r>
          <w:t xml:space="preserve"> “input size” (</w:t>
        </w:r>
      </w:ins>
      <w:ins w:id="1936" w:author="Arthur Parmentier" w:date="2020-05-20T22:46:00Z">
        <w:r>
          <w:t>number of dimensions of the input</w:t>
        </w:r>
      </w:ins>
      <w:ins w:id="1937" w:author="Arthur Parmentier" w:date="2020-05-20T22:48:00Z">
        <w:r>
          <w:t>)</w:t>
        </w:r>
      </w:ins>
      <w:ins w:id="1938" w:author="Arthur Parmentier" w:date="2020-05-20T22:47:00Z">
        <w:r>
          <w:t xml:space="preserve"> </w:t>
        </w:r>
      </w:ins>
      <w:ins w:id="1939" w:author="Arthur Parmentier" w:date="2020-05-20T22:54:00Z">
        <w:r w:rsidR="00ED06F1">
          <w:t>sent</w:t>
        </w:r>
      </w:ins>
      <w:ins w:id="1940" w:author="Arthur Parmentier" w:date="2020-05-20T22:47:00Z">
        <w:r>
          <w:t xml:space="preserve"> </w:t>
        </w:r>
      </w:ins>
      <w:ins w:id="1941" w:author="Arthur Parmentier" w:date="2020-05-20T22:52:00Z">
        <w:r w:rsidR="008D00B2">
          <w:t>(only once)</w:t>
        </w:r>
      </w:ins>
      <w:ins w:id="1942" w:author="Arthur Parmentier" w:date="2020-05-20T22:46:00Z">
        <w:r>
          <w:t xml:space="preserve"> </w:t>
        </w:r>
      </w:ins>
      <w:ins w:id="1943" w:author="Arthur Parmentier" w:date="2020-05-20T22:52:00Z">
        <w:r w:rsidR="008D00B2">
          <w:t>before the recording is launched</w:t>
        </w:r>
      </w:ins>
      <w:ins w:id="1944" w:author="Arthur Parmentier" w:date="2020-05-20T22:47:00Z">
        <w:r>
          <w:rPr>
            <w:rStyle w:val="Appelnotedebasdep"/>
          </w:rPr>
          <w:footnoteReference w:id="24"/>
        </w:r>
      </w:ins>
      <w:ins w:id="1969" w:author="Arthur Parmentier" w:date="2020-05-20T22:54:00Z">
        <w:r w:rsidR="00ED06F1">
          <w:t xml:space="preserve"> through a “sen</w:t>
        </w:r>
      </w:ins>
      <w:ins w:id="1970" w:author="Arthur Parmentier" w:date="2020-05-20T22:57:00Z">
        <w:r w:rsidR="00985386">
          <w:t>d</w:t>
        </w:r>
      </w:ins>
      <w:ins w:id="1971" w:author="Arthur Parmentier" w:date="2020-05-20T22:54:00Z">
        <w:r w:rsidR="00ED06F1">
          <w:t xml:space="preserve"> </w:t>
        </w:r>
      </w:ins>
      <w:ins w:id="1972" w:author="Arthur Parmentier" w:date="2020-05-20T22:55:00Z">
        <w:r w:rsidR="00A62CFE">
          <w:t>&lt;input_name&gt;_size” object</w:t>
        </w:r>
      </w:ins>
    </w:p>
    <w:p w:rsidR="00D0466E" w:rsidRPr="00F304EE" w:rsidRDefault="00D0466E">
      <w:pPr>
        <w:pStyle w:val="Paragraphedeliste"/>
        <w:numPr>
          <w:ilvl w:val="0"/>
          <w:numId w:val="34"/>
        </w:numPr>
        <w:rPr>
          <w:ins w:id="1973" w:author="Arthur Parmentier" w:date="2020-05-20T19:38:00Z"/>
        </w:rPr>
        <w:pPrChange w:id="1974" w:author="Arthur Parmentier" w:date="2020-05-21T15:10:00Z">
          <w:pPr>
            <w:pStyle w:val="Paragraphedeliste"/>
            <w:numPr>
              <w:numId w:val="31"/>
            </w:numPr>
            <w:ind w:hanging="360"/>
          </w:pPr>
        </w:pPrChange>
      </w:pPr>
      <w:ins w:id="1975" w:author="Arthur Parmentier" w:date="2020-05-21T15:27:00Z">
        <w:r>
          <w:t>what classifiers should receive the input</w:t>
        </w:r>
      </w:ins>
    </w:p>
    <w:p w:rsidR="002E315F" w:rsidRPr="003D367C" w:rsidDel="00F02080" w:rsidRDefault="002E315F">
      <w:pPr>
        <w:rPr>
          <w:del w:id="1976" w:author="Arthur Parmentier" w:date="2020-05-20T19:53:00Z"/>
          <w:rPrChange w:id="1977" w:author="Arthur Parmentier" w:date="2020-05-20T11:41:00Z">
            <w:rPr>
              <w:del w:id="1978" w:author="Arthur Parmentier" w:date="2020-05-20T19:53:00Z"/>
            </w:rPr>
          </w:rPrChange>
        </w:rPr>
        <w:pPrChange w:id="1979" w:author="Arthur Parmentier" w:date="2020-05-20T19:38:00Z">
          <w:pPr>
            <w:pStyle w:val="Titre2"/>
          </w:pPr>
        </w:pPrChange>
      </w:pPr>
      <w:bookmarkStart w:id="1980" w:name="_Toc41067207"/>
      <w:bookmarkEnd w:id="1980"/>
    </w:p>
    <w:p w:rsidR="00F25194" w:rsidRDefault="00F25194">
      <w:pPr>
        <w:pStyle w:val="Titre3"/>
        <w:rPr>
          <w:ins w:id="1981" w:author="Arthur Parmentier" w:date="2020-05-20T19:53:00Z"/>
        </w:rPr>
      </w:pPr>
      <w:bookmarkStart w:id="1982" w:name="_Toc41067208"/>
      <w:r w:rsidRPr="00953072">
        <w:t xml:space="preserve">Part 2: </w:t>
      </w:r>
      <w:del w:id="1983" w:author="Arthur Parmentier" w:date="2020-05-20T19:57:00Z">
        <w:r w:rsidRPr="00953072" w:rsidDel="000C6A61">
          <w:delText>Training &amp; data management</w:delText>
        </w:r>
      </w:del>
      <w:ins w:id="1984" w:author="Arthur Parmentier" w:date="2020-05-20T19:57:00Z">
        <w:r w:rsidR="000C6A61">
          <w:t>Signs &amp; dictionary management</w:t>
        </w:r>
      </w:ins>
      <w:bookmarkEnd w:id="1982"/>
    </w:p>
    <w:p w:rsidR="00F304EE" w:rsidRDefault="000C6A61" w:rsidP="00070661">
      <w:pPr>
        <w:rPr>
          <w:ins w:id="1985" w:author="Arthur Parmentier" w:date="2020-05-20T21:38:00Z"/>
        </w:rPr>
      </w:pPr>
      <w:ins w:id="1986" w:author="Arthur Parmentier" w:date="2020-05-20T19:57:00Z">
        <w:r>
          <w:t xml:space="preserve">We have seen that creating new signs is </w:t>
        </w:r>
      </w:ins>
      <w:ins w:id="1987" w:author="Arthur Parmentier" w:date="2020-05-20T19:58:00Z">
        <w:r>
          <w:t xml:space="preserve">historically the core mechanism of SP. </w:t>
        </w:r>
      </w:ins>
      <w:ins w:id="1988" w:author="Arthur Parmentier" w:date="2020-05-20T21:38:00Z">
        <w:r w:rsidR="00070661">
          <w:t xml:space="preserve">In my program, a sign is defined </w:t>
        </w:r>
      </w:ins>
      <w:ins w:id="1989" w:author="Arthur Parmentier" w:date="2020-05-20T21:45:00Z">
        <w:r w:rsidR="002D466E">
          <w:t>two</w:t>
        </w:r>
      </w:ins>
      <w:ins w:id="1990" w:author="Arthur Parmentier" w:date="2020-05-20T21:38:00Z">
        <w:r w:rsidR="00070661">
          <w:t xml:space="preserve"> properties:</w:t>
        </w:r>
      </w:ins>
    </w:p>
    <w:p w:rsidR="00070661" w:rsidRDefault="00070661">
      <w:pPr>
        <w:pStyle w:val="Paragraphedeliste"/>
        <w:numPr>
          <w:ilvl w:val="0"/>
          <w:numId w:val="33"/>
        </w:numPr>
        <w:rPr>
          <w:ins w:id="1991" w:author="Arthur Parmentier" w:date="2020-05-20T20:02:00Z"/>
        </w:rPr>
        <w:pPrChange w:id="1992" w:author="Arthur Parmentier" w:date="2020-05-20T21:38:00Z">
          <w:pPr>
            <w:pStyle w:val="Paragraphedeliste"/>
            <w:numPr>
              <w:numId w:val="32"/>
            </w:numPr>
            <w:ind w:hanging="360"/>
          </w:pPr>
        </w:pPrChange>
      </w:pPr>
      <w:ins w:id="1993" w:author="Arthur Parmentier" w:date="2020-05-20T21:38:00Z">
        <w:r>
          <w:t>Its name</w:t>
        </w:r>
      </w:ins>
    </w:p>
    <w:p w:rsidR="00F304EE" w:rsidRDefault="00070661" w:rsidP="00F304EE">
      <w:pPr>
        <w:pStyle w:val="Paragraphedeliste"/>
        <w:numPr>
          <w:ilvl w:val="0"/>
          <w:numId w:val="32"/>
        </w:numPr>
        <w:rPr>
          <w:ins w:id="1994" w:author="Arthur Parmentier" w:date="2020-05-20T21:50:00Z"/>
        </w:rPr>
      </w:pPr>
      <w:ins w:id="1995" w:author="Arthur Parmentier" w:date="2020-05-20T21:39:00Z">
        <w:r>
          <w:t>Its category</w:t>
        </w:r>
      </w:ins>
      <w:ins w:id="1996" w:author="Arthur Parmentier" w:date="2020-05-20T21:28:00Z">
        <w:r w:rsidR="007D4B4B">
          <w:t>, in ana</w:t>
        </w:r>
      </w:ins>
      <w:ins w:id="1997" w:author="Arthur Parmentier" w:date="2020-05-20T21:29:00Z">
        <w:r w:rsidR="007D4B4B">
          <w:t>logy with the syntaxic model of the d</w:t>
        </w:r>
      </w:ins>
      <w:ins w:id="1998" w:author="Arthur Parmentier" w:date="2020-05-20T21:30:00Z">
        <w:r w:rsidR="007D4B4B">
          <w:t>efault SP mode: WHO, WHAT, HOW, WHEN, OFF,</w:t>
        </w:r>
      </w:ins>
      <w:ins w:id="1999" w:author="Arthur Parmentier" w:date="2020-05-20T21:31:00Z">
        <w:r w:rsidR="007D4B4B">
          <w:t xml:space="preserve"> NEUTRAL</w:t>
        </w:r>
      </w:ins>
      <w:ins w:id="2000" w:author="Arthur Parmentier" w:date="2020-05-20T21:32:00Z">
        <w:r w:rsidR="007D4B4B">
          <w:t>, LOGIC</w:t>
        </w:r>
      </w:ins>
      <w:ins w:id="2001" w:author="Arthur Parmentier" w:date="2020-05-20T21:40:00Z">
        <w:r>
          <w:t xml:space="preserve"> </w:t>
        </w:r>
        <w:r w:rsidRPr="00070661">
          <w:rPr>
            <w:b/>
            <w:bCs/>
            <w:rPrChange w:id="2002" w:author="Arthur Parmentier" w:date="2020-05-20T21:40:00Z">
              <w:rPr/>
            </w:rPrChange>
          </w:rPr>
          <w:t>(CHECK IF POTENTIOMETER</w:t>
        </w:r>
      </w:ins>
      <w:ins w:id="2003" w:author="Arthur Parmentier" w:date="2020-05-20T21:41:00Z">
        <w:r>
          <w:rPr>
            <w:b/>
            <w:bCs/>
          </w:rPr>
          <w:t>/MAPPING</w:t>
        </w:r>
        <w:r w:rsidR="00E762DF">
          <w:rPr>
            <w:b/>
            <w:bCs/>
          </w:rPr>
          <w:t xml:space="preserve"> instead of “HOW”</w:t>
        </w:r>
      </w:ins>
      <w:ins w:id="2004" w:author="Arthur Parmentier" w:date="2020-05-20T21:40:00Z">
        <w:r w:rsidRPr="00070661">
          <w:rPr>
            <w:b/>
            <w:bCs/>
            <w:rPrChange w:id="2005" w:author="Arthur Parmentier" w:date="2020-05-20T21:40:00Z">
              <w:rPr/>
            </w:rPrChange>
          </w:rPr>
          <w:t xml:space="preserve"> is relevant when using with gloves)</w:t>
        </w:r>
      </w:ins>
      <w:ins w:id="2006" w:author="Arthur Parmentier" w:date="2020-05-20T21:32:00Z">
        <w:r w:rsidR="007D4B4B">
          <w:t>. Other categories such as MODE</w:t>
        </w:r>
      </w:ins>
      <w:ins w:id="2007" w:author="Arthur Parmentier" w:date="2020-05-20T21:39:00Z">
        <w:r>
          <w:t xml:space="preserve"> </w:t>
        </w:r>
      </w:ins>
      <w:ins w:id="2008" w:author="Arthur Parmentier" w:date="2020-05-20T21:33:00Z">
        <w:r w:rsidR="007D4B4B">
          <w:t>are not implemented yet, given that the program only focuses on the default mode of SP.</w:t>
        </w:r>
      </w:ins>
    </w:p>
    <w:p w:rsidR="0012023C" w:rsidRDefault="001653F3" w:rsidP="001653F3">
      <w:pPr>
        <w:rPr>
          <w:ins w:id="2009" w:author="Arthur Parmentier" w:date="2020-05-22T09:21:00Z"/>
        </w:rPr>
      </w:pPr>
      <w:ins w:id="2010" w:author="Arthur Parmentier" w:date="2020-05-20T21:50:00Z">
        <w:r>
          <w:t>These two properties are sufficient to allow t</w:t>
        </w:r>
      </w:ins>
      <w:ins w:id="2011" w:author="Arthur Parmentier" w:date="2020-05-20T21:51:00Z">
        <w:r>
          <w:t>he program to parse the sign</w:t>
        </w:r>
      </w:ins>
      <w:ins w:id="2012" w:author="Arthur Parmentier" w:date="2020-05-20T22:05:00Z">
        <w:r w:rsidR="0012023C">
          <w:t>, i.e. to construct a meaningful request from the temporal flow of signs.</w:t>
        </w:r>
      </w:ins>
    </w:p>
    <w:p w:rsidR="00A87845" w:rsidRDefault="00A87845" w:rsidP="001653F3">
      <w:pPr>
        <w:rPr>
          <w:ins w:id="2013" w:author="Arthur Parmentier" w:date="2020-05-20T22:05:00Z"/>
        </w:rPr>
      </w:pPr>
      <w:ins w:id="2014" w:author="Arthur Parmentier" w:date="2020-05-22T09:21:00Z">
        <w:r>
          <w:t>De</w:t>
        </w:r>
      </w:ins>
      <w:ins w:id="2015" w:author="Arthur Parmentier" w:date="2020-05-22T09:22:00Z">
        <w:r>
          <w:t xml:space="preserve">fining new signs can be done in 2.1. (see </w:t>
        </w:r>
        <w:r>
          <w:fldChar w:fldCharType="begin"/>
        </w:r>
        <w:r>
          <w:instrText xml:space="preserve"> REF _Ref41031792 \h </w:instrText>
        </w:r>
      </w:ins>
      <w:r>
        <w:fldChar w:fldCharType="separate"/>
      </w:r>
      <w:ins w:id="2016" w:author="Arthur Parmentier" w:date="2020-05-22T09:22:00Z">
        <w:r>
          <w:t xml:space="preserve">Figure </w:t>
        </w:r>
        <w:r>
          <w:rPr>
            <w:noProof/>
          </w:rPr>
          <w:t>3</w:t>
        </w:r>
        <w:r>
          <w:fldChar w:fldCharType="end"/>
        </w:r>
      </w:ins>
      <w:ins w:id="2017" w:author="Arthur Parmentier" w:date="2020-05-22T09:23:00Z">
        <w:r>
          <w:t>).</w:t>
        </w:r>
      </w:ins>
    </w:p>
    <w:p w:rsidR="001653F3" w:rsidRDefault="0012023C" w:rsidP="001653F3">
      <w:pPr>
        <w:rPr>
          <w:ins w:id="2018" w:author="Arthur Parmentier" w:date="2020-05-20T21:52:00Z"/>
        </w:rPr>
      </w:pPr>
      <w:ins w:id="2019" w:author="Arthur Parmentier" w:date="2020-05-20T22:08:00Z">
        <w:r>
          <w:rPr>
            <w:noProof/>
          </w:rPr>
          <w:lastRenderedPageBreak/>
          <mc:AlternateContent>
            <mc:Choice Requires="wps">
              <w:drawing>
                <wp:anchor distT="0" distB="0" distL="114300" distR="114300" simplePos="0" relativeHeight="251667456" behindDoc="0" locked="0" layoutInCell="1" allowOverlap="1" wp14:anchorId="7684A32A" wp14:editId="597466A9">
                  <wp:simplePos x="0" y="0"/>
                  <wp:positionH relativeFrom="column">
                    <wp:posOffset>1508760</wp:posOffset>
                  </wp:positionH>
                  <wp:positionV relativeFrom="paragraph">
                    <wp:posOffset>4420235</wp:posOffset>
                  </wp:positionV>
                  <wp:extent cx="3171190" cy="635"/>
                  <wp:effectExtent l="0" t="0" r="10160" b="37465"/>
                  <wp:wrapTopAndBottom/>
                  <wp:docPr id="6" name="Zone de texte 6"/>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rsidR="00F47638" w:rsidRPr="00311097" w:rsidRDefault="00F47638">
                              <w:pPr>
                                <w:pStyle w:val="Lgende"/>
                                <w:rPr>
                                  <w:noProof/>
                                </w:rPr>
                                <w:pPrChange w:id="2020" w:author="Arthur Parmentier" w:date="2020-05-20T22:08:00Z">
                                  <w:pPr/>
                                </w:pPrChange>
                              </w:pPr>
                              <w:bookmarkStart w:id="2021" w:name="_Ref41031792"/>
                              <w:bookmarkStart w:id="2022" w:name="_Ref41031785"/>
                              <w:ins w:id="2023" w:author="Arthur Parmentier" w:date="2020-05-20T22:08:00Z">
                                <w:r>
                                  <w:t xml:space="preserve">Figure </w:t>
                                </w:r>
                                <w:r>
                                  <w:fldChar w:fldCharType="begin"/>
                                </w:r>
                                <w:r>
                                  <w:instrText xml:space="preserve"> SEQ Figure \* ARABIC </w:instrText>
                                </w:r>
                              </w:ins>
                              <w:r>
                                <w:fldChar w:fldCharType="separate"/>
                              </w:r>
                              <w:ins w:id="2024" w:author="Arthur Parmentier" w:date="2020-05-22T20:11:00Z">
                                <w:r>
                                  <w:rPr>
                                    <w:noProof/>
                                  </w:rPr>
                                  <w:t>4</w:t>
                                </w:r>
                              </w:ins>
                              <w:ins w:id="2025" w:author="Arthur Parmentier" w:date="2020-05-20T22:08:00Z">
                                <w:r>
                                  <w:fldChar w:fldCharType="end"/>
                                </w:r>
                                <w:bookmarkEnd w:id="2021"/>
                                <w:r>
                                  <w:t xml:space="preserve"> User interface for defining new signs. In the left rectangle, the user must type the signs he wants to </w:t>
                                </w:r>
                              </w:ins>
                              <w:ins w:id="2026" w:author="Arthur Parmentier" w:date="2020-05-20T22:09:00Z">
                                <w:r>
                                  <w:t>in the format “</w:t>
                                </w:r>
                                <w:r w:rsidRPr="000854CE">
                                  <w:t>category:sign_name</w:t>
                                </w:r>
                                <w:r>
                                  <w:t>” without spaces or special characters.</w:t>
                                </w:r>
                              </w:ins>
                              <w:ins w:id="2027" w:author="Arthur Parmentier" w:date="2020-05-20T22:08:00Z">
                                <w:r>
                                  <w:t xml:space="preserve"> </w:t>
                                </w:r>
                              </w:ins>
                              <w:ins w:id="2028" w:author="Arthur Parmentier" w:date="2020-05-20T22:10:00Z">
                                <w:r>
                                  <w:t>On the right panel, the user can see each corresponding sign in a dictionary form</w:t>
                                </w:r>
                              </w:ins>
                              <w:ins w:id="2029" w:author="Arthur Parmentier" w:date="2020-05-20T22:11:00Z">
                                <w:r>
                                  <w:t xml:space="preserve">, ordered by category. </w:t>
                                </w:r>
                              </w:ins>
                              <w:ins w:id="2030" w:author="Arthur Parmentier" w:date="2020-05-20T22:08:00Z">
                                <w:r>
                                  <w:t>TO REPLACE WITH CLEAN VERSION</w:t>
                                </w:r>
                              </w:ins>
                              <w:bookmarkEnd w:id="20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4A32A" id="Zone de texte 6" o:spid="_x0000_s1028" type="#_x0000_t202" style="position:absolute;margin-left:118.8pt;margin-top:348.05pt;width:249.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" stroked="f">
                  <v:textbox style="mso-fit-shape-to-text:t" inset="0,0,0,0">
                    <w:txbxContent>
                      <w:p w:rsidR="00F47638" w:rsidRPr="00311097" w:rsidRDefault="00F47638">
                        <w:pPr>
                          <w:pStyle w:val="Lgende"/>
                          <w:rPr>
                            <w:noProof/>
                          </w:rPr>
                          <w:pPrChange w:id="2031" w:author="Arthur Parmentier" w:date="2020-05-20T22:08:00Z">
                            <w:pPr/>
                          </w:pPrChange>
                        </w:pPr>
                        <w:bookmarkStart w:id="2032" w:name="_Ref41031792"/>
                        <w:bookmarkStart w:id="2033" w:name="_Ref41031785"/>
                        <w:ins w:id="2034" w:author="Arthur Parmentier" w:date="2020-05-20T22:08:00Z">
                          <w:r>
                            <w:t xml:space="preserve">Figure </w:t>
                          </w:r>
                          <w:r>
                            <w:fldChar w:fldCharType="begin"/>
                          </w:r>
                          <w:r>
                            <w:instrText xml:space="preserve"> SEQ Figure \* ARABIC </w:instrText>
                          </w:r>
                        </w:ins>
                        <w:r>
                          <w:fldChar w:fldCharType="separate"/>
                        </w:r>
                        <w:ins w:id="2035" w:author="Arthur Parmentier" w:date="2020-05-22T20:11:00Z">
                          <w:r>
                            <w:rPr>
                              <w:noProof/>
                            </w:rPr>
                            <w:t>4</w:t>
                          </w:r>
                        </w:ins>
                        <w:ins w:id="2036" w:author="Arthur Parmentier" w:date="2020-05-20T22:08:00Z">
                          <w:r>
                            <w:fldChar w:fldCharType="end"/>
                          </w:r>
                          <w:bookmarkEnd w:id="2032"/>
                          <w:r>
                            <w:t xml:space="preserve"> User interface for defining new signs. In the left rectangle, the user must type the signs he wants to </w:t>
                          </w:r>
                        </w:ins>
                        <w:ins w:id="2037" w:author="Arthur Parmentier" w:date="2020-05-20T22:09:00Z">
                          <w:r>
                            <w:t>in the format “</w:t>
                          </w:r>
                          <w:r w:rsidRPr="000854CE">
                            <w:t>category:sign_name</w:t>
                          </w:r>
                          <w:r>
                            <w:t>” without spaces or special characters.</w:t>
                          </w:r>
                        </w:ins>
                        <w:ins w:id="2038" w:author="Arthur Parmentier" w:date="2020-05-20T22:08:00Z">
                          <w:r>
                            <w:t xml:space="preserve"> </w:t>
                          </w:r>
                        </w:ins>
                        <w:ins w:id="2039" w:author="Arthur Parmentier" w:date="2020-05-20T22:10:00Z">
                          <w:r>
                            <w:t>On the right panel, the user can see each corresponding sign in a dictionary form</w:t>
                          </w:r>
                        </w:ins>
                        <w:ins w:id="2040" w:author="Arthur Parmentier" w:date="2020-05-20T22:11:00Z">
                          <w:r>
                            <w:t xml:space="preserve">, ordered by category. </w:t>
                          </w:r>
                        </w:ins>
                        <w:ins w:id="2041" w:author="Arthur Parmentier" w:date="2020-05-20T22:08:00Z">
                          <w:r>
                            <w:t>TO REPLACE WITH CLEAN VERSION</w:t>
                          </w:r>
                        </w:ins>
                        <w:bookmarkEnd w:id="2033"/>
                      </w:p>
                    </w:txbxContent>
                  </v:textbox>
                  <w10:wrap type="topAndBottom"/>
                </v:shape>
              </w:pict>
            </mc:Fallback>
          </mc:AlternateContent>
        </w:r>
      </w:ins>
      <w:ins w:id="2042" w:author="Arthur Parmentier" w:date="2020-05-20T22:06:00Z">
        <w:r>
          <w:rPr>
            <w:noProof/>
          </w:rPr>
          <w:drawing>
            <wp:anchor distT="0" distB="0" distL="114300" distR="114300" simplePos="0" relativeHeight="251665408" behindDoc="1" locked="0" layoutInCell="1" allowOverlap="1">
              <wp:simplePos x="0" y="0"/>
              <wp:positionH relativeFrom="page">
                <wp:align>center</wp:align>
              </wp:positionH>
              <wp:positionV relativeFrom="line">
                <wp:align>top</wp:align>
              </wp:positionV>
              <wp:extent cx="3171600" cy="4363200"/>
              <wp:effectExtent l="0" t="0" r="0" b="0"/>
              <wp:wrapTopAndBottom/>
              <wp:docPr id="5" name="Image 5"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ing.PNG"/>
                      <pic:cNvPicPr/>
                    </pic:nvPicPr>
                    <pic:blipFill>
                      <a:blip r:embed="rId13">
                        <a:extLst>
                          <a:ext uri="{28A0092B-C50C-407E-A947-70E740481C1C}">
                            <a14:useLocalDpi xmlns:a14="http://schemas.microsoft.com/office/drawing/2010/main" val="0"/>
                          </a:ext>
                        </a:extLst>
                      </a:blip>
                      <a:stretch>
                        <a:fillRect/>
                      </a:stretch>
                    </pic:blipFill>
                    <pic:spPr>
                      <a:xfrm>
                        <a:off x="0" y="0"/>
                        <a:ext cx="3171600" cy="4363200"/>
                      </a:xfrm>
                      <a:prstGeom prst="rect">
                        <a:avLst/>
                      </a:prstGeom>
                    </pic:spPr>
                  </pic:pic>
                </a:graphicData>
              </a:graphic>
              <wp14:sizeRelH relativeFrom="margin">
                <wp14:pctWidth>0</wp14:pctWidth>
              </wp14:sizeRelH>
              <wp14:sizeRelV relativeFrom="margin">
                <wp14:pctHeight>0</wp14:pctHeight>
              </wp14:sizeRelV>
            </wp:anchor>
          </w:drawing>
        </w:r>
      </w:ins>
      <w:ins w:id="2043" w:author="Arthur Parmentier" w:date="2020-05-20T21:51:00Z">
        <w:r w:rsidR="001653F3">
          <w:t xml:space="preserve">However, </w:t>
        </w:r>
      </w:ins>
      <w:ins w:id="2044" w:author="Arthur Parmentier" w:date="2020-05-20T21:58:00Z">
        <w:r>
          <w:t>for</w:t>
        </w:r>
      </w:ins>
      <w:ins w:id="2045" w:author="Arthur Parmentier" w:date="2020-05-20T21:52:00Z">
        <w:r w:rsidR="001653F3">
          <w:t xml:space="preserve"> </w:t>
        </w:r>
      </w:ins>
      <w:ins w:id="2046" w:author="Arthur Parmentier" w:date="2020-05-20T22:12:00Z">
        <w:r w:rsidR="001222FB">
          <w:t>a</w:t>
        </w:r>
      </w:ins>
      <w:ins w:id="2047" w:author="Arthur Parmentier" w:date="2020-05-20T21:52:00Z">
        <w:r w:rsidR="001653F3">
          <w:t xml:space="preserve"> sign to be </w:t>
        </w:r>
      </w:ins>
      <w:ins w:id="2048" w:author="Arthur Parmentier" w:date="2020-05-20T21:58:00Z">
        <w:r w:rsidR="00D17256">
          <w:t xml:space="preserve">fully </w:t>
        </w:r>
      </w:ins>
      <w:ins w:id="2049" w:author="Arthur Parmentier" w:date="2020-05-20T21:52:00Z">
        <w:r w:rsidR="001653F3">
          <w:t>implemented</w:t>
        </w:r>
      </w:ins>
      <w:ins w:id="2050" w:author="Arthur Parmentier" w:date="2020-05-20T21:58:00Z">
        <w:r w:rsidR="00D17256">
          <w:t xml:space="preserve"> (and have a concrete action)</w:t>
        </w:r>
      </w:ins>
      <w:ins w:id="2051" w:author="Arthur Parmentier" w:date="2020-05-20T21:52:00Z">
        <w:r w:rsidR="001653F3">
          <w:t>, we will need two additional steps</w:t>
        </w:r>
      </w:ins>
      <w:ins w:id="2052" w:author="Arthur Parmentier" w:date="2020-05-20T21:54:00Z">
        <w:r w:rsidR="00D17256">
          <w:t>:</w:t>
        </w:r>
      </w:ins>
    </w:p>
    <w:p w:rsidR="002D466E" w:rsidRDefault="00A0616F" w:rsidP="001653F3">
      <w:pPr>
        <w:pStyle w:val="Paragraphedeliste"/>
        <w:numPr>
          <w:ilvl w:val="0"/>
          <w:numId w:val="32"/>
        </w:numPr>
        <w:rPr>
          <w:ins w:id="2053" w:author="Arthur Parmentier" w:date="2020-05-20T21:52:00Z"/>
        </w:rPr>
      </w:pPr>
      <w:ins w:id="2054" w:author="Arthur Parmentier" w:date="2020-05-20T21:53:00Z">
        <w:r>
          <w:t>Recording</w:t>
        </w:r>
      </w:ins>
      <w:ins w:id="2055" w:author="Arthur Parmentier" w:date="2020-05-20T21:52:00Z">
        <w:r w:rsidR="001653F3">
          <w:t xml:space="preserve"> </w:t>
        </w:r>
      </w:ins>
      <w:ins w:id="2056" w:author="Arthur Parmentier" w:date="2020-05-20T21:45:00Z">
        <w:r w:rsidR="002D466E">
          <w:t>training examples</w:t>
        </w:r>
      </w:ins>
      <w:ins w:id="2057" w:author="Arthur Parmentier" w:date="2020-05-20T21:59:00Z">
        <w:r w:rsidR="0012023C">
          <w:t xml:space="preserve"> that are required by the classifier</w:t>
        </w:r>
      </w:ins>
    </w:p>
    <w:p w:rsidR="001653F3" w:rsidRDefault="001653F3" w:rsidP="001653F3">
      <w:pPr>
        <w:pStyle w:val="Paragraphedeliste"/>
        <w:numPr>
          <w:ilvl w:val="0"/>
          <w:numId w:val="32"/>
        </w:numPr>
        <w:rPr>
          <w:ins w:id="2058" w:author="Arthur Parmentier" w:date="2020-05-20T21:54:00Z"/>
        </w:rPr>
      </w:pPr>
      <w:ins w:id="2059" w:author="Arthur Parmentier" w:date="2020-05-20T21:53:00Z">
        <w:r>
          <w:t xml:space="preserve">Programming the sign </w:t>
        </w:r>
      </w:ins>
      <w:ins w:id="2060" w:author="Arthur Parmentier" w:date="2020-05-20T21:59:00Z">
        <w:r w:rsidR="0012023C">
          <w:t>with</w:t>
        </w:r>
      </w:ins>
      <w:ins w:id="2061" w:author="Arthur Parmentier" w:date="2020-05-20T21:53:00Z">
        <w:r>
          <w:t xml:space="preserve"> the virtual instrument itself</w:t>
        </w:r>
      </w:ins>
      <w:ins w:id="2062" w:author="Arthur Parmentier" w:date="2020-05-20T21:59:00Z">
        <w:r w:rsidR="0012023C">
          <w:t>, so that it can be interpreted by the virtual instru</w:t>
        </w:r>
      </w:ins>
      <w:ins w:id="2063" w:author="Arthur Parmentier" w:date="2020-05-20T22:00:00Z">
        <w:r w:rsidR="0012023C">
          <w:t xml:space="preserve">ment, just like a human performer must learn what a minimalism is before it can </w:t>
        </w:r>
      </w:ins>
      <w:ins w:id="2064" w:author="Arthur Parmentier" w:date="2020-05-20T22:11:00Z">
        <w:r w:rsidR="001222FB">
          <w:t>perform</w:t>
        </w:r>
      </w:ins>
      <w:ins w:id="2065" w:author="Arthur Parmentier" w:date="2020-05-20T22:00:00Z">
        <w:r w:rsidR="0012023C">
          <w:t xml:space="preserve"> it</w:t>
        </w:r>
      </w:ins>
    </w:p>
    <w:p w:rsidR="001222FB" w:rsidRDefault="00145F52" w:rsidP="00D17256">
      <w:pPr>
        <w:rPr>
          <w:ins w:id="2066" w:author="Arthur Parmentier" w:date="2020-05-20T22:23:00Z"/>
        </w:rPr>
      </w:pPr>
      <w:ins w:id="2067" w:author="Arthur Parmentier" w:date="2020-05-20T22:12:00Z">
        <w:r>
          <w:t xml:space="preserve">In the program, </w:t>
        </w:r>
      </w:ins>
      <w:ins w:id="2068" w:author="Arthur Parmentier" w:date="2020-05-20T22:13:00Z">
        <w:r>
          <w:t xml:space="preserve">the recording process can be launched by the user </w:t>
        </w:r>
      </w:ins>
      <w:ins w:id="2069" w:author="Arthur Parmentier" w:date="2020-05-22T09:24:00Z">
        <w:r w:rsidR="00552C44">
          <w:t xml:space="preserve">with 2.3. </w:t>
        </w:r>
      </w:ins>
      <w:ins w:id="2070" w:author="Arthur Parmentier" w:date="2020-05-20T22:13:00Z">
        <w:r>
          <w:t>right after</w:t>
        </w:r>
      </w:ins>
      <w:ins w:id="2071" w:author="Arthur Parmentier" w:date="2020-05-20T22:16:00Z">
        <w:r>
          <w:t xml:space="preserve"> a sign has been defined</w:t>
        </w:r>
      </w:ins>
      <w:ins w:id="2072" w:author="Arthur Parmentier" w:date="2020-05-20T22:13:00Z">
        <w:r>
          <w:t xml:space="preserve">. </w:t>
        </w:r>
      </w:ins>
      <w:ins w:id="2073" w:author="Arthur Parmentier" w:date="2020-05-20T22:14:00Z">
        <w:r>
          <w:t xml:space="preserve">The user can choose to either define one sign at the time and </w:t>
        </w:r>
      </w:ins>
      <w:ins w:id="2074" w:author="Arthur Parmentier" w:date="2020-05-20T22:15:00Z">
        <w:r>
          <w:t>record one or several training examples for</w:t>
        </w:r>
      </w:ins>
      <w:ins w:id="2075" w:author="Arthur Parmentier" w:date="2020-05-20T22:14:00Z">
        <w:r>
          <w:t xml:space="preserve"> it, then saving the training </w:t>
        </w:r>
      </w:ins>
      <w:ins w:id="2076" w:author="Arthur Parmentier" w:date="2020-05-20T22:15:00Z">
        <w:r>
          <w:t xml:space="preserve">data and adding another sign… or directly define a list </w:t>
        </w:r>
      </w:ins>
      <w:ins w:id="2077" w:author="Arthur Parmentier" w:date="2020-05-20T22:16:00Z">
        <w:r>
          <w:t>of signs and recording all of them in the same session.</w:t>
        </w:r>
      </w:ins>
    </w:p>
    <w:p w:rsidR="00A83578" w:rsidRDefault="00A83578" w:rsidP="00D17256">
      <w:pPr>
        <w:rPr>
          <w:ins w:id="2078" w:author="Arthur Parmentier" w:date="2020-05-20T22:26:00Z"/>
        </w:rPr>
      </w:pPr>
      <w:ins w:id="2079" w:author="Arthur Parmentier" w:date="2020-05-20T22:23:00Z">
        <w:r>
          <w:t xml:space="preserve">The </w:t>
        </w:r>
      </w:ins>
      <w:ins w:id="2080" w:author="Arthur Parmentier" w:date="2020-05-20T22:25:00Z">
        <w:r>
          <w:t>recording session has the following form:</w:t>
        </w:r>
      </w:ins>
    </w:p>
    <w:p w:rsidR="00A83578" w:rsidRDefault="00A83578" w:rsidP="00A83578">
      <w:pPr>
        <w:pStyle w:val="Paragraphedeliste"/>
        <w:numPr>
          <w:ilvl w:val="1"/>
          <w:numId w:val="11"/>
        </w:numPr>
        <w:rPr>
          <w:ins w:id="2081" w:author="Arthur Parmentier" w:date="2020-05-20T22:26:00Z"/>
        </w:rPr>
      </w:pPr>
      <w:ins w:id="2082" w:author="Arthur Parmentier" w:date="2020-05-20T22:26:00Z">
        <w:r>
          <w:t>Initial preparation time</w:t>
        </w:r>
      </w:ins>
      <w:ins w:id="2083" w:author="Arthur Parmentier" w:date="2020-05-20T22:30:00Z">
        <w:r>
          <w:t xml:space="preserve"> of </w:t>
        </w:r>
      </w:ins>
      <w:ins w:id="2084" w:author="Arthur Parmentier" w:date="2020-05-20T22:31:00Z">
        <w:r>
          <w:rPr>
            <w:i/>
            <w:iCs/>
          </w:rPr>
          <w:t>I</w:t>
        </w:r>
      </w:ins>
      <w:ins w:id="2085" w:author="Arthur Parmentier" w:date="2020-05-20T22:30:00Z">
        <w:r>
          <w:t xml:space="preserve"> seconds</w:t>
        </w:r>
      </w:ins>
    </w:p>
    <w:p w:rsidR="00A83578" w:rsidRDefault="00A83578" w:rsidP="00A83578">
      <w:pPr>
        <w:pStyle w:val="Paragraphedeliste"/>
        <w:numPr>
          <w:ilvl w:val="1"/>
          <w:numId w:val="11"/>
        </w:numPr>
        <w:rPr>
          <w:ins w:id="2086" w:author="Arthur Parmentier" w:date="2020-05-20T22:28:00Z"/>
        </w:rPr>
      </w:pPr>
      <w:ins w:id="2087" w:author="Arthur Parmentier" w:date="2020-05-20T22:27:00Z">
        <w:r>
          <w:t xml:space="preserve">Each sign is recorded </w:t>
        </w:r>
        <w:r w:rsidRPr="00A83578">
          <w:rPr>
            <w:i/>
            <w:iCs/>
            <w:rPrChange w:id="2088" w:author="Arthur Parmentier" w:date="2020-05-20T22:30:00Z">
              <w:rPr/>
            </w:rPrChange>
          </w:rPr>
          <w:t>N</w:t>
        </w:r>
        <w:r>
          <w:t xml:space="preserve"> </w:t>
        </w:r>
      </w:ins>
      <w:ins w:id="2089" w:author="Arthur Parmentier" w:date="2020-05-20T22:28:00Z">
        <w:r>
          <w:t>times</w:t>
        </w:r>
      </w:ins>
      <w:ins w:id="2090" w:author="Arthur Parmentier" w:date="2020-05-20T22:29:00Z">
        <w:r>
          <w:t>, in the following loop:</w:t>
        </w:r>
      </w:ins>
    </w:p>
    <w:p w:rsidR="00A83578" w:rsidRDefault="00A83578" w:rsidP="00A83578">
      <w:pPr>
        <w:pStyle w:val="Paragraphedeliste"/>
        <w:numPr>
          <w:ilvl w:val="2"/>
          <w:numId w:val="11"/>
        </w:numPr>
        <w:rPr>
          <w:ins w:id="2091" w:author="Arthur Parmentier" w:date="2020-05-20T22:28:00Z"/>
        </w:rPr>
      </w:pPr>
      <w:ins w:id="2092" w:author="Arthur Parmentier" w:date="2020-05-20T22:29:00Z">
        <w:r>
          <w:lastRenderedPageBreak/>
          <w:t>The</w:t>
        </w:r>
      </w:ins>
      <w:ins w:id="2093" w:author="Arthur Parmentier" w:date="2020-05-20T22:28:00Z">
        <w:r>
          <w:t xml:space="preserve"> recording is launch</w:t>
        </w:r>
      </w:ins>
      <w:ins w:id="2094" w:author="Arthur Parmentier" w:date="2020-05-20T22:32:00Z">
        <w:r>
          <w:t>ed</w:t>
        </w:r>
      </w:ins>
      <w:ins w:id="2095" w:author="Arthur Parmentier" w:date="2020-05-20T22:28:00Z">
        <w:r>
          <w:t xml:space="preserve"> for </w:t>
        </w:r>
      </w:ins>
      <w:ins w:id="2096" w:author="Arthur Parmentier" w:date="2020-05-20T22:29:00Z">
        <w:r w:rsidRPr="00A83578">
          <w:rPr>
            <w:i/>
            <w:iCs/>
            <w:rPrChange w:id="2097" w:author="Arthur Parmentier" w:date="2020-05-20T22:30:00Z">
              <w:rPr/>
            </w:rPrChange>
          </w:rPr>
          <w:t>R</w:t>
        </w:r>
      </w:ins>
      <w:ins w:id="2098" w:author="Arthur Parmentier" w:date="2020-05-20T22:28:00Z">
        <w:r>
          <w:t xml:space="preserve"> seconds</w:t>
        </w:r>
      </w:ins>
    </w:p>
    <w:p w:rsidR="00A83578" w:rsidRDefault="0088440D" w:rsidP="00A83578">
      <w:pPr>
        <w:pStyle w:val="Paragraphedeliste"/>
        <w:numPr>
          <w:ilvl w:val="2"/>
          <w:numId w:val="11"/>
        </w:numPr>
        <w:rPr>
          <w:ins w:id="2099" w:author="Arthur Parmentier" w:date="2020-05-20T22:30:00Z"/>
        </w:rPr>
      </w:pPr>
      <w:ins w:id="2100" w:author="Arthur Parmentier" w:date="2020-05-21T09:49:00Z">
        <w:r>
          <w:t>Break (preparation time for next recording) of</w:t>
        </w:r>
      </w:ins>
      <w:ins w:id="2101" w:author="Arthur Parmentier" w:date="2020-05-20T22:29:00Z">
        <w:r w:rsidR="00A83578">
          <w:t xml:space="preserve"> </w:t>
        </w:r>
        <w:r w:rsidR="00A83578" w:rsidRPr="00A83578">
          <w:rPr>
            <w:i/>
            <w:iCs/>
            <w:rPrChange w:id="2102" w:author="Arthur Parmentier" w:date="2020-05-20T22:30:00Z">
              <w:rPr/>
            </w:rPrChange>
          </w:rPr>
          <w:t>P</w:t>
        </w:r>
        <w:r w:rsidR="00A83578">
          <w:t xml:space="preserve"> seconds</w:t>
        </w:r>
      </w:ins>
    </w:p>
    <w:p w:rsidR="00A83578" w:rsidRDefault="00A83578" w:rsidP="00A83578">
      <w:pPr>
        <w:rPr>
          <w:ins w:id="2103" w:author="Arthur Parmentier" w:date="2020-05-20T22:43:00Z"/>
        </w:rPr>
      </w:pPr>
      <w:ins w:id="2104" w:author="Arthur Parmentier" w:date="2020-05-20T22:31:00Z">
        <w:r>
          <w:t xml:space="preserve">The user can change the values of </w:t>
        </w:r>
      </w:ins>
      <w:ins w:id="2105" w:author="Arthur Parmentier" w:date="2020-05-20T22:32:00Z">
        <w:r>
          <w:rPr>
            <w:i/>
            <w:iCs/>
          </w:rPr>
          <w:t>0&lt;</w:t>
        </w:r>
      </w:ins>
      <w:ins w:id="2106" w:author="Arthur Parmentier" w:date="2020-05-20T22:31:00Z">
        <w:r>
          <w:rPr>
            <w:i/>
            <w:iCs/>
          </w:rPr>
          <w:t xml:space="preserve">I, </w:t>
        </w:r>
      </w:ins>
      <w:ins w:id="2107" w:author="Arthur Parmentier" w:date="2020-05-20T22:32:00Z">
        <w:r>
          <w:rPr>
            <w:i/>
            <w:iCs/>
          </w:rPr>
          <w:t>0&lt;</w:t>
        </w:r>
      </w:ins>
      <w:ins w:id="2108" w:author="Arthur Parmentier" w:date="2020-05-20T22:31:00Z">
        <w:r>
          <w:rPr>
            <w:i/>
            <w:iCs/>
          </w:rPr>
          <w:t xml:space="preserve">N, </w:t>
        </w:r>
      </w:ins>
      <w:ins w:id="2109" w:author="Arthur Parmentier" w:date="2020-05-20T22:32:00Z">
        <w:r>
          <w:rPr>
            <w:i/>
            <w:iCs/>
          </w:rPr>
          <w:t>0&lt;</w:t>
        </w:r>
      </w:ins>
      <w:ins w:id="2110" w:author="Arthur Parmentier" w:date="2020-05-20T22:31:00Z">
        <w:r>
          <w:rPr>
            <w:i/>
            <w:iCs/>
          </w:rPr>
          <w:t>R</w:t>
        </w:r>
      </w:ins>
      <w:ins w:id="2111" w:author="Arthur Parmentier" w:date="2020-05-20T22:32:00Z">
        <w:r>
          <w:rPr>
            <w:i/>
            <w:iCs/>
          </w:rPr>
          <w:t>&lt;5</w:t>
        </w:r>
      </w:ins>
      <w:ins w:id="2112" w:author="Arthur Parmentier" w:date="2020-05-20T22:33:00Z">
        <w:r w:rsidR="005325E0">
          <w:rPr>
            <w:rStyle w:val="Appelnotedebasdep"/>
            <w:i/>
            <w:iCs/>
          </w:rPr>
          <w:footnoteReference w:id="25"/>
        </w:r>
      </w:ins>
      <w:ins w:id="2129" w:author="Arthur Parmentier" w:date="2020-05-20T22:31:00Z">
        <w:r>
          <w:rPr>
            <w:i/>
            <w:iCs/>
          </w:rPr>
          <w:t xml:space="preserve"> </w:t>
        </w:r>
        <w:r>
          <w:t xml:space="preserve">and </w:t>
        </w:r>
      </w:ins>
      <w:ins w:id="2130" w:author="Arthur Parmentier" w:date="2020-05-20T22:32:00Z">
        <w:r>
          <w:t>0&lt;</w:t>
        </w:r>
      </w:ins>
      <w:ins w:id="2131" w:author="Arthur Parmentier" w:date="2020-05-20T22:31:00Z">
        <w:r>
          <w:rPr>
            <w:i/>
            <w:iCs/>
          </w:rPr>
          <w:t>P</w:t>
        </w:r>
        <w:r>
          <w:t xml:space="preserve"> according to his needs.</w:t>
        </w:r>
      </w:ins>
    </w:p>
    <w:p w:rsidR="00CB1E29" w:rsidRDefault="00CB1E29" w:rsidP="00A83578">
      <w:pPr>
        <w:rPr>
          <w:ins w:id="2132" w:author="Arthur Parmentier" w:date="2020-05-20T22:43:00Z"/>
        </w:rPr>
      </w:pPr>
      <w:ins w:id="2133" w:author="Arthur Parmentier" w:date="2020-05-20T22:43:00Z">
        <w:r>
          <w:t>ILLUSTRATION FIGURE HERE</w:t>
        </w:r>
      </w:ins>
    </w:p>
    <w:p w:rsidR="00937092" w:rsidRDefault="004256FE">
      <w:pPr>
        <w:rPr>
          <w:ins w:id="2134" w:author="Arthur Parmentier" w:date="2020-05-21T09:56:00Z"/>
        </w:rPr>
      </w:pPr>
      <w:ins w:id="2135" w:author="Arthur Parmentier" w:date="2020-05-21T09:53:00Z">
        <w:r>
          <w:t>Each record</w:t>
        </w:r>
      </w:ins>
      <w:ins w:id="2136" w:author="Arthur Parmentier" w:date="2020-05-22T09:23:00Z">
        <w:r w:rsidR="00A87845">
          <w:t>ing</w:t>
        </w:r>
      </w:ins>
      <w:ins w:id="2137" w:author="Arthur Parmentier" w:date="2020-05-21T09:53:00Z">
        <w:r>
          <w:t xml:space="preserve"> </w:t>
        </w:r>
      </w:ins>
      <w:ins w:id="2138" w:author="Arthur Parmentier" w:date="2020-05-22T09:24:00Z">
        <w:r w:rsidR="00A728E6">
          <w:t>takes place in</w:t>
        </w:r>
      </w:ins>
      <w:ins w:id="2139" w:author="Arthur Parmentier" w:date="2020-05-21T09:54:00Z">
        <w:r>
          <w:t xml:space="preserve"> a different buffer of the Multiple Buffer (MuBu) object and </w:t>
        </w:r>
      </w:ins>
      <w:ins w:id="2140" w:author="Arthur Parmentier" w:date="2020-05-21T09:51:00Z">
        <w:r>
          <w:t>ea</w:t>
        </w:r>
      </w:ins>
      <w:ins w:id="2141" w:author="Arthur Parmentier" w:date="2020-05-21T09:52:00Z">
        <w:r>
          <w:t>ch active input data</w:t>
        </w:r>
      </w:ins>
      <w:ins w:id="2142" w:author="Arthur Parmentier" w:date="2020-05-21T09:51:00Z">
        <w:r>
          <w:t xml:space="preserve"> </w:t>
        </w:r>
      </w:ins>
      <w:ins w:id="2143" w:author="Arthur Parmentier" w:date="2020-05-21T09:52:00Z">
        <w:r>
          <w:t>is</w:t>
        </w:r>
      </w:ins>
      <w:ins w:id="2144" w:author="Arthur Parmentier" w:date="2020-05-21T09:51:00Z">
        <w:r>
          <w:t xml:space="preserve"> saved into</w:t>
        </w:r>
      </w:ins>
      <w:ins w:id="2145" w:author="Arthur Parmentier" w:date="2020-05-21T09:52:00Z">
        <w:r>
          <w:t xml:space="preserve"> a different </w:t>
        </w:r>
      </w:ins>
      <w:ins w:id="2146" w:author="Arthur Parmentier" w:date="2020-05-21T09:54:00Z">
        <w:r>
          <w:t xml:space="preserve">track. The user can </w:t>
        </w:r>
      </w:ins>
      <w:ins w:id="2147" w:author="Arthur Parmentier" w:date="2020-05-21T09:55:00Z">
        <w:r>
          <w:t>na</w:t>
        </w:r>
      </w:ins>
      <w:ins w:id="2148" w:author="Arthur Parmentier" w:date="2020-05-21T09:56:00Z">
        <w:r>
          <w:t>vigate</w:t>
        </w:r>
      </w:ins>
      <w:ins w:id="2149" w:author="Arthur Parmentier" w:date="2020-05-21T09:55:00Z">
        <w:r>
          <w:t xml:space="preserve"> the recorded data in each buffer and track using the Multiple Buffer Interface (Imubu object)</w:t>
        </w:r>
      </w:ins>
      <w:ins w:id="2150" w:author="Arthur Parmentier" w:date="2020-05-21T09:56:00Z">
        <w:r>
          <w:t>.</w:t>
        </w:r>
      </w:ins>
    </w:p>
    <w:p w:rsidR="004256FE" w:rsidRPr="00A83578" w:rsidRDefault="004256FE">
      <w:pPr>
        <w:rPr>
          <w:ins w:id="2151" w:author="Arthur Parmentier" w:date="2020-05-20T22:11:00Z"/>
        </w:rPr>
      </w:pPr>
      <w:ins w:id="2152" w:author="Arthur Parmentier" w:date="2020-05-21T09:56:00Z">
        <w:r>
          <w:t>ILLUSTRATION IMUBU</w:t>
        </w:r>
      </w:ins>
    </w:p>
    <w:p w:rsidR="00D17256" w:rsidRDefault="004256FE">
      <w:pPr>
        <w:rPr>
          <w:ins w:id="2153" w:author="Arthur Parmentier" w:date="2020-05-21T10:01:00Z"/>
        </w:rPr>
      </w:pPr>
      <w:ins w:id="2154" w:author="Arthur Parmentier" w:date="2020-05-21T09:57:00Z">
        <w:r>
          <w:t>After the recording session, the data contained in a given track of a gi</w:t>
        </w:r>
      </w:ins>
      <w:ins w:id="2155" w:author="Arthur Parmentier" w:date="2020-05-21T09:58:00Z">
        <w:r>
          <w:t xml:space="preserve">ven buffer corresponds to </w:t>
        </w:r>
      </w:ins>
      <w:ins w:id="2156" w:author="Arthur Parmentier" w:date="2020-05-20T21:54:00Z">
        <w:r w:rsidR="00D17256">
          <w:t xml:space="preserve">a </w:t>
        </w:r>
      </w:ins>
      <w:ins w:id="2157" w:author="Arthur Parmentier" w:date="2020-05-21T09:58:00Z">
        <w:r>
          <w:t>(</w:t>
        </w:r>
      </w:ins>
      <w:ins w:id="2158" w:author="Arthur Parmentier" w:date="2020-05-20T21:54:00Z">
        <w:r w:rsidR="00D17256">
          <w:t>N</w:t>
        </w:r>
      </w:ins>
      <w:ins w:id="2159" w:author="Arthur Parmentier" w:date="2020-05-21T09:58:00Z">
        <w:r>
          <w:t>+1)</w:t>
        </w:r>
      </w:ins>
      <w:ins w:id="2160" w:author="Arthur Parmentier" w:date="2020-05-21T10:13:00Z">
        <w:r w:rsidR="0008549C">
          <w:t xml:space="preserve"> </w:t>
        </w:r>
      </w:ins>
      <w:ins w:id="2161" w:author="Arthur Parmentier" w:date="2020-05-20T21:54:00Z">
        <w:r w:rsidR="00D17256">
          <w:t>x</w:t>
        </w:r>
      </w:ins>
      <w:ins w:id="2162" w:author="Arthur Parmentier" w:date="2020-05-21T10:13:00Z">
        <w:r w:rsidR="0008549C">
          <w:t xml:space="preserve"> </w:t>
        </w:r>
      </w:ins>
      <w:ins w:id="2163" w:author="Arthur Parmentier" w:date="2020-05-20T21:54:00Z">
        <w:r w:rsidR="00D17256">
          <w:t xml:space="preserve">L matrix with N being the number of dimensions of </w:t>
        </w:r>
      </w:ins>
      <w:ins w:id="2164" w:author="Arthur Parmentier" w:date="2020-05-21T09:58:00Z">
        <w:r>
          <w:t>the corresponding</w:t>
        </w:r>
      </w:ins>
      <w:ins w:id="2165" w:author="Arthur Parmentier" w:date="2020-05-20T21:54:00Z">
        <w:r w:rsidR="00D17256">
          <w:t xml:space="preserve"> input and L being the number of steps in the recording sequence (sampling rate x duration of the sequence)</w:t>
        </w:r>
      </w:ins>
      <w:ins w:id="2166" w:author="Arthur Parmentier" w:date="2020-05-21T09:58:00Z">
        <w:r>
          <w:t>. T</w:t>
        </w:r>
      </w:ins>
      <w:ins w:id="2167" w:author="Arthur Parmentier" w:date="2020-05-21T09:59:00Z">
        <w:r>
          <w:t xml:space="preserve">he additional dimension corresponds to the time-tagging of the data. </w:t>
        </w:r>
      </w:ins>
      <w:ins w:id="2168" w:author="Arthur Parmentier" w:date="2020-05-21T10:01:00Z">
        <w:r w:rsidR="005C1896">
          <w:t>There are two main reasons for time-tagging the data:</w:t>
        </w:r>
      </w:ins>
    </w:p>
    <w:p w:rsidR="005C1896" w:rsidRDefault="005C1896" w:rsidP="005C1896">
      <w:pPr>
        <w:pStyle w:val="Paragraphedeliste"/>
        <w:numPr>
          <w:ilvl w:val="0"/>
          <w:numId w:val="35"/>
        </w:numPr>
        <w:rPr>
          <w:ins w:id="2169" w:author="Arthur Parmentier" w:date="2020-05-21T10:02:00Z"/>
        </w:rPr>
      </w:pPr>
      <w:ins w:id="2170" w:author="Arthur Parmentier" w:date="2020-05-21T10:01:00Z">
        <w:r>
          <w:t xml:space="preserve">When several inputs are recorded at the same time, each has its own </w:t>
        </w:r>
      </w:ins>
      <w:ins w:id="2171" w:author="Arthur Parmentier" w:date="2020-05-21T10:02:00Z">
        <w:r>
          <w:t>output rate</w:t>
        </w:r>
      </w:ins>
      <w:ins w:id="2172" w:author="Arthur Parmentier" w:date="2020-05-21T10:03:00Z">
        <w:r>
          <w:t xml:space="preserve">; </w:t>
        </w:r>
      </w:ins>
      <w:ins w:id="2173" w:author="Arthur Parmentier" w:date="2020-05-21T10:04:00Z">
        <w:r>
          <w:t>time-tagging the data in each track guarantees that during playback, the rate of each track is preserved</w:t>
        </w:r>
      </w:ins>
    </w:p>
    <w:p w:rsidR="005C1896" w:rsidRDefault="005C1896" w:rsidP="005C1896">
      <w:pPr>
        <w:pStyle w:val="Paragraphedeliste"/>
        <w:numPr>
          <w:ilvl w:val="0"/>
          <w:numId w:val="35"/>
        </w:numPr>
        <w:rPr>
          <w:ins w:id="2174" w:author="Arthur Parmentier" w:date="2020-05-21T10:11:00Z"/>
        </w:rPr>
      </w:pPr>
      <w:ins w:id="2175" w:author="Arthur Parmentier" w:date="2020-05-21T10:02:00Z">
        <w:r>
          <w:t>Individual inputs can have varying output rates over time, for instance Posenet</w:t>
        </w:r>
      </w:ins>
      <w:ins w:id="2176" w:author="Arthur Parmentier" w:date="2020-05-21T10:08:00Z">
        <w:r>
          <w:t>. Although we will see that the Dynamic Time Warping classification does “warp” the seq</w:t>
        </w:r>
      </w:ins>
      <w:ins w:id="2177" w:author="Arthur Parmentier" w:date="2020-05-21T10:09:00Z">
        <w:r>
          <w:t xml:space="preserve">uence in time and is therefore not sensitive to </w:t>
        </w:r>
        <w:r w:rsidR="00D9796F">
          <w:t xml:space="preserve">small variations of data rate, it </w:t>
        </w:r>
      </w:ins>
      <w:ins w:id="2178" w:author="Arthur Parmentier" w:date="2020-05-21T10:10:00Z">
        <w:r w:rsidR="00D9796F">
          <w:t xml:space="preserve">is safe to assume that keeping the data timing in place </w:t>
        </w:r>
      </w:ins>
      <w:ins w:id="2179" w:author="Arthur Parmentier" w:date="2020-05-21T10:11:00Z">
        <w:r w:rsidR="00D9796F">
          <w:t>always would better represent the original movements of the soundpainter</w:t>
        </w:r>
      </w:ins>
    </w:p>
    <w:p w:rsidR="00B92220" w:rsidRDefault="00995831" w:rsidP="00B92220">
      <w:pPr>
        <w:rPr>
          <w:ins w:id="2180" w:author="Arthur Parmentier" w:date="2020-05-21T14:39:00Z"/>
        </w:rPr>
      </w:pPr>
      <w:ins w:id="2181" w:author="Arthur Parmentier" w:date="2020-05-21T10:16:00Z">
        <w:r>
          <w:t>Wrapping up, i</w:t>
        </w:r>
      </w:ins>
      <w:ins w:id="2182" w:author="Arthur Parmentier" w:date="2020-05-21T10:15:00Z">
        <w:r>
          <w:t xml:space="preserve">nside the MuBu object, </w:t>
        </w:r>
      </w:ins>
      <w:ins w:id="2183" w:author="Arthur Parmentier" w:date="2020-05-21T10:16:00Z">
        <w:r>
          <w:t>a sign is represented by</w:t>
        </w:r>
      </w:ins>
      <w:ins w:id="2184" w:author="Arthur Parmentier" w:date="2020-05-21T14:37:00Z">
        <w:r w:rsidR="00B92220">
          <w:t xml:space="preserve"> labeled</w:t>
        </w:r>
      </w:ins>
      <w:ins w:id="2185" w:author="Arthur Parmentier" w:date="2020-05-21T14:34:00Z">
        <w:r w:rsidR="00B92220">
          <w:t xml:space="preserve"> multi-dimensional buffers</w:t>
        </w:r>
      </w:ins>
      <w:ins w:id="2186" w:author="Arthur Parmentier" w:date="2020-05-21T14:38:00Z">
        <w:r w:rsidR="00B92220">
          <w:t xml:space="preserve"> that contain the motion tracking data corresponding to each </w:t>
        </w:r>
      </w:ins>
      <w:ins w:id="2187" w:author="Arthur Parmentier" w:date="2020-05-21T14:39:00Z">
        <w:r w:rsidR="00B92220">
          <w:t>recorded example of the sign.</w:t>
        </w:r>
      </w:ins>
    </w:p>
    <w:p w:rsidR="00B92220" w:rsidRDefault="00B92220" w:rsidP="00B92220">
      <w:pPr>
        <w:rPr>
          <w:ins w:id="2188" w:author="Arthur Parmentier" w:date="2020-05-21T14:39:00Z"/>
        </w:rPr>
      </w:pPr>
      <w:ins w:id="2189" w:author="Arthur Parmentier" w:date="2020-05-21T14:39:00Z">
        <w:r>
          <w:t>ILLUSTRATION LABELS ET DATA 2</w:t>
        </w:r>
      </w:ins>
    </w:p>
    <w:p w:rsidR="00B92220" w:rsidRDefault="00B92220">
      <w:pPr>
        <w:rPr>
          <w:ins w:id="2190" w:author="Arthur Parmentier" w:date="2020-05-22T09:05:00Z"/>
        </w:rPr>
      </w:pPr>
      <w:ins w:id="2191" w:author="Arthur Parmentier" w:date="2020-05-21T14:39:00Z">
        <w:r>
          <w:t xml:space="preserve">Once the data has been recorded, the user is able to save the </w:t>
        </w:r>
      </w:ins>
      <w:ins w:id="2192" w:author="Arthur Parmentier" w:date="2020-05-21T14:40:00Z">
        <w:r>
          <w:t>recorded buffers to files in the ./data folder</w:t>
        </w:r>
      </w:ins>
      <w:ins w:id="2193" w:author="Arthur Parmentier" w:date="2020-05-22T09:24:00Z">
        <w:r w:rsidR="00AE73D8">
          <w:t>, by using the dedicated button in 2.4.</w:t>
        </w:r>
      </w:ins>
    </w:p>
    <w:p w:rsidR="00FC1C0A" w:rsidRDefault="00FC1C0A">
      <w:pPr>
        <w:rPr>
          <w:ins w:id="2194" w:author="Arthur Parmentier" w:date="2020-05-22T08:09:00Z"/>
        </w:rPr>
      </w:pPr>
      <w:ins w:id="2195" w:author="Arthur Parmentier" w:date="2020-05-22T09:05:00Z">
        <w:r>
          <w:t>ILLUSTRATION SAVE</w:t>
        </w:r>
      </w:ins>
    </w:p>
    <w:p w:rsidR="00023308" w:rsidRDefault="00023308" w:rsidP="00023308">
      <w:pPr>
        <w:rPr>
          <w:ins w:id="2196" w:author="Arthur Parmentier" w:date="2020-05-22T08:10:00Z"/>
        </w:rPr>
      </w:pPr>
      <w:ins w:id="2197" w:author="Arthur Parmentier" w:date="2020-05-22T08:10:00Z">
        <w:r>
          <w:t>What would be ideal would be to store the data in the following fashion:</w:t>
        </w:r>
      </w:ins>
    </w:p>
    <w:p w:rsidR="00023308" w:rsidRDefault="00023308" w:rsidP="00023308">
      <w:pPr>
        <w:rPr>
          <w:ins w:id="2198" w:author="Arthur Parmentier" w:date="2020-05-22T08:27:00Z"/>
        </w:rPr>
      </w:pPr>
      <w:ins w:id="2199" w:author="Arthur Parmentier" w:date="2020-05-22T08:10:00Z">
        <w:r>
          <w:t>./data</w:t>
        </w:r>
        <w:r>
          <w:br/>
        </w:r>
        <w:r>
          <w:tab/>
          <w:t>/track_name (corresponds to the input name)</w:t>
        </w:r>
        <w:r>
          <w:br/>
        </w:r>
        <w:r>
          <w:tab/>
        </w:r>
        <w:r>
          <w:tab/>
          <w:t>/</w:t>
        </w:r>
      </w:ins>
      <w:ins w:id="2200" w:author="Arthur Parmentier" w:date="2020-05-22T08:11:00Z">
        <w:r>
          <w:t>sign_label</w:t>
        </w:r>
      </w:ins>
      <w:ins w:id="2201" w:author="Arthur Parmentier" w:date="2020-05-22T08:10:00Z">
        <w:r>
          <w:t xml:space="preserve"> + unique_id (.mubu or .txt)</w:t>
        </w:r>
      </w:ins>
    </w:p>
    <w:p w:rsidR="003943E3" w:rsidRDefault="003943E3" w:rsidP="00023308">
      <w:pPr>
        <w:rPr>
          <w:ins w:id="2202" w:author="Arthur Parmentier" w:date="2020-05-22T08:10:00Z"/>
        </w:rPr>
      </w:pPr>
      <w:ins w:id="2203" w:author="Arthur Parmentier" w:date="2020-05-22T08:27:00Z">
        <w:r>
          <w:t>The motivation for using this file and folder structure is that it best represents the data structure of the MuBu object itself</w:t>
        </w:r>
      </w:ins>
      <w:ins w:id="2204" w:author="Arthur Parmentier" w:date="2020-05-22T08:28:00Z">
        <w:r>
          <w:t xml:space="preserve"> and </w:t>
        </w:r>
      </w:ins>
      <w:ins w:id="2205" w:author="Arthur Parmentier" w:date="2020-05-22T08:29:00Z">
        <w:r>
          <w:t xml:space="preserve">allows the user to clearly identify what the file corresponds to without looking at </w:t>
        </w:r>
        <w:r>
          <w:lastRenderedPageBreak/>
          <w:t xml:space="preserve">its metadata. The user would then be allowed to mix data from </w:t>
        </w:r>
      </w:ins>
      <w:ins w:id="2206" w:author="Arthur Parmentier" w:date="2020-05-22T08:30:00Z">
        <w:r>
          <w:t xml:space="preserve">recording sessions that are inhomogeneous, i.e. with a different number of </w:t>
        </w:r>
        <w:r w:rsidR="00CA7DF5">
          <w:t>recorded inputs</w:t>
        </w:r>
      </w:ins>
      <w:ins w:id="2207" w:author="Arthur Parmentier" w:date="2020-05-22T08:31:00Z">
        <w:r w:rsidR="00CA7DF5">
          <w:t>, by loading all the files that corresponds to the inputs he uses, even though they might come from very different sessions.</w:t>
        </w:r>
      </w:ins>
    </w:p>
    <w:p w:rsidR="00023308" w:rsidRDefault="00023308">
      <w:pPr>
        <w:rPr>
          <w:ins w:id="2208" w:author="Arthur Parmentier" w:date="2020-05-22T08:21:00Z"/>
        </w:rPr>
      </w:pPr>
      <w:ins w:id="2209" w:author="Arthur Parmentier" w:date="2020-05-22T08:11:00Z">
        <w:r>
          <w:t xml:space="preserve">However, the MuBu object write and read mechanisms suffers </w:t>
        </w:r>
      </w:ins>
      <w:ins w:id="2210" w:author="Arthur Parmentier" w:date="2020-05-22T08:13:00Z">
        <w:r>
          <w:t>from bugs</w:t>
        </w:r>
        <w:r>
          <w:rPr>
            <w:rStyle w:val="Appelnotedebasdep"/>
          </w:rPr>
          <w:footnoteReference w:id="26"/>
        </w:r>
      </w:ins>
      <w:ins w:id="2212" w:author="Arthur Parmentier" w:date="2020-05-22T08:21:00Z">
        <w:r w:rsidR="008A6401">
          <w:t xml:space="preserve"> that should be fixed by the </w:t>
        </w:r>
      </w:ins>
      <w:ins w:id="2213" w:author="Arthur Parmentier" w:date="2020-05-22T08:22:00Z">
        <w:r w:rsidR="008A6401">
          <w:t>developers</w:t>
        </w:r>
      </w:ins>
      <w:ins w:id="2214" w:author="Arthur Parmentier" w:date="2020-05-22T08:21:00Z">
        <w:r w:rsidR="008A6401">
          <w:t xml:space="preserve"> in the </w:t>
        </w:r>
      </w:ins>
      <w:ins w:id="2215" w:author="Arthur Parmentier" w:date="2020-05-22T08:22:00Z">
        <w:r w:rsidR="008A6401">
          <w:t>near future (as of May 2020)</w:t>
        </w:r>
      </w:ins>
      <w:ins w:id="2216" w:author="Arthur Parmentier" w:date="2020-05-22T08:12:00Z">
        <w:r>
          <w:t xml:space="preserve"> </w:t>
        </w:r>
      </w:ins>
      <w:ins w:id="2217" w:author="Arthur Parmentier" w:date="2020-05-22T08:13:00Z">
        <w:r>
          <w:t>and I had to implement a workaround before it gets fixed</w:t>
        </w:r>
      </w:ins>
      <w:ins w:id="2218" w:author="Arthur Parmentier" w:date="2020-05-22T08:20:00Z">
        <w:r w:rsidR="008A6401">
          <w:t xml:space="preserve">, by saving </w:t>
        </w:r>
      </w:ins>
      <w:ins w:id="2219" w:author="Arthur Parmentier" w:date="2020-05-22T08:21:00Z">
        <w:r w:rsidR="008A6401">
          <w:t>each</w:t>
        </w:r>
      </w:ins>
      <w:ins w:id="2220" w:author="Arthur Parmentier" w:date="2020-05-22T08:20:00Z">
        <w:r w:rsidR="008A6401">
          <w:t xml:space="preserve"> buffer with all </w:t>
        </w:r>
      </w:ins>
      <w:ins w:id="2221" w:author="Arthur Parmentier" w:date="2020-05-22T08:21:00Z">
        <w:r w:rsidR="008A6401">
          <w:t>its</w:t>
        </w:r>
      </w:ins>
      <w:ins w:id="2222" w:author="Arthur Parmentier" w:date="2020-05-22T08:20:00Z">
        <w:r w:rsidR="008A6401">
          <w:t xml:space="preserve"> tracks in</w:t>
        </w:r>
      </w:ins>
      <w:ins w:id="2223" w:author="Arthur Parmentier" w:date="2020-05-22T08:21:00Z">
        <w:r w:rsidR="008A6401">
          <w:t xml:space="preserve"> a single file:</w:t>
        </w:r>
      </w:ins>
    </w:p>
    <w:p w:rsidR="008A6401" w:rsidRDefault="008A6401" w:rsidP="008A6401">
      <w:pPr>
        <w:rPr>
          <w:ins w:id="2224" w:author="Arthur Parmentier" w:date="2020-05-22T08:21:00Z"/>
        </w:rPr>
      </w:pPr>
      <w:ins w:id="2225" w:author="Arthur Parmentier" w:date="2020-05-22T08:21:00Z">
        <w:r>
          <w:t>./data</w:t>
        </w:r>
        <w:r>
          <w:br/>
        </w:r>
        <w:r>
          <w:tab/>
          <w:t>/configuration_#track_name_1_#track_name_2…</w:t>
        </w:r>
        <w:r>
          <w:br/>
        </w:r>
        <w:r>
          <w:tab/>
        </w:r>
        <w:r>
          <w:tab/>
          <w:t>/buffer_name + unique_id (.mubu, .txt)</w:t>
        </w:r>
      </w:ins>
    </w:p>
    <w:p w:rsidR="008A6401" w:rsidRDefault="008A6401">
      <w:pPr>
        <w:rPr>
          <w:ins w:id="2226" w:author="Arthur Parmentier" w:date="2020-05-22T08:23:00Z"/>
        </w:rPr>
      </w:pPr>
      <w:ins w:id="2227" w:author="Arthur Parmentier" w:date="2020-05-22T08:22:00Z">
        <w:r>
          <w:t>This way, the buffer names are saved correctly</w:t>
        </w:r>
      </w:ins>
      <w:ins w:id="2228" w:author="Arthur Parmentier" w:date="2020-05-22T08:31:00Z">
        <w:r w:rsidR="00DD65AA">
          <w:t>, but the user is no longer able to mix data</w:t>
        </w:r>
      </w:ins>
      <w:ins w:id="2229" w:author="Arthur Parmentier" w:date="2020-05-22T08:32:00Z">
        <w:r w:rsidR="00DD65AA">
          <w:t xml:space="preserve"> from different sets of inputs.</w:t>
        </w:r>
      </w:ins>
    </w:p>
    <w:p w:rsidR="008A6401" w:rsidRDefault="008A6401">
      <w:pPr>
        <w:rPr>
          <w:ins w:id="2230" w:author="Arthur Parmentier" w:date="2020-05-22T09:04:00Z"/>
        </w:rPr>
      </w:pPr>
      <w:ins w:id="2231" w:author="Arthur Parmentier" w:date="2020-05-22T08:24:00Z">
        <w:r>
          <w:t xml:space="preserve">Loading </w:t>
        </w:r>
      </w:ins>
      <w:ins w:id="2232" w:author="Arthur Parmentier" w:date="2020-05-22T09:14:00Z">
        <w:r w:rsidR="00A87845">
          <w:t xml:space="preserve">buffer data from files </w:t>
        </w:r>
      </w:ins>
      <w:ins w:id="2233" w:author="Arthur Parmentier" w:date="2020-05-22T08:24:00Z">
        <w:r>
          <w:t>is much simpler and can be achieved</w:t>
        </w:r>
      </w:ins>
      <w:ins w:id="2234" w:author="Arthur Parmentier" w:date="2020-05-22T09:25:00Z">
        <w:r w:rsidR="00C83F83">
          <w:t xml:space="preserve"> in 2.3.</w:t>
        </w:r>
      </w:ins>
      <w:ins w:id="2235" w:author="Arthur Parmentier" w:date="2020-05-22T08:24:00Z">
        <w:r>
          <w:t xml:space="preserve"> by a simple drag and drop of one or several data files </w:t>
        </w:r>
      </w:ins>
      <w:ins w:id="2236" w:author="Arthur Parmentier" w:date="2020-05-22T08:25:00Z">
        <w:r>
          <w:t>in the dedicated zone of the program.</w:t>
        </w:r>
      </w:ins>
    </w:p>
    <w:p w:rsidR="004C1FCB" w:rsidRDefault="004C1FCB">
      <w:pPr>
        <w:rPr>
          <w:ins w:id="2237" w:author="Arthur Parmentier" w:date="2020-05-22T09:14:00Z"/>
        </w:rPr>
      </w:pPr>
      <w:ins w:id="2238" w:author="Arthur Parmentier" w:date="2020-05-22T09:04:00Z">
        <w:r>
          <w:t>ILLUSTRATION DROP ZONE</w:t>
        </w:r>
      </w:ins>
    </w:p>
    <w:p w:rsidR="00A87845" w:rsidRDefault="00A87845">
      <w:pPr>
        <w:rPr>
          <w:ins w:id="2239" w:author="Arthur Parmentier" w:date="2020-05-22T09:16:00Z"/>
        </w:rPr>
      </w:pPr>
      <w:ins w:id="2240" w:author="Arthur Parmentier" w:date="2020-05-22T09:15:00Z">
        <w:r>
          <w:t>Wrapping up, the user flow of the sign &amp; dictionary management layer is the fol</w:t>
        </w:r>
      </w:ins>
      <w:ins w:id="2241" w:author="Arthur Parmentier" w:date="2020-05-22T09:16:00Z">
        <w:r>
          <w:t>lowing:</w:t>
        </w:r>
      </w:ins>
    </w:p>
    <w:p w:rsidR="00A87845" w:rsidRDefault="00A87845" w:rsidP="00A87845">
      <w:pPr>
        <w:pStyle w:val="Paragraphedeliste"/>
        <w:numPr>
          <w:ilvl w:val="0"/>
          <w:numId w:val="38"/>
        </w:numPr>
        <w:rPr>
          <w:ins w:id="2242" w:author="Arthur Parmentier" w:date="2020-05-22T09:25:00Z"/>
        </w:rPr>
      </w:pPr>
      <w:ins w:id="2243" w:author="Arthur Parmentier" w:date="2020-05-22T09:16:00Z">
        <w:r>
          <w:t xml:space="preserve">If the user wants to record new signs, i.e. either record examples of a </w:t>
        </w:r>
      </w:ins>
      <w:ins w:id="2244" w:author="Arthur Parmentier" w:date="2020-05-22T09:17:00Z">
        <w:r>
          <w:t>sign that was not recorded and saved previously or record more examples of a sign that was already saved into files, he</w:t>
        </w:r>
      </w:ins>
      <w:ins w:id="2245" w:author="Arthur Parmentier" w:date="2020-05-22T09:18:00Z">
        <w:r>
          <w:t xml:space="preserve"> must first define which signs he wants to record into 2.1. and then launch the recording session with 2.2.</w:t>
        </w:r>
        <w:r>
          <w:br/>
          <w:t>Once the si</w:t>
        </w:r>
      </w:ins>
      <w:ins w:id="2246" w:author="Arthur Parmentier" w:date="2020-05-22T09:19:00Z">
        <w:r>
          <w:t>gns are recorded in the buffer, he should save them (2.4.) by hitting the “save” button if he is satisfied by the recordings.</w:t>
        </w:r>
        <w:r>
          <w:br/>
        </w:r>
      </w:ins>
      <w:ins w:id="2247" w:author="Arthur Parmentier" w:date="2020-05-22T09:20:00Z">
        <w:r>
          <w:t>If the user adds new signs in 2.1. without saving the buffers in 2.4., the data that was contained in the Mu</w:t>
        </w:r>
      </w:ins>
      <w:ins w:id="2248" w:author="Arthur Parmentier" w:date="2020-05-22T09:21:00Z">
        <w:r>
          <w:t>Bu object is lost.</w:t>
        </w:r>
      </w:ins>
    </w:p>
    <w:p w:rsidR="006D0BF0" w:rsidRDefault="006D0BF0">
      <w:pPr>
        <w:pStyle w:val="Paragraphedeliste"/>
        <w:numPr>
          <w:ilvl w:val="0"/>
          <w:numId w:val="38"/>
        </w:numPr>
        <w:rPr>
          <w:ins w:id="2249" w:author="Arthur Parmentier" w:date="2020-05-22T08:19:00Z"/>
        </w:rPr>
        <w:pPrChange w:id="2250" w:author="Arthur Parmentier" w:date="2020-05-22T09:30:00Z">
          <w:pPr/>
        </w:pPrChange>
      </w:pPr>
      <w:ins w:id="2251" w:author="Arthur Parmentier" w:date="2020-05-22T09:26:00Z">
        <w:r>
          <w:t>Once the recording</w:t>
        </w:r>
      </w:ins>
      <w:ins w:id="2252" w:author="Arthur Parmentier" w:date="2020-05-22T09:27:00Z">
        <w:r>
          <w:t xml:space="preserve">s of new signs </w:t>
        </w:r>
      </w:ins>
      <w:ins w:id="2253" w:author="Arthur Parmentier" w:date="2020-05-22T09:29:00Z">
        <w:r>
          <w:t>are</w:t>
        </w:r>
      </w:ins>
      <w:ins w:id="2254" w:author="Arthur Parmentier" w:date="2020-05-22T09:27:00Z">
        <w:r>
          <w:t xml:space="preserve"> finished, the user should load </w:t>
        </w:r>
      </w:ins>
      <w:ins w:id="2255" w:author="Arthur Parmentier" w:date="2020-05-22T09:28:00Z">
        <w:r>
          <w:t xml:space="preserve">into the MuBu object </w:t>
        </w:r>
      </w:ins>
      <w:ins w:id="2256" w:author="Arthur Parmentier" w:date="2020-05-22T09:27:00Z">
        <w:r>
          <w:t>the data files of all signs that he wants to recognize and classify</w:t>
        </w:r>
      </w:ins>
      <w:ins w:id="2257" w:author="Arthur Parmentier" w:date="2020-05-22T09:28:00Z">
        <w:r>
          <w:t>, for all inputs that he would be using. This is done in 2.3. by dragging and dropping the corresponding files from the data f</w:t>
        </w:r>
      </w:ins>
      <w:ins w:id="2258" w:author="Arthur Parmentier" w:date="2020-05-22T09:29:00Z">
        <w:r>
          <w:t>older.</w:t>
        </w:r>
      </w:ins>
    </w:p>
    <w:p w:rsidR="00023308" w:rsidRPr="000C6A61" w:rsidDel="008A6401" w:rsidRDefault="00023308">
      <w:pPr>
        <w:rPr>
          <w:del w:id="2259" w:author="Arthur Parmentier" w:date="2020-05-22T08:20:00Z"/>
          <w:rPrChange w:id="2260" w:author="Arthur Parmentier" w:date="2020-05-20T19:53:00Z">
            <w:rPr>
              <w:del w:id="2261" w:author="Arthur Parmentier" w:date="2020-05-22T08:20:00Z"/>
            </w:rPr>
          </w:rPrChange>
        </w:rPr>
        <w:pPrChange w:id="2262" w:author="Arthur Parmentier" w:date="2020-05-21T14:34:00Z">
          <w:pPr>
            <w:pStyle w:val="Titre2"/>
          </w:pPr>
        </w:pPrChange>
      </w:pPr>
      <w:bookmarkStart w:id="2263" w:name="_Toc41067209"/>
      <w:bookmarkEnd w:id="2263"/>
    </w:p>
    <w:p w:rsidR="00F25194" w:rsidRDefault="00F25194">
      <w:pPr>
        <w:pStyle w:val="Titre3"/>
        <w:rPr>
          <w:ins w:id="2264" w:author="Arthur Parmentier" w:date="2020-05-22T09:43:00Z"/>
        </w:rPr>
      </w:pPr>
      <w:bookmarkStart w:id="2265" w:name="_Toc41067210"/>
      <w:r w:rsidRPr="00953072">
        <w:t xml:space="preserve">Part 3: </w:t>
      </w:r>
      <w:del w:id="2266" w:author="Arthur Parmentier" w:date="2020-05-22T09:59:00Z">
        <w:r w:rsidRPr="00953072" w:rsidDel="009B5ADF">
          <w:delText>Classification</w:delText>
        </w:r>
      </w:del>
      <w:ins w:id="2267" w:author="Arthur Parmentier" w:date="2020-05-22T09:59:00Z">
        <w:r w:rsidR="009B5ADF">
          <w:t>Real-time classifier</w:t>
        </w:r>
      </w:ins>
      <w:bookmarkEnd w:id="2265"/>
    </w:p>
    <w:p w:rsidR="00834EA5" w:rsidRDefault="00834EA5" w:rsidP="00834EA5">
      <w:pPr>
        <w:rPr>
          <w:ins w:id="2268" w:author="Arthur Parmentier" w:date="2020-05-22T09:58:00Z"/>
        </w:rPr>
      </w:pPr>
      <w:ins w:id="2269" w:author="Arthur Parmentier" w:date="2020-05-22T09:46:00Z">
        <w:r>
          <w:t xml:space="preserve">The word “cognition” </w:t>
        </w:r>
      </w:ins>
      <w:ins w:id="2270" w:author="Arthur Parmentier" w:date="2020-05-22T09:47:00Z">
        <w:r w:rsidRPr="00834EA5">
          <w:t>dates back to the 15th century, where it meant "thinking and awareness."</w:t>
        </w:r>
      </w:ins>
      <w:ins w:id="2271" w:author="Arthur Parmentier" w:date="2020-05-22T09:50:00Z">
        <w:r>
          <w:rPr>
            <w:rStyle w:val="Appelnotedebasdep"/>
          </w:rPr>
          <w:footnoteReference w:id="27"/>
        </w:r>
      </w:ins>
      <w:ins w:id="2273" w:author="Arthur Parmentier" w:date="2020-05-22T09:47:00Z">
        <w:r w:rsidRPr="00834EA5">
          <w:t xml:space="preserve"> The term comes from the Latin noun </w:t>
        </w:r>
        <w:r w:rsidRPr="00834EA5">
          <w:rPr>
            <w:i/>
            <w:iCs/>
            <w:rPrChange w:id="2274" w:author="Arthur Parmentier" w:date="2020-05-22T09:53:00Z">
              <w:rPr/>
            </w:rPrChange>
          </w:rPr>
          <w:t>cognitio</w:t>
        </w:r>
        <w:r w:rsidRPr="00834EA5">
          <w:t xml:space="preserve"> ('examination,' 'learning,' or 'knowledge'), derived from the verb </w:t>
        </w:r>
        <w:r w:rsidRPr="00834EA5">
          <w:rPr>
            <w:i/>
            <w:iCs/>
            <w:rPrChange w:id="2275" w:author="Arthur Parmentier" w:date="2020-05-22T09:53:00Z">
              <w:rPr/>
            </w:rPrChange>
          </w:rPr>
          <w:t>cognosco</w:t>
        </w:r>
        <w:r w:rsidRPr="00834EA5">
          <w:t>, a compound of con ('with') and gnōscō ('know'). The latter half, gnōscō, itself is a cognate of a Greek verb, gi(g)n</w:t>
        </w:r>
        <w:r w:rsidRPr="00834EA5">
          <w:rPr>
            <w:rFonts w:ascii="Cambria" w:hAnsi="Cambria" w:cs="Cambria"/>
          </w:rPr>
          <w:t>ό</w:t>
        </w:r>
        <w:r w:rsidRPr="00834EA5">
          <w:t>sko (</w:t>
        </w:r>
        <w:r w:rsidRPr="00834EA5">
          <w:rPr>
            <w:rFonts w:ascii="Cambria" w:hAnsi="Cambria" w:cs="Cambria"/>
          </w:rPr>
          <w:t>γι</w:t>
        </w:r>
        <w:r w:rsidRPr="00834EA5">
          <w:t>(</w:t>
        </w:r>
        <w:r w:rsidRPr="00834EA5">
          <w:rPr>
            <w:rFonts w:ascii="Cambria" w:hAnsi="Cambria" w:cs="Cambria"/>
          </w:rPr>
          <w:t>γ</w:t>
        </w:r>
        <w:r w:rsidRPr="00834EA5">
          <w:t>)</w:t>
        </w:r>
        <w:r w:rsidRPr="00834EA5">
          <w:rPr>
            <w:rFonts w:ascii="Cambria" w:hAnsi="Cambria" w:cs="Cambria"/>
          </w:rPr>
          <w:t>νώσκω</w:t>
        </w:r>
        <w:r w:rsidRPr="00834EA5">
          <w:t>, 'I know,' or 'perceive').</w:t>
        </w:r>
      </w:ins>
      <w:ins w:id="2276" w:author="Arthur Parmentier" w:date="2020-05-22T09:50:00Z">
        <w:r>
          <w:rPr>
            <w:rStyle w:val="Appelnotedebasdep"/>
          </w:rPr>
          <w:footnoteReference w:id="28"/>
        </w:r>
      </w:ins>
      <w:ins w:id="2283" w:author="Arthur Parmentier" w:date="2020-05-22T09:52:00Z">
        <w:r>
          <w:t xml:space="preserve"> </w:t>
        </w:r>
      </w:ins>
      <w:ins w:id="2284" w:author="Arthur Parmentier" w:date="2020-05-22T09:53:00Z">
        <w:r>
          <w:br/>
        </w:r>
      </w:ins>
      <w:ins w:id="2285" w:author="Arthur Parmentier" w:date="2020-05-22T09:54:00Z">
        <w:r w:rsidR="009B5ADF">
          <w:lastRenderedPageBreak/>
          <w:t xml:space="preserve">Re-cognition </w:t>
        </w:r>
      </w:ins>
      <w:ins w:id="2286" w:author="Arthur Parmentier" w:date="2020-05-22T09:55:00Z">
        <w:r w:rsidR="009B5ADF">
          <w:t xml:space="preserve">can therefore be understood as </w:t>
        </w:r>
      </w:ins>
      <w:ins w:id="2287" w:author="Arthur Parmentier" w:date="2020-05-22T09:54:00Z">
        <w:r w:rsidR="009B5ADF">
          <w:t>the process</w:t>
        </w:r>
      </w:ins>
      <w:ins w:id="2288" w:author="Arthur Parmentier" w:date="2020-05-22T09:55:00Z">
        <w:r w:rsidR="009B5ADF">
          <w:t xml:space="preserve"> of “another” cognition, that allows</w:t>
        </w:r>
      </w:ins>
      <w:ins w:id="2289" w:author="Arthur Parmentier" w:date="2020-05-22T09:56:00Z">
        <w:r w:rsidR="009B5ADF">
          <w:t xml:space="preserve"> the identification of something already knew</w:t>
        </w:r>
      </w:ins>
      <w:ins w:id="2290" w:author="Arthur Parmentier" w:date="2020-05-22T09:57:00Z">
        <w:r w:rsidR="009B5ADF">
          <w:t xml:space="preserve"> or already perceived.</w:t>
        </w:r>
      </w:ins>
    </w:p>
    <w:p w:rsidR="009B5ADF" w:rsidRDefault="009B5ADF" w:rsidP="00834EA5">
      <w:pPr>
        <w:rPr>
          <w:ins w:id="2291" w:author="Arthur Parmentier" w:date="2020-05-22T10:12:00Z"/>
        </w:rPr>
      </w:pPr>
      <w:ins w:id="2292" w:author="Arthur Parmentier" w:date="2020-05-22T09:58:00Z">
        <w:r>
          <w:t xml:space="preserve">One can wonder what </w:t>
        </w:r>
      </w:ins>
      <w:ins w:id="2293" w:author="Arthur Parmentier" w:date="2020-05-22T09:59:00Z">
        <w:r>
          <w:t>the core processes of recognition are</w:t>
        </w:r>
      </w:ins>
      <w:ins w:id="2294" w:author="Arthur Parmentier" w:date="2020-05-22T10:00:00Z">
        <w:r>
          <w:t xml:space="preserve"> and try to reproduce them on a computer.</w:t>
        </w:r>
      </w:ins>
      <w:ins w:id="2295" w:author="Arthur Parmentier" w:date="2020-05-22T10:04:00Z">
        <w:r w:rsidR="00E908AB">
          <w:t xml:space="preserve"> Very common examples</w:t>
        </w:r>
      </w:ins>
      <w:ins w:id="2296" w:author="Arthur Parmentier" w:date="2020-05-22T10:05:00Z">
        <w:r w:rsidR="00E908AB">
          <w:t xml:space="preserve"> of computer-recognition come from the so-called computer vision field</w:t>
        </w:r>
      </w:ins>
      <w:ins w:id="2297" w:author="Arthur Parmentier" w:date="2020-05-22T10:08:00Z">
        <w:r w:rsidR="00E908AB">
          <w:t xml:space="preserve"> such as</w:t>
        </w:r>
      </w:ins>
      <w:ins w:id="2298" w:author="Arthur Parmentier" w:date="2020-05-22T10:07:00Z">
        <w:r w:rsidR="00E908AB">
          <w:t xml:space="preserve"> object recognition</w:t>
        </w:r>
      </w:ins>
      <w:ins w:id="2299" w:author="Arthur Parmentier" w:date="2020-05-22T10:18:00Z">
        <w:r w:rsidR="00BB3B34">
          <w:t xml:space="preserve"> (classification</w:t>
        </w:r>
      </w:ins>
      <w:ins w:id="2300" w:author="Arthur Parmentier" w:date="2020-05-22T10:19:00Z">
        <w:r w:rsidR="00BB3B34">
          <w:t>)</w:t>
        </w:r>
      </w:ins>
      <w:ins w:id="2301" w:author="Arthur Parmentier" w:date="2020-05-22T10:08:00Z">
        <w:r w:rsidR="00E908AB">
          <w:t xml:space="preserve"> or</w:t>
        </w:r>
      </w:ins>
      <w:ins w:id="2302" w:author="Arthur Parmentier" w:date="2020-05-22T10:07:00Z">
        <w:r w:rsidR="00E908AB">
          <w:t xml:space="preserve"> detection</w:t>
        </w:r>
      </w:ins>
      <w:ins w:id="2303" w:author="Arthur Parmentier" w:date="2020-05-22T10:08:00Z">
        <w:r w:rsidR="00E908AB">
          <w:t xml:space="preserve"> </w:t>
        </w:r>
      </w:ins>
      <w:ins w:id="2304" w:author="Arthur Parmentier" w:date="2020-05-22T10:09:00Z">
        <w:r w:rsidR="00E908AB">
          <w:t xml:space="preserve">convolutional neural networks </w:t>
        </w:r>
      </w:ins>
      <w:ins w:id="2305" w:author="Arthur Parmentier" w:date="2020-05-22T10:10:00Z">
        <w:r w:rsidR="00E908AB">
          <w:t xml:space="preserve">(CNNs) </w:t>
        </w:r>
      </w:ins>
      <w:ins w:id="2306" w:author="Arthur Parmentier" w:date="2020-05-22T10:09:00Z">
        <w:r w:rsidR="00E908AB">
          <w:t xml:space="preserve">whose performances are now close </w:t>
        </w:r>
      </w:ins>
      <w:ins w:id="2307" w:author="Arthur Parmentier" w:date="2020-05-22T10:10:00Z">
        <w:r w:rsidR="00E908AB">
          <w:t>to that of humans. However, CNNs are trained on huge amount of data</w:t>
        </w:r>
      </w:ins>
      <w:ins w:id="2308" w:author="Arthur Parmentier" w:date="2020-05-22T10:11:00Z">
        <w:r w:rsidR="00E908AB">
          <w:t xml:space="preserve"> and are (in general) not models that can be interpreted by humans.</w:t>
        </w:r>
      </w:ins>
    </w:p>
    <w:p w:rsidR="00D60A1F" w:rsidRDefault="00E908AB" w:rsidP="00834EA5">
      <w:pPr>
        <w:rPr>
          <w:ins w:id="2309" w:author="Arthur Parmentier" w:date="2020-05-22T10:36:00Z"/>
        </w:rPr>
      </w:pPr>
      <w:ins w:id="2310" w:author="Arthur Parmentier" w:date="2020-05-22T10:12:00Z">
        <w:r>
          <w:t>In the context of this master project</w:t>
        </w:r>
      </w:ins>
      <w:ins w:id="2311" w:author="Arthur Parmentier" w:date="2020-05-22T10:15:00Z">
        <w:r w:rsidR="00BB3B34">
          <w:t xml:space="preserve"> and to offer the ability of creating new signs </w:t>
        </w:r>
      </w:ins>
      <w:ins w:id="2312" w:author="Arthur Parmentier" w:date="2020-05-22T10:16:00Z">
        <w:r w:rsidR="00BB3B34">
          <w:t xml:space="preserve">to the user, we </w:t>
        </w:r>
      </w:ins>
      <w:ins w:id="2313" w:author="Arthur Parmentier" w:date="2020-05-22T10:24:00Z">
        <w:r w:rsidR="00D60A1F">
          <w:t>must</w:t>
        </w:r>
      </w:ins>
      <w:ins w:id="2314" w:author="Arthur Parmentier" w:date="2020-05-22T10:16:00Z">
        <w:r w:rsidR="00BB3B34">
          <w:t xml:space="preserve"> work with </w:t>
        </w:r>
      </w:ins>
      <w:ins w:id="2315" w:author="Arthur Parmentier" w:date="2020-05-22T10:17:00Z">
        <w:r w:rsidR="00BB3B34">
          <w:t>lightweight</w:t>
        </w:r>
      </w:ins>
      <w:ins w:id="2316" w:author="Arthur Parmentier" w:date="2020-05-22T10:16:00Z">
        <w:r w:rsidR="00BB3B34">
          <w:t>, interpretable models that can</w:t>
        </w:r>
      </w:ins>
      <w:ins w:id="2317" w:author="Arthur Parmentier" w:date="2020-05-22T10:17:00Z">
        <w:r w:rsidR="00BB3B34">
          <w:t xml:space="preserve"> be trained fast and</w:t>
        </w:r>
      </w:ins>
      <w:ins w:id="2318" w:author="Arthur Parmentier" w:date="2020-05-22T10:16:00Z">
        <w:r w:rsidR="00BB3B34">
          <w:t xml:space="preserve"> </w:t>
        </w:r>
      </w:ins>
      <w:ins w:id="2319" w:author="Arthur Parmentier" w:date="2020-05-22T10:17:00Z">
        <w:r w:rsidR="00BB3B34">
          <w:t>identify the signs that are performed in real time</w:t>
        </w:r>
      </w:ins>
      <w:ins w:id="2320" w:author="Arthur Parmentier" w:date="2020-05-22T10:19:00Z">
        <w:r w:rsidR="00BB3B34">
          <w:t>. In our case, the identification process is a simple classification process, in which we ask the classifier to predict the</w:t>
        </w:r>
      </w:ins>
      <w:ins w:id="2321" w:author="Arthur Parmentier" w:date="2020-05-22T10:20:00Z">
        <w:r w:rsidR="00BB3B34">
          <w:t xml:space="preserve"> “class” of the motion sequence performed by the performer among a set of classes that </w:t>
        </w:r>
      </w:ins>
      <w:ins w:id="2322" w:author="Arthur Parmentier" w:date="2020-05-22T10:21:00Z">
        <w:r w:rsidR="00BB3B34">
          <w:t>have been previously learned by the model: SP signs.</w:t>
        </w:r>
      </w:ins>
    </w:p>
    <w:p w:rsidR="00DF645F" w:rsidRPr="00834EA5" w:rsidRDefault="00DF645F">
      <w:pPr>
        <w:rPr>
          <w:ins w:id="2323" w:author="Arthur Parmentier" w:date="2020-05-22T09:32:00Z"/>
          <w:rPrChange w:id="2324" w:author="Arthur Parmentier" w:date="2020-05-22T09:43:00Z">
            <w:rPr>
              <w:ins w:id="2325" w:author="Arthur Parmentier" w:date="2020-05-22T09:32:00Z"/>
            </w:rPr>
          </w:rPrChange>
        </w:rPr>
        <w:pPrChange w:id="2326" w:author="Arthur Parmentier" w:date="2020-05-22T09:43:00Z">
          <w:pPr>
            <w:pStyle w:val="Titre3"/>
          </w:pPr>
        </w:pPrChange>
      </w:pPr>
      <w:ins w:id="2327" w:author="Arthur Parmentier" w:date="2020-05-22T10:37:00Z">
        <w:r>
          <w:t>From the low-dimension set of features built</w:t>
        </w:r>
      </w:ins>
      <w:ins w:id="2328" w:author="Arthur Parmentier" w:date="2020-05-22T10:38:00Z">
        <w:r>
          <w:t xml:space="preserve"> from the different inputs</w:t>
        </w:r>
      </w:ins>
      <w:ins w:id="2329" w:author="Arthur Parmentier" w:date="2020-05-22T10:39:00Z">
        <w:r>
          <w:t>, two light-weight models are generally presented in the literature to classify time-sequences:</w:t>
        </w:r>
      </w:ins>
      <w:ins w:id="2330" w:author="Arthur Parmentier" w:date="2020-05-22T10:40:00Z">
        <w:r>
          <w:t xml:space="preserve"> Dynamic Time Warping </w:t>
        </w:r>
      </w:ins>
      <w:ins w:id="2331" w:author="Arthur Parmentier" w:date="2020-05-22T10:41:00Z">
        <w:r w:rsidR="00D50F7A">
          <w:t xml:space="preserve">(DTW) </w:t>
        </w:r>
      </w:ins>
      <w:ins w:id="2332" w:author="Arthur Parmentier" w:date="2020-05-22T10:40:00Z">
        <w:r>
          <w:t>and Hidden Markov Models</w:t>
        </w:r>
      </w:ins>
      <w:ins w:id="2333" w:author="Arthur Parmentier" w:date="2020-05-22T10:41:00Z">
        <w:r w:rsidR="00D50F7A">
          <w:t xml:space="preserve"> (HMM</w:t>
        </w:r>
      </w:ins>
      <w:ins w:id="2334" w:author="Arthur Parmentier" w:date="2020-05-22T10:42:00Z">
        <w:r w:rsidR="00D50F7A">
          <w:t>)</w:t>
        </w:r>
      </w:ins>
      <w:ins w:id="2335" w:author="Arthur Parmentier" w:date="2020-05-22T12:58:00Z">
        <w:r w:rsidR="00B734D3">
          <w:t>.</w:t>
        </w:r>
      </w:ins>
      <w:ins w:id="2336" w:author="Arthur Parmentier" w:date="2020-05-22T10:40:00Z">
        <w:r>
          <w:t xml:space="preserve"> In general</w:t>
        </w:r>
      </w:ins>
      <w:ins w:id="2337" w:author="Arthur Parmentier" w:date="2020-05-22T10:41:00Z">
        <w:r w:rsidR="00D50F7A">
          <w:t xml:space="preserve">, DTW is observed to be faster and more accurate that </w:t>
        </w:r>
      </w:ins>
      <w:ins w:id="2338" w:author="Arthur Parmentier" w:date="2020-05-22T10:42:00Z">
        <w:r w:rsidR="00D50F7A">
          <w:t>HMMs.</w:t>
        </w:r>
      </w:ins>
      <w:ins w:id="2339" w:author="Arthur Parmentier" w:date="2020-05-22T12:58:00Z">
        <w:r w:rsidR="00B734D3" w:rsidRPr="00B734D3">
          <w:t xml:space="preserve"> </w:t>
        </w:r>
        <w:r w:rsidR="00B734D3">
          <w:rPr>
            <w:rStyle w:val="Appelnotedebasdep"/>
          </w:rPr>
          <w:footnoteReference w:id="29"/>
        </w:r>
        <w:r w:rsidR="00B734D3">
          <w:t>.</w:t>
        </w:r>
      </w:ins>
    </w:p>
    <w:p w:rsidR="006D0BF0" w:rsidRDefault="00E9747D" w:rsidP="006D0BF0">
      <w:pPr>
        <w:pStyle w:val="Titre4"/>
        <w:rPr>
          <w:ins w:id="2342" w:author="Arthur Parmentier" w:date="2020-05-22T09:32:00Z"/>
        </w:rPr>
      </w:pPr>
      <w:ins w:id="2343" w:author="Arthur Parmentier" w:date="2020-05-22T12:18:00Z">
        <w:r>
          <w:t>Wekinator</w:t>
        </w:r>
      </w:ins>
      <w:ins w:id="2344" w:author="Arthur Parmentier" w:date="2020-05-22T09:32:00Z">
        <w:r w:rsidR="006D0BF0">
          <w:t xml:space="preserve"> DTW</w:t>
        </w:r>
      </w:ins>
    </w:p>
    <w:p w:rsidR="004116C1" w:rsidRDefault="00D50F7A" w:rsidP="006D0BF0">
      <w:pPr>
        <w:rPr>
          <w:ins w:id="2345" w:author="Arthur Parmentier" w:date="2020-05-22T11:38:00Z"/>
        </w:rPr>
      </w:pPr>
      <w:ins w:id="2346" w:author="Arthur Parmentier" w:date="2020-05-22T10:43:00Z">
        <w:r>
          <w:t xml:space="preserve">Unfortunately, at the time of the project, I could not </w:t>
        </w:r>
      </w:ins>
      <w:ins w:id="2347" w:author="Arthur Parmentier" w:date="2020-05-22T10:44:00Z">
        <w:r>
          <w:t>find any real-time implementation of DTW in Max/MSP.</w:t>
        </w:r>
        <w:r>
          <w:rPr>
            <w:rStyle w:val="Appelnotedebasdep"/>
          </w:rPr>
          <w:footnoteReference w:id="30"/>
        </w:r>
      </w:ins>
    </w:p>
    <w:p w:rsidR="00B827FE" w:rsidRDefault="00BA3283" w:rsidP="006D0BF0">
      <w:pPr>
        <w:rPr>
          <w:ins w:id="2387" w:author="Arthur Parmentier" w:date="2020-05-22T11:37:00Z"/>
        </w:rPr>
      </w:pPr>
      <w:ins w:id="2388" w:author="Arthur Parmentier" w:date="2020-05-22T11:38:00Z">
        <w:r>
          <w:t xml:space="preserve">However, </w:t>
        </w:r>
      </w:ins>
      <w:ins w:id="2389" w:author="Arthur Parmentier" w:date="2020-05-22T11:52:00Z">
        <w:r w:rsidR="000430B4">
          <w:t xml:space="preserve">the external software </w:t>
        </w:r>
      </w:ins>
      <w:ins w:id="2390" w:author="Arthur Parmentier" w:date="2020-05-22T12:18:00Z">
        <w:r w:rsidR="00E9747D">
          <w:t>Wekinator</w:t>
        </w:r>
      </w:ins>
      <w:ins w:id="2391" w:author="Arthur Parmentier" w:date="2020-05-22T11:38:00Z">
        <w:r>
          <w:rPr>
            <w:rStyle w:val="Appelnotedebasdep"/>
          </w:rPr>
          <w:footnoteReference w:id="31"/>
        </w:r>
      </w:ins>
      <w:ins w:id="2396" w:author="Arthur Parmentier" w:date="2020-05-22T11:39:00Z">
        <w:r w:rsidR="00965FAA">
          <w:t xml:space="preserve"> offers a very efficient DTW implementation based on the FastDTW library</w:t>
        </w:r>
      </w:ins>
      <w:ins w:id="2397" w:author="Arthur Parmentier" w:date="2020-05-22T11:40:00Z">
        <w:r w:rsidR="00965FAA">
          <w:rPr>
            <w:rStyle w:val="Appelnotedebasdep"/>
          </w:rPr>
          <w:footnoteReference w:id="32"/>
        </w:r>
      </w:ins>
      <w:ins w:id="2406" w:author="Arthur Parmentier" w:date="2020-05-22T11:43:00Z">
        <w:r w:rsidR="00B827FE">
          <w:t xml:space="preserve"> with additional improvements for real-time performance </w:t>
        </w:r>
      </w:ins>
      <w:ins w:id="2407" w:author="Arthur Parmentier" w:date="2020-05-22T11:44:00Z">
        <w:r w:rsidR="00B827FE">
          <w:t xml:space="preserve">and can receive data from </w:t>
        </w:r>
      </w:ins>
      <w:ins w:id="2408" w:author="Arthur Parmentier" w:date="2020-05-22T11:45:00Z">
        <w:r w:rsidR="00B827FE">
          <w:t xml:space="preserve">Max with </w:t>
        </w:r>
      </w:ins>
      <w:ins w:id="2409" w:author="Arthur Parmentier" w:date="2020-05-22T11:44:00Z">
        <w:r w:rsidR="00B827FE">
          <w:t>O</w:t>
        </w:r>
      </w:ins>
      <w:ins w:id="2410" w:author="Arthur Parmentier" w:date="2020-05-22T11:45:00Z">
        <w:r w:rsidR="00B827FE">
          <w:t>pen Sound Control (OSC).</w:t>
        </w:r>
      </w:ins>
      <w:ins w:id="2411" w:author="Arthur Parmentier" w:date="2020-05-22T11:46:00Z">
        <w:r w:rsidR="00B827FE">
          <w:t xml:space="preserve"> Moreover, although the user must launch </w:t>
        </w:r>
      </w:ins>
      <w:ins w:id="2412" w:author="Arthur Parmentier" w:date="2020-05-22T12:18:00Z">
        <w:r w:rsidR="00E9747D">
          <w:t>Wekinator</w:t>
        </w:r>
      </w:ins>
      <w:ins w:id="2413" w:author="Arthur Parmentier" w:date="2020-05-22T11:46:00Z">
        <w:r w:rsidR="00B827FE">
          <w:t xml:space="preserve"> separately at the moment and perform basic op</w:t>
        </w:r>
      </w:ins>
      <w:ins w:id="2414" w:author="Arthur Parmentier" w:date="2020-05-22T11:47:00Z">
        <w:r w:rsidR="00B827FE">
          <w:t xml:space="preserve">erations on its window, important parts of the GUI of </w:t>
        </w:r>
      </w:ins>
      <w:ins w:id="2415" w:author="Arthur Parmentier" w:date="2020-05-22T12:18:00Z">
        <w:r w:rsidR="00E9747D">
          <w:t>Wekinator</w:t>
        </w:r>
      </w:ins>
      <w:ins w:id="2416" w:author="Arthur Parmentier" w:date="2020-05-22T11:47:00Z">
        <w:r w:rsidR="00B827FE">
          <w:t xml:space="preserve"> </w:t>
        </w:r>
        <w:r w:rsidR="00B827FE">
          <w:lastRenderedPageBreak/>
          <w:t xml:space="preserve">can be controlled remotely via OSC, allowing Max </w:t>
        </w:r>
      </w:ins>
      <w:ins w:id="2417" w:author="Arthur Parmentier" w:date="2020-05-22T11:50:00Z">
        <w:r w:rsidR="000430B4">
          <w:t xml:space="preserve">to automatize certain operations, such as the training process of </w:t>
        </w:r>
      </w:ins>
      <w:ins w:id="2418" w:author="Arthur Parmentier" w:date="2020-05-22T12:18:00Z">
        <w:r w:rsidR="00E9747D">
          <w:t>Wekinator</w:t>
        </w:r>
      </w:ins>
      <w:ins w:id="2419" w:author="Arthur Parmentier" w:date="2020-05-22T11:50:00Z">
        <w:r w:rsidR="000430B4">
          <w:t>.</w:t>
        </w:r>
      </w:ins>
    </w:p>
    <w:p w:rsidR="004116C1" w:rsidRDefault="00D454BF" w:rsidP="006D0BF0">
      <w:pPr>
        <w:rPr>
          <w:ins w:id="2420" w:author="Arthur Parmentier" w:date="2020-05-22T11:53:00Z"/>
        </w:rPr>
      </w:pPr>
      <w:ins w:id="2421" w:author="Arthur Parmentier" w:date="2020-05-22T11:53:00Z">
        <w:r>
          <w:t xml:space="preserve">The “user guide” for using </w:t>
        </w:r>
      </w:ins>
      <w:ins w:id="2422" w:author="Arthur Parmentier" w:date="2020-05-22T12:18:00Z">
        <w:r w:rsidR="00E9747D">
          <w:t>Wekinator</w:t>
        </w:r>
      </w:ins>
      <w:ins w:id="2423" w:author="Arthur Parmentier" w:date="2020-05-22T11:53:00Z">
        <w:r>
          <w:t xml:space="preserve"> with the project is the following:</w:t>
        </w:r>
      </w:ins>
    </w:p>
    <w:p w:rsidR="00D454BF" w:rsidRDefault="00D454BF">
      <w:pPr>
        <w:ind w:left="720"/>
        <w:rPr>
          <w:ins w:id="2424" w:author="Arthur Parmentier" w:date="2020-05-22T11:53:00Z"/>
        </w:rPr>
        <w:pPrChange w:id="2425" w:author="Arthur Parmentier" w:date="2020-05-22T11:53:00Z">
          <w:pPr/>
        </w:pPrChange>
      </w:pPr>
      <w:ins w:id="2426" w:author="Arthur Parmentier" w:date="2020-05-22T11:53:00Z">
        <w:r>
          <w:t xml:space="preserve">1) Start </w:t>
        </w:r>
      </w:ins>
      <w:ins w:id="2427" w:author="Arthur Parmentier" w:date="2020-05-22T12:18:00Z">
        <w:r w:rsidR="00E9747D">
          <w:t>Wekinator</w:t>
        </w:r>
      </w:ins>
      <w:ins w:id="2428" w:author="Arthur Parmentier" w:date="2020-05-22T11:53:00Z">
        <w:r>
          <w:t>.</w:t>
        </w:r>
      </w:ins>
    </w:p>
    <w:p w:rsidR="00D454BF" w:rsidRDefault="00D454BF">
      <w:pPr>
        <w:ind w:left="720"/>
        <w:rPr>
          <w:ins w:id="2429" w:author="Arthur Parmentier" w:date="2020-05-22T11:53:00Z"/>
        </w:rPr>
        <w:pPrChange w:id="2430" w:author="Arthur Parmentier" w:date="2020-05-22T11:53:00Z">
          <w:pPr/>
        </w:pPrChange>
      </w:pPr>
      <w:ins w:id="2431" w:author="Arthur Parmentier" w:date="2020-05-22T11:53:00Z">
        <w:r>
          <w:t xml:space="preserve">2) Set the listening port to 6448 (default on </w:t>
        </w:r>
      </w:ins>
      <w:ins w:id="2432" w:author="Arthur Parmentier" w:date="2020-05-22T12:18:00Z">
        <w:r w:rsidR="00E9747D">
          <w:t>Wekinator</w:t>
        </w:r>
      </w:ins>
      <w:ins w:id="2433" w:author="Arthur Parmentier" w:date="2020-05-22T11:53:00Z">
        <w:r>
          <w:t>) and click "start listening"</w:t>
        </w:r>
      </w:ins>
    </w:p>
    <w:p w:rsidR="00D454BF" w:rsidRDefault="00D454BF">
      <w:pPr>
        <w:ind w:left="720"/>
        <w:rPr>
          <w:ins w:id="2434" w:author="Arthur Parmentier" w:date="2020-05-22T11:53:00Z"/>
        </w:rPr>
        <w:pPrChange w:id="2435" w:author="Arthur Parmentier" w:date="2020-05-22T11:53:00Z">
          <w:pPr/>
        </w:pPrChange>
      </w:pPr>
      <w:ins w:id="2436" w:author="Arthur Parmentier" w:date="2020-05-22T11:53:00Z">
        <w:r>
          <w:t>3) Set the OSC input address to /wek/inputs (default)</w:t>
        </w:r>
      </w:ins>
    </w:p>
    <w:p w:rsidR="00D454BF" w:rsidRDefault="00D454BF">
      <w:pPr>
        <w:ind w:left="720"/>
        <w:rPr>
          <w:ins w:id="2437" w:author="Arthur Parmentier" w:date="2020-05-22T11:53:00Z"/>
        </w:rPr>
        <w:pPrChange w:id="2438" w:author="Arthur Parmentier" w:date="2020-05-22T11:53:00Z">
          <w:pPr/>
        </w:pPrChange>
      </w:pPr>
      <w:ins w:id="2439" w:author="Arthur Parmentier" w:date="2020-05-22T11:53:00Z">
        <w:r>
          <w:t>4) Change the number of inputs (#inputs) to match the size of your input in this patch</w:t>
        </w:r>
      </w:ins>
      <w:ins w:id="2440" w:author="Arthur Parmentier" w:date="2020-05-22T18:38:00Z">
        <w:r w:rsidR="00C24A48">
          <w:t>er</w:t>
        </w:r>
      </w:ins>
      <w:ins w:id="2441" w:author="Arthur Parmentier" w:date="2020-05-22T11:53:00Z">
        <w:r>
          <w:t xml:space="preserve">, as defined in the first layer. For instance, with </w:t>
        </w:r>
      </w:ins>
      <w:ins w:id="2442" w:author="Arthur Parmentier" w:date="2020-05-22T11:54:00Z">
        <w:r>
          <w:t>P</w:t>
        </w:r>
      </w:ins>
      <w:ins w:id="2443" w:author="Arthur Parmentier" w:date="2020-05-22T11:53:00Z">
        <w:r>
          <w:t>ose</w:t>
        </w:r>
      </w:ins>
      <w:ins w:id="2444" w:author="Arthur Parmentier" w:date="2020-05-22T11:54:00Z">
        <w:r>
          <w:t>N</w:t>
        </w:r>
      </w:ins>
      <w:ins w:id="2445" w:author="Arthur Parmentier" w:date="2020-05-22T11:53:00Z">
        <w:r>
          <w:t>et, there are two features per joint (X and Y coordinates) so #inputs = #joints*2</w:t>
        </w:r>
      </w:ins>
    </w:p>
    <w:p w:rsidR="00D454BF" w:rsidRDefault="00D454BF">
      <w:pPr>
        <w:ind w:left="720"/>
        <w:rPr>
          <w:ins w:id="2446" w:author="Arthur Parmentier" w:date="2020-05-22T11:53:00Z"/>
        </w:rPr>
        <w:pPrChange w:id="2447" w:author="Arthur Parmentier" w:date="2020-05-22T11:53:00Z">
          <w:pPr/>
        </w:pPrChange>
      </w:pPr>
      <w:ins w:id="2448" w:author="Arthur Parmentier" w:date="2020-05-22T11:53:00Z">
        <w:r>
          <w:t xml:space="preserve">5) Change the </w:t>
        </w:r>
      </w:ins>
      <w:ins w:id="2449" w:author="Arthur Parmentier" w:date="2020-05-22T12:18:00Z">
        <w:r w:rsidR="00E9747D">
          <w:t>Wekinator</w:t>
        </w:r>
      </w:ins>
      <w:ins w:id="2450" w:author="Arthur Parmentier" w:date="2020-05-22T11:53:00Z">
        <w:r>
          <w:t xml:space="preserve"> output type to "All Dynamic Time Warping" with N</w:t>
        </w:r>
      </w:ins>
      <w:ins w:id="2451" w:author="Arthur Parmentier" w:date="2020-05-22T11:56:00Z">
        <w:r w:rsidR="00FD00B9">
          <w:t xml:space="preserve"> </w:t>
        </w:r>
      </w:ins>
      <w:ins w:id="2452" w:author="Arthur Parmentier" w:date="2020-05-22T11:53:00Z">
        <w:r>
          <w:t>=</w:t>
        </w:r>
      </w:ins>
      <w:ins w:id="2453" w:author="Arthur Parmentier" w:date="2020-05-22T11:56:00Z">
        <w:r w:rsidR="00FD00B9">
          <w:t xml:space="preserve"> </w:t>
        </w:r>
      </w:ins>
      <w:ins w:id="2454" w:author="Arthur Parmentier" w:date="2020-05-22T11:53:00Z">
        <w:r>
          <w:t xml:space="preserve">&lt;the size of your dictionary of signs&gt; gestures types. It probably does not matter if you </w:t>
        </w:r>
      </w:ins>
      <w:ins w:id="2455" w:author="Arthur Parmentier" w:date="2020-05-22T11:56:00Z">
        <w:r w:rsidR="00FD00B9">
          <w:t>specify</w:t>
        </w:r>
      </w:ins>
      <w:ins w:id="2456" w:author="Arthur Parmentier" w:date="2020-05-22T11:53:00Z">
        <w:r>
          <w:t xml:space="preserve"> a greater amount of types, so you can also use any sufficiently large N if you do not know how many signs it should recognize</w:t>
        </w:r>
      </w:ins>
      <w:ins w:id="2457" w:author="Arthur Parmentier" w:date="2020-05-22T11:56:00Z">
        <w:r w:rsidR="00936A60">
          <w:t xml:space="preserve">; </w:t>
        </w:r>
      </w:ins>
      <w:ins w:id="2458" w:author="Arthur Parmentier" w:date="2020-05-22T11:57:00Z">
        <w:r w:rsidR="00936A60">
          <w:t xml:space="preserve">ultimately, </w:t>
        </w:r>
      </w:ins>
      <w:ins w:id="2459" w:author="Arthur Parmentier" w:date="2020-05-22T12:18:00Z">
        <w:r w:rsidR="00E9747D">
          <w:t>Wekinator</w:t>
        </w:r>
      </w:ins>
      <w:ins w:id="2460" w:author="Arthur Parmentier" w:date="2020-05-22T11:57:00Z">
        <w:r w:rsidR="00936A60">
          <w:t xml:space="preserve"> will simply never match the signs to those classes.</w:t>
        </w:r>
      </w:ins>
    </w:p>
    <w:p w:rsidR="00D454BF" w:rsidRDefault="00D454BF">
      <w:pPr>
        <w:ind w:left="720"/>
        <w:rPr>
          <w:ins w:id="2461" w:author="Arthur Parmentier" w:date="2020-05-22T11:53:00Z"/>
        </w:rPr>
        <w:pPrChange w:id="2462" w:author="Arthur Parmentier" w:date="2020-05-22T11:53:00Z">
          <w:pPr/>
        </w:pPrChange>
      </w:pPr>
      <w:ins w:id="2463" w:author="Arthur Parmentier" w:date="2020-05-22T11:53:00Z">
        <w:r>
          <w:t>6) Set the ouput port to 12000 (default) and click next.</w:t>
        </w:r>
      </w:ins>
    </w:p>
    <w:p w:rsidR="00D454BF" w:rsidRDefault="00D454BF">
      <w:pPr>
        <w:ind w:left="720"/>
        <w:rPr>
          <w:ins w:id="2464" w:author="Arthur Parmentier" w:date="2020-05-22T11:53:00Z"/>
        </w:rPr>
        <w:pPrChange w:id="2465" w:author="Arthur Parmentier" w:date="2020-05-22T11:53:00Z">
          <w:pPr/>
        </w:pPrChange>
      </w:pPr>
      <w:ins w:id="2466" w:author="Arthur Parmentier" w:date="2020-05-22T11:53:00Z">
        <w:r>
          <w:t xml:space="preserve">7) If any input is running, make sure that the </w:t>
        </w:r>
      </w:ins>
      <w:ins w:id="2467" w:author="Arthur Parmentier" w:date="2020-05-22T11:54:00Z">
        <w:r w:rsidR="008E3834">
          <w:t>“</w:t>
        </w:r>
      </w:ins>
      <w:ins w:id="2468" w:author="Arthur Parmentier" w:date="2020-05-22T11:53:00Z">
        <w:r>
          <w:t>OSC In</w:t>
        </w:r>
      </w:ins>
      <w:ins w:id="2469" w:author="Arthur Parmentier" w:date="2020-05-22T11:54:00Z">
        <w:r w:rsidR="008E3834">
          <w:t>”</w:t>
        </w:r>
      </w:ins>
      <w:ins w:id="2470" w:author="Arthur Parmentier" w:date="2020-05-22T11:53:00Z">
        <w:r>
          <w:t xml:space="preserve"> indicator of </w:t>
        </w:r>
      </w:ins>
      <w:ins w:id="2471" w:author="Arthur Parmentier" w:date="2020-05-22T12:18:00Z">
        <w:r w:rsidR="00E9747D">
          <w:t>Wekinator</w:t>
        </w:r>
      </w:ins>
      <w:ins w:id="2472" w:author="Arthur Parmentier" w:date="2020-05-22T11:53:00Z">
        <w:r>
          <w:t xml:space="preserve"> is green. If it is yellow</w:t>
        </w:r>
      </w:ins>
      <w:ins w:id="2473" w:author="Arthur Parmentier" w:date="2020-05-22T11:54:00Z">
        <w:r w:rsidR="008E3834">
          <w:t xml:space="preserve"> instead</w:t>
        </w:r>
      </w:ins>
      <w:ins w:id="2474" w:author="Arthur Parmentier" w:date="2020-05-22T11:53:00Z">
        <w:r>
          <w:t xml:space="preserve">, try to open the view/OSC input status window and restart listening to the OSC. If it is red, check that the size of your input in Max matches the #input parameter of </w:t>
        </w:r>
      </w:ins>
      <w:ins w:id="2475" w:author="Arthur Parmentier" w:date="2020-05-22T12:18:00Z">
        <w:r w:rsidR="00E9747D">
          <w:t>Wekinator</w:t>
        </w:r>
      </w:ins>
      <w:ins w:id="2476" w:author="Arthur Parmentier" w:date="2020-05-22T11:53:00Z">
        <w:r>
          <w:t>.</w:t>
        </w:r>
      </w:ins>
    </w:p>
    <w:p w:rsidR="00D454BF" w:rsidRDefault="00D454BF">
      <w:pPr>
        <w:ind w:left="720"/>
        <w:rPr>
          <w:ins w:id="2477" w:author="Arthur Parmentier" w:date="2020-05-22T11:53:00Z"/>
        </w:rPr>
        <w:pPrChange w:id="2478" w:author="Arthur Parmentier" w:date="2020-05-22T11:53:00Z">
          <w:pPr/>
        </w:pPrChange>
      </w:pPr>
      <w:ins w:id="2479" w:author="Arthur Parmentier" w:date="2020-05-22T11:53:00Z">
        <w:r>
          <w:t xml:space="preserve">8) You can now push the "train </w:t>
        </w:r>
      </w:ins>
      <w:ins w:id="2480" w:author="Arthur Parmentier" w:date="2020-05-22T12:18:00Z">
        <w:r w:rsidR="00E9747D">
          <w:t>Wekinator</w:t>
        </w:r>
      </w:ins>
      <w:ins w:id="2481" w:author="Arthur Parmentier" w:date="2020-05-22T11:53:00Z">
        <w:r>
          <w:t xml:space="preserve">" button in box 3.1. The number of examples for each sign should go from 1 to X in </w:t>
        </w:r>
      </w:ins>
      <w:ins w:id="2482" w:author="Arthur Parmentier" w:date="2020-05-22T12:18:00Z">
        <w:r w:rsidR="00E9747D">
          <w:t>Wekinator</w:t>
        </w:r>
      </w:ins>
      <w:ins w:id="2483" w:author="Arthur Parmentier" w:date="2020-05-22T11:53:00Z">
        <w:r>
          <w:t>.</w:t>
        </w:r>
      </w:ins>
    </w:p>
    <w:p w:rsidR="00D454BF" w:rsidRDefault="00D454BF">
      <w:pPr>
        <w:ind w:left="720"/>
        <w:rPr>
          <w:ins w:id="2484" w:author="Arthur Parmentier" w:date="2020-05-22T11:37:00Z"/>
        </w:rPr>
        <w:pPrChange w:id="2485" w:author="Arthur Parmentier" w:date="2020-05-22T11:53:00Z">
          <w:pPr/>
        </w:pPrChange>
      </w:pPr>
      <w:ins w:id="2486" w:author="Arthur Parmentier" w:date="2020-05-22T11:53:00Z">
        <w:r>
          <w:t xml:space="preserve">9) Once the training is done after a few seconds, you can press the "run" button in </w:t>
        </w:r>
      </w:ins>
      <w:ins w:id="2487" w:author="Arthur Parmentier" w:date="2020-05-22T12:18:00Z">
        <w:r w:rsidR="00E9747D">
          <w:t>Wekinator</w:t>
        </w:r>
      </w:ins>
      <w:ins w:id="2488" w:author="Arthur Parmentier" w:date="2020-05-22T11:53:00Z">
        <w:r>
          <w:t xml:space="preserve"> to start classifying your live input.</w:t>
        </w:r>
      </w:ins>
    </w:p>
    <w:p w:rsidR="004116C1" w:rsidRDefault="00CD5F56" w:rsidP="006D0BF0">
      <w:pPr>
        <w:rPr>
          <w:ins w:id="2489" w:author="Arthur Parmentier" w:date="2020-05-22T11:37:00Z"/>
        </w:rPr>
      </w:pPr>
      <w:ins w:id="2490" w:author="Arthur Parmentier" w:date="2020-05-22T11:57:00Z">
        <w:r>
          <w:t>These operations ma</w:t>
        </w:r>
      </w:ins>
      <w:ins w:id="2491" w:author="Arthur Parmentier" w:date="2020-05-22T12:20:00Z">
        <w:r w:rsidR="00E9747D">
          <w:t>y</w:t>
        </w:r>
      </w:ins>
      <w:ins w:id="2492" w:author="Arthur Parmentier" w:date="2020-05-22T11:57:00Z">
        <w:r>
          <w:t xml:space="preserve"> take 3 minutes at the fi</w:t>
        </w:r>
      </w:ins>
      <w:ins w:id="2493" w:author="Arthur Parmentier" w:date="2020-05-22T11:58:00Z">
        <w:r>
          <w:t>rst time use and less than 1 minute once the user would get acquainted to the process. Automatizing these steps</w:t>
        </w:r>
      </w:ins>
      <w:ins w:id="2494" w:author="Arthur Parmentier" w:date="2020-05-22T11:59:00Z">
        <w:r>
          <w:t xml:space="preserve"> would be very difficult from Max directly, as </w:t>
        </w:r>
      </w:ins>
      <w:ins w:id="2495" w:author="Arthur Parmentier" w:date="2020-05-22T12:18:00Z">
        <w:r w:rsidR="00E9747D">
          <w:t>Wekinator</w:t>
        </w:r>
      </w:ins>
      <w:ins w:id="2496" w:author="Arthur Parmentier" w:date="2020-05-22T11:59:00Z">
        <w:r>
          <w:t xml:space="preserve"> builds its own file structures </w:t>
        </w:r>
      </w:ins>
      <w:ins w:id="2497" w:author="Arthur Parmentier" w:date="2020-05-22T12:00:00Z">
        <w:r>
          <w:t xml:space="preserve">and </w:t>
        </w:r>
      </w:ins>
      <w:ins w:id="2498" w:author="Arthur Parmentier" w:date="2020-05-22T12:01:00Z">
        <w:r>
          <w:t>there is et no way</w:t>
        </w:r>
      </w:ins>
      <w:ins w:id="2499" w:author="Arthur Parmentier" w:date="2020-05-22T12:18:00Z">
        <w:r w:rsidR="00E9747D">
          <w:t xml:space="preserve"> that I have found</w:t>
        </w:r>
      </w:ins>
      <w:ins w:id="2500" w:author="Arthur Parmentier" w:date="2020-05-22T12:01:00Z">
        <w:r>
          <w:t xml:space="preserve"> to load a project in </w:t>
        </w:r>
      </w:ins>
      <w:ins w:id="2501" w:author="Arthur Parmentier" w:date="2020-05-22T12:18:00Z">
        <w:r w:rsidR="00E9747D">
          <w:t>Wekinator</w:t>
        </w:r>
      </w:ins>
      <w:ins w:id="2502" w:author="Arthur Parmentier" w:date="2020-05-22T12:01:00Z">
        <w:r>
          <w:t xml:space="preserve"> from</w:t>
        </w:r>
      </w:ins>
      <w:ins w:id="2503" w:author="Arthur Parmentier" w:date="2020-05-22T11:58:00Z">
        <w:r>
          <w:t xml:space="preserve"> </w:t>
        </w:r>
      </w:ins>
      <w:ins w:id="2504" w:author="Arthur Parmentier" w:date="2020-05-22T12:02:00Z">
        <w:r>
          <w:t>a command line</w:t>
        </w:r>
      </w:ins>
      <w:ins w:id="2505" w:author="Arthur Parmentier" w:date="2020-05-22T12:18:00Z">
        <w:r w:rsidR="00E9747D">
          <w:t xml:space="preserve"> directly.</w:t>
        </w:r>
      </w:ins>
    </w:p>
    <w:p w:rsidR="004116C1" w:rsidRPr="006D0BF0" w:rsidRDefault="004116C1">
      <w:pPr>
        <w:rPr>
          <w:ins w:id="2506" w:author="Arthur Parmentier" w:date="2020-05-22T09:13:00Z"/>
          <w:rPrChange w:id="2507" w:author="Arthur Parmentier" w:date="2020-05-22T09:32:00Z">
            <w:rPr>
              <w:ins w:id="2508" w:author="Arthur Parmentier" w:date="2020-05-22T09:13:00Z"/>
            </w:rPr>
          </w:rPrChange>
        </w:rPr>
        <w:pPrChange w:id="2509" w:author="Arthur Parmentier" w:date="2020-05-22T09:32:00Z">
          <w:pPr>
            <w:pStyle w:val="Titre3"/>
          </w:pPr>
        </w:pPrChange>
      </w:pPr>
    </w:p>
    <w:p w:rsidR="00A87845" w:rsidRDefault="006D0BF0" w:rsidP="00A87845">
      <w:pPr>
        <w:rPr>
          <w:ins w:id="2510" w:author="Arthur Parmentier" w:date="2020-05-22T09:31:00Z"/>
        </w:rPr>
      </w:pPr>
      <w:ins w:id="2511" w:author="Arthur Parmentier" w:date="2020-05-22T09:30:00Z">
        <w:r>
          <w:t>In order to start the sign recognition, the user must train the classifiers with the training data</w:t>
        </w:r>
      </w:ins>
      <w:ins w:id="2512" w:author="Arthur Parmentier" w:date="2020-05-22T09:31:00Z">
        <w:r>
          <w:t xml:space="preserve"> that is stored into the MuBu object. This is achieved by hitting the “train” button in X.X.</w:t>
        </w:r>
      </w:ins>
    </w:p>
    <w:p w:rsidR="006D0BF0" w:rsidRPr="00A87845" w:rsidRDefault="006D0BF0">
      <w:pPr>
        <w:rPr>
          <w:rPrChange w:id="2513" w:author="Arthur Parmentier" w:date="2020-05-22T09:13:00Z">
            <w:rPr/>
          </w:rPrChange>
        </w:rPr>
        <w:pPrChange w:id="2514" w:author="Arthur Parmentier" w:date="2020-05-22T09:13:00Z">
          <w:pPr>
            <w:pStyle w:val="Titre2"/>
          </w:pPr>
        </w:pPrChange>
      </w:pPr>
      <w:ins w:id="2515" w:author="Arthur Parmentier" w:date="2020-05-22T09:31:00Z">
        <w:r>
          <w:t xml:space="preserve">The </w:t>
        </w:r>
      </w:ins>
    </w:p>
    <w:p w:rsidR="00F25194" w:rsidRPr="00953072" w:rsidRDefault="00F25194">
      <w:pPr>
        <w:pStyle w:val="Titre3"/>
        <w:pPrChange w:id="2516" w:author="Arthur Parmentier" w:date="2020-05-18T17:12:00Z">
          <w:pPr>
            <w:pStyle w:val="Titre2"/>
          </w:pPr>
        </w:pPrChange>
      </w:pPr>
      <w:bookmarkStart w:id="2517" w:name="_Toc41067211"/>
      <w:r w:rsidRPr="00953072">
        <w:lastRenderedPageBreak/>
        <w:t>Part 4: Grammar parsing</w:t>
      </w:r>
      <w:bookmarkEnd w:id="2517"/>
    </w:p>
    <w:p w:rsidR="00F25194" w:rsidRDefault="00F25194">
      <w:pPr>
        <w:pStyle w:val="Titre3"/>
        <w:rPr>
          <w:ins w:id="2518" w:author="Arthur Parmentier" w:date="2020-05-18T17:06:00Z"/>
        </w:rPr>
        <w:pPrChange w:id="2519" w:author="Arthur Parmentier" w:date="2020-05-18T17:12:00Z">
          <w:pPr>
            <w:pStyle w:val="Titre2"/>
          </w:pPr>
        </w:pPrChange>
      </w:pPr>
      <w:bookmarkStart w:id="2520" w:name="_Toc41067212"/>
      <w:r w:rsidRPr="00953072">
        <w:t>Part 5: Orchestra simulation</w:t>
      </w:r>
      <w:bookmarkEnd w:id="2520"/>
    </w:p>
    <w:p w:rsidR="005522F0" w:rsidRDefault="005522F0" w:rsidP="005522F0">
      <w:pPr>
        <w:pStyle w:val="Titre2"/>
        <w:rPr>
          <w:ins w:id="2521" w:author="Arthur Parmentier" w:date="2020-05-18T17:06:00Z"/>
        </w:rPr>
      </w:pPr>
      <w:bookmarkStart w:id="2522" w:name="_Toc41067213"/>
      <w:ins w:id="2523" w:author="Arthur Parmentier" w:date="2020-05-18T17:06:00Z">
        <w:r>
          <w:t>Performance</w:t>
        </w:r>
      </w:ins>
      <w:bookmarkEnd w:id="2522"/>
      <w:ins w:id="2524" w:author="Arthur Parmentier" w:date="2020-05-22T20:36:00Z">
        <w:r w:rsidR="001F0E95">
          <w:t xml:space="preserve"> aspects</w:t>
        </w:r>
      </w:ins>
    </w:p>
    <w:p w:rsidR="005522F0" w:rsidRDefault="005522F0" w:rsidP="005522F0">
      <w:pPr>
        <w:pStyle w:val="Titre3"/>
        <w:rPr>
          <w:ins w:id="2525" w:author="Arthur Parmentier" w:date="2020-05-18T17:07:00Z"/>
        </w:rPr>
      </w:pPr>
      <w:bookmarkStart w:id="2526" w:name="_Toc41067214"/>
      <w:ins w:id="2527" w:author="Arthur Parmentier" w:date="2020-05-18T17:06:00Z">
        <w:r>
          <w:t xml:space="preserve">PoseNet and </w:t>
        </w:r>
      </w:ins>
      <w:ins w:id="2528" w:author="Arthur Parmentier" w:date="2020-05-22T12:18:00Z">
        <w:r w:rsidR="00E9747D">
          <w:t>Wekinator</w:t>
        </w:r>
      </w:ins>
      <w:ins w:id="2529" w:author="Arthur Parmentier" w:date="2020-05-18T17:06:00Z">
        <w:r>
          <w:t xml:space="preserve"> settings</w:t>
        </w:r>
      </w:ins>
      <w:bookmarkEnd w:id="2526"/>
    </w:p>
    <w:p w:rsidR="002A1FE9" w:rsidRDefault="002A1FE9" w:rsidP="005522F0">
      <w:pPr>
        <w:rPr>
          <w:ins w:id="2530" w:author="Arthur Parmentier" w:date="2020-05-22T20:36:00Z"/>
        </w:rPr>
      </w:pPr>
      <w:ins w:id="2531" w:author="Arthur Parmentier" w:date="2020-05-22T20:36:00Z">
        <w:r>
          <w:t>As mentioned previously</w:t>
        </w:r>
      </w:ins>
      <w:ins w:id="2532" w:author="Arthur Parmentier" w:date="2020-05-22T23:32:00Z">
        <w:r w:rsidR="00A37563">
          <w:t>, PoseNet as different parameters that influence its performances.</w:t>
        </w:r>
      </w:ins>
      <w:ins w:id="2533" w:author="Arthur Parmentier" w:date="2020-05-22T23:33:00Z">
        <w:r w:rsidR="00A37563">
          <w:t xml:space="preserve"> It is however not obvious where lies the best compromise between accuracy and the</w:t>
        </w:r>
      </w:ins>
      <w:ins w:id="2534" w:author="Arthur Parmentier" w:date="2020-05-22T23:34:00Z">
        <w:r w:rsidR="00A37563">
          <w:t xml:space="preserve"> number of poses processed by seconds (FPS).</w:t>
        </w:r>
      </w:ins>
      <w:ins w:id="2535" w:author="Arthur Parmentier" w:date="2020-05-22T23:40:00Z">
        <w:r w:rsidR="009940BE">
          <w:t xml:space="preserve"> Let’s take a look </w:t>
        </w:r>
      </w:ins>
      <w:ins w:id="2536" w:author="Arthur Parmentier" w:date="2020-05-22T23:41:00Z">
        <w:r w:rsidR="009940BE">
          <w:t xml:space="preserve">at how Wekinator processes its input to </w:t>
        </w:r>
      </w:ins>
      <w:ins w:id="2537" w:author="Arthur Parmentier" w:date="2020-05-22T23:42:00Z">
        <w:r w:rsidR="008542B7">
          <w:t>identify</w:t>
        </w:r>
        <w:r w:rsidR="00185944">
          <w:t xml:space="preserve"> the best settings for PoseNet.</w:t>
        </w:r>
      </w:ins>
    </w:p>
    <w:p w:rsidR="005522F0" w:rsidRDefault="005522F0" w:rsidP="005522F0">
      <w:pPr>
        <w:rPr>
          <w:ins w:id="2538" w:author="Arthur Parmentier" w:date="2020-05-20T19:53:00Z"/>
        </w:rPr>
      </w:pPr>
      <w:ins w:id="2539" w:author="Arthur Parmentier" w:date="2020-05-18T17:07:00Z">
        <w:r>
          <w:t>We know that</w:t>
        </w:r>
      </w:ins>
      <w:ins w:id="2540" w:author="Arthur Parmentier" w:date="2020-05-22T20:15:00Z">
        <w:r w:rsidR="00FF217B">
          <w:t xml:space="preserve"> by default,</w:t>
        </w:r>
      </w:ins>
      <w:ins w:id="2541" w:author="Arthur Parmentier" w:date="2020-05-18T17:07:00Z">
        <w:r>
          <w:t xml:space="preserve"> </w:t>
        </w:r>
      </w:ins>
      <w:ins w:id="2542" w:author="Arthur Parmentier" w:date="2020-05-22T12:18:00Z">
        <w:r w:rsidR="00E9747D">
          <w:t>Wekinator</w:t>
        </w:r>
      </w:ins>
      <w:ins w:id="2543" w:author="Arthur Parmentier" w:date="2020-05-22T20:15:00Z">
        <w:r w:rsidR="00FF217B">
          <w:t>’s DTW</w:t>
        </w:r>
      </w:ins>
      <w:ins w:id="2544" w:author="Arthur Parmentier" w:date="2020-05-18T17:07:00Z">
        <w:r>
          <w:t xml:space="preserve"> is downsampling </w:t>
        </w:r>
      </w:ins>
      <w:ins w:id="2545" w:author="Arthur Parmentier" w:date="2020-05-22T20:15:00Z">
        <w:r w:rsidR="00FF217B">
          <w:t>the data rate</w:t>
        </w:r>
      </w:ins>
      <w:ins w:id="2546" w:author="Arthur Parmentier" w:date="2020-05-18T17:07:00Z">
        <w:r>
          <w:t xml:space="preserve"> to improve the DTW speed, such that the best compromise in performance and accuracy is to keep the number of FPS just below what </w:t>
        </w:r>
      </w:ins>
      <w:ins w:id="2547" w:author="Arthur Parmentier" w:date="2020-05-22T12:18:00Z">
        <w:r w:rsidR="00E9747D">
          <w:t>Wekinator</w:t>
        </w:r>
      </w:ins>
      <w:ins w:id="2548" w:author="Arthur Parmentier" w:date="2020-05-18T17:07:00Z">
        <w:r>
          <w:t xml:space="preserve"> can handle without downsampling for a sequence of 2 seconds</w:t>
        </w:r>
        <w:r>
          <w:rPr>
            <w:rStyle w:val="Appelnotedebasdep"/>
          </w:rPr>
          <w:footnoteReference w:id="33"/>
        </w:r>
        <w:r>
          <w:t xml:space="preserve">. With </w:t>
        </w:r>
      </w:ins>
      <w:ins w:id="2554" w:author="Arthur Parmentier" w:date="2020-05-22T12:18:00Z">
        <w:r w:rsidR="00E9747D">
          <w:t>Wekinator</w:t>
        </w:r>
      </w:ins>
      <w:ins w:id="2555" w:author="Arthur Parmentier" w:date="2020-05-18T17:07:00Z">
        <w:r>
          <w:t>’s default settings (max sequence size = 10), the ideal number of FPS is 5</w:t>
        </w:r>
        <w:r>
          <w:rPr>
            <w:rStyle w:val="Appelnotedebasdep"/>
          </w:rPr>
          <w:footnoteReference w:id="34"/>
        </w:r>
        <w:r>
          <w:t xml:space="preserve">. On a fast computer, it would be worth to change </w:t>
        </w:r>
      </w:ins>
      <w:ins w:id="2558" w:author="Arthur Parmentier" w:date="2020-05-22T12:18:00Z">
        <w:r w:rsidR="00E9747D">
          <w:t>Wekinator</w:t>
        </w:r>
      </w:ins>
      <w:ins w:id="2559" w:author="Arthur Parmentier" w:date="2020-05-18T17:07:00Z">
        <w:r>
          <w:t>’s default max sequence length to 20-</w:t>
        </w:r>
      </w:ins>
      <w:ins w:id="2560" w:author="Arthur Parmentier" w:date="2020-05-22T23:42:00Z">
        <w:r w:rsidR="009940BE">
          <w:t>4</w:t>
        </w:r>
      </w:ins>
      <w:ins w:id="2561" w:author="Arthur Parmentier" w:date="2020-05-18T17:07:00Z">
        <w:r>
          <w:t>0 and run with around 10-</w:t>
        </w:r>
      </w:ins>
      <w:ins w:id="2562" w:author="Arthur Parmentier" w:date="2020-05-22T23:42:00Z">
        <w:r w:rsidR="009940BE">
          <w:t>20</w:t>
        </w:r>
      </w:ins>
      <w:ins w:id="2563" w:author="Arthur Parmentier" w:date="2020-05-18T17:07:00Z">
        <w:r>
          <w:t xml:space="preserve"> FPS, which have proven to be more than enough for SP recognition or disable downsampling.</w:t>
        </w:r>
      </w:ins>
    </w:p>
    <w:p w:rsidR="00F02080" w:rsidRDefault="00DF2E6B" w:rsidP="005522F0">
      <w:pPr>
        <w:rPr>
          <w:ins w:id="2564" w:author="Arthur Parmentier" w:date="2020-05-22T23:50:00Z"/>
        </w:rPr>
      </w:pPr>
      <w:ins w:id="2565" w:author="Arthur Parmentier" w:date="2020-05-22T23:43:00Z">
        <w:r>
          <w:t>An</w:t>
        </w:r>
      </w:ins>
      <w:ins w:id="2566" w:author="Arthur Parmentier" w:date="2020-05-22T23:44:00Z">
        <w:r>
          <w:t xml:space="preserve">other question that would yet still need to be addressed is whether using very different rates for PoseNet among the </w:t>
        </w:r>
      </w:ins>
      <w:ins w:id="2567" w:author="Arthur Parmentier" w:date="2020-05-22T23:45:00Z">
        <w:r>
          <w:t xml:space="preserve">training </w:t>
        </w:r>
      </w:ins>
      <w:ins w:id="2568" w:author="Arthur Parmentier" w:date="2020-05-22T23:44:00Z">
        <w:r>
          <w:t>dataset or between the training data</w:t>
        </w:r>
      </w:ins>
      <w:ins w:id="2569" w:author="Arthur Parmentier" w:date="2020-05-22T23:45:00Z">
        <w:r>
          <w:t>set</w:t>
        </w:r>
      </w:ins>
      <w:ins w:id="2570" w:author="Arthur Parmentier" w:date="2020-05-22T23:44:00Z">
        <w:r>
          <w:t xml:space="preserve"> and rea</w:t>
        </w:r>
      </w:ins>
      <w:ins w:id="2571" w:author="Arthur Parmentier" w:date="2020-05-22T23:45:00Z">
        <w:r>
          <w:t>l-time data would badly affect the performances of Wekinator DTW or not. Al</w:t>
        </w:r>
      </w:ins>
      <w:ins w:id="2572" w:author="Arthur Parmentier" w:date="2020-05-22T23:46:00Z">
        <w:r>
          <w:t>though DTW warps the sequence and should be able to match two sequences with a different data rate, they are still constraints on how</w:t>
        </w:r>
      </w:ins>
      <w:ins w:id="2573" w:author="Arthur Parmentier" w:date="2020-05-22T23:47:00Z">
        <w:r>
          <w:t xml:space="preserve"> far the algorithm looks forward in time to find a point that may match a s</w:t>
        </w:r>
      </w:ins>
      <w:ins w:id="2574" w:author="Arthur Parmentier" w:date="2020-05-22T23:48:00Z">
        <w:r>
          <w:t>equence in the training set and possibly on how much the sequence can be warped. These remarks are only speculative at the moment</w:t>
        </w:r>
      </w:ins>
      <w:ins w:id="2575" w:author="Arthur Parmentier" w:date="2020-05-22T23:49:00Z">
        <w:r>
          <w:t xml:space="preserve"> and are simply left here to warn the user and programmer about the possible limits of the FastDTW and its implementation in Wekinator that takes compromises in order to be fast enough for real-time </w:t>
        </w:r>
      </w:ins>
      <w:ins w:id="2576" w:author="Arthur Parmentier" w:date="2020-05-22T23:50:00Z">
        <w:r>
          <w:t>applications.</w:t>
        </w:r>
      </w:ins>
    </w:p>
    <w:p w:rsidR="00DF2E6B" w:rsidRDefault="00DF2E6B" w:rsidP="005522F0">
      <w:pPr>
        <w:rPr>
          <w:ins w:id="2577" w:author="Arthur Parmentier" w:date="2020-05-20T19:53:00Z"/>
        </w:rPr>
      </w:pPr>
      <w:ins w:id="2578" w:author="Arthur Parmentier" w:date="2020-05-22T23:50:00Z">
        <w:r>
          <w:t xml:space="preserve">It is also to be tested how does the performance of Wekinator changes with the </w:t>
        </w:r>
      </w:ins>
      <w:ins w:id="2579" w:author="Arthur Parmentier" w:date="2020-05-22T23:51:00Z">
        <w:r>
          <w:t>number</w:t>
        </w:r>
      </w:ins>
      <w:ins w:id="2580" w:author="Arthur Parmentier" w:date="2020-05-22T23:50:00Z">
        <w:r>
          <w:t xml:space="preserve"> of signs to be recognized. In the scope of this project, no more than </w:t>
        </w:r>
      </w:ins>
      <w:ins w:id="2581" w:author="Arthur Parmentier" w:date="2020-05-22T23:51:00Z">
        <w:r>
          <w:t xml:space="preserve">dozens of signs were tested but it is possible and likely that its performance (accuracy but </w:t>
        </w:r>
      </w:ins>
      <w:ins w:id="2582" w:author="Arthur Parmentier" w:date="2020-05-22T23:52:00Z">
        <w:r>
          <w:t>also speed)</w:t>
        </w:r>
      </w:ins>
      <w:ins w:id="2583" w:author="Arthur Parmentier" w:date="2020-05-22T23:51:00Z">
        <w:r>
          <w:t xml:space="preserve"> drops with the increas</w:t>
        </w:r>
      </w:ins>
      <w:ins w:id="2584" w:author="Arthur Parmentier" w:date="2020-05-22T23:52:00Z">
        <w:r>
          <w:t xml:space="preserve">e of the number of signs. These points should be investigated for future improvements of the tools, especially for working </w:t>
        </w:r>
      </w:ins>
      <w:ins w:id="2585" w:author="Arthur Parmentier" w:date="2020-05-22T23:53:00Z">
        <w:r>
          <w:t>with bigger sets of signs.</w:t>
        </w:r>
      </w:ins>
    </w:p>
    <w:p w:rsidR="00F02080" w:rsidRDefault="00F02080" w:rsidP="005522F0">
      <w:pPr>
        <w:rPr>
          <w:ins w:id="2586" w:author="Arthur Parmentier" w:date="2020-05-20T19:53:00Z"/>
        </w:rPr>
      </w:pPr>
    </w:p>
    <w:p w:rsidR="00F02080" w:rsidRDefault="00F02080" w:rsidP="005522F0">
      <w:pPr>
        <w:rPr>
          <w:ins w:id="2587" w:author="Arthur Parmentier" w:date="2020-05-20T19:53:00Z"/>
        </w:rPr>
      </w:pPr>
    </w:p>
    <w:p w:rsidR="00F02080" w:rsidRDefault="00F02080" w:rsidP="005522F0">
      <w:pPr>
        <w:rPr>
          <w:ins w:id="2588" w:author="Arthur Parmentier" w:date="2020-05-20T19:53:00Z"/>
        </w:rPr>
      </w:pPr>
    </w:p>
    <w:p w:rsidR="00F02080" w:rsidRPr="00CA4544" w:rsidRDefault="00F02080" w:rsidP="00F02080">
      <w:pPr>
        <w:rPr>
          <w:ins w:id="2589" w:author="Arthur Parmentier" w:date="2020-05-20T19:53:00Z"/>
        </w:rPr>
      </w:pPr>
      <w:ins w:id="2590" w:author="Arthur Parmentier" w:date="2020-05-20T19:53:00Z">
        <w:r>
          <w:t>The qualitative improvement of the translation- &amp; rotation-invariant transformation was also observed during the initial tests with those 8 features by moving in space and taking slightly different orientations to the camera. However, the improvement given by the normalization of the body joints with respect to body dimensions is still to be tested with more users.</w:t>
        </w:r>
      </w:ins>
    </w:p>
    <w:p w:rsidR="00F02080" w:rsidRDefault="00EC0CDA">
      <w:pPr>
        <w:pStyle w:val="Titre3"/>
        <w:rPr>
          <w:ins w:id="2591" w:author="Arthur Parmentier" w:date="2020-05-18T17:07:00Z"/>
        </w:rPr>
        <w:pPrChange w:id="2592" w:author="Arthur Parmentier" w:date="2020-05-22T08:25:00Z">
          <w:pPr/>
        </w:pPrChange>
      </w:pPr>
      <w:bookmarkStart w:id="2593" w:name="_Toc41067215"/>
      <w:ins w:id="2594" w:author="Arthur Parmentier" w:date="2020-05-22T08:25:00Z">
        <w:r>
          <w:t>Threading</w:t>
        </w:r>
      </w:ins>
      <w:bookmarkEnd w:id="2593"/>
    </w:p>
    <w:p w:rsidR="005522F0" w:rsidRPr="005522F0" w:rsidRDefault="005522F0">
      <w:pPr>
        <w:rPr>
          <w:rPrChange w:id="2595" w:author="Arthur Parmentier" w:date="2020-05-18T17:07:00Z">
            <w:rPr/>
          </w:rPrChange>
        </w:rPr>
        <w:pPrChange w:id="2596" w:author="Arthur Parmentier" w:date="2020-05-18T17:07:00Z">
          <w:pPr>
            <w:pStyle w:val="Titre2"/>
          </w:pPr>
        </w:pPrChange>
      </w:pPr>
    </w:p>
    <w:p w:rsidR="00F25194" w:rsidRPr="00953072" w:rsidRDefault="00F25194">
      <w:pPr>
        <w:pStyle w:val="Titre2"/>
      </w:pPr>
      <w:del w:id="2597" w:author="Arthur Parmentier" w:date="2020-05-14T15:55:00Z">
        <w:r w:rsidRPr="00953072" w:rsidDel="008E4BF0">
          <w:delText xml:space="preserve">Part 6: </w:delText>
        </w:r>
      </w:del>
      <w:bookmarkStart w:id="2598" w:name="_Toc41067216"/>
      <w:r w:rsidRPr="00953072">
        <w:t>Learning</w:t>
      </w:r>
      <w:ins w:id="2599" w:author="Arthur Parmentier" w:date="2020-05-14T15:55:00Z">
        <w:r w:rsidR="008E4BF0">
          <w:t xml:space="preserve"> in SP and numerical tool</w:t>
        </w:r>
      </w:ins>
      <w:bookmarkEnd w:id="2598"/>
      <w:del w:id="2600" w:author="Arthur Parmentier" w:date="2020-05-14T15:55:00Z">
        <w:r w:rsidRPr="00953072" w:rsidDel="008E4BF0">
          <w:delText xml:space="preserve"> mechanism (?)</w:delText>
        </w:r>
      </w:del>
    </w:p>
    <w:p w:rsidR="00604767" w:rsidRPr="00953072" w:rsidRDefault="00604767">
      <w:pPr>
        <w:pStyle w:val="Titre2"/>
        <w:pPrChange w:id="2601" w:author="Arthur Parmentier" w:date="2020-05-18T17:11:00Z">
          <w:pPr>
            <w:pStyle w:val="Titre1"/>
          </w:pPr>
        </w:pPrChange>
      </w:pPr>
      <w:bookmarkStart w:id="2602" w:name="_Toc41067217"/>
      <w:r w:rsidRPr="00953072">
        <w:t>Potential &amp; future of the tool</w:t>
      </w:r>
      <w:bookmarkEnd w:id="2602"/>
    </w:p>
    <w:p w:rsidR="00F7581A" w:rsidRDefault="007938BA" w:rsidP="00F7581A">
      <w:pPr>
        <w:pStyle w:val="Titre3"/>
        <w:rPr>
          <w:ins w:id="2603" w:author="Arthur Parmentier" w:date="2020-05-21T17:03:00Z"/>
        </w:rPr>
      </w:pPr>
      <w:bookmarkStart w:id="2604" w:name="_Toc41067218"/>
      <w:ins w:id="2605" w:author="Arthur Parmentier" w:date="2020-05-21T17:03:00Z">
        <w:r>
          <w:t>Emotion recognition</w:t>
        </w:r>
        <w:bookmarkEnd w:id="2604"/>
      </w:ins>
    </w:p>
    <w:p w:rsidR="007938BA" w:rsidRPr="007938BA" w:rsidRDefault="007938BA">
      <w:pPr>
        <w:pStyle w:val="Titre4"/>
        <w:rPr>
          <w:ins w:id="2606" w:author="Arthur Parmentier" w:date="2020-05-21T17:01:00Z"/>
          <w:rPrChange w:id="2607" w:author="Arthur Parmentier" w:date="2020-05-21T17:03:00Z">
            <w:rPr>
              <w:ins w:id="2608" w:author="Arthur Parmentier" w:date="2020-05-21T17:01:00Z"/>
            </w:rPr>
          </w:rPrChange>
        </w:rPr>
        <w:pPrChange w:id="2609" w:author="Arthur Parmentier" w:date="2020-05-21T17:03:00Z">
          <w:pPr>
            <w:pStyle w:val="Titre6"/>
          </w:pPr>
        </w:pPrChange>
      </w:pPr>
      <w:ins w:id="2610" w:author="Arthur Parmentier" w:date="2020-05-21T17:03:00Z">
        <w:r>
          <w:t xml:space="preserve">From PoseNet to building features for </w:t>
        </w:r>
      </w:ins>
      <w:ins w:id="2611" w:author="Arthur Parmentier" w:date="2020-05-21T17:04:00Z">
        <w:r>
          <w:t>recognizing emotions</w:t>
        </w:r>
      </w:ins>
      <w:ins w:id="2612" w:author="Arthur Parmentier" w:date="2020-05-21T17:17:00Z">
        <w:r w:rsidR="00E61559">
          <w:t xml:space="preserve"> in body gestures</w:t>
        </w:r>
      </w:ins>
    </w:p>
    <w:p w:rsidR="00F7581A" w:rsidRDefault="00F7581A" w:rsidP="00F7581A">
      <w:pPr>
        <w:rPr>
          <w:ins w:id="2613" w:author="Arthur Parmentier" w:date="2020-05-21T17:01:00Z"/>
        </w:rPr>
      </w:pPr>
      <w:ins w:id="2614" w:author="Arthur Parmentier" w:date="2020-05-21T17:01:00Z">
        <w:r>
          <w:t>Although we discussed the choice of meaningful features for recognizing SP signs within the default SP mode, I would like to discuss the motion descriptors library for Max/MSP “Modosc”</w:t>
        </w:r>
        <w:r>
          <w:rPr>
            <w:rStyle w:val="Appelnotedebasdep"/>
          </w:rPr>
          <w:footnoteReference w:id="35"/>
        </w:r>
        <w:r>
          <w:t xml:space="preserve"> and its potential use in other SP modes.</w:t>
        </w:r>
      </w:ins>
    </w:p>
    <w:p w:rsidR="00F7581A" w:rsidRDefault="00F7581A" w:rsidP="00F7581A">
      <w:pPr>
        <w:rPr>
          <w:ins w:id="2623" w:author="Arthur Parmentier" w:date="2020-05-21T17:01:00Z"/>
        </w:rPr>
      </w:pPr>
      <w:ins w:id="2624" w:author="Arthur Parmentier" w:date="2020-05-21T17:01:00Z">
        <w:r>
          <w:t>Let’s look at the SP mode “shapeline”. In this mode, all gestures and signs made by the soundpainter (except the “exit” sign of the mode) are interpreted in a figurative way by the performers, i.e. in an iconic or suggestive way rather than in a symbolic way. For instance, the soundpainter could use his facial expressions to convey emotional content or imitate the throwing of a virtual ball in the space and let the performers interpret (abstractly and freely) the dynamics of the scene.</w:t>
        </w:r>
        <w:r>
          <w:br/>
          <w:t>Interpretation in such a mode, as we have seen previously, involves particular cultural knowledges as well as knowledges about emotions, facial expressions… whether they are cultural or not.</w:t>
        </w:r>
      </w:ins>
    </w:p>
    <w:p w:rsidR="00F7581A" w:rsidRDefault="00F7581A" w:rsidP="00F7581A">
      <w:pPr>
        <w:rPr>
          <w:ins w:id="2625" w:author="Arthur Parmentier" w:date="2020-05-21T17:01:00Z"/>
        </w:rPr>
      </w:pPr>
      <w:ins w:id="2626" w:author="Arthur Parmentier" w:date="2020-05-21T17:01:00Z">
        <w:r>
          <w:t>The EyesWeb project</w:t>
        </w:r>
        <w:r>
          <w:rPr>
            <w:rStyle w:val="Appelnotedebasdep"/>
          </w:rPr>
          <w:footnoteReference w:id="36"/>
        </w:r>
        <w:r>
          <w:t xml:space="preserve"> proposes several “expressive cues” for analyzing body movement and gestures in relation with their emotional content and creating models of interaction between gestures and musical languages, in analogy to what the mode “shapeline” offers in SP. Some of these cues are features such as the contraction index, fluidity, curvature of a movement, jerk (first derivative of the acceleration), symmetry with respect to different points of the body, directivity etc.</w:t>
        </w:r>
        <w:r>
          <w:br/>
          <w:t>Although the authors of the this system are not directly demonstrating that these are the features the cognitive system uses for triggering emotions</w:t>
        </w:r>
        <w:r>
          <w:rPr>
            <w:rStyle w:val="Appelnotedebasdep"/>
          </w:rPr>
          <w:footnoteReference w:id="37"/>
        </w:r>
        <w:r>
          <w:t xml:space="preserve"> , the experiments and interactive performances they present suggest that these features do capture some sense of the emotions conveyed through gestures.</w:t>
        </w:r>
      </w:ins>
    </w:p>
    <w:p w:rsidR="00F7581A" w:rsidRDefault="00F7581A" w:rsidP="00F7581A">
      <w:pPr>
        <w:rPr>
          <w:ins w:id="2636" w:author="Arthur Parmentier" w:date="2020-05-21T17:04:00Z"/>
        </w:rPr>
      </w:pPr>
      <w:ins w:id="2637" w:author="Arthur Parmentier" w:date="2020-05-21T17:01:00Z">
        <w:r>
          <w:lastRenderedPageBreak/>
          <w:t>In Max, the “Modosc” library allows for computing of some of these cues. In future extensions of the project, it would be relevant to explore simple interpretations of emotional contents through gestures with music or visuals contents in the shapeline mode based on such features for PoseNet, even though more performant models would probably come from non-interpretable machine learning models in the near future.</w:t>
        </w:r>
      </w:ins>
    </w:p>
    <w:p w:rsidR="007938BA" w:rsidRDefault="007938BA" w:rsidP="007938BA">
      <w:pPr>
        <w:pStyle w:val="Titre4"/>
        <w:rPr>
          <w:ins w:id="2638" w:author="Arthur Parmentier" w:date="2020-05-21T17:09:00Z"/>
        </w:rPr>
      </w:pPr>
      <w:ins w:id="2639" w:author="Arthur Parmentier" w:date="2020-05-21T17:05:00Z">
        <w:r>
          <w:t>Face</w:t>
        </w:r>
      </w:ins>
      <w:ins w:id="2640" w:author="Arthur Parmentier" w:date="2020-05-21T17:06:00Z">
        <w:r>
          <w:t>Mesh</w:t>
        </w:r>
      </w:ins>
      <w:ins w:id="2641" w:author="Arthur Parmentier" w:date="2020-05-21T17:17:00Z">
        <w:r w:rsidR="00150C0E">
          <w:t xml:space="preserve"> and face emotions recognition</w:t>
        </w:r>
      </w:ins>
    </w:p>
    <w:p w:rsidR="007938BA" w:rsidRDefault="007938BA" w:rsidP="007938BA">
      <w:pPr>
        <w:rPr>
          <w:ins w:id="2642" w:author="Arthur Parmentier" w:date="2020-05-21T17:14:00Z"/>
        </w:rPr>
      </w:pPr>
      <w:ins w:id="2643" w:author="Arthur Parmentier" w:date="2020-05-21T17:09:00Z">
        <w:r>
          <w:t xml:space="preserve">Tensorflow </w:t>
        </w:r>
      </w:ins>
      <w:ins w:id="2644" w:author="Arthur Parmentier" w:date="2020-05-21T17:10:00Z">
        <w:r>
          <w:t xml:space="preserve">has just released in </w:t>
        </w:r>
      </w:ins>
      <w:ins w:id="2645" w:author="Arthur Parmentier" w:date="2020-05-21T17:13:00Z">
        <w:r>
          <w:t>March</w:t>
        </w:r>
      </w:ins>
      <w:ins w:id="2646" w:author="Arthur Parmentier" w:date="2020-05-21T17:10:00Z">
        <w:r>
          <w:t xml:space="preserve"> 2020 the </w:t>
        </w:r>
      </w:ins>
      <w:ins w:id="2647" w:author="Arthur Parmentier" w:date="2020-05-21T17:14:00Z">
        <w:r w:rsidR="00E61559">
          <w:t>F</w:t>
        </w:r>
      </w:ins>
      <w:ins w:id="2648" w:author="Arthur Parmentier" w:date="2020-05-21T17:10:00Z">
        <w:r>
          <w:t>acemesh package</w:t>
        </w:r>
      </w:ins>
      <w:ins w:id="2649" w:author="Arthur Parmentier" w:date="2020-05-21T17:31:00Z">
        <w:r w:rsidR="005F3B6B">
          <w:rPr>
            <w:rStyle w:val="Appelnotedebasdep"/>
          </w:rPr>
          <w:footnoteReference w:id="38"/>
        </w:r>
      </w:ins>
      <w:ins w:id="2651" w:author="Arthur Parmentier" w:date="2020-05-21T17:11:00Z">
        <w:r>
          <w:t xml:space="preserve"> that infers approximate 3D facial surface geometry from an image or video stream</w:t>
        </w:r>
      </w:ins>
      <w:ins w:id="2652" w:author="Arthur Parmentier" w:date="2020-05-21T17:13:00Z">
        <w:r w:rsidR="00E61559">
          <w:t xml:space="preserve"> and that can be ported to Max just as easily as PoseNet or </w:t>
        </w:r>
      </w:ins>
      <w:ins w:id="2653" w:author="Arthur Parmentier" w:date="2020-05-21T17:14:00Z">
        <w:r w:rsidR="00E61559">
          <w:t>Handpose models.</w:t>
        </w:r>
      </w:ins>
    </w:p>
    <w:p w:rsidR="00E61559" w:rsidRDefault="00E61559" w:rsidP="007938BA">
      <w:pPr>
        <w:rPr>
          <w:ins w:id="2654" w:author="Arthur Parmentier" w:date="2020-05-21T17:22:00Z"/>
        </w:rPr>
      </w:pPr>
      <w:ins w:id="2655" w:author="Arthur Parmentier" w:date="2020-05-21T17:15:00Z">
        <w:r>
          <w:t>One use of this package for SP could be</w:t>
        </w:r>
      </w:ins>
      <w:ins w:id="2656" w:author="Arthur Parmentier" w:date="2020-05-21T17:22:00Z">
        <w:r w:rsidR="00150C0E">
          <w:t xml:space="preserve"> building a lightweight</w:t>
        </w:r>
      </w:ins>
      <w:ins w:id="2657" w:author="Arthur Parmentier" w:date="2020-05-21T17:15:00Z">
        <w:r>
          <w:t xml:space="preserve"> expression and emotion classifi</w:t>
        </w:r>
      </w:ins>
      <w:ins w:id="2658" w:author="Arthur Parmentier" w:date="2020-05-21T17:22:00Z">
        <w:r w:rsidR="00150C0E">
          <w:t>er that could also be used in SP modes such as the shapeline</w:t>
        </w:r>
      </w:ins>
      <w:ins w:id="2659" w:author="Arthur Parmentier" w:date="2020-05-21T17:15:00Z">
        <w:r>
          <w:t>.</w:t>
        </w:r>
      </w:ins>
    </w:p>
    <w:p w:rsidR="00150C0E" w:rsidRPr="007938BA" w:rsidRDefault="00150C0E">
      <w:pPr>
        <w:rPr>
          <w:ins w:id="2660" w:author="Arthur Parmentier" w:date="2020-05-21T17:01:00Z"/>
        </w:rPr>
      </w:pPr>
      <w:ins w:id="2661" w:author="Arthur Parmentier" w:date="2020-05-21T17:22:00Z">
        <w:r>
          <w:t>There are already several convincing attemp</w:t>
        </w:r>
      </w:ins>
      <w:ins w:id="2662" w:author="Arthur Parmentier" w:date="2020-05-21T17:23:00Z">
        <w:r>
          <w:t>ts at recognizing facial emotions but</w:t>
        </w:r>
      </w:ins>
      <w:ins w:id="2663" w:author="Arthur Parmentier" w:date="2020-05-21T17:24:00Z">
        <w:r w:rsidR="00C43BD9">
          <w:t xml:space="preserve"> Face</w:t>
        </w:r>
      </w:ins>
      <w:ins w:id="2664" w:author="Arthur Parmentier" w:date="2020-05-21T17:31:00Z">
        <w:r w:rsidR="00717498">
          <w:t>m</w:t>
        </w:r>
      </w:ins>
      <w:ins w:id="2665" w:author="Arthur Parmentier" w:date="2020-05-21T17:24:00Z">
        <w:r w:rsidR="00C43BD9">
          <w:t>esh advantage is that it opens the way for fast, real-time emo</w:t>
        </w:r>
      </w:ins>
      <w:ins w:id="2666" w:author="Arthur Parmentier" w:date="2020-05-21T17:25:00Z">
        <w:r w:rsidR="00C43BD9">
          <w:t>tion recognition from 3D me</w:t>
        </w:r>
      </w:ins>
      <w:ins w:id="2667" w:author="Arthur Parmentier" w:date="2020-05-21T17:26:00Z">
        <w:r w:rsidR="00C43BD9">
          <w:t xml:space="preserve">sh, hence independent of the user’s face color, dimensions, </w:t>
        </w:r>
      </w:ins>
      <w:ins w:id="2668" w:author="Arthur Parmentier" w:date="2020-05-21T17:27:00Z">
        <w:r w:rsidR="00C43BD9">
          <w:t xml:space="preserve">eyebrow shape, etc. </w:t>
        </w:r>
      </w:ins>
      <w:ins w:id="2669" w:author="Arthur Parmentier" w:date="2020-05-21T17:28:00Z">
        <w:r w:rsidR="00C43BD9">
          <w:t xml:space="preserve">Just like a </w:t>
        </w:r>
      </w:ins>
      <w:ins w:id="2670" w:author="Arthur Parmentier" w:date="2020-05-21T17:29:00Z">
        <w:r w:rsidR="00C43BD9">
          <w:t xml:space="preserve">normalized </w:t>
        </w:r>
      </w:ins>
      <w:ins w:id="2671" w:author="Arthur Parmentier" w:date="2020-05-21T17:28:00Z">
        <w:r w:rsidR="00C43BD9">
          <w:t xml:space="preserve">skeleton from PoseNet </w:t>
        </w:r>
      </w:ins>
      <w:ins w:id="2672" w:author="Arthur Parmentier" w:date="2020-05-21T17:29:00Z">
        <w:r w:rsidR="00C43BD9">
          <w:t>allows us to build a simple yet efficient model for recognizing SP signs without heavy training sets and models, the Face</w:t>
        </w:r>
      </w:ins>
      <w:ins w:id="2673" w:author="Arthur Parmentier" w:date="2020-05-21T17:30:00Z">
        <w:r w:rsidR="00C43BD9">
          <w:t xml:space="preserve">mesh could allow </w:t>
        </w:r>
      </w:ins>
      <w:ins w:id="2674" w:author="Arthur Parmentier" w:date="2020-05-21T17:53:00Z">
        <w:r w:rsidR="00C67C3E">
          <w:t>us to</w:t>
        </w:r>
      </w:ins>
      <w:ins w:id="2675" w:author="Arthur Parmentier" w:date="2020-05-21T17:30:00Z">
        <w:r w:rsidR="00C43BD9">
          <w:t xml:space="preserve"> recogniz</w:t>
        </w:r>
      </w:ins>
      <w:ins w:id="2676" w:author="Arthur Parmentier" w:date="2020-05-21T17:53:00Z">
        <w:r w:rsidR="00C67C3E">
          <w:t>e</w:t>
        </w:r>
      </w:ins>
      <w:ins w:id="2677" w:author="Arthur Parmentier" w:date="2020-05-21T17:30:00Z">
        <w:r w:rsidR="00C43BD9">
          <w:t xml:space="preserve"> emotions as facial signs… but also creating </w:t>
        </w:r>
      </w:ins>
      <w:ins w:id="2678" w:author="Arthur Parmentier" w:date="2020-05-21T17:53:00Z">
        <w:r w:rsidR="00C67C3E">
          <w:t>our</w:t>
        </w:r>
      </w:ins>
      <w:ins w:id="2679" w:author="Arthur Parmentier" w:date="2020-05-21T17:30:00Z">
        <w:r w:rsidR="00C43BD9">
          <w:t xml:space="preserve"> own, new sign</w:t>
        </w:r>
      </w:ins>
      <w:ins w:id="2680" w:author="Arthur Parmentier" w:date="2020-05-21T17:53:00Z">
        <w:r w:rsidR="00C67C3E">
          <w:t>s</w:t>
        </w:r>
      </w:ins>
      <w:ins w:id="2681" w:author="Arthur Parmentier" w:date="2020-05-21T17:30:00Z">
        <w:r w:rsidR="00C43BD9">
          <w:t xml:space="preserve"> with the face</w:t>
        </w:r>
      </w:ins>
      <w:ins w:id="2682" w:author="Arthur Parmentier" w:date="2020-05-21T17:31:00Z">
        <w:r w:rsidR="00C43BD9">
          <w:t>.</w:t>
        </w:r>
      </w:ins>
    </w:p>
    <w:p w:rsidR="00604767" w:rsidDel="00F7581A" w:rsidRDefault="00186BEF">
      <w:pPr>
        <w:pStyle w:val="Titre3"/>
        <w:rPr>
          <w:del w:id="2683" w:author="Arthur Parmentier" w:date="2020-05-21T17:01:00Z"/>
        </w:rPr>
        <w:pPrChange w:id="2684" w:author="Arthur Parmentier" w:date="2020-05-18T17:11:00Z">
          <w:pPr>
            <w:pStyle w:val="Titre2"/>
          </w:pPr>
        </w:pPrChange>
      </w:pPr>
      <w:del w:id="2685" w:author="Arthur Parmentier" w:date="2020-05-21T17:01:00Z">
        <w:r w:rsidDel="00F7581A">
          <w:delText>Topic A: what could be improved and how</w:delText>
        </w:r>
        <w:bookmarkStart w:id="2686" w:name="_Toc41067219"/>
        <w:bookmarkEnd w:id="2686"/>
      </w:del>
    </w:p>
    <w:p w:rsidR="003C19D8" w:rsidRDefault="003C19D8" w:rsidP="003C19D8">
      <w:pPr>
        <w:pStyle w:val="Titre3"/>
        <w:rPr>
          <w:ins w:id="2687" w:author="Arthur Parmentier" w:date="2020-05-22T10:25:00Z"/>
        </w:rPr>
      </w:pPr>
      <w:bookmarkStart w:id="2688" w:name="_Toc41067220"/>
      <w:ins w:id="2689" w:author="Arthur Parmentier" w:date="2020-05-22T10:24:00Z">
        <w:r>
          <w:t xml:space="preserve">Classification problem with </w:t>
        </w:r>
      </w:ins>
      <w:ins w:id="2690" w:author="Arthur Parmentier" w:date="2020-05-22T10:25:00Z">
        <w:r>
          <w:t>CRF</w:t>
        </w:r>
      </w:ins>
      <w:bookmarkEnd w:id="2688"/>
      <w:del w:id="2691" w:author="Arthur Parmentier" w:date="2020-05-22T10:24:00Z">
        <w:r w:rsidR="00186BEF" w:rsidDel="003C19D8">
          <w:delText>Topic B: …</w:delText>
        </w:r>
      </w:del>
    </w:p>
    <w:p w:rsidR="003C19D8" w:rsidRPr="00BF1ECB" w:rsidRDefault="003C19D8">
      <w:pPr>
        <w:pStyle w:val="Paragraphedeliste"/>
        <w:numPr>
          <w:ilvl w:val="0"/>
          <w:numId w:val="14"/>
        </w:numPr>
        <w:rPr>
          <w:lang w:val="fr-FR"/>
          <w:rPrChange w:id="2692" w:author="Arthur Parmentier" w:date="2020-05-23T19:46:00Z">
            <w:rPr/>
          </w:rPrChange>
        </w:rPr>
        <w:pPrChange w:id="2693" w:author="Arthur Parmentier" w:date="2020-05-22T10:25:00Z">
          <w:pPr>
            <w:pStyle w:val="Titre2"/>
          </w:pPr>
        </w:pPrChange>
      </w:pPr>
      <w:ins w:id="2694" w:author="Arthur Parmentier" w:date="2020-05-22T10:25:00Z">
        <w:r w:rsidRPr="00BF1ECB">
          <w:rPr>
            <w:lang w:val="fr-FR"/>
            <w:rPrChange w:id="2695" w:author="Arthur Parmentier" w:date="2020-05-23T19:46:00Z">
              <w:rPr/>
            </w:rPrChange>
          </w:rPr>
          <w:t xml:space="preserve">Le CRF tient compte de la proba de chaque signe plus de la position dans la requête pour </w:t>
        </w:r>
      </w:ins>
      <w:ins w:id="2696" w:author="Arthur Parmentier" w:date="2020-05-22T10:26:00Z">
        <w:r w:rsidRPr="00BF1ECB">
          <w:rPr>
            <w:lang w:val="fr-FR"/>
            <w:rPrChange w:id="2697" w:author="Arthur Parmentier" w:date="2020-05-23T19:46:00Z">
              <w:rPr/>
            </w:rPrChange>
          </w:rPr>
          <w:t>classifier le signe</w:t>
        </w:r>
      </w:ins>
    </w:p>
    <w:p w:rsidR="00186BEF" w:rsidRPr="00186BEF" w:rsidRDefault="00186BEF">
      <w:pPr>
        <w:pStyle w:val="Titre3"/>
        <w:pPrChange w:id="2698" w:author="Arthur Parmentier" w:date="2020-05-18T17:11:00Z">
          <w:pPr>
            <w:pStyle w:val="Titre2"/>
          </w:pPr>
        </w:pPrChange>
      </w:pPr>
      <w:bookmarkStart w:id="2699" w:name="_Toc41067221"/>
      <w:r>
        <w:t>The future</w:t>
      </w:r>
      <w:bookmarkEnd w:id="2699"/>
    </w:p>
    <w:p w:rsidR="00E75199" w:rsidRPr="00953072" w:rsidRDefault="00E75199" w:rsidP="00E6654A">
      <w:pPr>
        <w:pStyle w:val="Titre1"/>
      </w:pPr>
      <w:bookmarkStart w:id="2700" w:name="_Toc41067222"/>
      <w:r w:rsidRPr="00953072">
        <w:t>Conclusion</w:t>
      </w:r>
      <w:bookmarkEnd w:id="2700"/>
    </w:p>
    <w:p w:rsidR="00F25194" w:rsidRPr="00953072" w:rsidRDefault="00F25194" w:rsidP="00E6654A"/>
    <w:p w:rsidR="00F25194" w:rsidRPr="00953072" w:rsidRDefault="00F25194" w:rsidP="00E6654A"/>
    <w:p w:rsidR="00F25194" w:rsidRPr="00953072" w:rsidRDefault="00F25194" w:rsidP="00E6654A"/>
    <w:p w:rsidR="00F25194" w:rsidRDefault="00B9612C" w:rsidP="00E6654A">
      <w:pPr>
        <w:rPr>
          <w:ins w:id="2701" w:author="Arthur Parmentier" w:date="2020-05-12T19:23:00Z"/>
        </w:rPr>
      </w:pPr>
      <w:ins w:id="2702" w:author="Arthur Parmentier" w:date="2020-05-12T19:13:00Z">
        <w:r>
          <w:t>SIGN = something that stands for something else</w:t>
        </w:r>
      </w:ins>
      <w:ins w:id="2703" w:author="Arthur Parmentier" w:date="2020-05-12T19:14:00Z">
        <w:r w:rsidR="00A34795">
          <w:t>; signified &amp; signifier</w:t>
        </w:r>
        <w:r w:rsidR="00A34795">
          <w:br/>
          <w:t>3 != types of signs: symbols, icons and indices</w:t>
        </w:r>
      </w:ins>
    </w:p>
    <w:p w:rsidR="00A34795" w:rsidRDefault="00A34795" w:rsidP="00E6654A">
      <w:pPr>
        <w:rPr>
          <w:ins w:id="2704" w:author="Arthur Parmentier" w:date="2020-05-12T19:23:00Z"/>
        </w:rPr>
      </w:pPr>
      <w:ins w:id="2705" w:author="Arthur Parmentier" w:date="2020-05-12T19:23:00Z">
        <w:r>
          <w:t>No synonyms in SP</w:t>
        </w:r>
      </w:ins>
    </w:p>
    <w:p w:rsidR="00A34795" w:rsidRPr="00953072" w:rsidRDefault="00A34795" w:rsidP="00E6654A">
      <w:ins w:id="2706" w:author="Arthur Parmentier" w:date="2020-05-12T19:23:00Z">
        <w:r>
          <w:t>Are there homonyms?</w:t>
        </w:r>
        <w:r w:rsidR="0011688F">
          <w:t xml:space="preserve"> YESS</w:t>
        </w:r>
      </w:ins>
    </w:p>
    <w:bookmarkEnd w:id="375"/>
    <w:p w:rsidR="00F25194" w:rsidRDefault="00F25194" w:rsidP="00E6654A">
      <w:pPr>
        <w:rPr>
          <w:ins w:id="2707" w:author="Arthur Parmentier" w:date="2020-05-12T19:27:00Z"/>
        </w:rPr>
      </w:pPr>
    </w:p>
    <w:p w:rsidR="008A6488" w:rsidRDefault="008A6488" w:rsidP="00E6654A">
      <w:pPr>
        <w:rPr>
          <w:ins w:id="2708" w:author="Arthur Parmentier" w:date="2020-05-12T19:32:00Z"/>
        </w:rPr>
      </w:pPr>
      <w:ins w:id="2709" w:author="Arthur Parmentier" w:date="2020-05-12T19:27:00Z">
        <w:r>
          <w:t>Meronymes… to check/discuss</w:t>
        </w:r>
        <w:r w:rsidR="00481EE1">
          <w:t xml:space="preserve"> : sense relations</w:t>
        </w:r>
      </w:ins>
    </w:p>
    <w:p w:rsidR="000717DB" w:rsidRDefault="000717DB" w:rsidP="00E6654A">
      <w:pPr>
        <w:rPr>
          <w:ins w:id="2710" w:author="Arthur Parmentier" w:date="2020-05-12T19:32:00Z"/>
        </w:rPr>
      </w:pPr>
    </w:p>
    <w:p w:rsidR="000717DB" w:rsidRDefault="000717DB" w:rsidP="00E6654A">
      <w:pPr>
        <w:rPr>
          <w:ins w:id="2711" w:author="Arthur Parmentier" w:date="2020-05-13T09:41:00Z"/>
        </w:rPr>
      </w:pPr>
      <w:ins w:id="2712" w:author="Arthur Parmentier" w:date="2020-05-12T19:32:00Z">
        <w:r>
          <w:t xml:space="preserve">Sign overloading: </w:t>
        </w:r>
      </w:ins>
      <w:ins w:id="2713" w:author="Arthur Parmentier" w:date="2020-05-12T19:34:00Z">
        <w:r w:rsidR="00C07A15">
          <w:t>what is an analogy?</w:t>
        </w:r>
      </w:ins>
    </w:p>
    <w:p w:rsidR="003C3E32" w:rsidRDefault="003C3E32" w:rsidP="00E6654A">
      <w:pPr>
        <w:rPr>
          <w:ins w:id="2714" w:author="Arthur Parmentier" w:date="2020-05-13T09:41:00Z"/>
        </w:rPr>
      </w:pPr>
    </w:p>
    <w:p w:rsidR="003C3E32" w:rsidRDefault="003C3E32" w:rsidP="00E6654A">
      <w:pPr>
        <w:rPr>
          <w:ins w:id="2715" w:author="Arthur Parmentier" w:date="2020-05-14T13:28:00Z"/>
          <w:rStyle w:val="reference-text"/>
        </w:rPr>
      </w:pPr>
      <w:ins w:id="2716" w:author="Arthur Parmentier" w:date="2020-05-13T09:41:00Z">
        <w:r>
          <w:t>Quantum-like theory of concepts to model human interaction (interference) in resp</w:t>
        </w:r>
      </w:ins>
      <w:ins w:id="2717" w:author="Arthur Parmentier" w:date="2020-05-13T09:42:00Z">
        <w:r>
          <w:t xml:space="preserve">onding to SP signs? </w:t>
        </w:r>
      </w:ins>
      <w:ins w:id="2718" w:author="Arthur Parmentier" w:date="2020-05-14T13:28:00Z">
        <w:r w:rsidR="00A84632">
          <w:rPr>
            <w:rStyle w:val="reference-text"/>
          </w:rPr>
          <w:fldChar w:fldCharType="begin"/>
        </w:r>
        <w:r w:rsidR="00A84632">
          <w:rPr>
            <w:rStyle w:val="reference-text"/>
          </w:rPr>
          <w:instrText xml:space="preserve"> HYPERLINK "</w:instrText>
        </w:r>
      </w:ins>
      <w:ins w:id="2719" w:author="Arthur Parmentier" w:date="2020-05-13T09:42:00Z">
        <w:r w:rsidR="00A84632" w:rsidRPr="00163523">
          <w:rPr>
            <w:rStyle w:val="reference-text"/>
          </w:rPr>
          <w:instrText>https://www.frontiersin.org/articles/10.3389/fpsyg.2016.00418/full</w:instrText>
        </w:r>
      </w:ins>
      <w:ins w:id="2720" w:author="Arthur Parmentier" w:date="2020-05-14T13:28:00Z">
        <w:r w:rsidR="00A84632">
          <w:rPr>
            <w:rStyle w:val="reference-text"/>
          </w:rPr>
          <w:instrText xml:space="preserve">" </w:instrText>
        </w:r>
        <w:r w:rsidR="00A84632">
          <w:rPr>
            <w:rStyle w:val="reference-text"/>
          </w:rPr>
          <w:fldChar w:fldCharType="separate"/>
        </w:r>
      </w:ins>
      <w:ins w:id="2721" w:author="Arthur Parmentier" w:date="2020-05-13T09:42:00Z">
        <w:r w:rsidR="00A84632" w:rsidRPr="00C802FD">
          <w:rPr>
            <w:rStyle w:val="Lienhypertexte"/>
          </w:rPr>
          <w:t>https://www.frontiersin.org/articles/10.3389/fpsyg.2016.00418/full</w:t>
        </w:r>
      </w:ins>
      <w:ins w:id="2722" w:author="Arthur Parmentier" w:date="2020-05-14T13:28:00Z">
        <w:r w:rsidR="00A84632">
          <w:rPr>
            <w:rStyle w:val="reference-text"/>
          </w:rPr>
          <w:fldChar w:fldCharType="end"/>
        </w:r>
      </w:ins>
    </w:p>
    <w:p w:rsidR="00A84632" w:rsidRDefault="00A84632" w:rsidP="00E6654A">
      <w:pPr>
        <w:rPr>
          <w:ins w:id="2723" w:author="Arthur Parmentier" w:date="2020-05-14T13:28:00Z"/>
          <w:rStyle w:val="reference-text"/>
        </w:rPr>
      </w:pPr>
    </w:p>
    <w:p w:rsidR="00A84632" w:rsidRDefault="00A84632" w:rsidP="00A84632">
      <w:pPr>
        <w:rPr>
          <w:ins w:id="2724" w:author="Arthur Parmentier" w:date="2020-05-14T13:28:00Z"/>
        </w:rPr>
      </w:pPr>
      <w:ins w:id="2725" w:author="Arthur Parmentier" w:date="2020-05-14T13:28:00Z">
        <w:r w:rsidRPr="00953072">
          <w:t>Modes and defaults: attempt to define particular grammars inside a “universal” one?</w:t>
        </w:r>
      </w:ins>
    </w:p>
    <w:p w:rsidR="00A84632" w:rsidRPr="00670002" w:rsidRDefault="006A7F9F" w:rsidP="00A84632">
      <w:pPr>
        <w:rPr>
          <w:ins w:id="2726" w:author="Arthur Parmentier" w:date="2020-05-14T13:28:00Z"/>
          <w:lang w:val="fr-FR"/>
          <w:rPrChange w:id="2727" w:author="Arthur Parmentier" w:date="2020-05-18T14:23:00Z">
            <w:rPr>
              <w:ins w:id="2728" w:author="Arthur Parmentier" w:date="2020-05-14T13:28:00Z"/>
            </w:rPr>
          </w:rPrChange>
        </w:rPr>
      </w:pPr>
      <w:ins w:id="2729" w:author="Arthur Parmentier" w:date="2020-05-14T15:15:00Z">
        <w:r w:rsidRPr="00670002">
          <w:rPr>
            <w:lang w:val="fr-FR"/>
            <w:rPrChange w:id="2730" w:author="Arthur Parmentier" w:date="2020-05-18T14:23:00Z">
              <w:rPr/>
            </w:rPrChange>
          </w:rPr>
          <w:t>Enquete statistique sur poid</w:t>
        </w:r>
        <w:r w:rsidR="00FC6CCC" w:rsidRPr="00670002">
          <w:rPr>
            <w:lang w:val="fr-FR"/>
            <w:rPrChange w:id="2731" w:author="Arthur Parmentier" w:date="2020-05-18T14:23:00Z">
              <w:rPr/>
            </w:rPrChange>
          </w:rPr>
          <w:t>s</w:t>
        </w:r>
        <w:r w:rsidRPr="00670002">
          <w:rPr>
            <w:lang w:val="fr-FR"/>
            <w:rPrChange w:id="2732" w:author="Arthur Parmentier" w:date="2020-05-18T14:23:00Z">
              <w:rPr/>
            </w:rPrChange>
          </w:rPr>
          <w:t xml:space="preserve"> cogniti</w:t>
        </w:r>
      </w:ins>
      <w:ins w:id="2733" w:author="Arthur Parmentier" w:date="2020-05-14T15:16:00Z">
        <w:r w:rsidR="00711575" w:rsidRPr="00670002">
          <w:rPr>
            <w:lang w:val="fr-FR"/>
            <w:rPrChange w:id="2734" w:author="Arthur Parmentier" w:date="2020-05-18T14:23:00Z">
              <w:rPr/>
            </w:rPrChange>
          </w:rPr>
          <w:t>f</w:t>
        </w:r>
      </w:ins>
      <w:ins w:id="2735" w:author="Arthur Parmentier" w:date="2020-05-14T15:15:00Z">
        <w:r w:rsidRPr="00670002">
          <w:rPr>
            <w:lang w:val="fr-FR"/>
            <w:rPrChange w:id="2736" w:author="Arthur Parmentier" w:date="2020-05-18T14:23:00Z">
              <w:rPr/>
            </w:rPrChange>
          </w:rPr>
          <w:t>/temps de réponse/complexité de la réponse/débutant/experts</w:t>
        </w:r>
      </w:ins>
    </w:p>
    <w:p w:rsidR="00A84632" w:rsidRPr="00670002" w:rsidRDefault="00A84632" w:rsidP="00A84632">
      <w:pPr>
        <w:rPr>
          <w:ins w:id="2737" w:author="Arthur Parmentier" w:date="2020-05-14T13:28:00Z"/>
          <w:lang w:val="fr-FR"/>
          <w:rPrChange w:id="2738" w:author="Arthur Parmentier" w:date="2020-05-18T14:23:00Z">
            <w:rPr>
              <w:ins w:id="2739" w:author="Arthur Parmentier" w:date="2020-05-14T13:28:00Z"/>
            </w:rPr>
          </w:rPrChange>
        </w:rPr>
      </w:pPr>
    </w:p>
    <w:p w:rsidR="00A84632" w:rsidRPr="00670002" w:rsidRDefault="00A84632" w:rsidP="00A84632">
      <w:pPr>
        <w:rPr>
          <w:ins w:id="2740" w:author="Arthur Parmentier" w:date="2020-05-14T13:28:00Z"/>
          <w:lang w:val="fr-FR"/>
          <w:rPrChange w:id="2741" w:author="Arthur Parmentier" w:date="2020-05-18T14:23:00Z">
            <w:rPr>
              <w:ins w:id="2742" w:author="Arthur Parmentier" w:date="2020-05-14T13:28:00Z"/>
            </w:rPr>
          </w:rPrChange>
        </w:rPr>
      </w:pPr>
    </w:p>
    <w:p w:rsidR="00A84632" w:rsidRPr="00670002" w:rsidRDefault="00A84632" w:rsidP="00A84632">
      <w:pPr>
        <w:rPr>
          <w:ins w:id="2743" w:author="Arthur Parmentier" w:date="2020-05-14T13:28:00Z"/>
          <w:lang w:val="fr-FR"/>
          <w:rPrChange w:id="2744" w:author="Arthur Parmentier" w:date="2020-05-18T14:23:00Z">
            <w:rPr>
              <w:ins w:id="2745" w:author="Arthur Parmentier" w:date="2020-05-14T13:28:00Z"/>
            </w:rPr>
          </w:rPrChange>
        </w:rPr>
      </w:pPr>
    </w:p>
    <w:p w:rsidR="00A84632" w:rsidRPr="00670002" w:rsidRDefault="00A84632" w:rsidP="00A84632">
      <w:pPr>
        <w:rPr>
          <w:ins w:id="2746" w:author="Arthur Parmentier" w:date="2020-05-14T13:28:00Z"/>
          <w:lang w:val="fr-FR"/>
          <w:rPrChange w:id="2747" w:author="Arthur Parmentier" w:date="2020-05-18T14:23:00Z">
            <w:rPr>
              <w:ins w:id="2748" w:author="Arthur Parmentier" w:date="2020-05-14T13:28:00Z"/>
            </w:rPr>
          </w:rPrChange>
        </w:rPr>
      </w:pPr>
    </w:p>
    <w:p w:rsidR="00A84632" w:rsidRPr="00670002" w:rsidRDefault="00A84632" w:rsidP="00A84632">
      <w:pPr>
        <w:rPr>
          <w:ins w:id="2749" w:author="Arthur Parmentier" w:date="2020-05-14T13:28:00Z"/>
          <w:lang w:val="fr-FR"/>
          <w:rPrChange w:id="2750" w:author="Arthur Parmentier" w:date="2020-05-18T14:23:00Z">
            <w:rPr>
              <w:ins w:id="2751" w:author="Arthur Parmentier" w:date="2020-05-14T13:28:00Z"/>
            </w:rPr>
          </w:rPrChange>
        </w:rPr>
      </w:pPr>
    </w:p>
    <w:p w:rsidR="00A84632" w:rsidRPr="00670002" w:rsidRDefault="00A84632" w:rsidP="00A84632">
      <w:pPr>
        <w:rPr>
          <w:ins w:id="2752" w:author="Arthur Parmentier" w:date="2020-05-14T13:28:00Z"/>
          <w:lang w:val="fr-FR"/>
          <w:rPrChange w:id="2753" w:author="Arthur Parmentier" w:date="2020-05-18T14:23:00Z">
            <w:rPr>
              <w:ins w:id="2754" w:author="Arthur Parmentier" w:date="2020-05-14T13:28:00Z"/>
            </w:rPr>
          </w:rPrChange>
        </w:rPr>
      </w:pPr>
    </w:p>
    <w:p w:rsidR="00A84632" w:rsidRDefault="00A84632" w:rsidP="00A84632">
      <w:pPr>
        <w:rPr>
          <w:ins w:id="2755" w:author="Arthur Parmentier" w:date="2020-05-14T13:28:00Z"/>
        </w:rPr>
      </w:pPr>
      <w:ins w:id="2756" w:author="Arthur Parmentier" w:date="2020-05-14T13:28:00Z">
        <w:r>
          <w:t>“categorization is the name of the cognition game and analogy is the mechanism that drives it all”.</w:t>
        </w:r>
      </w:ins>
    </w:p>
    <w:p w:rsidR="00A84632" w:rsidRDefault="00A84632" w:rsidP="00A84632">
      <w:pPr>
        <w:rPr>
          <w:ins w:id="2757" w:author="Arthur Parmentier" w:date="2020-05-14T13:28:00Z"/>
        </w:rPr>
      </w:pPr>
      <w:ins w:id="2758" w:author="Arthur Parmentier" w:date="2020-05-14T13:28:00Z">
        <w:r>
          <w:t>Making analogy = raising the similar features of two mental things</w:t>
        </w:r>
      </w:ins>
    </w:p>
    <w:p w:rsidR="00A84632" w:rsidRDefault="00A84632" w:rsidP="00A84632">
      <w:pPr>
        <w:rPr>
          <w:ins w:id="2759" w:author="Arthur Parmentier" w:date="2020-05-14T13:28:00Z"/>
        </w:rPr>
      </w:pPr>
      <w:ins w:id="2760" w:author="Arthur Parmentier" w:date="2020-05-14T13:28:00Z">
        <w:r>
          <w:t>Analogy is responsible for concept’s expansion.</w:t>
        </w:r>
      </w:ins>
    </w:p>
    <w:p w:rsidR="00A84632" w:rsidRPr="00670002" w:rsidRDefault="00A84632" w:rsidP="00A84632">
      <w:pPr>
        <w:rPr>
          <w:ins w:id="2761" w:author="Arthur Parmentier" w:date="2020-05-14T13:28:00Z"/>
          <w:lang w:val="fr-FR"/>
          <w:rPrChange w:id="2762" w:author="Arthur Parmentier" w:date="2020-05-18T14:23:00Z">
            <w:rPr>
              <w:ins w:id="2763" w:author="Arthur Parmentier" w:date="2020-05-14T13:28:00Z"/>
            </w:rPr>
          </w:rPrChange>
        </w:rPr>
      </w:pPr>
      <w:ins w:id="2764" w:author="Arthur Parmentier" w:date="2020-05-14T13:28:00Z">
        <w:r>
          <w:t xml:space="preserve">Hierarchy of concepts? At least a complex form of structuring; Link with researchs in DH ontologies. </w:t>
        </w:r>
        <w:r w:rsidRPr="00670002">
          <w:rPr>
            <w:lang w:val="fr-FR"/>
            <w:rPrChange w:id="2765" w:author="Arthur Parmentier" w:date="2020-05-18T14:23:00Z">
              <w:rPr/>
            </w:rPrChange>
          </w:rPr>
          <w:t>Nice example: german way of constructing words</w:t>
        </w:r>
      </w:ins>
    </w:p>
    <w:p w:rsidR="00A84632" w:rsidRPr="00670002" w:rsidRDefault="00A84632" w:rsidP="00E6654A">
      <w:pPr>
        <w:rPr>
          <w:ins w:id="2766" w:author="Arthur Parmentier" w:date="2020-05-14T13:28:00Z"/>
          <w:lang w:val="fr-FR"/>
          <w:rPrChange w:id="2767" w:author="Arthur Parmentier" w:date="2020-05-18T14:23:00Z">
            <w:rPr>
              <w:ins w:id="2768" w:author="Arthur Parmentier" w:date="2020-05-14T13:28:00Z"/>
            </w:rPr>
          </w:rPrChange>
        </w:rPr>
      </w:pPr>
    </w:p>
    <w:p w:rsidR="00A84632" w:rsidRPr="00670002" w:rsidRDefault="000B405B" w:rsidP="00E6654A">
      <w:pPr>
        <w:rPr>
          <w:ins w:id="2769" w:author="Arthur Parmentier" w:date="2020-05-14T14:50:00Z"/>
          <w:lang w:val="fr-FR"/>
          <w:rPrChange w:id="2770" w:author="Arthur Parmentier" w:date="2020-05-18T14:23:00Z">
            <w:rPr>
              <w:ins w:id="2771" w:author="Arthur Parmentier" w:date="2020-05-14T14:50:00Z"/>
            </w:rPr>
          </w:rPrChange>
        </w:rPr>
      </w:pPr>
      <w:ins w:id="2772" w:author="Arthur Parmentier" w:date="2020-05-14T14:49:00Z">
        <w:r w:rsidRPr="00670002">
          <w:rPr>
            <w:lang w:val="fr-FR"/>
            <w:rPrChange w:id="2773" w:author="Arthur Parmentier" w:date="2020-05-18T14:23:00Z">
              <w:rPr/>
            </w:rPrChange>
          </w:rPr>
          <w:t>Utilization des signes motivée par la representation a priori du concept/résultat du soundpainter</w:t>
        </w:r>
      </w:ins>
    </w:p>
    <w:p w:rsidR="006331DF" w:rsidRPr="00670002" w:rsidRDefault="006331DF" w:rsidP="00E6654A">
      <w:pPr>
        <w:rPr>
          <w:ins w:id="2774" w:author="Arthur Parmentier" w:date="2020-05-14T14:51:00Z"/>
          <w:lang w:val="fr-FR"/>
          <w:rPrChange w:id="2775" w:author="Arthur Parmentier" w:date="2020-05-18T14:23:00Z">
            <w:rPr>
              <w:ins w:id="2776" w:author="Arthur Parmentier" w:date="2020-05-14T14:51:00Z"/>
            </w:rPr>
          </w:rPrChange>
        </w:rPr>
      </w:pPr>
      <w:ins w:id="2777" w:author="Arthur Parmentier" w:date="2020-05-14T14:50:00Z">
        <w:r w:rsidRPr="00670002">
          <w:rPr>
            <w:lang w:val="fr-FR"/>
            <w:rPrChange w:id="2778" w:author="Arthur Parmentier" w:date="2020-05-18T14:23:00Z">
              <w:rPr/>
            </w:rPrChange>
          </w:rPr>
          <w:t xml:space="preserve">Représentation mentale qui precede la réponse du performer; intéressant pour W (tout le monde?) si </w:t>
        </w:r>
      </w:ins>
      <w:ins w:id="2779" w:author="Arthur Parmentier" w:date="2020-05-14T14:51:00Z">
        <w:r w:rsidRPr="00670002">
          <w:rPr>
            <w:lang w:val="fr-FR"/>
            <w:rPrChange w:id="2780" w:author="Arthur Parmentier" w:date="2020-05-18T14:23:00Z">
              <w:rPr/>
            </w:rPrChange>
          </w:rPr>
          <w:t>la réponse n’est pas telle qu’attendue</w:t>
        </w:r>
      </w:ins>
    </w:p>
    <w:p w:rsidR="00C63733" w:rsidRPr="00670002" w:rsidRDefault="00C63733" w:rsidP="00E6654A">
      <w:pPr>
        <w:rPr>
          <w:ins w:id="2781" w:author="Arthur Parmentier" w:date="2020-05-14T14:57:00Z"/>
          <w:lang w:val="fr-FR"/>
          <w:rPrChange w:id="2782" w:author="Arthur Parmentier" w:date="2020-05-18T14:23:00Z">
            <w:rPr>
              <w:ins w:id="2783" w:author="Arthur Parmentier" w:date="2020-05-14T14:57:00Z"/>
            </w:rPr>
          </w:rPrChange>
        </w:rPr>
      </w:pPr>
      <w:ins w:id="2784" w:author="Arthur Parmentier" w:date="2020-05-14T14:51:00Z">
        <w:r w:rsidRPr="00670002">
          <w:rPr>
            <w:lang w:val="fr-FR"/>
            <w:rPrChange w:id="2785" w:author="Arthur Parmentier" w:date="2020-05-18T14:23:00Z">
              <w:rPr/>
            </w:rPrChange>
          </w:rPr>
          <w:t>On ne peut s’adresser qu’à une discipline qu’on connait un peu</w:t>
        </w:r>
      </w:ins>
    </w:p>
    <w:p w:rsidR="00CD4FE1" w:rsidRPr="00670002" w:rsidRDefault="00CD4FE1" w:rsidP="00E6654A">
      <w:pPr>
        <w:rPr>
          <w:ins w:id="2786" w:author="Arthur Parmentier" w:date="2020-05-14T14:57:00Z"/>
          <w:lang w:val="fr-FR"/>
          <w:rPrChange w:id="2787" w:author="Arthur Parmentier" w:date="2020-05-18T14:23:00Z">
            <w:rPr>
              <w:ins w:id="2788" w:author="Arthur Parmentier" w:date="2020-05-14T14:57:00Z"/>
            </w:rPr>
          </w:rPrChange>
        </w:rPr>
      </w:pPr>
    </w:p>
    <w:p w:rsidR="00CD4FE1" w:rsidRPr="00670002" w:rsidRDefault="00CD4FE1" w:rsidP="00E6654A">
      <w:pPr>
        <w:rPr>
          <w:ins w:id="2789" w:author="Arthur Parmentier" w:date="2020-05-14T14:59:00Z"/>
          <w:lang w:val="fr-FR"/>
          <w:rPrChange w:id="2790" w:author="Arthur Parmentier" w:date="2020-05-18T14:23:00Z">
            <w:rPr>
              <w:ins w:id="2791" w:author="Arthur Parmentier" w:date="2020-05-14T14:59:00Z"/>
            </w:rPr>
          </w:rPrChange>
        </w:rPr>
      </w:pPr>
      <w:ins w:id="2792" w:author="Arthur Parmentier" w:date="2020-05-14T14:57:00Z">
        <w:r w:rsidRPr="00670002">
          <w:rPr>
            <w:lang w:val="fr-FR"/>
            <w:rPrChange w:id="2793" w:author="Arthur Parmentier" w:date="2020-05-18T14:23:00Z">
              <w:rPr/>
            </w:rPrChange>
          </w:rPr>
          <w:t>Immobilté du soundpainter dans la config ordi et config traditionnelle walter</w:t>
        </w:r>
      </w:ins>
      <w:ins w:id="2794" w:author="Arthur Parmentier" w:date="2020-05-14T14:58:00Z">
        <w:r w:rsidR="00B47E57" w:rsidRPr="00670002">
          <w:rPr>
            <w:lang w:val="fr-FR"/>
            <w:rPrChange w:id="2795" w:author="Arthur Parmentier" w:date="2020-05-18T14:23:00Z">
              <w:rPr/>
            </w:rPrChange>
          </w:rPr>
          <w:t xml:space="preserve"> =&gt; aucune “deformation” du contexte de la performance artistique</w:t>
        </w:r>
        <w:r w:rsidR="004732DA" w:rsidRPr="00670002">
          <w:rPr>
            <w:lang w:val="fr-FR"/>
            <w:rPrChange w:id="2796" w:author="Arthur Parmentier" w:date="2020-05-18T14:23:00Z">
              <w:rPr/>
            </w:rPrChange>
          </w:rPr>
          <w:br/>
          <w:t>Notion d’espace</w:t>
        </w:r>
      </w:ins>
    </w:p>
    <w:p w:rsidR="00474CFF" w:rsidRPr="00670002" w:rsidRDefault="00474CFF" w:rsidP="00E6654A">
      <w:pPr>
        <w:rPr>
          <w:ins w:id="2797" w:author="Arthur Parmentier" w:date="2020-05-14T14:59:00Z"/>
          <w:lang w:val="fr-FR"/>
          <w:rPrChange w:id="2798" w:author="Arthur Parmentier" w:date="2020-05-18T14:23:00Z">
            <w:rPr>
              <w:ins w:id="2799" w:author="Arthur Parmentier" w:date="2020-05-14T14:59:00Z"/>
            </w:rPr>
          </w:rPrChange>
        </w:rPr>
      </w:pPr>
      <w:ins w:id="2800" w:author="Arthur Parmentier" w:date="2020-05-14T14:59:00Z">
        <w:r w:rsidRPr="00670002">
          <w:rPr>
            <w:lang w:val="fr-FR"/>
            <w:rPrChange w:id="2801" w:author="Arthur Parmentier" w:date="2020-05-18T14:23:00Z">
              <w:rPr/>
            </w:rPrChange>
          </w:rPr>
          <w:lastRenderedPageBreak/>
          <w:t>Distinction SP et performer: discussion de l’év</w:t>
        </w:r>
      </w:ins>
      <w:ins w:id="2802" w:author="Arthur Parmentier" w:date="2020-05-14T15:00:00Z">
        <w:r w:rsidRPr="00670002">
          <w:rPr>
            <w:lang w:val="fr-FR"/>
            <w:rPrChange w:id="2803" w:author="Arthur Parmentier" w:date="2020-05-18T14:23:00Z">
              <w:rPr/>
            </w:rPrChange>
          </w:rPr>
          <w:t>o</w:t>
        </w:r>
      </w:ins>
      <w:ins w:id="2804" w:author="Arthur Parmentier" w:date="2020-05-14T14:59:00Z">
        <w:r w:rsidRPr="00670002">
          <w:rPr>
            <w:lang w:val="fr-FR"/>
            <w:rPrChange w:id="2805" w:author="Arthur Parmentier" w:date="2020-05-18T14:23:00Z">
              <w:rPr/>
            </w:rPrChange>
          </w:rPr>
          <w:t>l</w:t>
        </w:r>
      </w:ins>
      <w:ins w:id="2806" w:author="Arthur Parmentier" w:date="2020-05-14T15:00:00Z">
        <w:r w:rsidRPr="00670002">
          <w:rPr>
            <w:lang w:val="fr-FR"/>
            <w:rPrChange w:id="2807" w:author="Arthur Parmentier" w:date="2020-05-18T14:23:00Z">
              <w:rPr/>
            </w:rPrChange>
          </w:rPr>
          <w:t>u</w:t>
        </w:r>
      </w:ins>
      <w:ins w:id="2808" w:author="Arthur Parmentier" w:date="2020-05-14T14:59:00Z">
        <w:r w:rsidRPr="00670002">
          <w:rPr>
            <w:lang w:val="fr-FR"/>
            <w:rPrChange w:id="2809" w:author="Arthur Parmentier" w:date="2020-05-18T14:23:00Z">
              <w:rPr/>
            </w:rPrChange>
          </w:rPr>
          <w:t>tion</w:t>
        </w:r>
      </w:ins>
      <w:ins w:id="2810" w:author="Arthur Parmentier" w:date="2020-05-14T15:01:00Z">
        <w:r w:rsidRPr="00670002">
          <w:rPr>
            <w:lang w:val="fr-FR"/>
            <w:rPrChange w:id="2811" w:author="Arthur Parmentier" w:date="2020-05-18T14:23:00Z">
              <w:rPr/>
            </w:rPrChange>
          </w:rPr>
          <w:t>, prospections de configuration possible?</w:t>
        </w:r>
      </w:ins>
      <w:ins w:id="2812" w:author="Arthur Parmentier" w:date="2020-05-14T14:59:00Z">
        <w:r w:rsidRPr="00670002">
          <w:rPr>
            <w:lang w:val="fr-FR"/>
            <w:rPrChange w:id="2813" w:author="Arthur Parmentier" w:date="2020-05-18T14:23:00Z">
              <w:rPr/>
            </w:rPrChange>
          </w:rPr>
          <w:t xml:space="preserve"> </w:t>
        </w:r>
      </w:ins>
    </w:p>
    <w:p w:rsidR="00474CFF" w:rsidRPr="00BF1ECB" w:rsidRDefault="00474CFF" w:rsidP="00E6654A">
      <w:pPr>
        <w:rPr>
          <w:ins w:id="2814" w:author="Arthur Parmentier" w:date="2020-05-14T15:29:00Z"/>
          <w:lang w:val="fr-FR"/>
          <w:rPrChange w:id="2815" w:author="Arthur Parmentier" w:date="2020-05-23T19:46:00Z">
            <w:rPr>
              <w:ins w:id="2816" w:author="Arthur Parmentier" w:date="2020-05-14T15:29:00Z"/>
            </w:rPr>
          </w:rPrChange>
        </w:rPr>
      </w:pPr>
      <w:ins w:id="2817" w:author="Arthur Parmentier" w:date="2020-05-14T14:59:00Z">
        <w:r w:rsidRPr="00BF1ECB">
          <w:rPr>
            <w:lang w:val="fr-FR"/>
            <w:rPrChange w:id="2818" w:author="Arthur Parmentier" w:date="2020-05-23T19:46:00Z">
              <w:rPr/>
            </w:rPrChange>
          </w:rPr>
          <w:t>Nouvelles configurations: le so</w:t>
        </w:r>
      </w:ins>
    </w:p>
    <w:p w:rsidR="0017374C" w:rsidRPr="00BF1ECB" w:rsidRDefault="0017374C" w:rsidP="00E6654A">
      <w:pPr>
        <w:rPr>
          <w:ins w:id="2819" w:author="Arthur Parmentier" w:date="2020-05-14T15:29:00Z"/>
          <w:lang w:val="fr-FR"/>
          <w:rPrChange w:id="2820" w:author="Arthur Parmentier" w:date="2020-05-23T19:46:00Z">
            <w:rPr>
              <w:ins w:id="2821" w:author="Arthur Parmentier" w:date="2020-05-14T15:29:00Z"/>
            </w:rPr>
          </w:rPrChange>
        </w:rPr>
      </w:pPr>
    </w:p>
    <w:p w:rsidR="0017374C" w:rsidRPr="00E97618" w:rsidRDefault="0017374C" w:rsidP="00E6654A">
      <w:pPr>
        <w:rPr>
          <w:ins w:id="2822" w:author="Arthur Parmentier" w:date="2020-05-14T15:37:00Z"/>
          <w:lang w:val="fr-FR"/>
          <w:rPrChange w:id="2823" w:author="Arthur Parmentier" w:date="2020-05-18T14:21:00Z">
            <w:rPr>
              <w:ins w:id="2824" w:author="Arthur Parmentier" w:date="2020-05-14T15:37:00Z"/>
            </w:rPr>
          </w:rPrChange>
        </w:rPr>
      </w:pPr>
      <w:ins w:id="2825" w:author="Arthur Parmentier" w:date="2020-05-14T15:29:00Z">
        <w:r w:rsidRPr="00E97618">
          <w:rPr>
            <w:lang w:val="fr-FR"/>
            <w:rPrChange w:id="2826" w:author="Arthur Parmentier" w:date="2020-05-18T14:21:00Z">
              <w:rPr/>
            </w:rPrChange>
          </w:rPr>
          <w:t xml:space="preserve">W a </w:t>
        </w:r>
        <w:r w:rsidR="009814BB" w:rsidRPr="00E97618">
          <w:rPr>
            <w:lang w:val="fr-FR"/>
            <w:rPrChange w:id="2827" w:author="Arthur Parmentier" w:date="2020-05-18T14:21:00Z">
              <w:rPr/>
            </w:rPrChange>
          </w:rPr>
          <w:t>d</w:t>
        </w:r>
        <w:r w:rsidRPr="00E97618">
          <w:rPr>
            <w:lang w:val="fr-FR"/>
            <w:rPrChange w:id="2828" w:author="Arthur Parmentier" w:date="2020-05-18T14:21:00Z">
              <w:rPr/>
            </w:rPrChange>
          </w:rPr>
          <w:t>eja supprimé signe?</w:t>
        </w:r>
        <w:r w:rsidR="009814BB" w:rsidRPr="00E97618">
          <w:rPr>
            <w:lang w:val="fr-FR"/>
            <w:rPrChange w:id="2829" w:author="Arthur Parmentier" w:date="2020-05-18T14:21:00Z">
              <w:rPr/>
            </w:rPrChange>
          </w:rPr>
          <w:t xml:space="preserve"> Pk?</w:t>
        </w:r>
        <w:r w:rsidRPr="00E97618">
          <w:rPr>
            <w:lang w:val="fr-FR"/>
            <w:rPrChange w:id="2830" w:author="Arthur Parmentier" w:date="2020-05-18T14:21:00Z">
              <w:rPr/>
            </w:rPrChange>
          </w:rPr>
          <w:t xml:space="preserve"> Ex “race” supprimée du dict de l’académie</w:t>
        </w:r>
      </w:ins>
      <w:ins w:id="2831" w:author="Arthur Parmentier" w:date="2020-05-14T15:30:00Z">
        <w:r w:rsidR="008B1BC4" w:rsidRPr="00E97618">
          <w:rPr>
            <w:lang w:val="fr-FR"/>
            <w:rPrChange w:id="2832" w:author="Arthur Parmentier" w:date="2020-05-18T14:21:00Z">
              <w:rPr/>
            </w:rPrChange>
          </w:rPr>
          <w:br/>
          <w:t>Pas de synonyme en SP?</w:t>
        </w:r>
        <w:r w:rsidR="009C4444" w:rsidRPr="00E97618">
          <w:rPr>
            <w:lang w:val="fr-FR"/>
            <w:rPrChange w:id="2833" w:author="Arthur Parmentier" w:date="2020-05-18T14:21:00Z">
              <w:rPr/>
            </w:rPrChange>
          </w:rPr>
          <w:t xml:space="preserve"> </w:t>
        </w:r>
      </w:ins>
      <w:ins w:id="2834" w:author="Arthur Parmentier" w:date="2020-05-14T15:31:00Z">
        <w:r w:rsidR="009C4444" w:rsidRPr="00E97618">
          <w:rPr>
            <w:lang w:val="fr-FR"/>
            <w:rPrChange w:id="2835" w:author="Arthur Parmentier" w:date="2020-05-18T14:21:00Z">
              <w:rPr/>
            </w:rPrChange>
          </w:rPr>
          <w:t>Interpretation du synonyme d</w:t>
        </w:r>
      </w:ins>
      <w:ins w:id="2836" w:author="Arthur Parmentier" w:date="2020-05-14T15:32:00Z">
        <w:r w:rsidR="009C4444" w:rsidRPr="00E97618">
          <w:rPr>
            <w:lang w:val="fr-FR"/>
            <w:rPrChange w:id="2837" w:author="Arthur Parmentier" w:date="2020-05-18T14:21:00Z">
              <w:rPr/>
            </w:rPrChange>
          </w:rPr>
          <w:t>ans les langues avec contexts: ???</w:t>
        </w:r>
        <w:r w:rsidR="00A67223" w:rsidRPr="00E97618">
          <w:rPr>
            <w:lang w:val="fr-FR"/>
            <w:rPrChange w:id="2838" w:author="Arthur Parmentier" w:date="2020-05-18T14:21:00Z">
              <w:rPr/>
            </w:rPrChange>
          </w:rPr>
          <w:t xml:space="preserve"> nuance contextuelle (cf video )</w:t>
        </w:r>
      </w:ins>
    </w:p>
    <w:p w:rsidR="00A06D4C" w:rsidRPr="00E97618" w:rsidRDefault="00A06D4C" w:rsidP="00E6654A">
      <w:pPr>
        <w:rPr>
          <w:ins w:id="2839" w:author="Arthur Parmentier" w:date="2020-05-14T15:37:00Z"/>
          <w:lang w:val="fr-FR"/>
          <w:rPrChange w:id="2840" w:author="Arthur Parmentier" w:date="2020-05-18T14:21:00Z">
            <w:rPr>
              <w:ins w:id="2841" w:author="Arthur Parmentier" w:date="2020-05-14T15:37:00Z"/>
            </w:rPr>
          </w:rPrChange>
        </w:rPr>
      </w:pPr>
    </w:p>
    <w:p w:rsidR="00A06D4C" w:rsidRPr="00670002" w:rsidRDefault="00A06D4C" w:rsidP="00E6654A">
      <w:pPr>
        <w:rPr>
          <w:ins w:id="2842" w:author="Arthur Parmentier" w:date="2020-05-14T15:38:00Z"/>
          <w:lang w:val="fr-FR"/>
          <w:rPrChange w:id="2843" w:author="Arthur Parmentier" w:date="2020-05-18T14:23:00Z">
            <w:rPr>
              <w:ins w:id="2844" w:author="Arthur Parmentier" w:date="2020-05-14T15:38:00Z"/>
            </w:rPr>
          </w:rPrChange>
        </w:rPr>
      </w:pPr>
      <w:ins w:id="2845" w:author="Arthur Parmentier" w:date="2020-05-14T15:37:00Z">
        <w:r w:rsidRPr="00670002">
          <w:rPr>
            <w:lang w:val="fr-FR"/>
            <w:rPrChange w:id="2846" w:author="Arthur Parmentier" w:date="2020-05-18T14:23:00Z">
              <w:rPr/>
            </w:rPrChange>
          </w:rPr>
          <w:t xml:space="preserve">Language SP manipulé </w:t>
        </w:r>
      </w:ins>
      <w:ins w:id="2847" w:author="Arthur Parmentier" w:date="2020-05-14T15:38:00Z">
        <w:r w:rsidRPr="00670002">
          <w:rPr>
            <w:lang w:val="fr-FR"/>
            <w:rPrChange w:id="2848" w:author="Arthur Parmentier" w:date="2020-05-18T14:23:00Z">
              <w:rPr/>
            </w:rPrChange>
          </w:rPr>
          <w:t>par le sp (context free grammar) VS musical language (context sensitive)</w:t>
        </w:r>
        <w:r w:rsidR="00F732CE" w:rsidRPr="00670002">
          <w:rPr>
            <w:lang w:val="fr-FR"/>
            <w:rPrChange w:id="2849" w:author="Arthur Parmentier" w:date="2020-05-18T14:23:00Z">
              <w:rPr/>
            </w:rPrChange>
          </w:rPr>
          <w:t xml:space="preserve"> by performer</w:t>
        </w:r>
      </w:ins>
    </w:p>
    <w:p w:rsidR="00475458" w:rsidRPr="00670002" w:rsidRDefault="00475458" w:rsidP="00E6654A">
      <w:pPr>
        <w:rPr>
          <w:ins w:id="2850" w:author="Arthur Parmentier" w:date="2020-05-14T15:38:00Z"/>
          <w:lang w:val="fr-FR"/>
          <w:rPrChange w:id="2851" w:author="Arthur Parmentier" w:date="2020-05-18T14:23:00Z">
            <w:rPr>
              <w:ins w:id="2852" w:author="Arthur Parmentier" w:date="2020-05-14T15:38:00Z"/>
            </w:rPr>
          </w:rPrChange>
        </w:rPr>
      </w:pPr>
    </w:p>
    <w:p w:rsidR="00475458" w:rsidRPr="00670002" w:rsidRDefault="00475458" w:rsidP="00E6654A">
      <w:pPr>
        <w:rPr>
          <w:ins w:id="2853" w:author="Arthur Parmentier" w:date="2020-05-14T15:44:00Z"/>
          <w:lang w:val="fr-FR"/>
          <w:rPrChange w:id="2854" w:author="Arthur Parmentier" w:date="2020-05-18T14:23:00Z">
            <w:rPr>
              <w:ins w:id="2855" w:author="Arthur Parmentier" w:date="2020-05-14T15:44:00Z"/>
            </w:rPr>
          </w:rPrChange>
        </w:rPr>
      </w:pPr>
      <w:ins w:id="2856" w:author="Arthur Parmentier" w:date="2020-05-14T15:38:00Z">
        <w:r w:rsidRPr="00670002">
          <w:rPr>
            <w:lang w:val="fr-FR"/>
            <w:rPrChange w:id="2857" w:author="Arthur Parmentier" w:date="2020-05-18T14:23:00Z">
              <w:rPr/>
            </w:rPrChange>
          </w:rPr>
          <w:t>Context</w:t>
        </w:r>
      </w:ins>
      <w:ins w:id="2858" w:author="Arthur Parmentier" w:date="2020-05-14T15:39:00Z">
        <w:r w:rsidRPr="00670002">
          <w:rPr>
            <w:lang w:val="fr-FR"/>
            <w:rPrChange w:id="2859" w:author="Arthur Parmentier" w:date="2020-05-18T14:23:00Z">
              <w:rPr/>
            </w:rPrChange>
          </w:rPr>
          <w:t>: importance au dela de la (context</w:t>
        </w:r>
      </w:ins>
      <w:ins w:id="2860" w:author="Arthur Parmentier" w:date="2020-05-14T15:41:00Z">
        <w:r w:rsidR="005A0160" w:rsidRPr="00670002">
          <w:rPr>
            <w:lang w:val="fr-FR"/>
            <w:rPrChange w:id="2861" w:author="Arthur Parmentier" w:date="2020-05-18T14:23:00Z">
              <w:rPr/>
            </w:rPrChange>
          </w:rPr>
          <w:t>-</w:t>
        </w:r>
      </w:ins>
      <w:ins w:id="2862" w:author="Arthur Parmentier" w:date="2020-05-14T15:39:00Z">
        <w:r w:rsidRPr="00670002">
          <w:rPr>
            <w:lang w:val="fr-FR"/>
            <w:rPrChange w:id="2863" w:author="Arthur Parmentier" w:date="2020-05-18T14:23:00Z">
              <w:rPr/>
            </w:rPrChange>
          </w:rPr>
          <w:t>free grammar)</w:t>
        </w:r>
        <w:r w:rsidR="00384716" w:rsidRPr="00670002">
          <w:rPr>
            <w:lang w:val="fr-FR"/>
            <w:rPrChange w:id="2864" w:author="Arthur Parmentier" w:date="2020-05-18T14:23:00Z">
              <w:rPr/>
            </w:rPrChange>
          </w:rPr>
          <w:t>: attentes du compositeur, configuration</w:t>
        </w:r>
      </w:ins>
      <w:ins w:id="2865" w:author="Arthur Parmentier" w:date="2020-05-14T15:41:00Z">
        <w:r w:rsidR="00CF3BC0" w:rsidRPr="00670002">
          <w:rPr>
            <w:lang w:val="fr-FR"/>
            <w:rPrChange w:id="2866" w:author="Arthur Parmentier" w:date="2020-05-18T14:23:00Z">
              <w:rPr/>
            </w:rPrChange>
          </w:rPr>
          <w:t>, par défaut…</w:t>
        </w:r>
      </w:ins>
    </w:p>
    <w:p w:rsidR="005D5A11" w:rsidRPr="00670002" w:rsidRDefault="005D5A11" w:rsidP="00E6654A">
      <w:pPr>
        <w:rPr>
          <w:ins w:id="2867" w:author="Arthur Parmentier" w:date="2020-05-14T15:44:00Z"/>
          <w:lang w:val="fr-FR"/>
          <w:rPrChange w:id="2868" w:author="Arthur Parmentier" w:date="2020-05-18T14:23:00Z">
            <w:rPr>
              <w:ins w:id="2869" w:author="Arthur Parmentier" w:date="2020-05-14T15:44:00Z"/>
            </w:rPr>
          </w:rPrChange>
        </w:rPr>
      </w:pPr>
    </w:p>
    <w:p w:rsidR="005D5A11" w:rsidRPr="00670002" w:rsidRDefault="005D5A11" w:rsidP="00E6654A">
      <w:pPr>
        <w:rPr>
          <w:ins w:id="2870" w:author="Arthur Parmentier" w:date="2020-05-14T15:44:00Z"/>
          <w:lang w:val="fr-FR"/>
          <w:rPrChange w:id="2871" w:author="Arthur Parmentier" w:date="2020-05-18T14:23:00Z">
            <w:rPr>
              <w:ins w:id="2872" w:author="Arthur Parmentier" w:date="2020-05-14T15:44:00Z"/>
            </w:rPr>
          </w:rPrChange>
        </w:rPr>
      </w:pPr>
      <w:ins w:id="2873" w:author="Arthur Parmentier" w:date="2020-05-14T15:44:00Z">
        <w:r w:rsidRPr="00670002">
          <w:rPr>
            <w:lang w:val="fr-FR"/>
            <w:rPrChange w:id="2874" w:author="Arthur Parmentier" w:date="2020-05-18T14:23:00Z">
              <w:rPr/>
            </w:rPrChange>
          </w:rPr>
          <w:t>Mode: préciser le sens</w:t>
        </w:r>
        <w:r w:rsidR="0074035C" w:rsidRPr="00670002">
          <w:rPr>
            <w:lang w:val="fr-FR"/>
            <w:rPrChange w:id="2875" w:author="Arthur Parmentier" w:date="2020-05-18T14:23:00Z">
              <w:rPr/>
            </w:rPrChange>
          </w:rPr>
          <w:t xml:space="preserve"> </w:t>
        </w:r>
        <w:r w:rsidRPr="00670002">
          <w:rPr>
            <w:lang w:val="fr-FR"/>
            <w:rPrChange w:id="2876" w:author="Arthur Parmentier" w:date="2020-05-18T14:23:00Z">
              <w:rPr/>
            </w:rPrChange>
          </w:rPr>
          <w:t>en SP</w:t>
        </w:r>
      </w:ins>
    </w:p>
    <w:p w:rsidR="0074035C" w:rsidRPr="00670002" w:rsidRDefault="0074035C" w:rsidP="00E6654A">
      <w:pPr>
        <w:rPr>
          <w:ins w:id="2877" w:author="Arthur Parmentier" w:date="2020-05-14T15:58:00Z"/>
          <w:lang w:val="fr-FR"/>
          <w:rPrChange w:id="2878" w:author="Arthur Parmentier" w:date="2020-05-18T14:23:00Z">
            <w:rPr>
              <w:ins w:id="2879" w:author="Arthur Parmentier" w:date="2020-05-14T15:58:00Z"/>
            </w:rPr>
          </w:rPrChange>
        </w:rPr>
      </w:pPr>
      <w:ins w:id="2880" w:author="Arthur Parmentier" w:date="2020-05-14T15:44:00Z">
        <w:r w:rsidRPr="00670002">
          <w:rPr>
            <w:lang w:val="fr-FR"/>
            <w:rPrChange w:id="2881" w:author="Arthur Parmentier" w:date="2020-05-18T14:23:00Z">
              <w:rPr/>
            </w:rPrChange>
          </w:rPr>
          <w:t>“mode”, “for</w:t>
        </w:r>
      </w:ins>
      <w:ins w:id="2882" w:author="Arthur Parmentier" w:date="2020-05-14T15:45:00Z">
        <w:r w:rsidRPr="00670002">
          <w:rPr>
            <w:lang w:val="fr-FR"/>
            <w:rPrChange w:id="2883" w:author="Arthur Parmentier" w:date="2020-05-18T14:23:00Z">
              <w:rPr/>
            </w:rPrChange>
          </w:rPr>
          <w:t>me”</w:t>
        </w:r>
      </w:ins>
    </w:p>
    <w:p w:rsidR="00FB6B81" w:rsidRPr="00670002" w:rsidRDefault="00FB6B81" w:rsidP="00E6654A">
      <w:pPr>
        <w:rPr>
          <w:ins w:id="2884" w:author="Arthur Parmentier" w:date="2020-05-14T15:59:00Z"/>
          <w:lang w:val="fr-FR"/>
          <w:rPrChange w:id="2885" w:author="Arthur Parmentier" w:date="2020-05-18T14:23:00Z">
            <w:rPr>
              <w:ins w:id="2886" w:author="Arthur Parmentier" w:date="2020-05-14T15:59:00Z"/>
            </w:rPr>
          </w:rPrChange>
        </w:rPr>
      </w:pPr>
    </w:p>
    <w:p w:rsidR="00FB6B81" w:rsidRPr="00670002" w:rsidRDefault="00FB6B81" w:rsidP="00E6654A">
      <w:pPr>
        <w:rPr>
          <w:ins w:id="2887" w:author="Arthur Parmentier" w:date="2020-05-14T15:58:00Z"/>
          <w:lang w:val="fr-FR"/>
          <w:rPrChange w:id="2888" w:author="Arthur Parmentier" w:date="2020-05-18T14:23:00Z">
            <w:rPr>
              <w:ins w:id="2889" w:author="Arthur Parmentier" w:date="2020-05-14T15:58:00Z"/>
            </w:rPr>
          </w:rPrChange>
        </w:rPr>
      </w:pPr>
      <w:ins w:id="2890" w:author="Arthur Parmentier" w:date="2020-05-14T15:59:00Z">
        <w:r w:rsidRPr="00670002">
          <w:rPr>
            <w:lang w:val="fr-FR"/>
            <w:rPrChange w:id="2891" w:author="Arthur Parmentier" w:date="2020-05-18T14:23:00Z">
              <w:rPr/>
            </w:rPrChange>
          </w:rPr>
          <w:t>Glossaire (definition des mots/concepts utilizes)</w:t>
        </w:r>
      </w:ins>
    </w:p>
    <w:p w:rsidR="00FB6B81" w:rsidRPr="00670002" w:rsidRDefault="00FB6B81" w:rsidP="00E6654A">
      <w:pPr>
        <w:rPr>
          <w:ins w:id="2892" w:author="Arthur Parmentier" w:date="2020-05-14T16:26:00Z"/>
          <w:lang w:val="fr-FR"/>
          <w:rPrChange w:id="2893" w:author="Arthur Parmentier" w:date="2020-05-18T14:23:00Z">
            <w:rPr>
              <w:ins w:id="2894" w:author="Arthur Parmentier" w:date="2020-05-14T16:26:00Z"/>
            </w:rPr>
          </w:rPrChange>
        </w:rPr>
      </w:pPr>
      <w:ins w:id="2895" w:author="Arthur Parmentier" w:date="2020-05-14T15:58:00Z">
        <w:r w:rsidRPr="00670002">
          <w:rPr>
            <w:lang w:val="fr-FR"/>
            <w:rPrChange w:id="2896" w:author="Arthur Parmentier" w:date="2020-05-18T14:23:00Z">
              <w:rPr/>
            </w:rPrChange>
          </w:rPr>
          <w:t>Biblio, table des illust</w:t>
        </w:r>
      </w:ins>
      <w:ins w:id="2897" w:author="Arthur Parmentier" w:date="2020-05-14T15:59:00Z">
        <w:r w:rsidRPr="00670002">
          <w:rPr>
            <w:lang w:val="fr-FR"/>
            <w:rPrChange w:id="2898" w:author="Arthur Parmentier" w:date="2020-05-18T14:23:00Z">
              <w:rPr/>
            </w:rPrChange>
          </w:rPr>
          <w:t>rations.</w:t>
        </w:r>
      </w:ins>
    </w:p>
    <w:p w:rsidR="009946FB" w:rsidRPr="00670002" w:rsidRDefault="009946FB" w:rsidP="00E6654A">
      <w:pPr>
        <w:rPr>
          <w:ins w:id="2899" w:author="Arthur Parmentier" w:date="2020-05-14T16:26:00Z"/>
          <w:lang w:val="fr-FR"/>
          <w:rPrChange w:id="2900" w:author="Arthur Parmentier" w:date="2020-05-18T14:23:00Z">
            <w:rPr>
              <w:ins w:id="2901" w:author="Arthur Parmentier" w:date="2020-05-14T16:26:00Z"/>
            </w:rPr>
          </w:rPrChange>
        </w:rPr>
      </w:pPr>
    </w:p>
    <w:p w:rsidR="009946FB" w:rsidRPr="00670002" w:rsidRDefault="009946FB" w:rsidP="00E6654A">
      <w:pPr>
        <w:rPr>
          <w:ins w:id="2902" w:author="Arthur Parmentier" w:date="2020-05-14T16:26:00Z"/>
          <w:lang w:val="fr-FR"/>
          <w:rPrChange w:id="2903" w:author="Arthur Parmentier" w:date="2020-05-18T14:23:00Z">
            <w:rPr>
              <w:ins w:id="2904" w:author="Arthur Parmentier" w:date="2020-05-14T16:26:00Z"/>
            </w:rPr>
          </w:rPrChange>
        </w:rPr>
      </w:pPr>
      <w:ins w:id="2905" w:author="Arthur Parmentier" w:date="2020-05-14T16:26:00Z">
        <w:r w:rsidRPr="00670002">
          <w:rPr>
            <w:lang w:val="fr-FR"/>
            <w:rPrChange w:id="2906" w:author="Arthur Parmentier" w:date="2020-05-18T14:23:00Z">
              <w:rPr/>
            </w:rPrChange>
          </w:rPr>
          <w:t>4 semaines:</w:t>
        </w:r>
      </w:ins>
    </w:p>
    <w:p w:rsidR="009946FB" w:rsidRDefault="009946FB" w:rsidP="00E6654A">
      <w:pPr>
        <w:rPr>
          <w:ins w:id="2907" w:author="Arthur Parmentier" w:date="2020-05-14T16:28:00Z"/>
        </w:rPr>
      </w:pPr>
      <w:ins w:id="2908" w:author="Arthur Parmentier" w:date="2020-05-14T16:28:00Z">
        <w:r>
          <w:t xml:space="preserve">Facilité: </w:t>
        </w:r>
      </w:ins>
    </w:p>
    <w:p w:rsidR="009946FB" w:rsidRDefault="009946FB">
      <w:pPr>
        <w:ind w:firstLine="360"/>
        <w:rPr>
          <w:ins w:id="2909" w:author="Arthur Parmentier" w:date="2020-05-14T16:28:00Z"/>
        </w:rPr>
        <w:pPrChange w:id="2910" w:author="Arthur Parmentier" w:date="2020-05-14T16:28:00Z">
          <w:pPr/>
        </w:pPrChange>
      </w:pPr>
      <w:ins w:id="2911" w:author="Arthur Parmentier" w:date="2020-05-14T16:28:00Z">
        <w:r>
          <w:t>- partie technologique</w:t>
        </w:r>
      </w:ins>
    </w:p>
    <w:p w:rsidR="009946FB" w:rsidRDefault="009946FB" w:rsidP="009946FB">
      <w:pPr>
        <w:pStyle w:val="Paragraphedeliste"/>
        <w:numPr>
          <w:ilvl w:val="0"/>
          <w:numId w:val="14"/>
        </w:numPr>
        <w:rPr>
          <w:ins w:id="2912" w:author="Arthur Parmentier" w:date="2020-05-14T16:28:00Z"/>
        </w:rPr>
      </w:pPr>
      <w:ins w:id="2913" w:author="Arthur Parmentier" w:date="2020-05-14T16:28:00Z">
        <w:r>
          <w:t>Brief history of SP</w:t>
        </w:r>
      </w:ins>
    </w:p>
    <w:p w:rsidR="009946FB" w:rsidRDefault="009946FB" w:rsidP="00B827FE">
      <w:pPr>
        <w:rPr>
          <w:ins w:id="2914" w:author="Arthur Parmentier" w:date="2020-05-22T11:49:00Z"/>
        </w:rPr>
      </w:pPr>
    </w:p>
    <w:p w:rsidR="00B827FE" w:rsidRDefault="00B827FE">
      <w:pPr>
        <w:rPr>
          <w:ins w:id="2915" w:author="Arthur Parmentier" w:date="2020-05-23T19:48:00Z"/>
        </w:rPr>
      </w:pPr>
      <w:ins w:id="2916" w:author="Arthur Parmentier" w:date="2020-05-22T11:49:00Z">
        <w:r>
          <w:t>INTERACTML and why I dropped Unity</w:t>
        </w:r>
      </w:ins>
    </w:p>
    <w:p w:rsidR="0019026D" w:rsidRPr="00953072" w:rsidRDefault="0019026D">
      <w:ins w:id="2917" w:author="Arthur Parmentier" w:date="2020-05-23T19:48:00Z">
        <w:r>
          <w:t>Splitcam</w:t>
        </w:r>
      </w:ins>
    </w:p>
    <w:sectPr w:rsidR="0019026D" w:rsidRPr="00953072" w:rsidSect="00670002">
      <w:footerReference w:type="even" r:id="rId14"/>
      <w:footerReference w:type="default" r:id="rId15"/>
      <w:pgSz w:w="11906" w:h="16838"/>
      <w:pgMar w:top="1440" w:right="1080" w:bottom="1440" w:left="1080" w:header="708" w:footer="708" w:gutter="0"/>
      <w:pgNumType w:start="1"/>
      <w:cols w:space="720"/>
      <w:docGrid w:linePitch="299"/>
      <w:sectPrChange w:id="2918" w:author="Arthur Parmentier" w:date="2020-05-18T14:24:00Z">
        <w:sectPr w:rsidR="0019026D" w:rsidRPr="00953072" w:rsidSect="00670002">
          <w:pgMar w:top="1417" w:right="1417" w:bottom="1417" w:left="1417" w:header="708" w:footer="708" w:gutter="0"/>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16AB" w:rsidRDefault="00C216AB" w:rsidP="00E6654A">
      <w:r>
        <w:separator/>
      </w:r>
    </w:p>
  </w:endnote>
  <w:endnote w:type="continuationSeparator" w:id="0">
    <w:p w:rsidR="00C216AB" w:rsidRDefault="00C216AB" w:rsidP="00E66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ExtraLight">
    <w:panose1 w:val="00000300000000000000"/>
    <w:charset w:val="00"/>
    <w:family w:val="auto"/>
    <w:pitch w:val="variable"/>
    <w:sig w:usb0="20000007" w:usb1="00000001" w:usb2="00000000" w:usb3="00000000" w:csb0="00000193" w:csb1="00000000"/>
  </w:font>
  <w:font w:name="Nunito ExtraLight">
    <w:altName w:val="Calibri"/>
    <w:charset w:val="00"/>
    <w:family w:val="auto"/>
    <w:pitch w:val="default"/>
  </w:font>
  <w:font w:name="Noto Sans Symbols">
    <w:altName w:val="Calibri"/>
    <w:charset w:val="00"/>
    <w:family w:val="auto"/>
    <w:pitch w:val="default"/>
  </w:font>
  <w:font w:name="Nunito Sans">
    <w:panose1 w:val="00000500000000000000"/>
    <w:charset w:val="00"/>
    <w:family w:val="auto"/>
    <w:pitch w:val="variable"/>
    <w:sig w:usb0="20000007" w:usb1="00000001" w:usb2="00000000" w:usb3="00000000" w:csb0="00000193" w:csb1="00000000"/>
  </w:font>
  <w:font w:name="Nunito Sans Light">
    <w:panose1 w:val="00000400000000000000"/>
    <w:charset w:val="00"/>
    <w:family w:val="auto"/>
    <w:pitch w:val="variable"/>
    <w:sig w:usb0="20000007" w:usb1="00000001" w:usb2="00000000" w:usb3="00000000" w:csb0="00000193"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7638" w:rsidRDefault="00F47638" w:rsidP="00E6654A">
    <w:r>
      <w:fldChar w:fldCharType="begin"/>
    </w:r>
    <w:r>
      <w:instrText>PAGE</w:instrText>
    </w:r>
    <w:r>
      <w:fldChar w:fldCharType="end"/>
    </w:r>
  </w:p>
  <w:p w:rsidR="00F47638" w:rsidRDefault="00F47638" w:rsidP="00E6654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7638" w:rsidRDefault="00F47638" w:rsidP="00E6654A">
    <w:r>
      <w:fldChar w:fldCharType="begin"/>
    </w:r>
    <w:r>
      <w:instrText>PAGE</w:instrText>
    </w:r>
    <w:r>
      <w:fldChar w:fldCharType="separate"/>
    </w:r>
    <w:r>
      <w:rPr>
        <w:noProof/>
      </w:rPr>
      <w:t>1</w:t>
    </w:r>
    <w:r>
      <w:fldChar w:fldCharType="end"/>
    </w:r>
  </w:p>
  <w:p w:rsidR="00F47638" w:rsidRDefault="00F47638" w:rsidP="00E665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16AB" w:rsidRDefault="00C216AB" w:rsidP="00E6654A">
      <w:r>
        <w:separator/>
      </w:r>
    </w:p>
  </w:footnote>
  <w:footnote w:type="continuationSeparator" w:id="0">
    <w:p w:rsidR="00C216AB" w:rsidRDefault="00C216AB" w:rsidP="00E6654A">
      <w:r>
        <w:continuationSeparator/>
      </w:r>
    </w:p>
  </w:footnote>
  <w:footnote w:id="1">
    <w:p w:rsidR="00F47638" w:rsidRPr="00670002" w:rsidRDefault="00F47638">
      <w:pPr>
        <w:pStyle w:val="Notedebasdepage"/>
        <w:rPr>
          <w:rPrChange w:id="478" w:author="Arthur Parmentier" w:date="2020-05-18T14:23:00Z">
            <w:rPr>
              <w:lang w:val="fr-FR"/>
            </w:rPr>
          </w:rPrChange>
        </w:rPr>
      </w:pPr>
      <w:r>
        <w:rPr>
          <w:rStyle w:val="Appelnotedebasdep"/>
        </w:rPr>
        <w:footnoteRef/>
      </w:r>
      <w:r>
        <w:t xml:space="preserve"> </w:t>
      </w:r>
      <w:ins w:id="479" w:author="Arthur Parmentier" w:date="2020-05-13T09:32:00Z">
        <w:r w:rsidRPr="009A67DE">
          <w:t>Eleanor H. Rosch. Natural Categories. Cognitive Psychology 4, 328-350 (1973)</w:t>
        </w:r>
      </w:ins>
      <w:ins w:id="480" w:author="Arthur Parmentier" w:date="2020-05-13T09:33:00Z">
        <w:r>
          <w:t>, introducing the “prototype theory”</w:t>
        </w:r>
      </w:ins>
      <w:del w:id="481" w:author="Arthur Parmentier" w:date="2020-05-13T09:32:00Z">
        <w:r w:rsidRPr="00670002" w:rsidDel="009A67DE">
          <w:rPr>
            <w:rPrChange w:id="482" w:author="Arthur Parmentier" w:date="2020-05-18T14:23:00Z">
              <w:rPr>
                <w:lang w:val="fr-FR"/>
              </w:rPr>
            </w:rPrChange>
          </w:rPr>
          <w:delText>Ref. Eleanor Rosch (prototype theory)</w:delText>
        </w:r>
      </w:del>
    </w:p>
  </w:footnote>
  <w:footnote w:id="2">
    <w:p w:rsidR="00F47638" w:rsidRPr="00670002" w:rsidRDefault="00F47638">
      <w:pPr>
        <w:pStyle w:val="Notedebasdepage"/>
      </w:pPr>
      <w:ins w:id="498" w:author="Arthur Parmentier" w:date="2020-05-12T19:07:00Z">
        <w:r>
          <w:rPr>
            <w:rStyle w:val="Appelnotedebasdep"/>
          </w:rPr>
          <w:footnoteRef/>
        </w:r>
        <w:r>
          <w:t xml:space="preserve"> </w:t>
        </w:r>
        <w:r w:rsidRPr="00670002">
          <w:rPr>
            <w:rPrChange w:id="499" w:author="Arthur Parmentier" w:date="2020-05-18T14:23:00Z">
              <w:rPr>
                <w:lang w:val="fr-FR"/>
              </w:rPr>
            </w:rPrChange>
          </w:rPr>
          <w:t xml:space="preserve">For a </w:t>
        </w:r>
      </w:ins>
      <w:ins w:id="500" w:author="Arthur Parmentier" w:date="2020-05-13T09:33:00Z">
        <w:r w:rsidRPr="00670002">
          <w:rPr>
            <w:rPrChange w:id="501" w:author="Arthur Parmentier" w:date="2020-05-18T14:23:00Z">
              <w:rPr>
                <w:lang w:val="fr-FR"/>
              </w:rPr>
            </w:rPrChange>
          </w:rPr>
          <w:t>concise explanation of the ideas behind the prototype theory</w:t>
        </w:r>
      </w:ins>
      <w:ins w:id="502" w:author="Arthur Parmentier" w:date="2020-05-12T19:07:00Z">
        <w:r w:rsidRPr="00670002">
          <w:rPr>
            <w:rPrChange w:id="503" w:author="Arthur Parmentier" w:date="2020-05-18T14:23:00Z">
              <w:rPr>
                <w:lang w:val="fr-FR"/>
              </w:rPr>
            </w:rPrChange>
          </w:rPr>
          <w:t>, check https://www.youtube.com/watch?v=mff_sPnz_gs</w:t>
        </w:r>
      </w:ins>
    </w:p>
  </w:footnote>
  <w:footnote w:id="3">
    <w:p w:rsidR="00F47638" w:rsidRPr="00670002" w:rsidRDefault="00F47638">
      <w:pPr>
        <w:pStyle w:val="Notedebasdepage"/>
        <w:rPr>
          <w:rPrChange w:id="504" w:author="Arthur Parmentier" w:date="2020-05-18T14:23:00Z">
            <w:rPr>
              <w:lang w:val="fr-FR"/>
            </w:rPr>
          </w:rPrChange>
        </w:rPr>
      </w:pPr>
      <w:r>
        <w:rPr>
          <w:rStyle w:val="Appelnotedebasdep"/>
        </w:rPr>
        <w:footnoteRef/>
      </w:r>
      <w:r>
        <w:t xml:space="preserve"> </w:t>
      </w:r>
      <w:r w:rsidRPr="00670002">
        <w:rPr>
          <w:rPrChange w:id="505" w:author="Arthur Parmentier" w:date="2020-05-18T14:23:00Z">
            <w:rPr>
              <w:lang w:val="fr-FR"/>
            </w:rPr>
          </w:rPrChange>
        </w:rPr>
        <w:t>Ref M.R. class on pitch categorisation. Emphasis on the complexity of the categorisation process (non linear wrt similarity)</w:t>
      </w:r>
    </w:p>
  </w:footnote>
  <w:footnote w:id="4">
    <w:p w:rsidR="00F47638" w:rsidRPr="00670002" w:rsidRDefault="00F47638">
      <w:pPr>
        <w:pStyle w:val="Notedebasdepage"/>
      </w:pPr>
      <w:ins w:id="575" w:author="Arthur Parmentier" w:date="2020-05-13T11:16:00Z">
        <w:r>
          <w:rPr>
            <w:rStyle w:val="Appelnotedebasdep"/>
          </w:rPr>
          <w:footnoteRef/>
        </w:r>
        <w:r>
          <w:t xml:space="preserve"> </w:t>
        </w:r>
      </w:ins>
      <w:ins w:id="576" w:author="Arthur Parmentier" w:date="2020-05-13T11:17:00Z">
        <w:r w:rsidRPr="00670002">
          <w:rPr>
            <w:rPrChange w:id="577" w:author="Arthur Parmentier" w:date="2020-05-18T14:23:00Z">
              <w:rPr>
                <w:lang w:val="fr-FR"/>
              </w:rPr>
            </w:rPrChange>
          </w:rPr>
          <w:t>Note that the whole discussion of this section is only relevant to the signs used to signify contents.</w:t>
        </w:r>
      </w:ins>
    </w:p>
  </w:footnote>
  <w:footnote w:id="5">
    <w:p w:rsidR="00F47638" w:rsidRPr="00670002" w:rsidRDefault="00F47638">
      <w:pPr>
        <w:pStyle w:val="Notedebasdepage"/>
      </w:pPr>
      <w:ins w:id="583" w:author="Arthur Parmentier" w:date="2020-05-13T10:35:00Z">
        <w:r>
          <w:rPr>
            <w:rStyle w:val="Appelnotedebasdep"/>
          </w:rPr>
          <w:footnoteRef/>
        </w:r>
        <w:r>
          <w:t xml:space="preserve"> </w:t>
        </w:r>
        <w:r w:rsidRPr="00670002">
          <w:rPr>
            <w:rPrChange w:id="584" w:author="Arthur Parmentier" w:date="2020-05-18T14:23:00Z">
              <w:rPr>
                <w:lang w:val="fr-FR"/>
              </w:rPr>
            </w:rPrChange>
          </w:rPr>
          <w:t xml:space="preserve">In reference to </w:t>
        </w:r>
      </w:ins>
      <w:ins w:id="585" w:author="Arthur Parmentier" w:date="2020-05-13T10:36:00Z">
        <w:r w:rsidRPr="00670002">
          <w:rPr>
            <w:rPrChange w:id="586" w:author="Arthur Parmentier" w:date="2020-05-18T14:23:00Z">
              <w:rPr>
                <w:lang w:val="fr-FR"/>
              </w:rPr>
            </w:rPrChange>
          </w:rPr>
          <w:t>the concept of overloading in programming languages.</w:t>
        </w:r>
      </w:ins>
    </w:p>
  </w:footnote>
  <w:footnote w:id="6">
    <w:p w:rsidR="00F47638" w:rsidRPr="00670002" w:rsidRDefault="00F47638">
      <w:pPr>
        <w:pStyle w:val="Notedebasdepage"/>
      </w:pPr>
      <w:ins w:id="615" w:author="Arthur Parmentier" w:date="2020-05-13T10:19:00Z">
        <w:r>
          <w:rPr>
            <w:rStyle w:val="Appelnotedebasdep"/>
          </w:rPr>
          <w:footnoteRef/>
        </w:r>
        <w:r>
          <w:t xml:space="preserve"> </w:t>
        </w:r>
        <w:r w:rsidRPr="00670002">
          <w:rPr>
            <w:rPrChange w:id="616" w:author="Arthur Parmentier" w:date="2020-05-18T14:23:00Z">
              <w:rPr>
                <w:lang w:val="fr-FR"/>
              </w:rPr>
            </w:rPrChange>
          </w:rPr>
          <w:t>There may be other cases in which a sign has several signified, even inside one discipline, but we won’t d</w:t>
        </w:r>
      </w:ins>
      <w:ins w:id="617" w:author="Arthur Parmentier" w:date="2020-05-13T10:20:00Z">
        <w:r w:rsidRPr="00670002">
          <w:rPr>
            <w:rPrChange w:id="618" w:author="Arthur Parmentier" w:date="2020-05-18T14:23:00Z">
              <w:rPr>
                <w:lang w:val="fr-FR"/>
              </w:rPr>
            </w:rPrChange>
          </w:rPr>
          <w:t>iscuss this possibility.</w:t>
        </w:r>
      </w:ins>
    </w:p>
  </w:footnote>
  <w:footnote w:id="7">
    <w:p w:rsidR="00F47638" w:rsidRPr="00670002" w:rsidRDefault="00F47638" w:rsidP="005868B3">
      <w:pPr>
        <w:pStyle w:val="Notedebasdepage"/>
        <w:rPr>
          <w:ins w:id="656" w:author="Arthur Parmentier" w:date="2020-05-13T10:30:00Z"/>
          <w:rPrChange w:id="657" w:author="Arthur Parmentier" w:date="2020-05-18T14:23:00Z">
            <w:rPr>
              <w:ins w:id="658" w:author="Arthur Parmentier" w:date="2020-05-13T10:30:00Z"/>
              <w:lang w:val="fr-FR"/>
            </w:rPr>
          </w:rPrChange>
        </w:rPr>
      </w:pPr>
      <w:ins w:id="659" w:author="Arthur Parmentier" w:date="2020-05-13T10:30:00Z">
        <w:r>
          <w:rPr>
            <w:rStyle w:val="Appelnotedebasdep"/>
          </w:rPr>
          <w:footnoteRef/>
        </w:r>
        <w:r>
          <w:t xml:space="preserve"> </w:t>
        </w:r>
        <w:r w:rsidRPr="00670002">
          <w:rPr>
            <w:rPrChange w:id="660" w:author="Arthur Parmentier" w:date="2020-05-18T14:23:00Z">
              <w:rPr>
                <w:lang w:val="fr-FR"/>
              </w:rPr>
            </w:rPrChange>
          </w:rPr>
          <w:t>We will discuss the motivations of this construction later.</w:t>
        </w:r>
      </w:ins>
    </w:p>
  </w:footnote>
  <w:footnote w:id="8">
    <w:p w:rsidR="00F47638" w:rsidRPr="0054442D" w:rsidDel="00697BA8" w:rsidRDefault="00F47638" w:rsidP="001C0B0E">
      <w:pPr>
        <w:pStyle w:val="Notedebasdepage"/>
        <w:rPr>
          <w:del w:id="799" w:author="Arthur Parmentier" w:date="2020-05-12T18:13:00Z"/>
          <w:lang w:val="fr-FR"/>
        </w:rPr>
      </w:pPr>
      <w:del w:id="800" w:author="Arthur Parmentier" w:date="2020-05-12T18:13:00Z">
        <w:r w:rsidDel="00697BA8">
          <w:rPr>
            <w:rStyle w:val="Appelnotedebasdep"/>
          </w:rPr>
          <w:footnoteRef/>
        </w:r>
        <w:r w:rsidDel="00697BA8">
          <w:delText xml:space="preserve"> </w:delText>
        </w:r>
        <w:r w:rsidDel="00697BA8">
          <w:rPr>
            <w:lang w:val="fr-FR"/>
          </w:rPr>
          <w:delText>Note that in SP, the sign ‘discipline’ refers both to the common notion of discipline : music, visual arts… but also to the instrument as a technical apparatus</w:delText>
        </w:r>
      </w:del>
    </w:p>
  </w:footnote>
  <w:footnote w:id="9">
    <w:p w:rsidR="00F47638" w:rsidRPr="008B7AAC" w:rsidDel="005868B3" w:rsidRDefault="00F47638">
      <w:pPr>
        <w:pStyle w:val="Notedebasdepage"/>
        <w:rPr>
          <w:del w:id="852" w:author="Arthur Parmentier" w:date="2020-05-13T10:30:00Z"/>
          <w:lang w:val="fr-FR"/>
        </w:rPr>
      </w:pPr>
      <w:del w:id="853" w:author="Arthur Parmentier" w:date="2020-05-13T10:30:00Z">
        <w:r w:rsidDel="005868B3">
          <w:rPr>
            <w:rStyle w:val="Appelnotedebasdep"/>
          </w:rPr>
          <w:footnoteRef/>
        </w:r>
        <w:r w:rsidDel="005868B3">
          <w:delText xml:space="preserve"> </w:delText>
        </w:r>
        <w:r w:rsidDel="005868B3">
          <w:rPr>
            <w:lang w:val="fr-FR"/>
          </w:rPr>
          <w:delText>For instance, the analogy between the concept of a LT in music and the concept of a line in visual arts.</w:delText>
        </w:r>
      </w:del>
    </w:p>
  </w:footnote>
  <w:footnote w:id="10">
    <w:p w:rsidR="00F47638" w:rsidRPr="00670002" w:rsidRDefault="00F47638">
      <w:pPr>
        <w:pStyle w:val="Notedebasdepage"/>
        <w:rPr>
          <w:rPrChange w:id="863" w:author="Arthur Parmentier" w:date="2020-05-18T14:23:00Z">
            <w:rPr>
              <w:lang w:val="fr-FR"/>
            </w:rPr>
          </w:rPrChange>
        </w:rPr>
      </w:pPr>
      <w:r>
        <w:rPr>
          <w:rStyle w:val="Appelnotedebasdep"/>
        </w:rPr>
        <w:footnoteRef/>
      </w:r>
      <w:r>
        <w:t xml:space="preserve"> it can also be manipulated by cultural schemes, but that is not the point here.</w:t>
      </w:r>
    </w:p>
  </w:footnote>
  <w:footnote w:id="11">
    <w:p w:rsidR="00F47638" w:rsidRPr="00670002" w:rsidRDefault="00F47638">
      <w:pPr>
        <w:pStyle w:val="Notedebasdepage"/>
        <w:rPr>
          <w:rPrChange w:id="865" w:author="Arthur Parmentier" w:date="2020-05-18T14:23:00Z">
            <w:rPr>
              <w:lang w:val="fr-FR"/>
            </w:rPr>
          </w:rPrChange>
        </w:rPr>
      </w:pPr>
      <w:r>
        <w:rPr>
          <w:rStyle w:val="Appelnotedebasdep"/>
        </w:rPr>
        <w:footnoteRef/>
      </w:r>
      <w:r>
        <w:t xml:space="preserve"> or the whole concept itself, but as we already saw, defining the frontier of a concept is not always possible.</w:t>
      </w:r>
    </w:p>
  </w:footnote>
  <w:footnote w:id="12">
    <w:p w:rsidR="00F47638" w:rsidRPr="00670002" w:rsidRDefault="00F47638">
      <w:pPr>
        <w:pStyle w:val="Notedebasdepage"/>
        <w:rPr>
          <w:rPrChange w:id="870" w:author="Arthur Parmentier" w:date="2020-05-18T14:23:00Z">
            <w:rPr>
              <w:lang w:val="fr-FR"/>
            </w:rPr>
          </w:rPrChange>
        </w:rPr>
      </w:pPr>
      <w:r>
        <w:rPr>
          <w:rStyle w:val="Appelnotedebasdep"/>
        </w:rPr>
        <w:footnoteRef/>
      </w:r>
      <w:r>
        <w:t xml:space="preserve"> </w:t>
      </w:r>
      <w:r w:rsidRPr="00670002">
        <w:rPr>
          <w:rPrChange w:id="871" w:author="Arthur Parmentier" w:date="2020-05-18T14:23:00Z">
            <w:rPr>
              <w:lang w:val="fr-FR"/>
            </w:rPr>
          </w:rPrChange>
        </w:rPr>
        <w:t>I use plural here because I am assuming from the beginning that there is not a single concept of a LT for all disciplines but rather a set, a group, a of concepts, some relevant for only one discipline, some relevant for several disciplines, under the sign « LT ». In fact, I am following Maurice Bloch by thinking of signs and words as decoupled structures, where the sign LT can be thought as an alias for several underlying concepts (a line in painting, a fluid movement in dance…) : this is exactly what I am calling the overloading of signs.</w:t>
      </w:r>
    </w:p>
  </w:footnote>
  <w:footnote w:id="13">
    <w:p w:rsidR="00F47638" w:rsidRPr="00670002" w:rsidRDefault="00F47638">
      <w:pPr>
        <w:pStyle w:val="Notedebasdepage"/>
        <w:rPr>
          <w:rPrChange w:id="872" w:author="Arthur Parmentier" w:date="2020-05-18T14:23:00Z">
            <w:rPr>
              <w:lang w:val="fr-FR"/>
            </w:rPr>
          </w:rPrChange>
        </w:rPr>
      </w:pPr>
      <w:r>
        <w:rPr>
          <w:rStyle w:val="Appelnotedebasdep"/>
        </w:rPr>
        <w:footnoteRef/>
      </w:r>
      <w:r>
        <w:t xml:space="preserve"> </w:t>
      </w:r>
      <w:r w:rsidRPr="00670002">
        <w:rPr>
          <w:rPrChange w:id="873" w:author="Arthur Parmentier" w:date="2020-05-18T14:23:00Z">
            <w:rPr>
              <w:lang w:val="fr-FR"/>
            </w:rPr>
          </w:rPrChange>
        </w:rPr>
        <w:t>In my case, from my experience in Europe, producing a large variety of contents was personnally  exciting and part of the interest I and others share for the technique ; therefore it was an important consideration that may not be shared at all by other groups with different interests and motivations to use SP.</w:t>
      </w:r>
    </w:p>
  </w:footnote>
  <w:footnote w:id="14">
    <w:p w:rsidR="00351FEC" w:rsidRPr="006D51B6" w:rsidRDefault="00351FEC" w:rsidP="00351FEC">
      <w:pPr>
        <w:pStyle w:val="Notedebasdepage"/>
        <w:rPr>
          <w:ins w:id="1184" w:author="Arthur Parmentier" w:date="2020-06-02T19:33:00Z"/>
        </w:rPr>
      </w:pPr>
      <w:ins w:id="1185" w:author="Arthur Parmentier" w:date="2020-06-02T19:33:00Z">
        <w:r>
          <w:rPr>
            <w:rStyle w:val="Appelnotedebasdep"/>
          </w:rPr>
          <w:footnoteRef/>
        </w:r>
        <w:r>
          <w:t xml:space="preserve"> External </w:t>
        </w:r>
        <w:r>
          <w:t>parts</w:t>
        </w:r>
        <w:r>
          <w:t xml:space="preserve"> that are “shipped in” with the program are distributed under GPLv3 license (or less restrictive).</w:t>
        </w:r>
      </w:ins>
    </w:p>
  </w:footnote>
  <w:footnote w:id="15">
    <w:p w:rsidR="00F47638" w:rsidRPr="00116732" w:rsidRDefault="00F47638">
      <w:pPr>
        <w:pStyle w:val="Notedebasdepage"/>
      </w:pPr>
      <w:ins w:id="1357" w:author="Arthur Parmentier" w:date="2020-05-18T15:19:00Z">
        <w:r>
          <w:rPr>
            <w:rStyle w:val="Appelnotedebasdep"/>
          </w:rPr>
          <w:footnoteRef/>
        </w:r>
        <w:r>
          <w:t xml:space="preserve"> </w:t>
        </w:r>
      </w:ins>
      <w:ins w:id="1358" w:author="Arthur Parmentier" w:date="2020-05-18T15:20:00Z">
        <w:r>
          <w:t xml:space="preserve">With </w:t>
        </w:r>
      </w:ins>
      <w:ins w:id="1359" w:author="Arthur Parmentier" w:date="2020-05-19T10:40:00Z">
        <w:r>
          <w:t>TensorFlow</w:t>
        </w:r>
      </w:ins>
      <w:ins w:id="1360" w:author="Arthur Parmentier" w:date="2020-05-18T15:20:00Z">
        <w:r>
          <w:t xml:space="preserve">: </w:t>
        </w:r>
      </w:ins>
      <w:ins w:id="1361" w:author="Arthur Parmentier" w:date="2020-05-18T15:19:00Z">
        <w:r w:rsidRPr="006A443F">
          <w:t>https://github.com/tensorflow/tfjs-models/tree/master/posenet</w:t>
        </w:r>
      </w:ins>
    </w:p>
  </w:footnote>
  <w:footnote w:id="16">
    <w:p w:rsidR="00F47638" w:rsidRPr="00BF1ECB" w:rsidRDefault="00F47638">
      <w:pPr>
        <w:pStyle w:val="Notedebasdepage"/>
      </w:pPr>
      <w:ins w:id="1380" w:author="Arthur Parmentier" w:date="2020-05-22T19:58:00Z">
        <w:r>
          <w:rPr>
            <w:rStyle w:val="Appelnotedebasdep"/>
          </w:rPr>
          <w:footnoteRef/>
        </w:r>
        <w:r>
          <w:t xml:space="preserve"> </w:t>
        </w:r>
      </w:ins>
      <w:ins w:id="1381" w:author="Arthur Parmentier" w:date="2020-05-22T19:59:00Z">
        <w:r>
          <w:t>REF PROJECTS POSEN</w:t>
        </w:r>
      </w:ins>
      <w:ins w:id="1382" w:author="Arthur Parmentier" w:date="2020-05-22T20:00:00Z">
        <w:r>
          <w:t>ET</w:t>
        </w:r>
      </w:ins>
    </w:p>
  </w:footnote>
  <w:footnote w:id="17">
    <w:p w:rsidR="00F47638" w:rsidRPr="00BF1ECB" w:rsidRDefault="00F47638">
      <w:pPr>
        <w:pStyle w:val="Notedebasdepage"/>
      </w:pPr>
      <w:ins w:id="1569" w:author="Arthur Parmentier" w:date="2020-05-19T16:10:00Z">
        <w:r>
          <w:rPr>
            <w:rStyle w:val="Appelnotedebasdep"/>
          </w:rPr>
          <w:footnoteRef/>
        </w:r>
        <w:r>
          <w:t xml:space="preserve"> </w:t>
        </w:r>
        <w:r w:rsidRPr="005E2970">
          <w:t>https://github.com/CMU-Perceptual-Computing-Lab/openpose</w:t>
        </w:r>
      </w:ins>
    </w:p>
  </w:footnote>
  <w:footnote w:id="18">
    <w:p w:rsidR="00F47638" w:rsidRPr="00BF1ECB" w:rsidRDefault="00F47638">
      <w:pPr>
        <w:pStyle w:val="Notedebasdepage"/>
      </w:pPr>
      <w:ins w:id="1575" w:author="Arthur Parmentier" w:date="2020-05-19T16:16:00Z">
        <w:r>
          <w:rPr>
            <w:rStyle w:val="Appelnotedebasdep"/>
          </w:rPr>
          <w:footnoteRef/>
        </w:r>
        <w:r>
          <w:t xml:space="preserve"> </w:t>
        </w:r>
      </w:ins>
      <w:ins w:id="1576" w:author="Arthur Parmentier" w:date="2020-05-19T16:17:00Z">
        <w:r w:rsidRPr="00BF1ECB">
          <w:rPr>
            <w:rPrChange w:id="1577" w:author="Arthur Parmentier" w:date="2020-05-23T19:46:00Z">
              <w:rPr>
                <w:lang w:val="fr-FR"/>
              </w:rPr>
            </w:rPrChange>
          </w:rPr>
          <w:t>The only realistic approach would have been to use the pytorch implementation of OpenPose (</w:t>
        </w:r>
        <w:r>
          <w:rPr>
            <w:lang w:val="fr-FR"/>
          </w:rPr>
          <w:fldChar w:fldCharType="begin"/>
        </w:r>
        <w:r w:rsidRPr="00BF1ECB">
          <w:rPr>
            <w:rPrChange w:id="1578" w:author="Arthur Parmentier" w:date="2020-05-23T19:46:00Z">
              <w:rPr>
                <w:lang w:val="fr-FR"/>
              </w:rPr>
            </w:rPrChange>
          </w:rPr>
          <w:instrText xml:space="preserve"> HYPERLINK "https://github.com/Hzzone/pytorch-openpose" </w:instrText>
        </w:r>
        <w:r>
          <w:rPr>
            <w:lang w:val="fr-FR"/>
          </w:rPr>
          <w:fldChar w:fldCharType="separate"/>
        </w:r>
        <w:r w:rsidRPr="00BF1ECB">
          <w:rPr>
            <w:rStyle w:val="Lienhypertexte"/>
            <w:rPrChange w:id="1579" w:author="Arthur Parmentier" w:date="2020-05-23T19:46:00Z">
              <w:rPr>
                <w:rStyle w:val="Lienhypertexte"/>
                <w:lang w:val="fr-FR"/>
              </w:rPr>
            </w:rPrChange>
          </w:rPr>
          <w:t>https://github.com/Hzzone/pytorch-openpose</w:t>
        </w:r>
        <w:r>
          <w:rPr>
            <w:lang w:val="fr-FR"/>
          </w:rPr>
          <w:fldChar w:fldCharType="end"/>
        </w:r>
        <w:r w:rsidRPr="00BF1ECB">
          <w:rPr>
            <w:rPrChange w:id="1580" w:author="Arthur Parmentier" w:date="2020-05-23T19:46:00Z">
              <w:rPr>
                <w:lang w:val="fr-FR"/>
              </w:rPr>
            </w:rPrChange>
          </w:rPr>
          <w:t xml:space="preserve">) and then try to run the python scripts in Max </w:t>
        </w:r>
      </w:ins>
      <w:ins w:id="1581" w:author="Arthur Parmentier" w:date="2020-05-19T16:19:00Z">
        <w:r w:rsidRPr="00BF1ECB">
          <w:rPr>
            <w:rPrChange w:id="1582" w:author="Arthur Parmentier" w:date="2020-05-23T19:46:00Z">
              <w:rPr>
                <w:lang w:val="fr-FR"/>
              </w:rPr>
            </w:rPrChange>
          </w:rPr>
          <w:t xml:space="preserve">(Max does </w:t>
        </w:r>
      </w:ins>
      <w:ins w:id="1583" w:author="Arthur Parmentier" w:date="2020-05-19T16:20:00Z">
        <w:r w:rsidRPr="00BF1ECB">
          <w:rPr>
            <w:rPrChange w:id="1584" w:author="Arthur Parmentier" w:date="2020-05-23T19:46:00Z">
              <w:rPr>
                <w:lang w:val="fr-FR"/>
              </w:rPr>
            </w:rPrChange>
          </w:rPr>
          <w:t xml:space="preserve">not interpret Python natively) </w:t>
        </w:r>
      </w:ins>
      <w:ins w:id="1585" w:author="Arthur Parmentier" w:date="2020-05-19T16:17:00Z">
        <w:r w:rsidRPr="00BF1ECB">
          <w:rPr>
            <w:rPrChange w:id="1586" w:author="Arthur Parmentier" w:date="2020-05-23T19:46:00Z">
              <w:rPr>
                <w:lang w:val="fr-FR"/>
              </w:rPr>
            </w:rPrChange>
          </w:rPr>
          <w:t xml:space="preserve">with </w:t>
        </w:r>
      </w:ins>
      <w:ins w:id="1587" w:author="Arthur Parmentier" w:date="2020-05-19T16:19:00Z">
        <w:r>
          <w:rPr>
            <w:lang w:val="fr-FR"/>
          </w:rPr>
          <w:fldChar w:fldCharType="begin"/>
        </w:r>
        <w:r w:rsidRPr="00BF1ECB">
          <w:rPr>
            <w:rPrChange w:id="1588" w:author="Arthur Parmentier" w:date="2020-05-23T19:46:00Z">
              <w:rPr>
                <w:lang w:val="fr-FR"/>
              </w:rPr>
            </w:rPrChange>
          </w:rPr>
          <w:instrText xml:space="preserve"> HYPERLINK "</w:instrText>
        </w:r>
      </w:ins>
      <w:ins w:id="1589" w:author="Arthur Parmentier" w:date="2020-05-19T16:18:00Z">
        <w:r w:rsidRPr="00BF1ECB">
          <w:rPr>
            <w:rPrChange w:id="1590" w:author="Arthur Parmentier" w:date="2020-05-23T19:46:00Z">
              <w:rPr>
                <w:lang w:val="fr-FR"/>
              </w:rPr>
            </w:rPrChange>
          </w:rPr>
          <w:instrText>https://github.com/grrrr/py</w:instrText>
        </w:r>
      </w:ins>
      <w:ins w:id="1591" w:author="Arthur Parmentier" w:date="2020-05-19T16:19:00Z">
        <w:r w:rsidRPr="00BF1ECB">
          <w:rPr>
            <w:rPrChange w:id="1592" w:author="Arthur Parmentier" w:date="2020-05-23T19:46:00Z">
              <w:rPr>
                <w:lang w:val="fr-FR"/>
              </w:rPr>
            </w:rPrChange>
          </w:rPr>
          <w:instrText xml:space="preserve">" </w:instrText>
        </w:r>
        <w:r>
          <w:rPr>
            <w:lang w:val="fr-FR"/>
          </w:rPr>
          <w:fldChar w:fldCharType="separate"/>
        </w:r>
      </w:ins>
      <w:ins w:id="1593" w:author="Arthur Parmentier" w:date="2020-05-19T16:18:00Z">
        <w:r w:rsidRPr="00BF1ECB">
          <w:rPr>
            <w:rStyle w:val="Lienhypertexte"/>
            <w:rPrChange w:id="1594" w:author="Arthur Parmentier" w:date="2020-05-23T19:46:00Z">
              <w:rPr>
                <w:rStyle w:val="Lienhypertexte"/>
                <w:lang w:val="fr-FR"/>
              </w:rPr>
            </w:rPrChange>
          </w:rPr>
          <w:t>https://github.com/grrrr/py</w:t>
        </w:r>
      </w:ins>
      <w:ins w:id="1595" w:author="Arthur Parmentier" w:date="2020-05-19T16:19:00Z">
        <w:r>
          <w:rPr>
            <w:lang w:val="fr-FR"/>
          </w:rPr>
          <w:fldChar w:fldCharType="end"/>
        </w:r>
      </w:ins>
      <w:ins w:id="1596" w:author="Arthur Parmentier" w:date="2020-05-19T16:20:00Z">
        <w:r w:rsidRPr="00BF1ECB">
          <w:rPr>
            <w:rPrChange w:id="1597" w:author="Arthur Parmentier" w:date="2020-05-23T19:46:00Z">
              <w:rPr>
                <w:lang w:val="fr-FR"/>
              </w:rPr>
            </w:rPrChange>
          </w:rPr>
          <w:t>. It is very unlikely to work</w:t>
        </w:r>
      </w:ins>
      <w:ins w:id="1598" w:author="Arthur Parmentier" w:date="2020-05-19T16:21:00Z">
        <w:r w:rsidRPr="00BF1ECB">
          <w:rPr>
            <w:rPrChange w:id="1599" w:author="Arthur Parmentier" w:date="2020-05-23T19:46:00Z">
              <w:rPr>
                <w:lang w:val="fr-FR"/>
              </w:rPr>
            </w:rPrChange>
          </w:rPr>
          <w:t xml:space="preserve"> and could not be tested in the frame of my master thesis.</w:t>
        </w:r>
      </w:ins>
    </w:p>
  </w:footnote>
  <w:footnote w:id="19">
    <w:p w:rsidR="00F47638" w:rsidRPr="00BF1ECB" w:rsidRDefault="00F47638">
      <w:pPr>
        <w:pStyle w:val="Notedebasdepage"/>
      </w:pPr>
      <w:ins w:id="1604" w:author="Arthur Parmentier" w:date="2020-05-19T19:59:00Z">
        <w:r>
          <w:rPr>
            <w:rStyle w:val="Appelnotedebasdep"/>
          </w:rPr>
          <w:footnoteRef/>
        </w:r>
        <w:r>
          <w:t xml:space="preserve"> </w:t>
        </w:r>
      </w:ins>
      <w:ins w:id="1605" w:author="Arthur Parmentier" w:date="2020-05-19T20:00:00Z">
        <w:r>
          <w:t xml:space="preserve">The most convincing project is </w:t>
        </w:r>
      </w:ins>
      <w:ins w:id="1606" w:author="Arthur Parmentier" w:date="2020-05-19T19:59:00Z">
        <w:r w:rsidRPr="00F707EB">
          <w:t>https://saic-violet.github.io/learnable-triangulation/</w:t>
        </w:r>
      </w:ins>
    </w:p>
  </w:footnote>
  <w:footnote w:id="20">
    <w:p w:rsidR="00F47638" w:rsidRPr="00BF1ECB" w:rsidRDefault="00F47638" w:rsidP="00FF7548">
      <w:pPr>
        <w:pStyle w:val="Notedebasdepage"/>
        <w:rPr>
          <w:ins w:id="1634" w:author="Arthur Parmentier" w:date="2020-05-19T22:04:00Z"/>
          <w:rPrChange w:id="1635" w:author="Arthur Parmentier" w:date="2020-05-23T19:46:00Z">
            <w:rPr>
              <w:ins w:id="1636" w:author="Arthur Parmentier" w:date="2020-05-19T22:04:00Z"/>
              <w:lang w:val="fr-FR"/>
            </w:rPr>
          </w:rPrChange>
        </w:rPr>
      </w:pPr>
      <w:ins w:id="1637" w:author="Arthur Parmentier" w:date="2020-05-19T21:57:00Z">
        <w:r>
          <w:rPr>
            <w:rStyle w:val="Appelnotedebasdep"/>
          </w:rPr>
          <w:footnoteRef/>
        </w:r>
        <w:r>
          <w:t xml:space="preserve"> </w:t>
        </w:r>
        <w:r w:rsidRPr="00BF1ECB">
          <w:rPr>
            <w:rPrChange w:id="1638" w:author="Arthur Parmentier" w:date="2020-05-23T19:46:00Z">
              <w:rPr>
                <w:lang w:val="fr-FR"/>
              </w:rPr>
            </w:rPrChange>
          </w:rPr>
          <w:t xml:space="preserve">I had a theoretical discussion with Walter around the idea that in theory, one could use </w:t>
        </w:r>
      </w:ins>
      <w:ins w:id="1639" w:author="Arthur Parmentier" w:date="2020-05-19T21:58:00Z">
        <w:r w:rsidRPr="00BF1ECB">
          <w:rPr>
            <w:rPrChange w:id="1640" w:author="Arthur Parmentier" w:date="2020-05-23T19:46:00Z">
              <w:rPr>
                <w:lang w:val="fr-FR"/>
              </w:rPr>
            </w:rPrChange>
          </w:rPr>
          <w:t xml:space="preserve">« play » without « entering the box » in requests such as </w:t>
        </w:r>
      </w:ins>
      <w:ins w:id="1641" w:author="Arthur Parmentier" w:date="2020-05-19T21:59:00Z">
        <w:r w:rsidRPr="00BF1ECB">
          <w:rPr>
            <w:rPrChange w:id="1642" w:author="Arthur Parmentier" w:date="2020-05-23T19:46:00Z">
              <w:rPr>
                <w:lang w:val="fr-FR"/>
              </w:rPr>
            </w:rPrChange>
          </w:rPr>
          <w:t>« </w:t>
        </w:r>
      </w:ins>
      <w:ins w:id="1643" w:author="Arthur Parmentier" w:date="2020-05-19T22:03:00Z">
        <w:r w:rsidRPr="00BF1ECB">
          <w:rPr>
            <w:rPrChange w:id="1644" w:author="Arthur Parmentier" w:date="2020-05-23T19:46:00Z">
              <w:rPr>
                <w:lang w:val="fr-FR"/>
              </w:rPr>
            </w:rPrChange>
          </w:rPr>
          <w:t xml:space="preserve">Strings LT Slowly enter </w:t>
        </w:r>
      </w:ins>
      <w:ins w:id="1645" w:author="Arthur Parmentier" w:date="2020-05-19T22:01:00Z">
        <w:r w:rsidRPr="00BF1ECB">
          <w:rPr>
            <w:rPrChange w:id="1646" w:author="Arthur Parmentier" w:date="2020-05-23T19:46:00Z">
              <w:rPr>
                <w:lang w:val="fr-FR"/>
              </w:rPr>
            </w:rPrChange>
          </w:rPr>
          <w:t>Perc.</w:t>
        </w:r>
      </w:ins>
      <w:ins w:id="1647" w:author="Arthur Parmentier" w:date="2020-05-19T21:58:00Z">
        <w:r w:rsidRPr="00BF1ECB">
          <w:rPr>
            <w:rPrChange w:id="1648" w:author="Arthur Parmentier" w:date="2020-05-23T19:46:00Z">
              <w:rPr>
                <w:lang w:val="fr-FR"/>
              </w:rPr>
            </w:rPrChange>
          </w:rPr>
          <w:t xml:space="preserve"> LT Play </w:t>
        </w:r>
      </w:ins>
      <w:ins w:id="1649" w:author="Arthur Parmentier" w:date="2020-05-19T22:04:00Z">
        <w:r w:rsidRPr="00BF1ECB">
          <w:rPr>
            <w:rPrChange w:id="1650" w:author="Arthur Parmentier" w:date="2020-05-23T19:46:00Z">
              <w:rPr>
                <w:lang w:val="fr-FR"/>
              </w:rPr>
            </w:rPrChange>
          </w:rPr>
          <w:t xml:space="preserve">WG </w:t>
        </w:r>
      </w:ins>
      <w:ins w:id="1651" w:author="Arthur Parmentier" w:date="2020-05-19T21:59:00Z">
        <w:r w:rsidRPr="00BF1ECB">
          <w:rPr>
            <w:rPrChange w:id="1652" w:author="Arthur Parmentier" w:date="2020-05-23T19:46:00Z">
              <w:rPr>
                <w:lang w:val="fr-FR"/>
              </w:rPr>
            </w:rPrChange>
          </w:rPr>
          <w:t>After 30 seconds Off Play </w:t>
        </w:r>
      </w:ins>
      <w:ins w:id="1653" w:author="Arthur Parmentier" w:date="2020-05-19T22:03:00Z">
        <w:r w:rsidRPr="00BF1ECB">
          <w:rPr>
            <w:rPrChange w:id="1654" w:author="Arthur Parmentier" w:date="2020-05-23T19:46:00Z">
              <w:rPr>
                <w:lang w:val="fr-FR"/>
              </w:rPr>
            </w:rPrChange>
          </w:rPr>
          <w:t>&lt;enter the box&gt;</w:t>
        </w:r>
      </w:ins>
      <w:ins w:id="1655" w:author="Arthur Parmentier" w:date="2020-05-19T22:05:00Z">
        <w:r w:rsidRPr="00BF1ECB">
          <w:rPr>
            <w:rPrChange w:id="1656" w:author="Arthur Parmentier" w:date="2020-05-23T19:46:00Z">
              <w:rPr>
                <w:lang w:val="fr-FR"/>
              </w:rPr>
            </w:rPrChange>
          </w:rPr>
          <w:t xml:space="preserve"> </w:t>
        </w:r>
      </w:ins>
      <w:ins w:id="1657" w:author="Arthur Parmentier" w:date="2020-05-19T21:59:00Z">
        <w:r w:rsidRPr="00BF1ECB">
          <w:rPr>
            <w:rPrChange w:id="1658" w:author="Arthur Parmentier" w:date="2020-05-23T19:46:00Z">
              <w:rPr>
                <w:lang w:val="fr-FR"/>
              </w:rPr>
            </w:rPrChange>
          </w:rPr>
          <w:t>», which would mean </w:t>
        </w:r>
      </w:ins>
      <w:ins w:id="1659" w:author="Arthur Parmentier" w:date="2020-05-19T22:04:00Z">
        <w:r w:rsidRPr="00BF1ECB">
          <w:rPr>
            <w:rPrChange w:id="1660" w:author="Arthur Parmentier" w:date="2020-05-23T19:46:00Z">
              <w:rPr>
                <w:lang w:val="fr-FR"/>
              </w:rPr>
            </w:rPrChange>
          </w:rPr>
          <w:t>that when the soundpainter « enters the box » :</w:t>
        </w:r>
      </w:ins>
    </w:p>
    <w:p w:rsidR="00F47638" w:rsidRPr="00BF1ECB" w:rsidRDefault="00F47638" w:rsidP="00FF7548">
      <w:pPr>
        <w:pStyle w:val="Notedebasdepage"/>
        <w:numPr>
          <w:ilvl w:val="0"/>
          <w:numId w:val="29"/>
        </w:numPr>
        <w:rPr>
          <w:ins w:id="1661" w:author="Arthur Parmentier" w:date="2020-05-19T22:05:00Z"/>
          <w:rPrChange w:id="1662" w:author="Arthur Parmentier" w:date="2020-05-23T19:46:00Z">
            <w:rPr>
              <w:ins w:id="1663" w:author="Arthur Parmentier" w:date="2020-05-19T22:05:00Z"/>
              <w:lang w:val="fr-FR"/>
            </w:rPr>
          </w:rPrChange>
        </w:rPr>
      </w:pPr>
      <w:ins w:id="1664" w:author="Arthur Parmentier" w:date="2020-05-19T22:04:00Z">
        <w:r w:rsidRPr="00BF1ECB">
          <w:rPr>
            <w:rPrChange w:id="1665" w:author="Arthur Parmentier" w:date="2020-05-23T19:46:00Z">
              <w:rPr>
                <w:lang w:val="fr-FR"/>
              </w:rPr>
            </w:rPrChange>
          </w:rPr>
          <w:t xml:space="preserve">Strings slowly </w:t>
        </w:r>
      </w:ins>
      <w:ins w:id="1666" w:author="Arthur Parmentier" w:date="2020-05-19T22:05:00Z">
        <w:r w:rsidRPr="00BF1ECB">
          <w:rPr>
            <w:rPrChange w:id="1667" w:author="Arthur Parmentier" w:date="2020-05-23T19:46:00Z">
              <w:rPr>
                <w:lang w:val="fr-FR"/>
              </w:rPr>
            </w:rPrChange>
          </w:rPr>
          <w:t>enter with a LT</w:t>
        </w:r>
      </w:ins>
    </w:p>
    <w:p w:rsidR="00F47638" w:rsidRDefault="00F47638" w:rsidP="00FF7548">
      <w:pPr>
        <w:pStyle w:val="Notedebasdepage"/>
        <w:numPr>
          <w:ilvl w:val="0"/>
          <w:numId w:val="29"/>
        </w:numPr>
        <w:rPr>
          <w:ins w:id="1668" w:author="Arthur Parmentier" w:date="2020-05-19T22:05:00Z"/>
          <w:lang w:val="fr-FR"/>
        </w:rPr>
      </w:pPr>
      <w:ins w:id="1669" w:author="Arthur Parmentier" w:date="2020-05-19T22:05:00Z">
        <w:r>
          <w:rPr>
            <w:lang w:val="fr-FR"/>
          </w:rPr>
          <w:t>Percussions play immediately a LT</w:t>
        </w:r>
      </w:ins>
    </w:p>
    <w:p w:rsidR="00F47638" w:rsidRDefault="00F47638" w:rsidP="00FF7548">
      <w:pPr>
        <w:pStyle w:val="Notedebasdepage"/>
        <w:numPr>
          <w:ilvl w:val="0"/>
          <w:numId w:val="29"/>
        </w:numPr>
        <w:rPr>
          <w:ins w:id="1670" w:author="Arthur Parmentier" w:date="2020-05-19T22:05:00Z"/>
          <w:lang w:val="fr-FR"/>
        </w:rPr>
      </w:pPr>
      <w:ins w:id="1671" w:author="Arthur Parmentier" w:date="2020-05-19T22:05:00Z">
        <w:r>
          <w:rPr>
            <w:lang w:val="fr-FR"/>
          </w:rPr>
          <w:t>Everyone stops after 30 seconds</w:t>
        </w:r>
      </w:ins>
    </w:p>
    <w:p w:rsidR="00F47638" w:rsidRPr="00BF1ECB" w:rsidRDefault="00F47638">
      <w:pPr>
        <w:pStyle w:val="Notedebasdepage"/>
      </w:pPr>
      <w:ins w:id="1672" w:author="Arthur Parmentier" w:date="2020-05-19T22:05:00Z">
        <w:r w:rsidRPr="00BF1ECB">
          <w:rPr>
            <w:rPrChange w:id="1673" w:author="Arthur Parmentier" w:date="2020-05-23T19:46:00Z">
              <w:rPr>
                <w:lang w:val="fr-FR"/>
              </w:rPr>
            </w:rPrChange>
          </w:rPr>
          <w:t>By not « entering the box » when signing the « Play » or « Slowly enter » gest</w:t>
        </w:r>
      </w:ins>
      <w:ins w:id="1674" w:author="Arthur Parmentier" w:date="2020-05-19T22:06:00Z">
        <w:r w:rsidRPr="00BF1ECB">
          <w:rPr>
            <w:rPrChange w:id="1675" w:author="Arthur Parmentier" w:date="2020-05-23T19:46:00Z">
              <w:rPr>
                <w:lang w:val="fr-FR"/>
              </w:rPr>
            </w:rPrChange>
          </w:rPr>
          <w:t xml:space="preserve">ures, it would allow everyone to schedule the 30 seconds count at the same time to perhaps stay synchronized with an external process. </w:t>
        </w:r>
      </w:ins>
      <w:ins w:id="1676" w:author="Arthur Parmentier" w:date="2020-05-19T22:07:00Z">
        <w:r w:rsidRPr="00BF1ECB">
          <w:rPr>
            <w:rPrChange w:id="1677" w:author="Arthur Parmentier" w:date="2020-05-23T19:46:00Z">
              <w:rPr>
                <w:lang w:val="fr-FR"/>
              </w:rPr>
            </w:rPrChange>
          </w:rPr>
          <w:t xml:space="preserve">It would make sense to differenciate the timing properties of the « go gestures » (delay </w:t>
        </w:r>
      </w:ins>
      <w:ins w:id="1678" w:author="Arthur Parmentier" w:date="2020-05-19T22:08:00Z">
        <w:r w:rsidRPr="00BF1ECB">
          <w:rPr>
            <w:rPrChange w:id="1679" w:author="Arthur Parmentier" w:date="2020-05-23T19:46:00Z">
              <w:rPr>
                <w:lang w:val="fr-FR"/>
              </w:rPr>
            </w:rPrChange>
          </w:rPr>
          <w:t xml:space="preserve">start by a certain amount) with </w:t>
        </w:r>
      </w:ins>
      <w:ins w:id="1680" w:author="Arthur Parmentier" w:date="2020-05-19T22:10:00Z">
        <w:r w:rsidRPr="00BF1ECB">
          <w:rPr>
            <w:rPrChange w:id="1681" w:author="Arthur Parmentier" w:date="2020-05-23T19:46:00Z">
              <w:rPr>
                <w:lang w:val="fr-FR"/>
              </w:rPr>
            </w:rPrChange>
          </w:rPr>
          <w:t>« entering the box » which has for specific meaning « execute the request now »</w:t>
        </w:r>
      </w:ins>
      <w:ins w:id="1682" w:author="Arthur Parmentier" w:date="2020-05-19T22:08:00Z">
        <w:r w:rsidRPr="00BF1ECB">
          <w:rPr>
            <w:rPrChange w:id="1683" w:author="Arthur Parmentier" w:date="2020-05-23T19:46:00Z">
              <w:rPr>
                <w:lang w:val="fr-FR"/>
              </w:rPr>
            </w:rPrChange>
          </w:rPr>
          <w:t xml:space="preserve"> for certain configurations, such as when working with computers and time-sen</w:t>
        </w:r>
      </w:ins>
      <w:ins w:id="1684" w:author="Arthur Parmentier" w:date="2020-05-19T22:09:00Z">
        <w:r w:rsidRPr="00BF1ECB">
          <w:rPr>
            <w:rPrChange w:id="1685" w:author="Arthur Parmentier" w:date="2020-05-23T19:46:00Z">
              <w:rPr>
                <w:lang w:val="fr-FR"/>
              </w:rPr>
            </w:rPrChange>
          </w:rPr>
          <w:t xml:space="preserve">sitive systems. In practice, with human performers, the </w:t>
        </w:r>
      </w:ins>
      <w:ins w:id="1686" w:author="Arthur Parmentier" w:date="2020-05-19T22:11:00Z">
        <w:r w:rsidRPr="00BF1ECB">
          <w:rPr>
            <w:rPrChange w:id="1687" w:author="Arthur Parmentier" w:date="2020-05-23T19:46:00Z">
              <w:rPr>
                <w:lang w:val="fr-FR"/>
              </w:rPr>
            </w:rPrChange>
          </w:rPr>
          <w:t>de</w:t>
        </w:r>
      </w:ins>
      <w:ins w:id="1688" w:author="Arthur Parmentier" w:date="2020-05-19T22:09:00Z">
        <w:r w:rsidRPr="00BF1ECB">
          <w:rPr>
            <w:rPrChange w:id="1689" w:author="Arthur Parmentier" w:date="2020-05-23T19:46:00Z">
              <w:rPr>
                <w:lang w:val="fr-FR"/>
              </w:rPr>
            </w:rPrChange>
          </w:rPr>
          <w:t>correlation between the</w:t>
        </w:r>
      </w:ins>
      <w:ins w:id="1690" w:author="Arthur Parmentier" w:date="2020-05-19T22:10:00Z">
        <w:r w:rsidRPr="00BF1ECB">
          <w:rPr>
            <w:rPrChange w:id="1691" w:author="Arthur Parmentier" w:date="2020-05-23T19:46:00Z">
              <w:rPr>
                <w:lang w:val="fr-FR"/>
              </w:rPr>
            </w:rPrChange>
          </w:rPr>
          <w:t xml:space="preserve"> two </w:t>
        </w:r>
      </w:ins>
      <w:ins w:id="1692" w:author="Arthur Parmentier" w:date="2020-05-19T22:11:00Z">
        <w:r w:rsidRPr="00BF1ECB">
          <w:rPr>
            <w:rPrChange w:id="1693" w:author="Arthur Parmentier" w:date="2020-05-23T19:46:00Z">
              <w:rPr>
                <w:lang w:val="fr-FR"/>
              </w:rPr>
            </w:rPrChange>
          </w:rPr>
          <w:t>is either rare or never used within the default mode</w:t>
        </w:r>
      </w:ins>
      <w:ins w:id="1694" w:author="Arthur Parmentier" w:date="2020-05-19T22:14:00Z">
        <w:r w:rsidRPr="00BF1ECB">
          <w:rPr>
            <w:rPrChange w:id="1695" w:author="Arthur Parmentier" w:date="2020-05-23T19:46:00Z">
              <w:rPr>
                <w:lang w:val="fr-FR"/>
              </w:rPr>
            </w:rPrChange>
          </w:rPr>
          <w:t>.</w:t>
        </w:r>
      </w:ins>
    </w:p>
  </w:footnote>
  <w:footnote w:id="21">
    <w:p w:rsidR="00F47638" w:rsidRPr="00BF1ECB" w:rsidRDefault="00F47638">
      <w:pPr>
        <w:pStyle w:val="Notedebasdepage"/>
      </w:pPr>
      <w:ins w:id="1731" w:author="Arthur Parmentier" w:date="2020-05-19T23:04:00Z">
        <w:r>
          <w:rPr>
            <w:rStyle w:val="Appelnotedebasdep"/>
          </w:rPr>
          <w:footnoteRef/>
        </w:r>
        <w:r>
          <w:t xml:space="preserve"> </w:t>
        </w:r>
        <w:r w:rsidRPr="00BF1ECB">
          <w:rPr>
            <w:rPrChange w:id="1732" w:author="Arthur Parmentier" w:date="2020-05-23T19:46:00Z">
              <w:rPr>
                <w:lang w:val="fr-FR"/>
              </w:rPr>
            </w:rPrChange>
          </w:rPr>
          <w:t>One could ask</w:t>
        </w:r>
      </w:ins>
      <w:ins w:id="1733" w:author="Arthur Parmentier" w:date="2020-05-19T23:05:00Z">
        <w:r w:rsidRPr="00BF1ECB">
          <w:rPr>
            <w:rPrChange w:id="1734" w:author="Arthur Parmentier" w:date="2020-05-23T19:46:00Z">
              <w:rPr>
                <w:lang w:val="fr-FR"/>
              </w:rPr>
            </w:rPrChange>
          </w:rPr>
          <w:t xml:space="preserve"> : « why then is it the case that the soundpainter always consider </w:t>
        </w:r>
      </w:ins>
      <w:ins w:id="1735" w:author="Arthur Parmentier" w:date="2020-05-19T23:08:00Z">
        <w:r w:rsidRPr="00BF1ECB">
          <w:rPr>
            <w:rPrChange w:id="1736" w:author="Arthur Parmentier" w:date="2020-05-23T19:46:00Z">
              <w:rPr>
                <w:lang w:val="fr-FR"/>
              </w:rPr>
            </w:rPrChange>
          </w:rPr>
          <w:t>the virtual</w:t>
        </w:r>
      </w:ins>
      <w:ins w:id="1737" w:author="Arthur Parmentier" w:date="2020-05-19T23:05:00Z">
        <w:r w:rsidRPr="00BF1ECB">
          <w:rPr>
            <w:rPrChange w:id="1738" w:author="Arthur Parmentier" w:date="2020-05-23T19:46:00Z">
              <w:rPr>
                <w:lang w:val="fr-FR"/>
              </w:rPr>
            </w:rPrChange>
          </w:rPr>
          <w:t xml:space="preserve"> « box », even when the grammar of the mode implies that the request is always immediate ? I believe that it has to do with how SP has developed from the </w:t>
        </w:r>
      </w:ins>
      <w:ins w:id="1739" w:author="Arthur Parmentier" w:date="2020-05-19T23:06:00Z">
        <w:r w:rsidRPr="00BF1ECB">
          <w:rPr>
            <w:rPrChange w:id="1740" w:author="Arthur Parmentier" w:date="2020-05-23T19:46:00Z">
              <w:rPr>
                <w:lang w:val="fr-FR"/>
              </w:rPr>
            </w:rPrChange>
          </w:rPr>
          <w:t xml:space="preserve">default mode to others and the pratical </w:t>
        </w:r>
      </w:ins>
      <w:ins w:id="1741" w:author="Arthur Parmentier" w:date="2020-05-19T23:07:00Z">
        <w:r w:rsidRPr="00BF1ECB">
          <w:rPr>
            <w:rPrChange w:id="1742" w:author="Arthur Parmentier" w:date="2020-05-23T19:46:00Z">
              <w:rPr>
                <w:lang w:val="fr-FR"/>
              </w:rPr>
            </w:rPrChange>
          </w:rPr>
          <w:t>point of reference</w:t>
        </w:r>
      </w:ins>
      <w:ins w:id="1743" w:author="Arthur Parmentier" w:date="2020-05-19T23:06:00Z">
        <w:r w:rsidRPr="00BF1ECB">
          <w:rPr>
            <w:rPrChange w:id="1744" w:author="Arthur Parmentier" w:date="2020-05-23T19:46:00Z">
              <w:rPr>
                <w:lang w:val="fr-FR"/>
              </w:rPr>
            </w:rPrChange>
          </w:rPr>
          <w:t xml:space="preserve"> that the « box » is a common symbol for immediateness in all modes.</w:t>
        </w:r>
      </w:ins>
    </w:p>
  </w:footnote>
  <w:footnote w:id="22">
    <w:p w:rsidR="00F47638" w:rsidRPr="00BF1ECB" w:rsidRDefault="00F47638">
      <w:pPr>
        <w:pStyle w:val="Notedebasdepage"/>
      </w:pPr>
      <w:ins w:id="1759" w:author="Arthur Parmentier" w:date="2020-05-19T23:11:00Z">
        <w:r>
          <w:rPr>
            <w:rStyle w:val="Appelnotedebasdep"/>
          </w:rPr>
          <w:footnoteRef/>
        </w:r>
        <w:r>
          <w:t xml:space="preserve"> </w:t>
        </w:r>
        <w:r w:rsidRPr="00BF1ECB">
          <w:rPr>
            <w:rPrChange w:id="1760" w:author="Arthur Parmentier" w:date="2020-05-23T19:46:00Z">
              <w:rPr>
                <w:lang w:val="fr-FR"/>
              </w:rPr>
            </w:rPrChange>
          </w:rPr>
          <w:t>In practice, soundpainters tend to omit the « enter » and « exit »</w:t>
        </w:r>
      </w:ins>
      <w:ins w:id="1761" w:author="Arthur Parmentier" w:date="2020-05-19T23:12:00Z">
        <w:r w:rsidRPr="00BF1ECB">
          <w:rPr>
            <w:rPrChange w:id="1762" w:author="Arthur Parmentier" w:date="2020-05-23T19:46:00Z">
              <w:rPr>
                <w:lang w:val="fr-FR"/>
              </w:rPr>
            </w:rPrChange>
          </w:rPr>
          <w:t xml:space="preserve"> signs of mode</w:t>
        </w:r>
      </w:ins>
      <w:ins w:id="1763" w:author="Arthur Parmentier" w:date="2020-05-19T23:15:00Z">
        <w:r w:rsidRPr="00BF1ECB">
          <w:rPr>
            <w:rPrChange w:id="1764" w:author="Arthur Parmentier" w:date="2020-05-23T19:46:00Z">
              <w:rPr>
                <w:lang w:val="fr-FR"/>
              </w:rPr>
            </w:rPrChange>
          </w:rPr>
          <w:t xml:space="preserve">s that are </w:t>
        </w:r>
      </w:ins>
      <w:ins w:id="1765" w:author="Arthur Parmentier" w:date="2020-05-19T23:16:00Z">
        <w:r w:rsidRPr="00BF1ECB">
          <w:rPr>
            <w:rPrChange w:id="1766" w:author="Arthur Parmentier" w:date="2020-05-23T19:46:00Z">
              <w:rPr>
                <w:lang w:val="fr-FR"/>
              </w:rPr>
            </w:rPrChange>
          </w:rPr>
          <w:t>not ambiguous</w:t>
        </w:r>
      </w:ins>
      <w:ins w:id="1767" w:author="Arthur Parmentier" w:date="2020-05-19T23:12:00Z">
        <w:r w:rsidRPr="00BF1ECB">
          <w:rPr>
            <w:rPrChange w:id="1768" w:author="Arthur Parmentier" w:date="2020-05-23T19:46:00Z">
              <w:rPr>
                <w:lang w:val="fr-FR"/>
              </w:rPr>
            </w:rPrChange>
          </w:rPr>
          <w:t>, making things more difficult without depth tracking</w:t>
        </w:r>
      </w:ins>
      <w:ins w:id="1769" w:author="Arthur Parmentier" w:date="2020-05-19T23:16:00Z">
        <w:r w:rsidRPr="00BF1ECB">
          <w:rPr>
            <w:rPrChange w:id="1770" w:author="Arthur Parmentier" w:date="2020-05-23T19:46:00Z">
              <w:rPr>
                <w:lang w:val="fr-FR"/>
              </w:rPr>
            </w:rPrChange>
          </w:rPr>
          <w:t xml:space="preserve"> in case that « entering the box » is the only mark of the change of mode </w:t>
        </w:r>
      </w:ins>
      <w:ins w:id="1771" w:author="Arthur Parmentier" w:date="2020-05-19T23:17:00Z">
        <w:r w:rsidRPr="00BF1ECB">
          <w:rPr>
            <w:rPrChange w:id="1772" w:author="Arthur Parmentier" w:date="2020-05-23T19:46:00Z">
              <w:rPr>
                <w:lang w:val="fr-FR"/>
              </w:rPr>
            </w:rPrChange>
          </w:rPr>
          <w:t>(for instance by using the launch mode directly with « entering/exiting the box » instead of signing Launch Mode and Tear).</w:t>
        </w:r>
      </w:ins>
    </w:p>
  </w:footnote>
  <w:footnote w:id="23">
    <w:p w:rsidR="00F47638" w:rsidRPr="00BF1ECB" w:rsidRDefault="00F47638">
      <w:pPr>
        <w:pStyle w:val="Notedebasdepage"/>
      </w:pPr>
      <w:ins w:id="1884" w:author="Arthur Parmentier" w:date="2020-05-20T19:43:00Z">
        <w:r>
          <w:rPr>
            <w:rStyle w:val="Appelnotedebasdep"/>
          </w:rPr>
          <w:footnoteRef/>
        </w:r>
        <w:r>
          <w:t xml:space="preserve"> </w:t>
        </w:r>
        <w:r w:rsidRPr="00BF1ECB">
          <w:rPr>
            <w:rPrChange w:id="1885" w:author="Arthur Parmentier" w:date="2020-05-23T19:46:00Z">
              <w:rPr>
                <w:lang w:val="fr-FR"/>
              </w:rPr>
            </w:rPrChange>
          </w:rPr>
          <w:t>I did not test the performance of this choice quantitatively, but only qualitatively</w:t>
        </w:r>
      </w:ins>
      <w:ins w:id="1886" w:author="Arthur Parmentier" w:date="2020-05-20T21:37:00Z">
        <w:r w:rsidRPr="00BF1ECB">
          <w:rPr>
            <w:rPrChange w:id="1887" w:author="Arthur Parmentier" w:date="2020-05-23T19:46:00Z">
              <w:rPr>
                <w:lang w:val="fr-FR"/>
              </w:rPr>
            </w:rPrChange>
          </w:rPr>
          <w:t xml:space="preserve"> </w:t>
        </w:r>
      </w:ins>
      <w:ins w:id="1888" w:author="Arthur Parmentier" w:date="2020-05-20T19:43:00Z">
        <w:r w:rsidRPr="00BF1ECB">
          <w:rPr>
            <w:rPrChange w:id="1889" w:author="Arthur Parmentier" w:date="2020-05-23T19:46:00Z">
              <w:rPr>
                <w:lang w:val="fr-FR"/>
              </w:rPr>
            </w:rPrChange>
          </w:rPr>
          <w:t>by testing</w:t>
        </w:r>
      </w:ins>
      <w:ins w:id="1890" w:author="Arthur Parmentier" w:date="2020-05-20T21:37:00Z">
        <w:r w:rsidRPr="00BF1ECB">
          <w:rPr>
            <w:rPrChange w:id="1891" w:author="Arthur Parmentier" w:date="2020-05-23T19:46:00Z">
              <w:rPr>
                <w:lang w:val="fr-FR"/>
              </w:rPr>
            </w:rPrChange>
          </w:rPr>
          <w:t xml:space="preserve"> the change in performance that I could perceive</w:t>
        </w:r>
      </w:ins>
      <w:ins w:id="1892" w:author="Arthur Parmentier" w:date="2020-05-20T19:44:00Z">
        <w:r w:rsidRPr="00BF1ECB">
          <w:rPr>
            <w:rPrChange w:id="1893" w:author="Arthur Parmentier" w:date="2020-05-23T19:46:00Z">
              <w:rPr>
                <w:lang w:val="fr-FR"/>
              </w:rPr>
            </w:rPrChange>
          </w:rPr>
          <w:t xml:space="preserve"> with and without shoulders. </w:t>
        </w:r>
      </w:ins>
      <w:ins w:id="1894" w:author="Arthur Parmentier" w:date="2020-05-20T19:45:00Z">
        <w:r w:rsidRPr="00BF1ECB">
          <w:rPr>
            <w:rPrChange w:id="1895" w:author="Arthur Parmentier" w:date="2020-05-23T19:46:00Z">
              <w:rPr>
                <w:lang w:val="fr-FR"/>
              </w:rPr>
            </w:rPrChange>
          </w:rPr>
          <w:t>It is obvious from the SP signs</w:t>
        </w:r>
      </w:ins>
      <w:ins w:id="1896" w:author="Arthur Parmentier" w:date="2020-05-20T19:46:00Z">
        <w:r w:rsidRPr="00BF1ECB">
          <w:rPr>
            <w:rPrChange w:id="1897" w:author="Arthur Parmentier" w:date="2020-05-23T19:46:00Z">
              <w:rPr>
                <w:lang w:val="fr-FR"/>
              </w:rPr>
            </w:rPrChange>
          </w:rPr>
          <w:t xml:space="preserve"> that I consider</w:t>
        </w:r>
      </w:ins>
      <w:ins w:id="1898" w:author="Arthur Parmentier" w:date="2020-05-20T19:45:00Z">
        <w:r w:rsidRPr="00BF1ECB">
          <w:rPr>
            <w:rPrChange w:id="1899" w:author="Arthur Parmentier" w:date="2020-05-23T19:46:00Z">
              <w:rPr>
                <w:lang w:val="fr-FR"/>
              </w:rPr>
            </w:rPrChange>
          </w:rPr>
          <w:t xml:space="preserve"> that aside shoulders, no other </w:t>
        </w:r>
      </w:ins>
      <w:ins w:id="1900" w:author="Arthur Parmentier" w:date="2020-05-20T19:46:00Z">
        <w:r w:rsidRPr="00BF1ECB">
          <w:rPr>
            <w:rPrChange w:id="1901" w:author="Arthur Parmentier" w:date="2020-05-23T19:46:00Z">
              <w:rPr>
                <w:lang w:val="fr-FR"/>
              </w:rPr>
            </w:rPrChange>
          </w:rPr>
          <w:t>body joints could increase the performance of the recognition in real-time (curse of dimentionality problem).</w:t>
        </w:r>
      </w:ins>
    </w:p>
  </w:footnote>
  <w:footnote w:id="24">
    <w:p w:rsidR="00F47638" w:rsidRPr="00BF1ECB" w:rsidRDefault="00F47638">
      <w:pPr>
        <w:pStyle w:val="Notedebasdepage"/>
      </w:pPr>
      <w:ins w:id="1945" w:author="Arthur Parmentier" w:date="2020-05-20T22:47:00Z">
        <w:r>
          <w:rPr>
            <w:rStyle w:val="Appelnotedebasdep"/>
          </w:rPr>
          <w:footnoteRef/>
        </w:r>
        <w:r>
          <w:t xml:space="preserve"> </w:t>
        </w:r>
        <w:r w:rsidRPr="00BF1ECB">
          <w:rPr>
            <w:rPrChange w:id="1946" w:author="Arthur Parmentier" w:date="2020-05-23T19:46:00Z">
              <w:rPr>
                <w:lang w:val="fr-FR"/>
              </w:rPr>
            </w:rPrChange>
          </w:rPr>
          <w:t xml:space="preserve">The </w:t>
        </w:r>
      </w:ins>
      <w:ins w:id="1947" w:author="Arthur Parmentier" w:date="2020-05-20T22:50:00Z">
        <w:r w:rsidRPr="00BF1ECB">
          <w:rPr>
            <w:rPrChange w:id="1948" w:author="Arthur Parmentier" w:date="2020-05-23T19:46:00Z">
              <w:rPr>
                <w:lang w:val="fr-FR"/>
              </w:rPr>
            </w:rPrChange>
          </w:rPr>
          <w:t>information flow</w:t>
        </w:r>
      </w:ins>
      <w:ins w:id="1949" w:author="Arthur Parmentier" w:date="2020-05-20T22:47:00Z">
        <w:r w:rsidRPr="00BF1ECB">
          <w:rPr>
            <w:rPrChange w:id="1950" w:author="Arthur Parmentier" w:date="2020-05-23T19:46:00Z">
              <w:rPr>
                <w:lang w:val="fr-FR"/>
              </w:rPr>
            </w:rPrChange>
          </w:rPr>
          <w:t xml:space="preserve"> at the opening of the patch</w:t>
        </w:r>
      </w:ins>
      <w:ins w:id="1951" w:author="Arthur Parmentier" w:date="2020-05-22T18:38:00Z">
        <w:r w:rsidRPr="00BF1ECB">
          <w:rPr>
            <w:rPrChange w:id="1952" w:author="Arthur Parmentier" w:date="2020-05-23T19:46:00Z">
              <w:rPr>
                <w:lang w:val="fr-FR"/>
              </w:rPr>
            </w:rPrChange>
          </w:rPr>
          <w:t>er</w:t>
        </w:r>
      </w:ins>
      <w:ins w:id="1953" w:author="Arthur Parmentier" w:date="2020-05-20T22:47:00Z">
        <w:r w:rsidRPr="00BF1ECB">
          <w:rPr>
            <w:rPrChange w:id="1954" w:author="Arthur Parmentier" w:date="2020-05-23T19:46:00Z">
              <w:rPr>
                <w:lang w:val="fr-FR"/>
              </w:rPr>
            </w:rPrChange>
          </w:rPr>
          <w:t xml:space="preserve"> follows a specific order. </w:t>
        </w:r>
      </w:ins>
      <w:ins w:id="1955" w:author="Arthur Parmentier" w:date="2020-05-20T22:53:00Z">
        <w:r w:rsidRPr="00BF1ECB">
          <w:rPr>
            <w:rPrChange w:id="1956" w:author="Arthur Parmentier" w:date="2020-05-23T19:46:00Z">
              <w:rPr>
                <w:lang w:val="fr-FR"/>
              </w:rPr>
            </w:rPrChange>
          </w:rPr>
          <w:t>If implemented at startup, t</w:t>
        </w:r>
      </w:ins>
      <w:ins w:id="1957" w:author="Arthur Parmentier" w:date="2020-05-20T22:48:00Z">
        <w:r w:rsidRPr="00BF1ECB">
          <w:rPr>
            <w:rPrChange w:id="1958" w:author="Arthur Parmentier" w:date="2020-05-23T19:46:00Z">
              <w:rPr>
                <w:lang w:val="fr-FR"/>
              </w:rPr>
            </w:rPrChange>
          </w:rPr>
          <w:t>he triggering of the input size</w:t>
        </w:r>
      </w:ins>
      <w:ins w:id="1959" w:author="Arthur Parmentier" w:date="2020-05-20T22:50:00Z">
        <w:r w:rsidRPr="00BF1ECB">
          <w:rPr>
            <w:rPrChange w:id="1960" w:author="Arthur Parmentier" w:date="2020-05-23T19:46:00Z">
              <w:rPr>
                <w:lang w:val="fr-FR"/>
              </w:rPr>
            </w:rPrChange>
          </w:rPr>
          <w:t xml:space="preserve"> </w:t>
        </w:r>
      </w:ins>
      <w:ins w:id="1961" w:author="Arthur Parmentier" w:date="2020-05-20T22:48:00Z">
        <w:r w:rsidRPr="00BF1ECB">
          <w:rPr>
            <w:rPrChange w:id="1962" w:author="Arthur Parmentier" w:date="2020-05-23T19:46:00Z">
              <w:rPr>
                <w:lang w:val="fr-FR"/>
              </w:rPr>
            </w:rPrChange>
          </w:rPr>
          <w:t>should be launched with a « loadpercent 91 » object to garan</w:t>
        </w:r>
      </w:ins>
      <w:ins w:id="1963" w:author="Arthur Parmentier" w:date="2020-05-20T22:49:00Z">
        <w:r w:rsidRPr="00BF1ECB">
          <w:rPr>
            <w:rPrChange w:id="1964" w:author="Arthur Parmentier" w:date="2020-05-23T19:46:00Z">
              <w:rPr>
                <w:lang w:val="fr-FR"/>
              </w:rPr>
            </w:rPrChange>
          </w:rPr>
          <w:t>tee that it is caught by the input manager</w:t>
        </w:r>
      </w:ins>
      <w:ins w:id="1965" w:author="Arthur Parmentier" w:date="2020-05-20T22:53:00Z">
        <w:r w:rsidRPr="00BF1ECB">
          <w:rPr>
            <w:rPrChange w:id="1966" w:author="Arthur Parmentier" w:date="2020-05-23T19:46:00Z">
              <w:rPr>
                <w:lang w:val="fr-FR"/>
              </w:rPr>
            </w:rPrChange>
          </w:rPr>
          <w:t>. Otherwise, the number can be sent anytime</w:t>
        </w:r>
      </w:ins>
      <w:ins w:id="1967" w:author="Arthur Parmentier" w:date="2020-05-20T22:54:00Z">
        <w:r w:rsidRPr="00BF1ECB">
          <w:rPr>
            <w:rPrChange w:id="1968" w:author="Arthur Parmentier" w:date="2020-05-23T19:46:00Z">
              <w:rPr>
                <w:lang w:val="fr-FR"/>
              </w:rPr>
            </w:rPrChange>
          </w:rPr>
          <w:t xml:space="preserve"> before the recording is launched.</w:t>
        </w:r>
      </w:ins>
    </w:p>
  </w:footnote>
  <w:footnote w:id="25">
    <w:p w:rsidR="00F47638" w:rsidRPr="00BF1ECB" w:rsidRDefault="00F47638">
      <w:pPr>
        <w:pStyle w:val="Notedebasdepage"/>
      </w:pPr>
      <w:ins w:id="2113" w:author="Arthur Parmentier" w:date="2020-05-20T22:33:00Z">
        <w:r>
          <w:rPr>
            <w:rStyle w:val="Appelnotedebasdep"/>
          </w:rPr>
          <w:footnoteRef/>
        </w:r>
        <w:r>
          <w:t xml:space="preserve"> </w:t>
        </w:r>
        <w:r w:rsidRPr="00BF1ECB">
          <w:rPr>
            <w:rPrChange w:id="2114" w:author="Arthur Parmentier" w:date="2020-05-23T19:46:00Z">
              <w:rPr>
                <w:lang w:val="fr-FR"/>
              </w:rPr>
            </w:rPrChange>
          </w:rPr>
          <w:t xml:space="preserve">5 seconds is the maximum sequence length </w:t>
        </w:r>
      </w:ins>
      <w:ins w:id="2115" w:author="Arthur Parmentier" w:date="2020-05-20T22:35:00Z">
        <w:r w:rsidRPr="00BF1ECB">
          <w:rPr>
            <w:rPrChange w:id="2116" w:author="Arthur Parmentier" w:date="2020-05-23T19:46:00Z">
              <w:rPr>
                <w:lang w:val="fr-FR"/>
              </w:rPr>
            </w:rPrChange>
          </w:rPr>
          <w:t>that I allowed the recording buffer to store</w:t>
        </w:r>
      </w:ins>
      <w:ins w:id="2117" w:author="Arthur Parmentier" w:date="2020-05-20T22:36:00Z">
        <w:r w:rsidRPr="00BF1ECB">
          <w:rPr>
            <w:rPrChange w:id="2118" w:author="Arthur Parmentier" w:date="2020-05-23T19:46:00Z">
              <w:rPr>
                <w:lang w:val="fr-FR"/>
              </w:rPr>
            </w:rPrChange>
          </w:rPr>
          <w:t xml:space="preserve">. Internally, </w:t>
        </w:r>
      </w:ins>
      <w:ins w:id="2119" w:author="Arthur Parmentier" w:date="2020-05-20T22:37:00Z">
        <w:r w:rsidRPr="00BF1ECB">
          <w:rPr>
            <w:rPrChange w:id="2120" w:author="Arthur Parmentier" w:date="2020-05-23T19:46:00Z">
              <w:rPr>
                <w:lang w:val="fr-FR"/>
              </w:rPr>
            </w:rPrChange>
          </w:rPr>
          <w:t>it is a constraint from the M</w:t>
        </w:r>
      </w:ins>
      <w:ins w:id="2121" w:author="Arthur Parmentier" w:date="2020-05-20T22:38:00Z">
        <w:r w:rsidRPr="00BF1ECB">
          <w:rPr>
            <w:rPrChange w:id="2122" w:author="Arthur Parmentier" w:date="2020-05-23T19:46:00Z">
              <w:rPr>
                <w:lang w:val="fr-FR"/>
              </w:rPr>
            </w:rPrChange>
          </w:rPr>
          <w:t>uBu object that stores the buffers and require a « maximum capacity » for each track, possibly for memory allocation issues.</w:t>
        </w:r>
      </w:ins>
      <w:ins w:id="2123" w:author="Arthur Parmentier" w:date="2020-05-20T22:36:00Z">
        <w:r w:rsidRPr="00BF1ECB">
          <w:rPr>
            <w:rPrChange w:id="2124" w:author="Arthur Parmentier" w:date="2020-05-23T19:46:00Z">
              <w:rPr>
                <w:lang w:val="fr-FR"/>
              </w:rPr>
            </w:rPrChange>
          </w:rPr>
          <w:t xml:space="preserve"> </w:t>
        </w:r>
      </w:ins>
      <w:ins w:id="2125" w:author="Arthur Parmentier" w:date="2020-05-20T22:39:00Z">
        <w:r w:rsidRPr="00BF1ECB">
          <w:rPr>
            <w:rPrChange w:id="2126" w:author="Arthur Parmentier" w:date="2020-05-23T19:46:00Z">
              <w:rPr>
                <w:lang w:val="fr-FR"/>
              </w:rPr>
            </w:rPrChange>
          </w:rPr>
          <w:t xml:space="preserve">However, it is unrealistic that a sign does take more than 2 seconds to </w:t>
        </w:r>
      </w:ins>
      <w:ins w:id="2127" w:author="Arthur Parmentier" w:date="2020-05-20T22:40:00Z">
        <w:r w:rsidRPr="00BF1ECB">
          <w:rPr>
            <w:rPrChange w:id="2128" w:author="Arthur Parmentier" w:date="2020-05-23T19:46:00Z">
              <w:rPr>
                <w:lang w:val="fr-FR"/>
              </w:rPr>
            </w:rPrChange>
          </w:rPr>
          <w:t>be executed.</w:t>
        </w:r>
      </w:ins>
    </w:p>
  </w:footnote>
  <w:footnote w:id="26">
    <w:p w:rsidR="00F47638" w:rsidRPr="00BF1ECB" w:rsidRDefault="00F47638">
      <w:pPr>
        <w:pStyle w:val="Notedebasdepage"/>
      </w:pPr>
      <w:ins w:id="2211" w:author="Arthur Parmentier" w:date="2020-05-22T08:13:00Z">
        <w:r>
          <w:rPr>
            <w:rStyle w:val="Appelnotedebasdep"/>
          </w:rPr>
          <w:footnoteRef/>
        </w:r>
        <w:r>
          <w:t xml:space="preserve"> </w:t>
        </w:r>
        <w:r w:rsidRPr="00023308">
          <w:t>https://discussion.forum.ircam.fr/t/mubu-write-to-file-bugs-suggested-improvement/21714/2</w:t>
        </w:r>
      </w:ins>
    </w:p>
  </w:footnote>
  <w:footnote w:id="27">
    <w:p w:rsidR="00F47638" w:rsidRPr="00BF1ECB" w:rsidRDefault="00F47638">
      <w:pPr>
        <w:pStyle w:val="Notedebasdepage"/>
      </w:pPr>
      <w:ins w:id="2272" w:author="Arthur Parmentier" w:date="2020-05-22T09:50:00Z">
        <w:r>
          <w:rPr>
            <w:rStyle w:val="Appelnotedebasdep"/>
          </w:rPr>
          <w:footnoteRef/>
        </w:r>
        <w:r>
          <w:t xml:space="preserve"> </w:t>
        </w:r>
        <w:r>
          <w:rPr>
            <w:rStyle w:val="reference-text"/>
          </w:rPr>
          <w:t xml:space="preserve">Revlin, Russell. </w:t>
        </w:r>
        <w:r>
          <w:rPr>
            <w:rStyle w:val="reference-text"/>
            <w:i/>
            <w:iCs/>
          </w:rPr>
          <w:t>Cognition: Theory and Practice</w:t>
        </w:r>
        <w:r>
          <w:rPr>
            <w:rStyle w:val="reference-text"/>
          </w:rPr>
          <w:t>.</w:t>
        </w:r>
      </w:ins>
    </w:p>
  </w:footnote>
  <w:footnote w:id="28">
    <w:p w:rsidR="00F47638" w:rsidRPr="00834EA5" w:rsidRDefault="00F47638">
      <w:pPr>
        <w:rPr>
          <w:rPrChange w:id="2277" w:author="Arthur Parmentier" w:date="2020-05-22T09:51:00Z">
            <w:rPr/>
          </w:rPrChange>
        </w:rPr>
        <w:pPrChange w:id="2278" w:author="Arthur Parmentier" w:date="2020-05-22T09:51:00Z">
          <w:pPr>
            <w:pStyle w:val="Notedebasdepage"/>
          </w:pPr>
        </w:pPrChange>
      </w:pPr>
      <w:ins w:id="2279" w:author="Arthur Parmentier" w:date="2020-05-22T09:50:00Z">
        <w:r>
          <w:rPr>
            <w:rStyle w:val="Appelnotedebasdep"/>
          </w:rPr>
          <w:footnoteRef/>
        </w:r>
        <w:r>
          <w:t xml:space="preserve"> </w:t>
        </w:r>
      </w:ins>
      <w:ins w:id="2280" w:author="Arthur Parmentier" w:date="2020-05-22T09:51:00Z">
        <w:r w:rsidRPr="00834EA5">
          <w:rPr>
            <w:rStyle w:val="reference-text"/>
            <w:sz w:val="20"/>
            <w:szCs w:val="20"/>
          </w:rPr>
          <w:t>Liddell, Henry G., and Robert Scott. 1940. "</w:t>
        </w:r>
        <w:r w:rsidRPr="00834EA5">
          <w:rPr>
            <w:rStyle w:val="reference-text"/>
            <w:rFonts w:ascii="Cambria" w:hAnsi="Cambria" w:cs="Cambria"/>
            <w:sz w:val="20"/>
            <w:szCs w:val="20"/>
          </w:rPr>
          <w:t>γιγνώσκω</w:t>
        </w:r>
        <w:r w:rsidRPr="00834EA5">
          <w:rPr>
            <w:rStyle w:val="reference-text"/>
            <w:sz w:val="20"/>
            <w:szCs w:val="20"/>
          </w:rPr>
          <w:t xml:space="preserve">." </w:t>
        </w:r>
        <w:r w:rsidRPr="00834EA5">
          <w:rPr>
            <w:rStyle w:val="reference-text"/>
            <w:i/>
            <w:iCs/>
            <w:sz w:val="20"/>
            <w:szCs w:val="20"/>
            <w:rPrChange w:id="2281" w:author="Arthur Parmentier" w:date="2020-05-22T09:52:00Z">
              <w:rPr>
                <w:rStyle w:val="reference-text"/>
              </w:rPr>
            </w:rPrChange>
          </w:rPr>
          <w:t>A Greek-English Lexicon</w:t>
        </w:r>
        <w:r w:rsidRPr="00834EA5">
          <w:rPr>
            <w:rStyle w:val="reference-text"/>
            <w:sz w:val="20"/>
            <w:szCs w:val="20"/>
          </w:rPr>
          <w:t xml:space="preserve">, revised by H. S. Jones with R. McKenzie. Oxford: Clarendon Press, and Stefano, Franchi, and Francesco Bianchini. 2011. "On The Historical Dynamics Of Cognitive Science: A View From The Periphery." </w:t>
        </w:r>
        <w:r w:rsidRPr="00834EA5">
          <w:rPr>
            <w:rStyle w:val="reference-text"/>
            <w:i/>
            <w:iCs/>
            <w:sz w:val="20"/>
            <w:szCs w:val="20"/>
            <w:rPrChange w:id="2282" w:author="Arthur Parmentier" w:date="2020-05-22T09:52:00Z">
              <w:rPr>
                <w:rStyle w:val="reference-text"/>
              </w:rPr>
            </w:rPrChange>
          </w:rPr>
          <w:t>In The Search for a Theory of Cognition: Early Mechanisms and New Ideas</w:t>
        </w:r>
        <w:r w:rsidRPr="00834EA5">
          <w:rPr>
            <w:rStyle w:val="reference-text"/>
            <w:sz w:val="20"/>
            <w:szCs w:val="20"/>
          </w:rPr>
          <w:t>. Amsterdam: Rodopi. p. XIV.</w:t>
        </w:r>
      </w:ins>
    </w:p>
  </w:footnote>
  <w:footnote w:id="29">
    <w:p w:rsidR="00F47638" w:rsidRPr="007B1045" w:rsidRDefault="00F47638" w:rsidP="00B734D3">
      <w:pPr>
        <w:pStyle w:val="Notedebasdepage"/>
        <w:rPr>
          <w:ins w:id="2340" w:author="Arthur Parmentier" w:date="2020-05-22T12:58:00Z"/>
          <w:lang w:val="fr-FR"/>
        </w:rPr>
      </w:pPr>
      <w:ins w:id="2341" w:author="Arthur Parmentier" w:date="2020-05-22T12:58:00Z">
        <w:r>
          <w:rPr>
            <w:rStyle w:val="Appelnotedebasdep"/>
          </w:rPr>
          <w:footnoteRef/>
        </w:r>
        <w:r>
          <w:t xml:space="preserve"> </w:t>
        </w:r>
        <w:r>
          <w:rPr>
            <w:lang w:val="fr-FR"/>
          </w:rPr>
          <w:t>PUT REF HERE</w:t>
        </w:r>
      </w:ins>
    </w:p>
  </w:footnote>
  <w:footnote w:id="30">
    <w:p w:rsidR="00F47638" w:rsidRDefault="00F47638" w:rsidP="00D64278">
      <w:pPr>
        <w:pStyle w:val="Notedebasdepage"/>
        <w:rPr>
          <w:ins w:id="2348" w:author="Arthur Parmentier" w:date="2020-05-22T11:26:00Z"/>
        </w:rPr>
      </w:pPr>
      <w:ins w:id="2349" w:author="Arthur Parmentier" w:date="2020-05-22T10:44:00Z">
        <w:r>
          <w:rPr>
            <w:rStyle w:val="Appelnotedebasdep"/>
          </w:rPr>
          <w:footnoteRef/>
        </w:r>
      </w:ins>
    </w:p>
    <w:p w:rsidR="00F47638" w:rsidRPr="00BF1ECB" w:rsidRDefault="00F47638">
      <w:pPr>
        <w:pStyle w:val="Notedebasdepage"/>
        <w:numPr>
          <w:ilvl w:val="0"/>
          <w:numId w:val="39"/>
        </w:numPr>
        <w:rPr>
          <w:ins w:id="2350" w:author="Arthur Parmentier" w:date="2020-05-22T11:01:00Z"/>
          <w:rPrChange w:id="2351" w:author="Arthur Parmentier" w:date="2020-05-23T19:46:00Z">
            <w:rPr>
              <w:ins w:id="2352" w:author="Arthur Parmentier" w:date="2020-05-22T11:01:00Z"/>
              <w:lang w:val="fr-FR"/>
            </w:rPr>
          </w:rPrChange>
        </w:rPr>
      </w:pPr>
      <w:ins w:id="2353" w:author="Arthur Parmentier" w:date="2020-05-22T10:44:00Z">
        <w:r w:rsidRPr="00BF1ECB">
          <w:rPr>
            <w:rPrChange w:id="2354" w:author="Arthur Parmentier" w:date="2020-05-23T19:46:00Z">
              <w:rPr>
                <w:lang w:val="fr-FR"/>
              </w:rPr>
            </w:rPrChange>
          </w:rPr>
          <w:t xml:space="preserve">The MuBu library has a </w:t>
        </w:r>
      </w:ins>
      <w:ins w:id="2355" w:author="Arthur Parmentier" w:date="2020-05-22T10:45:00Z">
        <w:r w:rsidRPr="00BF1ECB">
          <w:rPr>
            <w:rPrChange w:id="2356" w:author="Arthur Parmentier" w:date="2020-05-23T19:46:00Z">
              <w:rPr>
                <w:lang w:val="fr-FR"/>
              </w:rPr>
            </w:rPrChange>
          </w:rPr>
          <w:t xml:space="preserve">DTW object that can be directly used on the buffers but I could not find </w:t>
        </w:r>
      </w:ins>
      <w:ins w:id="2357" w:author="Arthur Parmentier" w:date="2020-05-22T10:46:00Z">
        <w:r w:rsidRPr="00BF1ECB">
          <w:rPr>
            <w:rPrChange w:id="2358" w:author="Arthur Parmentier" w:date="2020-05-23T19:46:00Z">
              <w:rPr>
                <w:lang w:val="fr-FR"/>
              </w:rPr>
            </w:rPrChange>
          </w:rPr>
          <w:t xml:space="preserve">whether it could or </w:t>
        </w:r>
      </w:ins>
      <w:ins w:id="2359" w:author="Arthur Parmentier" w:date="2020-05-22T10:45:00Z">
        <w:r w:rsidRPr="00BF1ECB">
          <w:rPr>
            <w:rPrChange w:id="2360" w:author="Arthur Parmentier" w:date="2020-05-23T19:46:00Z">
              <w:rPr>
                <w:lang w:val="fr-FR"/>
              </w:rPr>
            </w:rPrChange>
          </w:rPr>
          <w:t xml:space="preserve">how to make it work </w:t>
        </w:r>
      </w:ins>
      <w:ins w:id="2361" w:author="Arthur Parmentier" w:date="2020-05-22T10:46:00Z">
        <w:r w:rsidRPr="00BF1ECB">
          <w:rPr>
            <w:rPrChange w:id="2362" w:author="Arthur Parmentier" w:date="2020-05-23T19:46:00Z">
              <w:rPr>
                <w:lang w:val="fr-FR"/>
              </w:rPr>
            </w:rPrChange>
          </w:rPr>
          <w:t xml:space="preserve">with </w:t>
        </w:r>
      </w:ins>
      <w:ins w:id="2363" w:author="Arthur Parmentier" w:date="2020-05-22T10:45:00Z">
        <w:r w:rsidRPr="00BF1ECB">
          <w:rPr>
            <w:rPrChange w:id="2364" w:author="Arthur Parmentier" w:date="2020-05-23T19:46:00Z">
              <w:rPr>
                <w:lang w:val="fr-FR"/>
              </w:rPr>
            </w:rPrChange>
          </w:rPr>
          <w:t>real-time</w:t>
        </w:r>
      </w:ins>
      <w:ins w:id="2365" w:author="Arthur Parmentier" w:date="2020-05-22T10:46:00Z">
        <w:r w:rsidRPr="00BF1ECB">
          <w:rPr>
            <w:rPrChange w:id="2366" w:author="Arthur Parmentier" w:date="2020-05-23T19:46:00Z">
              <w:rPr>
                <w:lang w:val="fr-FR"/>
              </w:rPr>
            </w:rPrChange>
          </w:rPr>
          <w:t xml:space="preserve"> data.</w:t>
        </w:r>
      </w:ins>
      <w:ins w:id="2367" w:author="Arthur Parmentier" w:date="2020-05-22T11:00:00Z">
        <w:r w:rsidRPr="00BF1ECB">
          <w:rPr>
            <w:rPrChange w:id="2368" w:author="Arthur Parmentier" w:date="2020-05-23T19:46:00Z">
              <w:rPr>
                <w:lang w:val="fr-FR"/>
              </w:rPr>
            </w:rPrChange>
          </w:rPr>
          <w:t xml:space="preserve"> </w:t>
        </w:r>
      </w:ins>
    </w:p>
    <w:p w:rsidR="00F47638" w:rsidRPr="0058758C" w:rsidRDefault="00F47638" w:rsidP="00AD7B79">
      <w:pPr>
        <w:pStyle w:val="Notedebasdepage"/>
        <w:numPr>
          <w:ilvl w:val="0"/>
          <w:numId w:val="39"/>
        </w:numPr>
        <w:rPr>
          <w:ins w:id="2369" w:author="Arthur Parmentier" w:date="2020-05-22T11:27:00Z"/>
          <w:lang w:val="fr-FR"/>
          <w:rPrChange w:id="2370" w:author="Arthur Parmentier" w:date="2020-05-22T11:27:00Z">
            <w:rPr>
              <w:ins w:id="2371" w:author="Arthur Parmentier" w:date="2020-05-22T11:27:00Z"/>
            </w:rPr>
          </w:rPrChange>
        </w:rPr>
      </w:pPr>
      <w:ins w:id="2372" w:author="Arthur Parmentier" w:date="2020-05-22T11:01:00Z">
        <w:r w:rsidRPr="00BF1ECB">
          <w:rPr>
            <w:rPrChange w:id="2373" w:author="Arthur Parmentier" w:date="2020-05-23T19:46:00Z">
              <w:rPr>
                <w:lang w:val="fr-FR"/>
              </w:rPr>
            </w:rPrChange>
          </w:rPr>
          <w:t xml:space="preserve">Frédéric Bettens from UMons presented in 2009 the num.dtw object for Max and PD, but it can not longer be found over the </w:t>
        </w:r>
      </w:ins>
      <w:ins w:id="2374" w:author="Arthur Parmentier" w:date="2020-05-22T11:02:00Z">
        <w:r w:rsidRPr="00BF1ECB">
          <w:rPr>
            <w:rPrChange w:id="2375" w:author="Arthur Parmentier" w:date="2020-05-23T19:46:00Z">
              <w:rPr>
                <w:lang w:val="fr-FR"/>
              </w:rPr>
            </w:rPrChange>
          </w:rPr>
          <w:t xml:space="preserve">web as annonced in its introductory paper </w:t>
        </w:r>
      </w:ins>
      <w:ins w:id="2376" w:author="Arthur Parmentier" w:date="2020-05-22T11:22:00Z">
        <w:r w:rsidRPr="00BF1ECB">
          <w:rPr>
            <w:i/>
            <w:iCs/>
            <w:rPrChange w:id="2377" w:author="Arthur Parmentier" w:date="2020-05-23T19:46:00Z">
              <w:rPr>
                <w:lang w:val="fr-FR"/>
              </w:rPr>
            </w:rPrChange>
          </w:rPr>
          <w:t>Real-time dtw-based gesture recognition external object for max/msp and puredata</w:t>
        </w:r>
        <w:r w:rsidRPr="00BF1ECB">
          <w:rPr>
            <w:rPrChange w:id="2378" w:author="Arthur Parmentier" w:date="2020-05-23T19:46:00Z">
              <w:rPr>
                <w:lang w:val="fr-FR"/>
              </w:rPr>
            </w:rPrChange>
          </w:rPr>
          <w:t xml:space="preserve"> in </w:t>
        </w:r>
      </w:ins>
      <w:ins w:id="2379" w:author="Arthur Parmentier" w:date="2020-05-22T11:23:00Z">
        <w:r>
          <w:t>Proc. SMC ’09, 2009 30-35</w:t>
        </w:r>
      </w:ins>
    </w:p>
    <w:p w:rsidR="00F47638" w:rsidRPr="00BF1ECB" w:rsidRDefault="00F47638">
      <w:pPr>
        <w:pStyle w:val="Notedebasdepage"/>
        <w:numPr>
          <w:ilvl w:val="0"/>
          <w:numId w:val="39"/>
        </w:numPr>
        <w:pPrChange w:id="2380" w:author="Arthur Parmentier" w:date="2020-05-22T11:01:00Z">
          <w:pPr>
            <w:pStyle w:val="Notedebasdepage"/>
          </w:pPr>
        </w:pPrChange>
      </w:pPr>
      <w:ins w:id="2381" w:author="Arthur Parmentier" w:date="2020-05-22T11:27:00Z">
        <w:r>
          <w:t>A</w:t>
        </w:r>
      </w:ins>
      <w:ins w:id="2382" w:author="Arthur Parmentier" w:date="2020-05-22T11:29:00Z">
        <w:r>
          <w:t>nother DTW object for Max has been built on t</w:t>
        </w:r>
      </w:ins>
      <w:ins w:id="2383" w:author="Arthur Parmentier" w:date="2020-05-22T11:30:00Z">
        <w:r>
          <w:t xml:space="preserve">he online-DTW library: </w:t>
        </w:r>
        <w:r w:rsidRPr="0058758C">
          <w:rPr>
            <w:i/>
            <w:iCs/>
            <w:rPrChange w:id="2384" w:author="Arthur Parmentier" w:date="2020-05-22T11:30:00Z">
              <w:rPr/>
            </w:rPrChange>
          </w:rPr>
          <w:t>An Online Tempo Tracker for Automatic Accompaniment based on Audio-to-audio Alignment and Beat Tracking</w:t>
        </w:r>
        <w:r>
          <w:t xml:space="preserve">, G. Burloiu. In Sound and Music Computing (SMC), 2016, but </w:t>
        </w:r>
      </w:ins>
      <w:ins w:id="2385" w:author="Arthur Parmentier" w:date="2020-05-22T11:31:00Z">
        <w:r>
          <w:t>i</w:t>
        </w:r>
      </w:ins>
      <w:ins w:id="2386" w:author="Arthur Parmentier" w:date="2020-05-22T11:32:00Z">
        <w:r>
          <w:t>t is not designed to be used as a classifier.</w:t>
        </w:r>
      </w:ins>
    </w:p>
  </w:footnote>
  <w:footnote w:id="31">
    <w:p w:rsidR="00F47638" w:rsidRPr="00BF1ECB" w:rsidRDefault="00F47638">
      <w:pPr>
        <w:pStyle w:val="Notedebasdepage"/>
      </w:pPr>
      <w:ins w:id="2392" w:author="Arthur Parmentier" w:date="2020-05-22T11:38:00Z">
        <w:r>
          <w:rPr>
            <w:rStyle w:val="Appelnotedebasdep"/>
          </w:rPr>
          <w:footnoteRef/>
        </w:r>
        <w:r>
          <w:t xml:space="preserve"> </w:t>
        </w:r>
      </w:ins>
      <w:ins w:id="2393" w:author="Arthur Parmentier" w:date="2020-05-22T11:39:00Z">
        <w:r w:rsidRPr="00BA3283">
          <w:t>http://www.</w:t>
        </w:r>
      </w:ins>
      <w:ins w:id="2394" w:author="Arthur Parmentier" w:date="2020-05-22T12:18:00Z">
        <w:r>
          <w:t>Wekinator</w:t>
        </w:r>
      </w:ins>
      <w:ins w:id="2395" w:author="Arthur Parmentier" w:date="2020-05-22T11:39:00Z">
        <w:r w:rsidRPr="00BA3283">
          <w:t>.org/</w:t>
        </w:r>
      </w:ins>
    </w:p>
  </w:footnote>
  <w:footnote w:id="32">
    <w:p w:rsidR="00F47638" w:rsidRPr="00965FAA" w:rsidRDefault="00F47638" w:rsidP="00965FAA">
      <w:pPr>
        <w:pStyle w:val="Notedebasdepage"/>
        <w:rPr>
          <w:i/>
          <w:iCs/>
          <w:rPrChange w:id="2398" w:author="Arthur Parmentier" w:date="2020-05-22T11:42:00Z">
            <w:rPr/>
          </w:rPrChange>
        </w:rPr>
      </w:pPr>
      <w:ins w:id="2399" w:author="Arthur Parmentier" w:date="2020-05-22T11:40:00Z">
        <w:r>
          <w:rPr>
            <w:rStyle w:val="Appelnotedebasdep"/>
          </w:rPr>
          <w:footnoteRef/>
        </w:r>
        <w:r>
          <w:t xml:space="preserve"> See </w:t>
        </w:r>
      </w:ins>
      <w:ins w:id="2400" w:author="Arthur Parmentier" w:date="2020-05-22T11:41:00Z">
        <w:r w:rsidRPr="00965FAA">
          <w:rPr>
            <w:i/>
            <w:iCs/>
            <w:rPrChange w:id="2401" w:author="Arthur Parmentier" w:date="2020-05-22T11:41:00Z">
              <w:rPr/>
            </w:rPrChange>
          </w:rPr>
          <w:t>FastDTW: Toward Accurate Dynamic Time Warping in</w:t>
        </w:r>
      </w:ins>
      <w:ins w:id="2402" w:author="Arthur Parmentier" w:date="2020-05-22T11:42:00Z">
        <w:r>
          <w:rPr>
            <w:i/>
            <w:iCs/>
          </w:rPr>
          <w:t xml:space="preserve"> </w:t>
        </w:r>
      </w:ins>
      <w:ins w:id="2403" w:author="Arthur Parmentier" w:date="2020-05-22T11:41:00Z">
        <w:r w:rsidRPr="00965FAA">
          <w:rPr>
            <w:i/>
            <w:iCs/>
            <w:rPrChange w:id="2404" w:author="Arthur Parmentier" w:date="2020-05-22T11:41:00Z">
              <w:rPr/>
            </w:rPrChange>
          </w:rPr>
          <w:t>Linear Time and Space</w:t>
        </w:r>
        <w:r>
          <w:rPr>
            <w:i/>
            <w:iCs/>
          </w:rPr>
          <w:t>,</w:t>
        </w:r>
        <w:r>
          <w:t xml:space="preserve"> </w:t>
        </w:r>
        <w:r w:rsidRPr="00965FAA">
          <w:t xml:space="preserve">Stan Salvador and Philip </w:t>
        </w:r>
      </w:ins>
      <w:ins w:id="2405" w:author="Arthur Parmentier" w:date="2020-05-22T11:42:00Z">
        <w:r w:rsidRPr="00965FAA">
          <w:t>in</w:t>
        </w:r>
        <w:r>
          <w:t xml:space="preserve"> </w:t>
        </w:r>
        <w:r w:rsidRPr="00965FAA">
          <w:t>Intelligent Data Analysis 11(5):70-80 · January 2004</w:t>
        </w:r>
      </w:ins>
    </w:p>
  </w:footnote>
  <w:footnote w:id="33">
    <w:p w:rsidR="00F47638" w:rsidRPr="00FF217B" w:rsidRDefault="00F47638" w:rsidP="005522F0">
      <w:pPr>
        <w:pStyle w:val="Notedebasdepage"/>
        <w:rPr>
          <w:ins w:id="2549" w:author="Arthur Parmentier" w:date="2020-05-18T17:07:00Z"/>
        </w:rPr>
      </w:pPr>
      <w:ins w:id="2550" w:author="Arthur Parmentier" w:date="2020-05-18T17:07:00Z">
        <w:r>
          <w:rPr>
            <w:rStyle w:val="Appelnotedebasdep"/>
          </w:rPr>
          <w:footnoteRef/>
        </w:r>
        <w:r>
          <w:t xml:space="preserve"> </w:t>
        </w:r>
        <w:r w:rsidRPr="00CC0B22">
          <w:t xml:space="preserve">2 seconds is the default value </w:t>
        </w:r>
        <w:r>
          <w:t>of the recording sequence for each sign.</w:t>
        </w:r>
      </w:ins>
      <w:ins w:id="2551" w:author="Arthur Parmentier" w:date="2020-05-22T20:16:00Z">
        <w:r>
          <w:t xml:space="preserve"> The implementation details of Wekinator are discussed in </w:t>
        </w:r>
      </w:ins>
      <w:ins w:id="2552" w:author="Arthur Parmentier" w:date="2020-05-22T20:17:00Z">
        <w:r>
          <w:t xml:space="preserve">the course </w:t>
        </w:r>
        <w:r>
          <w:rPr>
            <w:i/>
            <w:iCs/>
          </w:rPr>
          <w:t>Machine learning for musicians and artists, Working with time</w:t>
        </w:r>
        <w:r>
          <w:t xml:space="preserve"> on Kadenze.com</w:t>
        </w:r>
      </w:ins>
      <w:ins w:id="2553" w:author="Arthur Parmentier" w:date="2020-05-22T20:35:00Z">
        <w:r>
          <w:t xml:space="preserve"> and visible on </w:t>
        </w:r>
        <w:r>
          <w:fldChar w:fldCharType="begin"/>
        </w:r>
        <w:r>
          <w:instrText xml:space="preserve"> HYPERLINK "</w:instrText>
        </w:r>
        <w:r w:rsidRPr="00977D66">
          <w:instrText>https://github.com/fiebrink1/wekinator</w:instrText>
        </w:r>
        <w:r>
          <w:instrText xml:space="preserve">" </w:instrText>
        </w:r>
        <w:r>
          <w:fldChar w:fldCharType="separate"/>
        </w:r>
        <w:r w:rsidRPr="004B4903">
          <w:rPr>
            <w:rStyle w:val="Lienhypertexte"/>
          </w:rPr>
          <w:t>https://github.com/fiebrink1/wekinator</w:t>
        </w:r>
        <w:r>
          <w:fldChar w:fldCharType="end"/>
        </w:r>
        <w:r>
          <w:t>.</w:t>
        </w:r>
      </w:ins>
    </w:p>
  </w:footnote>
  <w:footnote w:id="34">
    <w:p w:rsidR="00F47638" w:rsidRPr="00CC0B22" w:rsidRDefault="00F47638" w:rsidP="005522F0">
      <w:pPr>
        <w:pStyle w:val="Notedebasdepage"/>
        <w:rPr>
          <w:ins w:id="2556" w:author="Arthur Parmentier" w:date="2020-05-18T17:07:00Z"/>
        </w:rPr>
      </w:pPr>
      <w:ins w:id="2557" w:author="Arthur Parmentier" w:date="2020-05-18T17:07:00Z">
        <w:r>
          <w:rPr>
            <w:rStyle w:val="Appelnotedebasdep"/>
          </w:rPr>
          <w:footnoteRef/>
        </w:r>
        <w:r>
          <w:t xml:space="preserve"> </w:t>
        </w:r>
        <w:r w:rsidRPr="00CC0B22">
          <w:t>We indeed have FPS*sequence_</w:t>
        </w:r>
        <w:r>
          <w:t>length = sequence size.</w:t>
        </w:r>
      </w:ins>
    </w:p>
  </w:footnote>
  <w:footnote w:id="35">
    <w:p w:rsidR="00F47638" w:rsidRPr="00BF1ECB" w:rsidRDefault="00F47638" w:rsidP="00F7581A">
      <w:pPr>
        <w:pStyle w:val="Notedebasdepage"/>
        <w:rPr>
          <w:ins w:id="2615" w:author="Arthur Parmentier" w:date="2020-05-21T17:01:00Z"/>
          <w:rPrChange w:id="2616" w:author="Arthur Parmentier" w:date="2020-05-23T19:46:00Z">
            <w:rPr>
              <w:ins w:id="2617" w:author="Arthur Parmentier" w:date="2020-05-21T17:01:00Z"/>
              <w:lang w:val="fr-FR"/>
            </w:rPr>
          </w:rPrChange>
        </w:rPr>
      </w:pPr>
      <w:ins w:id="2618" w:author="Arthur Parmentier" w:date="2020-05-21T17:01:00Z">
        <w:r>
          <w:rPr>
            <w:rStyle w:val="Appelnotedebasdep"/>
          </w:rPr>
          <w:footnoteRef/>
        </w:r>
        <w:r>
          <w:t xml:space="preserve"> </w:t>
        </w:r>
        <w:r w:rsidRPr="00BF1ECB">
          <w:rPr>
            <w:rPrChange w:id="2619" w:author="Arthur Parmentier" w:date="2020-05-23T19:46:00Z">
              <w:rPr>
                <w:lang w:val="fr-FR"/>
              </w:rPr>
            </w:rPrChange>
          </w:rPr>
          <w:t xml:space="preserve">Modosc can be found at </w:t>
        </w:r>
        <w:r>
          <w:rPr>
            <w:lang w:val="fr-FR"/>
          </w:rPr>
          <w:fldChar w:fldCharType="begin"/>
        </w:r>
        <w:r w:rsidRPr="00BF1ECB">
          <w:rPr>
            <w:rPrChange w:id="2620" w:author="Arthur Parmentier" w:date="2020-05-23T19:46:00Z">
              <w:rPr>
                <w:lang w:val="fr-FR"/>
              </w:rPr>
            </w:rPrChange>
          </w:rPr>
          <w:instrText xml:space="preserve"> HYPERLINK "https://github.com/motiondescriptors/modosc" </w:instrText>
        </w:r>
        <w:r>
          <w:rPr>
            <w:lang w:val="fr-FR"/>
          </w:rPr>
          <w:fldChar w:fldCharType="separate"/>
        </w:r>
        <w:r w:rsidRPr="00BF1ECB">
          <w:rPr>
            <w:rStyle w:val="Lienhypertexte"/>
            <w:rPrChange w:id="2621" w:author="Arthur Parmentier" w:date="2020-05-23T19:46:00Z">
              <w:rPr>
                <w:rStyle w:val="Lienhypertexte"/>
                <w:lang w:val="fr-FR"/>
              </w:rPr>
            </w:rPrChange>
          </w:rPr>
          <w:t>https://github.com/motiondescriptors/modosc</w:t>
        </w:r>
        <w:r>
          <w:rPr>
            <w:lang w:val="fr-FR"/>
          </w:rPr>
          <w:fldChar w:fldCharType="end"/>
        </w:r>
        <w:r w:rsidRPr="00BF1ECB">
          <w:rPr>
            <w:rPrChange w:id="2622" w:author="Arthur Parmentier" w:date="2020-05-23T19:46:00Z">
              <w:rPr>
                <w:lang w:val="fr-FR"/>
              </w:rPr>
            </w:rPrChange>
          </w:rPr>
          <w:t>, which relevant papers.</w:t>
        </w:r>
      </w:ins>
    </w:p>
  </w:footnote>
  <w:footnote w:id="36">
    <w:p w:rsidR="00F47638" w:rsidRPr="00BF1ECB" w:rsidRDefault="00F47638" w:rsidP="00F7581A">
      <w:pPr>
        <w:pStyle w:val="Notedebasdepage"/>
        <w:rPr>
          <w:ins w:id="2627" w:author="Arthur Parmentier" w:date="2020-05-21T17:01:00Z"/>
          <w:rPrChange w:id="2628" w:author="Arthur Parmentier" w:date="2020-05-23T19:46:00Z">
            <w:rPr>
              <w:ins w:id="2629" w:author="Arthur Parmentier" w:date="2020-05-21T17:01:00Z"/>
              <w:lang w:val="fr-FR"/>
            </w:rPr>
          </w:rPrChange>
        </w:rPr>
      </w:pPr>
      <w:ins w:id="2630" w:author="Arthur Parmentier" w:date="2020-05-21T17:01:00Z">
        <w:r>
          <w:rPr>
            <w:rStyle w:val="Appelnotedebasdep"/>
          </w:rPr>
          <w:footnoteRef/>
        </w:r>
        <w:r>
          <w:t xml:space="preserve"> </w:t>
        </w:r>
        <w:r w:rsidRPr="00A17DFF">
          <w:t>http://www.infomus.org/eyesweb_eng.php</w:t>
        </w:r>
      </w:ins>
    </w:p>
  </w:footnote>
  <w:footnote w:id="37">
    <w:p w:rsidR="00F47638" w:rsidRPr="00BF1ECB" w:rsidRDefault="00F47638" w:rsidP="00F7581A">
      <w:pPr>
        <w:pStyle w:val="Notedebasdepage"/>
        <w:rPr>
          <w:ins w:id="2631" w:author="Arthur Parmentier" w:date="2020-05-21T17:01:00Z"/>
          <w:rPrChange w:id="2632" w:author="Arthur Parmentier" w:date="2020-05-23T19:46:00Z">
            <w:rPr>
              <w:ins w:id="2633" w:author="Arthur Parmentier" w:date="2020-05-21T17:01:00Z"/>
              <w:lang w:val="fr-FR"/>
            </w:rPr>
          </w:rPrChange>
        </w:rPr>
      </w:pPr>
      <w:ins w:id="2634" w:author="Arthur Parmentier" w:date="2020-05-21T17:01:00Z">
        <w:r>
          <w:rPr>
            <w:rStyle w:val="Appelnotedebasdep"/>
          </w:rPr>
          <w:footnoteRef/>
        </w:r>
        <w:r>
          <w:t xml:space="preserve"> </w:t>
        </w:r>
        <w:r w:rsidRPr="00BF1ECB">
          <w:rPr>
            <w:rPrChange w:id="2635" w:author="Arthur Parmentier" w:date="2020-05-23T19:46:00Z">
              <w:rPr>
                <w:lang w:val="fr-FR"/>
              </w:rPr>
            </w:rPrChange>
          </w:rPr>
          <w:t xml:space="preserve">See for instance </w:t>
        </w:r>
        <w:r>
          <w:t>https://arxiv.org/pdf/1402.5047v1.pdf</w:t>
        </w:r>
      </w:ins>
    </w:p>
  </w:footnote>
  <w:footnote w:id="38">
    <w:p w:rsidR="00F47638" w:rsidRPr="00BF1ECB" w:rsidRDefault="00F47638">
      <w:pPr>
        <w:pStyle w:val="Notedebasdepage"/>
      </w:pPr>
      <w:ins w:id="2650" w:author="Arthur Parmentier" w:date="2020-05-21T17:31:00Z">
        <w:r>
          <w:rPr>
            <w:rStyle w:val="Appelnotedebasdep"/>
          </w:rPr>
          <w:footnoteRef/>
        </w:r>
        <w:r>
          <w:t xml:space="preserve"> </w:t>
        </w:r>
        <w:r w:rsidRPr="005F3B6B">
          <w:t>https://blog.tensorflow.org/2020/03/face-and-hand-tracking-in-browser-with-mediapipe-and-tensorflowjs.html</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A53AE"/>
    <w:multiLevelType w:val="multilevel"/>
    <w:tmpl w:val="AB2C5802"/>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1" w15:restartNumberingAfterBreak="0">
    <w:nsid w:val="093027C4"/>
    <w:multiLevelType w:val="hybridMultilevel"/>
    <w:tmpl w:val="9998C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4856B9"/>
    <w:multiLevelType w:val="hybridMultilevel"/>
    <w:tmpl w:val="8F787538"/>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3A33C1"/>
    <w:multiLevelType w:val="hybridMultilevel"/>
    <w:tmpl w:val="819EE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B56EFD"/>
    <w:multiLevelType w:val="hybridMultilevel"/>
    <w:tmpl w:val="8D08175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C56191"/>
    <w:multiLevelType w:val="hybridMultilevel"/>
    <w:tmpl w:val="726E7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A4454A"/>
    <w:multiLevelType w:val="hybridMultilevel"/>
    <w:tmpl w:val="B7723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CF0F4A"/>
    <w:multiLevelType w:val="hybridMultilevel"/>
    <w:tmpl w:val="8B8264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42C6517"/>
    <w:multiLevelType w:val="hybridMultilevel"/>
    <w:tmpl w:val="ED30FF42"/>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5C18B7"/>
    <w:multiLevelType w:val="hybridMultilevel"/>
    <w:tmpl w:val="81E83F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3B2BB4"/>
    <w:multiLevelType w:val="hybridMultilevel"/>
    <w:tmpl w:val="91DE5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FA510B5"/>
    <w:multiLevelType w:val="hybridMultilevel"/>
    <w:tmpl w:val="25909156"/>
    <w:lvl w:ilvl="0" w:tplc="CB1C69CC">
      <w:numFmt w:val="bullet"/>
      <w:lvlText w:val="-"/>
      <w:lvlJc w:val="left"/>
      <w:pPr>
        <w:ind w:left="720" w:hanging="360"/>
      </w:pPr>
      <w:rPr>
        <w:rFonts w:ascii="Nunito ExtraLight" w:eastAsia="Nunito ExtraLight" w:hAnsi="Nunito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5442A18"/>
    <w:multiLevelType w:val="hybridMultilevel"/>
    <w:tmpl w:val="4B1E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82515CD"/>
    <w:multiLevelType w:val="multilevel"/>
    <w:tmpl w:val="27EE4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DA06B55"/>
    <w:multiLevelType w:val="hybridMultilevel"/>
    <w:tmpl w:val="C8F62FFA"/>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07F777F"/>
    <w:multiLevelType w:val="hybridMultilevel"/>
    <w:tmpl w:val="094CF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1F75EEC"/>
    <w:multiLevelType w:val="hybridMultilevel"/>
    <w:tmpl w:val="9B9EA58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2347CA9"/>
    <w:multiLevelType w:val="hybridMultilevel"/>
    <w:tmpl w:val="7CD0B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8633A2E"/>
    <w:multiLevelType w:val="multilevel"/>
    <w:tmpl w:val="52FC0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98539AB"/>
    <w:multiLevelType w:val="multilevel"/>
    <w:tmpl w:val="121653F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0" w15:restartNumberingAfterBreak="0">
    <w:nsid w:val="4A6C4DBE"/>
    <w:multiLevelType w:val="hybridMultilevel"/>
    <w:tmpl w:val="7AFED4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C0934EB"/>
    <w:multiLevelType w:val="hybridMultilevel"/>
    <w:tmpl w:val="C7685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E11223A"/>
    <w:multiLevelType w:val="hybridMultilevel"/>
    <w:tmpl w:val="68A03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F330BF8"/>
    <w:multiLevelType w:val="hybridMultilevel"/>
    <w:tmpl w:val="C1545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FB22823"/>
    <w:multiLevelType w:val="hybridMultilevel"/>
    <w:tmpl w:val="FCDE9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6FD7F43"/>
    <w:multiLevelType w:val="multilevel"/>
    <w:tmpl w:val="1EAAB1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B97682C"/>
    <w:multiLevelType w:val="hybridMultilevel"/>
    <w:tmpl w:val="5AFCD6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0957BBD"/>
    <w:multiLevelType w:val="multilevel"/>
    <w:tmpl w:val="A38E1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1F41F45"/>
    <w:multiLevelType w:val="hybridMultilevel"/>
    <w:tmpl w:val="82CEBE70"/>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3D64AF4"/>
    <w:multiLevelType w:val="hybridMultilevel"/>
    <w:tmpl w:val="8E6C72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BF31C25"/>
    <w:multiLevelType w:val="hybridMultilevel"/>
    <w:tmpl w:val="ECEE2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F124269"/>
    <w:multiLevelType w:val="hybridMultilevel"/>
    <w:tmpl w:val="08F27F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67E229A"/>
    <w:multiLevelType w:val="hybridMultilevel"/>
    <w:tmpl w:val="691A8C7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8F100F2"/>
    <w:multiLevelType w:val="hybridMultilevel"/>
    <w:tmpl w:val="0B04F1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920081D"/>
    <w:multiLevelType w:val="hybridMultilevel"/>
    <w:tmpl w:val="E0AA79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BE0079C"/>
    <w:multiLevelType w:val="multilevel"/>
    <w:tmpl w:val="3878CF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FE37A6D"/>
    <w:multiLevelType w:val="hybridMultilevel"/>
    <w:tmpl w:val="0A76A93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5"/>
  </w:num>
  <w:num w:numId="2">
    <w:abstractNumId w:val="13"/>
  </w:num>
  <w:num w:numId="3">
    <w:abstractNumId w:val="18"/>
  </w:num>
  <w:num w:numId="4">
    <w:abstractNumId w:val="27"/>
  </w:num>
  <w:num w:numId="5">
    <w:abstractNumId w:val="35"/>
  </w:num>
  <w:num w:numId="6">
    <w:abstractNumId w:val="19"/>
  </w:num>
  <w:num w:numId="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1"/>
  </w:num>
  <w:num w:numId="10">
    <w:abstractNumId w:val="3"/>
  </w:num>
  <w:num w:numId="11">
    <w:abstractNumId w:val="14"/>
  </w:num>
  <w:num w:numId="12">
    <w:abstractNumId w:val="29"/>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num>
  <w:num w:numId="15">
    <w:abstractNumId w:val="2"/>
  </w:num>
  <w:num w:numId="16">
    <w:abstractNumId w:val="0"/>
  </w:num>
  <w:num w:numId="17">
    <w:abstractNumId w:val="8"/>
  </w:num>
  <w:num w:numId="18">
    <w:abstractNumId w:val="36"/>
  </w:num>
  <w:num w:numId="19">
    <w:abstractNumId w:val="17"/>
  </w:num>
  <w:num w:numId="20">
    <w:abstractNumId w:val="30"/>
  </w:num>
  <w:num w:numId="21">
    <w:abstractNumId w:val="7"/>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10"/>
  </w:num>
  <w:num w:numId="25">
    <w:abstractNumId w:val="34"/>
  </w:num>
  <w:num w:numId="26">
    <w:abstractNumId w:val="22"/>
  </w:num>
  <w:num w:numId="27">
    <w:abstractNumId w:val="21"/>
  </w:num>
  <w:num w:numId="28">
    <w:abstractNumId w:val="26"/>
  </w:num>
  <w:num w:numId="29">
    <w:abstractNumId w:val="31"/>
  </w:num>
  <w:num w:numId="30">
    <w:abstractNumId w:val="6"/>
  </w:num>
  <w:num w:numId="31">
    <w:abstractNumId w:val="20"/>
  </w:num>
  <w:num w:numId="32">
    <w:abstractNumId w:val="15"/>
  </w:num>
  <w:num w:numId="33">
    <w:abstractNumId w:val="5"/>
  </w:num>
  <w:num w:numId="34">
    <w:abstractNumId w:val="24"/>
  </w:num>
  <w:num w:numId="35">
    <w:abstractNumId w:val="33"/>
  </w:num>
  <w:num w:numId="36">
    <w:abstractNumId w:val="1"/>
  </w:num>
  <w:num w:numId="37">
    <w:abstractNumId w:val="32"/>
  </w:num>
  <w:num w:numId="38">
    <w:abstractNumId w:val="23"/>
  </w:num>
  <w:num w:numId="39">
    <w:abstractNumId w:val="4"/>
  </w:num>
  <w:num w:numId="40">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thur Parmentier">
    <w15:presenceInfo w15:providerId="AD" w15:userId="S::arthur.parmentier@epfl.ch::6480dcc6-3a04-4413-8430-3796e3ea4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8EF"/>
    <w:rsid w:val="00001C42"/>
    <w:rsid w:val="000027F3"/>
    <w:rsid w:val="000028D4"/>
    <w:rsid w:val="000039FD"/>
    <w:rsid w:val="000046FB"/>
    <w:rsid w:val="00010FF3"/>
    <w:rsid w:val="0001470B"/>
    <w:rsid w:val="000207E6"/>
    <w:rsid w:val="00020B23"/>
    <w:rsid w:val="000224C7"/>
    <w:rsid w:val="00023308"/>
    <w:rsid w:val="00027915"/>
    <w:rsid w:val="000340B7"/>
    <w:rsid w:val="00036092"/>
    <w:rsid w:val="0004080C"/>
    <w:rsid w:val="00040E14"/>
    <w:rsid w:val="0004284D"/>
    <w:rsid w:val="00042A1D"/>
    <w:rsid w:val="000430B4"/>
    <w:rsid w:val="000459FB"/>
    <w:rsid w:val="00046393"/>
    <w:rsid w:val="000506E4"/>
    <w:rsid w:val="0005532E"/>
    <w:rsid w:val="00061E60"/>
    <w:rsid w:val="00070661"/>
    <w:rsid w:val="000717DB"/>
    <w:rsid w:val="00073176"/>
    <w:rsid w:val="00080779"/>
    <w:rsid w:val="0008325B"/>
    <w:rsid w:val="00084B44"/>
    <w:rsid w:val="0008549C"/>
    <w:rsid w:val="000854CE"/>
    <w:rsid w:val="00086E5D"/>
    <w:rsid w:val="00091253"/>
    <w:rsid w:val="00091E3C"/>
    <w:rsid w:val="000A18E8"/>
    <w:rsid w:val="000A26DB"/>
    <w:rsid w:val="000B2701"/>
    <w:rsid w:val="000B345C"/>
    <w:rsid w:val="000B405B"/>
    <w:rsid w:val="000B4E52"/>
    <w:rsid w:val="000C2232"/>
    <w:rsid w:val="000C29FF"/>
    <w:rsid w:val="000C3214"/>
    <w:rsid w:val="000C5075"/>
    <w:rsid w:val="000C66DC"/>
    <w:rsid w:val="000C6A61"/>
    <w:rsid w:val="000D082F"/>
    <w:rsid w:val="000D15D8"/>
    <w:rsid w:val="000D48F1"/>
    <w:rsid w:val="000E327A"/>
    <w:rsid w:val="000E48D1"/>
    <w:rsid w:val="000E4DCD"/>
    <w:rsid w:val="000F1082"/>
    <w:rsid w:val="000F1531"/>
    <w:rsid w:val="001014E8"/>
    <w:rsid w:val="00101C2C"/>
    <w:rsid w:val="00103759"/>
    <w:rsid w:val="0011019E"/>
    <w:rsid w:val="00112903"/>
    <w:rsid w:val="00116732"/>
    <w:rsid w:val="0011688F"/>
    <w:rsid w:val="0012023C"/>
    <w:rsid w:val="001222FB"/>
    <w:rsid w:val="00124705"/>
    <w:rsid w:val="00126023"/>
    <w:rsid w:val="001261FF"/>
    <w:rsid w:val="00126451"/>
    <w:rsid w:val="00126A02"/>
    <w:rsid w:val="00127EE4"/>
    <w:rsid w:val="00134758"/>
    <w:rsid w:val="00137F09"/>
    <w:rsid w:val="001450CB"/>
    <w:rsid w:val="00145F52"/>
    <w:rsid w:val="00146277"/>
    <w:rsid w:val="001475FB"/>
    <w:rsid w:val="0015034E"/>
    <w:rsid w:val="00150C0E"/>
    <w:rsid w:val="00152654"/>
    <w:rsid w:val="001536DF"/>
    <w:rsid w:val="00156FC6"/>
    <w:rsid w:val="00157F8B"/>
    <w:rsid w:val="00161FBC"/>
    <w:rsid w:val="001620C8"/>
    <w:rsid w:val="001626E2"/>
    <w:rsid w:val="00163523"/>
    <w:rsid w:val="00163AE1"/>
    <w:rsid w:val="001642FC"/>
    <w:rsid w:val="001653F3"/>
    <w:rsid w:val="00165777"/>
    <w:rsid w:val="00167374"/>
    <w:rsid w:val="00167DAB"/>
    <w:rsid w:val="0017374C"/>
    <w:rsid w:val="0017617D"/>
    <w:rsid w:val="00177D40"/>
    <w:rsid w:val="00185944"/>
    <w:rsid w:val="00186BEF"/>
    <w:rsid w:val="0019026D"/>
    <w:rsid w:val="00195BC6"/>
    <w:rsid w:val="0019691B"/>
    <w:rsid w:val="001A0623"/>
    <w:rsid w:val="001A2544"/>
    <w:rsid w:val="001A3480"/>
    <w:rsid w:val="001A4444"/>
    <w:rsid w:val="001A4E7E"/>
    <w:rsid w:val="001A6485"/>
    <w:rsid w:val="001B082B"/>
    <w:rsid w:val="001B3C86"/>
    <w:rsid w:val="001B4864"/>
    <w:rsid w:val="001C0B0E"/>
    <w:rsid w:val="001C1266"/>
    <w:rsid w:val="001C55EF"/>
    <w:rsid w:val="001C7282"/>
    <w:rsid w:val="001D1810"/>
    <w:rsid w:val="001D3228"/>
    <w:rsid w:val="001D3544"/>
    <w:rsid w:val="001D3835"/>
    <w:rsid w:val="001D5E7F"/>
    <w:rsid w:val="001D6D56"/>
    <w:rsid w:val="001D7151"/>
    <w:rsid w:val="001D7225"/>
    <w:rsid w:val="001D766B"/>
    <w:rsid w:val="001E09DA"/>
    <w:rsid w:val="001E0E98"/>
    <w:rsid w:val="001E1856"/>
    <w:rsid w:val="001F0E95"/>
    <w:rsid w:val="001F182F"/>
    <w:rsid w:val="001F6197"/>
    <w:rsid w:val="002067E2"/>
    <w:rsid w:val="00214331"/>
    <w:rsid w:val="00217BEE"/>
    <w:rsid w:val="0023341B"/>
    <w:rsid w:val="00237B5C"/>
    <w:rsid w:val="00240203"/>
    <w:rsid w:val="002408AA"/>
    <w:rsid w:val="002410DE"/>
    <w:rsid w:val="00245836"/>
    <w:rsid w:val="002459E7"/>
    <w:rsid w:val="002463AB"/>
    <w:rsid w:val="00256775"/>
    <w:rsid w:val="002649BB"/>
    <w:rsid w:val="00264F0D"/>
    <w:rsid w:val="00266B08"/>
    <w:rsid w:val="002676CA"/>
    <w:rsid w:val="00273CAA"/>
    <w:rsid w:val="00273CB4"/>
    <w:rsid w:val="00276936"/>
    <w:rsid w:val="00276A39"/>
    <w:rsid w:val="00276CA1"/>
    <w:rsid w:val="00277A13"/>
    <w:rsid w:val="00292AD2"/>
    <w:rsid w:val="002A0CF5"/>
    <w:rsid w:val="002A0F01"/>
    <w:rsid w:val="002A16C2"/>
    <w:rsid w:val="002A1FE9"/>
    <w:rsid w:val="002A3C42"/>
    <w:rsid w:val="002A46D5"/>
    <w:rsid w:val="002B4F17"/>
    <w:rsid w:val="002C0BFC"/>
    <w:rsid w:val="002C1E78"/>
    <w:rsid w:val="002C276B"/>
    <w:rsid w:val="002D269B"/>
    <w:rsid w:val="002D466E"/>
    <w:rsid w:val="002E315F"/>
    <w:rsid w:val="002E75B2"/>
    <w:rsid w:val="002F0D6B"/>
    <w:rsid w:val="002F2CA9"/>
    <w:rsid w:val="002F3631"/>
    <w:rsid w:val="002F3824"/>
    <w:rsid w:val="002F5B0B"/>
    <w:rsid w:val="003100D6"/>
    <w:rsid w:val="0031070A"/>
    <w:rsid w:val="003126BD"/>
    <w:rsid w:val="00324E8C"/>
    <w:rsid w:val="00325849"/>
    <w:rsid w:val="003336AC"/>
    <w:rsid w:val="0033640F"/>
    <w:rsid w:val="00337510"/>
    <w:rsid w:val="0034163D"/>
    <w:rsid w:val="00341F58"/>
    <w:rsid w:val="0034219C"/>
    <w:rsid w:val="00343FE0"/>
    <w:rsid w:val="00345FC6"/>
    <w:rsid w:val="00351FEC"/>
    <w:rsid w:val="00352D4C"/>
    <w:rsid w:val="003579B0"/>
    <w:rsid w:val="00357E87"/>
    <w:rsid w:val="0036091B"/>
    <w:rsid w:val="00360E78"/>
    <w:rsid w:val="003612B5"/>
    <w:rsid w:val="0036185A"/>
    <w:rsid w:val="00363997"/>
    <w:rsid w:val="00365C58"/>
    <w:rsid w:val="003706BA"/>
    <w:rsid w:val="003739E8"/>
    <w:rsid w:val="00375332"/>
    <w:rsid w:val="00381F4D"/>
    <w:rsid w:val="0038284C"/>
    <w:rsid w:val="00384716"/>
    <w:rsid w:val="003873DC"/>
    <w:rsid w:val="00391624"/>
    <w:rsid w:val="00393470"/>
    <w:rsid w:val="00394059"/>
    <w:rsid w:val="003943E3"/>
    <w:rsid w:val="00395172"/>
    <w:rsid w:val="00397262"/>
    <w:rsid w:val="003C19D8"/>
    <w:rsid w:val="003C31A7"/>
    <w:rsid w:val="003C3E32"/>
    <w:rsid w:val="003C7CC5"/>
    <w:rsid w:val="003D04EE"/>
    <w:rsid w:val="003D29B8"/>
    <w:rsid w:val="003D367C"/>
    <w:rsid w:val="003D3E7E"/>
    <w:rsid w:val="003D5D5B"/>
    <w:rsid w:val="003E1EE3"/>
    <w:rsid w:val="003E3973"/>
    <w:rsid w:val="003E3E64"/>
    <w:rsid w:val="003F27F2"/>
    <w:rsid w:val="003F4ACB"/>
    <w:rsid w:val="003F5BCC"/>
    <w:rsid w:val="004004DC"/>
    <w:rsid w:val="00400535"/>
    <w:rsid w:val="00400DAB"/>
    <w:rsid w:val="004116C1"/>
    <w:rsid w:val="00412135"/>
    <w:rsid w:val="00414962"/>
    <w:rsid w:val="00415B00"/>
    <w:rsid w:val="00417CFA"/>
    <w:rsid w:val="00423B74"/>
    <w:rsid w:val="004256FE"/>
    <w:rsid w:val="0042671B"/>
    <w:rsid w:val="00434325"/>
    <w:rsid w:val="00436197"/>
    <w:rsid w:val="00443A41"/>
    <w:rsid w:val="00446AB2"/>
    <w:rsid w:val="00454612"/>
    <w:rsid w:val="004577DA"/>
    <w:rsid w:val="00462E61"/>
    <w:rsid w:val="004659F5"/>
    <w:rsid w:val="004714EE"/>
    <w:rsid w:val="004732DA"/>
    <w:rsid w:val="00474CFF"/>
    <w:rsid w:val="00475458"/>
    <w:rsid w:val="004810C9"/>
    <w:rsid w:val="00481EE1"/>
    <w:rsid w:val="00486FDC"/>
    <w:rsid w:val="00492FB8"/>
    <w:rsid w:val="0049358D"/>
    <w:rsid w:val="0049456C"/>
    <w:rsid w:val="004B18F3"/>
    <w:rsid w:val="004B4D10"/>
    <w:rsid w:val="004C1FCB"/>
    <w:rsid w:val="004C2F74"/>
    <w:rsid w:val="004C52F4"/>
    <w:rsid w:val="004C63B5"/>
    <w:rsid w:val="004D3630"/>
    <w:rsid w:val="004D3B98"/>
    <w:rsid w:val="004D468F"/>
    <w:rsid w:val="004E0B5A"/>
    <w:rsid w:val="004E4397"/>
    <w:rsid w:val="004F1D82"/>
    <w:rsid w:val="004F6E10"/>
    <w:rsid w:val="00500F7F"/>
    <w:rsid w:val="0051191F"/>
    <w:rsid w:val="00515E70"/>
    <w:rsid w:val="00517834"/>
    <w:rsid w:val="00523640"/>
    <w:rsid w:val="0053230A"/>
    <w:rsid w:val="005325E0"/>
    <w:rsid w:val="00532F4A"/>
    <w:rsid w:val="00540F15"/>
    <w:rsid w:val="00543457"/>
    <w:rsid w:val="00543CA7"/>
    <w:rsid w:val="0054442D"/>
    <w:rsid w:val="00545764"/>
    <w:rsid w:val="005522F0"/>
    <w:rsid w:val="00552C44"/>
    <w:rsid w:val="00554B3D"/>
    <w:rsid w:val="00554E5F"/>
    <w:rsid w:val="005550CB"/>
    <w:rsid w:val="00555240"/>
    <w:rsid w:val="005639BB"/>
    <w:rsid w:val="00567C86"/>
    <w:rsid w:val="005711C9"/>
    <w:rsid w:val="00572902"/>
    <w:rsid w:val="00573005"/>
    <w:rsid w:val="00573697"/>
    <w:rsid w:val="00575AED"/>
    <w:rsid w:val="00576E0F"/>
    <w:rsid w:val="00577853"/>
    <w:rsid w:val="00581F4F"/>
    <w:rsid w:val="005868B3"/>
    <w:rsid w:val="0058758C"/>
    <w:rsid w:val="00587BD5"/>
    <w:rsid w:val="0059081B"/>
    <w:rsid w:val="00592C13"/>
    <w:rsid w:val="00593AA1"/>
    <w:rsid w:val="00593BAE"/>
    <w:rsid w:val="00596602"/>
    <w:rsid w:val="005A0160"/>
    <w:rsid w:val="005A3CBF"/>
    <w:rsid w:val="005A6D19"/>
    <w:rsid w:val="005A6DBA"/>
    <w:rsid w:val="005A7B09"/>
    <w:rsid w:val="005B0B86"/>
    <w:rsid w:val="005B3BD4"/>
    <w:rsid w:val="005B458C"/>
    <w:rsid w:val="005B6936"/>
    <w:rsid w:val="005C09F0"/>
    <w:rsid w:val="005C1523"/>
    <w:rsid w:val="005C1896"/>
    <w:rsid w:val="005C67EA"/>
    <w:rsid w:val="005C78CB"/>
    <w:rsid w:val="005D1170"/>
    <w:rsid w:val="005D4C66"/>
    <w:rsid w:val="005D5A11"/>
    <w:rsid w:val="005E047A"/>
    <w:rsid w:val="005E047F"/>
    <w:rsid w:val="005E0A3C"/>
    <w:rsid w:val="005E0D6C"/>
    <w:rsid w:val="005E2970"/>
    <w:rsid w:val="005E56A8"/>
    <w:rsid w:val="005E5A03"/>
    <w:rsid w:val="005E605C"/>
    <w:rsid w:val="005F3B6B"/>
    <w:rsid w:val="005F48A0"/>
    <w:rsid w:val="00601FB4"/>
    <w:rsid w:val="00602378"/>
    <w:rsid w:val="00603CFA"/>
    <w:rsid w:val="00604767"/>
    <w:rsid w:val="0060525E"/>
    <w:rsid w:val="006054A3"/>
    <w:rsid w:val="00612F18"/>
    <w:rsid w:val="006155A3"/>
    <w:rsid w:val="00616215"/>
    <w:rsid w:val="00616EBE"/>
    <w:rsid w:val="006223A9"/>
    <w:rsid w:val="006331DF"/>
    <w:rsid w:val="00640FA9"/>
    <w:rsid w:val="00643933"/>
    <w:rsid w:val="00651E2D"/>
    <w:rsid w:val="00655B8B"/>
    <w:rsid w:val="0066003C"/>
    <w:rsid w:val="00660D67"/>
    <w:rsid w:val="0066352B"/>
    <w:rsid w:val="00665749"/>
    <w:rsid w:val="00665CB4"/>
    <w:rsid w:val="00667A8E"/>
    <w:rsid w:val="00667E73"/>
    <w:rsid w:val="00670002"/>
    <w:rsid w:val="00672C10"/>
    <w:rsid w:val="0067424B"/>
    <w:rsid w:val="00674C10"/>
    <w:rsid w:val="006840DA"/>
    <w:rsid w:val="006854B3"/>
    <w:rsid w:val="00685808"/>
    <w:rsid w:val="00685AAF"/>
    <w:rsid w:val="00685B7F"/>
    <w:rsid w:val="00686540"/>
    <w:rsid w:val="00693047"/>
    <w:rsid w:val="006955B4"/>
    <w:rsid w:val="00697BA8"/>
    <w:rsid w:val="006A17B3"/>
    <w:rsid w:val="006A443F"/>
    <w:rsid w:val="006A50CD"/>
    <w:rsid w:val="006A5A11"/>
    <w:rsid w:val="006A5C81"/>
    <w:rsid w:val="006A67AC"/>
    <w:rsid w:val="006A68DA"/>
    <w:rsid w:val="006A7F9F"/>
    <w:rsid w:val="006B3B0D"/>
    <w:rsid w:val="006B6ED0"/>
    <w:rsid w:val="006C4B1C"/>
    <w:rsid w:val="006C5C52"/>
    <w:rsid w:val="006D0BF0"/>
    <w:rsid w:val="006D10E9"/>
    <w:rsid w:val="006D51B6"/>
    <w:rsid w:val="006D58F1"/>
    <w:rsid w:val="006E55E8"/>
    <w:rsid w:val="006E6EE1"/>
    <w:rsid w:val="006E7D32"/>
    <w:rsid w:val="006F51BE"/>
    <w:rsid w:val="006F6F60"/>
    <w:rsid w:val="006F7BD1"/>
    <w:rsid w:val="007012CB"/>
    <w:rsid w:val="00705639"/>
    <w:rsid w:val="00705B17"/>
    <w:rsid w:val="00706E5D"/>
    <w:rsid w:val="00706FFA"/>
    <w:rsid w:val="00711575"/>
    <w:rsid w:val="0071198B"/>
    <w:rsid w:val="00711A4B"/>
    <w:rsid w:val="00717498"/>
    <w:rsid w:val="00717834"/>
    <w:rsid w:val="0072458D"/>
    <w:rsid w:val="00724CD5"/>
    <w:rsid w:val="00725AC2"/>
    <w:rsid w:val="00725D84"/>
    <w:rsid w:val="00725EA3"/>
    <w:rsid w:val="0072614D"/>
    <w:rsid w:val="00727764"/>
    <w:rsid w:val="00736DF0"/>
    <w:rsid w:val="0074035C"/>
    <w:rsid w:val="00743436"/>
    <w:rsid w:val="0074518A"/>
    <w:rsid w:val="00745AF4"/>
    <w:rsid w:val="00747963"/>
    <w:rsid w:val="00752647"/>
    <w:rsid w:val="00774F33"/>
    <w:rsid w:val="007776CB"/>
    <w:rsid w:val="00783AA3"/>
    <w:rsid w:val="00792D87"/>
    <w:rsid w:val="007938BA"/>
    <w:rsid w:val="007A0071"/>
    <w:rsid w:val="007A0932"/>
    <w:rsid w:val="007A0B34"/>
    <w:rsid w:val="007A0EF4"/>
    <w:rsid w:val="007A5BBA"/>
    <w:rsid w:val="007B1805"/>
    <w:rsid w:val="007B3735"/>
    <w:rsid w:val="007B7A4A"/>
    <w:rsid w:val="007C1D12"/>
    <w:rsid w:val="007C6041"/>
    <w:rsid w:val="007D075F"/>
    <w:rsid w:val="007D0D3B"/>
    <w:rsid w:val="007D4B4B"/>
    <w:rsid w:val="007D4E17"/>
    <w:rsid w:val="007D7578"/>
    <w:rsid w:val="007E0A0A"/>
    <w:rsid w:val="007E7D0A"/>
    <w:rsid w:val="0080158F"/>
    <w:rsid w:val="00803E2B"/>
    <w:rsid w:val="0080466C"/>
    <w:rsid w:val="00805DF1"/>
    <w:rsid w:val="00807A3E"/>
    <w:rsid w:val="00817BCA"/>
    <w:rsid w:val="008211BE"/>
    <w:rsid w:val="00830C1A"/>
    <w:rsid w:val="00833F14"/>
    <w:rsid w:val="00834EA5"/>
    <w:rsid w:val="0083564B"/>
    <w:rsid w:val="0083672F"/>
    <w:rsid w:val="0084003C"/>
    <w:rsid w:val="0085122F"/>
    <w:rsid w:val="008542B7"/>
    <w:rsid w:val="00860214"/>
    <w:rsid w:val="00860B54"/>
    <w:rsid w:val="00862E4D"/>
    <w:rsid w:val="00863218"/>
    <w:rsid w:val="00863F70"/>
    <w:rsid w:val="0086556A"/>
    <w:rsid w:val="0087002D"/>
    <w:rsid w:val="008706E0"/>
    <w:rsid w:val="00870DCB"/>
    <w:rsid w:val="00882B73"/>
    <w:rsid w:val="008833B3"/>
    <w:rsid w:val="0088440D"/>
    <w:rsid w:val="008852B8"/>
    <w:rsid w:val="0089035B"/>
    <w:rsid w:val="00897810"/>
    <w:rsid w:val="008A1107"/>
    <w:rsid w:val="008A359E"/>
    <w:rsid w:val="008A6401"/>
    <w:rsid w:val="008A6488"/>
    <w:rsid w:val="008A6CE7"/>
    <w:rsid w:val="008B1BC4"/>
    <w:rsid w:val="008B7AAC"/>
    <w:rsid w:val="008C1CCA"/>
    <w:rsid w:val="008C2709"/>
    <w:rsid w:val="008C57BC"/>
    <w:rsid w:val="008D00B2"/>
    <w:rsid w:val="008E17B4"/>
    <w:rsid w:val="008E3834"/>
    <w:rsid w:val="008E45E0"/>
    <w:rsid w:val="008E4BF0"/>
    <w:rsid w:val="008E5C88"/>
    <w:rsid w:val="008E5F07"/>
    <w:rsid w:val="008F1E52"/>
    <w:rsid w:val="008F3623"/>
    <w:rsid w:val="008F3F58"/>
    <w:rsid w:val="00900BAB"/>
    <w:rsid w:val="00900C8A"/>
    <w:rsid w:val="00905C28"/>
    <w:rsid w:val="00906D2A"/>
    <w:rsid w:val="00913680"/>
    <w:rsid w:val="00914B9D"/>
    <w:rsid w:val="00915AFD"/>
    <w:rsid w:val="00915B3A"/>
    <w:rsid w:val="009230DE"/>
    <w:rsid w:val="0092338D"/>
    <w:rsid w:val="00924FE7"/>
    <w:rsid w:val="00925889"/>
    <w:rsid w:val="009300B6"/>
    <w:rsid w:val="0093296D"/>
    <w:rsid w:val="00934630"/>
    <w:rsid w:val="00936A60"/>
    <w:rsid w:val="00937092"/>
    <w:rsid w:val="00937D97"/>
    <w:rsid w:val="00952411"/>
    <w:rsid w:val="00953072"/>
    <w:rsid w:val="009564AC"/>
    <w:rsid w:val="00957686"/>
    <w:rsid w:val="00960BA6"/>
    <w:rsid w:val="0096226B"/>
    <w:rsid w:val="00964E49"/>
    <w:rsid w:val="00965FAA"/>
    <w:rsid w:val="00966026"/>
    <w:rsid w:val="0097606E"/>
    <w:rsid w:val="00977D66"/>
    <w:rsid w:val="009814BB"/>
    <w:rsid w:val="009824AD"/>
    <w:rsid w:val="00985386"/>
    <w:rsid w:val="00990A90"/>
    <w:rsid w:val="009940BE"/>
    <w:rsid w:val="009946FB"/>
    <w:rsid w:val="00995831"/>
    <w:rsid w:val="009A2092"/>
    <w:rsid w:val="009A5E99"/>
    <w:rsid w:val="009A67DE"/>
    <w:rsid w:val="009A7725"/>
    <w:rsid w:val="009B2D7C"/>
    <w:rsid w:val="009B5ADF"/>
    <w:rsid w:val="009C096F"/>
    <w:rsid w:val="009C261B"/>
    <w:rsid w:val="009C4444"/>
    <w:rsid w:val="009D2FFA"/>
    <w:rsid w:val="009D3597"/>
    <w:rsid w:val="009D41F3"/>
    <w:rsid w:val="009D5821"/>
    <w:rsid w:val="009D63F0"/>
    <w:rsid w:val="009D75C8"/>
    <w:rsid w:val="009D7F8E"/>
    <w:rsid w:val="009E7ADA"/>
    <w:rsid w:val="009F19C2"/>
    <w:rsid w:val="009F79AA"/>
    <w:rsid w:val="00A00963"/>
    <w:rsid w:val="00A01FAD"/>
    <w:rsid w:val="00A0616F"/>
    <w:rsid w:val="00A06D4C"/>
    <w:rsid w:val="00A17DFF"/>
    <w:rsid w:val="00A17E5A"/>
    <w:rsid w:val="00A24663"/>
    <w:rsid w:val="00A26F11"/>
    <w:rsid w:val="00A309A4"/>
    <w:rsid w:val="00A34795"/>
    <w:rsid w:val="00A3493C"/>
    <w:rsid w:val="00A357FE"/>
    <w:rsid w:val="00A37563"/>
    <w:rsid w:val="00A37827"/>
    <w:rsid w:val="00A40688"/>
    <w:rsid w:val="00A4221D"/>
    <w:rsid w:val="00A43C46"/>
    <w:rsid w:val="00A43D2B"/>
    <w:rsid w:val="00A46D19"/>
    <w:rsid w:val="00A516F0"/>
    <w:rsid w:val="00A55948"/>
    <w:rsid w:val="00A62CFE"/>
    <w:rsid w:val="00A67223"/>
    <w:rsid w:val="00A7011E"/>
    <w:rsid w:val="00A708EC"/>
    <w:rsid w:val="00A728E6"/>
    <w:rsid w:val="00A74C42"/>
    <w:rsid w:val="00A768EF"/>
    <w:rsid w:val="00A76EAE"/>
    <w:rsid w:val="00A83578"/>
    <w:rsid w:val="00A84632"/>
    <w:rsid w:val="00A867C0"/>
    <w:rsid w:val="00A87845"/>
    <w:rsid w:val="00A938B2"/>
    <w:rsid w:val="00AB02F6"/>
    <w:rsid w:val="00AB2243"/>
    <w:rsid w:val="00AC2E6D"/>
    <w:rsid w:val="00AC57DD"/>
    <w:rsid w:val="00AD0ADB"/>
    <w:rsid w:val="00AD2F7B"/>
    <w:rsid w:val="00AD6A79"/>
    <w:rsid w:val="00AD6FFE"/>
    <w:rsid w:val="00AD7B79"/>
    <w:rsid w:val="00AE03D5"/>
    <w:rsid w:val="00AE0551"/>
    <w:rsid w:val="00AE0A35"/>
    <w:rsid w:val="00AE2C19"/>
    <w:rsid w:val="00AE58D1"/>
    <w:rsid w:val="00AE73D8"/>
    <w:rsid w:val="00AF3FE7"/>
    <w:rsid w:val="00B01C19"/>
    <w:rsid w:val="00B01D9E"/>
    <w:rsid w:val="00B07984"/>
    <w:rsid w:val="00B11EF1"/>
    <w:rsid w:val="00B12EC1"/>
    <w:rsid w:val="00B1735D"/>
    <w:rsid w:val="00B17B8A"/>
    <w:rsid w:val="00B21279"/>
    <w:rsid w:val="00B22614"/>
    <w:rsid w:val="00B22E85"/>
    <w:rsid w:val="00B307BE"/>
    <w:rsid w:val="00B30A20"/>
    <w:rsid w:val="00B34E77"/>
    <w:rsid w:val="00B37963"/>
    <w:rsid w:val="00B400C3"/>
    <w:rsid w:val="00B41CA4"/>
    <w:rsid w:val="00B4379D"/>
    <w:rsid w:val="00B44442"/>
    <w:rsid w:val="00B44867"/>
    <w:rsid w:val="00B45CE3"/>
    <w:rsid w:val="00B47E57"/>
    <w:rsid w:val="00B50A23"/>
    <w:rsid w:val="00B51491"/>
    <w:rsid w:val="00B52D1B"/>
    <w:rsid w:val="00B53663"/>
    <w:rsid w:val="00B56948"/>
    <w:rsid w:val="00B5754F"/>
    <w:rsid w:val="00B61700"/>
    <w:rsid w:val="00B63D67"/>
    <w:rsid w:val="00B64BAF"/>
    <w:rsid w:val="00B66461"/>
    <w:rsid w:val="00B67915"/>
    <w:rsid w:val="00B70897"/>
    <w:rsid w:val="00B734D3"/>
    <w:rsid w:val="00B7596F"/>
    <w:rsid w:val="00B7667C"/>
    <w:rsid w:val="00B8247D"/>
    <w:rsid w:val="00B827FE"/>
    <w:rsid w:val="00B832E8"/>
    <w:rsid w:val="00B849A3"/>
    <w:rsid w:val="00B87A50"/>
    <w:rsid w:val="00B92220"/>
    <w:rsid w:val="00B9612C"/>
    <w:rsid w:val="00B96316"/>
    <w:rsid w:val="00BA2E6A"/>
    <w:rsid w:val="00BA3283"/>
    <w:rsid w:val="00BA3828"/>
    <w:rsid w:val="00BA63E4"/>
    <w:rsid w:val="00BA66EC"/>
    <w:rsid w:val="00BB329A"/>
    <w:rsid w:val="00BB3B34"/>
    <w:rsid w:val="00BC3D06"/>
    <w:rsid w:val="00BC5C24"/>
    <w:rsid w:val="00BD202F"/>
    <w:rsid w:val="00BD2C86"/>
    <w:rsid w:val="00BD621B"/>
    <w:rsid w:val="00BD6305"/>
    <w:rsid w:val="00BD73B3"/>
    <w:rsid w:val="00BD79EF"/>
    <w:rsid w:val="00BE04C2"/>
    <w:rsid w:val="00BE0793"/>
    <w:rsid w:val="00BE6686"/>
    <w:rsid w:val="00BE6883"/>
    <w:rsid w:val="00BE77C2"/>
    <w:rsid w:val="00BF0ED0"/>
    <w:rsid w:val="00BF1ECB"/>
    <w:rsid w:val="00BF2076"/>
    <w:rsid w:val="00BF3C70"/>
    <w:rsid w:val="00BF5AB9"/>
    <w:rsid w:val="00C03948"/>
    <w:rsid w:val="00C07A15"/>
    <w:rsid w:val="00C13D88"/>
    <w:rsid w:val="00C16C06"/>
    <w:rsid w:val="00C2080C"/>
    <w:rsid w:val="00C209FE"/>
    <w:rsid w:val="00C216AB"/>
    <w:rsid w:val="00C21DB0"/>
    <w:rsid w:val="00C21E49"/>
    <w:rsid w:val="00C24A48"/>
    <w:rsid w:val="00C261F8"/>
    <w:rsid w:val="00C27D4A"/>
    <w:rsid w:val="00C31E28"/>
    <w:rsid w:val="00C3262D"/>
    <w:rsid w:val="00C32ADD"/>
    <w:rsid w:val="00C362C5"/>
    <w:rsid w:val="00C36A2F"/>
    <w:rsid w:val="00C43BD9"/>
    <w:rsid w:val="00C45C9D"/>
    <w:rsid w:val="00C46A73"/>
    <w:rsid w:val="00C47381"/>
    <w:rsid w:val="00C52DE9"/>
    <w:rsid w:val="00C57F79"/>
    <w:rsid w:val="00C621A9"/>
    <w:rsid w:val="00C6284D"/>
    <w:rsid w:val="00C63733"/>
    <w:rsid w:val="00C64909"/>
    <w:rsid w:val="00C67C3E"/>
    <w:rsid w:val="00C75BE3"/>
    <w:rsid w:val="00C83F83"/>
    <w:rsid w:val="00C86DBE"/>
    <w:rsid w:val="00C907A8"/>
    <w:rsid w:val="00C91523"/>
    <w:rsid w:val="00CA3393"/>
    <w:rsid w:val="00CA7DF5"/>
    <w:rsid w:val="00CB1E29"/>
    <w:rsid w:val="00CB26AB"/>
    <w:rsid w:val="00CC0FEC"/>
    <w:rsid w:val="00CC721C"/>
    <w:rsid w:val="00CC7259"/>
    <w:rsid w:val="00CC74C2"/>
    <w:rsid w:val="00CD2812"/>
    <w:rsid w:val="00CD3788"/>
    <w:rsid w:val="00CD4FE1"/>
    <w:rsid w:val="00CD5F56"/>
    <w:rsid w:val="00CD7228"/>
    <w:rsid w:val="00CE30A8"/>
    <w:rsid w:val="00CE53C0"/>
    <w:rsid w:val="00CE62A0"/>
    <w:rsid w:val="00CE6B94"/>
    <w:rsid w:val="00CE7ED8"/>
    <w:rsid w:val="00CF3BC0"/>
    <w:rsid w:val="00CF5D38"/>
    <w:rsid w:val="00D007E8"/>
    <w:rsid w:val="00D0268F"/>
    <w:rsid w:val="00D0466E"/>
    <w:rsid w:val="00D0639C"/>
    <w:rsid w:val="00D143DB"/>
    <w:rsid w:val="00D16846"/>
    <w:rsid w:val="00D16ED0"/>
    <w:rsid w:val="00D17256"/>
    <w:rsid w:val="00D2029D"/>
    <w:rsid w:val="00D206F5"/>
    <w:rsid w:val="00D23577"/>
    <w:rsid w:val="00D2561F"/>
    <w:rsid w:val="00D32387"/>
    <w:rsid w:val="00D36F5F"/>
    <w:rsid w:val="00D42943"/>
    <w:rsid w:val="00D454BF"/>
    <w:rsid w:val="00D46826"/>
    <w:rsid w:val="00D46CC2"/>
    <w:rsid w:val="00D47AF2"/>
    <w:rsid w:val="00D50F7A"/>
    <w:rsid w:val="00D5164C"/>
    <w:rsid w:val="00D523FE"/>
    <w:rsid w:val="00D52E8D"/>
    <w:rsid w:val="00D52FC2"/>
    <w:rsid w:val="00D5486E"/>
    <w:rsid w:val="00D57E4A"/>
    <w:rsid w:val="00D60A1F"/>
    <w:rsid w:val="00D6200D"/>
    <w:rsid w:val="00D621DF"/>
    <w:rsid w:val="00D64278"/>
    <w:rsid w:val="00D651A7"/>
    <w:rsid w:val="00D70B5D"/>
    <w:rsid w:val="00D71664"/>
    <w:rsid w:val="00D72AC0"/>
    <w:rsid w:val="00D7385F"/>
    <w:rsid w:val="00D74CAF"/>
    <w:rsid w:val="00D758B6"/>
    <w:rsid w:val="00D770BE"/>
    <w:rsid w:val="00D81005"/>
    <w:rsid w:val="00D86CC2"/>
    <w:rsid w:val="00D97343"/>
    <w:rsid w:val="00D97670"/>
    <w:rsid w:val="00D9796F"/>
    <w:rsid w:val="00DA3D9A"/>
    <w:rsid w:val="00DA634B"/>
    <w:rsid w:val="00DA6F65"/>
    <w:rsid w:val="00DB185F"/>
    <w:rsid w:val="00DB3548"/>
    <w:rsid w:val="00DB4763"/>
    <w:rsid w:val="00DB6A50"/>
    <w:rsid w:val="00DC1119"/>
    <w:rsid w:val="00DC303D"/>
    <w:rsid w:val="00DC3FF9"/>
    <w:rsid w:val="00DC4713"/>
    <w:rsid w:val="00DC4FBF"/>
    <w:rsid w:val="00DC6324"/>
    <w:rsid w:val="00DD65AA"/>
    <w:rsid w:val="00DE1036"/>
    <w:rsid w:val="00DE1655"/>
    <w:rsid w:val="00DE1B67"/>
    <w:rsid w:val="00DE2CDB"/>
    <w:rsid w:val="00DE3F01"/>
    <w:rsid w:val="00DE6220"/>
    <w:rsid w:val="00DF17A5"/>
    <w:rsid w:val="00DF24F8"/>
    <w:rsid w:val="00DF2E6B"/>
    <w:rsid w:val="00DF3BEC"/>
    <w:rsid w:val="00DF40D9"/>
    <w:rsid w:val="00DF47C8"/>
    <w:rsid w:val="00DF645F"/>
    <w:rsid w:val="00DF7AED"/>
    <w:rsid w:val="00E00D2B"/>
    <w:rsid w:val="00E165D2"/>
    <w:rsid w:val="00E176C0"/>
    <w:rsid w:val="00E22AD3"/>
    <w:rsid w:val="00E24064"/>
    <w:rsid w:val="00E30937"/>
    <w:rsid w:val="00E336D0"/>
    <w:rsid w:val="00E34725"/>
    <w:rsid w:val="00E430D6"/>
    <w:rsid w:val="00E43538"/>
    <w:rsid w:val="00E44A97"/>
    <w:rsid w:val="00E44D60"/>
    <w:rsid w:val="00E46E02"/>
    <w:rsid w:val="00E6096A"/>
    <w:rsid w:val="00E61559"/>
    <w:rsid w:val="00E61C67"/>
    <w:rsid w:val="00E6654A"/>
    <w:rsid w:val="00E7027A"/>
    <w:rsid w:val="00E713ED"/>
    <w:rsid w:val="00E715BE"/>
    <w:rsid w:val="00E71B1F"/>
    <w:rsid w:val="00E73928"/>
    <w:rsid w:val="00E75199"/>
    <w:rsid w:val="00E762DF"/>
    <w:rsid w:val="00E83D31"/>
    <w:rsid w:val="00E85217"/>
    <w:rsid w:val="00E852B9"/>
    <w:rsid w:val="00E85C84"/>
    <w:rsid w:val="00E86487"/>
    <w:rsid w:val="00E908AB"/>
    <w:rsid w:val="00E9747D"/>
    <w:rsid w:val="00E97618"/>
    <w:rsid w:val="00EA3401"/>
    <w:rsid w:val="00EA4C32"/>
    <w:rsid w:val="00EA6F12"/>
    <w:rsid w:val="00EB11F1"/>
    <w:rsid w:val="00EC0935"/>
    <w:rsid w:val="00EC0CDA"/>
    <w:rsid w:val="00ED06F1"/>
    <w:rsid w:val="00ED2072"/>
    <w:rsid w:val="00ED2134"/>
    <w:rsid w:val="00EE1399"/>
    <w:rsid w:val="00EE2DD4"/>
    <w:rsid w:val="00EE3C9F"/>
    <w:rsid w:val="00EE6A08"/>
    <w:rsid w:val="00EF2E96"/>
    <w:rsid w:val="00EF330C"/>
    <w:rsid w:val="00EF6D7B"/>
    <w:rsid w:val="00EF7645"/>
    <w:rsid w:val="00F00F6E"/>
    <w:rsid w:val="00F02080"/>
    <w:rsid w:val="00F05461"/>
    <w:rsid w:val="00F11A13"/>
    <w:rsid w:val="00F148AD"/>
    <w:rsid w:val="00F150E6"/>
    <w:rsid w:val="00F163F4"/>
    <w:rsid w:val="00F17DD1"/>
    <w:rsid w:val="00F21DF2"/>
    <w:rsid w:val="00F24850"/>
    <w:rsid w:val="00F25194"/>
    <w:rsid w:val="00F304EE"/>
    <w:rsid w:val="00F33572"/>
    <w:rsid w:val="00F35BC0"/>
    <w:rsid w:val="00F419AB"/>
    <w:rsid w:val="00F45509"/>
    <w:rsid w:val="00F47638"/>
    <w:rsid w:val="00F56170"/>
    <w:rsid w:val="00F572C3"/>
    <w:rsid w:val="00F630AC"/>
    <w:rsid w:val="00F636CA"/>
    <w:rsid w:val="00F6380F"/>
    <w:rsid w:val="00F66CEC"/>
    <w:rsid w:val="00F707EB"/>
    <w:rsid w:val="00F71238"/>
    <w:rsid w:val="00F732CE"/>
    <w:rsid w:val="00F73465"/>
    <w:rsid w:val="00F7581A"/>
    <w:rsid w:val="00F76CA7"/>
    <w:rsid w:val="00F813C8"/>
    <w:rsid w:val="00FA4DD8"/>
    <w:rsid w:val="00FA53E4"/>
    <w:rsid w:val="00FA6678"/>
    <w:rsid w:val="00FB0C2C"/>
    <w:rsid w:val="00FB31C3"/>
    <w:rsid w:val="00FB6B81"/>
    <w:rsid w:val="00FC1C0A"/>
    <w:rsid w:val="00FC61C6"/>
    <w:rsid w:val="00FC6CCC"/>
    <w:rsid w:val="00FC7B7A"/>
    <w:rsid w:val="00FD00B9"/>
    <w:rsid w:val="00FD25EA"/>
    <w:rsid w:val="00FD4109"/>
    <w:rsid w:val="00FD47FA"/>
    <w:rsid w:val="00FE10BB"/>
    <w:rsid w:val="00FE27EB"/>
    <w:rsid w:val="00FE325D"/>
    <w:rsid w:val="00FE52CB"/>
    <w:rsid w:val="00FE7602"/>
    <w:rsid w:val="00FF0413"/>
    <w:rsid w:val="00FF217B"/>
    <w:rsid w:val="00FF3359"/>
    <w:rsid w:val="00FF3387"/>
    <w:rsid w:val="00FF4C82"/>
    <w:rsid w:val="00FF4D89"/>
    <w:rsid w:val="00FF52E4"/>
    <w:rsid w:val="00FF5B3F"/>
    <w:rsid w:val="00FF75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BD4E4"/>
  <w15:docId w15:val="{62AE8F56-3CCC-4612-B137-0B23C8028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ExtraLight" w:eastAsia="Nunito ExtraLight" w:hAnsi="Nunito ExtraLight" w:cs="Nunito ExtraLight"/>
        <w:sz w:val="22"/>
        <w:szCs w:val="22"/>
        <w:lang w:val="en-GB"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6654A"/>
    <w:rPr>
      <w:rFonts w:asciiTheme="minorHAnsi" w:hAnsiTheme="minorHAnsi"/>
      <w:lang w:val="en-US"/>
    </w:rPr>
  </w:style>
  <w:style w:type="paragraph" w:styleId="Titre1">
    <w:name w:val="heading 1"/>
    <w:basedOn w:val="Normal"/>
    <w:next w:val="Normal"/>
    <w:link w:val="Titre1Car"/>
    <w:autoRedefine/>
    <w:uiPriority w:val="9"/>
    <w:qFormat/>
    <w:rsid w:val="00953072"/>
    <w:pPr>
      <w:keepNext/>
      <w:keepLines/>
      <w:numPr>
        <w:numId w:val="16"/>
      </w:numPr>
      <w:spacing w:before="240" w:after="0"/>
      <w:outlineLvl w:val="0"/>
    </w:pPr>
    <w:rPr>
      <w:rFonts w:ascii="Nunito Sans" w:eastAsiaTheme="majorEastAsia" w:hAnsi="Nunito Sans" w:cstheme="majorBidi"/>
      <w:color w:val="000000" w:themeColor="text1"/>
      <w:sz w:val="40"/>
      <w:szCs w:val="32"/>
    </w:rPr>
  </w:style>
  <w:style w:type="paragraph" w:styleId="Titre2">
    <w:name w:val="heading 2"/>
    <w:basedOn w:val="Normal"/>
    <w:next w:val="Normal"/>
    <w:link w:val="Titre2Car"/>
    <w:autoRedefine/>
    <w:uiPriority w:val="9"/>
    <w:unhideWhenUsed/>
    <w:qFormat/>
    <w:rsid w:val="00953072"/>
    <w:pPr>
      <w:keepNext/>
      <w:keepLines/>
      <w:numPr>
        <w:ilvl w:val="1"/>
        <w:numId w:val="16"/>
      </w:numPr>
      <w:spacing w:before="40" w:after="0"/>
      <w:outlineLvl w:val="1"/>
    </w:pPr>
    <w:rPr>
      <w:rFonts w:ascii="Nunito Sans Light" w:eastAsiaTheme="majorEastAsia" w:hAnsi="Nunito Sans Light" w:cstheme="majorBidi"/>
      <w:sz w:val="32"/>
      <w:szCs w:val="26"/>
    </w:rPr>
  </w:style>
  <w:style w:type="paragraph" w:styleId="Titre3">
    <w:name w:val="heading 3"/>
    <w:basedOn w:val="Normal"/>
    <w:next w:val="Normal"/>
    <w:link w:val="Titre3Car"/>
    <w:uiPriority w:val="9"/>
    <w:unhideWhenUsed/>
    <w:qFormat/>
    <w:rsid w:val="00414962"/>
    <w:pPr>
      <w:keepNext/>
      <w:keepLines/>
      <w:numPr>
        <w:ilvl w:val="2"/>
        <w:numId w:val="16"/>
      </w:numPr>
      <w:spacing w:before="280" w:after="80"/>
      <w:outlineLvl w:val="2"/>
      <w:pPrChange w:id="0" w:author="Arthur Parmentier" w:date="2020-05-14T14:00:00Z">
        <w:pPr>
          <w:keepNext/>
          <w:keepLines/>
          <w:numPr>
            <w:ilvl w:val="2"/>
            <w:numId w:val="16"/>
          </w:numPr>
          <w:spacing w:before="280" w:after="80" w:line="259" w:lineRule="auto"/>
          <w:ind w:left="1440"/>
          <w:outlineLvl w:val="2"/>
        </w:pPr>
      </w:pPrChange>
    </w:pPr>
    <w:rPr>
      <w:rFonts w:ascii="Nunito Sans Light" w:hAnsi="Nunito Sans Light"/>
      <w:sz w:val="28"/>
      <w:szCs w:val="28"/>
      <w:rPrChange w:id="0" w:author="Arthur Parmentier" w:date="2020-05-14T14:00:00Z">
        <w:rPr>
          <w:rFonts w:ascii="Nunito Sans Light" w:eastAsia="Nunito ExtraLight" w:hAnsi="Nunito Sans Light" w:cs="Nunito ExtraLight"/>
          <w:sz w:val="28"/>
          <w:szCs w:val="28"/>
          <w:lang w:val="en-US" w:eastAsia="fr-FR" w:bidi="ar-SA"/>
        </w:rPr>
      </w:rPrChange>
    </w:rPr>
  </w:style>
  <w:style w:type="paragraph" w:styleId="Titre4">
    <w:name w:val="heading 4"/>
    <w:basedOn w:val="Normal"/>
    <w:next w:val="Normal"/>
    <w:autoRedefine/>
    <w:uiPriority w:val="9"/>
    <w:unhideWhenUsed/>
    <w:qFormat/>
    <w:rsid w:val="00E24064"/>
    <w:pPr>
      <w:keepNext/>
      <w:keepLines/>
      <w:numPr>
        <w:ilvl w:val="3"/>
        <w:numId w:val="16"/>
      </w:numPr>
      <w:spacing w:before="240" w:after="40"/>
      <w:outlineLvl w:val="3"/>
    </w:pPr>
    <w:rPr>
      <w:rFonts w:ascii="Nunito Sans Light" w:hAnsi="Nunito Sans Light"/>
      <w:sz w:val="24"/>
      <w:szCs w:val="24"/>
    </w:rPr>
  </w:style>
  <w:style w:type="paragraph" w:styleId="Titre5">
    <w:name w:val="heading 5"/>
    <w:basedOn w:val="Normal"/>
    <w:next w:val="Normal"/>
    <w:autoRedefine/>
    <w:uiPriority w:val="9"/>
    <w:unhideWhenUsed/>
    <w:qFormat/>
    <w:rsid w:val="00D36F5F"/>
    <w:pPr>
      <w:keepNext/>
      <w:keepLines/>
      <w:numPr>
        <w:ilvl w:val="4"/>
        <w:numId w:val="16"/>
      </w:numPr>
      <w:spacing w:before="220" w:after="40"/>
      <w:outlineLvl w:val="4"/>
    </w:pPr>
    <w:rPr>
      <w:rFonts w:ascii="Nunito Sans Light" w:hAnsi="Nunito Sans Light"/>
    </w:rPr>
  </w:style>
  <w:style w:type="paragraph" w:styleId="Titre6">
    <w:name w:val="heading 6"/>
    <w:basedOn w:val="Normal"/>
    <w:next w:val="Normal"/>
    <w:link w:val="Titre6Car"/>
    <w:uiPriority w:val="9"/>
    <w:unhideWhenUsed/>
    <w:qFormat/>
    <w:pPr>
      <w:keepNext/>
      <w:keepLines/>
      <w:numPr>
        <w:ilvl w:val="5"/>
        <w:numId w:val="16"/>
      </w:numPr>
      <w:spacing w:before="200" w:after="40"/>
      <w:outlineLvl w:val="5"/>
    </w:pPr>
    <w:rPr>
      <w:b/>
      <w:sz w:val="20"/>
      <w:szCs w:val="20"/>
    </w:rPr>
  </w:style>
  <w:style w:type="paragraph" w:styleId="Titre7">
    <w:name w:val="heading 7"/>
    <w:basedOn w:val="Normal"/>
    <w:next w:val="Normal"/>
    <w:link w:val="Titre7Car"/>
    <w:uiPriority w:val="9"/>
    <w:semiHidden/>
    <w:unhideWhenUsed/>
    <w:qFormat/>
    <w:rsid w:val="001D7151"/>
    <w:pPr>
      <w:keepNext/>
      <w:keepLines/>
      <w:numPr>
        <w:ilvl w:val="6"/>
        <w:numId w:val="16"/>
      </w:numPr>
      <w:spacing w:before="40" w:after="0"/>
      <w:outlineLvl w:val="6"/>
    </w:pPr>
    <w:rPr>
      <w:rFonts w:asciiTheme="majorHAnsi" w:eastAsiaTheme="majorEastAsia" w:hAnsiTheme="majorHAnsi" w:cstheme="majorBidi"/>
      <w:i/>
      <w:iCs/>
      <w:color w:val="84620E" w:themeColor="accent1" w:themeShade="7F"/>
    </w:rPr>
  </w:style>
  <w:style w:type="paragraph" w:styleId="Titre8">
    <w:name w:val="heading 8"/>
    <w:basedOn w:val="Normal"/>
    <w:next w:val="Normal"/>
    <w:link w:val="Titre8Car"/>
    <w:uiPriority w:val="9"/>
    <w:semiHidden/>
    <w:unhideWhenUsed/>
    <w:qFormat/>
    <w:rsid w:val="001D71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71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53072"/>
    <w:pPr>
      <w:spacing w:after="0" w:line="240" w:lineRule="auto"/>
      <w:contextualSpacing/>
    </w:pPr>
    <w:rPr>
      <w:rFonts w:ascii="Nunito Sans" w:eastAsiaTheme="majorEastAsia" w:hAnsi="Nunito Sans" w:cstheme="majorBidi"/>
      <w:spacing w:val="-10"/>
      <w:kern w:val="28"/>
      <w:sz w:val="72"/>
      <w:szCs w:val="56"/>
    </w:rPr>
  </w:style>
  <w:style w:type="paragraph" w:styleId="Textedebulles">
    <w:name w:val="Balloon Text"/>
    <w:basedOn w:val="Normal"/>
    <w:link w:val="TextedebullesCar"/>
    <w:uiPriority w:val="99"/>
    <w:semiHidden/>
    <w:unhideWhenUsed/>
    <w:rsid w:val="00FB3FEE"/>
    <w:rPr>
      <w:rFonts w:ascii="Lucida Grande" w:hAnsi="Lucida Grande"/>
      <w:sz w:val="18"/>
      <w:szCs w:val="18"/>
    </w:rPr>
  </w:style>
  <w:style w:type="character" w:customStyle="1" w:styleId="TextedebullesCar">
    <w:name w:val="Texte de bulles Car"/>
    <w:basedOn w:val="Policepardfaut"/>
    <w:link w:val="Textedebulles"/>
    <w:uiPriority w:val="99"/>
    <w:semiHidden/>
    <w:rsid w:val="00FB3FEE"/>
    <w:rPr>
      <w:rFonts w:ascii="Lucida Grande" w:hAnsi="Lucida Grande"/>
      <w:sz w:val="18"/>
      <w:szCs w:val="18"/>
    </w:rPr>
  </w:style>
  <w:style w:type="character" w:customStyle="1" w:styleId="TitreCar">
    <w:name w:val="Titre Car"/>
    <w:basedOn w:val="Policepardfaut"/>
    <w:link w:val="Titre"/>
    <w:uiPriority w:val="10"/>
    <w:rsid w:val="00953072"/>
    <w:rPr>
      <w:rFonts w:ascii="Nunito Sans" w:eastAsiaTheme="majorEastAsia" w:hAnsi="Nunito Sans" w:cstheme="majorBidi"/>
      <w:spacing w:val="-10"/>
      <w:kern w:val="28"/>
      <w:sz w:val="72"/>
      <w:szCs w:val="56"/>
      <w:lang w:val="en-US"/>
    </w:rPr>
  </w:style>
  <w:style w:type="character" w:customStyle="1" w:styleId="Titre1Car">
    <w:name w:val="Titre 1 Car"/>
    <w:basedOn w:val="Policepardfaut"/>
    <w:link w:val="Titre1"/>
    <w:uiPriority w:val="9"/>
    <w:rsid w:val="00953072"/>
    <w:rPr>
      <w:rFonts w:ascii="Nunito Sans" w:eastAsiaTheme="majorEastAsia" w:hAnsi="Nunito Sans" w:cstheme="majorBidi"/>
      <w:color w:val="000000" w:themeColor="text1"/>
      <w:sz w:val="40"/>
      <w:szCs w:val="32"/>
      <w:lang w:val="en-US"/>
    </w:rPr>
  </w:style>
  <w:style w:type="paragraph" w:styleId="Paragraphedeliste">
    <w:name w:val="List Paragraph"/>
    <w:basedOn w:val="Normal"/>
    <w:uiPriority w:val="34"/>
    <w:qFormat/>
    <w:rsid w:val="00943B9B"/>
    <w:pPr>
      <w:ind w:left="720"/>
      <w:contextualSpacing/>
    </w:pPr>
  </w:style>
  <w:style w:type="character" w:styleId="Lienhypertexte">
    <w:name w:val="Hyperlink"/>
    <w:basedOn w:val="Policepardfaut"/>
    <w:uiPriority w:val="99"/>
    <w:unhideWhenUsed/>
    <w:rsid w:val="008756B1"/>
    <w:rPr>
      <w:color w:val="0000FF"/>
      <w:u w:val="single"/>
    </w:rPr>
  </w:style>
  <w:style w:type="character" w:customStyle="1" w:styleId="Mentionnonrsolue1">
    <w:name w:val="Mention non résolue1"/>
    <w:basedOn w:val="Policepardfaut"/>
    <w:uiPriority w:val="99"/>
    <w:semiHidden/>
    <w:unhideWhenUsed/>
    <w:rsid w:val="008756B1"/>
    <w:rPr>
      <w:color w:val="605E5C"/>
      <w:shd w:val="clear" w:color="auto" w:fill="E1DFDD"/>
    </w:rPr>
  </w:style>
  <w:style w:type="character" w:customStyle="1" w:styleId="Titre2Car">
    <w:name w:val="Titre 2 Car"/>
    <w:basedOn w:val="Policepardfaut"/>
    <w:link w:val="Titre2"/>
    <w:uiPriority w:val="9"/>
    <w:rsid w:val="00953072"/>
    <w:rPr>
      <w:rFonts w:ascii="Nunito Sans Light" w:eastAsiaTheme="majorEastAsia" w:hAnsi="Nunito Sans Light" w:cstheme="majorBidi"/>
      <w:sz w:val="32"/>
      <w:szCs w:val="26"/>
      <w:lang w:val="en-US"/>
    </w:rPr>
  </w:style>
  <w:style w:type="character" w:customStyle="1" w:styleId="bidi">
    <w:name w:val="bidi"/>
    <w:basedOn w:val="Policepardfaut"/>
    <w:rsid w:val="005C6F4B"/>
  </w:style>
  <w:style w:type="paragraph" w:styleId="Pieddepage">
    <w:name w:val="footer"/>
    <w:basedOn w:val="Normal"/>
    <w:link w:val="PieddepageCar"/>
    <w:uiPriority w:val="99"/>
    <w:semiHidden/>
    <w:unhideWhenUsed/>
    <w:rsid w:val="002454DE"/>
    <w:pPr>
      <w:tabs>
        <w:tab w:val="center" w:pos="4819"/>
        <w:tab w:val="right" w:pos="9638"/>
      </w:tabs>
      <w:spacing w:after="0" w:line="240" w:lineRule="auto"/>
    </w:pPr>
  </w:style>
  <w:style w:type="character" w:customStyle="1" w:styleId="PieddepageCar">
    <w:name w:val="Pied de page Car"/>
    <w:basedOn w:val="Policepardfaut"/>
    <w:link w:val="Pieddepage"/>
    <w:uiPriority w:val="99"/>
    <w:semiHidden/>
    <w:rsid w:val="002454DE"/>
    <w:rPr>
      <w:lang w:val="en-US"/>
    </w:rPr>
  </w:style>
  <w:style w:type="character" w:styleId="Numrodepage">
    <w:name w:val="page number"/>
    <w:basedOn w:val="Policepardfaut"/>
    <w:uiPriority w:val="99"/>
    <w:semiHidden/>
    <w:unhideWhenUsed/>
    <w:rsid w:val="002454DE"/>
  </w:style>
  <w:style w:type="character" w:styleId="Lienhypertextesuivivisit">
    <w:name w:val="FollowedHyperlink"/>
    <w:basedOn w:val="Policepardfaut"/>
    <w:uiPriority w:val="99"/>
    <w:semiHidden/>
    <w:unhideWhenUsed/>
    <w:rsid w:val="00453362"/>
    <w:rPr>
      <w:color w:val="954F72" w:themeColor="followedHyperlink"/>
      <w:u w:val="single"/>
    </w:rPr>
  </w:style>
  <w:style w:type="paragraph" w:styleId="Notedebasdepage">
    <w:name w:val="footnote text"/>
    <w:basedOn w:val="Normal"/>
    <w:link w:val="NotedebasdepageCar"/>
    <w:uiPriority w:val="99"/>
    <w:unhideWhenUsed/>
    <w:rsid w:val="00453362"/>
    <w:pPr>
      <w:spacing w:after="0" w:line="240" w:lineRule="auto"/>
    </w:pPr>
    <w:rPr>
      <w:sz w:val="20"/>
      <w:szCs w:val="20"/>
    </w:rPr>
  </w:style>
  <w:style w:type="character" w:customStyle="1" w:styleId="NotedebasdepageCar">
    <w:name w:val="Note de bas de page Car"/>
    <w:basedOn w:val="Policepardfaut"/>
    <w:link w:val="Notedebasdepage"/>
    <w:uiPriority w:val="99"/>
    <w:rsid w:val="00453362"/>
    <w:rPr>
      <w:sz w:val="20"/>
      <w:szCs w:val="20"/>
      <w:lang w:val="en-US"/>
    </w:rPr>
  </w:style>
  <w:style w:type="character" w:styleId="Appelnotedebasdep">
    <w:name w:val="footnote reference"/>
    <w:basedOn w:val="Policepardfaut"/>
    <w:uiPriority w:val="99"/>
    <w:semiHidden/>
    <w:unhideWhenUsed/>
    <w:rsid w:val="00453362"/>
    <w:rPr>
      <w:vertAlign w:val="superscript"/>
    </w:rPr>
  </w:style>
  <w:style w:type="character" w:styleId="Mentionnonrsolue">
    <w:name w:val="Unresolved Mention"/>
    <w:basedOn w:val="Policepardfaut"/>
    <w:uiPriority w:val="99"/>
    <w:semiHidden/>
    <w:unhideWhenUsed/>
    <w:rsid w:val="00A36C6A"/>
    <w:rPr>
      <w:color w:val="605E5C"/>
      <w:shd w:val="clear" w:color="auto" w:fill="E1DFDD"/>
    </w:rPr>
  </w:style>
  <w:style w:type="character" w:customStyle="1" w:styleId="textexposedshow">
    <w:name w:val="text_exposed_show"/>
    <w:basedOn w:val="Policepardfaut"/>
    <w:rsid w:val="00A36C6A"/>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1D7151"/>
    <w:pPr>
      <w:outlineLvl w:val="9"/>
    </w:pPr>
    <w:rPr>
      <w:color w:val="C69415" w:themeColor="accent1" w:themeShade="BF"/>
      <w:sz w:val="32"/>
      <w:lang w:val="fr-FR"/>
    </w:rPr>
  </w:style>
  <w:style w:type="character" w:customStyle="1" w:styleId="Titre7Car">
    <w:name w:val="Titre 7 Car"/>
    <w:basedOn w:val="Policepardfaut"/>
    <w:link w:val="Titre7"/>
    <w:uiPriority w:val="9"/>
    <w:semiHidden/>
    <w:rsid w:val="001D7151"/>
    <w:rPr>
      <w:rFonts w:asciiTheme="majorHAnsi" w:eastAsiaTheme="majorEastAsia" w:hAnsiTheme="majorHAnsi" w:cstheme="majorBidi"/>
      <w:i/>
      <w:iCs/>
      <w:color w:val="84620E" w:themeColor="accent1" w:themeShade="7F"/>
      <w:lang w:val="en-US"/>
    </w:rPr>
  </w:style>
  <w:style w:type="character" w:customStyle="1" w:styleId="Titre8Car">
    <w:name w:val="Titre 8 Car"/>
    <w:basedOn w:val="Policepardfaut"/>
    <w:link w:val="Titre8"/>
    <w:uiPriority w:val="9"/>
    <w:semiHidden/>
    <w:rsid w:val="001D7151"/>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1D7151"/>
    <w:rPr>
      <w:rFonts w:asciiTheme="majorHAnsi" w:eastAsiaTheme="majorEastAsia" w:hAnsiTheme="majorHAnsi" w:cstheme="majorBidi"/>
      <w:i/>
      <w:iCs/>
      <w:color w:val="272727" w:themeColor="text1" w:themeTint="D8"/>
      <w:sz w:val="21"/>
      <w:szCs w:val="21"/>
      <w:lang w:val="en-US"/>
    </w:rPr>
  </w:style>
  <w:style w:type="paragraph" w:styleId="TM1">
    <w:name w:val="toc 1"/>
    <w:basedOn w:val="Normal"/>
    <w:next w:val="Normal"/>
    <w:autoRedefine/>
    <w:uiPriority w:val="39"/>
    <w:unhideWhenUsed/>
    <w:rsid w:val="001261FF"/>
    <w:pPr>
      <w:spacing w:before="120" w:after="0"/>
    </w:pPr>
    <w:rPr>
      <w:b/>
      <w:bCs/>
      <w:i/>
      <w:iCs/>
      <w:sz w:val="24"/>
      <w:szCs w:val="24"/>
    </w:rPr>
  </w:style>
  <w:style w:type="paragraph" w:styleId="TM2">
    <w:name w:val="toc 2"/>
    <w:basedOn w:val="Normal"/>
    <w:next w:val="Normal"/>
    <w:autoRedefine/>
    <w:uiPriority w:val="39"/>
    <w:unhideWhenUsed/>
    <w:rsid w:val="001261FF"/>
    <w:pPr>
      <w:spacing w:before="120" w:after="0"/>
      <w:ind w:left="220"/>
    </w:pPr>
    <w:rPr>
      <w:b/>
      <w:bCs/>
    </w:rPr>
  </w:style>
  <w:style w:type="paragraph" w:styleId="TM3">
    <w:name w:val="toc 3"/>
    <w:basedOn w:val="Normal"/>
    <w:next w:val="Normal"/>
    <w:autoRedefine/>
    <w:uiPriority w:val="39"/>
    <w:unhideWhenUsed/>
    <w:rsid w:val="001261FF"/>
    <w:pPr>
      <w:spacing w:after="0"/>
      <w:ind w:left="440"/>
    </w:pPr>
    <w:rPr>
      <w:sz w:val="20"/>
      <w:szCs w:val="20"/>
    </w:rPr>
  </w:style>
  <w:style w:type="paragraph" w:styleId="TM4">
    <w:name w:val="toc 4"/>
    <w:basedOn w:val="Normal"/>
    <w:next w:val="Normal"/>
    <w:autoRedefine/>
    <w:uiPriority w:val="39"/>
    <w:unhideWhenUsed/>
    <w:rsid w:val="001261FF"/>
    <w:pPr>
      <w:spacing w:after="0"/>
      <w:ind w:left="660"/>
    </w:pPr>
    <w:rPr>
      <w:sz w:val="20"/>
      <w:szCs w:val="20"/>
    </w:rPr>
  </w:style>
  <w:style w:type="paragraph" w:styleId="TM5">
    <w:name w:val="toc 5"/>
    <w:basedOn w:val="Normal"/>
    <w:next w:val="Normal"/>
    <w:autoRedefine/>
    <w:uiPriority w:val="39"/>
    <w:unhideWhenUsed/>
    <w:rsid w:val="001261FF"/>
    <w:pPr>
      <w:spacing w:after="0"/>
      <w:ind w:left="880"/>
    </w:pPr>
    <w:rPr>
      <w:sz w:val="20"/>
      <w:szCs w:val="20"/>
    </w:rPr>
  </w:style>
  <w:style w:type="paragraph" w:styleId="TM6">
    <w:name w:val="toc 6"/>
    <w:basedOn w:val="Normal"/>
    <w:next w:val="Normal"/>
    <w:autoRedefine/>
    <w:uiPriority w:val="39"/>
    <w:unhideWhenUsed/>
    <w:rsid w:val="001261FF"/>
    <w:pPr>
      <w:spacing w:after="0"/>
      <w:ind w:left="1100"/>
    </w:pPr>
    <w:rPr>
      <w:sz w:val="20"/>
      <w:szCs w:val="20"/>
    </w:rPr>
  </w:style>
  <w:style w:type="paragraph" w:styleId="TM7">
    <w:name w:val="toc 7"/>
    <w:basedOn w:val="Normal"/>
    <w:next w:val="Normal"/>
    <w:autoRedefine/>
    <w:uiPriority w:val="39"/>
    <w:unhideWhenUsed/>
    <w:rsid w:val="001261FF"/>
    <w:pPr>
      <w:spacing w:after="0"/>
      <w:ind w:left="1320"/>
    </w:pPr>
    <w:rPr>
      <w:sz w:val="20"/>
      <w:szCs w:val="20"/>
    </w:rPr>
  </w:style>
  <w:style w:type="paragraph" w:styleId="TM8">
    <w:name w:val="toc 8"/>
    <w:basedOn w:val="Normal"/>
    <w:next w:val="Normal"/>
    <w:autoRedefine/>
    <w:uiPriority w:val="39"/>
    <w:unhideWhenUsed/>
    <w:rsid w:val="001261FF"/>
    <w:pPr>
      <w:spacing w:after="0"/>
      <w:ind w:left="1540"/>
    </w:pPr>
    <w:rPr>
      <w:sz w:val="20"/>
      <w:szCs w:val="20"/>
    </w:rPr>
  </w:style>
  <w:style w:type="paragraph" w:styleId="TM9">
    <w:name w:val="toc 9"/>
    <w:basedOn w:val="Normal"/>
    <w:next w:val="Normal"/>
    <w:autoRedefine/>
    <w:uiPriority w:val="39"/>
    <w:unhideWhenUsed/>
    <w:rsid w:val="001261FF"/>
    <w:pPr>
      <w:spacing w:after="0"/>
      <w:ind w:left="1760"/>
    </w:pPr>
    <w:rPr>
      <w:sz w:val="20"/>
      <w:szCs w:val="20"/>
    </w:rPr>
  </w:style>
  <w:style w:type="character" w:customStyle="1" w:styleId="Titre3Car">
    <w:name w:val="Titre 3 Car"/>
    <w:basedOn w:val="Policepardfaut"/>
    <w:link w:val="Titre3"/>
    <w:uiPriority w:val="9"/>
    <w:rsid w:val="00414962"/>
    <w:rPr>
      <w:rFonts w:ascii="Nunito Sans Light" w:hAnsi="Nunito Sans Light"/>
      <w:sz w:val="28"/>
      <w:szCs w:val="28"/>
      <w:lang w:val="en-US"/>
    </w:rPr>
  </w:style>
  <w:style w:type="character" w:customStyle="1" w:styleId="reference-text">
    <w:name w:val="reference-text"/>
    <w:basedOn w:val="Policepardfaut"/>
    <w:rsid w:val="003C3E32"/>
  </w:style>
  <w:style w:type="paragraph" w:styleId="Lgende">
    <w:name w:val="caption"/>
    <w:basedOn w:val="Normal"/>
    <w:next w:val="Normal"/>
    <w:uiPriority w:val="35"/>
    <w:unhideWhenUsed/>
    <w:qFormat/>
    <w:rsid w:val="007A0B34"/>
    <w:pPr>
      <w:spacing w:after="200" w:line="240" w:lineRule="auto"/>
    </w:pPr>
    <w:rPr>
      <w:i/>
      <w:iCs/>
      <w:color w:val="49CAA6" w:themeColor="text2"/>
      <w:sz w:val="18"/>
      <w:szCs w:val="18"/>
    </w:rPr>
  </w:style>
  <w:style w:type="character" w:styleId="Accentuation">
    <w:name w:val="Emphasis"/>
    <w:basedOn w:val="Policepardfaut"/>
    <w:uiPriority w:val="20"/>
    <w:qFormat/>
    <w:rsid w:val="00116732"/>
    <w:rPr>
      <w:i/>
      <w:iCs/>
    </w:rPr>
  </w:style>
  <w:style w:type="character" w:customStyle="1" w:styleId="Titre6Car">
    <w:name w:val="Titre 6 Car"/>
    <w:basedOn w:val="Policepardfaut"/>
    <w:link w:val="Titre6"/>
    <w:uiPriority w:val="9"/>
    <w:rsid w:val="00F7581A"/>
    <w:rPr>
      <w:rFonts w:asciiTheme="minorHAnsi" w:hAnsiTheme="minorHAnsi"/>
      <w:b/>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631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11/relationships/people" Target="people.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sv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theme_arthur">
  <a:themeElements>
    <a:clrScheme name="Personnalisé 1">
      <a:dk1>
        <a:srgbClr val="000000"/>
      </a:dk1>
      <a:lt1>
        <a:srgbClr val="FFFFFF"/>
      </a:lt1>
      <a:dk2>
        <a:srgbClr val="49CAA6"/>
      </a:dk2>
      <a:lt2>
        <a:srgbClr val="D98057"/>
      </a:lt2>
      <a:accent1>
        <a:srgbClr val="EAB93C"/>
      </a:accent1>
      <a:accent2>
        <a:srgbClr val="CA486D"/>
      </a:accent2>
      <a:accent3>
        <a:srgbClr val="2867FB"/>
      </a:accent3>
      <a:accent4>
        <a:srgbClr val="496ECA"/>
      </a:accent4>
      <a:accent5>
        <a:srgbClr val="FBBA28"/>
      </a:accent5>
      <a:accent6>
        <a:srgbClr val="A649CA"/>
      </a:accent6>
      <a:hlink>
        <a:srgbClr val="0563C1"/>
      </a:hlink>
      <a:folHlink>
        <a:srgbClr val="954F72"/>
      </a:folHlink>
    </a:clrScheme>
    <a:fontScheme name="Personnalisé 2">
      <a:majorFont>
        <a:latin typeface="Nunito Sans"/>
        <a:ea typeface=""/>
        <a:cs typeface=""/>
      </a:majorFont>
      <a:minorFont>
        <a:latin typeface="Nunito Sans Extra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theme_arthur" id="{4030CA7C-77D7-4442-B3DB-78FC060DE9C6}" vid="{0377C1B8-AC87-49A4-B9DB-6C4E0047572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badywg8og85b4EK5+RcU5b1hw==">AMUW2mWlF2ummrgISATjW+2B0VNgpdSDD+C+HL2hNWMtlWmttCKfytFhU/dgNZLF3SgRktLb9tqSlvhk3aGWk3YDAyLbYftPWMBSfWUwx2kVXYPqjchht+PHvSyb5HqydKc4KZiE/4xp++K/AJA/nzsW5vtYPmmK0elAXKzXxiINh3ddGj+sDi3Ws5mJdSLv12dPZkFYtL7s9RPyKLUwYyQsk+tr14XjrXqO6DOI7zu42pqGQB3kQwX6IGJiho5yhSBvYDmNJDHpHZ5aLwTNG1b3SDCZN0k+O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CC30D51-3E22-45BF-A994-31CFED3E9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7368</TotalTime>
  <Pages>36</Pages>
  <Words>11475</Words>
  <Characters>63116</Characters>
  <Application>Microsoft Office Word</Application>
  <DocSecurity>0</DocSecurity>
  <Lines>525</Lines>
  <Paragraphs>148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74443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Arthur Parmentier</dc:creator>
  <cp:lastModifiedBy>Arthur Parmentier</cp:lastModifiedBy>
  <cp:revision>773</cp:revision>
  <dcterms:created xsi:type="dcterms:W3CDTF">2019-12-11T06:12:00Z</dcterms:created>
  <dcterms:modified xsi:type="dcterms:W3CDTF">2020-06-02T17:35:00Z</dcterms:modified>
</cp:coreProperties>
</file>