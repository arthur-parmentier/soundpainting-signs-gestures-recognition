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698909"/>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Start w:id="11" w:name="_Toc42698831"/>
      <w:bookmarkStart w:id="12" w:name="_Toc42698910"/>
      <w:bookmarkEnd w:id="9"/>
      <w:bookmarkEnd w:id="10"/>
      <w:bookmarkEnd w:id="11"/>
      <w:bookmarkEnd w:id="12"/>
    </w:p>
    <w:bookmarkStart w:id="13" w:name="_Toc42698911"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3"/>
        </w:p>
        <w:p w:rsidR="00295FEB" w:rsidRDefault="00924FE7">
          <w:pPr>
            <w:pStyle w:val="TM1"/>
            <w:tabs>
              <w:tab w:val="left" w:pos="440"/>
              <w:tab w:val="right" w:leader="dot" w:pos="9736"/>
            </w:tabs>
            <w:rPr>
              <w:ins w:id="14" w:author="Arthur Parmentier" w:date="2020-06-10T16:2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5" w:author="Arthur Parmentier" w:date="2020-06-07T15:27:00Z">
                <w:rPr>
                  <w:b w:val="0"/>
                  <w:bCs w:val="0"/>
                  <w:i w:val="0"/>
                  <w:iCs w:val="0"/>
                  <w:sz w:val="22"/>
                  <w:szCs w:val="22"/>
                </w:rPr>
              </w:rPrChange>
            </w:rPr>
            <w:fldChar w:fldCharType="separate"/>
          </w:r>
          <w:ins w:id="16" w:author="Arthur Parmentier" w:date="2020-06-10T16:26:00Z">
            <w:r w:rsidR="00295FEB" w:rsidRPr="00817145">
              <w:rPr>
                <w:rStyle w:val="Lienhypertexte"/>
                <w:noProof/>
              </w:rPr>
              <w:fldChar w:fldCharType="begin"/>
            </w:r>
            <w:r w:rsidR="00295FEB" w:rsidRPr="00817145">
              <w:rPr>
                <w:rStyle w:val="Lienhypertexte"/>
                <w:noProof/>
              </w:rPr>
              <w:instrText xml:space="preserve"> </w:instrText>
            </w:r>
            <w:r w:rsidR="00295FEB">
              <w:rPr>
                <w:noProof/>
              </w:rPr>
              <w:instrText>HYPERLINK \l "_Toc42698909"</w:instrText>
            </w:r>
            <w:r w:rsidR="00295FEB" w:rsidRPr="00817145">
              <w:rPr>
                <w:rStyle w:val="Lienhypertexte"/>
                <w:noProof/>
              </w:rPr>
              <w:instrText xml:space="preserve"> </w:instrText>
            </w:r>
            <w:r w:rsidR="00295FEB" w:rsidRPr="00817145">
              <w:rPr>
                <w:rStyle w:val="Lienhypertexte"/>
                <w:noProof/>
              </w:rPr>
              <w:fldChar w:fldCharType="separate"/>
            </w:r>
            <w:r w:rsidR="00295FEB" w:rsidRPr="00817145">
              <w:rPr>
                <w:rStyle w:val="Lienhypertexte"/>
                <w:noProof/>
              </w:rPr>
              <w:t>I.</w:t>
            </w:r>
            <w:r w:rsidR="00295FEB">
              <w:rPr>
                <w:rFonts w:eastAsiaTheme="minorEastAsia" w:cstheme="minorBidi"/>
                <w:b w:val="0"/>
                <w:bCs w:val="0"/>
                <w:i w:val="0"/>
                <w:iCs w:val="0"/>
                <w:noProof/>
                <w:sz w:val="22"/>
                <w:szCs w:val="22"/>
                <w:lang w:val="fr-FR"/>
              </w:rPr>
              <w:tab/>
            </w:r>
            <w:r w:rsidR="00295FEB" w:rsidRPr="00817145">
              <w:rPr>
                <w:rStyle w:val="Lienhypertexte"/>
                <w:noProof/>
              </w:rPr>
              <w:t>Introduction</w:t>
            </w:r>
            <w:r w:rsidR="00295FEB">
              <w:rPr>
                <w:noProof/>
                <w:webHidden/>
              </w:rPr>
              <w:tab/>
            </w:r>
            <w:r w:rsidR="00295FEB">
              <w:rPr>
                <w:noProof/>
                <w:webHidden/>
              </w:rPr>
              <w:fldChar w:fldCharType="begin"/>
            </w:r>
            <w:r w:rsidR="00295FEB">
              <w:rPr>
                <w:noProof/>
                <w:webHidden/>
              </w:rPr>
              <w:instrText xml:space="preserve"> PAGEREF _Toc42698909 \h </w:instrText>
            </w:r>
          </w:ins>
          <w:r w:rsidR="00295FEB">
            <w:rPr>
              <w:noProof/>
              <w:webHidden/>
            </w:rPr>
          </w:r>
          <w:r w:rsidR="00295FEB">
            <w:rPr>
              <w:noProof/>
              <w:webHidden/>
            </w:rPr>
            <w:fldChar w:fldCharType="separate"/>
          </w:r>
          <w:ins w:id="17" w:author="Arthur Parmentier" w:date="2020-06-10T16:27:00Z">
            <w:r w:rsidR="00295FEB">
              <w:rPr>
                <w:noProof/>
                <w:webHidden/>
              </w:rPr>
              <w:t>2</w:t>
            </w:r>
          </w:ins>
          <w:ins w:id="18" w:author="Arthur Parmentier" w:date="2020-06-10T16:26:00Z">
            <w:r w:rsidR="00295FEB">
              <w:rPr>
                <w:noProof/>
                <w:webHidden/>
              </w:rPr>
              <w:fldChar w:fldCharType="end"/>
            </w:r>
            <w:r w:rsidR="00295FEB" w:rsidRPr="00817145">
              <w:rPr>
                <w:rStyle w:val="Lienhypertexte"/>
                <w:noProof/>
              </w:rPr>
              <w:fldChar w:fldCharType="end"/>
            </w:r>
          </w:ins>
        </w:p>
        <w:p w:rsidR="00295FEB" w:rsidRDefault="00295FEB">
          <w:pPr>
            <w:pStyle w:val="TM1"/>
            <w:tabs>
              <w:tab w:val="left" w:pos="440"/>
              <w:tab w:val="right" w:leader="dot" w:pos="9736"/>
            </w:tabs>
            <w:rPr>
              <w:ins w:id="19" w:author="Arthur Parmentier" w:date="2020-06-10T16:26:00Z"/>
              <w:rFonts w:eastAsiaTheme="minorEastAsia" w:cstheme="minorBidi"/>
              <w:b w:val="0"/>
              <w:bCs w:val="0"/>
              <w:i w:val="0"/>
              <w:iCs w:val="0"/>
              <w:noProof/>
              <w:sz w:val="22"/>
              <w:szCs w:val="22"/>
              <w:lang w:val="fr-FR"/>
            </w:rPr>
          </w:pPr>
          <w:ins w:id="2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II.</w:t>
            </w:r>
            <w:r>
              <w:rPr>
                <w:rFonts w:eastAsiaTheme="minorEastAsia" w:cstheme="minorBidi"/>
                <w:b w:val="0"/>
                <w:bCs w:val="0"/>
                <w:i w:val="0"/>
                <w:iCs w:val="0"/>
                <w:noProof/>
                <w:sz w:val="22"/>
                <w:szCs w:val="22"/>
                <w:lang w:val="fr-FR"/>
              </w:rPr>
              <w:tab/>
            </w:r>
            <w:r w:rsidRPr="00817145">
              <w:rPr>
                <w:rStyle w:val="Lienhypertexte"/>
                <w:noProof/>
              </w:rPr>
              <w:t>Table des matières</w:t>
            </w:r>
            <w:r>
              <w:rPr>
                <w:noProof/>
                <w:webHidden/>
              </w:rPr>
              <w:tab/>
            </w:r>
            <w:r>
              <w:rPr>
                <w:noProof/>
                <w:webHidden/>
              </w:rPr>
              <w:fldChar w:fldCharType="begin"/>
            </w:r>
            <w:r>
              <w:rPr>
                <w:noProof/>
                <w:webHidden/>
              </w:rPr>
              <w:instrText xml:space="preserve"> PAGEREF _Toc42698911 \h </w:instrText>
            </w:r>
          </w:ins>
          <w:r>
            <w:rPr>
              <w:noProof/>
              <w:webHidden/>
            </w:rPr>
          </w:r>
          <w:r>
            <w:rPr>
              <w:noProof/>
              <w:webHidden/>
            </w:rPr>
            <w:fldChar w:fldCharType="separate"/>
          </w:r>
          <w:ins w:id="21" w:author="Arthur Parmentier" w:date="2020-06-10T16:27:00Z">
            <w:r>
              <w:rPr>
                <w:noProof/>
                <w:webHidden/>
              </w:rPr>
              <w:t>3</w:t>
            </w:r>
          </w:ins>
          <w:ins w:id="22"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23" w:author="Arthur Parmentier" w:date="2020-06-10T16:26:00Z"/>
              <w:rFonts w:eastAsiaTheme="minorEastAsia" w:cstheme="minorBidi"/>
              <w:b w:val="0"/>
              <w:bCs w:val="0"/>
              <w:i w:val="0"/>
              <w:iCs w:val="0"/>
              <w:noProof/>
              <w:sz w:val="22"/>
              <w:szCs w:val="22"/>
              <w:lang w:val="fr-FR"/>
            </w:rPr>
          </w:pPr>
          <w:ins w:id="2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"_Toc42698912"</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b w:val="0"/>
                <w:bCs w:val="0"/>
                <w:i w:val="0"/>
                <w:iCs w:val="0"/>
                <w:noProof/>
                <w:sz w:val="22"/>
                <w:szCs w:val="22"/>
                <w:lang w:val="fr-FR"/>
              </w:rPr>
              <w:tab/>
            </w:r>
            <w:r w:rsidRPr="00817145">
              <w:rPr>
                <w:rStyle w:val="Lienhypertexte"/>
                <w:noProof/>
              </w:rPr>
              <w:t>Theoretical part</w:t>
            </w:r>
            <w:r>
              <w:rPr>
                <w:noProof/>
                <w:webHidden/>
              </w:rPr>
              <w:tab/>
            </w:r>
            <w:r>
              <w:rPr>
                <w:noProof/>
                <w:webHidden/>
              </w:rPr>
              <w:fldChar w:fldCharType="begin"/>
            </w:r>
            <w:r>
              <w:rPr>
                <w:noProof/>
                <w:webHidden/>
              </w:rPr>
              <w:instrText xml:space="preserve"> PAGEREF _Toc42698912 \h </w:instrText>
            </w:r>
          </w:ins>
          <w:r>
            <w:rPr>
              <w:noProof/>
              <w:webHidden/>
            </w:rPr>
          </w:r>
          <w:r>
            <w:rPr>
              <w:noProof/>
              <w:webHidden/>
            </w:rPr>
            <w:fldChar w:fldCharType="separate"/>
          </w:r>
          <w:ins w:id="25" w:author="Arthur Parmentier" w:date="2020-06-10T16:27:00Z">
            <w:r>
              <w:rPr>
                <w:noProof/>
                <w:webHidden/>
              </w:rPr>
              <w:t>5</w:t>
            </w:r>
          </w:ins>
          <w:ins w:id="26"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27" w:author="Arthur Parmentier" w:date="2020-06-10T16:26:00Z"/>
              <w:rFonts w:eastAsiaTheme="minorEastAsia" w:cstheme="minorBidi"/>
              <w:b w:val="0"/>
              <w:bCs w:val="0"/>
              <w:i w:val="0"/>
              <w:iCs w:val="0"/>
              <w:noProof/>
              <w:sz w:val="22"/>
              <w:szCs w:val="22"/>
              <w:lang w:val="fr-FR"/>
            </w:rPr>
          </w:pPr>
          <w:ins w:id="2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III.</w:t>
            </w:r>
            <w:r>
              <w:rPr>
                <w:noProof/>
                <w:webHidden/>
              </w:rPr>
              <w:tab/>
            </w:r>
            <w:r>
              <w:rPr>
                <w:noProof/>
                <w:webHidden/>
              </w:rPr>
              <w:fldChar w:fldCharType="begin"/>
            </w:r>
            <w:r>
              <w:rPr>
                <w:noProof/>
                <w:webHidden/>
              </w:rPr>
              <w:instrText xml:space="preserve"> PAGEREF _Toc42698913 \h </w:instrText>
            </w:r>
          </w:ins>
          <w:r>
            <w:rPr>
              <w:noProof/>
              <w:webHidden/>
            </w:rPr>
          </w:r>
          <w:r>
            <w:rPr>
              <w:noProof/>
              <w:webHidden/>
            </w:rPr>
            <w:fldChar w:fldCharType="separate"/>
          </w:r>
          <w:ins w:id="29" w:author="Arthur Parmentier" w:date="2020-06-10T16:27:00Z">
            <w:r>
              <w:rPr>
                <w:noProof/>
                <w:webHidden/>
              </w:rPr>
              <w:t>5</w:t>
            </w:r>
          </w:ins>
          <w:ins w:id="30"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31" w:author="Arthur Parmentier" w:date="2020-06-10T16:26:00Z"/>
              <w:rFonts w:eastAsiaTheme="minorEastAsia" w:cstheme="minorBidi"/>
              <w:b w:val="0"/>
              <w:bCs w:val="0"/>
              <w:noProof/>
              <w:lang w:val="fr-FR"/>
            </w:rPr>
          </w:pPr>
          <w:ins w:id="3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brief history of Soundpainting</w:t>
            </w:r>
            <w:r>
              <w:rPr>
                <w:noProof/>
                <w:webHidden/>
              </w:rPr>
              <w:tab/>
            </w:r>
            <w:r>
              <w:rPr>
                <w:noProof/>
                <w:webHidden/>
              </w:rPr>
              <w:fldChar w:fldCharType="begin"/>
            </w:r>
            <w:r>
              <w:rPr>
                <w:noProof/>
                <w:webHidden/>
              </w:rPr>
              <w:instrText xml:space="preserve"> PAGEREF _Toc42698914 \h </w:instrText>
            </w:r>
          </w:ins>
          <w:r>
            <w:rPr>
              <w:noProof/>
              <w:webHidden/>
            </w:rPr>
          </w:r>
          <w:r>
            <w:rPr>
              <w:noProof/>
              <w:webHidden/>
            </w:rPr>
            <w:fldChar w:fldCharType="separate"/>
          </w:r>
          <w:ins w:id="33" w:author="Arthur Parmentier" w:date="2020-06-10T16:27:00Z">
            <w:r>
              <w:rPr>
                <w:noProof/>
                <w:webHidden/>
              </w:rPr>
              <w:t>5</w:t>
            </w:r>
          </w:ins>
          <w:ins w:id="3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5" w:author="Arthur Parmentier" w:date="2020-06-10T16:26:00Z"/>
              <w:rFonts w:eastAsiaTheme="minorEastAsia" w:cstheme="minorBidi"/>
              <w:noProof/>
              <w:sz w:val="22"/>
              <w:szCs w:val="22"/>
              <w:lang w:val="fr-FR"/>
            </w:rPr>
          </w:pPr>
          <w:ins w:id="3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_Toc42698915 \h </w:instrText>
            </w:r>
          </w:ins>
          <w:r>
            <w:rPr>
              <w:noProof/>
              <w:webHidden/>
            </w:rPr>
          </w:r>
          <w:r>
            <w:rPr>
              <w:noProof/>
              <w:webHidden/>
            </w:rPr>
            <w:fldChar w:fldCharType="separate"/>
          </w:r>
          <w:ins w:id="37" w:author="Arthur Parmentier" w:date="2020-06-10T16:27:00Z">
            <w:r>
              <w:rPr>
                <w:noProof/>
                <w:webHidden/>
              </w:rPr>
              <w:t>5</w:t>
            </w:r>
          </w:ins>
          <w:ins w:id="3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9" w:author="Arthur Parmentier" w:date="2020-06-10T16:26:00Z"/>
              <w:rFonts w:eastAsiaTheme="minorEastAsia" w:cstheme="minorBidi"/>
              <w:noProof/>
              <w:sz w:val="22"/>
              <w:szCs w:val="22"/>
              <w:lang w:val="fr-FR"/>
            </w:rPr>
          </w:pPr>
          <w:ins w:id="4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Developments</w:t>
            </w:r>
            <w:r>
              <w:rPr>
                <w:noProof/>
                <w:webHidden/>
              </w:rPr>
              <w:tab/>
            </w:r>
            <w:r>
              <w:rPr>
                <w:noProof/>
                <w:webHidden/>
              </w:rPr>
              <w:fldChar w:fldCharType="begin"/>
            </w:r>
            <w:r>
              <w:rPr>
                <w:noProof/>
                <w:webHidden/>
              </w:rPr>
              <w:instrText xml:space="preserve"> PAGEREF _Toc42698916 \h </w:instrText>
            </w:r>
          </w:ins>
          <w:r>
            <w:rPr>
              <w:noProof/>
              <w:webHidden/>
            </w:rPr>
          </w:r>
          <w:r>
            <w:rPr>
              <w:noProof/>
              <w:webHidden/>
            </w:rPr>
            <w:fldChar w:fldCharType="separate"/>
          </w:r>
          <w:ins w:id="41" w:author="Arthur Parmentier" w:date="2020-06-10T16:27:00Z">
            <w:r>
              <w:rPr>
                <w:noProof/>
                <w:webHidden/>
              </w:rPr>
              <w:t>6</w:t>
            </w:r>
          </w:ins>
          <w:ins w:id="4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43" w:author="Arthur Parmentier" w:date="2020-06-10T16:26:00Z"/>
              <w:rFonts w:eastAsiaTheme="minorEastAsia" w:cstheme="minorBidi"/>
              <w:b w:val="0"/>
              <w:bCs w:val="0"/>
              <w:noProof/>
              <w:lang w:val="fr-FR"/>
            </w:rPr>
          </w:pPr>
          <w:ins w:id="4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Historical and theoretical context</w:t>
            </w:r>
            <w:r>
              <w:rPr>
                <w:noProof/>
                <w:webHidden/>
              </w:rPr>
              <w:tab/>
            </w:r>
            <w:r>
              <w:rPr>
                <w:noProof/>
                <w:webHidden/>
              </w:rPr>
              <w:fldChar w:fldCharType="begin"/>
            </w:r>
            <w:r>
              <w:rPr>
                <w:noProof/>
                <w:webHidden/>
              </w:rPr>
              <w:instrText xml:space="preserve"> PAGEREF _Toc42698917 \h </w:instrText>
            </w:r>
          </w:ins>
          <w:r>
            <w:rPr>
              <w:noProof/>
              <w:webHidden/>
            </w:rPr>
          </w:r>
          <w:r>
            <w:rPr>
              <w:noProof/>
              <w:webHidden/>
            </w:rPr>
            <w:fldChar w:fldCharType="separate"/>
          </w:r>
          <w:ins w:id="45" w:author="Arthur Parmentier" w:date="2020-06-10T16:27:00Z">
            <w:r>
              <w:rPr>
                <w:noProof/>
                <w:webHidden/>
              </w:rPr>
              <w:t>10</w:t>
            </w:r>
          </w:ins>
          <w:ins w:id="4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47" w:author="Arthur Parmentier" w:date="2020-06-10T16:26:00Z"/>
              <w:rFonts w:eastAsiaTheme="minorEastAsia" w:cstheme="minorBidi"/>
              <w:noProof/>
              <w:sz w:val="22"/>
              <w:szCs w:val="22"/>
              <w:lang w:val="fr-FR"/>
            </w:rPr>
          </w:pPr>
          <w:ins w:id="4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Signs and linguistics</w:t>
            </w:r>
            <w:r>
              <w:rPr>
                <w:noProof/>
                <w:webHidden/>
              </w:rPr>
              <w:tab/>
            </w:r>
            <w:r>
              <w:rPr>
                <w:noProof/>
                <w:webHidden/>
              </w:rPr>
              <w:fldChar w:fldCharType="begin"/>
            </w:r>
            <w:r>
              <w:rPr>
                <w:noProof/>
                <w:webHidden/>
              </w:rPr>
              <w:instrText xml:space="preserve"> PAGEREF _Toc42698918 \h </w:instrText>
            </w:r>
          </w:ins>
          <w:r>
            <w:rPr>
              <w:noProof/>
              <w:webHidden/>
            </w:rPr>
          </w:r>
          <w:r>
            <w:rPr>
              <w:noProof/>
              <w:webHidden/>
            </w:rPr>
            <w:fldChar w:fldCharType="separate"/>
          </w:r>
          <w:ins w:id="49" w:author="Arthur Parmentier" w:date="2020-06-10T16:27:00Z">
            <w:r>
              <w:rPr>
                <w:noProof/>
                <w:webHidden/>
              </w:rPr>
              <w:t>10</w:t>
            </w:r>
          </w:ins>
          <w:ins w:id="5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1" w:author="Arthur Parmentier" w:date="2020-06-10T16:26:00Z"/>
              <w:rFonts w:eastAsiaTheme="minorEastAsia" w:cstheme="minorBidi"/>
              <w:noProof/>
              <w:sz w:val="22"/>
              <w:szCs w:val="22"/>
              <w:lang w:val="fr-FR"/>
            </w:rPr>
          </w:pPr>
          <w:ins w:id="5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_Toc42698919 \h </w:instrText>
            </w:r>
          </w:ins>
          <w:r>
            <w:rPr>
              <w:noProof/>
              <w:webHidden/>
            </w:rPr>
          </w:r>
          <w:r>
            <w:rPr>
              <w:noProof/>
              <w:webHidden/>
            </w:rPr>
            <w:fldChar w:fldCharType="separate"/>
          </w:r>
          <w:ins w:id="53" w:author="Arthur Parmentier" w:date="2020-06-10T16:27:00Z">
            <w:r>
              <w:rPr>
                <w:noProof/>
                <w:webHidden/>
              </w:rPr>
              <w:t>14</w:t>
            </w:r>
          </w:ins>
          <w:ins w:id="5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5" w:author="Arthur Parmentier" w:date="2020-06-10T16:26:00Z"/>
              <w:rFonts w:eastAsiaTheme="minorEastAsia" w:cstheme="minorBidi"/>
              <w:noProof/>
              <w:sz w:val="22"/>
              <w:szCs w:val="22"/>
              <w:lang w:val="fr-FR"/>
            </w:rPr>
          </w:pPr>
          <w:ins w:id="5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_Toc42698921 \h </w:instrText>
            </w:r>
          </w:ins>
          <w:r>
            <w:rPr>
              <w:noProof/>
              <w:webHidden/>
            </w:rPr>
          </w:r>
          <w:r>
            <w:rPr>
              <w:noProof/>
              <w:webHidden/>
            </w:rPr>
            <w:fldChar w:fldCharType="separate"/>
          </w:r>
          <w:ins w:id="57" w:author="Arthur Parmentier" w:date="2020-06-10T16:27:00Z">
            <w:r>
              <w:rPr>
                <w:noProof/>
                <w:webHidden/>
              </w:rPr>
              <w:t>17</w:t>
            </w:r>
          </w:ins>
          <w:ins w:id="5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59" w:author="Arthur Parmentier" w:date="2020-06-10T16:26:00Z"/>
              <w:rFonts w:eastAsiaTheme="minorEastAsia" w:cstheme="minorBidi"/>
              <w:b w:val="0"/>
              <w:bCs w:val="0"/>
              <w:noProof/>
              <w:lang w:val="fr-FR"/>
            </w:rPr>
          </w:pPr>
          <w:ins w:id="6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C.</w:t>
            </w:r>
            <w:r>
              <w:rPr>
                <w:rFonts w:eastAsiaTheme="minorEastAsia" w:cstheme="minorBidi"/>
                <w:b w:val="0"/>
                <w:bCs w:val="0"/>
                <w:noProof/>
                <w:lang w:val="fr-FR"/>
              </w:rPr>
              <w:tab/>
            </w:r>
            <w:r w:rsidRPr="0081714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_Toc42698926 \h </w:instrText>
            </w:r>
          </w:ins>
          <w:r>
            <w:rPr>
              <w:noProof/>
              <w:webHidden/>
            </w:rPr>
          </w:r>
          <w:r>
            <w:rPr>
              <w:noProof/>
              <w:webHidden/>
            </w:rPr>
            <w:fldChar w:fldCharType="separate"/>
          </w:r>
          <w:ins w:id="61" w:author="Arthur Parmentier" w:date="2020-06-10T16:27:00Z">
            <w:r>
              <w:rPr>
                <w:noProof/>
                <w:webHidden/>
              </w:rPr>
              <w:t>17</w:t>
            </w:r>
          </w:ins>
          <w:ins w:id="6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63" w:author="Arthur Parmentier" w:date="2020-06-10T16:26:00Z"/>
              <w:rFonts w:eastAsiaTheme="minorEastAsia" w:cstheme="minorBidi"/>
              <w:noProof/>
              <w:sz w:val="22"/>
              <w:szCs w:val="22"/>
              <w:lang w:val="fr-FR"/>
            </w:rPr>
          </w:pPr>
          <w:ins w:id="6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remarks</w:t>
            </w:r>
            <w:r>
              <w:rPr>
                <w:noProof/>
                <w:webHidden/>
              </w:rPr>
              <w:tab/>
            </w:r>
            <w:r>
              <w:rPr>
                <w:noProof/>
                <w:webHidden/>
              </w:rPr>
              <w:fldChar w:fldCharType="begin"/>
            </w:r>
            <w:r>
              <w:rPr>
                <w:noProof/>
                <w:webHidden/>
              </w:rPr>
              <w:instrText xml:space="preserve"> PAGEREF _Toc42698927 \h </w:instrText>
            </w:r>
          </w:ins>
          <w:r>
            <w:rPr>
              <w:noProof/>
              <w:webHidden/>
            </w:rPr>
          </w:r>
          <w:r>
            <w:rPr>
              <w:noProof/>
              <w:webHidden/>
            </w:rPr>
            <w:fldChar w:fldCharType="separate"/>
          </w:r>
          <w:ins w:id="65" w:author="Arthur Parmentier" w:date="2020-06-10T16:27:00Z">
            <w:r>
              <w:rPr>
                <w:noProof/>
                <w:webHidden/>
              </w:rPr>
              <w:t>18</w:t>
            </w:r>
          </w:ins>
          <w:ins w:id="6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67" w:author="Arthur Parmentier" w:date="2020-06-10T16:26:00Z"/>
              <w:rFonts w:eastAsiaTheme="minorEastAsia" w:cstheme="minorBidi"/>
              <w:noProof/>
              <w:sz w:val="22"/>
              <w:szCs w:val="22"/>
              <w:lang w:val="fr-FR"/>
            </w:rPr>
          </w:pPr>
          <w:ins w:id="6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_Toc42698928 \h </w:instrText>
            </w:r>
          </w:ins>
          <w:r>
            <w:rPr>
              <w:noProof/>
              <w:webHidden/>
            </w:rPr>
          </w:r>
          <w:r>
            <w:rPr>
              <w:noProof/>
              <w:webHidden/>
            </w:rPr>
            <w:fldChar w:fldCharType="separate"/>
          </w:r>
          <w:ins w:id="69" w:author="Arthur Parmentier" w:date="2020-06-10T16:27:00Z">
            <w:r>
              <w:rPr>
                <w:noProof/>
                <w:webHidden/>
              </w:rPr>
              <w:t>19</w:t>
            </w:r>
          </w:ins>
          <w:ins w:id="7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1" w:author="Arthur Parmentier" w:date="2020-06-10T16:26:00Z"/>
              <w:rFonts w:eastAsiaTheme="minorEastAsia" w:cstheme="minorBidi"/>
              <w:noProof/>
              <w:sz w:val="22"/>
              <w:szCs w:val="22"/>
              <w:lang w:val="fr-FR"/>
            </w:rPr>
          </w:pPr>
          <w:ins w:id="7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"_Toc42698929"</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noProof/>
                <w:sz w:val="22"/>
                <w:szCs w:val="22"/>
                <w:lang w:val="fr-FR"/>
              </w:rPr>
              <w:tab/>
            </w:r>
            <w:r w:rsidRPr="00817145">
              <w:rPr>
                <w:rStyle w:val="Lienhypertexte"/>
                <w:noProof/>
              </w:rPr>
              <w:t>Mechanism 2:</w:t>
            </w:r>
            <w:r>
              <w:rPr>
                <w:noProof/>
                <w:webHidden/>
              </w:rPr>
              <w:tab/>
            </w:r>
            <w:r>
              <w:rPr>
                <w:noProof/>
                <w:webHidden/>
              </w:rPr>
              <w:fldChar w:fldCharType="begin"/>
            </w:r>
            <w:r>
              <w:rPr>
                <w:noProof/>
                <w:webHidden/>
              </w:rPr>
              <w:instrText xml:space="preserve"> PAGEREF _Toc42698929 \h </w:instrText>
            </w:r>
          </w:ins>
          <w:r>
            <w:rPr>
              <w:noProof/>
              <w:webHidden/>
            </w:rPr>
          </w:r>
          <w:r>
            <w:rPr>
              <w:noProof/>
              <w:webHidden/>
            </w:rPr>
            <w:fldChar w:fldCharType="separate"/>
          </w:r>
          <w:ins w:id="73" w:author="Arthur Parmentier" w:date="2020-06-10T16:27:00Z">
            <w:r>
              <w:rPr>
                <w:noProof/>
                <w:webHidden/>
              </w:rPr>
              <w:t>21</w:t>
            </w:r>
          </w:ins>
          <w:ins w:id="7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5" w:author="Arthur Parmentier" w:date="2020-06-10T16:26:00Z"/>
              <w:rFonts w:eastAsiaTheme="minorEastAsia" w:cstheme="minorBidi"/>
              <w:noProof/>
              <w:sz w:val="22"/>
              <w:szCs w:val="22"/>
              <w:lang w:val="fr-FR"/>
            </w:rPr>
          </w:pPr>
          <w:ins w:id="7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Sign “overloading”</w:t>
            </w:r>
            <w:r>
              <w:rPr>
                <w:noProof/>
                <w:webHidden/>
              </w:rPr>
              <w:tab/>
            </w:r>
            <w:r>
              <w:rPr>
                <w:noProof/>
                <w:webHidden/>
              </w:rPr>
              <w:fldChar w:fldCharType="begin"/>
            </w:r>
            <w:r>
              <w:rPr>
                <w:noProof/>
                <w:webHidden/>
              </w:rPr>
              <w:instrText xml:space="preserve"> PAGEREF _Toc42698930 \h </w:instrText>
            </w:r>
          </w:ins>
          <w:r>
            <w:rPr>
              <w:noProof/>
              <w:webHidden/>
            </w:rPr>
          </w:r>
          <w:r>
            <w:rPr>
              <w:noProof/>
              <w:webHidden/>
            </w:rPr>
            <w:fldChar w:fldCharType="separate"/>
          </w:r>
          <w:ins w:id="77" w:author="Arthur Parmentier" w:date="2020-06-10T16:27:00Z">
            <w:r>
              <w:rPr>
                <w:noProof/>
                <w:webHidden/>
              </w:rPr>
              <w:t>21</w:t>
            </w:r>
          </w:ins>
          <w:ins w:id="7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9" w:author="Arthur Parmentier" w:date="2020-06-10T16:26:00Z"/>
              <w:rFonts w:eastAsiaTheme="minorEastAsia" w:cstheme="minorBidi"/>
              <w:noProof/>
              <w:sz w:val="22"/>
              <w:szCs w:val="22"/>
              <w:lang w:val="fr-FR"/>
            </w:rPr>
          </w:pPr>
          <w:ins w:id="8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Personal observations during SP practice</w:t>
            </w:r>
            <w:r>
              <w:rPr>
                <w:noProof/>
                <w:webHidden/>
              </w:rPr>
              <w:tab/>
            </w:r>
            <w:r>
              <w:rPr>
                <w:noProof/>
                <w:webHidden/>
              </w:rPr>
              <w:fldChar w:fldCharType="begin"/>
            </w:r>
            <w:r>
              <w:rPr>
                <w:noProof/>
                <w:webHidden/>
              </w:rPr>
              <w:instrText xml:space="preserve"> PAGEREF _Toc42698931 \h </w:instrText>
            </w:r>
          </w:ins>
          <w:r>
            <w:rPr>
              <w:noProof/>
              <w:webHidden/>
            </w:rPr>
          </w:r>
          <w:r>
            <w:rPr>
              <w:noProof/>
              <w:webHidden/>
            </w:rPr>
            <w:fldChar w:fldCharType="separate"/>
          </w:r>
          <w:ins w:id="81" w:author="Arthur Parmentier" w:date="2020-06-10T16:27:00Z">
            <w:r>
              <w:rPr>
                <w:noProof/>
                <w:webHidden/>
              </w:rPr>
              <w:t>25</w:t>
            </w:r>
          </w:ins>
          <w:ins w:id="8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83" w:author="Arthur Parmentier" w:date="2020-06-10T16:26:00Z"/>
              <w:rFonts w:eastAsiaTheme="minorEastAsia" w:cstheme="minorBidi"/>
              <w:noProof/>
              <w:sz w:val="22"/>
              <w:szCs w:val="22"/>
              <w:lang w:val="fr-FR"/>
            </w:rPr>
          </w:pPr>
          <w:ins w:id="8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_Toc42698932 \h </w:instrText>
            </w:r>
          </w:ins>
          <w:r>
            <w:rPr>
              <w:noProof/>
              <w:webHidden/>
            </w:rPr>
          </w:r>
          <w:r>
            <w:rPr>
              <w:noProof/>
              <w:webHidden/>
            </w:rPr>
            <w:fldChar w:fldCharType="separate"/>
          </w:r>
          <w:ins w:id="85" w:author="Arthur Parmentier" w:date="2020-06-10T16:27:00Z">
            <w:r>
              <w:rPr>
                <w:noProof/>
                <w:webHidden/>
              </w:rPr>
              <w:t>27</w:t>
            </w:r>
          </w:ins>
          <w:ins w:id="86"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87" w:author="Arthur Parmentier" w:date="2020-06-10T16:26:00Z"/>
              <w:rFonts w:eastAsiaTheme="minorEastAsia" w:cstheme="minorBidi"/>
              <w:b w:val="0"/>
              <w:bCs w:val="0"/>
              <w:noProof/>
              <w:lang w:val="fr-FR"/>
            </w:rPr>
          </w:pPr>
          <w:ins w:id="8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Meta-structures of SP: communication outside sign language, configurations, conventions and diffusion mechanisms</w:t>
            </w:r>
            <w:r>
              <w:rPr>
                <w:noProof/>
                <w:webHidden/>
              </w:rPr>
              <w:tab/>
            </w:r>
            <w:r>
              <w:rPr>
                <w:noProof/>
                <w:webHidden/>
              </w:rPr>
              <w:fldChar w:fldCharType="begin"/>
            </w:r>
            <w:r>
              <w:rPr>
                <w:noProof/>
                <w:webHidden/>
              </w:rPr>
              <w:instrText xml:space="preserve"> PAGEREF _Toc42698954 \h </w:instrText>
            </w:r>
          </w:ins>
          <w:r>
            <w:rPr>
              <w:noProof/>
              <w:webHidden/>
            </w:rPr>
          </w:r>
          <w:r>
            <w:rPr>
              <w:noProof/>
              <w:webHidden/>
            </w:rPr>
            <w:fldChar w:fldCharType="separate"/>
          </w:r>
          <w:ins w:id="89" w:author="Arthur Parmentier" w:date="2020-06-10T16:27:00Z">
            <w:r>
              <w:rPr>
                <w:noProof/>
                <w:webHidden/>
              </w:rPr>
              <w:t>37</w:t>
            </w:r>
          </w:ins>
          <w:ins w:id="9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1" w:author="Arthur Parmentier" w:date="2020-06-10T16:26:00Z"/>
              <w:rFonts w:eastAsiaTheme="minorEastAsia" w:cstheme="minorBidi"/>
              <w:noProof/>
              <w:sz w:val="22"/>
              <w:szCs w:val="22"/>
              <w:lang w:val="fr-FR"/>
            </w:rPr>
          </w:pPr>
          <w:ins w:id="9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 what we mean when we say “SP”</w:t>
            </w:r>
            <w:r>
              <w:rPr>
                <w:noProof/>
                <w:webHidden/>
              </w:rPr>
              <w:tab/>
            </w:r>
            <w:r>
              <w:rPr>
                <w:noProof/>
                <w:webHidden/>
              </w:rPr>
              <w:fldChar w:fldCharType="begin"/>
            </w:r>
            <w:r>
              <w:rPr>
                <w:noProof/>
                <w:webHidden/>
              </w:rPr>
              <w:instrText xml:space="preserve"> PAGEREF _Toc42698955 \h </w:instrText>
            </w:r>
          </w:ins>
          <w:r>
            <w:rPr>
              <w:noProof/>
              <w:webHidden/>
            </w:rPr>
          </w:r>
          <w:r>
            <w:rPr>
              <w:noProof/>
              <w:webHidden/>
            </w:rPr>
            <w:fldChar w:fldCharType="separate"/>
          </w:r>
          <w:ins w:id="93" w:author="Arthur Parmentier" w:date="2020-06-10T16:27:00Z">
            <w:r>
              <w:rPr>
                <w:noProof/>
                <w:webHidden/>
              </w:rPr>
              <w:t>37</w:t>
            </w:r>
          </w:ins>
          <w:ins w:id="9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5" w:author="Arthur Parmentier" w:date="2020-06-10T16:26:00Z"/>
              <w:rFonts w:eastAsiaTheme="minorEastAsia" w:cstheme="minorBidi"/>
              <w:noProof/>
              <w:sz w:val="22"/>
              <w:szCs w:val="22"/>
              <w:lang w:val="fr-FR"/>
            </w:rPr>
          </w:pPr>
          <w:ins w:id="9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SP as a complex communication form</w:t>
            </w:r>
            <w:r>
              <w:rPr>
                <w:noProof/>
                <w:webHidden/>
              </w:rPr>
              <w:tab/>
            </w:r>
            <w:r>
              <w:rPr>
                <w:noProof/>
                <w:webHidden/>
              </w:rPr>
              <w:fldChar w:fldCharType="begin"/>
            </w:r>
            <w:r>
              <w:rPr>
                <w:noProof/>
                <w:webHidden/>
              </w:rPr>
              <w:instrText xml:space="preserve"> PAGEREF _Toc42698956 \h </w:instrText>
            </w:r>
          </w:ins>
          <w:r>
            <w:rPr>
              <w:noProof/>
              <w:webHidden/>
            </w:rPr>
          </w:r>
          <w:r>
            <w:rPr>
              <w:noProof/>
              <w:webHidden/>
            </w:rPr>
            <w:fldChar w:fldCharType="separate"/>
          </w:r>
          <w:ins w:id="97" w:author="Arthur Parmentier" w:date="2020-06-10T16:27:00Z">
            <w:r>
              <w:rPr>
                <w:noProof/>
                <w:webHidden/>
              </w:rPr>
              <w:t>37</w:t>
            </w:r>
          </w:ins>
          <w:ins w:id="9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9" w:author="Arthur Parmentier" w:date="2020-06-10T16:26:00Z"/>
              <w:rFonts w:eastAsiaTheme="minorEastAsia" w:cstheme="minorBidi"/>
              <w:noProof/>
              <w:sz w:val="22"/>
              <w:szCs w:val="22"/>
              <w:lang w:val="fr-FR"/>
            </w:rPr>
          </w:pPr>
          <w:ins w:id="10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_Toc42698957 \h </w:instrText>
            </w:r>
          </w:ins>
          <w:r>
            <w:rPr>
              <w:noProof/>
              <w:webHidden/>
            </w:rPr>
          </w:r>
          <w:r>
            <w:rPr>
              <w:noProof/>
              <w:webHidden/>
            </w:rPr>
            <w:fldChar w:fldCharType="separate"/>
          </w:r>
          <w:ins w:id="101" w:author="Arthur Parmentier" w:date="2020-06-10T16:27:00Z">
            <w:r>
              <w:rPr>
                <w:noProof/>
                <w:webHidden/>
              </w:rPr>
              <w:t>38</w:t>
            </w:r>
          </w:ins>
          <w:ins w:id="10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03" w:author="Arthur Parmentier" w:date="2020-06-10T16:26:00Z"/>
              <w:rFonts w:eastAsiaTheme="minorEastAsia" w:cstheme="minorBidi"/>
              <w:noProof/>
              <w:sz w:val="22"/>
              <w:szCs w:val="22"/>
              <w:lang w:val="fr-FR"/>
            </w:rPr>
          </w:pPr>
          <w:ins w:id="10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Concluding remark: the meaning of SP as its use</w:t>
            </w:r>
            <w:r>
              <w:rPr>
                <w:noProof/>
                <w:webHidden/>
              </w:rPr>
              <w:tab/>
            </w:r>
            <w:r>
              <w:rPr>
                <w:noProof/>
                <w:webHidden/>
              </w:rPr>
              <w:fldChar w:fldCharType="begin"/>
            </w:r>
            <w:r>
              <w:rPr>
                <w:noProof/>
                <w:webHidden/>
              </w:rPr>
              <w:instrText xml:space="preserve"> PAGEREF _Toc42698958 \h </w:instrText>
            </w:r>
          </w:ins>
          <w:r>
            <w:rPr>
              <w:noProof/>
              <w:webHidden/>
            </w:rPr>
          </w:r>
          <w:r>
            <w:rPr>
              <w:noProof/>
              <w:webHidden/>
            </w:rPr>
            <w:fldChar w:fldCharType="separate"/>
          </w:r>
          <w:ins w:id="105" w:author="Arthur Parmentier" w:date="2020-06-10T16:27:00Z">
            <w:r>
              <w:rPr>
                <w:noProof/>
                <w:webHidden/>
              </w:rPr>
              <w:t>44</w:t>
            </w:r>
          </w:ins>
          <w:ins w:id="106"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660"/>
              <w:tab w:val="right" w:leader="dot" w:pos="9736"/>
            </w:tabs>
            <w:rPr>
              <w:ins w:id="107" w:author="Arthur Parmentier" w:date="2020-06-10T16:26:00Z"/>
              <w:rFonts w:eastAsiaTheme="minorEastAsia" w:cstheme="minorBidi"/>
              <w:b w:val="0"/>
              <w:bCs w:val="0"/>
              <w:i w:val="0"/>
              <w:iCs w:val="0"/>
              <w:noProof/>
              <w:sz w:val="22"/>
              <w:szCs w:val="22"/>
              <w:lang w:val="fr-FR"/>
            </w:rPr>
          </w:pPr>
          <w:ins w:id="10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IV.</w:t>
            </w:r>
            <w:r>
              <w:rPr>
                <w:rFonts w:eastAsiaTheme="minorEastAsia" w:cstheme="minorBidi"/>
                <w:b w:val="0"/>
                <w:bCs w:val="0"/>
                <w:i w:val="0"/>
                <w:iCs w:val="0"/>
                <w:noProof/>
                <w:sz w:val="22"/>
                <w:szCs w:val="22"/>
                <w:lang w:val="fr-FR"/>
              </w:rPr>
              <w:tab/>
            </w:r>
            <w:r w:rsidRPr="00817145">
              <w:rPr>
                <w:rStyle w:val="Lienhypertexte"/>
                <w:noProof/>
              </w:rPr>
              <w:t>Soundpainting recognition with Max/MSP</w:t>
            </w:r>
            <w:r>
              <w:rPr>
                <w:noProof/>
                <w:webHidden/>
              </w:rPr>
              <w:tab/>
            </w:r>
            <w:r>
              <w:rPr>
                <w:noProof/>
                <w:webHidden/>
              </w:rPr>
              <w:fldChar w:fldCharType="begin"/>
            </w:r>
            <w:r>
              <w:rPr>
                <w:noProof/>
                <w:webHidden/>
              </w:rPr>
              <w:instrText xml:space="preserve"> PAGEREF _Toc42698960 \h </w:instrText>
            </w:r>
          </w:ins>
          <w:r>
            <w:rPr>
              <w:noProof/>
              <w:webHidden/>
            </w:rPr>
          </w:r>
          <w:r>
            <w:rPr>
              <w:noProof/>
              <w:webHidden/>
            </w:rPr>
            <w:fldChar w:fldCharType="separate"/>
          </w:r>
          <w:ins w:id="109" w:author="Arthur Parmentier" w:date="2020-06-10T16:27:00Z">
            <w:r>
              <w:rPr>
                <w:noProof/>
                <w:webHidden/>
              </w:rPr>
              <w:t>44</w:t>
            </w:r>
          </w:ins>
          <w:ins w:id="110"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11" w:author="Arthur Parmentier" w:date="2020-06-10T16:26:00Z"/>
              <w:rFonts w:eastAsiaTheme="minorEastAsia" w:cstheme="minorBidi"/>
              <w:b w:val="0"/>
              <w:bCs w:val="0"/>
              <w:noProof/>
              <w:lang w:val="fr-FR"/>
            </w:rPr>
          </w:pPr>
          <w:ins w:id="11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_Toc42698961 \h </w:instrText>
            </w:r>
          </w:ins>
          <w:r>
            <w:rPr>
              <w:noProof/>
              <w:webHidden/>
            </w:rPr>
          </w:r>
          <w:r>
            <w:rPr>
              <w:noProof/>
              <w:webHidden/>
            </w:rPr>
            <w:fldChar w:fldCharType="separate"/>
          </w:r>
          <w:ins w:id="113" w:author="Arthur Parmentier" w:date="2020-06-10T16:27:00Z">
            <w:r>
              <w:rPr>
                <w:noProof/>
                <w:webHidden/>
              </w:rPr>
              <w:t>45</w:t>
            </w:r>
          </w:ins>
          <w:ins w:id="11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15" w:author="Arthur Parmentier" w:date="2020-06-10T16:26:00Z"/>
              <w:rFonts w:eastAsiaTheme="minorEastAsia" w:cstheme="minorBidi"/>
              <w:noProof/>
              <w:sz w:val="22"/>
              <w:szCs w:val="22"/>
              <w:lang w:val="fr-FR"/>
            </w:rPr>
          </w:pPr>
          <w:ins w:id="11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Motivations</w:t>
            </w:r>
            <w:r>
              <w:rPr>
                <w:noProof/>
                <w:webHidden/>
              </w:rPr>
              <w:tab/>
            </w:r>
            <w:r>
              <w:rPr>
                <w:noProof/>
                <w:webHidden/>
              </w:rPr>
              <w:fldChar w:fldCharType="begin"/>
            </w:r>
            <w:r>
              <w:rPr>
                <w:noProof/>
                <w:webHidden/>
              </w:rPr>
              <w:instrText xml:space="preserve"> PAGEREF _Toc42698962 \h </w:instrText>
            </w:r>
          </w:ins>
          <w:r>
            <w:rPr>
              <w:noProof/>
              <w:webHidden/>
            </w:rPr>
          </w:r>
          <w:r>
            <w:rPr>
              <w:noProof/>
              <w:webHidden/>
            </w:rPr>
            <w:fldChar w:fldCharType="separate"/>
          </w:r>
          <w:ins w:id="117" w:author="Arthur Parmentier" w:date="2020-06-10T16:27:00Z">
            <w:r>
              <w:rPr>
                <w:noProof/>
                <w:webHidden/>
              </w:rPr>
              <w:t>45</w:t>
            </w:r>
          </w:ins>
          <w:ins w:id="11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19" w:author="Arthur Parmentier" w:date="2020-06-10T16:26:00Z"/>
              <w:rFonts w:eastAsiaTheme="minorEastAsia" w:cstheme="minorBidi"/>
              <w:noProof/>
              <w:sz w:val="22"/>
              <w:szCs w:val="22"/>
              <w:lang w:val="fr-FR"/>
            </w:rPr>
          </w:pPr>
          <w:ins w:id="12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Goals</w:t>
            </w:r>
            <w:r>
              <w:rPr>
                <w:noProof/>
                <w:webHidden/>
              </w:rPr>
              <w:tab/>
            </w:r>
            <w:r>
              <w:rPr>
                <w:noProof/>
                <w:webHidden/>
              </w:rPr>
              <w:fldChar w:fldCharType="begin"/>
            </w:r>
            <w:r>
              <w:rPr>
                <w:noProof/>
                <w:webHidden/>
              </w:rPr>
              <w:instrText xml:space="preserve"> PAGEREF _Toc42698963 \h </w:instrText>
            </w:r>
          </w:ins>
          <w:r>
            <w:rPr>
              <w:noProof/>
              <w:webHidden/>
            </w:rPr>
          </w:r>
          <w:r>
            <w:rPr>
              <w:noProof/>
              <w:webHidden/>
            </w:rPr>
            <w:fldChar w:fldCharType="separate"/>
          </w:r>
          <w:ins w:id="121" w:author="Arthur Parmentier" w:date="2020-06-10T16:27:00Z">
            <w:r>
              <w:rPr>
                <w:noProof/>
                <w:webHidden/>
              </w:rPr>
              <w:t>46</w:t>
            </w:r>
          </w:ins>
          <w:ins w:id="12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23" w:author="Arthur Parmentier" w:date="2020-06-10T16:26:00Z"/>
              <w:rFonts w:eastAsiaTheme="minorEastAsia" w:cstheme="minorBidi"/>
              <w:b w:val="0"/>
              <w:bCs w:val="0"/>
              <w:noProof/>
              <w:lang w:val="fr-FR"/>
            </w:rPr>
          </w:pPr>
          <w:ins w:id="12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The big picture</w:t>
            </w:r>
            <w:r>
              <w:rPr>
                <w:noProof/>
                <w:webHidden/>
              </w:rPr>
              <w:tab/>
            </w:r>
            <w:r>
              <w:rPr>
                <w:noProof/>
                <w:webHidden/>
              </w:rPr>
              <w:fldChar w:fldCharType="begin"/>
            </w:r>
            <w:r>
              <w:rPr>
                <w:noProof/>
                <w:webHidden/>
              </w:rPr>
              <w:instrText xml:space="preserve"> PAGEREF _Toc42698964 \h </w:instrText>
            </w:r>
          </w:ins>
          <w:r>
            <w:rPr>
              <w:noProof/>
              <w:webHidden/>
            </w:rPr>
          </w:r>
          <w:r>
            <w:rPr>
              <w:noProof/>
              <w:webHidden/>
            </w:rPr>
            <w:fldChar w:fldCharType="separate"/>
          </w:r>
          <w:ins w:id="125" w:author="Arthur Parmentier" w:date="2020-06-10T16:27:00Z">
            <w:r>
              <w:rPr>
                <w:noProof/>
                <w:webHidden/>
              </w:rPr>
              <w:t>47</w:t>
            </w:r>
          </w:ins>
          <w:ins w:id="12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27" w:author="Arthur Parmentier" w:date="2020-06-10T16:26:00Z"/>
              <w:rFonts w:eastAsiaTheme="minorEastAsia" w:cstheme="minorBidi"/>
              <w:noProof/>
              <w:sz w:val="22"/>
              <w:szCs w:val="22"/>
              <w:lang w:val="fr-FR"/>
            </w:rPr>
          </w:pPr>
          <w:ins w:id="12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General overview of the system</w:t>
            </w:r>
            <w:r>
              <w:rPr>
                <w:noProof/>
                <w:webHidden/>
              </w:rPr>
              <w:tab/>
            </w:r>
            <w:r>
              <w:rPr>
                <w:noProof/>
                <w:webHidden/>
              </w:rPr>
              <w:fldChar w:fldCharType="begin"/>
            </w:r>
            <w:r>
              <w:rPr>
                <w:noProof/>
                <w:webHidden/>
              </w:rPr>
              <w:instrText xml:space="preserve"> PAGEREF _Toc42698965 \h </w:instrText>
            </w:r>
          </w:ins>
          <w:r>
            <w:rPr>
              <w:noProof/>
              <w:webHidden/>
            </w:rPr>
          </w:r>
          <w:r>
            <w:rPr>
              <w:noProof/>
              <w:webHidden/>
            </w:rPr>
            <w:fldChar w:fldCharType="separate"/>
          </w:r>
          <w:ins w:id="129" w:author="Arthur Parmentier" w:date="2020-06-10T16:27:00Z">
            <w:r>
              <w:rPr>
                <w:noProof/>
                <w:webHidden/>
              </w:rPr>
              <w:t>47</w:t>
            </w:r>
          </w:ins>
          <w:ins w:id="13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31" w:author="Arthur Parmentier" w:date="2020-06-10T16:26:00Z"/>
              <w:rFonts w:eastAsiaTheme="minorEastAsia" w:cstheme="minorBidi"/>
              <w:noProof/>
              <w:sz w:val="22"/>
              <w:szCs w:val="22"/>
              <w:lang w:val="fr-FR"/>
            </w:rPr>
          </w:pPr>
          <w:ins w:id="13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The choice of Max/MSP</w:t>
            </w:r>
            <w:r>
              <w:rPr>
                <w:noProof/>
                <w:webHidden/>
              </w:rPr>
              <w:tab/>
            </w:r>
            <w:r>
              <w:rPr>
                <w:noProof/>
                <w:webHidden/>
              </w:rPr>
              <w:fldChar w:fldCharType="begin"/>
            </w:r>
            <w:r>
              <w:rPr>
                <w:noProof/>
                <w:webHidden/>
              </w:rPr>
              <w:instrText xml:space="preserve"> PAGEREF _Toc42698966 \h </w:instrText>
            </w:r>
          </w:ins>
          <w:r>
            <w:rPr>
              <w:noProof/>
              <w:webHidden/>
            </w:rPr>
          </w:r>
          <w:r>
            <w:rPr>
              <w:noProof/>
              <w:webHidden/>
            </w:rPr>
            <w:fldChar w:fldCharType="separate"/>
          </w:r>
          <w:ins w:id="133" w:author="Arthur Parmentier" w:date="2020-06-10T16:27:00Z">
            <w:r>
              <w:rPr>
                <w:noProof/>
                <w:webHidden/>
              </w:rPr>
              <w:t>49</w:t>
            </w:r>
          </w:ins>
          <w:ins w:id="13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35" w:author="Arthur Parmentier" w:date="2020-06-10T16:26:00Z"/>
              <w:rFonts w:eastAsiaTheme="minorEastAsia" w:cstheme="minorBidi"/>
              <w:b w:val="0"/>
              <w:bCs w:val="0"/>
              <w:noProof/>
              <w:lang w:val="fr-FR"/>
            </w:rPr>
          </w:pPr>
          <w:ins w:id="13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"_Toc42698967"</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b w:val="0"/>
                <w:bCs w:val="0"/>
                <w:noProof/>
                <w:lang w:val="fr-FR"/>
              </w:rPr>
              <w:tab/>
            </w:r>
            <w:r w:rsidRPr="00817145">
              <w:rPr>
                <w:rStyle w:val="Lienhypertexte"/>
                <w:noProof/>
              </w:rPr>
              <w:t>Description of each layer</w:t>
            </w:r>
            <w:r>
              <w:rPr>
                <w:noProof/>
                <w:webHidden/>
              </w:rPr>
              <w:tab/>
            </w:r>
            <w:r>
              <w:rPr>
                <w:noProof/>
                <w:webHidden/>
              </w:rPr>
              <w:fldChar w:fldCharType="begin"/>
            </w:r>
            <w:r>
              <w:rPr>
                <w:noProof/>
                <w:webHidden/>
              </w:rPr>
              <w:instrText xml:space="preserve"> PAGEREF _Toc42698967 \h </w:instrText>
            </w:r>
          </w:ins>
          <w:r>
            <w:rPr>
              <w:noProof/>
              <w:webHidden/>
            </w:rPr>
          </w:r>
          <w:r>
            <w:rPr>
              <w:noProof/>
              <w:webHidden/>
            </w:rPr>
            <w:fldChar w:fldCharType="separate"/>
          </w:r>
          <w:ins w:id="137" w:author="Arthur Parmentier" w:date="2020-06-10T16:27:00Z">
            <w:r>
              <w:rPr>
                <w:noProof/>
                <w:webHidden/>
              </w:rPr>
              <w:t>49</w:t>
            </w:r>
          </w:ins>
          <w:ins w:id="13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right" w:leader="dot" w:pos="9736"/>
            </w:tabs>
            <w:rPr>
              <w:ins w:id="139" w:author="Arthur Parmentier" w:date="2020-06-10T16:26:00Z"/>
              <w:rFonts w:eastAsiaTheme="minorEastAsia" w:cstheme="minorBidi"/>
              <w:b w:val="0"/>
              <w:bCs w:val="0"/>
              <w:noProof/>
              <w:lang w:val="fr-FR"/>
            </w:rPr>
          </w:pPr>
          <w:ins w:id="14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C.</w:t>
            </w:r>
            <w:r>
              <w:rPr>
                <w:noProof/>
                <w:webHidden/>
              </w:rPr>
              <w:tab/>
            </w:r>
            <w:r>
              <w:rPr>
                <w:noProof/>
                <w:webHidden/>
              </w:rPr>
              <w:fldChar w:fldCharType="begin"/>
            </w:r>
            <w:r>
              <w:rPr>
                <w:noProof/>
                <w:webHidden/>
              </w:rPr>
              <w:instrText xml:space="preserve"> PAGEREF _Toc42698968 \h </w:instrText>
            </w:r>
          </w:ins>
          <w:r>
            <w:rPr>
              <w:noProof/>
              <w:webHidden/>
            </w:rPr>
          </w:r>
          <w:r>
            <w:rPr>
              <w:noProof/>
              <w:webHidden/>
            </w:rPr>
            <w:fldChar w:fldCharType="separate"/>
          </w:r>
          <w:ins w:id="141" w:author="Arthur Parmentier" w:date="2020-06-10T16:27:00Z">
            <w:r>
              <w:rPr>
                <w:noProof/>
                <w:webHidden/>
              </w:rPr>
              <w:t>49</w:t>
            </w:r>
          </w:ins>
          <w:ins w:id="14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43" w:author="Arthur Parmentier" w:date="2020-06-10T16:26:00Z"/>
              <w:rFonts w:eastAsiaTheme="minorEastAsia" w:cstheme="minorBidi"/>
              <w:noProof/>
              <w:sz w:val="22"/>
              <w:szCs w:val="22"/>
              <w:lang w:val="fr-FR"/>
            </w:rPr>
          </w:pPr>
          <w:ins w:id="14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Part 1: Motion tracking inputs</w:t>
            </w:r>
            <w:r>
              <w:rPr>
                <w:noProof/>
                <w:webHidden/>
              </w:rPr>
              <w:tab/>
            </w:r>
            <w:r>
              <w:rPr>
                <w:noProof/>
                <w:webHidden/>
              </w:rPr>
              <w:fldChar w:fldCharType="begin"/>
            </w:r>
            <w:r>
              <w:rPr>
                <w:noProof/>
                <w:webHidden/>
              </w:rPr>
              <w:instrText xml:space="preserve"> PAGEREF _Toc42698969 \h </w:instrText>
            </w:r>
          </w:ins>
          <w:r>
            <w:rPr>
              <w:noProof/>
              <w:webHidden/>
            </w:rPr>
          </w:r>
          <w:r>
            <w:rPr>
              <w:noProof/>
              <w:webHidden/>
            </w:rPr>
            <w:fldChar w:fldCharType="separate"/>
          </w:r>
          <w:ins w:id="145" w:author="Arthur Parmentier" w:date="2020-06-10T16:27:00Z">
            <w:r>
              <w:rPr>
                <w:noProof/>
                <w:webHidden/>
              </w:rPr>
              <w:t>49</w:t>
            </w:r>
          </w:ins>
          <w:ins w:id="14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47" w:author="Arthur Parmentier" w:date="2020-06-10T16:26:00Z"/>
              <w:rFonts w:eastAsiaTheme="minorEastAsia" w:cstheme="minorBidi"/>
              <w:noProof/>
              <w:sz w:val="22"/>
              <w:szCs w:val="22"/>
              <w:lang w:val="fr-FR"/>
            </w:rPr>
          </w:pPr>
          <w:ins w:id="14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Part 2: Signs &amp; dictionary management</w:t>
            </w:r>
            <w:r>
              <w:rPr>
                <w:noProof/>
                <w:webHidden/>
              </w:rPr>
              <w:tab/>
            </w:r>
            <w:r>
              <w:rPr>
                <w:noProof/>
                <w:webHidden/>
              </w:rPr>
              <w:fldChar w:fldCharType="begin"/>
            </w:r>
            <w:r>
              <w:rPr>
                <w:noProof/>
                <w:webHidden/>
              </w:rPr>
              <w:instrText xml:space="preserve"> PAGEREF _Toc42698971 \h </w:instrText>
            </w:r>
          </w:ins>
          <w:r>
            <w:rPr>
              <w:noProof/>
              <w:webHidden/>
            </w:rPr>
          </w:r>
          <w:r>
            <w:rPr>
              <w:noProof/>
              <w:webHidden/>
            </w:rPr>
            <w:fldChar w:fldCharType="separate"/>
          </w:r>
          <w:ins w:id="149" w:author="Arthur Parmentier" w:date="2020-06-10T16:27:00Z">
            <w:r>
              <w:rPr>
                <w:noProof/>
                <w:webHidden/>
              </w:rPr>
              <w:t>60</w:t>
            </w:r>
          </w:ins>
          <w:ins w:id="15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1" w:author="Arthur Parmentier" w:date="2020-06-10T16:26:00Z"/>
              <w:rFonts w:eastAsiaTheme="minorEastAsia" w:cstheme="minorBidi"/>
              <w:noProof/>
              <w:sz w:val="22"/>
              <w:szCs w:val="22"/>
              <w:lang w:val="fr-FR"/>
            </w:rPr>
          </w:pPr>
          <w:ins w:id="152" w:author="Arthur Parmentier" w:date="2020-06-10T16:26:00Z">
            <w:r w:rsidRPr="00817145">
              <w:rPr>
                <w:rStyle w:val="Lienhypertexte"/>
                <w:noProof/>
              </w:rPr>
              <w:lastRenderedPageBreak/>
              <w:fldChar w:fldCharType="begin"/>
            </w:r>
            <w:r w:rsidRPr="00817145">
              <w:rPr>
                <w:rStyle w:val="Lienhypertexte"/>
                <w:noProof/>
              </w:rPr>
              <w:instrText xml:space="preserve"> </w:instrText>
            </w:r>
            <w:r>
              <w:rPr>
                <w:noProof/>
              </w:rPr>
              <w:instrText>HYPERLINK \l "_Toc42698973"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_Toc42698973 \h </w:instrText>
            </w:r>
          </w:ins>
          <w:r>
            <w:rPr>
              <w:noProof/>
              <w:webHidden/>
            </w:rPr>
          </w:r>
          <w:r>
            <w:rPr>
              <w:noProof/>
              <w:webHidden/>
            </w:rPr>
            <w:fldChar w:fldCharType="separate"/>
          </w:r>
          <w:ins w:id="153" w:author="Arthur Parmentier" w:date="2020-06-10T16:27:00Z">
            <w:r>
              <w:rPr>
                <w:noProof/>
                <w:webHidden/>
              </w:rPr>
              <w:t>64</w:t>
            </w:r>
          </w:ins>
          <w:ins w:id="15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5" w:author="Arthur Parmentier" w:date="2020-06-10T16:26:00Z"/>
              <w:rFonts w:eastAsiaTheme="minorEastAsia" w:cstheme="minorBidi"/>
              <w:noProof/>
              <w:sz w:val="22"/>
              <w:szCs w:val="22"/>
              <w:lang w:val="fr-FR"/>
            </w:rPr>
          </w:pPr>
          <w:ins w:id="15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Part 4: Grammar parsing</w:t>
            </w:r>
            <w:r>
              <w:rPr>
                <w:noProof/>
                <w:webHidden/>
              </w:rPr>
              <w:tab/>
            </w:r>
            <w:r>
              <w:rPr>
                <w:noProof/>
                <w:webHidden/>
              </w:rPr>
              <w:fldChar w:fldCharType="begin"/>
            </w:r>
            <w:r>
              <w:rPr>
                <w:noProof/>
                <w:webHidden/>
              </w:rPr>
              <w:instrText xml:space="preserve"> PAGEREF _Toc42698975 \h </w:instrText>
            </w:r>
          </w:ins>
          <w:r>
            <w:rPr>
              <w:noProof/>
              <w:webHidden/>
            </w:rPr>
          </w:r>
          <w:r>
            <w:rPr>
              <w:noProof/>
              <w:webHidden/>
            </w:rPr>
            <w:fldChar w:fldCharType="separate"/>
          </w:r>
          <w:ins w:id="157" w:author="Arthur Parmentier" w:date="2020-06-10T16:27:00Z">
            <w:r>
              <w:rPr>
                <w:noProof/>
                <w:webHidden/>
              </w:rPr>
              <w:t>68</w:t>
            </w:r>
          </w:ins>
          <w:ins w:id="15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9" w:author="Arthur Parmentier" w:date="2020-06-10T16:26:00Z"/>
              <w:rFonts w:eastAsiaTheme="minorEastAsia" w:cstheme="minorBidi"/>
              <w:noProof/>
              <w:sz w:val="22"/>
              <w:szCs w:val="22"/>
              <w:lang w:val="fr-FR"/>
            </w:rPr>
          </w:pPr>
          <w:ins w:id="16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Part 5: Orchestra simulation</w:t>
            </w:r>
            <w:r>
              <w:rPr>
                <w:noProof/>
                <w:webHidden/>
              </w:rPr>
              <w:tab/>
            </w:r>
            <w:r>
              <w:rPr>
                <w:noProof/>
                <w:webHidden/>
              </w:rPr>
              <w:fldChar w:fldCharType="begin"/>
            </w:r>
            <w:r>
              <w:rPr>
                <w:noProof/>
                <w:webHidden/>
              </w:rPr>
              <w:instrText xml:space="preserve"> PAGEREF _Toc42698977 \h </w:instrText>
            </w:r>
          </w:ins>
          <w:r>
            <w:rPr>
              <w:noProof/>
              <w:webHidden/>
            </w:rPr>
          </w:r>
          <w:r>
            <w:rPr>
              <w:noProof/>
              <w:webHidden/>
            </w:rPr>
            <w:fldChar w:fldCharType="separate"/>
          </w:r>
          <w:ins w:id="161" w:author="Arthur Parmentier" w:date="2020-06-10T16:27:00Z">
            <w:r>
              <w:rPr>
                <w:noProof/>
                <w:webHidden/>
              </w:rPr>
              <w:t>74</w:t>
            </w:r>
          </w:ins>
          <w:ins w:id="16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63" w:author="Arthur Parmentier" w:date="2020-06-10T16:26:00Z"/>
              <w:rFonts w:eastAsiaTheme="minorEastAsia" w:cstheme="minorBidi"/>
              <w:b w:val="0"/>
              <w:bCs w:val="0"/>
              <w:noProof/>
              <w:lang w:val="fr-FR"/>
            </w:rPr>
          </w:pPr>
          <w:ins w:id="16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Performance aspects</w:t>
            </w:r>
            <w:r>
              <w:rPr>
                <w:noProof/>
                <w:webHidden/>
              </w:rPr>
              <w:tab/>
            </w:r>
            <w:r>
              <w:rPr>
                <w:noProof/>
                <w:webHidden/>
              </w:rPr>
              <w:fldChar w:fldCharType="begin"/>
            </w:r>
            <w:r>
              <w:rPr>
                <w:noProof/>
                <w:webHidden/>
              </w:rPr>
              <w:instrText xml:space="preserve"> PAGEREF _Toc42698978 \h </w:instrText>
            </w:r>
          </w:ins>
          <w:r>
            <w:rPr>
              <w:noProof/>
              <w:webHidden/>
            </w:rPr>
          </w:r>
          <w:r>
            <w:rPr>
              <w:noProof/>
              <w:webHidden/>
            </w:rPr>
            <w:fldChar w:fldCharType="separate"/>
          </w:r>
          <w:ins w:id="165" w:author="Arthur Parmentier" w:date="2020-06-10T16:27:00Z">
            <w:r>
              <w:rPr>
                <w:noProof/>
                <w:webHidden/>
              </w:rPr>
              <w:t>75</w:t>
            </w:r>
          </w:ins>
          <w:ins w:id="16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67" w:author="Arthur Parmentier" w:date="2020-06-10T16:26:00Z"/>
              <w:rFonts w:eastAsiaTheme="minorEastAsia" w:cstheme="minorBidi"/>
              <w:noProof/>
              <w:sz w:val="22"/>
              <w:szCs w:val="22"/>
              <w:lang w:val="fr-FR"/>
            </w:rPr>
          </w:pPr>
          <w:ins w:id="16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PoseNet and Wekinator settings</w:t>
            </w:r>
            <w:r>
              <w:rPr>
                <w:noProof/>
                <w:webHidden/>
              </w:rPr>
              <w:tab/>
            </w:r>
            <w:r>
              <w:rPr>
                <w:noProof/>
                <w:webHidden/>
              </w:rPr>
              <w:fldChar w:fldCharType="begin"/>
            </w:r>
            <w:r>
              <w:rPr>
                <w:noProof/>
                <w:webHidden/>
              </w:rPr>
              <w:instrText xml:space="preserve"> PAGEREF _Toc42698979 \h </w:instrText>
            </w:r>
          </w:ins>
          <w:r>
            <w:rPr>
              <w:noProof/>
              <w:webHidden/>
            </w:rPr>
          </w:r>
          <w:r>
            <w:rPr>
              <w:noProof/>
              <w:webHidden/>
            </w:rPr>
            <w:fldChar w:fldCharType="separate"/>
          </w:r>
          <w:ins w:id="169" w:author="Arthur Parmentier" w:date="2020-06-10T16:27:00Z">
            <w:r>
              <w:rPr>
                <w:noProof/>
                <w:webHidden/>
              </w:rPr>
              <w:t>75</w:t>
            </w:r>
          </w:ins>
          <w:ins w:id="17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71" w:author="Arthur Parmentier" w:date="2020-06-10T16:26:00Z"/>
              <w:rFonts w:eastAsiaTheme="minorEastAsia" w:cstheme="minorBidi"/>
              <w:noProof/>
              <w:sz w:val="22"/>
              <w:szCs w:val="22"/>
              <w:lang w:val="fr-FR"/>
            </w:rPr>
          </w:pPr>
          <w:ins w:id="17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Threading</w:t>
            </w:r>
            <w:r>
              <w:rPr>
                <w:noProof/>
                <w:webHidden/>
              </w:rPr>
              <w:tab/>
            </w:r>
            <w:r>
              <w:rPr>
                <w:noProof/>
                <w:webHidden/>
              </w:rPr>
              <w:fldChar w:fldCharType="begin"/>
            </w:r>
            <w:r>
              <w:rPr>
                <w:noProof/>
                <w:webHidden/>
              </w:rPr>
              <w:instrText xml:space="preserve"> PAGEREF _Toc42698980 \h </w:instrText>
            </w:r>
          </w:ins>
          <w:r>
            <w:rPr>
              <w:noProof/>
              <w:webHidden/>
            </w:rPr>
          </w:r>
          <w:r>
            <w:rPr>
              <w:noProof/>
              <w:webHidden/>
            </w:rPr>
            <w:fldChar w:fldCharType="separate"/>
          </w:r>
          <w:ins w:id="173" w:author="Arthur Parmentier" w:date="2020-06-10T16:27:00Z">
            <w:r>
              <w:rPr>
                <w:noProof/>
                <w:webHidden/>
              </w:rPr>
              <w:t>76</w:t>
            </w:r>
          </w:ins>
          <w:ins w:id="17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75" w:author="Arthur Parmentier" w:date="2020-06-10T16:26:00Z"/>
              <w:rFonts w:eastAsiaTheme="minorEastAsia" w:cstheme="minorBidi"/>
              <w:b w:val="0"/>
              <w:bCs w:val="0"/>
              <w:noProof/>
              <w:lang w:val="fr-FR"/>
            </w:rPr>
          </w:pPr>
          <w:ins w:id="17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E.</w:t>
            </w:r>
            <w:r>
              <w:rPr>
                <w:rFonts w:eastAsiaTheme="minorEastAsia" w:cstheme="minorBidi"/>
                <w:b w:val="0"/>
                <w:bCs w:val="0"/>
                <w:noProof/>
                <w:lang w:val="fr-FR"/>
              </w:rPr>
              <w:tab/>
            </w:r>
            <w:r w:rsidRPr="00817145">
              <w:rPr>
                <w:rStyle w:val="Lienhypertexte"/>
                <w:noProof/>
              </w:rPr>
              <w:t>Learning in SP and numerical tool</w:t>
            </w:r>
            <w:r>
              <w:rPr>
                <w:noProof/>
                <w:webHidden/>
              </w:rPr>
              <w:tab/>
            </w:r>
            <w:r>
              <w:rPr>
                <w:noProof/>
                <w:webHidden/>
              </w:rPr>
              <w:fldChar w:fldCharType="begin"/>
            </w:r>
            <w:r>
              <w:rPr>
                <w:noProof/>
                <w:webHidden/>
              </w:rPr>
              <w:instrText xml:space="preserve"> PAGEREF _Toc42698981 \h </w:instrText>
            </w:r>
          </w:ins>
          <w:r>
            <w:rPr>
              <w:noProof/>
              <w:webHidden/>
            </w:rPr>
          </w:r>
          <w:r>
            <w:rPr>
              <w:noProof/>
              <w:webHidden/>
            </w:rPr>
            <w:fldChar w:fldCharType="separate"/>
          </w:r>
          <w:ins w:id="177" w:author="Arthur Parmentier" w:date="2020-06-10T16:27:00Z">
            <w:r>
              <w:rPr>
                <w:noProof/>
                <w:webHidden/>
              </w:rPr>
              <w:t>77</w:t>
            </w:r>
          </w:ins>
          <w:ins w:id="17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79" w:author="Arthur Parmentier" w:date="2020-06-10T16:26:00Z"/>
              <w:rFonts w:eastAsiaTheme="minorEastAsia" w:cstheme="minorBidi"/>
              <w:b w:val="0"/>
              <w:bCs w:val="0"/>
              <w:noProof/>
              <w:lang w:val="fr-FR"/>
            </w:rPr>
          </w:pPr>
          <w:ins w:id="18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F.</w:t>
            </w:r>
            <w:r>
              <w:rPr>
                <w:rFonts w:eastAsiaTheme="minorEastAsia" w:cstheme="minorBidi"/>
                <w:b w:val="0"/>
                <w:bCs w:val="0"/>
                <w:noProof/>
                <w:lang w:val="fr-FR"/>
              </w:rPr>
              <w:tab/>
            </w:r>
            <w:r w:rsidRPr="00817145">
              <w:rPr>
                <w:rStyle w:val="Lienhypertexte"/>
                <w:noProof/>
              </w:rPr>
              <w:t>Potential &amp; future of the tool</w:t>
            </w:r>
            <w:r>
              <w:rPr>
                <w:noProof/>
                <w:webHidden/>
              </w:rPr>
              <w:tab/>
            </w:r>
            <w:r>
              <w:rPr>
                <w:noProof/>
                <w:webHidden/>
              </w:rPr>
              <w:fldChar w:fldCharType="begin"/>
            </w:r>
            <w:r>
              <w:rPr>
                <w:noProof/>
                <w:webHidden/>
              </w:rPr>
              <w:instrText xml:space="preserve"> PAGEREF _Toc42698982 \h </w:instrText>
            </w:r>
          </w:ins>
          <w:r>
            <w:rPr>
              <w:noProof/>
              <w:webHidden/>
            </w:rPr>
          </w:r>
          <w:r>
            <w:rPr>
              <w:noProof/>
              <w:webHidden/>
            </w:rPr>
            <w:fldChar w:fldCharType="separate"/>
          </w:r>
          <w:ins w:id="181" w:author="Arthur Parmentier" w:date="2020-06-10T16:27:00Z">
            <w:r>
              <w:rPr>
                <w:noProof/>
                <w:webHidden/>
              </w:rPr>
              <w:t>77</w:t>
            </w:r>
          </w:ins>
          <w:ins w:id="18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83" w:author="Arthur Parmentier" w:date="2020-06-10T16:26:00Z"/>
              <w:rFonts w:eastAsiaTheme="minorEastAsia" w:cstheme="minorBidi"/>
              <w:noProof/>
              <w:sz w:val="22"/>
              <w:szCs w:val="22"/>
              <w:lang w:val="fr-FR"/>
            </w:rPr>
          </w:pPr>
          <w:ins w:id="18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Emotion recognition</w:t>
            </w:r>
            <w:r>
              <w:rPr>
                <w:noProof/>
                <w:webHidden/>
              </w:rPr>
              <w:tab/>
            </w:r>
            <w:r>
              <w:rPr>
                <w:noProof/>
                <w:webHidden/>
              </w:rPr>
              <w:fldChar w:fldCharType="begin"/>
            </w:r>
            <w:r>
              <w:rPr>
                <w:noProof/>
                <w:webHidden/>
              </w:rPr>
              <w:instrText xml:space="preserve"> PAGEREF _Toc42698983 \h </w:instrText>
            </w:r>
          </w:ins>
          <w:r>
            <w:rPr>
              <w:noProof/>
              <w:webHidden/>
            </w:rPr>
          </w:r>
          <w:r>
            <w:rPr>
              <w:noProof/>
              <w:webHidden/>
            </w:rPr>
            <w:fldChar w:fldCharType="separate"/>
          </w:r>
          <w:ins w:id="185" w:author="Arthur Parmentier" w:date="2020-06-10T16:27:00Z">
            <w:r>
              <w:rPr>
                <w:noProof/>
                <w:webHidden/>
              </w:rPr>
              <w:t>77</w:t>
            </w:r>
          </w:ins>
          <w:ins w:id="18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87" w:author="Arthur Parmentier" w:date="2020-06-10T16:26:00Z"/>
              <w:rFonts w:eastAsiaTheme="minorEastAsia" w:cstheme="minorBidi"/>
              <w:noProof/>
              <w:sz w:val="22"/>
              <w:szCs w:val="22"/>
              <w:lang w:val="fr-FR"/>
            </w:rPr>
          </w:pPr>
          <w:ins w:id="18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Classification problem with CRF</w:t>
            </w:r>
            <w:r>
              <w:rPr>
                <w:noProof/>
                <w:webHidden/>
              </w:rPr>
              <w:tab/>
            </w:r>
            <w:r>
              <w:rPr>
                <w:noProof/>
                <w:webHidden/>
              </w:rPr>
              <w:fldChar w:fldCharType="begin"/>
            </w:r>
            <w:r>
              <w:rPr>
                <w:noProof/>
                <w:webHidden/>
              </w:rPr>
              <w:instrText xml:space="preserve"> PAGEREF _Toc42698985 \h </w:instrText>
            </w:r>
          </w:ins>
          <w:r>
            <w:rPr>
              <w:noProof/>
              <w:webHidden/>
            </w:rPr>
          </w:r>
          <w:r>
            <w:rPr>
              <w:noProof/>
              <w:webHidden/>
            </w:rPr>
            <w:fldChar w:fldCharType="separate"/>
          </w:r>
          <w:ins w:id="189" w:author="Arthur Parmentier" w:date="2020-06-10T16:27:00Z">
            <w:r>
              <w:rPr>
                <w:noProof/>
                <w:webHidden/>
              </w:rPr>
              <w:t>78</w:t>
            </w:r>
          </w:ins>
          <w:ins w:id="19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91" w:author="Arthur Parmentier" w:date="2020-06-10T16:26:00Z"/>
              <w:rFonts w:eastAsiaTheme="minorEastAsia" w:cstheme="minorBidi"/>
              <w:noProof/>
              <w:sz w:val="22"/>
              <w:szCs w:val="22"/>
              <w:lang w:val="fr-FR"/>
            </w:rPr>
          </w:pPr>
          <w:ins w:id="19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The future</w:t>
            </w:r>
            <w:r>
              <w:rPr>
                <w:noProof/>
                <w:webHidden/>
              </w:rPr>
              <w:tab/>
            </w:r>
            <w:r>
              <w:rPr>
                <w:noProof/>
                <w:webHidden/>
              </w:rPr>
              <w:fldChar w:fldCharType="begin"/>
            </w:r>
            <w:r>
              <w:rPr>
                <w:noProof/>
                <w:webHidden/>
              </w:rPr>
              <w:instrText xml:space="preserve"> PAGEREF _Toc42698986 \h </w:instrText>
            </w:r>
          </w:ins>
          <w:r>
            <w:rPr>
              <w:noProof/>
              <w:webHidden/>
            </w:rPr>
          </w:r>
          <w:r>
            <w:rPr>
              <w:noProof/>
              <w:webHidden/>
            </w:rPr>
            <w:fldChar w:fldCharType="separate"/>
          </w:r>
          <w:ins w:id="193" w:author="Arthur Parmentier" w:date="2020-06-10T16:27:00Z">
            <w:r>
              <w:rPr>
                <w:noProof/>
                <w:webHidden/>
              </w:rPr>
              <w:t>78</w:t>
            </w:r>
          </w:ins>
          <w:ins w:id="194"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440"/>
              <w:tab w:val="right" w:leader="dot" w:pos="9736"/>
            </w:tabs>
            <w:rPr>
              <w:ins w:id="195" w:author="Arthur Parmentier" w:date="2020-06-10T16:26:00Z"/>
              <w:rFonts w:eastAsiaTheme="minorEastAsia" w:cstheme="minorBidi"/>
              <w:b w:val="0"/>
              <w:bCs w:val="0"/>
              <w:i w:val="0"/>
              <w:iCs w:val="0"/>
              <w:noProof/>
              <w:sz w:val="22"/>
              <w:szCs w:val="22"/>
              <w:lang w:val="fr-FR"/>
            </w:rPr>
          </w:pPr>
          <w:ins w:id="19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V.</w:t>
            </w:r>
            <w:r>
              <w:rPr>
                <w:rFonts w:eastAsiaTheme="minorEastAsia" w:cstheme="minorBidi"/>
                <w:b w:val="0"/>
                <w:bCs w:val="0"/>
                <w:i w:val="0"/>
                <w:iCs w:val="0"/>
                <w:noProof/>
                <w:sz w:val="22"/>
                <w:szCs w:val="22"/>
                <w:lang w:val="fr-FR"/>
              </w:rPr>
              <w:tab/>
            </w:r>
            <w:r w:rsidRPr="00817145">
              <w:rPr>
                <w:rStyle w:val="Lienhypertexte"/>
                <w:noProof/>
              </w:rPr>
              <w:t>Conclusion</w:t>
            </w:r>
            <w:r>
              <w:rPr>
                <w:noProof/>
                <w:webHidden/>
              </w:rPr>
              <w:tab/>
            </w:r>
            <w:r>
              <w:rPr>
                <w:noProof/>
                <w:webHidden/>
              </w:rPr>
              <w:fldChar w:fldCharType="begin"/>
            </w:r>
            <w:r>
              <w:rPr>
                <w:noProof/>
                <w:webHidden/>
              </w:rPr>
              <w:instrText xml:space="preserve"> PAGEREF _Toc42698987 \h </w:instrText>
            </w:r>
          </w:ins>
          <w:r>
            <w:rPr>
              <w:noProof/>
              <w:webHidden/>
            </w:rPr>
          </w:r>
          <w:r>
            <w:rPr>
              <w:noProof/>
              <w:webHidden/>
            </w:rPr>
            <w:fldChar w:fldCharType="separate"/>
          </w:r>
          <w:ins w:id="197" w:author="Arthur Parmentier" w:date="2020-06-10T16:27:00Z">
            <w:r>
              <w:rPr>
                <w:noProof/>
                <w:webHidden/>
              </w:rPr>
              <w:t>78</w:t>
            </w:r>
          </w:ins>
          <w:ins w:id="198" w:author="Arthur Parmentier" w:date="2020-06-10T16:26:00Z">
            <w:r>
              <w:rPr>
                <w:noProof/>
                <w:webHidden/>
              </w:rPr>
              <w:fldChar w:fldCharType="end"/>
            </w:r>
            <w:r w:rsidRPr="00817145">
              <w:rPr>
                <w:rStyle w:val="Lienhypertexte"/>
                <w:noProof/>
              </w:rPr>
              <w:fldChar w:fldCharType="end"/>
            </w:r>
          </w:ins>
        </w:p>
        <w:p w:rsidR="00DC3FF9" w:rsidRPr="007C437A" w:rsidDel="00BA3828" w:rsidRDefault="00DC3FF9" w:rsidP="00E6654A">
          <w:pPr>
            <w:pStyle w:val="TM1"/>
            <w:rPr>
              <w:del w:id="199" w:author="Arthur Parmentier" w:date="2020-05-14T13:28:00Z"/>
              <w:rFonts w:eastAsiaTheme="minorEastAsia" w:cstheme="minorBidi"/>
              <w:noProof/>
              <w:sz w:val="22"/>
              <w:szCs w:val="22"/>
              <w:rPrChange w:id="200" w:author="Arthur Parmentier" w:date="2020-06-07T15:27:00Z">
                <w:rPr>
                  <w:del w:id="201" w:author="Arthur Parmentier" w:date="2020-05-14T13:28:00Z"/>
                  <w:rFonts w:eastAsiaTheme="minorEastAsia" w:cstheme="minorBidi"/>
                  <w:noProof/>
                  <w:sz w:val="22"/>
                  <w:szCs w:val="22"/>
                  <w:lang w:val="fr-FR"/>
                </w:rPr>
              </w:rPrChange>
            </w:rPr>
          </w:pPr>
          <w:del w:id="202" w:author="Arthur Parmentier" w:date="2020-05-14T13:28:00Z">
            <w:r w:rsidRPr="007C437A" w:rsidDel="00BA3828">
              <w:rPr>
                <w:rPrChange w:id="203" w:author="Arthur Parmentier" w:date="2020-06-07T15:27:00Z">
                  <w:rPr>
                    <w:rStyle w:val="Lienhypertexte"/>
                    <w:noProof/>
                  </w:rPr>
                </w:rPrChange>
              </w:rPr>
              <w:delText>I.</w:delText>
            </w:r>
            <w:r w:rsidRPr="007C437A" w:rsidDel="00BA3828">
              <w:rPr>
                <w:rFonts w:eastAsiaTheme="minorEastAsia" w:cstheme="minorBidi"/>
                <w:noProof/>
                <w:rPrChange w:id="204" w:author="Arthur Parmentier" w:date="2020-06-07T15:27:00Z">
                  <w:rPr>
                    <w:rFonts w:eastAsiaTheme="minorEastAsia" w:cstheme="minorBidi"/>
                    <w:noProof/>
                    <w:lang w:val="fr-FR"/>
                  </w:rPr>
                </w:rPrChange>
              </w:rPr>
              <w:tab/>
            </w:r>
            <w:r w:rsidRPr="007C437A" w:rsidDel="00BA3828">
              <w:rPr>
                <w:rPrChange w:id="205" w:author="Arthur Parmentier" w:date="2020-06-07T15:27:00Z">
                  <w:rPr>
                    <w:rStyle w:val="Lienhypertexte"/>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206" w:author="Arthur Parmentier" w:date="2020-05-14T13:28:00Z"/>
              <w:rFonts w:eastAsiaTheme="minorEastAsia" w:cstheme="minorBidi"/>
              <w:noProof/>
              <w:sz w:val="22"/>
              <w:szCs w:val="22"/>
              <w:rPrChange w:id="207" w:author="Arthur Parmentier" w:date="2020-06-07T15:27:00Z">
                <w:rPr>
                  <w:del w:id="208" w:author="Arthur Parmentier" w:date="2020-05-14T13:28:00Z"/>
                  <w:rFonts w:eastAsiaTheme="minorEastAsia" w:cstheme="minorBidi"/>
                  <w:noProof/>
                  <w:sz w:val="22"/>
                  <w:szCs w:val="22"/>
                  <w:lang w:val="fr-FR"/>
                </w:rPr>
              </w:rPrChange>
            </w:rPr>
          </w:pPr>
          <w:del w:id="209" w:author="Arthur Parmentier" w:date="2020-05-14T13:28:00Z">
            <w:r w:rsidRPr="007C437A" w:rsidDel="00BA3828">
              <w:rPr>
                <w:rPrChange w:id="210" w:author="Arthur Parmentier" w:date="2020-06-07T15:27:00Z">
                  <w:rPr>
                    <w:rStyle w:val="Lienhypertexte"/>
                    <w:noProof/>
                  </w:rPr>
                </w:rPrChange>
              </w:rPr>
              <w:delText>III.</w:delText>
            </w:r>
            <w:r w:rsidRPr="007C437A" w:rsidDel="00BA3828">
              <w:rPr>
                <w:rFonts w:eastAsiaTheme="minorEastAsia" w:cstheme="minorBidi"/>
                <w:noProof/>
                <w:rPrChange w:id="211" w:author="Arthur Parmentier" w:date="2020-06-07T15:27:00Z">
                  <w:rPr>
                    <w:rFonts w:eastAsiaTheme="minorEastAsia" w:cstheme="minorBidi"/>
                    <w:noProof/>
                    <w:lang w:val="fr-FR"/>
                  </w:rPr>
                </w:rPrChange>
              </w:rPr>
              <w:tab/>
            </w:r>
            <w:r w:rsidRPr="007C437A" w:rsidDel="00BA3828">
              <w:rPr>
                <w:rPrChange w:id="212" w:author="Arthur Parmentier" w:date="2020-06-07T15:27:00Z">
                  <w:rPr>
                    <w:rStyle w:val="Lienhypertexte"/>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213" w:author="Arthur Parmentier" w:date="2020-05-14T13:28:00Z"/>
              <w:rFonts w:eastAsiaTheme="minorEastAsia" w:cstheme="minorBidi"/>
              <w:noProof/>
              <w:rPrChange w:id="214" w:author="Arthur Parmentier" w:date="2020-06-07T15:27:00Z">
                <w:rPr>
                  <w:del w:id="215" w:author="Arthur Parmentier" w:date="2020-05-14T13:28:00Z"/>
                  <w:rFonts w:eastAsiaTheme="minorEastAsia" w:cstheme="minorBidi"/>
                  <w:noProof/>
                  <w:lang w:val="fr-FR"/>
                </w:rPr>
              </w:rPrChange>
            </w:rPr>
          </w:pPr>
          <w:del w:id="216" w:author="Arthur Parmentier" w:date="2020-05-14T13:28:00Z">
            <w:r w:rsidRPr="007C437A" w:rsidDel="00BA3828">
              <w:rPr>
                <w:rPrChange w:id="217" w:author="Arthur Parmentier" w:date="2020-06-07T15:27:00Z">
                  <w:rPr>
                    <w:rStyle w:val="Lienhypertexte"/>
                    <w:noProof/>
                  </w:rPr>
                </w:rPrChange>
              </w:rPr>
              <w:delText>A.</w:delText>
            </w:r>
            <w:r w:rsidRPr="007C437A" w:rsidDel="00BA3828">
              <w:rPr>
                <w:rFonts w:eastAsiaTheme="minorEastAsia" w:cstheme="minorBidi"/>
                <w:noProof/>
                <w:rPrChange w:id="218" w:author="Arthur Parmentier" w:date="2020-06-07T15:27:00Z">
                  <w:rPr>
                    <w:rFonts w:eastAsiaTheme="minorEastAsia" w:cstheme="minorBidi"/>
                    <w:noProof/>
                    <w:lang w:val="fr-FR"/>
                  </w:rPr>
                </w:rPrChange>
              </w:rPr>
              <w:tab/>
            </w:r>
            <w:r w:rsidRPr="007C437A" w:rsidDel="00BA3828">
              <w:rPr>
                <w:rPrChange w:id="219" w:author="Arthur Parmentier" w:date="2020-06-07T15:27:00Z">
                  <w:rPr>
                    <w:rStyle w:val="Lienhypertexte"/>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220" w:author="Arthur Parmentier" w:date="2020-05-14T13:28:00Z"/>
              <w:rFonts w:eastAsiaTheme="minorEastAsia" w:cstheme="minorBidi"/>
              <w:noProof/>
              <w:rPrChange w:id="221" w:author="Arthur Parmentier" w:date="2020-06-07T15:27:00Z">
                <w:rPr>
                  <w:del w:id="222" w:author="Arthur Parmentier" w:date="2020-05-14T13:28:00Z"/>
                  <w:rFonts w:eastAsiaTheme="minorEastAsia" w:cstheme="minorBidi"/>
                  <w:noProof/>
                  <w:lang w:val="fr-FR"/>
                </w:rPr>
              </w:rPrChange>
            </w:rPr>
          </w:pPr>
          <w:del w:id="223" w:author="Arthur Parmentier" w:date="2020-05-14T13:28:00Z">
            <w:r w:rsidRPr="007C437A" w:rsidDel="00BA3828">
              <w:rPr>
                <w:rPrChange w:id="224" w:author="Arthur Parmentier" w:date="2020-06-07T15:27:00Z">
                  <w:rPr>
                    <w:rStyle w:val="Lienhypertexte"/>
                    <w:noProof/>
                  </w:rPr>
                </w:rPrChange>
              </w:rPr>
              <w:delText>B.</w:delText>
            </w:r>
            <w:r w:rsidRPr="007C437A" w:rsidDel="00BA3828">
              <w:rPr>
                <w:rFonts w:eastAsiaTheme="minorEastAsia" w:cstheme="minorBidi"/>
                <w:noProof/>
                <w:rPrChange w:id="225" w:author="Arthur Parmentier" w:date="2020-06-07T15:27:00Z">
                  <w:rPr>
                    <w:rFonts w:eastAsiaTheme="minorEastAsia" w:cstheme="minorBidi"/>
                    <w:noProof/>
                    <w:lang w:val="fr-FR"/>
                  </w:rPr>
                </w:rPrChange>
              </w:rPr>
              <w:tab/>
            </w:r>
            <w:r w:rsidRPr="007C437A" w:rsidDel="00BA3828">
              <w:rPr>
                <w:rPrChange w:id="226" w:author="Arthur Parmentier" w:date="2020-06-07T15:27:00Z">
                  <w:rPr>
                    <w:rStyle w:val="Lienhypertexte"/>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227" w:author="Arthur Parmentier" w:date="2020-05-14T13:28:00Z"/>
              <w:rFonts w:eastAsiaTheme="minorEastAsia" w:cstheme="minorBidi"/>
              <w:noProof/>
              <w:sz w:val="22"/>
              <w:szCs w:val="22"/>
              <w:rPrChange w:id="228" w:author="Arthur Parmentier" w:date="2020-06-07T15:27:00Z">
                <w:rPr>
                  <w:del w:id="229" w:author="Arthur Parmentier" w:date="2020-05-14T13:28:00Z"/>
                  <w:rFonts w:eastAsiaTheme="minorEastAsia" w:cstheme="minorBidi"/>
                  <w:noProof/>
                  <w:sz w:val="22"/>
                  <w:szCs w:val="22"/>
                  <w:lang w:val="fr-FR"/>
                </w:rPr>
              </w:rPrChange>
            </w:rPr>
          </w:pPr>
          <w:del w:id="230" w:author="Arthur Parmentier" w:date="2020-05-14T13:28:00Z">
            <w:r w:rsidRPr="007C437A" w:rsidDel="00BA3828">
              <w:rPr>
                <w:rPrChange w:id="231" w:author="Arthur Parmentier" w:date="2020-06-07T15:27:00Z">
                  <w:rPr>
                    <w:rStyle w:val="Lienhypertexte"/>
                    <w:noProof/>
                  </w:rPr>
                </w:rPrChange>
              </w:rPr>
              <w:delText>1.</w:delText>
            </w:r>
            <w:r w:rsidRPr="007C437A" w:rsidDel="00BA3828">
              <w:rPr>
                <w:rFonts w:eastAsiaTheme="minorEastAsia" w:cstheme="minorBidi"/>
                <w:noProof/>
                <w:rPrChange w:id="232" w:author="Arthur Parmentier" w:date="2020-06-07T15:27:00Z">
                  <w:rPr>
                    <w:rFonts w:eastAsiaTheme="minorEastAsia" w:cstheme="minorBidi"/>
                    <w:noProof/>
                    <w:lang w:val="fr-FR"/>
                  </w:rPr>
                </w:rPrChange>
              </w:rPr>
              <w:tab/>
            </w:r>
            <w:r w:rsidRPr="007C437A" w:rsidDel="00BA3828">
              <w:rPr>
                <w:rPrChange w:id="233"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34" w:author="Arthur Parmentier" w:date="2020-05-14T13:28:00Z"/>
              <w:rFonts w:eastAsiaTheme="minorEastAsia" w:cstheme="minorBidi"/>
              <w:noProof/>
              <w:sz w:val="22"/>
              <w:szCs w:val="22"/>
              <w:rPrChange w:id="235" w:author="Arthur Parmentier" w:date="2020-06-07T15:27:00Z">
                <w:rPr>
                  <w:del w:id="236" w:author="Arthur Parmentier" w:date="2020-05-14T13:28:00Z"/>
                  <w:rFonts w:eastAsiaTheme="minorEastAsia" w:cstheme="minorBidi"/>
                  <w:noProof/>
                  <w:sz w:val="22"/>
                  <w:szCs w:val="22"/>
                  <w:lang w:val="fr-FR"/>
                </w:rPr>
              </w:rPrChange>
            </w:rPr>
          </w:pPr>
          <w:del w:id="237" w:author="Arthur Parmentier" w:date="2020-05-14T13:28:00Z">
            <w:r w:rsidRPr="007C437A" w:rsidDel="00BA3828">
              <w:rPr>
                <w:rPrChange w:id="238" w:author="Arthur Parmentier" w:date="2020-06-07T15:27:00Z">
                  <w:rPr>
                    <w:rStyle w:val="Lienhypertexte"/>
                    <w:noProof/>
                  </w:rPr>
                </w:rPrChange>
              </w:rPr>
              <w:delText>2.</w:delText>
            </w:r>
            <w:r w:rsidRPr="007C437A" w:rsidDel="00BA3828">
              <w:rPr>
                <w:rFonts w:eastAsiaTheme="minorEastAsia" w:cstheme="minorBidi"/>
                <w:noProof/>
                <w:rPrChange w:id="239" w:author="Arthur Parmentier" w:date="2020-06-07T15:27:00Z">
                  <w:rPr>
                    <w:rFonts w:eastAsiaTheme="minorEastAsia" w:cstheme="minorBidi"/>
                    <w:noProof/>
                    <w:lang w:val="fr-FR"/>
                  </w:rPr>
                </w:rPrChange>
              </w:rPr>
              <w:tab/>
            </w:r>
            <w:r w:rsidRPr="007C437A" w:rsidDel="00BA3828">
              <w:rPr>
                <w:rPrChange w:id="240"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41" w:author="Arthur Parmentier" w:date="2020-05-14T13:28:00Z"/>
              <w:rFonts w:eastAsiaTheme="minorEastAsia" w:cstheme="minorBidi"/>
              <w:noProof/>
              <w:sz w:val="22"/>
              <w:szCs w:val="22"/>
              <w:rPrChange w:id="242" w:author="Arthur Parmentier" w:date="2020-06-07T15:27:00Z">
                <w:rPr>
                  <w:del w:id="243" w:author="Arthur Parmentier" w:date="2020-05-14T13:28:00Z"/>
                  <w:rFonts w:eastAsiaTheme="minorEastAsia" w:cstheme="minorBidi"/>
                  <w:noProof/>
                  <w:sz w:val="22"/>
                  <w:szCs w:val="22"/>
                  <w:lang w:val="fr-FR"/>
                </w:rPr>
              </w:rPrChange>
            </w:rPr>
          </w:pPr>
          <w:del w:id="244" w:author="Arthur Parmentier" w:date="2020-05-14T13:28:00Z">
            <w:r w:rsidRPr="007C437A" w:rsidDel="00BA3828">
              <w:rPr>
                <w:rPrChange w:id="245" w:author="Arthur Parmentier" w:date="2020-06-07T15:27:00Z">
                  <w:rPr>
                    <w:rStyle w:val="Lienhypertexte"/>
                    <w:noProof/>
                  </w:rPr>
                </w:rPrChange>
              </w:rPr>
              <w:delText>3.</w:delText>
            </w:r>
            <w:r w:rsidRPr="007C437A" w:rsidDel="00BA3828">
              <w:rPr>
                <w:rFonts w:eastAsiaTheme="minorEastAsia" w:cstheme="minorBidi"/>
                <w:noProof/>
                <w:rPrChange w:id="246" w:author="Arthur Parmentier" w:date="2020-06-07T15:27:00Z">
                  <w:rPr>
                    <w:rFonts w:eastAsiaTheme="minorEastAsia" w:cstheme="minorBidi"/>
                    <w:noProof/>
                    <w:lang w:val="fr-FR"/>
                  </w:rPr>
                </w:rPrChange>
              </w:rPr>
              <w:tab/>
            </w:r>
            <w:r w:rsidRPr="007C437A" w:rsidDel="00BA3828">
              <w:rPr>
                <w:rPrChange w:id="247"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48" w:author="Arthur Parmentier" w:date="2020-05-14T13:28:00Z"/>
              <w:rFonts w:eastAsiaTheme="minorEastAsia" w:cstheme="minorBidi"/>
              <w:noProof/>
              <w:sz w:val="22"/>
              <w:szCs w:val="22"/>
              <w:rPrChange w:id="249" w:author="Arthur Parmentier" w:date="2020-06-07T15:27:00Z">
                <w:rPr>
                  <w:del w:id="250" w:author="Arthur Parmentier" w:date="2020-05-14T13:28:00Z"/>
                  <w:rFonts w:eastAsiaTheme="minorEastAsia" w:cstheme="minorBidi"/>
                  <w:noProof/>
                  <w:sz w:val="22"/>
                  <w:szCs w:val="22"/>
                  <w:lang w:val="fr-FR"/>
                </w:rPr>
              </w:rPrChange>
            </w:rPr>
          </w:pPr>
          <w:del w:id="251" w:author="Arthur Parmentier" w:date="2020-05-14T13:28:00Z">
            <w:r w:rsidRPr="007C437A" w:rsidDel="00BA3828">
              <w:rPr>
                <w:rPrChange w:id="252" w:author="Arthur Parmentier" w:date="2020-06-07T15:27:00Z">
                  <w:rPr>
                    <w:rStyle w:val="Lienhypertexte"/>
                    <w:noProof/>
                  </w:rPr>
                </w:rPrChange>
              </w:rPr>
              <w:delText>IV.</w:delText>
            </w:r>
            <w:r w:rsidRPr="007C437A" w:rsidDel="00BA3828">
              <w:rPr>
                <w:rFonts w:eastAsiaTheme="minorEastAsia" w:cstheme="minorBidi"/>
                <w:noProof/>
                <w:rPrChange w:id="253" w:author="Arthur Parmentier" w:date="2020-06-07T15:27:00Z">
                  <w:rPr>
                    <w:rFonts w:eastAsiaTheme="minorEastAsia" w:cstheme="minorBidi"/>
                    <w:noProof/>
                    <w:lang w:val="fr-FR"/>
                  </w:rPr>
                </w:rPrChange>
              </w:rPr>
              <w:tab/>
            </w:r>
            <w:r w:rsidRPr="007C437A" w:rsidDel="00BA3828">
              <w:rPr>
                <w:rPrChange w:id="254" w:author="Arthur Parmentier" w:date="2020-06-07T15:27:00Z">
                  <w:rPr>
                    <w:rStyle w:val="Lienhypertexte"/>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55" w:author="Arthur Parmentier" w:date="2020-05-14T13:28:00Z"/>
              <w:rFonts w:eastAsiaTheme="minorEastAsia" w:cstheme="minorBidi"/>
              <w:noProof/>
              <w:rPrChange w:id="256" w:author="Arthur Parmentier" w:date="2020-06-07T15:27:00Z">
                <w:rPr>
                  <w:del w:id="257" w:author="Arthur Parmentier" w:date="2020-05-14T13:28:00Z"/>
                  <w:rFonts w:eastAsiaTheme="minorEastAsia" w:cstheme="minorBidi"/>
                  <w:noProof/>
                  <w:lang w:val="fr-FR"/>
                </w:rPr>
              </w:rPrChange>
            </w:rPr>
          </w:pPr>
          <w:del w:id="258" w:author="Arthur Parmentier" w:date="2020-05-14T13:28:00Z">
            <w:r w:rsidRPr="007C437A" w:rsidDel="00BA3828">
              <w:rPr>
                <w:rPrChange w:id="259" w:author="Arthur Parmentier" w:date="2020-06-07T15:27:00Z">
                  <w:rPr>
                    <w:rStyle w:val="Lienhypertexte"/>
                    <w:noProof/>
                  </w:rPr>
                </w:rPrChange>
              </w:rPr>
              <w:delText>A.</w:delText>
            </w:r>
            <w:r w:rsidRPr="007C437A" w:rsidDel="00BA3828">
              <w:rPr>
                <w:rFonts w:eastAsiaTheme="minorEastAsia" w:cstheme="minorBidi"/>
                <w:noProof/>
                <w:rPrChange w:id="260" w:author="Arthur Parmentier" w:date="2020-06-07T15:27:00Z">
                  <w:rPr>
                    <w:rFonts w:eastAsiaTheme="minorEastAsia" w:cstheme="minorBidi"/>
                    <w:noProof/>
                    <w:lang w:val="fr-FR"/>
                  </w:rPr>
                </w:rPrChange>
              </w:rPr>
              <w:tab/>
            </w:r>
            <w:r w:rsidRPr="007C437A" w:rsidDel="00BA3828">
              <w:rPr>
                <w:rPrChange w:id="261" w:author="Arthur Parmentier" w:date="2020-06-07T15:27:00Z">
                  <w:rPr>
                    <w:rStyle w:val="Lienhypertexte"/>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62" w:author="Arthur Parmentier" w:date="2020-05-14T13:28:00Z"/>
              <w:rFonts w:eastAsiaTheme="minorEastAsia" w:cstheme="minorBidi"/>
              <w:noProof/>
              <w:sz w:val="22"/>
              <w:szCs w:val="22"/>
              <w:rPrChange w:id="263" w:author="Arthur Parmentier" w:date="2020-06-07T15:27:00Z">
                <w:rPr>
                  <w:del w:id="264" w:author="Arthur Parmentier" w:date="2020-05-14T13:28:00Z"/>
                  <w:rFonts w:eastAsiaTheme="minorEastAsia" w:cstheme="minorBidi"/>
                  <w:noProof/>
                  <w:sz w:val="22"/>
                  <w:szCs w:val="22"/>
                  <w:lang w:val="fr-FR"/>
                </w:rPr>
              </w:rPrChange>
            </w:rPr>
          </w:pPr>
          <w:del w:id="265" w:author="Arthur Parmentier" w:date="2020-05-14T13:28:00Z">
            <w:r w:rsidRPr="007C437A" w:rsidDel="00BA3828">
              <w:rPr>
                <w:rPrChange w:id="266" w:author="Arthur Parmentier" w:date="2020-06-07T15:27:00Z">
                  <w:rPr>
                    <w:rStyle w:val="Lienhypertexte"/>
                    <w:noProof/>
                  </w:rPr>
                </w:rPrChange>
              </w:rPr>
              <w:delText>1.</w:delText>
            </w:r>
            <w:r w:rsidRPr="007C437A" w:rsidDel="00BA3828">
              <w:rPr>
                <w:rFonts w:eastAsiaTheme="minorEastAsia" w:cstheme="minorBidi"/>
                <w:noProof/>
                <w:rPrChange w:id="267" w:author="Arthur Parmentier" w:date="2020-06-07T15:27:00Z">
                  <w:rPr>
                    <w:rFonts w:eastAsiaTheme="minorEastAsia" w:cstheme="minorBidi"/>
                    <w:noProof/>
                    <w:lang w:val="fr-FR"/>
                  </w:rPr>
                </w:rPrChange>
              </w:rPr>
              <w:tab/>
            </w:r>
            <w:r w:rsidRPr="007C437A" w:rsidDel="00BA3828">
              <w:rPr>
                <w:rPrChange w:id="268"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269" w:author="Arthur Parmentier" w:date="2020-05-14T13:28:00Z"/>
              <w:rFonts w:eastAsiaTheme="minorEastAsia" w:cstheme="minorBidi"/>
              <w:noProof/>
              <w:sz w:val="22"/>
              <w:szCs w:val="22"/>
              <w:rPrChange w:id="270" w:author="Arthur Parmentier" w:date="2020-06-07T15:27:00Z">
                <w:rPr>
                  <w:del w:id="271" w:author="Arthur Parmentier" w:date="2020-05-14T13:28:00Z"/>
                  <w:rFonts w:eastAsiaTheme="minorEastAsia" w:cstheme="minorBidi"/>
                  <w:noProof/>
                  <w:sz w:val="22"/>
                  <w:szCs w:val="22"/>
                  <w:lang w:val="fr-FR"/>
                </w:rPr>
              </w:rPrChange>
            </w:rPr>
          </w:pPr>
          <w:del w:id="272" w:author="Arthur Parmentier" w:date="2020-05-14T13:28:00Z">
            <w:r w:rsidRPr="007C437A" w:rsidDel="00BA3828">
              <w:rPr>
                <w:rPrChange w:id="273" w:author="Arthur Parmentier" w:date="2020-06-07T15:27:00Z">
                  <w:rPr>
                    <w:rStyle w:val="Lienhypertexte"/>
                    <w:noProof/>
                  </w:rPr>
                </w:rPrChange>
              </w:rPr>
              <w:delText>2.</w:delText>
            </w:r>
            <w:r w:rsidRPr="007C437A" w:rsidDel="00BA3828">
              <w:rPr>
                <w:rFonts w:eastAsiaTheme="minorEastAsia" w:cstheme="minorBidi"/>
                <w:noProof/>
                <w:rPrChange w:id="274" w:author="Arthur Parmentier" w:date="2020-06-07T15:27:00Z">
                  <w:rPr>
                    <w:rFonts w:eastAsiaTheme="minorEastAsia" w:cstheme="minorBidi"/>
                    <w:noProof/>
                    <w:lang w:val="fr-FR"/>
                  </w:rPr>
                </w:rPrChange>
              </w:rPr>
              <w:tab/>
            </w:r>
            <w:r w:rsidRPr="007C437A" w:rsidDel="00BA3828">
              <w:rPr>
                <w:rPrChange w:id="275"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276" w:author="Arthur Parmentier" w:date="2020-05-14T13:28:00Z"/>
              <w:rFonts w:eastAsiaTheme="minorEastAsia" w:cstheme="minorBidi"/>
              <w:noProof/>
              <w:sz w:val="22"/>
              <w:szCs w:val="22"/>
              <w:rPrChange w:id="277" w:author="Arthur Parmentier" w:date="2020-06-07T15:27:00Z">
                <w:rPr>
                  <w:del w:id="278" w:author="Arthur Parmentier" w:date="2020-05-14T13:28:00Z"/>
                  <w:rFonts w:eastAsiaTheme="minorEastAsia" w:cstheme="minorBidi"/>
                  <w:noProof/>
                  <w:sz w:val="22"/>
                  <w:szCs w:val="22"/>
                  <w:lang w:val="fr-FR"/>
                </w:rPr>
              </w:rPrChange>
            </w:rPr>
          </w:pPr>
          <w:del w:id="279" w:author="Arthur Parmentier" w:date="2020-05-14T13:28:00Z">
            <w:r w:rsidRPr="007C437A" w:rsidDel="00BA3828">
              <w:rPr>
                <w:rPrChange w:id="280" w:author="Arthur Parmentier" w:date="2020-06-07T15:27:00Z">
                  <w:rPr>
                    <w:rStyle w:val="Lienhypertexte"/>
                    <w:noProof/>
                  </w:rPr>
                </w:rPrChange>
              </w:rPr>
              <w:delText>3.</w:delText>
            </w:r>
            <w:r w:rsidRPr="007C437A" w:rsidDel="00BA3828">
              <w:rPr>
                <w:rFonts w:eastAsiaTheme="minorEastAsia" w:cstheme="minorBidi"/>
                <w:noProof/>
                <w:rPrChange w:id="281" w:author="Arthur Parmentier" w:date="2020-06-07T15:27:00Z">
                  <w:rPr>
                    <w:rFonts w:eastAsiaTheme="minorEastAsia" w:cstheme="minorBidi"/>
                    <w:noProof/>
                    <w:lang w:val="fr-FR"/>
                  </w:rPr>
                </w:rPrChange>
              </w:rPr>
              <w:tab/>
            </w:r>
            <w:r w:rsidRPr="007C437A" w:rsidDel="00BA3828">
              <w:rPr>
                <w:rPrChange w:id="282"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283" w:author="Arthur Parmentier" w:date="2020-05-14T13:28:00Z"/>
              <w:rFonts w:eastAsiaTheme="minorEastAsia" w:cstheme="minorBidi"/>
              <w:noProof/>
              <w:sz w:val="22"/>
              <w:szCs w:val="22"/>
              <w:rPrChange w:id="284" w:author="Arthur Parmentier" w:date="2020-06-07T15:27:00Z">
                <w:rPr>
                  <w:del w:id="285" w:author="Arthur Parmentier" w:date="2020-05-14T13:28:00Z"/>
                  <w:rFonts w:eastAsiaTheme="minorEastAsia" w:cstheme="minorBidi"/>
                  <w:noProof/>
                  <w:sz w:val="22"/>
                  <w:szCs w:val="22"/>
                  <w:lang w:val="fr-FR"/>
                </w:rPr>
              </w:rPrChange>
            </w:rPr>
          </w:pPr>
          <w:del w:id="286" w:author="Arthur Parmentier" w:date="2020-05-14T13:28:00Z">
            <w:r w:rsidRPr="007C437A" w:rsidDel="00BA3828">
              <w:rPr>
                <w:rPrChange w:id="287" w:author="Arthur Parmentier" w:date="2020-06-07T15:27:00Z">
                  <w:rPr>
                    <w:rStyle w:val="Lienhypertexte"/>
                    <w:noProof/>
                  </w:rPr>
                </w:rPrChange>
              </w:rPr>
              <w:delText>4.</w:delText>
            </w:r>
            <w:r w:rsidRPr="007C437A" w:rsidDel="00BA3828">
              <w:rPr>
                <w:rFonts w:eastAsiaTheme="minorEastAsia" w:cstheme="minorBidi"/>
                <w:noProof/>
                <w:rPrChange w:id="288" w:author="Arthur Parmentier" w:date="2020-06-07T15:27:00Z">
                  <w:rPr>
                    <w:rFonts w:eastAsiaTheme="minorEastAsia" w:cstheme="minorBidi"/>
                    <w:noProof/>
                    <w:lang w:val="fr-FR"/>
                  </w:rPr>
                </w:rPrChange>
              </w:rPr>
              <w:tab/>
            </w:r>
            <w:r w:rsidRPr="007C437A" w:rsidDel="00BA3828">
              <w:rPr>
                <w:rPrChange w:id="289"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290" w:author="Arthur Parmentier" w:date="2020-05-14T13:28:00Z"/>
              <w:rFonts w:eastAsiaTheme="minorEastAsia" w:cstheme="minorBidi"/>
              <w:noProof/>
              <w:sz w:val="22"/>
              <w:szCs w:val="22"/>
              <w:rPrChange w:id="291" w:author="Arthur Parmentier" w:date="2020-06-07T15:27:00Z">
                <w:rPr>
                  <w:del w:id="292" w:author="Arthur Parmentier" w:date="2020-05-14T13:28:00Z"/>
                  <w:rFonts w:eastAsiaTheme="minorEastAsia" w:cstheme="minorBidi"/>
                  <w:noProof/>
                  <w:sz w:val="22"/>
                  <w:szCs w:val="22"/>
                  <w:lang w:val="fr-FR"/>
                </w:rPr>
              </w:rPrChange>
            </w:rPr>
          </w:pPr>
          <w:del w:id="293" w:author="Arthur Parmentier" w:date="2020-05-14T13:28:00Z">
            <w:r w:rsidRPr="007C437A" w:rsidDel="00BA3828">
              <w:rPr>
                <w:rPrChange w:id="294" w:author="Arthur Parmentier" w:date="2020-06-07T15:27:00Z">
                  <w:rPr>
                    <w:rStyle w:val="Lienhypertexte"/>
                    <w:noProof/>
                  </w:rPr>
                </w:rPrChange>
              </w:rPr>
              <w:delText>5.</w:delText>
            </w:r>
            <w:r w:rsidRPr="007C437A" w:rsidDel="00BA3828">
              <w:rPr>
                <w:rFonts w:eastAsiaTheme="minorEastAsia" w:cstheme="minorBidi"/>
                <w:noProof/>
                <w:rPrChange w:id="295" w:author="Arthur Parmentier" w:date="2020-06-07T15:27:00Z">
                  <w:rPr>
                    <w:rFonts w:eastAsiaTheme="minorEastAsia" w:cstheme="minorBidi"/>
                    <w:noProof/>
                    <w:lang w:val="fr-FR"/>
                  </w:rPr>
                </w:rPrChange>
              </w:rPr>
              <w:tab/>
            </w:r>
            <w:r w:rsidRPr="007C437A" w:rsidDel="00BA3828">
              <w:rPr>
                <w:rPrChange w:id="296"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297" w:author="Arthur Parmentier" w:date="2020-05-14T13:28:00Z"/>
              <w:rFonts w:eastAsiaTheme="minorEastAsia" w:cstheme="minorBidi"/>
              <w:noProof/>
              <w:sz w:val="22"/>
              <w:szCs w:val="22"/>
              <w:rPrChange w:id="298" w:author="Arthur Parmentier" w:date="2020-06-07T15:27:00Z">
                <w:rPr>
                  <w:del w:id="299" w:author="Arthur Parmentier" w:date="2020-05-14T13:28:00Z"/>
                  <w:rFonts w:eastAsiaTheme="minorEastAsia" w:cstheme="minorBidi"/>
                  <w:noProof/>
                  <w:sz w:val="22"/>
                  <w:szCs w:val="22"/>
                  <w:lang w:val="fr-FR"/>
                </w:rPr>
              </w:rPrChange>
            </w:rPr>
          </w:pPr>
          <w:del w:id="300" w:author="Arthur Parmentier" w:date="2020-05-14T13:28:00Z">
            <w:r w:rsidRPr="007C437A" w:rsidDel="00BA3828">
              <w:rPr>
                <w:rPrChange w:id="301" w:author="Arthur Parmentier" w:date="2020-06-07T15:27:00Z">
                  <w:rPr>
                    <w:rStyle w:val="Lienhypertexte"/>
                    <w:noProof/>
                  </w:rPr>
                </w:rPrChange>
              </w:rPr>
              <w:delText>6.</w:delText>
            </w:r>
            <w:r w:rsidRPr="007C437A" w:rsidDel="00BA3828">
              <w:rPr>
                <w:rFonts w:eastAsiaTheme="minorEastAsia" w:cstheme="minorBidi"/>
                <w:noProof/>
                <w:rPrChange w:id="302" w:author="Arthur Parmentier" w:date="2020-06-07T15:27:00Z">
                  <w:rPr>
                    <w:rFonts w:eastAsiaTheme="minorEastAsia" w:cstheme="minorBidi"/>
                    <w:noProof/>
                    <w:lang w:val="fr-FR"/>
                  </w:rPr>
                </w:rPrChange>
              </w:rPr>
              <w:tab/>
            </w:r>
            <w:r w:rsidRPr="007C437A" w:rsidDel="00BA3828">
              <w:rPr>
                <w:rPrChange w:id="303"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304" w:author="Arthur Parmentier" w:date="2020-05-14T13:28:00Z"/>
              <w:rFonts w:eastAsiaTheme="minorEastAsia" w:cstheme="minorBidi"/>
              <w:noProof/>
              <w:rPrChange w:id="305" w:author="Arthur Parmentier" w:date="2020-06-07T15:27:00Z">
                <w:rPr>
                  <w:del w:id="306" w:author="Arthur Parmentier" w:date="2020-05-14T13:28:00Z"/>
                  <w:rFonts w:eastAsiaTheme="minorEastAsia" w:cstheme="minorBidi"/>
                  <w:noProof/>
                  <w:lang w:val="fr-FR"/>
                </w:rPr>
              </w:rPrChange>
            </w:rPr>
          </w:pPr>
          <w:del w:id="307" w:author="Arthur Parmentier" w:date="2020-05-14T13:28:00Z">
            <w:r w:rsidRPr="007C437A" w:rsidDel="00BA3828">
              <w:rPr>
                <w:rPrChange w:id="308" w:author="Arthur Parmentier" w:date="2020-06-07T15:27:00Z">
                  <w:rPr>
                    <w:rStyle w:val="Lienhypertexte"/>
                    <w:noProof/>
                  </w:rPr>
                </w:rPrChange>
              </w:rPr>
              <w:delText>B.</w:delText>
            </w:r>
            <w:r w:rsidRPr="007C437A" w:rsidDel="00BA3828">
              <w:rPr>
                <w:rFonts w:eastAsiaTheme="minorEastAsia" w:cstheme="minorBidi"/>
                <w:noProof/>
                <w:rPrChange w:id="309" w:author="Arthur Parmentier" w:date="2020-06-07T15:27:00Z">
                  <w:rPr>
                    <w:rFonts w:eastAsiaTheme="minorEastAsia" w:cstheme="minorBidi"/>
                    <w:noProof/>
                    <w:lang w:val="fr-FR"/>
                  </w:rPr>
                </w:rPrChange>
              </w:rPr>
              <w:tab/>
            </w:r>
            <w:r w:rsidRPr="007C437A" w:rsidDel="00BA3828">
              <w:rPr>
                <w:rPrChange w:id="310" w:author="Arthur Parmentier" w:date="2020-06-07T15:27:00Z">
                  <w:rPr>
                    <w:rStyle w:val="Lienhypertexte"/>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311" w:author="Arthur Parmentier" w:date="2020-05-14T13:28:00Z"/>
              <w:rFonts w:eastAsiaTheme="minorEastAsia" w:cstheme="minorBidi"/>
              <w:noProof/>
              <w:sz w:val="22"/>
              <w:szCs w:val="22"/>
              <w:rPrChange w:id="312" w:author="Arthur Parmentier" w:date="2020-06-07T15:27:00Z">
                <w:rPr>
                  <w:del w:id="313" w:author="Arthur Parmentier" w:date="2020-05-14T13:28:00Z"/>
                  <w:rFonts w:eastAsiaTheme="minorEastAsia" w:cstheme="minorBidi"/>
                  <w:noProof/>
                  <w:sz w:val="22"/>
                  <w:szCs w:val="22"/>
                  <w:lang w:val="fr-FR"/>
                </w:rPr>
              </w:rPrChange>
            </w:rPr>
          </w:pPr>
          <w:del w:id="314" w:author="Arthur Parmentier" w:date="2020-05-14T13:28:00Z">
            <w:r w:rsidRPr="007C437A" w:rsidDel="00BA3828">
              <w:rPr>
                <w:rPrChange w:id="315" w:author="Arthur Parmentier" w:date="2020-06-07T15:27:00Z">
                  <w:rPr>
                    <w:rStyle w:val="Lienhypertexte"/>
                    <w:noProof/>
                  </w:rPr>
                </w:rPrChange>
              </w:rPr>
              <w:delText>1.</w:delText>
            </w:r>
            <w:r w:rsidRPr="007C437A" w:rsidDel="00BA3828">
              <w:rPr>
                <w:rFonts w:eastAsiaTheme="minorEastAsia" w:cstheme="minorBidi"/>
                <w:noProof/>
                <w:rPrChange w:id="316" w:author="Arthur Parmentier" w:date="2020-06-07T15:27:00Z">
                  <w:rPr>
                    <w:rFonts w:eastAsiaTheme="minorEastAsia" w:cstheme="minorBidi"/>
                    <w:noProof/>
                    <w:lang w:val="fr-FR"/>
                  </w:rPr>
                </w:rPrChange>
              </w:rPr>
              <w:tab/>
            </w:r>
            <w:r w:rsidRPr="007C437A" w:rsidDel="00BA3828">
              <w:rPr>
                <w:rPrChange w:id="317"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318" w:author="Arthur Parmentier" w:date="2020-05-14T13:28:00Z"/>
              <w:rFonts w:eastAsiaTheme="minorEastAsia" w:cstheme="minorBidi"/>
              <w:noProof/>
              <w:sz w:val="22"/>
              <w:szCs w:val="22"/>
              <w:rPrChange w:id="319" w:author="Arthur Parmentier" w:date="2020-06-07T15:27:00Z">
                <w:rPr>
                  <w:del w:id="320" w:author="Arthur Parmentier" w:date="2020-05-14T13:28:00Z"/>
                  <w:rFonts w:eastAsiaTheme="minorEastAsia" w:cstheme="minorBidi"/>
                  <w:noProof/>
                  <w:sz w:val="22"/>
                  <w:szCs w:val="22"/>
                  <w:lang w:val="fr-FR"/>
                </w:rPr>
              </w:rPrChange>
            </w:rPr>
          </w:pPr>
          <w:del w:id="321" w:author="Arthur Parmentier" w:date="2020-05-14T13:28:00Z">
            <w:r w:rsidRPr="007C437A" w:rsidDel="00BA3828">
              <w:rPr>
                <w:rPrChange w:id="322" w:author="Arthur Parmentier" w:date="2020-06-07T15:27:00Z">
                  <w:rPr>
                    <w:rStyle w:val="Lienhypertexte"/>
                    <w:noProof/>
                  </w:rPr>
                </w:rPrChange>
              </w:rPr>
              <w:delText>2.</w:delText>
            </w:r>
            <w:r w:rsidRPr="007C437A" w:rsidDel="00BA3828">
              <w:rPr>
                <w:rFonts w:eastAsiaTheme="minorEastAsia" w:cstheme="minorBidi"/>
                <w:noProof/>
                <w:rPrChange w:id="323" w:author="Arthur Parmentier" w:date="2020-06-07T15:27:00Z">
                  <w:rPr>
                    <w:rFonts w:eastAsiaTheme="minorEastAsia" w:cstheme="minorBidi"/>
                    <w:noProof/>
                    <w:lang w:val="fr-FR"/>
                  </w:rPr>
                </w:rPrChange>
              </w:rPr>
              <w:tab/>
            </w:r>
            <w:r w:rsidRPr="007C437A" w:rsidDel="00BA3828">
              <w:rPr>
                <w:rPrChange w:id="324"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325" w:author="Arthur Parmentier" w:date="2020-05-14T13:28:00Z"/>
              <w:rFonts w:eastAsiaTheme="minorEastAsia" w:cstheme="minorBidi"/>
              <w:noProof/>
              <w:rPrChange w:id="326" w:author="Arthur Parmentier" w:date="2020-06-07T15:27:00Z">
                <w:rPr>
                  <w:del w:id="327" w:author="Arthur Parmentier" w:date="2020-05-14T13:28:00Z"/>
                  <w:rFonts w:eastAsiaTheme="minorEastAsia" w:cstheme="minorBidi"/>
                  <w:noProof/>
                  <w:lang w:val="fr-FR"/>
                </w:rPr>
              </w:rPrChange>
            </w:rPr>
          </w:pPr>
          <w:del w:id="328" w:author="Arthur Parmentier" w:date="2020-05-14T13:28:00Z">
            <w:r w:rsidRPr="007C437A" w:rsidDel="00BA3828">
              <w:rPr>
                <w:rPrChange w:id="329" w:author="Arthur Parmentier" w:date="2020-06-07T15:27:00Z">
                  <w:rPr>
                    <w:rStyle w:val="Lienhypertexte"/>
                    <w:noProof/>
                  </w:rPr>
                </w:rPrChange>
              </w:rPr>
              <w:delText>C.</w:delText>
            </w:r>
            <w:r w:rsidRPr="007C437A" w:rsidDel="00BA3828">
              <w:rPr>
                <w:rFonts w:eastAsiaTheme="minorEastAsia" w:cstheme="minorBidi"/>
                <w:noProof/>
                <w:rPrChange w:id="330" w:author="Arthur Parmentier" w:date="2020-06-07T15:27:00Z">
                  <w:rPr>
                    <w:rFonts w:eastAsiaTheme="minorEastAsia" w:cstheme="minorBidi"/>
                    <w:noProof/>
                    <w:lang w:val="fr-FR"/>
                  </w:rPr>
                </w:rPrChange>
              </w:rPr>
              <w:tab/>
            </w:r>
            <w:r w:rsidRPr="007C437A" w:rsidDel="00BA3828">
              <w:rPr>
                <w:rPrChange w:id="331" w:author="Arthur Parmentier" w:date="2020-06-07T15:27:00Z">
                  <w:rPr>
                    <w:rStyle w:val="Lienhypertexte"/>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332" w:author="Arthur Parmentier" w:date="2020-05-14T13:28:00Z"/>
              <w:rFonts w:eastAsiaTheme="minorEastAsia" w:cstheme="minorBidi"/>
              <w:noProof/>
              <w:sz w:val="22"/>
              <w:szCs w:val="22"/>
              <w:rPrChange w:id="333" w:author="Arthur Parmentier" w:date="2020-06-07T15:27:00Z">
                <w:rPr>
                  <w:del w:id="334" w:author="Arthur Parmentier" w:date="2020-05-14T13:28:00Z"/>
                  <w:rFonts w:eastAsiaTheme="minorEastAsia" w:cstheme="minorBidi"/>
                  <w:noProof/>
                  <w:sz w:val="22"/>
                  <w:szCs w:val="22"/>
                  <w:lang w:val="fr-FR"/>
                </w:rPr>
              </w:rPrChange>
            </w:rPr>
          </w:pPr>
          <w:del w:id="335" w:author="Arthur Parmentier" w:date="2020-05-14T13:28:00Z">
            <w:r w:rsidRPr="007C437A" w:rsidDel="00BA3828">
              <w:rPr>
                <w:rPrChange w:id="336" w:author="Arthur Parmentier" w:date="2020-06-07T15:27:00Z">
                  <w:rPr>
                    <w:rStyle w:val="Lienhypertexte"/>
                    <w:noProof/>
                  </w:rPr>
                </w:rPrChange>
              </w:rPr>
              <w:delText>1.</w:delText>
            </w:r>
            <w:r w:rsidRPr="007C437A" w:rsidDel="00BA3828">
              <w:rPr>
                <w:rFonts w:eastAsiaTheme="minorEastAsia" w:cstheme="minorBidi"/>
                <w:noProof/>
                <w:rPrChange w:id="337" w:author="Arthur Parmentier" w:date="2020-06-07T15:27:00Z">
                  <w:rPr>
                    <w:rFonts w:eastAsiaTheme="minorEastAsia" w:cstheme="minorBidi"/>
                    <w:noProof/>
                    <w:lang w:val="fr-FR"/>
                  </w:rPr>
                </w:rPrChange>
              </w:rPr>
              <w:tab/>
            </w:r>
            <w:r w:rsidRPr="007C437A" w:rsidDel="00BA3828">
              <w:rPr>
                <w:rPrChange w:id="338"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39" w:author="Arthur Parmentier" w:date="2020-05-14T13:28:00Z"/>
              <w:rFonts w:eastAsiaTheme="minorEastAsia" w:cstheme="minorBidi"/>
              <w:noProof/>
              <w:sz w:val="22"/>
              <w:szCs w:val="22"/>
              <w:rPrChange w:id="340" w:author="Arthur Parmentier" w:date="2020-06-07T15:27:00Z">
                <w:rPr>
                  <w:del w:id="341" w:author="Arthur Parmentier" w:date="2020-05-14T13:28:00Z"/>
                  <w:rFonts w:eastAsiaTheme="minorEastAsia" w:cstheme="minorBidi"/>
                  <w:noProof/>
                  <w:sz w:val="22"/>
                  <w:szCs w:val="22"/>
                  <w:lang w:val="fr-FR"/>
                </w:rPr>
              </w:rPrChange>
            </w:rPr>
          </w:pPr>
          <w:del w:id="342" w:author="Arthur Parmentier" w:date="2020-05-14T13:28:00Z">
            <w:r w:rsidRPr="007C437A" w:rsidDel="00BA3828">
              <w:rPr>
                <w:rPrChange w:id="343" w:author="Arthur Parmentier" w:date="2020-06-07T15:27:00Z">
                  <w:rPr>
                    <w:rStyle w:val="Lienhypertexte"/>
                    <w:noProof/>
                  </w:rPr>
                </w:rPrChange>
              </w:rPr>
              <w:delText>2.</w:delText>
            </w:r>
            <w:r w:rsidRPr="007C437A" w:rsidDel="00BA3828">
              <w:rPr>
                <w:rFonts w:eastAsiaTheme="minorEastAsia" w:cstheme="minorBidi"/>
                <w:noProof/>
                <w:rPrChange w:id="344" w:author="Arthur Parmentier" w:date="2020-06-07T15:27:00Z">
                  <w:rPr>
                    <w:rFonts w:eastAsiaTheme="minorEastAsia" w:cstheme="minorBidi"/>
                    <w:noProof/>
                    <w:lang w:val="fr-FR"/>
                  </w:rPr>
                </w:rPrChange>
              </w:rPr>
              <w:tab/>
            </w:r>
            <w:r w:rsidRPr="007C437A" w:rsidDel="00BA3828">
              <w:rPr>
                <w:rPrChange w:id="345"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46" w:author="Arthur Parmentier" w:date="2020-05-14T13:28:00Z"/>
              <w:rFonts w:eastAsiaTheme="minorEastAsia" w:cstheme="minorBidi"/>
              <w:noProof/>
              <w:sz w:val="22"/>
              <w:szCs w:val="22"/>
              <w:rPrChange w:id="347" w:author="Arthur Parmentier" w:date="2020-06-07T15:27:00Z">
                <w:rPr>
                  <w:del w:id="348" w:author="Arthur Parmentier" w:date="2020-05-14T13:28:00Z"/>
                  <w:rFonts w:eastAsiaTheme="minorEastAsia" w:cstheme="minorBidi"/>
                  <w:noProof/>
                  <w:sz w:val="22"/>
                  <w:szCs w:val="22"/>
                  <w:lang w:val="fr-FR"/>
                </w:rPr>
              </w:rPrChange>
            </w:rPr>
          </w:pPr>
          <w:del w:id="349" w:author="Arthur Parmentier" w:date="2020-05-14T13:28:00Z">
            <w:r w:rsidRPr="007C437A" w:rsidDel="00BA3828">
              <w:rPr>
                <w:rPrChange w:id="350" w:author="Arthur Parmentier" w:date="2020-06-07T15:27:00Z">
                  <w:rPr>
                    <w:rStyle w:val="Lienhypertexte"/>
                    <w:noProof/>
                  </w:rPr>
                </w:rPrChange>
              </w:rPr>
              <w:delText>V.</w:delText>
            </w:r>
            <w:r w:rsidRPr="007C437A" w:rsidDel="00BA3828">
              <w:rPr>
                <w:rFonts w:eastAsiaTheme="minorEastAsia" w:cstheme="minorBidi"/>
                <w:noProof/>
                <w:rPrChange w:id="351" w:author="Arthur Parmentier" w:date="2020-06-07T15:27:00Z">
                  <w:rPr>
                    <w:rFonts w:eastAsiaTheme="minorEastAsia" w:cstheme="minorBidi"/>
                    <w:noProof/>
                    <w:lang w:val="fr-FR"/>
                  </w:rPr>
                </w:rPrChange>
              </w:rPr>
              <w:tab/>
            </w:r>
            <w:r w:rsidRPr="007C437A" w:rsidDel="00BA3828">
              <w:rPr>
                <w:rPrChange w:id="352" w:author="Arthur Parmentier" w:date="2020-06-07T15:27:00Z">
                  <w:rPr>
                    <w:rStyle w:val="Lienhypertexte"/>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53" w:author="Arthur Parmentier" w:date="2020-05-14T13:28:00Z"/>
              <w:rFonts w:eastAsiaTheme="minorEastAsia" w:cstheme="minorBidi"/>
              <w:noProof/>
              <w:rPrChange w:id="354" w:author="Arthur Parmentier" w:date="2020-06-07T15:27:00Z">
                <w:rPr>
                  <w:del w:id="355" w:author="Arthur Parmentier" w:date="2020-05-14T13:28:00Z"/>
                  <w:rFonts w:eastAsiaTheme="minorEastAsia" w:cstheme="minorBidi"/>
                  <w:noProof/>
                  <w:lang w:val="fr-FR"/>
                </w:rPr>
              </w:rPrChange>
            </w:rPr>
          </w:pPr>
          <w:del w:id="356" w:author="Arthur Parmentier" w:date="2020-05-14T13:28:00Z">
            <w:r w:rsidRPr="007C437A" w:rsidDel="00BA3828">
              <w:rPr>
                <w:rPrChange w:id="357" w:author="Arthur Parmentier" w:date="2020-06-07T15:27:00Z">
                  <w:rPr>
                    <w:rStyle w:val="Lienhypertexte"/>
                    <w:noProof/>
                  </w:rPr>
                </w:rPrChange>
              </w:rPr>
              <w:delText>A.</w:delText>
            </w:r>
            <w:r w:rsidRPr="007C437A" w:rsidDel="00BA3828">
              <w:rPr>
                <w:rFonts w:eastAsiaTheme="minorEastAsia" w:cstheme="minorBidi"/>
                <w:noProof/>
                <w:rPrChange w:id="358" w:author="Arthur Parmentier" w:date="2020-06-07T15:27:00Z">
                  <w:rPr>
                    <w:rFonts w:eastAsiaTheme="minorEastAsia" w:cstheme="minorBidi"/>
                    <w:noProof/>
                    <w:lang w:val="fr-FR"/>
                  </w:rPr>
                </w:rPrChange>
              </w:rPr>
              <w:tab/>
            </w:r>
            <w:r w:rsidRPr="007C437A" w:rsidDel="00BA3828">
              <w:rPr>
                <w:rPrChange w:id="359" w:author="Arthur Parmentier" w:date="2020-06-07T15:27:00Z">
                  <w:rPr>
                    <w:rStyle w:val="Lienhypertexte"/>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60" w:author="Arthur Parmentier" w:date="2020-05-14T13:28:00Z"/>
              <w:rFonts w:eastAsiaTheme="minorEastAsia" w:cstheme="minorBidi"/>
              <w:noProof/>
              <w:sz w:val="22"/>
              <w:szCs w:val="22"/>
              <w:rPrChange w:id="361" w:author="Arthur Parmentier" w:date="2020-06-07T15:27:00Z">
                <w:rPr>
                  <w:del w:id="362" w:author="Arthur Parmentier" w:date="2020-05-14T13:28:00Z"/>
                  <w:rFonts w:eastAsiaTheme="minorEastAsia" w:cstheme="minorBidi"/>
                  <w:noProof/>
                  <w:sz w:val="22"/>
                  <w:szCs w:val="22"/>
                  <w:lang w:val="fr-FR"/>
                </w:rPr>
              </w:rPrChange>
            </w:rPr>
          </w:pPr>
          <w:del w:id="363" w:author="Arthur Parmentier" w:date="2020-05-14T13:28:00Z">
            <w:r w:rsidRPr="007C437A" w:rsidDel="00BA3828">
              <w:rPr>
                <w:rPrChange w:id="364" w:author="Arthur Parmentier" w:date="2020-06-07T15:27:00Z">
                  <w:rPr>
                    <w:rStyle w:val="Lienhypertexte"/>
                    <w:noProof/>
                  </w:rPr>
                </w:rPrChange>
              </w:rPr>
              <w:delText>1.</w:delText>
            </w:r>
            <w:r w:rsidRPr="007C437A" w:rsidDel="00BA3828">
              <w:rPr>
                <w:rFonts w:eastAsiaTheme="minorEastAsia" w:cstheme="minorBidi"/>
                <w:noProof/>
                <w:rPrChange w:id="365" w:author="Arthur Parmentier" w:date="2020-06-07T15:27:00Z">
                  <w:rPr>
                    <w:rFonts w:eastAsiaTheme="minorEastAsia" w:cstheme="minorBidi"/>
                    <w:noProof/>
                    <w:lang w:val="fr-FR"/>
                  </w:rPr>
                </w:rPrChange>
              </w:rPr>
              <w:tab/>
            </w:r>
            <w:r w:rsidRPr="007C437A" w:rsidDel="00BA3828">
              <w:rPr>
                <w:rPrChange w:id="366"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367" w:author="Arthur Parmentier" w:date="2020-05-14T13:28:00Z"/>
              <w:rFonts w:eastAsiaTheme="minorEastAsia" w:cstheme="minorBidi"/>
              <w:noProof/>
              <w:sz w:val="22"/>
              <w:szCs w:val="22"/>
              <w:rPrChange w:id="368" w:author="Arthur Parmentier" w:date="2020-06-07T15:27:00Z">
                <w:rPr>
                  <w:del w:id="369" w:author="Arthur Parmentier" w:date="2020-05-14T13:28:00Z"/>
                  <w:rFonts w:eastAsiaTheme="minorEastAsia" w:cstheme="minorBidi"/>
                  <w:noProof/>
                  <w:sz w:val="22"/>
                  <w:szCs w:val="22"/>
                  <w:lang w:val="fr-FR"/>
                </w:rPr>
              </w:rPrChange>
            </w:rPr>
          </w:pPr>
          <w:del w:id="370" w:author="Arthur Parmentier" w:date="2020-05-14T13:28:00Z">
            <w:r w:rsidRPr="007C437A" w:rsidDel="00BA3828">
              <w:rPr>
                <w:rPrChange w:id="371" w:author="Arthur Parmentier" w:date="2020-06-07T15:27:00Z">
                  <w:rPr>
                    <w:rStyle w:val="Lienhypertexte"/>
                    <w:noProof/>
                  </w:rPr>
                </w:rPrChange>
              </w:rPr>
              <w:delText>2.</w:delText>
            </w:r>
            <w:r w:rsidRPr="007C437A" w:rsidDel="00BA3828">
              <w:rPr>
                <w:rFonts w:eastAsiaTheme="minorEastAsia" w:cstheme="minorBidi"/>
                <w:noProof/>
                <w:rPrChange w:id="372" w:author="Arthur Parmentier" w:date="2020-06-07T15:27:00Z">
                  <w:rPr>
                    <w:rFonts w:eastAsiaTheme="minorEastAsia" w:cstheme="minorBidi"/>
                    <w:noProof/>
                    <w:lang w:val="fr-FR"/>
                  </w:rPr>
                </w:rPrChange>
              </w:rPr>
              <w:tab/>
            </w:r>
            <w:r w:rsidRPr="007C437A" w:rsidDel="00BA3828">
              <w:rPr>
                <w:rPrChange w:id="373"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374" w:author="Arthur Parmentier" w:date="2020-05-14T13:28:00Z"/>
              <w:rFonts w:eastAsiaTheme="minorEastAsia" w:cstheme="minorBidi"/>
              <w:noProof/>
              <w:rPrChange w:id="375" w:author="Arthur Parmentier" w:date="2020-06-07T15:27:00Z">
                <w:rPr>
                  <w:del w:id="376" w:author="Arthur Parmentier" w:date="2020-05-14T13:28:00Z"/>
                  <w:rFonts w:eastAsiaTheme="minorEastAsia" w:cstheme="minorBidi"/>
                  <w:noProof/>
                  <w:lang w:val="fr-FR"/>
                </w:rPr>
              </w:rPrChange>
            </w:rPr>
          </w:pPr>
          <w:del w:id="377" w:author="Arthur Parmentier" w:date="2020-05-14T13:28:00Z">
            <w:r w:rsidRPr="007C437A" w:rsidDel="00BA3828">
              <w:rPr>
                <w:rPrChange w:id="378" w:author="Arthur Parmentier" w:date="2020-06-07T15:27:00Z">
                  <w:rPr>
                    <w:rStyle w:val="Lienhypertexte"/>
                    <w:noProof/>
                  </w:rPr>
                </w:rPrChange>
              </w:rPr>
              <w:delText>B.</w:delText>
            </w:r>
            <w:r w:rsidRPr="007C437A" w:rsidDel="00BA3828">
              <w:rPr>
                <w:rFonts w:eastAsiaTheme="minorEastAsia" w:cstheme="minorBidi"/>
                <w:noProof/>
                <w:rPrChange w:id="379" w:author="Arthur Parmentier" w:date="2020-06-07T15:27:00Z">
                  <w:rPr>
                    <w:rFonts w:eastAsiaTheme="minorEastAsia" w:cstheme="minorBidi"/>
                    <w:noProof/>
                    <w:lang w:val="fr-FR"/>
                  </w:rPr>
                </w:rPrChange>
              </w:rPr>
              <w:tab/>
            </w:r>
            <w:r w:rsidRPr="007C437A" w:rsidDel="00BA3828">
              <w:rPr>
                <w:rPrChange w:id="380" w:author="Arthur Parmentier" w:date="2020-06-07T15:27:00Z">
                  <w:rPr>
                    <w:rStyle w:val="Lienhypertexte"/>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381" w:author="Arthur Parmentier" w:date="2020-05-14T13:28:00Z"/>
              <w:rFonts w:eastAsiaTheme="minorEastAsia" w:cstheme="minorBidi"/>
              <w:noProof/>
              <w:sz w:val="22"/>
              <w:szCs w:val="22"/>
              <w:rPrChange w:id="382" w:author="Arthur Parmentier" w:date="2020-06-07T15:27:00Z">
                <w:rPr>
                  <w:del w:id="383" w:author="Arthur Parmentier" w:date="2020-05-14T13:28:00Z"/>
                  <w:rFonts w:eastAsiaTheme="minorEastAsia" w:cstheme="minorBidi"/>
                  <w:noProof/>
                  <w:sz w:val="22"/>
                  <w:szCs w:val="22"/>
                  <w:lang w:val="fr-FR"/>
                </w:rPr>
              </w:rPrChange>
            </w:rPr>
          </w:pPr>
          <w:del w:id="384" w:author="Arthur Parmentier" w:date="2020-05-14T13:28:00Z">
            <w:r w:rsidRPr="007C437A" w:rsidDel="00BA3828">
              <w:rPr>
                <w:rPrChange w:id="385" w:author="Arthur Parmentier" w:date="2020-06-07T15:27:00Z">
                  <w:rPr>
                    <w:rStyle w:val="Lienhypertexte"/>
                    <w:noProof/>
                  </w:rPr>
                </w:rPrChange>
              </w:rPr>
              <w:delText>1.</w:delText>
            </w:r>
            <w:r w:rsidRPr="007C437A" w:rsidDel="00BA3828">
              <w:rPr>
                <w:rFonts w:eastAsiaTheme="minorEastAsia" w:cstheme="minorBidi"/>
                <w:noProof/>
                <w:rPrChange w:id="386" w:author="Arthur Parmentier" w:date="2020-06-07T15:27:00Z">
                  <w:rPr>
                    <w:rFonts w:eastAsiaTheme="minorEastAsia" w:cstheme="minorBidi"/>
                    <w:noProof/>
                    <w:lang w:val="fr-FR"/>
                  </w:rPr>
                </w:rPrChange>
              </w:rPr>
              <w:tab/>
            </w:r>
            <w:r w:rsidRPr="007C437A" w:rsidDel="00BA3828">
              <w:rPr>
                <w:rPrChange w:id="387"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388" w:author="Arthur Parmentier" w:date="2020-05-14T13:28:00Z"/>
              <w:rFonts w:eastAsiaTheme="minorEastAsia" w:cstheme="minorBidi"/>
              <w:noProof/>
              <w:sz w:val="22"/>
              <w:szCs w:val="22"/>
              <w:rPrChange w:id="389" w:author="Arthur Parmentier" w:date="2020-06-07T15:27:00Z">
                <w:rPr>
                  <w:del w:id="390" w:author="Arthur Parmentier" w:date="2020-05-14T13:28:00Z"/>
                  <w:rFonts w:eastAsiaTheme="minorEastAsia" w:cstheme="minorBidi"/>
                  <w:noProof/>
                  <w:sz w:val="22"/>
                  <w:szCs w:val="22"/>
                  <w:lang w:val="fr-FR"/>
                </w:rPr>
              </w:rPrChange>
            </w:rPr>
          </w:pPr>
          <w:del w:id="391" w:author="Arthur Parmentier" w:date="2020-05-14T13:28:00Z">
            <w:r w:rsidRPr="007C437A" w:rsidDel="00BA3828">
              <w:rPr>
                <w:rPrChange w:id="392" w:author="Arthur Parmentier" w:date="2020-06-07T15:27:00Z">
                  <w:rPr>
                    <w:rStyle w:val="Lienhypertexte"/>
                    <w:noProof/>
                  </w:rPr>
                </w:rPrChange>
              </w:rPr>
              <w:delText>2.</w:delText>
            </w:r>
            <w:r w:rsidRPr="007C437A" w:rsidDel="00BA3828">
              <w:rPr>
                <w:rFonts w:eastAsiaTheme="minorEastAsia" w:cstheme="minorBidi"/>
                <w:noProof/>
                <w:rPrChange w:id="393" w:author="Arthur Parmentier" w:date="2020-06-07T15:27:00Z">
                  <w:rPr>
                    <w:rFonts w:eastAsiaTheme="minorEastAsia" w:cstheme="minorBidi"/>
                    <w:noProof/>
                    <w:lang w:val="fr-FR"/>
                  </w:rPr>
                </w:rPrChange>
              </w:rPr>
              <w:tab/>
            </w:r>
            <w:r w:rsidRPr="007C437A" w:rsidDel="00BA3828">
              <w:rPr>
                <w:rPrChange w:id="394"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395" w:author="Arthur Parmentier" w:date="2020-05-14T13:28:00Z"/>
              <w:rFonts w:eastAsiaTheme="minorEastAsia" w:cstheme="minorBidi"/>
              <w:noProof/>
              <w:sz w:val="22"/>
              <w:szCs w:val="22"/>
              <w:rPrChange w:id="396" w:author="Arthur Parmentier" w:date="2020-06-07T15:27:00Z">
                <w:rPr>
                  <w:del w:id="397" w:author="Arthur Parmentier" w:date="2020-05-14T13:28:00Z"/>
                  <w:rFonts w:eastAsiaTheme="minorEastAsia" w:cstheme="minorBidi"/>
                  <w:noProof/>
                  <w:sz w:val="22"/>
                  <w:szCs w:val="22"/>
                  <w:lang w:val="fr-FR"/>
                </w:rPr>
              </w:rPrChange>
            </w:rPr>
          </w:pPr>
          <w:del w:id="398" w:author="Arthur Parmentier" w:date="2020-05-14T13:28:00Z">
            <w:r w:rsidRPr="007C437A" w:rsidDel="00BA3828">
              <w:rPr>
                <w:rPrChange w:id="399" w:author="Arthur Parmentier" w:date="2020-06-07T15:27:00Z">
                  <w:rPr>
                    <w:rStyle w:val="Lienhypertexte"/>
                    <w:noProof/>
                  </w:rPr>
                </w:rPrChange>
              </w:rPr>
              <w:delText>3.</w:delText>
            </w:r>
            <w:r w:rsidRPr="007C437A" w:rsidDel="00BA3828">
              <w:rPr>
                <w:rFonts w:eastAsiaTheme="minorEastAsia" w:cstheme="minorBidi"/>
                <w:noProof/>
                <w:rPrChange w:id="400" w:author="Arthur Parmentier" w:date="2020-06-07T15:27:00Z">
                  <w:rPr>
                    <w:rFonts w:eastAsiaTheme="minorEastAsia" w:cstheme="minorBidi"/>
                    <w:noProof/>
                    <w:lang w:val="fr-FR"/>
                  </w:rPr>
                </w:rPrChange>
              </w:rPr>
              <w:tab/>
            </w:r>
            <w:r w:rsidRPr="007C437A" w:rsidDel="00BA3828">
              <w:rPr>
                <w:rPrChange w:id="401"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402" w:author="Arthur Parmentier" w:date="2020-05-14T13:28:00Z"/>
              <w:rFonts w:eastAsiaTheme="minorEastAsia" w:cstheme="minorBidi"/>
              <w:noProof/>
              <w:sz w:val="22"/>
              <w:szCs w:val="22"/>
              <w:rPrChange w:id="403" w:author="Arthur Parmentier" w:date="2020-06-07T15:27:00Z">
                <w:rPr>
                  <w:del w:id="404" w:author="Arthur Parmentier" w:date="2020-05-14T13:28:00Z"/>
                  <w:rFonts w:eastAsiaTheme="minorEastAsia" w:cstheme="minorBidi"/>
                  <w:noProof/>
                  <w:sz w:val="22"/>
                  <w:szCs w:val="22"/>
                  <w:lang w:val="fr-FR"/>
                </w:rPr>
              </w:rPrChange>
            </w:rPr>
          </w:pPr>
          <w:del w:id="405" w:author="Arthur Parmentier" w:date="2020-05-14T13:28:00Z">
            <w:r w:rsidRPr="007C437A" w:rsidDel="00BA3828">
              <w:rPr>
                <w:rPrChange w:id="406" w:author="Arthur Parmentier" w:date="2020-06-07T15:27:00Z">
                  <w:rPr>
                    <w:rStyle w:val="Lienhypertexte"/>
                    <w:noProof/>
                  </w:rPr>
                </w:rPrChange>
              </w:rPr>
              <w:delText>4.</w:delText>
            </w:r>
            <w:r w:rsidRPr="007C437A" w:rsidDel="00BA3828">
              <w:rPr>
                <w:rFonts w:eastAsiaTheme="minorEastAsia" w:cstheme="minorBidi"/>
                <w:noProof/>
                <w:rPrChange w:id="407" w:author="Arthur Parmentier" w:date="2020-06-07T15:27:00Z">
                  <w:rPr>
                    <w:rFonts w:eastAsiaTheme="minorEastAsia" w:cstheme="minorBidi"/>
                    <w:noProof/>
                    <w:lang w:val="fr-FR"/>
                  </w:rPr>
                </w:rPrChange>
              </w:rPr>
              <w:tab/>
            </w:r>
            <w:r w:rsidRPr="007C437A" w:rsidDel="00BA3828">
              <w:rPr>
                <w:rPrChange w:id="408"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409" w:author="Arthur Parmentier" w:date="2020-05-14T13:28:00Z"/>
              <w:rFonts w:eastAsiaTheme="minorEastAsia" w:cstheme="minorBidi"/>
              <w:noProof/>
              <w:sz w:val="22"/>
              <w:szCs w:val="22"/>
              <w:rPrChange w:id="410" w:author="Arthur Parmentier" w:date="2020-06-07T15:27:00Z">
                <w:rPr>
                  <w:del w:id="411" w:author="Arthur Parmentier" w:date="2020-05-14T13:28:00Z"/>
                  <w:rFonts w:eastAsiaTheme="minorEastAsia" w:cstheme="minorBidi"/>
                  <w:noProof/>
                  <w:sz w:val="22"/>
                  <w:szCs w:val="22"/>
                  <w:lang w:val="fr-FR"/>
                </w:rPr>
              </w:rPrChange>
            </w:rPr>
          </w:pPr>
          <w:del w:id="412" w:author="Arthur Parmentier" w:date="2020-05-14T13:28:00Z">
            <w:r w:rsidRPr="007C437A" w:rsidDel="00BA3828">
              <w:rPr>
                <w:rPrChange w:id="413" w:author="Arthur Parmentier" w:date="2020-06-07T15:27:00Z">
                  <w:rPr>
                    <w:rStyle w:val="Lienhypertexte"/>
                    <w:noProof/>
                  </w:rPr>
                </w:rPrChange>
              </w:rPr>
              <w:delText>VI.</w:delText>
            </w:r>
            <w:r w:rsidRPr="007C437A" w:rsidDel="00BA3828">
              <w:rPr>
                <w:rFonts w:eastAsiaTheme="minorEastAsia" w:cstheme="minorBidi"/>
                <w:noProof/>
                <w:rPrChange w:id="414" w:author="Arthur Parmentier" w:date="2020-06-07T15:27:00Z">
                  <w:rPr>
                    <w:rFonts w:eastAsiaTheme="minorEastAsia" w:cstheme="minorBidi"/>
                    <w:noProof/>
                    <w:lang w:val="fr-FR"/>
                  </w:rPr>
                </w:rPrChange>
              </w:rPr>
              <w:tab/>
            </w:r>
            <w:r w:rsidRPr="007C437A" w:rsidDel="00BA3828">
              <w:rPr>
                <w:rPrChange w:id="415" w:author="Arthur Parmentier" w:date="2020-06-07T15:27:00Z">
                  <w:rPr>
                    <w:rStyle w:val="Lienhypertexte"/>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416" w:author="Arthur Parmentier" w:date="2020-05-14T13:28:00Z"/>
              <w:rFonts w:eastAsiaTheme="minorEastAsia" w:cstheme="minorBidi"/>
              <w:noProof/>
              <w:rPrChange w:id="417" w:author="Arthur Parmentier" w:date="2020-06-07T15:27:00Z">
                <w:rPr>
                  <w:del w:id="418" w:author="Arthur Parmentier" w:date="2020-05-14T13:28:00Z"/>
                  <w:rFonts w:eastAsiaTheme="minorEastAsia" w:cstheme="minorBidi"/>
                  <w:noProof/>
                  <w:lang w:val="fr-FR"/>
                </w:rPr>
              </w:rPrChange>
            </w:rPr>
          </w:pPr>
          <w:del w:id="419" w:author="Arthur Parmentier" w:date="2020-05-14T13:28:00Z">
            <w:r w:rsidRPr="007C437A" w:rsidDel="00BA3828">
              <w:rPr>
                <w:rPrChange w:id="420" w:author="Arthur Parmentier" w:date="2020-06-07T15:27:00Z">
                  <w:rPr>
                    <w:rStyle w:val="Lienhypertexte"/>
                    <w:noProof/>
                  </w:rPr>
                </w:rPrChange>
              </w:rPr>
              <w:delText>A.</w:delText>
            </w:r>
            <w:r w:rsidRPr="007C437A" w:rsidDel="00BA3828">
              <w:rPr>
                <w:rFonts w:eastAsiaTheme="minorEastAsia" w:cstheme="minorBidi"/>
                <w:noProof/>
                <w:rPrChange w:id="421" w:author="Arthur Parmentier" w:date="2020-06-07T15:27:00Z">
                  <w:rPr>
                    <w:rFonts w:eastAsiaTheme="minorEastAsia" w:cstheme="minorBidi"/>
                    <w:noProof/>
                    <w:lang w:val="fr-FR"/>
                  </w:rPr>
                </w:rPrChange>
              </w:rPr>
              <w:tab/>
            </w:r>
            <w:r w:rsidRPr="007C437A" w:rsidDel="00BA3828">
              <w:rPr>
                <w:rPrChange w:id="422" w:author="Arthur Parmentier" w:date="2020-06-07T15:27:00Z">
                  <w:rPr>
                    <w:rStyle w:val="Lienhypertexte"/>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423" w:author="Arthur Parmentier" w:date="2020-05-14T13:28:00Z"/>
              <w:rFonts w:eastAsiaTheme="minorEastAsia" w:cstheme="minorBidi"/>
              <w:noProof/>
              <w:rPrChange w:id="424" w:author="Arthur Parmentier" w:date="2020-06-07T15:27:00Z">
                <w:rPr>
                  <w:del w:id="425" w:author="Arthur Parmentier" w:date="2020-05-14T13:28:00Z"/>
                  <w:rFonts w:eastAsiaTheme="minorEastAsia" w:cstheme="minorBidi"/>
                  <w:noProof/>
                  <w:lang w:val="fr-FR"/>
                </w:rPr>
              </w:rPrChange>
            </w:rPr>
          </w:pPr>
          <w:del w:id="426" w:author="Arthur Parmentier" w:date="2020-05-14T13:28:00Z">
            <w:r w:rsidRPr="007C437A" w:rsidDel="00BA3828">
              <w:rPr>
                <w:rPrChange w:id="427" w:author="Arthur Parmentier" w:date="2020-06-07T15:27:00Z">
                  <w:rPr>
                    <w:rStyle w:val="Lienhypertexte"/>
                    <w:noProof/>
                  </w:rPr>
                </w:rPrChange>
              </w:rPr>
              <w:delText>B.</w:delText>
            </w:r>
            <w:r w:rsidRPr="007C437A" w:rsidDel="00BA3828">
              <w:rPr>
                <w:rFonts w:eastAsiaTheme="minorEastAsia" w:cstheme="minorBidi"/>
                <w:noProof/>
                <w:rPrChange w:id="428" w:author="Arthur Parmentier" w:date="2020-06-07T15:27:00Z">
                  <w:rPr>
                    <w:rFonts w:eastAsiaTheme="minorEastAsia" w:cstheme="minorBidi"/>
                    <w:noProof/>
                    <w:lang w:val="fr-FR"/>
                  </w:rPr>
                </w:rPrChange>
              </w:rPr>
              <w:tab/>
            </w:r>
            <w:r w:rsidRPr="007C437A" w:rsidDel="00BA3828">
              <w:rPr>
                <w:rPrChange w:id="429" w:author="Arthur Parmentier" w:date="2020-06-07T15:27:00Z">
                  <w:rPr>
                    <w:rStyle w:val="Lienhypertexte"/>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430" w:author="Arthur Parmentier" w:date="2020-05-14T13:28:00Z"/>
              <w:rFonts w:eastAsiaTheme="minorEastAsia" w:cstheme="minorBidi"/>
              <w:noProof/>
              <w:rPrChange w:id="431" w:author="Arthur Parmentier" w:date="2020-06-07T15:27:00Z">
                <w:rPr>
                  <w:del w:id="432" w:author="Arthur Parmentier" w:date="2020-05-14T13:28:00Z"/>
                  <w:rFonts w:eastAsiaTheme="minorEastAsia" w:cstheme="minorBidi"/>
                  <w:noProof/>
                  <w:lang w:val="fr-FR"/>
                </w:rPr>
              </w:rPrChange>
            </w:rPr>
          </w:pPr>
          <w:del w:id="433" w:author="Arthur Parmentier" w:date="2020-05-14T13:28:00Z">
            <w:r w:rsidRPr="007C437A" w:rsidDel="00BA3828">
              <w:rPr>
                <w:rPrChange w:id="434" w:author="Arthur Parmentier" w:date="2020-06-07T15:27:00Z">
                  <w:rPr>
                    <w:rStyle w:val="Lienhypertexte"/>
                    <w:noProof/>
                  </w:rPr>
                </w:rPrChange>
              </w:rPr>
              <w:delText>C.</w:delText>
            </w:r>
            <w:r w:rsidRPr="007C437A" w:rsidDel="00BA3828">
              <w:rPr>
                <w:rFonts w:eastAsiaTheme="minorEastAsia" w:cstheme="minorBidi"/>
                <w:noProof/>
                <w:rPrChange w:id="435" w:author="Arthur Parmentier" w:date="2020-06-07T15:27:00Z">
                  <w:rPr>
                    <w:rFonts w:eastAsiaTheme="minorEastAsia" w:cstheme="minorBidi"/>
                    <w:noProof/>
                    <w:lang w:val="fr-FR"/>
                  </w:rPr>
                </w:rPrChange>
              </w:rPr>
              <w:tab/>
            </w:r>
            <w:r w:rsidRPr="007C437A" w:rsidDel="00BA3828">
              <w:rPr>
                <w:rPrChange w:id="436" w:author="Arthur Parmentier" w:date="2020-06-07T15:27:00Z">
                  <w:rPr>
                    <w:rStyle w:val="Lienhypertexte"/>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37" w:author="Arthur Parmentier" w:date="2020-05-14T13:28:00Z"/>
              <w:rFonts w:eastAsiaTheme="minorEastAsia" w:cstheme="minorBidi"/>
              <w:noProof/>
              <w:rPrChange w:id="438" w:author="Arthur Parmentier" w:date="2020-06-07T15:27:00Z">
                <w:rPr>
                  <w:del w:id="439" w:author="Arthur Parmentier" w:date="2020-05-14T13:28:00Z"/>
                  <w:rFonts w:eastAsiaTheme="minorEastAsia" w:cstheme="minorBidi"/>
                  <w:noProof/>
                  <w:lang w:val="fr-FR"/>
                </w:rPr>
              </w:rPrChange>
            </w:rPr>
          </w:pPr>
          <w:del w:id="440" w:author="Arthur Parmentier" w:date="2020-05-14T13:28:00Z">
            <w:r w:rsidRPr="007C437A" w:rsidDel="00BA3828">
              <w:rPr>
                <w:rPrChange w:id="441" w:author="Arthur Parmentier" w:date="2020-06-07T15:27:00Z">
                  <w:rPr>
                    <w:rStyle w:val="Lienhypertexte"/>
                    <w:noProof/>
                  </w:rPr>
                </w:rPrChange>
              </w:rPr>
              <w:delText>D.</w:delText>
            </w:r>
            <w:r w:rsidRPr="007C437A" w:rsidDel="00BA3828">
              <w:rPr>
                <w:rFonts w:eastAsiaTheme="minorEastAsia" w:cstheme="minorBidi"/>
                <w:noProof/>
                <w:rPrChange w:id="442" w:author="Arthur Parmentier" w:date="2020-06-07T15:27:00Z">
                  <w:rPr>
                    <w:rFonts w:eastAsiaTheme="minorEastAsia" w:cstheme="minorBidi"/>
                    <w:noProof/>
                    <w:lang w:val="fr-FR"/>
                  </w:rPr>
                </w:rPrChange>
              </w:rPr>
              <w:tab/>
            </w:r>
            <w:r w:rsidRPr="007C437A" w:rsidDel="00BA3828">
              <w:rPr>
                <w:rPrChange w:id="443" w:author="Arthur Parmentier" w:date="2020-06-07T15:27:00Z">
                  <w:rPr>
                    <w:rStyle w:val="Lienhypertexte"/>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44" w:author="Arthur Parmentier" w:date="2020-05-14T13:28:00Z"/>
              <w:rFonts w:eastAsiaTheme="minorEastAsia" w:cstheme="minorBidi"/>
              <w:noProof/>
              <w:rPrChange w:id="445" w:author="Arthur Parmentier" w:date="2020-06-07T15:27:00Z">
                <w:rPr>
                  <w:del w:id="446" w:author="Arthur Parmentier" w:date="2020-05-14T13:28:00Z"/>
                  <w:rFonts w:eastAsiaTheme="minorEastAsia" w:cstheme="minorBidi"/>
                  <w:noProof/>
                  <w:lang w:val="fr-FR"/>
                </w:rPr>
              </w:rPrChange>
            </w:rPr>
          </w:pPr>
          <w:del w:id="447" w:author="Arthur Parmentier" w:date="2020-05-14T13:28:00Z">
            <w:r w:rsidRPr="007C437A" w:rsidDel="00BA3828">
              <w:rPr>
                <w:rPrChange w:id="448" w:author="Arthur Parmentier" w:date="2020-06-07T15:27:00Z">
                  <w:rPr>
                    <w:rStyle w:val="Lienhypertexte"/>
                    <w:noProof/>
                  </w:rPr>
                </w:rPrChange>
              </w:rPr>
              <w:delText>E.</w:delText>
            </w:r>
            <w:r w:rsidRPr="007C437A" w:rsidDel="00BA3828">
              <w:rPr>
                <w:rFonts w:eastAsiaTheme="minorEastAsia" w:cstheme="minorBidi"/>
                <w:noProof/>
                <w:rPrChange w:id="449" w:author="Arthur Parmentier" w:date="2020-06-07T15:27:00Z">
                  <w:rPr>
                    <w:rFonts w:eastAsiaTheme="minorEastAsia" w:cstheme="minorBidi"/>
                    <w:noProof/>
                    <w:lang w:val="fr-FR"/>
                  </w:rPr>
                </w:rPrChange>
              </w:rPr>
              <w:tab/>
            </w:r>
            <w:r w:rsidRPr="007C437A" w:rsidDel="00BA3828">
              <w:rPr>
                <w:rPrChange w:id="450" w:author="Arthur Parmentier" w:date="2020-06-07T15:27:00Z">
                  <w:rPr>
                    <w:rStyle w:val="Lienhypertexte"/>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51" w:author="Arthur Parmentier" w:date="2020-05-14T13:28:00Z"/>
              <w:rFonts w:eastAsiaTheme="minorEastAsia" w:cstheme="minorBidi"/>
              <w:noProof/>
              <w:rPrChange w:id="452" w:author="Arthur Parmentier" w:date="2020-06-07T15:27:00Z">
                <w:rPr>
                  <w:del w:id="453" w:author="Arthur Parmentier" w:date="2020-05-14T13:28:00Z"/>
                  <w:rFonts w:eastAsiaTheme="minorEastAsia" w:cstheme="minorBidi"/>
                  <w:noProof/>
                  <w:lang w:val="fr-FR"/>
                </w:rPr>
              </w:rPrChange>
            </w:rPr>
          </w:pPr>
          <w:del w:id="454" w:author="Arthur Parmentier" w:date="2020-05-14T13:28:00Z">
            <w:r w:rsidRPr="007C437A" w:rsidDel="00BA3828">
              <w:rPr>
                <w:rPrChange w:id="455" w:author="Arthur Parmentier" w:date="2020-06-07T15:27:00Z">
                  <w:rPr>
                    <w:rStyle w:val="Lienhypertexte"/>
                    <w:noProof/>
                  </w:rPr>
                </w:rPrChange>
              </w:rPr>
              <w:delText>F.</w:delText>
            </w:r>
            <w:r w:rsidRPr="007C437A" w:rsidDel="00BA3828">
              <w:rPr>
                <w:rFonts w:eastAsiaTheme="minorEastAsia" w:cstheme="minorBidi"/>
                <w:noProof/>
                <w:rPrChange w:id="456" w:author="Arthur Parmentier" w:date="2020-06-07T15:27:00Z">
                  <w:rPr>
                    <w:rFonts w:eastAsiaTheme="minorEastAsia" w:cstheme="minorBidi"/>
                    <w:noProof/>
                    <w:lang w:val="fr-FR"/>
                  </w:rPr>
                </w:rPrChange>
              </w:rPr>
              <w:tab/>
            </w:r>
            <w:r w:rsidRPr="007C437A" w:rsidDel="00BA3828">
              <w:rPr>
                <w:rPrChange w:id="457" w:author="Arthur Parmentier" w:date="2020-06-07T15:27:00Z">
                  <w:rPr>
                    <w:rStyle w:val="Lienhypertexte"/>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58" w:author="Arthur Parmentier" w:date="2020-05-14T13:28:00Z"/>
              <w:rFonts w:eastAsiaTheme="minorEastAsia" w:cstheme="minorBidi"/>
              <w:noProof/>
              <w:rPrChange w:id="459" w:author="Arthur Parmentier" w:date="2020-06-07T15:27:00Z">
                <w:rPr>
                  <w:del w:id="460" w:author="Arthur Parmentier" w:date="2020-05-14T13:28:00Z"/>
                  <w:rFonts w:eastAsiaTheme="minorEastAsia" w:cstheme="minorBidi"/>
                  <w:noProof/>
                  <w:lang w:val="fr-FR"/>
                </w:rPr>
              </w:rPrChange>
            </w:rPr>
          </w:pPr>
          <w:del w:id="461" w:author="Arthur Parmentier" w:date="2020-05-14T13:28:00Z">
            <w:r w:rsidRPr="007C437A" w:rsidDel="00BA3828">
              <w:rPr>
                <w:rPrChange w:id="462" w:author="Arthur Parmentier" w:date="2020-06-07T15:27:00Z">
                  <w:rPr>
                    <w:rStyle w:val="Lienhypertexte"/>
                    <w:noProof/>
                  </w:rPr>
                </w:rPrChange>
              </w:rPr>
              <w:delText>G.</w:delText>
            </w:r>
            <w:r w:rsidRPr="007C437A" w:rsidDel="00BA3828">
              <w:rPr>
                <w:rFonts w:eastAsiaTheme="minorEastAsia" w:cstheme="minorBidi"/>
                <w:noProof/>
                <w:rPrChange w:id="463" w:author="Arthur Parmentier" w:date="2020-06-07T15:27:00Z">
                  <w:rPr>
                    <w:rFonts w:eastAsiaTheme="minorEastAsia" w:cstheme="minorBidi"/>
                    <w:noProof/>
                    <w:lang w:val="fr-FR"/>
                  </w:rPr>
                </w:rPrChange>
              </w:rPr>
              <w:tab/>
            </w:r>
            <w:r w:rsidRPr="007C437A" w:rsidDel="00BA3828">
              <w:rPr>
                <w:rPrChange w:id="464" w:author="Arthur Parmentier" w:date="2020-06-07T15:27:00Z">
                  <w:rPr>
                    <w:rStyle w:val="Lienhypertexte"/>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65" w:author="Arthur Parmentier" w:date="2020-05-14T13:28:00Z"/>
              <w:rFonts w:eastAsiaTheme="minorEastAsia" w:cstheme="minorBidi"/>
              <w:noProof/>
              <w:rPrChange w:id="466" w:author="Arthur Parmentier" w:date="2020-06-07T15:27:00Z">
                <w:rPr>
                  <w:del w:id="467" w:author="Arthur Parmentier" w:date="2020-05-14T13:28:00Z"/>
                  <w:rFonts w:eastAsiaTheme="minorEastAsia" w:cstheme="minorBidi"/>
                  <w:noProof/>
                  <w:lang w:val="fr-FR"/>
                </w:rPr>
              </w:rPrChange>
            </w:rPr>
          </w:pPr>
          <w:del w:id="468" w:author="Arthur Parmentier" w:date="2020-05-14T13:28:00Z">
            <w:r w:rsidRPr="007C437A" w:rsidDel="00BA3828">
              <w:rPr>
                <w:rPrChange w:id="469" w:author="Arthur Parmentier" w:date="2020-06-07T15:27:00Z">
                  <w:rPr>
                    <w:rStyle w:val="Lienhypertexte"/>
                    <w:noProof/>
                  </w:rPr>
                </w:rPrChange>
              </w:rPr>
              <w:delText>H.</w:delText>
            </w:r>
            <w:r w:rsidRPr="007C437A" w:rsidDel="00BA3828">
              <w:rPr>
                <w:rFonts w:eastAsiaTheme="minorEastAsia" w:cstheme="minorBidi"/>
                <w:noProof/>
                <w:rPrChange w:id="470" w:author="Arthur Parmentier" w:date="2020-06-07T15:27:00Z">
                  <w:rPr>
                    <w:rFonts w:eastAsiaTheme="minorEastAsia" w:cstheme="minorBidi"/>
                    <w:noProof/>
                    <w:lang w:val="fr-FR"/>
                  </w:rPr>
                </w:rPrChange>
              </w:rPr>
              <w:tab/>
            </w:r>
            <w:r w:rsidRPr="007C437A" w:rsidDel="00BA3828">
              <w:rPr>
                <w:rPrChange w:id="471" w:author="Arthur Parmentier" w:date="2020-06-07T15:27:00Z">
                  <w:rPr>
                    <w:rStyle w:val="Lienhypertexte"/>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472" w:author="Arthur Parmentier" w:date="2020-05-14T13:28:00Z"/>
              <w:rFonts w:eastAsiaTheme="minorEastAsia" w:cstheme="minorBidi"/>
              <w:noProof/>
              <w:sz w:val="22"/>
              <w:szCs w:val="22"/>
              <w:rPrChange w:id="473" w:author="Arthur Parmentier" w:date="2020-06-07T15:27:00Z">
                <w:rPr>
                  <w:del w:id="474" w:author="Arthur Parmentier" w:date="2020-05-14T13:28:00Z"/>
                  <w:rFonts w:eastAsiaTheme="minorEastAsia" w:cstheme="minorBidi"/>
                  <w:noProof/>
                  <w:sz w:val="22"/>
                  <w:szCs w:val="22"/>
                  <w:lang w:val="fr-FR"/>
                </w:rPr>
              </w:rPrChange>
            </w:rPr>
          </w:pPr>
          <w:del w:id="475" w:author="Arthur Parmentier" w:date="2020-05-14T13:28:00Z">
            <w:r w:rsidRPr="007C437A" w:rsidDel="00BA3828">
              <w:rPr>
                <w:rPrChange w:id="476" w:author="Arthur Parmentier" w:date="2020-06-07T15:27:00Z">
                  <w:rPr>
                    <w:rStyle w:val="Lienhypertexte"/>
                    <w:noProof/>
                  </w:rPr>
                </w:rPrChange>
              </w:rPr>
              <w:delText>VII.</w:delText>
            </w:r>
            <w:r w:rsidRPr="007C437A" w:rsidDel="00BA3828">
              <w:rPr>
                <w:rFonts w:eastAsiaTheme="minorEastAsia" w:cstheme="minorBidi"/>
                <w:noProof/>
                <w:rPrChange w:id="477" w:author="Arthur Parmentier" w:date="2020-06-07T15:27:00Z">
                  <w:rPr>
                    <w:rFonts w:eastAsiaTheme="minorEastAsia" w:cstheme="minorBidi"/>
                    <w:noProof/>
                    <w:lang w:val="fr-FR"/>
                  </w:rPr>
                </w:rPrChange>
              </w:rPr>
              <w:tab/>
            </w:r>
            <w:r w:rsidRPr="007C437A" w:rsidDel="00BA3828">
              <w:rPr>
                <w:rPrChange w:id="478" w:author="Arthur Parmentier" w:date="2020-06-07T15:27:00Z">
                  <w:rPr>
                    <w:rStyle w:val="Lienhypertexte"/>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479" w:author="Arthur Parmentier" w:date="2020-05-14T13:28:00Z"/>
              <w:rFonts w:eastAsiaTheme="minorEastAsia" w:cstheme="minorBidi"/>
              <w:noProof/>
              <w:rPrChange w:id="480" w:author="Arthur Parmentier" w:date="2020-06-07T15:27:00Z">
                <w:rPr>
                  <w:del w:id="481" w:author="Arthur Parmentier" w:date="2020-05-14T13:28:00Z"/>
                  <w:rFonts w:eastAsiaTheme="minorEastAsia" w:cstheme="minorBidi"/>
                  <w:noProof/>
                  <w:lang w:val="fr-FR"/>
                </w:rPr>
              </w:rPrChange>
            </w:rPr>
          </w:pPr>
          <w:del w:id="482" w:author="Arthur Parmentier" w:date="2020-05-14T13:28:00Z">
            <w:r w:rsidRPr="007C437A" w:rsidDel="00BA3828">
              <w:rPr>
                <w:rPrChange w:id="483" w:author="Arthur Parmentier" w:date="2020-06-07T15:27:00Z">
                  <w:rPr>
                    <w:rStyle w:val="Lienhypertexte"/>
                    <w:noProof/>
                  </w:rPr>
                </w:rPrChange>
              </w:rPr>
              <w:delText>A.</w:delText>
            </w:r>
            <w:r w:rsidRPr="007C437A" w:rsidDel="00BA3828">
              <w:rPr>
                <w:rFonts w:eastAsiaTheme="minorEastAsia" w:cstheme="minorBidi"/>
                <w:noProof/>
                <w:rPrChange w:id="484" w:author="Arthur Parmentier" w:date="2020-06-07T15:27:00Z">
                  <w:rPr>
                    <w:rFonts w:eastAsiaTheme="minorEastAsia" w:cstheme="minorBidi"/>
                    <w:noProof/>
                    <w:lang w:val="fr-FR"/>
                  </w:rPr>
                </w:rPrChange>
              </w:rPr>
              <w:tab/>
            </w:r>
            <w:r w:rsidRPr="007C437A" w:rsidDel="00BA3828">
              <w:rPr>
                <w:rPrChange w:id="485" w:author="Arthur Parmentier" w:date="2020-06-07T15:27:00Z">
                  <w:rPr>
                    <w:rStyle w:val="Lienhypertexte"/>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486" w:author="Arthur Parmentier" w:date="2020-05-14T13:28:00Z"/>
              <w:rFonts w:eastAsiaTheme="minorEastAsia" w:cstheme="minorBidi"/>
              <w:noProof/>
              <w:rPrChange w:id="487" w:author="Arthur Parmentier" w:date="2020-06-07T15:27:00Z">
                <w:rPr>
                  <w:del w:id="488" w:author="Arthur Parmentier" w:date="2020-05-14T13:28:00Z"/>
                  <w:rFonts w:eastAsiaTheme="minorEastAsia" w:cstheme="minorBidi"/>
                  <w:noProof/>
                  <w:lang w:val="fr-FR"/>
                </w:rPr>
              </w:rPrChange>
            </w:rPr>
          </w:pPr>
          <w:del w:id="489" w:author="Arthur Parmentier" w:date="2020-05-14T13:28:00Z">
            <w:r w:rsidRPr="007C437A" w:rsidDel="00BA3828">
              <w:rPr>
                <w:rPrChange w:id="490" w:author="Arthur Parmentier" w:date="2020-06-07T15:27:00Z">
                  <w:rPr>
                    <w:rStyle w:val="Lienhypertexte"/>
                    <w:noProof/>
                  </w:rPr>
                </w:rPrChange>
              </w:rPr>
              <w:delText>B.</w:delText>
            </w:r>
            <w:r w:rsidRPr="007C437A" w:rsidDel="00BA3828">
              <w:rPr>
                <w:rFonts w:eastAsiaTheme="minorEastAsia" w:cstheme="minorBidi"/>
                <w:noProof/>
                <w:rPrChange w:id="491" w:author="Arthur Parmentier" w:date="2020-06-07T15:27:00Z">
                  <w:rPr>
                    <w:rFonts w:eastAsiaTheme="minorEastAsia" w:cstheme="minorBidi"/>
                    <w:noProof/>
                    <w:lang w:val="fr-FR"/>
                  </w:rPr>
                </w:rPrChange>
              </w:rPr>
              <w:tab/>
            </w:r>
            <w:r w:rsidRPr="007C437A" w:rsidDel="00BA3828">
              <w:rPr>
                <w:rPrChange w:id="492" w:author="Arthur Parmentier" w:date="2020-06-07T15:27:00Z">
                  <w:rPr>
                    <w:rStyle w:val="Lienhypertexte"/>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493" w:author="Arthur Parmentier" w:date="2020-05-14T13:28:00Z"/>
              <w:rFonts w:eastAsiaTheme="minorEastAsia" w:cstheme="minorBidi"/>
              <w:noProof/>
              <w:rPrChange w:id="494" w:author="Arthur Parmentier" w:date="2020-06-07T15:27:00Z">
                <w:rPr>
                  <w:del w:id="495" w:author="Arthur Parmentier" w:date="2020-05-14T13:28:00Z"/>
                  <w:rFonts w:eastAsiaTheme="minorEastAsia" w:cstheme="minorBidi"/>
                  <w:noProof/>
                  <w:lang w:val="fr-FR"/>
                </w:rPr>
              </w:rPrChange>
            </w:rPr>
          </w:pPr>
          <w:del w:id="496" w:author="Arthur Parmentier" w:date="2020-05-14T13:28:00Z">
            <w:r w:rsidRPr="007C437A" w:rsidDel="00BA3828">
              <w:rPr>
                <w:rPrChange w:id="497" w:author="Arthur Parmentier" w:date="2020-06-07T15:27:00Z">
                  <w:rPr>
                    <w:rStyle w:val="Lienhypertexte"/>
                    <w:noProof/>
                  </w:rPr>
                </w:rPrChange>
              </w:rPr>
              <w:delText>C.</w:delText>
            </w:r>
            <w:r w:rsidRPr="007C437A" w:rsidDel="00BA3828">
              <w:rPr>
                <w:rFonts w:eastAsiaTheme="minorEastAsia" w:cstheme="minorBidi"/>
                <w:noProof/>
                <w:rPrChange w:id="498" w:author="Arthur Parmentier" w:date="2020-06-07T15:27:00Z">
                  <w:rPr>
                    <w:rFonts w:eastAsiaTheme="minorEastAsia" w:cstheme="minorBidi"/>
                    <w:noProof/>
                    <w:lang w:val="fr-FR"/>
                  </w:rPr>
                </w:rPrChange>
              </w:rPr>
              <w:tab/>
            </w:r>
            <w:r w:rsidRPr="007C437A" w:rsidDel="00BA3828">
              <w:rPr>
                <w:rPrChange w:id="499" w:author="Arthur Parmentier" w:date="2020-06-07T15:27:00Z">
                  <w:rPr>
                    <w:rStyle w:val="Lienhypertexte"/>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500" w:author="Arthur Parmentier" w:date="2020-05-14T13:28:00Z"/>
              <w:rFonts w:eastAsiaTheme="minorEastAsia" w:cstheme="minorBidi"/>
              <w:noProof/>
              <w:sz w:val="22"/>
              <w:szCs w:val="22"/>
              <w:rPrChange w:id="501" w:author="Arthur Parmentier" w:date="2020-06-07T15:27:00Z">
                <w:rPr>
                  <w:del w:id="502" w:author="Arthur Parmentier" w:date="2020-05-14T13:28:00Z"/>
                  <w:rFonts w:eastAsiaTheme="minorEastAsia" w:cstheme="minorBidi"/>
                  <w:noProof/>
                  <w:sz w:val="22"/>
                  <w:szCs w:val="22"/>
                  <w:lang w:val="fr-FR"/>
                </w:rPr>
              </w:rPrChange>
            </w:rPr>
          </w:pPr>
          <w:del w:id="503" w:author="Arthur Parmentier" w:date="2020-05-14T13:28:00Z">
            <w:r w:rsidRPr="007C437A" w:rsidDel="00BA3828">
              <w:rPr>
                <w:rPrChange w:id="504" w:author="Arthur Parmentier" w:date="2020-06-07T15:27:00Z">
                  <w:rPr>
                    <w:rStyle w:val="Lienhypertexte"/>
                    <w:noProof/>
                  </w:rPr>
                </w:rPrChange>
              </w:rPr>
              <w:delText>VIII.</w:delText>
            </w:r>
            <w:r w:rsidRPr="007C437A" w:rsidDel="00BA3828">
              <w:rPr>
                <w:rFonts w:eastAsiaTheme="minorEastAsia" w:cstheme="minorBidi"/>
                <w:noProof/>
                <w:rPrChange w:id="505" w:author="Arthur Parmentier" w:date="2020-06-07T15:27:00Z">
                  <w:rPr>
                    <w:rFonts w:eastAsiaTheme="minorEastAsia" w:cstheme="minorBidi"/>
                    <w:noProof/>
                    <w:lang w:val="fr-FR"/>
                  </w:rPr>
                </w:rPrChange>
              </w:rPr>
              <w:tab/>
            </w:r>
            <w:r w:rsidRPr="007C437A" w:rsidDel="00BA3828">
              <w:rPr>
                <w:rPrChange w:id="506" w:author="Arthur Parmentier" w:date="2020-06-07T15:27:00Z">
                  <w:rPr>
                    <w:rStyle w:val="Lienhypertexte"/>
                    <w:noProof/>
                  </w:rPr>
                </w:rPrChange>
              </w:rPr>
              <w:delText>Conclusion</w:delText>
            </w:r>
            <w:r w:rsidRPr="007C437A" w:rsidDel="00BA3828">
              <w:rPr>
                <w:noProof/>
                <w:webHidden/>
              </w:rPr>
              <w:tab/>
              <w:delText>8</w:delText>
            </w:r>
          </w:del>
        </w:p>
        <w:p w:rsidR="00924FE7" w:rsidRPr="007C437A" w:rsidRDefault="00924FE7" w:rsidP="00E6654A">
          <w:r w:rsidRPr="007C437A">
            <w:rPr>
              <w:rPrChange w:id="507" w:author="Arthur Parmentier" w:date="2020-06-07T15:27:00Z">
                <w:rPr/>
              </w:rPrChange>
            </w:rPr>
            <w:fldChar w:fldCharType="end"/>
          </w:r>
        </w:p>
      </w:sdtContent>
    </w:sdt>
    <w:p w:rsidR="001261FF" w:rsidDel="004B1CFD" w:rsidRDefault="00C225D0" w:rsidP="004B1CFD">
      <w:pPr>
        <w:pStyle w:val="Titre1"/>
        <w:rPr>
          <w:del w:id="508" w:author="Arthur Parmentier" w:date="2020-06-07T19:22:00Z"/>
        </w:rPr>
      </w:pPr>
      <w:ins w:id="509" w:author="Arthur Parmentier" w:date="2020-06-07T19:22:00Z">
        <w:r>
          <w:br w:type="page"/>
        </w:r>
      </w:ins>
      <w:bookmarkStart w:id="510" w:name="_Toc42549975"/>
      <w:bookmarkStart w:id="511" w:name="_Toc42550068"/>
      <w:bookmarkEnd w:id="510"/>
      <w:bookmarkEnd w:id="511"/>
    </w:p>
    <w:p w:rsidR="004B1CFD" w:rsidRPr="004B1CFD" w:rsidRDefault="004B1CFD">
      <w:pPr>
        <w:pStyle w:val="Titre1"/>
        <w:rPr>
          <w:ins w:id="512" w:author="Arthur Parmentier" w:date="2020-06-10T16:28:00Z"/>
          <w:rPrChange w:id="513" w:author="Arthur Parmentier" w:date="2020-06-10T16:28:00Z">
            <w:rPr>
              <w:ins w:id="514" w:author="Arthur Parmentier" w:date="2020-06-10T16:28:00Z"/>
            </w:rPr>
          </w:rPrChange>
        </w:rPr>
        <w:pPrChange w:id="515" w:author="Arthur Parmentier" w:date="2020-06-10T16:28:00Z">
          <w:pPr/>
        </w:pPrChange>
      </w:pPr>
      <w:ins w:id="516" w:author="Arthur Parmentier" w:date="2020-06-10T16:28:00Z">
        <w:r>
          <w:t>Theoretical part</w:t>
        </w:r>
      </w:ins>
    </w:p>
    <w:p w:rsidR="00AC57DD" w:rsidRPr="007C437A" w:rsidRDefault="00BD621B">
      <w:pPr>
        <w:pStyle w:val="Titre2"/>
        <w:pPrChange w:id="517" w:author="Arthur Parmentier" w:date="2020-06-10T16:26:00Z">
          <w:pPr>
            <w:pStyle w:val="Titre1"/>
          </w:pPr>
        </w:pPrChange>
      </w:pPr>
      <w:bookmarkStart w:id="518" w:name="_Toc42698913"/>
      <w:bookmarkStart w:id="519" w:name="_Toc40025928"/>
      <w:bookmarkStart w:id="520" w:name="_Toc42698914"/>
      <w:bookmarkStart w:id="521" w:name="_Toc39912163"/>
      <w:bookmarkEnd w:id="518"/>
      <w:r w:rsidRPr="007C437A">
        <w:t>A brief history of Soundpainting</w:t>
      </w:r>
      <w:bookmarkEnd w:id="519"/>
      <w:bookmarkEnd w:id="520"/>
    </w:p>
    <w:p w:rsidR="00F20CBC" w:rsidRPr="007C437A" w:rsidRDefault="006840DA">
      <w:pPr>
        <w:pStyle w:val="Titre3"/>
        <w:pPrChange w:id="522" w:author="Arthur Parmentier" w:date="2020-06-10T16:26:00Z">
          <w:pPr>
            <w:pStyle w:val="Titre2"/>
          </w:pPr>
        </w:pPrChange>
      </w:pPr>
      <w:bookmarkStart w:id="523" w:name="_Toc40025929"/>
      <w:bookmarkStart w:id="524" w:name="_Toc42698915"/>
      <w:r w:rsidRPr="007C437A">
        <w:t>Back in Woodstock 1974</w:t>
      </w:r>
      <w:r w:rsidR="009F19C2" w:rsidRPr="007C437A">
        <w:t>: emergence in emergency</w:t>
      </w:r>
      <w:bookmarkEnd w:id="523"/>
      <w:bookmarkEnd w:id="524"/>
    </w:p>
    <w:p w:rsidR="000027F3" w:rsidRPr="007C437A" w:rsidDel="00765D65" w:rsidRDefault="000027F3">
      <w:pPr>
        <w:rPr>
          <w:del w:id="525" w:author="Arthur Parmentier" w:date="2020-06-06T14:57:00Z"/>
        </w:rPr>
      </w:pPr>
      <w:del w:id="526"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pPr>
        <w:rPr>
          <w:ins w:id="527" w:author="Arthur Parmentier" w:date="2020-06-06T14:49:00Z"/>
          <w:rStyle w:val="Lienhypertexte"/>
          <w:rFonts w:ascii="Nunito Sans" w:eastAsiaTheme="majorEastAsia" w:hAnsi="Nunito Sans" w:cstheme="majorBidi"/>
          <w:sz w:val="40"/>
          <w:szCs w:val="32"/>
          <w:u w:val="none"/>
        </w:rPr>
      </w:pPr>
      <w:del w:id="528" w:author="Arthur Parmentier" w:date="2020-06-06T14:57:00Z">
        <w:r w:rsidRPr="007C437A" w:rsidDel="00765D65">
          <w:rPr>
            <w:rPrChange w:id="529"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30"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31" w:author="Arthur Parmentier" w:date="2020-06-07T15:27:00Z">
              <w:rPr>
                <w:rStyle w:val="Lienhypertexte"/>
              </w:rPr>
            </w:rPrChange>
          </w:rPr>
          <w:fldChar w:fldCharType="end"/>
        </w:r>
      </w:del>
      <w:ins w:id="532" w:author="Arthur Parmentier" w:date="2020-06-06T14:41:00Z">
        <w:r w:rsidR="00682B61" w:rsidRPr="007C437A">
          <w:rPr>
            <w:rStyle w:val="Lienhypertexte"/>
            <w:u w:val="none"/>
          </w:rPr>
          <w:t xml:space="preserve">The </w:t>
        </w:r>
      </w:ins>
      <w:ins w:id="533" w:author="Arthur Parmentier" w:date="2020-06-06T14:42:00Z">
        <w:r w:rsidR="00682B61" w:rsidRPr="007C437A">
          <w:rPr>
            <w:rStyle w:val="Lienhypertexte"/>
            <w:u w:val="none"/>
          </w:rPr>
          <w:t>emergence of SP is well documented by its creator Walter Thompson</w:t>
        </w:r>
      </w:ins>
      <w:ins w:id="534" w:author="Arthur Parmentier" w:date="2020-06-06T14:48:00Z">
        <w:r w:rsidR="00682B61" w:rsidRPr="007C437A">
          <w:rPr>
            <w:rStyle w:val="Lienhypertexte"/>
            <w:u w:val="none"/>
          </w:rPr>
          <w:t xml:space="preserve"> in the first SP workbook “Soundpainting, The Art of Live Com</w:t>
        </w:r>
      </w:ins>
      <w:ins w:id="535" w:author="Arthur Parmentier" w:date="2020-06-06T14:49:00Z">
        <w:r w:rsidR="00682B61" w:rsidRPr="007C437A">
          <w:rPr>
            <w:rStyle w:val="Lienhypertexte"/>
            <w:u w:val="none"/>
          </w:rPr>
          <w:t>position” (Walter Thompson, 2006):</w:t>
        </w:r>
      </w:ins>
    </w:p>
    <w:p w:rsidR="00682B61" w:rsidRPr="007C437A" w:rsidRDefault="00682B61">
      <w:pPr>
        <w:pStyle w:val="Citation"/>
        <w:rPr>
          <w:ins w:id="536" w:author="Arthur Parmentier" w:date="2020-06-06T14:53:00Z"/>
          <w:rPrChange w:id="537" w:author="Arthur Parmentier" w:date="2020-06-07T15:27:00Z">
            <w:rPr>
              <w:ins w:id="538" w:author="Arthur Parmentier" w:date="2020-06-06T14:53:00Z"/>
              <w:lang w:val="fr-FR"/>
            </w:rPr>
          </w:rPrChange>
        </w:rPr>
        <w:pPrChange w:id="539" w:author="Arthur Parmentier" w:date="2020-06-10T16:26:00Z">
          <w:pPr>
            <w:spacing w:before="100" w:beforeAutospacing="1" w:after="100" w:afterAutospacing="1" w:line="240" w:lineRule="auto"/>
          </w:pPr>
        </w:pPrChange>
      </w:pPr>
      <w:ins w:id="540" w:author="Arthur Parmentier" w:date="2020-06-06T14:53:00Z">
        <w:r w:rsidRPr="007C437A">
          <w:rPr>
            <w:rPrChange w:id="541" w:author="Arthur Parmentier" w:date="2020-06-07T15:27:00Z">
              <w:rPr>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42" w:author="Arthur Parmentier" w:date="2020-06-06T14:53:00Z"/>
          <w:rPrChange w:id="543" w:author="Arthur Parmentier" w:date="2020-06-07T15:27:00Z">
            <w:rPr>
              <w:ins w:id="544" w:author="Arthur Parmentier" w:date="2020-06-06T14:53:00Z"/>
              <w:lang w:val="fr-FR"/>
            </w:rPr>
          </w:rPrChange>
        </w:rPr>
        <w:pPrChange w:id="545" w:author="Arthur Parmentier" w:date="2020-06-10T16:26:00Z">
          <w:pPr>
            <w:spacing w:after="0" w:line="240" w:lineRule="auto"/>
          </w:pPr>
        </w:pPrChange>
      </w:pPr>
      <w:ins w:id="546" w:author="Arthur Parmentier" w:date="2020-06-06T14:53:00Z">
        <w:r w:rsidRPr="007C437A">
          <w:rPr>
            <w:rPrChange w:id="547" w:author="Arthur Parmentier" w:date="2020-06-07T15:27:00Z">
              <w:rPr>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48" w:author="Arthur Parmentier" w:date="2020-06-06T14:53:00Z"/>
          <w:rPrChange w:id="549" w:author="Arthur Parmentier" w:date="2020-06-07T15:27:00Z">
            <w:rPr>
              <w:ins w:id="550" w:author="Arthur Parmentier" w:date="2020-06-06T14:53:00Z"/>
              <w:lang w:val="fr-FR"/>
            </w:rPr>
          </w:rPrChange>
        </w:rPr>
        <w:pPrChange w:id="551" w:author="Arthur Parmentier" w:date="2020-06-10T16:26:00Z">
          <w:pPr>
            <w:spacing w:before="100" w:beforeAutospacing="1" w:after="100" w:afterAutospacing="1" w:line="240" w:lineRule="auto"/>
          </w:pPr>
        </w:pPrChange>
      </w:pPr>
      <w:ins w:id="552" w:author="Arthur Parmentier" w:date="2020-06-06T14:53:00Z">
        <w:r w:rsidRPr="007C437A">
          <w:rPr>
            <w:rPrChange w:id="553" w:author="Arthur Parmentier" w:date="2020-06-07T15:27:00Z">
              <w:rPr>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pPr>
        <w:pStyle w:val="Citation"/>
        <w:rPr>
          <w:ins w:id="554" w:author="Arthur Parmentier" w:date="2020-06-06T14:53:00Z"/>
          <w:rPrChange w:id="555" w:author="Arthur Parmentier" w:date="2020-06-07T15:27:00Z">
            <w:rPr>
              <w:ins w:id="556" w:author="Arthur Parmentier" w:date="2020-06-06T14:53:00Z"/>
              <w:lang w:val="fr-FR"/>
            </w:rPr>
          </w:rPrChange>
        </w:rPr>
      </w:pPr>
      <w:ins w:id="557" w:author="Arthur Parmentier" w:date="2020-06-06T14:53:00Z">
        <w:r w:rsidRPr="007C437A">
          <w:rPr>
            <w:rPrChange w:id="558"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his orchestra and decided to use </w:t>
        </w:r>
        <w:r w:rsidRPr="007C437A">
          <w:rPr>
            <w:rPrChange w:id="559" w:author="Arthur Parmentier" w:date="2020-06-07T15:27:00Z">
              <w:rPr>
                <w:lang w:val="fr-FR"/>
              </w:rPr>
            </w:rPrChange>
          </w:rPr>
          <w:lastRenderedPageBreak/>
          <w:t>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pPr>
        <w:rPr>
          <w:ins w:id="560" w:author="Arthur Parmentier" w:date="2020-06-06T15:08:00Z"/>
          <w:rPrChange w:id="561" w:author="Arthur Parmentier" w:date="2020-06-07T15:27:00Z">
            <w:rPr>
              <w:ins w:id="562" w:author="Arthur Parmentier" w:date="2020-06-06T15:08:00Z"/>
              <w:lang w:val="fr-FR"/>
            </w:rPr>
          </w:rPrChange>
        </w:rPr>
      </w:pPr>
      <w:ins w:id="563" w:author="Arthur Parmentier" w:date="2020-06-06T14:58:00Z">
        <w:r w:rsidRPr="007C437A">
          <w:rPr>
            <w:rPrChange w:id="564" w:author="Arthur Parmentier" w:date="2020-06-07T15:27:00Z">
              <w:rPr>
                <w:lang w:val="fr-FR"/>
              </w:rPr>
            </w:rPrChange>
          </w:rPr>
          <w:t xml:space="preserve">One important remark is that </w:t>
        </w:r>
      </w:ins>
      <w:ins w:id="565" w:author="Arthur Parmentier" w:date="2020-06-06T14:56:00Z">
        <w:r w:rsidRPr="007C437A">
          <w:rPr>
            <w:rPrChange w:id="566" w:author="Arthur Parmentier" w:date="2020-06-07T15:27:00Z">
              <w:rPr>
                <w:lang w:val="fr-FR"/>
              </w:rPr>
            </w:rPrChange>
          </w:rPr>
          <w:t>SP has emerged in emergency.</w:t>
        </w:r>
      </w:ins>
      <w:ins w:id="567" w:author="Arthur Parmentier" w:date="2020-06-06T15:03:00Z">
        <w:r w:rsidR="002827FA" w:rsidRPr="007C437A">
          <w:rPr>
            <w:rPrChange w:id="568" w:author="Arthur Parmentier" w:date="2020-06-07T15:27:00Z">
              <w:rPr>
                <w:lang w:val="fr-FR"/>
              </w:rPr>
            </w:rPrChange>
          </w:rPr>
          <w:t xml:space="preserve"> At the opposite of oral and written languages that we know ha</w:t>
        </w:r>
      </w:ins>
      <w:ins w:id="569" w:author="Arthur Parmentier" w:date="2020-06-06T15:04:00Z">
        <w:r w:rsidR="002827FA" w:rsidRPr="007C437A">
          <w:rPr>
            <w:rPrChange w:id="570" w:author="Arthur Parmentier" w:date="2020-06-07T15:27:00Z">
              <w:rPr>
                <w:lang w:val="fr-FR"/>
              </w:rPr>
            </w:rPrChange>
          </w:rPr>
          <w:t xml:space="preserve">ve emerged and </w:t>
        </w:r>
      </w:ins>
      <w:ins w:id="571" w:author="Arthur Parmentier" w:date="2020-06-07T15:27:00Z">
        <w:r w:rsidR="00F14388" w:rsidRPr="007C437A">
          <w:t>developed</w:t>
        </w:r>
      </w:ins>
      <w:ins w:id="572" w:author="Arthur Parmentier" w:date="2020-06-06T15:04:00Z">
        <w:r w:rsidR="002827FA" w:rsidRPr="007C437A">
          <w:rPr>
            <w:rPrChange w:id="573" w:author="Arthur Parmentier" w:date="2020-06-07T15:27:00Z">
              <w:rPr>
                <w:lang w:val="fr-FR"/>
              </w:rPr>
            </w:rPrChange>
          </w:rPr>
          <w:t xml:space="preserve"> in </w:t>
        </w:r>
      </w:ins>
      <w:ins w:id="574" w:author="Arthur Parmentier" w:date="2020-06-07T15:27:00Z">
        <w:r w:rsidR="00F14388" w:rsidRPr="007C437A">
          <w:t>thousands</w:t>
        </w:r>
      </w:ins>
      <w:ins w:id="575" w:author="Arthur Parmentier" w:date="2020-06-06T15:04:00Z">
        <w:r w:rsidR="002827FA" w:rsidRPr="007C437A">
          <w:rPr>
            <w:rPrChange w:id="576" w:author="Arthur Parmentier" w:date="2020-06-07T15:27:00Z">
              <w:rPr>
                <w:lang w:val="fr-FR"/>
              </w:rPr>
            </w:rPrChange>
          </w:rPr>
          <w:t xml:space="preserve"> of years, </w:t>
        </w:r>
      </w:ins>
      <w:ins w:id="577" w:author="Arthur Parmentier" w:date="2020-06-06T15:00:00Z">
        <w:r w:rsidRPr="007C437A">
          <w:rPr>
            <w:rPrChange w:id="578" w:author="Arthur Parmentier" w:date="2020-06-07T15:27:00Z">
              <w:rPr>
                <w:lang w:val="fr-FR"/>
              </w:rPr>
            </w:rPrChange>
          </w:rPr>
          <w:t xml:space="preserve">Thompson had to construct signs </w:t>
        </w:r>
      </w:ins>
      <w:ins w:id="579" w:author="Arthur Parmentier" w:date="2020-06-06T15:04:00Z">
        <w:r w:rsidR="002827FA" w:rsidRPr="007C437A">
          <w:rPr>
            <w:rPrChange w:id="580" w:author="Arthur Parmentier" w:date="2020-06-07T15:27:00Z">
              <w:rPr>
                <w:lang w:val="fr-FR"/>
              </w:rPr>
            </w:rPrChange>
          </w:rPr>
          <w:t xml:space="preserve">and a syntax </w:t>
        </w:r>
      </w:ins>
      <w:ins w:id="581" w:author="Arthur Parmentier" w:date="2020-06-06T15:00:00Z">
        <w:r w:rsidRPr="007C437A">
          <w:rPr>
            <w:rPrChange w:id="582" w:author="Arthur Parmentier" w:date="2020-06-07T15:27:00Z">
              <w:rPr>
                <w:lang w:val="fr-FR"/>
              </w:rPr>
            </w:rPrChange>
          </w:rPr>
          <w:t>that he thought the orchestra would understand</w:t>
        </w:r>
      </w:ins>
      <w:ins w:id="583" w:author="Arthur Parmentier" w:date="2020-06-06T15:07:00Z">
        <w:r w:rsidR="00DF2693" w:rsidRPr="007C437A">
          <w:rPr>
            <w:rPrChange w:id="584" w:author="Arthur Parmentier" w:date="2020-06-07T15:27:00Z">
              <w:rPr>
                <w:lang w:val="fr-FR"/>
              </w:rPr>
            </w:rPrChange>
          </w:rPr>
          <w:t xml:space="preserve"> </w:t>
        </w:r>
      </w:ins>
      <w:ins w:id="585" w:author="Arthur Parmentier" w:date="2020-06-06T15:03:00Z">
        <w:r w:rsidR="0090325B" w:rsidRPr="007C437A">
          <w:rPr>
            <w:rPrChange w:id="586" w:author="Arthur Parmentier" w:date="2020-06-07T15:27:00Z">
              <w:rPr>
                <w:lang w:val="fr-FR"/>
              </w:rPr>
            </w:rPrChange>
          </w:rPr>
          <w:t>on the fly</w:t>
        </w:r>
      </w:ins>
      <w:ins w:id="587" w:author="Arthur Parmentier" w:date="2020-06-06T15:07:00Z">
        <w:r w:rsidR="00DF2693" w:rsidRPr="007C437A">
          <w:rPr>
            <w:rPrChange w:id="588" w:author="Arthur Parmentier" w:date="2020-06-07T15:27:00Z">
              <w:rPr>
                <w:lang w:val="fr-FR"/>
              </w:rPr>
            </w:rPrChange>
          </w:rPr>
          <w:t xml:space="preserve"> without being able to d</w:t>
        </w:r>
      </w:ins>
      <w:ins w:id="589" w:author="Arthur Parmentier" w:date="2020-06-06T15:08:00Z">
        <w:r w:rsidR="00DF2693" w:rsidRPr="007C437A">
          <w:rPr>
            <w:rPrChange w:id="590" w:author="Arthur Parmentier" w:date="2020-06-07T15:27:00Z">
              <w:rPr>
                <w:lang w:val="fr-FR"/>
              </w:rPr>
            </w:rPrChange>
          </w:rPr>
          <w:t xml:space="preserve">iscuss prior conventions. </w:t>
        </w:r>
      </w:ins>
    </w:p>
    <w:p w:rsidR="00765D65" w:rsidRDefault="00DF2693">
      <w:pPr>
        <w:rPr>
          <w:ins w:id="591" w:author="Arthur Parmentier" w:date="2020-06-07T19:15:00Z"/>
        </w:rPr>
      </w:pPr>
      <w:ins w:id="592" w:author="Arthur Parmentier" w:date="2020-06-06T15:08:00Z">
        <w:r w:rsidRPr="007C437A">
          <w:rPr>
            <w:rPrChange w:id="593" w:author="Arthur Parmentier" w:date="2020-06-07T15:27:00Z">
              <w:rPr>
                <w:lang w:val="fr-FR"/>
              </w:rPr>
            </w:rPrChange>
          </w:rPr>
          <w:t xml:space="preserve">Even though later, signs were discussed and learned </w:t>
        </w:r>
      </w:ins>
      <w:ins w:id="594" w:author="Arthur Parmentier" w:date="2020-06-06T15:09:00Z">
        <w:r w:rsidRPr="007C437A">
          <w:rPr>
            <w:rPrChange w:id="595" w:author="Arthur Parmentier" w:date="2020-06-07T15:27:00Z">
              <w:rPr>
                <w:lang w:val="fr-FR"/>
              </w:rPr>
            </w:rPrChange>
          </w:rPr>
          <w:t xml:space="preserve">with </w:t>
        </w:r>
      </w:ins>
      <w:ins w:id="596" w:author="Arthur Parmentier" w:date="2020-06-06T15:08:00Z">
        <w:r w:rsidRPr="007C437A">
          <w:rPr>
            <w:rPrChange w:id="597" w:author="Arthur Parmentier" w:date="2020-06-07T15:27:00Z">
              <w:rPr>
                <w:lang w:val="fr-FR"/>
              </w:rPr>
            </w:rPrChange>
          </w:rPr>
          <w:t>convention</w:t>
        </w:r>
      </w:ins>
      <w:ins w:id="598" w:author="Arthur Parmentier" w:date="2020-06-06T15:09:00Z">
        <w:r w:rsidRPr="007C437A">
          <w:rPr>
            <w:rPrChange w:id="599" w:author="Arthur Parmentier" w:date="2020-06-07T15:27:00Z">
              <w:rPr>
                <w:lang w:val="fr-FR"/>
              </w:rPr>
            </w:rPrChange>
          </w:rPr>
          <w:t>s</w:t>
        </w:r>
      </w:ins>
      <w:ins w:id="600" w:author="Arthur Parmentier" w:date="2020-06-06T15:08:00Z">
        <w:r w:rsidRPr="007C437A">
          <w:rPr>
            <w:rPrChange w:id="601" w:author="Arthur Parmentier" w:date="2020-06-07T15:27:00Z">
              <w:rPr>
                <w:lang w:val="fr-FR"/>
              </w:rPr>
            </w:rPrChange>
          </w:rPr>
          <w:t xml:space="preserve">, </w:t>
        </w:r>
      </w:ins>
      <w:ins w:id="602" w:author="Arthur Parmentier" w:date="2020-06-06T15:13:00Z">
        <w:r w:rsidR="00784AD2" w:rsidRPr="007C437A">
          <w:rPr>
            <w:rPrChange w:id="603" w:author="Arthur Parmentier" w:date="2020-06-07T15:27:00Z">
              <w:rPr>
                <w:lang w:val="fr-FR"/>
              </w:rPr>
            </w:rPrChange>
          </w:rPr>
          <w:t xml:space="preserve">the fact that signs </w:t>
        </w:r>
      </w:ins>
      <w:ins w:id="604" w:author="Arthur Parmentier" w:date="2020-06-06T15:14:00Z">
        <w:r w:rsidR="00784AD2" w:rsidRPr="007C437A">
          <w:rPr>
            <w:rPrChange w:id="605" w:author="Arthur Parmentier" w:date="2020-06-07T15:27:00Z">
              <w:rPr>
                <w:lang w:val="fr-FR"/>
              </w:rPr>
            </w:rPrChange>
          </w:rPr>
          <w:t xml:space="preserve">must be learned and understood </w:t>
        </w:r>
      </w:ins>
      <w:ins w:id="606" w:author="Arthur Parmentier" w:date="2020-06-06T15:18:00Z">
        <w:r w:rsidR="00784AD2" w:rsidRPr="007C437A">
          <w:rPr>
            <w:rPrChange w:id="607" w:author="Arthur Parmentier" w:date="2020-06-07T15:27:00Z">
              <w:rPr>
                <w:lang w:val="fr-FR"/>
              </w:rPr>
            </w:rPrChange>
          </w:rPr>
          <w:t>quickly had important consequences that will discuss later.</w:t>
        </w:r>
      </w:ins>
    </w:p>
    <w:p w:rsidR="00951A39" w:rsidRPr="007C437A" w:rsidRDefault="00951A39">
      <w:ins w:id="608" w:author="Arthur Parmentier" w:date="2020-06-07T19:20:00Z">
        <w:r>
          <w:t>What Thompson describes is what turned out to be the</w:t>
        </w:r>
      </w:ins>
      <w:ins w:id="609" w:author="Arthur Parmentier" w:date="2020-06-07T19:16:00Z">
        <w:r>
          <w:t xml:space="preserve"> most common configuration</w:t>
        </w:r>
      </w:ins>
      <w:ins w:id="610" w:author="Arthur Parmentier" w:date="2020-06-07T19:20:00Z">
        <w:r>
          <w:t xml:space="preserve"> of</w:t>
        </w:r>
      </w:ins>
      <w:ins w:id="611" w:author="Arthur Parmentier" w:date="2020-06-07T19:16:00Z">
        <w:r>
          <w:t xml:space="preserve"> </w:t>
        </w:r>
      </w:ins>
      <w:ins w:id="612" w:author="Arthur Parmentier" w:date="2020-06-07T19:21:00Z">
        <w:r w:rsidR="00F127C5">
          <w:t>SP:</w:t>
        </w:r>
        <w:r>
          <w:t xml:space="preserve"> </w:t>
        </w:r>
      </w:ins>
      <w:ins w:id="613" w:author="Arthur Parmentier" w:date="2020-06-07T19:16:00Z">
        <w:r>
          <w:t>a single composer</w:t>
        </w:r>
      </w:ins>
      <w:ins w:id="614" w:author="Arthur Parmentier" w:date="2020-06-07T19:21:00Z">
        <w:r>
          <w:t xml:space="preserve"> (sometimes a few)</w:t>
        </w:r>
      </w:ins>
      <w:ins w:id="615" w:author="Arthur Parmentier" w:date="2020-06-07T19:16:00Z">
        <w:r>
          <w:t xml:space="preserve"> that faces an orchestra of performers. The soundp</w:t>
        </w:r>
      </w:ins>
      <w:ins w:id="616" w:author="Arthur Parmentier" w:date="2020-06-07T19:17:00Z">
        <w:r>
          <w:t xml:space="preserve">ainter creates requests to the performers using the sign language in real-time, during the performance. </w:t>
        </w:r>
      </w:ins>
      <w:ins w:id="617" w:author="Arthur Parmentier" w:date="2020-06-07T19:18:00Z">
        <w:r>
          <w:t xml:space="preserve">At the exception of two signs, the performers do not sign to the composer but rather propose </w:t>
        </w:r>
      </w:ins>
      <w:ins w:id="618" w:author="Arthur Parmentier" w:date="2020-06-07T19:19:00Z">
        <w:r>
          <w:t>material that he will shape and compose with.</w:t>
        </w:r>
      </w:ins>
    </w:p>
    <w:p w:rsidR="00915AFD" w:rsidRPr="007C437A" w:rsidRDefault="00A938B2">
      <w:pPr>
        <w:pStyle w:val="Titre3"/>
        <w:pPrChange w:id="619" w:author="Arthur Parmentier" w:date="2020-06-10T16:26:00Z">
          <w:pPr>
            <w:pStyle w:val="Titre2"/>
          </w:pPr>
        </w:pPrChange>
      </w:pPr>
      <w:bookmarkStart w:id="620" w:name="_Toc42698916"/>
      <w:bookmarkStart w:id="621" w:name="_Toc40025930"/>
      <w:ins w:id="622" w:author="Arthur Parmentier" w:date="2020-05-14T14:10:00Z">
        <w:r w:rsidRPr="007C437A">
          <w:t>Developments</w:t>
        </w:r>
      </w:ins>
      <w:bookmarkEnd w:id="620"/>
      <w:del w:id="623" w:author="Arthur Parmentier" w:date="2020-05-14T14:10:00Z">
        <w:r w:rsidR="00915AFD" w:rsidRPr="007C437A" w:rsidDel="00A938B2">
          <w:delText>A new</w:delText>
        </w:r>
      </w:del>
      <w:del w:id="624" w:author="Arthur Parmentier" w:date="2020-05-14T14:09:00Z">
        <w:r w:rsidR="00915AFD" w:rsidRPr="007C437A" w:rsidDel="00706FFA">
          <w:delText xml:space="preserve"> form</w:delText>
        </w:r>
      </w:del>
      <w:del w:id="625" w:author="Arthur Parmentier" w:date="2020-05-14T14:10:00Z">
        <w:r w:rsidR="00915AFD" w:rsidRPr="007C437A" w:rsidDel="00A938B2">
          <w:delText xml:space="preserve"> of c</w:delText>
        </w:r>
      </w:del>
      <w:del w:id="626" w:author="Arthur Parmentier" w:date="2020-05-14T14:11:00Z">
        <w:r w:rsidR="00915AFD" w:rsidRPr="007C437A" w:rsidDel="00A938B2">
          <w:delText>omposition</w:delText>
        </w:r>
      </w:del>
      <w:bookmarkEnd w:id="621"/>
    </w:p>
    <w:p w:rsidR="00486FDC" w:rsidRPr="007C437A" w:rsidDel="00A938B2" w:rsidRDefault="00486FDC">
      <w:pPr>
        <w:pStyle w:val="Titre4"/>
        <w:rPr>
          <w:del w:id="627" w:author="Arthur Parmentier" w:date="2020-05-14T14:10:00Z"/>
        </w:rPr>
        <w:pPrChange w:id="628" w:author="Arthur Parmentier" w:date="2020-06-10T16:26:00Z">
          <w:pPr>
            <w:pStyle w:val="Titre3"/>
          </w:pPr>
        </w:pPrChange>
      </w:pPr>
      <w:bookmarkStart w:id="629" w:name="_Toc40025931"/>
      <w:del w:id="630" w:author="Arthur Parmentier" w:date="2020-05-14T14:10:00Z">
        <w:r w:rsidRPr="007C437A" w:rsidDel="00A938B2">
          <w:delText>Sign language: from cultural concepts to performance</w:delText>
        </w:r>
        <w:bookmarkStart w:id="631" w:name="_Toc40363654"/>
        <w:bookmarkStart w:id="632" w:name="_Toc40363717"/>
        <w:bookmarkStart w:id="633" w:name="_Toc40431426"/>
        <w:bookmarkStart w:id="634" w:name="_Toc41067154"/>
        <w:bookmarkStart w:id="635" w:name="_Toc42258969"/>
        <w:bookmarkStart w:id="636" w:name="_Toc42259046"/>
        <w:bookmarkStart w:id="637" w:name="_Toc42449720"/>
        <w:bookmarkStart w:id="638" w:name="_Toc42449802"/>
        <w:bookmarkStart w:id="639" w:name="_Toc42549979"/>
        <w:bookmarkStart w:id="640" w:name="_Toc42550072"/>
        <w:bookmarkEnd w:id="629"/>
        <w:bookmarkEnd w:id="631"/>
        <w:bookmarkEnd w:id="632"/>
        <w:bookmarkEnd w:id="633"/>
        <w:bookmarkEnd w:id="634"/>
        <w:bookmarkEnd w:id="635"/>
        <w:bookmarkEnd w:id="636"/>
        <w:bookmarkEnd w:id="637"/>
        <w:bookmarkEnd w:id="638"/>
        <w:bookmarkEnd w:id="639"/>
        <w:bookmarkEnd w:id="640"/>
      </w:del>
    </w:p>
    <w:p w:rsidR="00486FDC" w:rsidRPr="007C437A" w:rsidDel="00A938B2" w:rsidRDefault="00486FDC">
      <w:pPr>
        <w:rPr>
          <w:del w:id="641" w:author="Arthur Parmentier" w:date="2020-05-14T14:10:00Z"/>
        </w:rPr>
      </w:pPr>
      <w:del w:id="642"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43" w:name="_Toc40363655"/>
        <w:bookmarkStart w:id="644" w:name="_Toc40363718"/>
        <w:bookmarkStart w:id="645" w:name="_Toc40431427"/>
        <w:bookmarkStart w:id="646" w:name="_Toc41067155"/>
        <w:bookmarkStart w:id="647" w:name="_Toc42258970"/>
        <w:bookmarkStart w:id="648" w:name="_Toc42259047"/>
        <w:bookmarkStart w:id="649" w:name="_Toc42449721"/>
        <w:bookmarkStart w:id="650" w:name="_Toc42449803"/>
        <w:bookmarkStart w:id="651" w:name="_Toc42549980"/>
        <w:bookmarkStart w:id="652" w:name="_Toc42550073"/>
        <w:bookmarkEnd w:id="643"/>
        <w:bookmarkEnd w:id="644"/>
        <w:bookmarkEnd w:id="645"/>
        <w:bookmarkEnd w:id="646"/>
        <w:bookmarkEnd w:id="647"/>
        <w:bookmarkEnd w:id="648"/>
        <w:bookmarkEnd w:id="649"/>
        <w:bookmarkEnd w:id="650"/>
        <w:bookmarkEnd w:id="651"/>
        <w:bookmarkEnd w:id="652"/>
      </w:del>
    </w:p>
    <w:p w:rsidR="00665CB4" w:rsidRPr="007C437A" w:rsidDel="00A938B2" w:rsidRDefault="00665CB4">
      <w:pPr>
        <w:rPr>
          <w:del w:id="653" w:author="Arthur Parmentier" w:date="2020-05-14T14:10:00Z"/>
        </w:rPr>
      </w:pPr>
      <w:del w:id="654" w:author="Arthur Parmentier" w:date="2020-05-14T14:10:00Z">
        <w:r w:rsidRPr="007C437A" w:rsidDel="00A938B2">
          <w:delText xml:space="preserve">Develop cultural aspects examples. </w:delText>
        </w:r>
        <w:bookmarkStart w:id="655" w:name="_Toc40363656"/>
        <w:bookmarkStart w:id="656" w:name="_Toc40363719"/>
        <w:bookmarkStart w:id="657" w:name="_Toc40431428"/>
        <w:bookmarkStart w:id="658" w:name="_Toc41067156"/>
        <w:bookmarkStart w:id="659" w:name="_Toc42258971"/>
        <w:bookmarkStart w:id="660" w:name="_Toc42259048"/>
        <w:bookmarkStart w:id="661" w:name="_Toc42449722"/>
        <w:bookmarkStart w:id="662" w:name="_Toc42449804"/>
        <w:bookmarkStart w:id="663" w:name="_Toc42549981"/>
        <w:bookmarkStart w:id="664" w:name="_Toc42550074"/>
        <w:bookmarkEnd w:id="655"/>
        <w:bookmarkEnd w:id="656"/>
        <w:bookmarkEnd w:id="657"/>
        <w:bookmarkEnd w:id="658"/>
        <w:bookmarkEnd w:id="659"/>
        <w:bookmarkEnd w:id="660"/>
        <w:bookmarkEnd w:id="661"/>
        <w:bookmarkEnd w:id="662"/>
        <w:bookmarkEnd w:id="663"/>
        <w:bookmarkEnd w:id="664"/>
      </w:del>
    </w:p>
    <w:p w:rsidR="00486FDC" w:rsidRPr="007C437A" w:rsidDel="00A938B2" w:rsidRDefault="00486FDC">
      <w:pPr>
        <w:rPr>
          <w:del w:id="665" w:author="Arthur Parmentier" w:date="2020-05-14T14:10:00Z"/>
        </w:rPr>
      </w:pPr>
      <w:del w:id="666" w:author="Arthur Parmentier" w:date="2020-05-14T14:10:00Z">
        <w:r w:rsidRPr="007C437A" w:rsidDel="00A938B2">
          <w:delText xml:space="preserve">Q: Is it only a mere translation of old concepts into a more efficient sign/gestural </w:delText>
        </w:r>
      </w:del>
      <w:del w:id="667" w:author="Arthur Parmentier" w:date="2020-05-13T09:25:00Z">
        <w:r w:rsidRPr="007C437A" w:rsidDel="00990A90">
          <w:delText>langage</w:delText>
        </w:r>
      </w:del>
      <w:del w:id="668" w:author="Arthur Parmentier" w:date="2020-05-14T14:10:00Z">
        <w:r w:rsidRPr="007C437A" w:rsidDel="00A938B2">
          <w:delText>? A: no. It also has emergent properties (think of shapeline).</w:delText>
        </w:r>
        <w:bookmarkStart w:id="669" w:name="_Toc40363657"/>
        <w:bookmarkStart w:id="670" w:name="_Toc40363720"/>
        <w:bookmarkStart w:id="671" w:name="_Toc40431429"/>
        <w:bookmarkStart w:id="672" w:name="_Toc41067157"/>
        <w:bookmarkStart w:id="673" w:name="_Toc42258972"/>
        <w:bookmarkStart w:id="674" w:name="_Toc42259049"/>
        <w:bookmarkStart w:id="675" w:name="_Toc42449723"/>
        <w:bookmarkStart w:id="676" w:name="_Toc42449805"/>
        <w:bookmarkStart w:id="677" w:name="_Toc42549982"/>
        <w:bookmarkStart w:id="678" w:name="_Toc42550075"/>
        <w:bookmarkEnd w:id="669"/>
        <w:bookmarkEnd w:id="670"/>
        <w:bookmarkEnd w:id="671"/>
        <w:bookmarkEnd w:id="672"/>
        <w:bookmarkEnd w:id="673"/>
        <w:bookmarkEnd w:id="674"/>
        <w:bookmarkEnd w:id="675"/>
        <w:bookmarkEnd w:id="676"/>
        <w:bookmarkEnd w:id="677"/>
        <w:bookmarkEnd w:id="678"/>
      </w:del>
    </w:p>
    <w:p w:rsidR="00486FDC" w:rsidRPr="007C437A" w:rsidRDefault="00915AFD">
      <w:pPr>
        <w:pStyle w:val="Titre4"/>
        <w:pPrChange w:id="679" w:author="Arthur Parmentier" w:date="2020-06-10T16:26:00Z">
          <w:pPr>
            <w:pStyle w:val="Titre3"/>
          </w:pPr>
        </w:pPrChange>
      </w:pPr>
      <w:bookmarkStart w:id="680" w:name="_Toc40025932"/>
      <w:r w:rsidRPr="007C437A">
        <w:t>A m</w:t>
      </w:r>
      <w:r w:rsidR="003706BA" w:rsidRPr="007C437A">
        <w:t>ultidisciplinary language</w:t>
      </w:r>
      <w:bookmarkEnd w:id="680"/>
    </w:p>
    <w:p w:rsidR="007F1E08" w:rsidRDefault="001875CF">
      <w:pPr>
        <w:rPr>
          <w:ins w:id="681" w:author="Arthur Parmentier" w:date="2020-06-07T18:47:00Z"/>
        </w:rPr>
      </w:pPr>
      <w:ins w:id="682" w:author="Arthur Parmentier" w:date="2020-06-06T15:41:00Z">
        <w:r w:rsidRPr="007C437A">
          <w:t xml:space="preserve">One of the most important development of SP </w:t>
        </w:r>
      </w:ins>
      <w:ins w:id="683" w:author="Arthur Parmentier" w:date="2020-06-06T15:47:00Z">
        <w:r w:rsidR="00AC50C0" w:rsidRPr="007C437A">
          <w:t xml:space="preserve">in the 90’s and later </w:t>
        </w:r>
      </w:ins>
      <w:ins w:id="684" w:author="Arthur Parmentier" w:date="2020-06-06T15:41:00Z">
        <w:r w:rsidRPr="007C437A">
          <w:t xml:space="preserve">is </w:t>
        </w:r>
      </w:ins>
      <w:ins w:id="685" w:author="Arthur Parmentier" w:date="2020-06-06T15:42:00Z">
        <w:r w:rsidRPr="007C437A">
          <w:t xml:space="preserve">its use with several disciplines: </w:t>
        </w:r>
      </w:ins>
      <w:ins w:id="686" w:author="Arthur Parmentier" w:date="2020-06-06T15:43:00Z">
        <w:r w:rsidRPr="007C437A">
          <w:t xml:space="preserve">music, dance, acting, </w:t>
        </w:r>
      </w:ins>
      <w:ins w:id="687" w:author="Arthur Parmentier" w:date="2020-06-06T15:44:00Z">
        <w:r w:rsidR="00BA026A" w:rsidRPr="007C437A">
          <w:t xml:space="preserve">all visual arts, sculpture… </w:t>
        </w:r>
      </w:ins>
      <w:ins w:id="688" w:author="Arthur Parmentier" w:date="2020-06-06T15:45:00Z">
        <w:r w:rsidR="00BA026A" w:rsidRPr="007C437A">
          <w:t xml:space="preserve">Recently, SP was </w:t>
        </w:r>
      </w:ins>
      <w:ins w:id="689" w:author="Arthur Parmentier" w:date="2020-06-07T19:23:00Z">
        <w:r w:rsidR="00582372">
          <w:t xml:space="preserve">even </w:t>
        </w:r>
      </w:ins>
      <w:ins w:id="690" w:author="Arthur Parmentier" w:date="2020-06-06T15:45:00Z">
        <w:r w:rsidR="00BA026A" w:rsidRPr="007C437A">
          <w:t>used to control a swarm of drones</w:t>
        </w:r>
      </w:ins>
      <w:customXmlInsRangeStart w:id="691" w:author="Arthur Parmentier" w:date="2020-06-10T18:45:00Z"/>
      <w:sdt>
        <w:sdtPr>
          <w:id w:val="524600816"/>
          <w:citation/>
        </w:sdtPr>
        <w:sdtContent>
          <w:customXmlInsRangeEnd w:id="691"/>
          <w:ins w:id="692" w:author="Arthur Parmentier" w:date="2020-06-10T18:45:00Z">
            <w:r w:rsidR="00402BCD">
              <w:fldChar w:fldCharType="begin"/>
            </w:r>
          </w:ins>
          <w:ins w:id="693" w:author="Arthur Parmentier" w:date="2020-06-10T19:08:00Z">
            <w:r w:rsidR="007C08B8">
              <w:instrText xml:space="preserve">CITATION Nad17 \l 1036 </w:instrText>
            </w:r>
          </w:ins>
          <w:r w:rsidR="00402BCD">
            <w:fldChar w:fldCharType="separate"/>
          </w:r>
          <w:r w:rsidR="00304C55">
            <w:rPr>
              <w:noProof/>
            </w:rPr>
            <w:t xml:space="preserve"> (Couture, Bottecchia, Chaumette, Cecconello, &amp; Rekalde, 2017)</w:t>
          </w:r>
          <w:ins w:id="694" w:author="Arthur Parmentier" w:date="2020-06-10T18:45:00Z">
            <w:r w:rsidR="00402BCD">
              <w:fldChar w:fldCharType="end"/>
            </w:r>
          </w:ins>
          <w:customXmlInsRangeStart w:id="695" w:author="Arthur Parmentier" w:date="2020-06-10T18:45:00Z"/>
        </w:sdtContent>
      </w:sdt>
      <w:customXmlInsRangeEnd w:id="695"/>
      <w:ins w:id="696" w:author="Arthur Parmentier" w:date="2020-06-07T19:24:00Z">
        <w:r w:rsidR="00D15826">
          <w:t xml:space="preserve">, showing the </w:t>
        </w:r>
      </w:ins>
      <w:ins w:id="697" w:author="Arthur Parmentier" w:date="2020-06-07T19:25:00Z">
        <w:r w:rsidR="00D15826">
          <w:t>diversity of instruments and disciplines it can be meaningful to.</w:t>
        </w:r>
      </w:ins>
    </w:p>
    <w:p w:rsidR="00E06654" w:rsidRDefault="00E06654">
      <w:pPr>
        <w:rPr>
          <w:ins w:id="698" w:author="Arthur Parmentier" w:date="2020-06-07T18:49:00Z"/>
        </w:rPr>
      </w:pPr>
      <w:ins w:id="699" w:author="Arthur Parmentier" w:date="2020-06-07T18:47:00Z">
        <w:r>
          <w:t xml:space="preserve">Walter explains </w:t>
        </w:r>
      </w:ins>
      <w:ins w:id="700" w:author="Arthur Parmentier" w:date="2020-06-07T18:49:00Z">
        <w:r>
          <w:t xml:space="preserve">that “Performers first learning Soundpainting won’t relate it to any specific discipline because of its multidisciplinary applications. </w:t>
        </w:r>
      </w:ins>
      <w:ins w:id="701" w:author="Arthur Parmentier" w:date="2020-06-07T18:50:00Z">
        <w:r>
          <w:t>[He]</w:t>
        </w:r>
      </w:ins>
      <w:ins w:id="702"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03" w:author="Arthur Parmentier" w:date="2020-06-07T18:50:00Z">
        <w:r w:rsidR="008E2F19">
          <w:t>”</w:t>
        </w:r>
      </w:ins>
    </w:p>
    <w:p w:rsidR="00E06654" w:rsidRDefault="008E2F19">
      <w:pPr>
        <w:rPr>
          <w:ins w:id="704" w:author="Arthur Parmentier" w:date="2020-06-07T18:51:00Z"/>
        </w:rPr>
      </w:pPr>
      <w:ins w:id="705" w:author="Arthur Parmentier" w:date="2020-06-07T18:50:00Z">
        <w:r>
          <w:t>To the question “</w:t>
        </w:r>
      </w:ins>
      <w:ins w:id="706" w:author="Arthur Parmentier" w:date="2020-06-07T18:49:00Z">
        <w:r w:rsidR="00E06654">
          <w:t>Are all your gestures intended to be interpretable by both musicians and dancers?</w:t>
        </w:r>
      </w:ins>
      <w:ins w:id="707" w:author="Arthur Parmentier" w:date="2020-06-07T18:50:00Z">
        <w:r>
          <w:t>”, he answers: “</w:t>
        </w:r>
      </w:ins>
      <w:ins w:id="708" w:author="Arthur Parmentier" w:date="2020-06-07T18:49:00Z">
        <w:r w:rsidR="00E06654">
          <w:t>Yes. That is to say, all the Sculpting gestures – the gestures indicating what content to be performed. Of course, there are gestures such as C Major 7 Chord and Jump that are obviously discipline-specific but most of the gestures traverse the disciplines</w:t>
        </w:r>
      </w:ins>
      <w:ins w:id="709" w:author="Arthur Parmentier" w:date="2020-06-07T18:50:00Z">
        <w:r>
          <w:t>”</w:t>
        </w:r>
      </w:ins>
      <w:customXmlInsRangeStart w:id="710" w:author="Arthur Parmentier" w:date="2020-06-10T18:53:00Z"/>
      <w:sdt>
        <w:sdtPr>
          <w:id w:val="-967273244"/>
          <w:citation/>
        </w:sdtPr>
        <w:sdtContent>
          <w:customXmlInsRangeEnd w:id="710"/>
          <w:ins w:id="711" w:author="Arthur Parmentier" w:date="2020-06-10T18:53:00Z">
            <w:r w:rsidR="00F23C57">
              <w:fldChar w:fldCharType="begin"/>
            </w:r>
          </w:ins>
          <w:ins w:id="712" w:author="Arthur Parmentier" w:date="2020-06-10T19:07:00Z">
            <w:r w:rsidR="007C08B8">
              <w:instrText xml:space="preserve">CITATION Hel \l 1036 </w:instrText>
            </w:r>
          </w:ins>
          <w:r w:rsidR="00F23C57">
            <w:fldChar w:fldCharType="separate"/>
          </w:r>
          <w:r w:rsidR="00304C55">
            <w:rPr>
              <w:noProof/>
            </w:rPr>
            <w:t xml:space="preserve"> (Minors &amp; Thompson, s.d.)</w:t>
          </w:r>
          <w:ins w:id="713" w:author="Arthur Parmentier" w:date="2020-06-10T18:53:00Z">
            <w:r w:rsidR="00F23C57">
              <w:fldChar w:fldCharType="end"/>
            </w:r>
          </w:ins>
          <w:customXmlInsRangeStart w:id="714" w:author="Arthur Parmentier" w:date="2020-06-10T18:53:00Z"/>
        </w:sdtContent>
      </w:sdt>
      <w:customXmlInsRangeEnd w:id="714"/>
      <w:ins w:id="715" w:author="Arthur Parmentier" w:date="2020-06-10T18:54:00Z">
        <w:r w:rsidR="007F36A9">
          <w:t>.</w:t>
        </w:r>
      </w:ins>
    </w:p>
    <w:p w:rsidR="00736EF4" w:rsidRPr="007C437A" w:rsidRDefault="008538C8">
      <w:pPr>
        <w:rPr>
          <w:ins w:id="716" w:author="Arthur Parmentier" w:date="2020-06-06T15:19:00Z"/>
        </w:rPr>
      </w:pPr>
      <w:ins w:id="717" w:author="Arthur Parmentier" w:date="2020-06-07T18:51:00Z">
        <w:r>
          <w:lastRenderedPageBreak/>
          <w:t xml:space="preserve">The </w:t>
        </w:r>
      </w:ins>
      <w:ins w:id="718" w:author="Arthur Parmentier" w:date="2020-06-07T19:25:00Z">
        <w:r w:rsidR="00352C06">
          <w:t xml:space="preserve">multi-disciplinary component of SP is now at the core of its </w:t>
        </w:r>
      </w:ins>
      <w:ins w:id="719"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pPr>
        <w:rPr>
          <w:del w:id="720" w:author="Arthur Parmentier" w:date="2020-06-06T15:47:00Z"/>
        </w:rPr>
      </w:pPr>
      <w:del w:id="721" w:author="Arthur Parmentier" w:date="2020-06-06T15:47:00Z">
        <w:r w:rsidRPr="007C437A" w:rsidDel="00AC50C0">
          <w:delText>SP not limited to music performance. Signs started to be created by W himself from 90+ for multidisciplinary performance.</w:delText>
        </w:r>
        <w:bookmarkStart w:id="722" w:name="_Toc42449725"/>
        <w:bookmarkStart w:id="723" w:name="_Toc42449807"/>
        <w:bookmarkStart w:id="724" w:name="_Toc42549984"/>
        <w:bookmarkStart w:id="725" w:name="_Toc42550077"/>
        <w:bookmarkEnd w:id="722"/>
        <w:bookmarkEnd w:id="723"/>
        <w:bookmarkEnd w:id="724"/>
        <w:bookmarkEnd w:id="725"/>
      </w:del>
    </w:p>
    <w:p w:rsidR="00C75BE3" w:rsidRDefault="00C75BE3">
      <w:pPr>
        <w:pStyle w:val="Titre4"/>
        <w:rPr>
          <w:ins w:id="726" w:author="Arthur Parmentier" w:date="2020-06-07T18:02:00Z"/>
        </w:rPr>
        <w:pPrChange w:id="727" w:author="Arthur Parmentier" w:date="2020-06-10T16:26:00Z">
          <w:pPr>
            <w:pStyle w:val="Titre3"/>
          </w:pPr>
        </w:pPrChange>
      </w:pPr>
      <w:bookmarkStart w:id="728" w:name="_Toc40025933"/>
      <w:r w:rsidRPr="007C437A">
        <w:t xml:space="preserve">Fertility in Europe, </w:t>
      </w:r>
      <w:r w:rsidR="00ED2072" w:rsidRPr="007C437A">
        <w:t xml:space="preserve">worldwide </w:t>
      </w:r>
      <w:r w:rsidRPr="007C437A">
        <w:t>spread</w:t>
      </w:r>
      <w:r w:rsidR="00ED2072" w:rsidRPr="007C437A">
        <w:t xml:space="preserve"> in </w:t>
      </w:r>
      <w:del w:id="729" w:author="Arthur Parmentier" w:date="2020-06-07T17:56:00Z">
        <w:r w:rsidR="00ED2072" w:rsidRPr="007C437A" w:rsidDel="00252940">
          <w:delText xml:space="preserve">modern </w:delText>
        </w:r>
      </w:del>
      <w:ins w:id="730" w:author="Arthur Parmentier" w:date="2020-06-07T17:56:00Z">
        <w:r w:rsidR="00252940">
          <w:t>Western</w:t>
        </w:r>
        <w:r w:rsidR="00252940" w:rsidRPr="007C437A">
          <w:t xml:space="preserve"> </w:t>
        </w:r>
      </w:ins>
      <w:r w:rsidR="00ED2072" w:rsidRPr="007C437A">
        <w:t>societ</w:t>
      </w:r>
      <w:ins w:id="731" w:author="Arthur Parmentier" w:date="2020-06-07T19:27:00Z">
        <w:r w:rsidR="004E5194">
          <w:t>ies</w:t>
        </w:r>
      </w:ins>
      <w:del w:id="732" w:author="Arthur Parmentier" w:date="2020-06-07T17:57:00Z">
        <w:r w:rsidR="00ED2072" w:rsidRPr="007C437A" w:rsidDel="00252940">
          <w:delText>i</w:delText>
        </w:r>
      </w:del>
      <w:del w:id="733" w:author="Arthur Parmentier" w:date="2020-06-07T17:56:00Z">
        <w:r w:rsidR="00ED2072" w:rsidRPr="007C437A" w:rsidDel="00252940">
          <w:delText>es</w:delText>
        </w:r>
      </w:del>
      <w:bookmarkEnd w:id="728"/>
      <w:ins w:id="734" w:author="Arthur Parmentier" w:date="2020-06-06T15:57:00Z">
        <w:r w:rsidR="00FA052A" w:rsidRPr="007C437A">
          <w:t>, the constr</w:t>
        </w:r>
      </w:ins>
      <w:ins w:id="735" w:author="Arthur Parmentier" w:date="2020-06-06T15:58:00Z">
        <w:r w:rsidR="00FA052A" w:rsidRPr="007C437A">
          <w:t xml:space="preserve">uction of a community and the beginning of the </w:t>
        </w:r>
      </w:ins>
      <w:ins w:id="736" w:author="Arthur Parmentier" w:date="2020-06-06T15:59:00Z">
        <w:r w:rsidR="00FA052A" w:rsidRPr="007C437A">
          <w:t>normalization of SP</w:t>
        </w:r>
      </w:ins>
    </w:p>
    <w:p w:rsidR="00514370" w:rsidRPr="00514370" w:rsidRDefault="00514370">
      <w:pPr>
        <w:pStyle w:val="Titre5"/>
        <w:rPr>
          <w:rPrChange w:id="737" w:author="Arthur Parmentier" w:date="2020-06-07T18:02:00Z">
            <w:rPr/>
          </w:rPrChange>
        </w:rPr>
        <w:pPrChange w:id="738" w:author="Arthur Parmentier" w:date="2020-06-10T16:26:00Z">
          <w:pPr>
            <w:pStyle w:val="Titre3"/>
          </w:pPr>
        </w:pPrChange>
      </w:pPr>
      <w:ins w:id="739" w:author="Arthur Parmentier" w:date="2020-06-07T18:02:00Z">
        <w:r>
          <w:t>An important spread and growth in Western soci</w:t>
        </w:r>
      </w:ins>
      <w:ins w:id="740" w:author="Arthur Parmentier" w:date="2020-06-07T18:03:00Z">
        <w:r>
          <w:t>eties</w:t>
        </w:r>
      </w:ins>
    </w:p>
    <w:p w:rsidR="002676CA" w:rsidRPr="007C437A" w:rsidRDefault="002676CA">
      <w:r w:rsidRPr="007C437A">
        <w:t xml:space="preserve">Walter gave his first SP workshop in Europe in the late 90’s and found a very fertile ground for </w:t>
      </w:r>
      <w:ins w:id="741" w:author="Arthur Parmentier" w:date="2020-06-07T19:28:00Z">
        <w:r w:rsidR="00AE7556">
          <w:t xml:space="preserve">the growth of </w:t>
        </w:r>
      </w:ins>
      <w:r w:rsidRPr="007C437A">
        <w:t xml:space="preserve">Soundpainting in France, which </w:t>
      </w:r>
      <w:ins w:id="742" w:author="Arthur Parmentier" w:date="2020-06-07T19:28:00Z">
        <w:r w:rsidR="00AA760B">
          <w:t>is now</w:t>
        </w:r>
      </w:ins>
      <w:del w:id="743" w:author="Arthur Parmentier" w:date="2020-06-07T19:28:00Z">
        <w:r w:rsidRPr="007C437A" w:rsidDel="00AA760B">
          <w:delText>now has</w:delText>
        </w:r>
      </w:del>
      <w:r w:rsidRPr="007C437A">
        <w:t xml:space="preserve"> probably </w:t>
      </w:r>
      <w:ins w:id="744" w:author="Arthur Parmentier" w:date="2020-06-07T19:28:00Z">
        <w:r w:rsidR="00AA760B">
          <w:t>its</w:t>
        </w:r>
      </w:ins>
      <w:del w:id="745" w:author="Arthur Parmentier" w:date="2020-06-07T19:28:00Z">
        <w:r w:rsidRPr="007C437A" w:rsidDel="00AA760B">
          <w:delText>the</w:delText>
        </w:r>
      </w:del>
      <w:r w:rsidRPr="007C437A">
        <w:t xml:space="preserve"> largest </w:t>
      </w:r>
      <w:del w:id="746" w:author="Arthur Parmentier" w:date="2020-06-07T19:28:00Z">
        <w:r w:rsidRPr="007C437A" w:rsidDel="00AA760B">
          <w:delText xml:space="preserve">SP </w:delText>
        </w:r>
      </w:del>
      <w:r w:rsidRPr="007C437A">
        <w:t>community over the world.</w:t>
      </w:r>
    </w:p>
    <w:p w:rsidR="00252940" w:rsidRDefault="009A2092">
      <w:pPr>
        <w:rPr>
          <w:ins w:id="747" w:author="Arthur Parmentier" w:date="2020-06-07T18:03:00Z"/>
        </w:rPr>
      </w:pPr>
      <w:del w:id="748" w:author="Arthur Parmentier" w:date="2020-06-07T19:28:00Z">
        <w:r w:rsidRPr="007C437A" w:rsidDel="007B6B04">
          <w:delText xml:space="preserve">Today, </w:delText>
        </w:r>
      </w:del>
      <w:r w:rsidRPr="007C437A">
        <w:t xml:space="preserve">Soundpainting is </w:t>
      </w:r>
      <w:ins w:id="749" w:author="Arthur Parmentier" w:date="2020-06-07T19:28:00Z">
        <w:r w:rsidR="007B6B04">
          <w:t xml:space="preserve">now </w:t>
        </w:r>
      </w:ins>
      <w:r w:rsidRPr="007C437A">
        <w:t>used for on</w:t>
      </w:r>
      <w:ins w:id="750" w:author="Arthur Parmentier" w:date="2020-06-06T15:49:00Z">
        <w:r w:rsidR="00F479B2" w:rsidRPr="007C437A">
          <w:t xml:space="preserve"> </w:t>
        </w:r>
      </w:ins>
      <w:del w:id="751" w:author="Arthur Parmentier" w:date="2020-06-06T15:50:00Z">
        <w:r w:rsidRPr="007C437A" w:rsidDel="00F479B2">
          <w:delText xml:space="preserve"> </w:delText>
        </w:r>
      </w:del>
      <w:r w:rsidRPr="007C437A">
        <w:t xml:space="preserve">every </w:t>
      </w:r>
      <w:ins w:id="752" w:author="Arthur Parmentier" w:date="2020-06-06T15:50:00Z">
        <w:r w:rsidR="00F479B2" w:rsidRPr="007C437A">
          <w:t xml:space="preserve">populated </w:t>
        </w:r>
      </w:ins>
      <w:r w:rsidRPr="007C437A">
        <w:t>continent</w:t>
      </w:r>
      <w:ins w:id="753" w:author="Arthur Parmentier" w:date="2020-06-06T15:59:00Z">
        <w:r w:rsidR="00FA052A" w:rsidRPr="007C437A">
          <w:t xml:space="preserve">, especially in </w:t>
        </w:r>
      </w:ins>
      <w:ins w:id="754" w:author="Arthur Parmentier" w:date="2020-06-07T17:48:00Z">
        <w:r w:rsidR="00053756">
          <w:t>the Western world</w:t>
        </w:r>
      </w:ins>
      <w:ins w:id="755" w:author="Arthur Parmentier" w:date="2020-06-06T15:59:00Z">
        <w:r w:rsidR="00FA052A" w:rsidRPr="007C437A">
          <w:t>.</w:t>
        </w:r>
        <w:r w:rsidR="00FA052A" w:rsidRPr="007C437A">
          <w:rPr>
            <w:rStyle w:val="Appelnotedebasdep"/>
          </w:rPr>
          <w:footnoteReference w:id="1"/>
        </w:r>
      </w:ins>
      <w:ins w:id="770" w:author="Arthur Parmentier" w:date="2020-06-07T17:57:00Z">
        <w:r w:rsidR="00252940">
          <w:br/>
          <w:t>A</w:t>
        </w:r>
      </w:ins>
      <w:ins w:id="771" w:author="Arthur Parmentier" w:date="2020-06-07T17:58:00Z">
        <w:r w:rsidR="00252940">
          <w:t xml:space="preserve"> community is born around Walter Thompson</w:t>
        </w:r>
      </w:ins>
      <w:ins w:id="772" w:author="Arthur Parmentier" w:date="2020-06-07T18:00:00Z">
        <w:r w:rsidR="00F9296B">
          <w:t xml:space="preserve"> as we</w:t>
        </w:r>
      </w:ins>
      <w:ins w:id="773" w:author="Arthur Parmentier" w:date="2020-06-07T18:01:00Z">
        <w:r w:rsidR="00F9296B">
          <w:t>ll as several SP orchestras on top of the Walter Thompson</w:t>
        </w:r>
      </w:ins>
      <w:ins w:id="774" w:author="Arthur Parmentier" w:date="2020-06-07T18:02:00Z">
        <w:r w:rsidR="00F9296B">
          <w:t xml:space="preserve"> Orchestra which he started soundpainting with.</w:t>
        </w:r>
      </w:ins>
      <w:del w:id="775" w:author="Arthur Parmentier" w:date="2020-06-06T15:59:00Z">
        <w:r w:rsidRPr="007C437A" w:rsidDel="00FA052A">
          <w:delText xml:space="preserve"> and</w:delText>
        </w:r>
      </w:del>
    </w:p>
    <w:p w:rsidR="00514370" w:rsidRDefault="00514370">
      <w:pPr>
        <w:pStyle w:val="Titre5"/>
        <w:rPr>
          <w:ins w:id="776" w:author="Arthur Parmentier" w:date="2020-06-07T17:57:00Z"/>
        </w:rPr>
        <w:pPrChange w:id="777" w:author="Arthur Parmentier" w:date="2020-06-10T16:26:00Z">
          <w:pPr/>
        </w:pPrChange>
      </w:pPr>
      <w:ins w:id="778" w:author="Arthur Parmentier" w:date="2020-06-07T18:03:00Z">
        <w:r>
          <w:t xml:space="preserve">A living and expanding language </w:t>
        </w:r>
      </w:ins>
    </w:p>
    <w:p w:rsidR="009A2092" w:rsidRPr="007C437A" w:rsidDel="00FA052A" w:rsidRDefault="009A2092">
      <w:pPr>
        <w:rPr>
          <w:del w:id="779" w:author="Arthur Parmentier" w:date="2020-06-06T15:55:00Z"/>
        </w:rPr>
      </w:pPr>
      <w:del w:id="780" w:author="Arthur Parmentier" w:date="2020-06-06T15:59:00Z">
        <w:r w:rsidRPr="007C437A" w:rsidDel="00FA052A">
          <w:delText xml:space="preserve"> s</w:delText>
        </w:r>
      </w:del>
      <w:ins w:id="781" w:author="Arthur Parmentier" w:date="2020-06-06T15:59:00Z">
        <w:r w:rsidR="00FA052A" w:rsidRPr="007C437A">
          <w:t>S</w:t>
        </w:r>
      </w:ins>
      <w:r w:rsidRPr="007C437A">
        <w:t xml:space="preserve">everal artists created </w:t>
      </w:r>
      <w:ins w:id="782" w:author="Arthur Parmentier" w:date="2020-06-07T19:47:00Z">
        <w:r w:rsidR="00FC5FD3">
          <w:t>new sign</w:t>
        </w:r>
      </w:ins>
      <w:ins w:id="783" w:author="Arthur Parmentier" w:date="2020-06-07T19:50:00Z">
        <w:r w:rsidR="00531407">
          <w:t>s</w:t>
        </w:r>
      </w:ins>
      <w:del w:id="784" w:author="Arthur Parmentier" w:date="2020-06-07T19:47:00Z">
        <w:r w:rsidRPr="007C437A" w:rsidDel="00FC5FD3">
          <w:delText>their own signs</w:delText>
        </w:r>
      </w:del>
      <w:r w:rsidRPr="007C437A">
        <w:t xml:space="preserve"> for the</w:t>
      </w:r>
      <w:ins w:id="785" w:author="Arthur Parmentier" w:date="2020-06-07T19:47:00Z">
        <w:r w:rsidR="00FC5FD3">
          <w:t>ir own</w:t>
        </w:r>
      </w:ins>
      <w:r w:rsidRPr="007C437A">
        <w:t xml:space="preserve"> needs</w:t>
      </w:r>
      <w:ins w:id="786" w:author="Arthur Parmentier" w:date="2020-06-06T15:51:00Z">
        <w:r w:rsidR="00912BCC" w:rsidRPr="007C437A">
          <w:t xml:space="preserve"> </w:t>
        </w:r>
      </w:ins>
      <w:ins w:id="787" w:author="Arthur Parmentier" w:date="2020-06-07T19:47:00Z">
        <w:r w:rsidR="00FC5FD3">
          <w:t>with</w:t>
        </w:r>
      </w:ins>
      <w:ins w:id="788" w:author="Arthur Parmentier" w:date="2020-06-06T15:51:00Z">
        <w:r w:rsidR="00912BCC" w:rsidRPr="007C437A">
          <w:t xml:space="preserve"> their</w:t>
        </w:r>
      </w:ins>
      <w:del w:id="789" w:author="Arthur Parmentier" w:date="2020-06-06T15:51:00Z">
        <w:r w:rsidRPr="007C437A" w:rsidDel="00912BCC">
          <w:delText xml:space="preserve"> of their own</w:delText>
        </w:r>
      </w:del>
      <w:r w:rsidRPr="007C437A">
        <w:t xml:space="preserve"> </w:t>
      </w:r>
      <w:ins w:id="790" w:author="Arthur Parmentier" w:date="2020-06-07T19:47:00Z">
        <w:r w:rsidR="00FC5FD3">
          <w:t xml:space="preserve">particular </w:t>
        </w:r>
      </w:ins>
      <w:r w:rsidRPr="007C437A">
        <w:t>group</w:t>
      </w:r>
      <w:ins w:id="791" w:author="Arthur Parmentier" w:date="2020-06-06T15:51:00Z">
        <w:r w:rsidR="00912BCC" w:rsidRPr="007C437A">
          <w:t>s</w:t>
        </w:r>
      </w:ins>
      <w:r w:rsidRPr="007C437A">
        <w:t xml:space="preserve"> </w:t>
      </w:r>
      <w:ins w:id="792" w:author="Arthur Parmentier" w:date="2020-06-06T15:52:00Z">
        <w:r w:rsidR="00912BCC" w:rsidRPr="007C437A">
          <w:t>and</w:t>
        </w:r>
      </w:ins>
      <w:del w:id="793" w:author="Arthur Parmentier" w:date="2020-06-06T15:52:00Z">
        <w:r w:rsidRPr="007C437A" w:rsidDel="00912BCC">
          <w:delText>or</w:delText>
        </w:r>
      </w:del>
      <w:r w:rsidRPr="007C437A">
        <w:t xml:space="preserve"> </w:t>
      </w:r>
      <w:ins w:id="794" w:author="Arthur Parmentier" w:date="2020-06-06T15:52:00Z">
        <w:r w:rsidR="00912BCC" w:rsidRPr="007C437A">
          <w:t xml:space="preserve">performance </w:t>
        </w:r>
      </w:ins>
      <w:r w:rsidRPr="007C437A">
        <w:t>configuration</w:t>
      </w:r>
      <w:ins w:id="795" w:author="Arthur Parmentier" w:date="2020-06-06T15:52:00Z">
        <w:r w:rsidR="00912BCC" w:rsidRPr="007C437A">
          <w:t>s</w:t>
        </w:r>
      </w:ins>
      <w:ins w:id="796" w:author="Arthur Parmentier" w:date="2020-06-07T19:50:00Z">
        <w:r w:rsidR="00FE2852">
          <w:t>: the language has evolved with the contribution of new soundpai</w:t>
        </w:r>
      </w:ins>
      <w:ins w:id="797" w:author="Arthur Parmentier" w:date="2020-06-07T19:51:00Z">
        <w:r w:rsidR="00FE2852">
          <w:t>nters, creating now more than 1500 signs</w:t>
        </w:r>
      </w:ins>
      <w:r w:rsidRPr="007C437A">
        <w:t>.</w:t>
      </w:r>
      <w:ins w:id="798" w:author="Arthur Parmentier" w:date="2020-06-07T19:51:00Z">
        <w:r w:rsidR="00FE2852">
          <w:br/>
        </w:r>
      </w:ins>
      <w:ins w:id="799" w:author="Arthur Parmentier" w:date="2020-06-06T15:52:00Z">
        <w:r w:rsidR="00B74CBB" w:rsidRPr="007C437A">
          <w:t>T</w:t>
        </w:r>
      </w:ins>
      <w:ins w:id="800" w:author="Arthur Parmentier" w:date="2020-06-06T15:53:00Z">
        <w:r w:rsidR="00B74CBB" w:rsidRPr="007C437A">
          <w:t xml:space="preserve">hompson </w:t>
        </w:r>
      </w:ins>
      <w:ins w:id="801" w:author="Arthur Parmentier" w:date="2020-06-06T15:54:00Z">
        <w:r w:rsidR="00FA052A" w:rsidRPr="007C437A">
          <w:t>is still the main figure of SP and gave himself a special role in keeping the language normalized and un</w:t>
        </w:r>
      </w:ins>
      <w:ins w:id="802" w:author="Arthur Parmentier" w:date="2020-06-06T15:55:00Z">
        <w:r w:rsidR="00FA052A" w:rsidRPr="007C437A">
          <w:t xml:space="preserve">iversal. He leads </w:t>
        </w:r>
      </w:ins>
    </w:p>
    <w:p w:rsidR="006C4B1C" w:rsidRPr="007C437A" w:rsidDel="00FA052A" w:rsidRDefault="006C4B1C">
      <w:pPr>
        <w:rPr>
          <w:del w:id="803" w:author="Arthur Parmentier" w:date="2020-06-06T15:55:00Z"/>
        </w:rPr>
      </w:pPr>
      <w:del w:id="804" w:author="Arthur Parmentier" w:date="2020-06-06T15:55:00Z">
        <w:r w:rsidRPr="007C437A" w:rsidDel="00FA052A">
          <w:delText xml:space="preserve">Important point: W wants to make sure that the language stays normalized and universal. </w:delText>
        </w:r>
      </w:del>
      <w:ins w:id="805" w:author="Arthur Parmentier" w:date="2020-06-06T15:55:00Z">
        <w:r w:rsidR="00FA052A" w:rsidRPr="007C437A">
          <w:t>t</w:t>
        </w:r>
      </w:ins>
      <w:del w:id="806" w:author="Arthur Parmentier" w:date="2020-06-06T15:55:00Z">
        <w:r w:rsidRPr="007C437A" w:rsidDel="00FA052A">
          <w:delText>T</w:delText>
        </w:r>
      </w:del>
      <w:r w:rsidRPr="007C437A">
        <w:t>hink tanks,</w:t>
      </w:r>
      <w:ins w:id="807" w:author="Arthur Parmentier" w:date="2020-06-06T15:55:00Z">
        <w:r w:rsidR="00FA052A" w:rsidRPr="007C437A">
          <w:t xml:space="preserve"> community groups and discussions,</w:t>
        </w:r>
      </w:ins>
      <w:r w:rsidRPr="007C437A">
        <w:t xml:space="preserve"> </w:t>
      </w:r>
      <w:ins w:id="808" w:author="Arthur Parmentier" w:date="2020-06-06T15:55:00Z">
        <w:r w:rsidR="00FA052A" w:rsidRPr="007C437A">
          <w:t>the constr</w:t>
        </w:r>
      </w:ins>
      <w:ins w:id="809" w:author="Arthur Parmentier" w:date="2020-06-06T15:56:00Z">
        <w:r w:rsidR="00FA052A" w:rsidRPr="007C437A">
          <w:t xml:space="preserve">uction of </w:t>
        </w:r>
      </w:ins>
      <w:r w:rsidRPr="007C437A">
        <w:t>glossar</w:t>
      </w:r>
      <w:ins w:id="810" w:author="Arthur Parmentier" w:date="2020-06-06T15:55:00Z">
        <w:r w:rsidR="00FA052A" w:rsidRPr="007C437A">
          <w:t>ies</w:t>
        </w:r>
      </w:ins>
      <w:del w:id="811" w:author="Arthur Parmentier" w:date="2020-06-06T15:55:00Z">
        <w:r w:rsidRPr="007C437A" w:rsidDel="00FA052A">
          <w:delText>y</w:delText>
        </w:r>
      </w:del>
      <w:ins w:id="812" w:author="Arthur Parmentier" w:date="2020-06-06T15:55:00Z">
        <w:r w:rsidR="00FA052A" w:rsidRPr="007C437A">
          <w:t xml:space="preserve"> and </w:t>
        </w:r>
      </w:ins>
      <w:del w:id="813" w:author="Arthur Parmentier" w:date="2020-06-06T15:55:00Z">
        <w:r w:rsidRPr="007C437A" w:rsidDel="00FA052A">
          <w:delText>/</w:delText>
        </w:r>
      </w:del>
      <w:r w:rsidRPr="007C437A">
        <w:t>dictionar</w:t>
      </w:r>
      <w:ins w:id="814" w:author="Arthur Parmentier" w:date="2020-06-06T15:55:00Z">
        <w:r w:rsidR="00FA052A" w:rsidRPr="007C437A">
          <w:t>ies</w:t>
        </w:r>
      </w:ins>
      <w:del w:id="815" w:author="Arthur Parmentier" w:date="2020-06-06T15:55:00Z">
        <w:r w:rsidRPr="007C437A" w:rsidDel="00FA052A">
          <w:delText>y of signs, community relations…</w:delText>
        </w:r>
      </w:del>
    </w:p>
    <w:p w:rsidR="009A2092" w:rsidRPr="007C437A" w:rsidRDefault="00FA052A">
      <w:pPr>
        <w:rPr>
          <w:ins w:id="816" w:author="Arthur Parmentier" w:date="2020-06-06T15:56:00Z"/>
        </w:rPr>
      </w:pPr>
      <w:ins w:id="817" w:author="Arthur Parmentier" w:date="2020-06-06T15:55:00Z">
        <w:r w:rsidRPr="007C437A">
          <w:t xml:space="preserve"> </w:t>
        </w:r>
      </w:ins>
      <w:ins w:id="818" w:author="Arthur Parmentier" w:date="2020-06-06T15:56:00Z">
        <w:r w:rsidRPr="007C437A">
          <w:t>where the signs</w:t>
        </w:r>
      </w:ins>
      <w:ins w:id="819" w:author="Arthur Parmentier" w:date="2020-06-06T16:29:00Z">
        <w:r w:rsidR="008030DF" w:rsidRPr="007C437A">
          <w:t>, their meanings</w:t>
        </w:r>
      </w:ins>
      <w:ins w:id="820" w:author="Arthur Parmentier" w:date="2020-06-06T15:56:00Z">
        <w:r w:rsidRPr="007C437A">
          <w:t xml:space="preserve"> and uses are discussed.</w:t>
        </w:r>
      </w:ins>
    </w:p>
    <w:p w:rsidR="00FA052A" w:rsidRPr="007C437A" w:rsidRDefault="00B3767E">
      <w:ins w:id="821" w:author="Arthur Parmentier" w:date="2020-06-06T16:09:00Z">
        <w:r w:rsidRPr="007C437A">
          <w:t>T</w:t>
        </w:r>
      </w:ins>
      <w:ins w:id="822" w:author="Arthur Parmentier" w:date="2020-06-06T16:10:00Z">
        <w:r w:rsidRPr="007C437A">
          <w:t xml:space="preserve">wo conflictual views of on </w:t>
        </w:r>
      </w:ins>
      <w:ins w:id="823" w:author="Arthur Parmentier" w:date="2020-06-06T16:15:00Z">
        <w:r w:rsidRPr="007C437A">
          <w:t>SP</w:t>
        </w:r>
      </w:ins>
      <w:ins w:id="824" w:author="Arthur Parmentier" w:date="2020-06-06T16:10:00Z">
        <w:r w:rsidRPr="007C437A">
          <w:t xml:space="preserve"> are observed: </w:t>
        </w:r>
      </w:ins>
      <w:ins w:id="825" w:author="Arthur Parmentier" w:date="2020-06-06T16:13:00Z">
        <w:r w:rsidRPr="007C437A">
          <w:br/>
          <w:t>On one hand</w:t>
        </w:r>
      </w:ins>
      <w:ins w:id="826" w:author="Arthur Parmentier" w:date="2020-06-06T16:10:00Z">
        <w:r w:rsidRPr="007C437A">
          <w:t xml:space="preserve"> </w:t>
        </w:r>
      </w:ins>
      <w:ins w:id="827" w:author="Arthur Parmentier" w:date="2020-06-06T16:11:00Z">
        <w:r w:rsidRPr="007C437A">
          <w:t xml:space="preserve">the idea of SP as a language in constant evolution, whose rules and definitions are changing over time as people </w:t>
        </w:r>
      </w:ins>
      <w:ins w:id="828" w:author="Arthur Parmentier" w:date="2020-06-06T16:12:00Z">
        <w:r w:rsidRPr="007C437A">
          <w:t xml:space="preserve">transform </w:t>
        </w:r>
      </w:ins>
      <w:ins w:id="829" w:author="Arthur Parmentier" w:date="2020-06-06T16:11:00Z">
        <w:r w:rsidRPr="007C437A">
          <w:t xml:space="preserve">it for </w:t>
        </w:r>
      </w:ins>
      <w:ins w:id="830" w:author="Arthur Parmentier" w:date="2020-06-06T16:12:00Z">
        <w:r w:rsidRPr="007C437A">
          <w:t xml:space="preserve">their own use; an element of culture that </w:t>
        </w:r>
      </w:ins>
      <w:ins w:id="831" w:author="Arthur Parmentier" w:date="2020-06-06T16:13:00Z">
        <w:r w:rsidRPr="007C437A">
          <w:t>can fundamentally not be owned and controlled.</w:t>
        </w:r>
      </w:ins>
      <w:ins w:id="832" w:author="Arthur Parmentier" w:date="2020-06-06T16:14:00Z">
        <w:r w:rsidRPr="007C437A">
          <w:t xml:space="preserve"> This representation is close to the one of other languages whose diversit</w:t>
        </w:r>
      </w:ins>
      <w:ins w:id="833" w:author="Arthur Parmentier" w:date="2020-06-06T16:15:00Z">
        <w:r w:rsidRPr="007C437A">
          <w:t>ies and divergent evolutions are well-known throughout history.</w:t>
        </w:r>
      </w:ins>
      <w:ins w:id="834" w:author="Arthur Parmentier" w:date="2020-06-06T16:13:00Z">
        <w:r w:rsidRPr="007C437A">
          <w:br/>
          <w:t>On the other hand</w:t>
        </w:r>
      </w:ins>
      <w:ins w:id="835" w:author="Arthur Parmentier" w:date="2020-06-06T16:15:00Z">
        <w:r w:rsidRPr="007C437A">
          <w:t xml:space="preserve">, </w:t>
        </w:r>
        <w:r w:rsidR="0053613D" w:rsidRPr="007C437A">
          <w:t>SP is considered as a creation</w:t>
        </w:r>
      </w:ins>
      <w:ins w:id="836" w:author="Arthur Parmentier" w:date="2020-06-06T16:16:00Z">
        <w:r w:rsidR="0053613D" w:rsidRPr="007C437A">
          <w:t xml:space="preserve"> (moreover, with a living creator)</w:t>
        </w:r>
      </w:ins>
      <w:ins w:id="837" w:author="Arthur Parmentier" w:date="2020-06-06T16:17:00Z">
        <w:r w:rsidR="0053613D" w:rsidRPr="007C437A">
          <w:t xml:space="preserve"> </w:t>
        </w:r>
      </w:ins>
      <w:ins w:id="838" w:author="Arthur Parmentier" w:date="2020-06-06T16:20:00Z">
        <w:r w:rsidR="0053613D" w:rsidRPr="007C437A">
          <w:t>that cannot legitimately be transformed by anyone under the same name and whose transformations must be discussed</w:t>
        </w:r>
      </w:ins>
      <w:ins w:id="839" w:author="Arthur Parmentier" w:date="2020-06-06T16:21:00Z">
        <w:r w:rsidR="0053613D" w:rsidRPr="007C437A">
          <w:t xml:space="preserve"> and eventually approved by its creator and the members of the community.</w:t>
        </w:r>
      </w:ins>
    </w:p>
    <w:p w:rsidR="009A2092" w:rsidRPr="007C437A" w:rsidRDefault="00B43E85">
      <w:pPr>
        <w:rPr>
          <w:ins w:id="840" w:author="Arthur Parmentier" w:date="2020-06-07T15:20:00Z"/>
        </w:rPr>
      </w:pPr>
      <w:ins w:id="841" w:author="Arthur Parmentier" w:date="2020-06-06T16:23:00Z">
        <w:r w:rsidRPr="007C437A">
          <w:t>Th</w:t>
        </w:r>
      </w:ins>
      <w:ins w:id="842" w:author="Arthur Parmentier" w:date="2020-06-06T16:24:00Z">
        <w:r w:rsidRPr="007C437A">
          <w:t xml:space="preserve">is conflict is also found in several societies between institutions that claim to have an authority on </w:t>
        </w:r>
      </w:ins>
      <w:ins w:id="843" w:author="Arthur Parmentier" w:date="2020-06-06T16:25:00Z">
        <w:r w:rsidRPr="007C437A">
          <w:t xml:space="preserve">both the syntactic rules of a language and its dictionary and </w:t>
        </w:r>
      </w:ins>
      <w:ins w:id="844" w:author="Arthur Parmentier" w:date="2020-06-06T16:26:00Z">
        <w:r w:rsidRPr="007C437A">
          <w:t xml:space="preserve">speakers who are constantly transforming the language </w:t>
        </w:r>
      </w:ins>
      <w:ins w:id="845" w:author="Arthur Parmentier" w:date="2020-06-06T16:28:00Z">
        <w:r w:rsidR="00651357" w:rsidRPr="007C437A">
          <w:t>irrespectively of the</w:t>
        </w:r>
      </w:ins>
      <w:ins w:id="846" w:author="Arthur Parmentier" w:date="2020-06-06T16:26:00Z">
        <w:r w:rsidRPr="007C437A">
          <w:t xml:space="preserve"> approv</w:t>
        </w:r>
      </w:ins>
      <w:ins w:id="847" w:author="Arthur Parmentier" w:date="2020-06-06T16:28:00Z">
        <w:r w:rsidR="00651357" w:rsidRPr="007C437A">
          <w:t>al</w:t>
        </w:r>
      </w:ins>
      <w:ins w:id="848" w:author="Arthur Parmentier" w:date="2020-06-06T16:26:00Z">
        <w:r w:rsidRPr="007C437A">
          <w:t xml:space="preserve"> </w:t>
        </w:r>
      </w:ins>
      <w:ins w:id="849" w:author="Arthur Parmentier" w:date="2020-06-06T16:29:00Z">
        <w:r w:rsidR="00651357" w:rsidRPr="007C437A">
          <w:t>or control of</w:t>
        </w:r>
      </w:ins>
      <w:ins w:id="850" w:author="Arthur Parmentier" w:date="2020-06-06T16:26:00Z">
        <w:r w:rsidRPr="007C437A">
          <w:t xml:space="preserve"> these institution</w:t>
        </w:r>
      </w:ins>
      <w:ins w:id="851" w:author="Arthur Parmentier" w:date="2020-06-06T16:29:00Z">
        <w:r w:rsidR="00651357" w:rsidRPr="007C437A">
          <w:t>s.</w:t>
        </w:r>
      </w:ins>
      <w:ins w:id="852" w:author="Arthur Parmentier" w:date="2020-06-09T19:21:00Z">
        <w:r w:rsidR="00D9676B">
          <w:t xml:space="preserve"> </w:t>
        </w:r>
      </w:ins>
    </w:p>
    <w:p w:rsidR="00F65D6B" w:rsidRPr="007C437A" w:rsidRDefault="00F65D6B">
      <w:pPr>
        <w:rPr>
          <w:ins w:id="853" w:author="Arthur Parmentier" w:date="2020-06-06T16:29:00Z"/>
        </w:rPr>
      </w:pPr>
      <w:ins w:id="854" w:author="Arthur Parmentier" w:date="2020-06-07T15:20:00Z">
        <w:r w:rsidRPr="007C437A">
          <w:t>In his WB2, Thompson writes: “In order to address the needs of growth and to keep the language from spreading into hundre</w:t>
        </w:r>
      </w:ins>
      <w:ins w:id="855"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pPr>
        <w:rPr>
          <w:ins w:id="856" w:author="Arthur Parmentier" w:date="2020-06-07T18:54:00Z"/>
        </w:rPr>
      </w:pPr>
      <w:ins w:id="857" w:author="Arthur Parmentier" w:date="2020-06-06T16:30:00Z">
        <w:r w:rsidRPr="007C437A">
          <w:lastRenderedPageBreak/>
          <w:t>The</w:t>
        </w:r>
      </w:ins>
      <w:ins w:id="858" w:author="Arthur Parmentier" w:date="2020-06-06T16:34:00Z">
        <w:r w:rsidRPr="007C437A">
          <w:t xml:space="preserve"> need for normalization and the</w:t>
        </w:r>
      </w:ins>
      <w:ins w:id="859" w:author="Arthur Parmentier" w:date="2020-06-06T16:30:00Z">
        <w:r w:rsidRPr="007C437A">
          <w:t xml:space="preserve"> concern that a language might drift and be so split apart that t</w:t>
        </w:r>
      </w:ins>
      <w:ins w:id="860" w:author="Arthur Parmentier" w:date="2020-06-06T16:31:00Z">
        <w:r w:rsidRPr="007C437A">
          <w:t xml:space="preserve">wo speakers would have trouble understanding each other </w:t>
        </w:r>
      </w:ins>
      <w:ins w:id="861" w:author="Arthur Parmentier" w:date="2020-06-06T16:34:00Z">
        <w:r w:rsidRPr="007C437A">
          <w:t>are</w:t>
        </w:r>
      </w:ins>
      <w:ins w:id="862" w:author="Arthur Parmentier" w:date="2020-06-06T16:31:00Z">
        <w:r w:rsidRPr="007C437A">
          <w:t xml:space="preserve"> also found </w:t>
        </w:r>
      </w:ins>
      <w:ins w:id="863" w:author="Arthur Parmentier" w:date="2020-06-06T16:35:00Z">
        <w:r w:rsidRPr="007C437A">
          <w:t xml:space="preserve">with </w:t>
        </w:r>
      </w:ins>
      <w:ins w:id="864" w:author="Arthur Parmentier" w:date="2020-06-06T16:34:00Z">
        <w:r w:rsidRPr="007C437A">
          <w:t>other sign languages</w:t>
        </w:r>
      </w:ins>
      <w:ins w:id="865" w:author="Arthur Parmentier" w:date="2020-06-06T16:35:00Z">
        <w:r w:rsidR="00A025BD" w:rsidRPr="007C437A">
          <w:t>. For instance in France, where SP</w:t>
        </w:r>
      </w:ins>
      <w:ins w:id="866" w:author="Arthur Parmentier" w:date="2020-06-06T16:36:00Z">
        <w:r w:rsidR="00A025BD" w:rsidRPr="007C437A">
          <w:t xml:space="preserve"> has grown rapidly, we can find a lot of divergent views </w:t>
        </w:r>
      </w:ins>
      <w:ins w:id="867" w:author="Arthur Parmentier" w:date="2020-06-06T16:38:00Z">
        <w:r w:rsidR="00057697" w:rsidRPr="007C437A">
          <w:t>on</w:t>
        </w:r>
      </w:ins>
      <w:ins w:id="868" w:author="Arthur Parmentier" w:date="2020-06-06T16:36:00Z">
        <w:r w:rsidR="00A025BD" w:rsidRPr="007C437A">
          <w:t xml:space="preserve"> the French Sign Language which alth</w:t>
        </w:r>
      </w:ins>
      <w:ins w:id="869" w:author="Arthur Parmentier" w:date="2020-06-06T16:37:00Z">
        <w:r w:rsidR="00A025BD" w:rsidRPr="007C437A">
          <w:t>ough being much older, has a number of speakers relatively low</w:t>
        </w:r>
      </w:ins>
      <w:ins w:id="870" w:author="Arthur Parmentier" w:date="2020-06-06T16:38:00Z">
        <w:r w:rsidR="00A025BD" w:rsidRPr="007C437A">
          <w:t xml:space="preserve"> who only recently in history started forming a visible community and has</w:t>
        </w:r>
      </w:ins>
      <w:ins w:id="871" w:author="Arthur Parmentier" w:date="2020-06-06T16:37:00Z">
        <w:r w:rsidR="00A025BD" w:rsidRPr="007C437A">
          <w:t xml:space="preserve"> very little literature that describes its grammatical rules and structure.</w:t>
        </w:r>
      </w:ins>
      <w:ins w:id="872" w:author="Arthur Parmentier" w:date="2020-06-06T16:32:00Z">
        <w:r w:rsidRPr="007C437A">
          <w:rPr>
            <w:rStyle w:val="Appelnotedebasdep"/>
          </w:rPr>
          <w:footnoteReference w:id="2"/>
        </w:r>
      </w:ins>
      <w:ins w:id="880" w:author="Arthur Parmentier" w:date="2020-06-06T16:59:00Z">
        <w:r w:rsidR="003724FD" w:rsidRPr="007C437A">
          <w:br/>
        </w:r>
      </w:ins>
      <w:ins w:id="881" w:author="Arthur Parmentier" w:date="2020-06-06T17:00:00Z">
        <w:r w:rsidR="003724FD" w:rsidRPr="007C437A">
          <w:t xml:space="preserve">It is often said that “there are no mistakes in SP” </w:t>
        </w:r>
      </w:ins>
      <w:ins w:id="882" w:author="Arthur Parmentier" w:date="2020-06-06T17:01:00Z">
        <w:r w:rsidR="003724FD" w:rsidRPr="007C437A">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883" w:author="Arthur Parmentier" w:date="2020-06-10T18:55:00Z">
        <w:r w:rsidR="00713157">
          <w:t xml:space="preserve"> </w:t>
        </w:r>
      </w:ins>
      <w:customXmlInsRangeStart w:id="884" w:author="Arthur Parmentier" w:date="2020-06-10T18:55:00Z"/>
      <w:sdt>
        <w:sdtPr>
          <w:id w:val="-1695230337"/>
          <w:citation/>
        </w:sdtPr>
        <w:sdtContent>
          <w:customXmlInsRangeEnd w:id="884"/>
          <w:ins w:id="885" w:author="Arthur Parmentier" w:date="2020-06-10T18:55:00Z">
            <w:r w:rsidR="00713157">
              <w:fldChar w:fldCharType="begin"/>
            </w:r>
          </w:ins>
          <w:ins w:id="886" w:author="Arthur Parmentier" w:date="2020-06-10T19:07:00Z">
            <w:r w:rsidR="007C08B8" w:rsidRPr="008C0EC1">
              <w:rPr>
                <w:rPrChange w:id="887" w:author="Arthur Parmentier" w:date="2020-06-11T11:42:00Z">
                  <w:rPr>
                    <w:lang w:val="fr-FR"/>
                  </w:rPr>
                </w:rPrChange>
              </w:rPr>
              <w:instrText xml:space="preserve">CITATION Hel \l 1036 </w:instrText>
            </w:r>
          </w:ins>
          <w:r w:rsidR="00713157">
            <w:fldChar w:fldCharType="separate"/>
          </w:r>
          <w:r w:rsidR="00304C55" w:rsidRPr="008C0EC1">
            <w:rPr>
              <w:noProof/>
              <w:rPrChange w:id="888" w:author="Arthur Parmentier" w:date="2020-06-11T11:42:00Z">
                <w:rPr>
                  <w:noProof/>
                  <w:lang w:val="fr-FR"/>
                </w:rPr>
              </w:rPrChange>
            </w:rPr>
            <w:t>(Minors &amp; Thompson, s.d.)</w:t>
          </w:r>
          <w:ins w:id="889" w:author="Arthur Parmentier" w:date="2020-06-10T18:55:00Z">
            <w:r w:rsidR="00713157">
              <w:fldChar w:fldCharType="end"/>
            </w:r>
          </w:ins>
          <w:customXmlInsRangeStart w:id="890" w:author="Arthur Parmentier" w:date="2020-06-10T18:55:00Z"/>
        </w:sdtContent>
      </w:sdt>
      <w:customXmlInsRangeEnd w:id="890"/>
      <w:ins w:id="891" w:author="Arthur Parmentier" w:date="2020-06-10T18:55:00Z">
        <w:r w:rsidR="00713157">
          <w:br/>
        </w:r>
      </w:ins>
      <w:ins w:id="892" w:author="Arthur Parmentier" w:date="2020-06-06T17:02:00Z">
        <w:r w:rsidR="003724FD" w:rsidRPr="007C437A">
          <w:t>But if mistakes are interesting of the side of the performer, is it any different on the side of the soundpainter?</w:t>
        </w:r>
      </w:ins>
      <w:ins w:id="893" w:author="Arthur Parmentier" w:date="2020-06-07T15:23:00Z">
        <w:r w:rsidR="00773982" w:rsidRPr="007C437A">
          <w:t xml:space="preserve"> We will see that </w:t>
        </w:r>
      </w:ins>
      <w:ins w:id="894" w:author="Arthur Parmentier" w:date="2020-06-07T15:24:00Z">
        <w:r w:rsidR="00773982" w:rsidRPr="007C437A">
          <w:t xml:space="preserve">the definition of a </w:t>
        </w:r>
      </w:ins>
      <w:ins w:id="895" w:author="Arthur Parmentier" w:date="2020-06-07T15:23:00Z">
        <w:r w:rsidR="00773982" w:rsidRPr="007C437A">
          <w:t xml:space="preserve">“mistake” </w:t>
        </w:r>
      </w:ins>
      <w:ins w:id="896" w:author="Arthur Parmentier" w:date="2020-06-07T15:24:00Z">
        <w:r w:rsidR="00773982" w:rsidRPr="007C437A">
          <w:t xml:space="preserve">is </w:t>
        </w:r>
      </w:ins>
      <w:ins w:id="897" w:author="Arthur Parmentier" w:date="2020-06-07T15:25:00Z">
        <w:r w:rsidR="00B2140E" w:rsidRPr="007C437A">
          <w:t>conventional,</w:t>
        </w:r>
      </w:ins>
      <w:ins w:id="898" w:author="Arthur Parmentier" w:date="2020-06-07T15:24:00Z">
        <w:r w:rsidR="00773982" w:rsidRPr="007C437A">
          <w:t xml:space="preserve"> and we will discuss the role of conventions as meta-structures of SP in a next sec</w:t>
        </w:r>
      </w:ins>
      <w:ins w:id="899" w:author="Arthur Parmentier" w:date="2020-06-07T15:25:00Z">
        <w:r w:rsidR="00773982" w:rsidRPr="007C437A">
          <w:t>tion.</w:t>
        </w:r>
        <w:r w:rsidR="00B2140E" w:rsidRPr="007C437A">
          <w:t xml:space="preserve"> </w:t>
        </w:r>
      </w:ins>
      <w:ins w:id="900" w:author="Arthur Parmentier" w:date="2020-06-10T18:55:00Z">
        <w:r w:rsidR="00506437">
          <w:t>A</w:t>
        </w:r>
      </w:ins>
      <w:ins w:id="901" w:author="Arthur Parmentier" w:date="2020-06-07T15:25:00Z">
        <w:r w:rsidR="00B2140E" w:rsidRPr="007C437A">
          <w:t xml:space="preserve">t this point, it is important to </w:t>
        </w:r>
      </w:ins>
      <w:ins w:id="902" w:author="Arthur Parmentier" w:date="2020-06-07T17:46:00Z">
        <w:r w:rsidR="009C1516">
          <w:t>point out</w:t>
        </w:r>
      </w:ins>
      <w:ins w:id="903" w:author="Arthur Parmentier" w:date="2020-06-07T15:25:00Z">
        <w:r w:rsidR="00B2140E" w:rsidRPr="007C437A">
          <w:t xml:space="preserve"> that languages evolve from mistakes and that a different judgement is </w:t>
        </w:r>
      </w:ins>
      <w:ins w:id="904" w:author="Arthur Parmentier" w:date="2020-06-07T15:26:00Z">
        <w:r w:rsidR="00C5542B" w:rsidRPr="007C437A">
          <w:t>applied</w:t>
        </w:r>
      </w:ins>
      <w:ins w:id="905" w:author="Arthur Parmentier" w:date="2020-06-07T15:25:00Z">
        <w:r w:rsidR="00B2140E" w:rsidRPr="007C437A">
          <w:t xml:space="preserve"> in SP depending on whether the mistake is on the side of the</w:t>
        </w:r>
      </w:ins>
      <w:ins w:id="906" w:author="Arthur Parmentier" w:date="2020-06-07T15:26:00Z">
        <w:r w:rsidR="00B2140E" w:rsidRPr="007C437A">
          <w:t xml:space="preserve"> soundpainter or the performer (as interpreter).</w:t>
        </w:r>
      </w:ins>
    </w:p>
    <w:p w:rsidR="008538C8" w:rsidRDefault="008538C8">
      <w:pPr>
        <w:rPr>
          <w:ins w:id="907" w:author="Arthur Parmentier" w:date="2020-06-09T19:25:00Z"/>
        </w:rPr>
      </w:pPr>
      <w:ins w:id="908" w:author="Arthur Parmentier" w:date="2020-06-07T18:55:00Z">
        <w:r>
          <w:t>Soundpainting is presented by Thompson as “the universal multidisciplinary live composing sign language for musicians, actors, dancers, and visual Artists” language</w:t>
        </w:r>
      </w:ins>
      <w:customXmlInsRangeStart w:id="909" w:author="Arthur Parmentier" w:date="2020-06-10T18:57:00Z"/>
      <w:sdt>
        <w:sdtPr>
          <w:id w:val="-1640874701"/>
          <w:citation/>
        </w:sdtPr>
        <w:sdtContent>
          <w:customXmlInsRangeEnd w:id="909"/>
          <w:ins w:id="910" w:author="Arthur Parmentier" w:date="2020-06-10T18:57:00Z">
            <w:r w:rsidR="007606B0">
              <w:fldChar w:fldCharType="begin"/>
            </w:r>
            <w:r w:rsidR="007606B0" w:rsidRPr="007606B0">
              <w:rPr>
                <w:rPrChange w:id="911" w:author="Arthur Parmentier" w:date="2020-06-10T18:57:00Z">
                  <w:rPr>
                    <w:lang w:val="fr-FR"/>
                  </w:rPr>
                </w:rPrChange>
              </w:rPr>
              <w:instrText xml:space="preserve"> CITATION Tho \l 1036 </w:instrText>
            </w:r>
          </w:ins>
          <w:r w:rsidR="007606B0">
            <w:fldChar w:fldCharType="separate"/>
          </w:r>
          <w:r w:rsidR="00304C55">
            <w:rPr>
              <w:noProof/>
            </w:rPr>
            <w:t xml:space="preserve"> (Thompson, s.d.)</w:t>
          </w:r>
          <w:ins w:id="912" w:author="Arthur Parmentier" w:date="2020-06-10T18:57:00Z">
            <w:r w:rsidR="007606B0">
              <w:fldChar w:fldCharType="end"/>
            </w:r>
          </w:ins>
          <w:customXmlInsRangeStart w:id="913" w:author="Arthur Parmentier" w:date="2020-06-10T18:57:00Z"/>
        </w:sdtContent>
      </w:sdt>
      <w:customXmlInsRangeEnd w:id="913"/>
      <w:ins w:id="914" w:author="Arthur Parmentier" w:date="2020-06-10T18:57:00Z">
        <w:r w:rsidR="007606B0">
          <w:t>.</w:t>
        </w:r>
      </w:ins>
      <w:ins w:id="915" w:author="Arthur Parmentier" w:date="2020-06-07T18:55:00Z">
        <w:r>
          <w:t xml:space="preserve"> </w:t>
        </w:r>
      </w:ins>
      <w:ins w:id="916" w:author="Arthur Parmentier" w:date="2020-06-07T18:56:00Z">
        <w:r>
          <w:t xml:space="preserve">One may question whether SP is indeed universal and unique. We will </w:t>
        </w:r>
      </w:ins>
      <w:ins w:id="917" w:author="Arthur Parmentier" w:date="2020-06-07T18:57:00Z">
        <w:r>
          <w:t>see</w:t>
        </w:r>
        <w:r w:rsidR="00EC6EF9">
          <w:t xml:space="preserve"> in a nex</w:t>
        </w:r>
      </w:ins>
      <w:ins w:id="918" w:author="Arthur Parmentier" w:date="2020-06-07T18:58:00Z">
        <w:r w:rsidR="00EC6EF9">
          <w:t>t section</w:t>
        </w:r>
      </w:ins>
      <w:ins w:id="919" w:author="Arthur Parmentier" w:date="2020-06-07T18:57:00Z">
        <w:r>
          <w:t xml:space="preserve"> that they are other sign languages in history that have multiple similarities with SP.</w:t>
        </w:r>
      </w:ins>
    </w:p>
    <w:p w:rsidR="004B1C9F" w:rsidRPr="007C437A" w:rsidRDefault="004B1C9F">
      <w:pPr>
        <w:rPr>
          <w:ins w:id="920" w:author="Arthur Parmentier" w:date="2020-06-06T17:02:00Z"/>
        </w:rPr>
      </w:pPr>
      <w:ins w:id="921"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pPr>
        <w:pStyle w:val="Titre4"/>
        <w:rPr>
          <w:ins w:id="922" w:author="Arthur Parmentier" w:date="2020-06-07T18:06:00Z"/>
        </w:rPr>
        <w:pPrChange w:id="923" w:author="Arthur Parmentier" w:date="2020-06-10T16:26:00Z">
          <w:pPr>
            <w:pStyle w:val="Titre3"/>
          </w:pPr>
        </w:pPrChange>
      </w:pPr>
      <w:bookmarkStart w:id="924" w:name="_Ref42523320"/>
      <w:ins w:id="925" w:author="Arthur Parmentier" w:date="2020-06-07T18:06:00Z">
        <w:r>
          <w:t>The revisited orchestra</w:t>
        </w:r>
      </w:ins>
      <w:bookmarkEnd w:id="924"/>
      <w:ins w:id="926" w:author="Arthur Parmentier" w:date="2020-06-10T16:41:00Z">
        <w:r w:rsidR="005C3D64">
          <w:t>s</w:t>
        </w:r>
      </w:ins>
    </w:p>
    <w:p w:rsidR="00654D43" w:rsidRDefault="007150A7">
      <w:pPr>
        <w:rPr>
          <w:ins w:id="927" w:author="Arthur Parmentier" w:date="2020-06-07T19:59:00Z"/>
        </w:rPr>
      </w:pPr>
      <w:ins w:id="928" w:author="Arthur Parmentier" w:date="2020-06-07T18:08:00Z">
        <w:r>
          <w:t xml:space="preserve">While </w:t>
        </w:r>
      </w:ins>
      <w:ins w:id="929" w:author="Arthur Parmentier" w:date="2020-06-07T18:09:00Z">
        <w:r>
          <w:t>SP has developed around</w:t>
        </w:r>
        <w:r w:rsidR="0098222C">
          <w:t xml:space="preserve"> </w:t>
        </w:r>
      </w:ins>
      <w:ins w:id="930" w:author="Arthur Parmentier" w:date="2020-06-07T18:10:00Z">
        <w:r w:rsidR="0098222C">
          <w:t xml:space="preserve">a prototypical configuration involving a composer and an orchestra of performers, </w:t>
        </w:r>
      </w:ins>
      <w:ins w:id="931" w:author="Arthur Parmentier" w:date="2020-06-07T18:06:00Z">
        <w:r>
          <w:t>research</w:t>
        </w:r>
        <w:r>
          <w:rPr>
            <w:vertAlign w:val="superscript"/>
          </w:rPr>
          <w:footnoteReference w:id="3"/>
        </w:r>
        <w:r>
          <w:rPr>
            <w:color w:val="FF0000"/>
          </w:rPr>
          <w:t xml:space="preserve"> </w:t>
        </w:r>
        <w:r>
          <w:t xml:space="preserve">in soundpainting and performance has shown the potential of using </w:t>
        </w:r>
      </w:ins>
      <w:ins w:id="964" w:author="Arthur Parmentier" w:date="2020-06-07T18:11:00Z">
        <w:r w:rsidR="0098222C">
          <w:t xml:space="preserve">the language </w:t>
        </w:r>
      </w:ins>
      <w:ins w:id="965" w:author="Arthur Parmentier" w:date="2020-06-07T18:06:00Z">
        <w:r>
          <w:t xml:space="preserve">not only for a frontal performance linking a composer and performers but as a communication and synthesis language </w:t>
        </w:r>
      </w:ins>
      <w:ins w:id="966" w:author="Arthur Parmentier" w:date="2020-06-07T18:11:00Z">
        <w:r w:rsidR="0098222C" w:rsidRPr="0098222C">
          <w:rPr>
            <w:color w:val="0000FF"/>
            <w:rPrChange w:id="967" w:author="Arthur Parmentier" w:date="2020-06-07T18:11:00Z">
              <w:rPr>
                <w:color w:val="0000FF"/>
                <w:u w:val="single"/>
              </w:rPr>
            </w:rPrChange>
          </w:rPr>
          <w:t>between the performers themselves</w:t>
        </w:r>
      </w:ins>
      <w:ins w:id="968" w:author="Arthur Parmentier" w:date="2020-06-07T18:15:00Z">
        <w:r w:rsidR="00E80BBA">
          <w:t xml:space="preserve"> and as a </w:t>
        </w:r>
      </w:ins>
      <w:ins w:id="969" w:author="Arthur Parmentier" w:date="2020-06-07T18:16:00Z">
        <w:r w:rsidR="00E80BBA">
          <w:t>interacting language with the public.</w:t>
        </w:r>
      </w:ins>
      <w:ins w:id="970" w:author="Arthur Parmentier" w:date="2020-06-07T18:39:00Z">
        <w:r w:rsidR="004844B0">
          <w:br/>
        </w:r>
      </w:ins>
      <w:ins w:id="971" w:author="Arthur Parmentier" w:date="2020-06-07T18:40:00Z">
        <w:r w:rsidR="004844B0">
          <w:t xml:space="preserve">Thompson himself speaks about the </w:t>
        </w:r>
      </w:ins>
      <w:ins w:id="972" w:author="Arthur Parmentier" w:date="2020-06-07T18:41:00Z">
        <w:r w:rsidR="004844B0">
          <w:t xml:space="preserve">creation of </w:t>
        </w:r>
      </w:ins>
      <w:ins w:id="973" w:author="Arthur Parmentier" w:date="2020-06-07T18:40:00Z">
        <w:r w:rsidR="004844B0">
          <w:t>“one</w:t>
        </w:r>
      </w:ins>
      <w:ins w:id="974" w:author="Arthur Parmentier" w:date="2020-06-07T18:41:00Z">
        <w:r w:rsidR="004844B0">
          <w:t xml:space="preserve"> handed signs” in SP as</w:t>
        </w:r>
        <w:r w:rsidR="00076BC8">
          <w:t xml:space="preserve"> the transformation of the language in response to his n</w:t>
        </w:r>
      </w:ins>
      <w:ins w:id="975" w:author="Arthur Parmentier" w:date="2020-06-07T18:42:00Z">
        <w:r w:rsidR="00076BC8">
          <w:t xml:space="preserve">eed </w:t>
        </w:r>
      </w:ins>
      <w:ins w:id="976" w:author="Arthur Parmentier" w:date="2020-06-07T18:43:00Z">
        <w:r w:rsidR="00420D72">
          <w:t>soundpaint</w:t>
        </w:r>
      </w:ins>
      <w:ins w:id="977" w:author="Arthur Parmentier" w:date="2020-06-07T18:42:00Z">
        <w:r w:rsidR="00076BC8">
          <w:t xml:space="preserve"> while performing, so that he could continue to play while communicate with other performers </w:t>
        </w:r>
      </w:ins>
      <w:ins w:id="978" w:author="Arthur Parmentier" w:date="2020-06-07T18:43:00Z">
        <w:r w:rsidR="00076BC8">
          <w:t>using SP signs.</w:t>
        </w:r>
      </w:ins>
      <w:ins w:id="979" w:author="Arthur Parmentier" w:date="2020-06-07T18:39:00Z">
        <w:r w:rsidR="004844B0">
          <w:br/>
        </w:r>
        <w:r w:rsidR="00AA60AB">
          <w:t xml:space="preserve">In </w:t>
        </w:r>
      </w:ins>
      <w:ins w:id="980" w:author="Arthur Parmentier" w:date="2020-06-07T18:46:00Z">
        <w:r w:rsidR="00F935A9">
          <w:t>each</w:t>
        </w:r>
      </w:ins>
      <w:ins w:id="981" w:author="Arthur Parmentier" w:date="2020-06-07T18:39:00Z">
        <w:r w:rsidR="00AA60AB">
          <w:t xml:space="preserve"> case</w:t>
        </w:r>
      </w:ins>
      <w:ins w:id="982" w:author="Arthur Parmentier" w:date="2020-06-07T18:46:00Z">
        <w:r w:rsidR="00F935A9">
          <w:t>,</w:t>
        </w:r>
      </w:ins>
      <w:ins w:id="983" w:author="Arthur Parmentier" w:date="2020-06-07T18:39:00Z">
        <w:r w:rsidR="00AA60AB">
          <w:t xml:space="preserve"> t</w:t>
        </w:r>
      </w:ins>
      <w:ins w:id="984" w:author="Arthur Parmentier" w:date="2020-06-07T18:16:00Z">
        <w:r w:rsidR="00BC086B">
          <w:t>he traditional frontiers between the</w:t>
        </w:r>
      </w:ins>
      <w:ins w:id="985" w:author="Arthur Parmentier" w:date="2020-06-07T18:17:00Z">
        <w:r w:rsidR="00BC086B">
          <w:t xml:space="preserve"> soundpainter as a composer and the performers as the orchestra </w:t>
        </w:r>
      </w:ins>
      <w:ins w:id="986" w:author="Arthur Parmentier" w:date="2020-06-07T18:39:00Z">
        <w:r w:rsidR="00AA60AB">
          <w:t>are</w:t>
        </w:r>
      </w:ins>
      <w:ins w:id="987" w:author="Arthur Parmentier" w:date="2020-06-07T18:17:00Z">
        <w:r w:rsidR="00BC086B">
          <w:t xml:space="preserve"> blurry and sometimes irrelevant to describe I what I will conceptualize in fu</w:t>
        </w:r>
      </w:ins>
      <w:ins w:id="988" w:author="Arthur Parmentier" w:date="2020-06-07T18:18:00Z">
        <w:r w:rsidR="00BC086B">
          <w:t>rther sections as different configurations of SP.</w:t>
        </w:r>
      </w:ins>
    </w:p>
    <w:p w:rsidR="007150A7" w:rsidRPr="007150A7" w:rsidDel="00654D43" w:rsidRDefault="007150A7">
      <w:pPr>
        <w:rPr>
          <w:del w:id="989" w:author="Arthur Parmentier" w:date="2020-06-07T19:59:00Z"/>
        </w:rPr>
      </w:pPr>
    </w:p>
    <w:p w:rsidR="00A7011E" w:rsidRPr="007C437A" w:rsidDel="00654D43" w:rsidRDefault="00A7011E" w:rsidP="00E6654A">
      <w:pPr>
        <w:rPr>
          <w:del w:id="990" w:author="Arthur Parmentier" w:date="2020-06-07T19:59:00Z"/>
        </w:rPr>
      </w:pPr>
      <w:del w:id="991" w:author="Arthur Parmentier" w:date="2020-06-07T19:59:00Z">
        <w:r w:rsidRPr="007C437A" w:rsidDel="00654D43">
          <w:delText>Modern societies: to what extent can the SP concepts of performance, content, parameters, identifiers… apply to non-modern groups?</w:delText>
        </w:r>
      </w:del>
    </w:p>
    <w:p w:rsidR="00010FF3" w:rsidRPr="007C437A" w:rsidDel="00586554" w:rsidRDefault="00462E61" w:rsidP="00E6654A">
      <w:pPr>
        <w:rPr>
          <w:del w:id="992" w:author="Arthur Parmentier" w:date="2020-06-10T16:41:00Z"/>
        </w:rPr>
      </w:pPr>
      <w:del w:id="993" w:author="Arthur Parmentier" w:date="2020-06-10T16:41:00Z">
        <w:r w:rsidRPr="007C437A" w:rsidDel="00586554">
          <w:delText>Transition: culture to concepts</w:delText>
        </w:r>
      </w:del>
    </w:p>
    <w:p w:rsidR="001D5E7F" w:rsidRPr="007C437A" w:rsidDel="00586554" w:rsidRDefault="001D5E7F" w:rsidP="00E6654A">
      <w:pPr>
        <w:rPr>
          <w:del w:id="994" w:author="Arthur Parmentier" w:date="2020-06-10T16:41:00Z"/>
        </w:rPr>
      </w:pPr>
    </w:p>
    <w:p w:rsidR="001D5E7F" w:rsidRPr="007C437A" w:rsidDel="00EF7368" w:rsidRDefault="001D5E7F" w:rsidP="00E6654A">
      <w:pPr>
        <w:rPr>
          <w:del w:id="995" w:author="Arthur Parmentier" w:date="2020-06-07T19:54:00Z"/>
        </w:rPr>
      </w:pPr>
    </w:p>
    <w:p w:rsidR="00A938B2" w:rsidRPr="007C437A" w:rsidDel="00586554" w:rsidRDefault="001D5E7F" w:rsidP="00E6654A">
      <w:pPr>
        <w:rPr>
          <w:del w:id="996" w:author="Arthur Parmentier" w:date="2020-06-10T16:41:00Z"/>
        </w:rPr>
      </w:pPr>
      <w:del w:id="997"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p>
    <w:p w:rsidR="000027F3" w:rsidRPr="007C437A" w:rsidDel="00586554" w:rsidRDefault="000027F3" w:rsidP="00E6654A">
      <w:pPr>
        <w:rPr>
          <w:del w:id="998" w:author="Arthur Parmentier" w:date="2020-06-10T16:41:00Z"/>
        </w:rPr>
      </w:pPr>
    </w:p>
    <w:p w:rsidR="00960BA6" w:rsidRDefault="00960BA6">
      <w:pPr>
        <w:pStyle w:val="Titre2"/>
        <w:rPr>
          <w:ins w:id="999" w:author="Arthur Parmentier" w:date="2020-06-07T19:54:00Z"/>
        </w:rPr>
        <w:pPrChange w:id="1000" w:author="Arthur Parmentier" w:date="2020-06-10T16:26:00Z">
          <w:pPr>
            <w:pStyle w:val="Titre1"/>
          </w:pPr>
        </w:pPrChange>
      </w:pPr>
      <w:bookmarkStart w:id="1001" w:name="_Toc40025943"/>
      <w:bookmarkStart w:id="1002" w:name="_Toc42698917"/>
      <w:bookmarkStart w:id="1003" w:name="_Toc40025934"/>
      <w:r w:rsidRPr="007C437A">
        <w:t xml:space="preserve">Historical and theoretical </w:t>
      </w:r>
      <w:ins w:id="1004" w:author="Arthur Parmentier" w:date="2020-06-11T11:53:00Z">
        <w:r w:rsidR="00FC0B51">
          <w:t>introduction</w:t>
        </w:r>
      </w:ins>
      <w:del w:id="1005" w:author="Arthur Parmentier" w:date="2020-06-11T11:53:00Z">
        <w:r w:rsidRPr="007C437A" w:rsidDel="00FC0B51">
          <w:delText>context</w:delText>
        </w:r>
      </w:del>
      <w:bookmarkEnd w:id="1001"/>
      <w:bookmarkEnd w:id="1002"/>
    </w:p>
    <w:p w:rsidR="00EF7368" w:rsidRDefault="00EF7368">
      <w:pPr>
        <w:rPr>
          <w:ins w:id="1006" w:author="Arthur Parmentier" w:date="2020-06-07T19:58:00Z"/>
        </w:rPr>
      </w:pPr>
      <w:ins w:id="1007" w:author="Arthur Parmentier" w:date="2020-06-07T19:55:00Z">
        <w:r>
          <w:t>To better understand the adoption of SP in the West</w:t>
        </w:r>
      </w:ins>
      <w:ins w:id="1008" w:author="Arthur Parmentier" w:date="2020-06-07T19:56:00Z">
        <w:r>
          <w:t xml:space="preserve">ern culture and the conceptual systems that it is based on, we will discuss some </w:t>
        </w:r>
      </w:ins>
      <w:ins w:id="1009" w:author="Arthur Parmentier" w:date="2020-06-07T19:57:00Z">
        <w:r>
          <w:t>historical and theoretical elements of context that relates to the notion of sign language, real time composition and the use of sig</w:t>
        </w:r>
      </w:ins>
      <w:ins w:id="1010" w:author="Arthur Parmentier" w:date="2020-06-07T19:58:00Z">
        <w:r>
          <w:t>ns for conducting in music and arts.</w:t>
        </w:r>
      </w:ins>
    </w:p>
    <w:p w:rsidR="00E71A4E" w:rsidRPr="00EF7368" w:rsidDel="006D5BBB" w:rsidRDefault="00E71A4E">
      <w:pPr>
        <w:rPr>
          <w:del w:id="1011" w:author="Arthur Parmentier" w:date="2020-06-07T21:11:00Z"/>
          <w:rPrChange w:id="1012" w:author="Arthur Parmentier" w:date="2020-06-07T19:54:00Z">
            <w:rPr>
              <w:del w:id="1013" w:author="Arthur Parmentier" w:date="2020-06-07T21:11:00Z"/>
            </w:rPr>
          </w:rPrChange>
        </w:rPr>
        <w:pPrChange w:id="1014" w:author="Arthur Parmentier" w:date="2020-06-10T16:26:00Z">
          <w:pPr>
            <w:pStyle w:val="Titre1"/>
          </w:pPr>
        </w:pPrChange>
      </w:pPr>
      <w:ins w:id="1015" w:author="Arthur Parmentier" w:date="2020-06-07T19:58:00Z">
        <w:r>
          <w:t>These notions will also bring important theoretical concepts that I will use to analyze some mechanisms of SP</w:t>
        </w:r>
      </w:ins>
      <w:ins w:id="1016" w:author="Arthur Parmentier" w:date="2020-06-07T19:59:00Z">
        <w:r w:rsidR="008155A6">
          <w:t xml:space="preserve"> in </w:t>
        </w:r>
        <w:r w:rsidR="002376CA">
          <w:t>linguistic terms.</w:t>
        </w:r>
      </w:ins>
    </w:p>
    <w:p w:rsidR="006D5BBB" w:rsidRDefault="006D5BBB">
      <w:pPr>
        <w:rPr>
          <w:ins w:id="1017" w:author="Arthur Parmentier" w:date="2020-06-07T21:11:00Z"/>
        </w:rPr>
        <w:pPrChange w:id="1018" w:author="Arthur Parmentier" w:date="2020-06-10T16:26:00Z">
          <w:pPr>
            <w:pStyle w:val="Titre2"/>
          </w:pPr>
        </w:pPrChange>
      </w:pPr>
      <w:bookmarkStart w:id="1019" w:name="_Toc40025944"/>
      <w:bookmarkEnd w:id="1019"/>
    </w:p>
    <w:p w:rsidR="006D5BBB" w:rsidRDefault="006D5BBB">
      <w:pPr>
        <w:pStyle w:val="Titre3"/>
        <w:rPr>
          <w:ins w:id="1020" w:author="Arthur Parmentier" w:date="2020-06-07T21:11:00Z"/>
        </w:rPr>
        <w:pPrChange w:id="1021" w:author="Arthur Parmentier" w:date="2020-06-10T16:26:00Z">
          <w:pPr>
            <w:pStyle w:val="Titre2"/>
            <w:numPr>
              <w:numId w:val="42"/>
            </w:numPr>
          </w:pPr>
        </w:pPrChange>
      </w:pPr>
      <w:bookmarkStart w:id="1022" w:name="_Toc42698918"/>
      <w:ins w:id="1023" w:author="Arthur Parmentier" w:date="2020-06-07T21:11:00Z">
        <w:r>
          <w:t>Signs and l</w:t>
        </w:r>
        <w:r w:rsidRPr="007C437A">
          <w:t>inguistics</w:t>
        </w:r>
        <w:bookmarkEnd w:id="1022"/>
      </w:ins>
    </w:p>
    <w:p w:rsidR="006D5BBB" w:rsidRDefault="006D5BBB">
      <w:pPr>
        <w:rPr>
          <w:ins w:id="1024" w:author="Arthur Parmentier" w:date="2020-06-07T21:12:00Z"/>
        </w:rPr>
      </w:pPr>
      <w:ins w:id="1025" w:author="Arthur Parmentier" w:date="2020-06-07T21:11:00Z">
        <w:r>
          <w:t xml:space="preserve">First, I would like to review </w:t>
        </w:r>
      </w:ins>
      <w:ins w:id="1026" w:author="Arthur Parmentier" w:date="2020-06-07T21:12:00Z">
        <w:r>
          <w:t>the notion of sign language in linguistics that will allow us to better understand SP as a language.</w:t>
        </w:r>
      </w:ins>
    </w:p>
    <w:p w:rsidR="006D5BBB" w:rsidRDefault="006D5BBB">
      <w:pPr>
        <w:pStyle w:val="Titre4"/>
        <w:rPr>
          <w:ins w:id="1027" w:author="Arthur Parmentier" w:date="2020-06-07T21:35:00Z"/>
        </w:rPr>
        <w:pPrChange w:id="1028" w:author="Arthur Parmentier" w:date="2020-06-10T16:26:00Z">
          <w:pPr>
            <w:pStyle w:val="Titre3"/>
          </w:pPr>
        </w:pPrChange>
      </w:pPr>
      <w:ins w:id="1029" w:author="Arthur Parmentier" w:date="2020-06-07T21:12:00Z">
        <w:r>
          <w:t>Theories of signs</w:t>
        </w:r>
      </w:ins>
    </w:p>
    <w:p w:rsidR="00967518" w:rsidRPr="00967518" w:rsidRDefault="00967518">
      <w:pPr>
        <w:rPr>
          <w:ins w:id="1030" w:author="Arthur Parmentier" w:date="2020-06-07T21:12:00Z"/>
          <w:rPrChange w:id="1031" w:author="Arthur Parmentier" w:date="2020-06-07T21:35:00Z">
            <w:rPr>
              <w:ins w:id="1032" w:author="Arthur Parmentier" w:date="2020-06-07T21:12:00Z"/>
            </w:rPr>
          </w:rPrChange>
        </w:rPr>
        <w:pPrChange w:id="1033" w:author="Arthur Parmentier" w:date="2020-06-10T16:26:00Z">
          <w:pPr>
            <w:pStyle w:val="Titre3"/>
          </w:pPr>
        </w:pPrChange>
      </w:pPr>
      <w:ins w:id="1034" w:author="Arthur Parmentier" w:date="2020-06-07T21:35:00Z">
        <w:r>
          <w:t xml:space="preserve">The most basic definition of a sign is that </w:t>
        </w:r>
      </w:ins>
      <w:ins w:id="1035" w:author="Arthur Parmentier" w:date="2020-06-07T21:36:00Z">
        <w:r>
          <w:t xml:space="preserve">it is something that stands for something else. The discipline that deal with this notion is called semiotics, and linguistics </w:t>
        </w:r>
      </w:ins>
      <w:ins w:id="1036" w:author="Arthur Parmentier" w:date="2020-06-07T21:37:00Z">
        <w:r>
          <w:t>is</w:t>
        </w:r>
      </w:ins>
      <w:ins w:id="1037" w:author="Arthur Parmentier" w:date="2020-06-07T21:36:00Z">
        <w:r>
          <w:t xml:space="preserve"> bas</w:t>
        </w:r>
      </w:ins>
      <w:ins w:id="1038" w:author="Arthur Parmentier" w:date="2020-06-07T21:37:00Z">
        <w:r>
          <w:t>ically a sub-discipline of semiotics as our language itself is a system of signs</w:t>
        </w:r>
      </w:ins>
      <w:ins w:id="1039" w:author="Arthur Parmentier" w:date="2020-06-10T18:58:00Z">
        <w:r w:rsidR="00144695">
          <w:t xml:space="preserve"> </w:t>
        </w:r>
      </w:ins>
      <w:customXmlInsRangeStart w:id="1040" w:author="Arthur Parmentier" w:date="2020-06-10T19:00:00Z"/>
      <w:sdt>
        <w:sdtPr>
          <w:id w:val="-1596938263"/>
          <w:citation/>
        </w:sdtPr>
        <w:sdtContent>
          <w:customXmlInsRangeEnd w:id="1040"/>
          <w:ins w:id="1041" w:author="Arthur Parmentier" w:date="2020-06-10T19:00:00Z">
            <w:r w:rsidR="00144695">
              <w:fldChar w:fldCharType="begin"/>
            </w:r>
            <w:r w:rsidR="00144695" w:rsidRPr="00144695">
              <w:rPr>
                <w:rPrChange w:id="1042" w:author="Arthur Parmentier" w:date="2020-06-10T19:00:00Z">
                  <w:rPr>
                    <w:lang w:val="fr-FR"/>
                  </w:rPr>
                </w:rPrChange>
              </w:rPr>
              <w:instrText xml:space="preserve"> CITATION Ale \l 1036 </w:instrText>
            </w:r>
          </w:ins>
          <w:r w:rsidR="00144695">
            <w:fldChar w:fldCharType="separate"/>
          </w:r>
          <w:r w:rsidR="00304C55">
            <w:rPr>
              <w:noProof/>
            </w:rPr>
            <w:t>(Brock, Semantics #1 - Signs and Meaning in Language)</w:t>
          </w:r>
          <w:ins w:id="1043" w:author="Arthur Parmentier" w:date="2020-06-10T19:00:00Z">
            <w:r w:rsidR="00144695">
              <w:fldChar w:fldCharType="end"/>
            </w:r>
          </w:ins>
          <w:customXmlInsRangeStart w:id="1044" w:author="Arthur Parmentier" w:date="2020-06-10T19:00:00Z"/>
        </w:sdtContent>
      </w:sdt>
      <w:customXmlInsRangeEnd w:id="1044"/>
      <w:ins w:id="1045" w:author="Arthur Parmentier" w:date="2020-06-07T21:37:00Z">
        <w:r>
          <w:t>.</w:t>
        </w:r>
        <w:r w:rsidR="00613706">
          <w:t xml:space="preserve"> </w:t>
        </w:r>
      </w:ins>
      <w:ins w:id="1046" w:author="Arthur Parmentier" w:date="2020-06-07T21:38:00Z">
        <w:r w:rsidR="00613706">
          <w:t>I would like to introduce a few theories on signs that will help us understanding the processes of SP.</w:t>
        </w:r>
      </w:ins>
    </w:p>
    <w:p w:rsidR="004A28AB" w:rsidRDefault="004A28AB">
      <w:pPr>
        <w:pStyle w:val="Titre5"/>
        <w:rPr>
          <w:ins w:id="1047" w:author="Arthur Parmentier" w:date="2020-06-07T21:13:00Z"/>
        </w:rPr>
        <w:pPrChange w:id="1048" w:author="Arthur Parmentier" w:date="2020-06-10T16:26:00Z">
          <w:pPr>
            <w:pStyle w:val="Titre4"/>
          </w:pPr>
        </w:pPrChange>
      </w:pPr>
      <w:ins w:id="1049" w:author="Arthur Parmentier" w:date="2020-06-07T21:13:00Z">
        <w:r w:rsidRPr="004A28AB">
          <w:t xml:space="preserve">De Saussure </w:t>
        </w:r>
      </w:ins>
      <w:ins w:id="1050" w:author="Arthur Parmentier" w:date="2020-06-07T21:16:00Z">
        <w:r w:rsidR="00AD4404">
          <w:t>signified and signifier</w:t>
        </w:r>
      </w:ins>
    </w:p>
    <w:p w:rsidR="004A28AB" w:rsidRDefault="004A28AB">
      <w:pPr>
        <w:rPr>
          <w:ins w:id="1051" w:author="Arthur Parmentier" w:date="2020-06-07T21:14:00Z"/>
        </w:rPr>
      </w:pPr>
      <w:ins w:id="1052" w:author="Arthur Parmentier" w:date="2020-06-07T21:14:00Z">
        <w:r>
          <w:t>Due to his theories on the structure of language, the Swiss linguist, Ferdinand de Saussure  (1857-1913)  is often known as the founder of modern linguistics</w:t>
        </w:r>
      </w:ins>
      <w:ins w:id="1053" w:author="Arthur Parmentier" w:date="2020-06-10T19:01:00Z">
        <w:r w:rsidR="00144695">
          <w:t xml:space="preserve"> </w:t>
        </w:r>
      </w:ins>
      <w:customXmlInsRangeStart w:id="1054" w:author="Arthur Parmentier" w:date="2020-06-10T19:02:00Z"/>
      <w:sdt>
        <w:sdtPr>
          <w:id w:val="565002710"/>
          <w:citation/>
        </w:sdtPr>
        <w:sdtContent>
          <w:customXmlInsRangeEnd w:id="1054"/>
          <w:ins w:id="1055" w:author="Arthur Parmentier" w:date="2020-06-10T19:02:00Z">
            <w:r w:rsidR="00144695">
              <w:fldChar w:fldCharType="begin"/>
            </w:r>
          </w:ins>
          <w:ins w:id="1056" w:author="Arthur Parmentier" w:date="2020-06-10T19:03:00Z">
            <w:r w:rsidR="00144695">
              <w:instrText xml:space="preserve">CITATION Dec \l 1036 </w:instrText>
            </w:r>
          </w:ins>
          <w:r w:rsidR="00144695">
            <w:fldChar w:fldCharType="separate"/>
          </w:r>
          <w:r w:rsidR="00304C55">
            <w:rPr>
              <w:noProof/>
            </w:rPr>
            <w:t>(DecodingScience, s.d.)</w:t>
          </w:r>
          <w:ins w:id="1057" w:author="Arthur Parmentier" w:date="2020-06-10T19:02:00Z">
            <w:r w:rsidR="00144695">
              <w:fldChar w:fldCharType="end"/>
            </w:r>
          </w:ins>
          <w:customXmlInsRangeStart w:id="1058" w:author="Arthur Parmentier" w:date="2020-06-10T19:02:00Z"/>
        </w:sdtContent>
      </w:sdt>
      <w:customXmlInsRangeEnd w:id="1058"/>
      <w:ins w:id="1059" w:author="Arthur Parmentier" w:date="2020-06-07T21:14:00Z">
        <w:r>
          <w:t>.</w:t>
        </w:r>
      </w:ins>
    </w:p>
    <w:p w:rsidR="00AD4404" w:rsidRDefault="00AD4404">
      <w:pPr>
        <w:rPr>
          <w:ins w:id="1060" w:author="Arthur Parmentier" w:date="2020-06-07T21:15:00Z"/>
        </w:rPr>
      </w:pPr>
      <w:ins w:id="1061" w:author="Arthur Parmentier" w:date="2020-06-07T21:14:00Z">
        <w:r>
          <w:t xml:space="preserve">The main </w:t>
        </w:r>
      </w:ins>
      <w:ins w:id="1062" w:author="Arthur Parmentier" w:date="2020-06-07T21:15:00Z">
        <w:r>
          <w:t>idea brought by De Saussure is that a sign is made of two components</w:t>
        </w:r>
      </w:ins>
      <w:ins w:id="1063" w:author="Arthur Parmentier" w:date="2020-06-07T21:39:00Z">
        <w:r w:rsidR="00FB3C33">
          <w:t xml:space="preserve"> (the so-called “egg model”)</w:t>
        </w:r>
      </w:ins>
      <w:ins w:id="1064" w:author="Arthur Parmentier" w:date="2020-06-07T21:15:00Z">
        <w:r>
          <w:t>:</w:t>
        </w:r>
      </w:ins>
    </w:p>
    <w:p w:rsidR="00AD4404" w:rsidRDefault="00AD4404">
      <w:pPr>
        <w:pStyle w:val="Paragraphedeliste"/>
        <w:numPr>
          <w:ilvl w:val="0"/>
          <w:numId w:val="43"/>
        </w:numPr>
        <w:rPr>
          <w:ins w:id="1065" w:author="Arthur Parmentier" w:date="2020-06-07T21:15:00Z"/>
        </w:rPr>
      </w:pPr>
      <w:ins w:id="1066" w:author="Arthur Parmentier" w:date="2020-06-07T21:15:00Z">
        <w:r>
          <w:t>A signified, which is the concept or meaning part of the sign</w:t>
        </w:r>
      </w:ins>
      <w:ins w:id="1067" w:author="Arthur Parmentier" w:date="2020-06-07T21:18:00Z">
        <w:r w:rsidR="005E0152">
          <w:t xml:space="preserve"> (the sign’s “content”)</w:t>
        </w:r>
      </w:ins>
    </w:p>
    <w:p w:rsidR="00AD4404" w:rsidRDefault="00AD4404">
      <w:pPr>
        <w:pStyle w:val="Paragraphedeliste"/>
        <w:numPr>
          <w:ilvl w:val="0"/>
          <w:numId w:val="43"/>
        </w:numPr>
        <w:rPr>
          <w:ins w:id="1068" w:author="Arthur Parmentier" w:date="2020-06-07T21:17:00Z"/>
        </w:rPr>
      </w:pPr>
      <w:ins w:id="1069" w:author="Arthur Parmentier" w:date="2020-06-07T21:16:00Z">
        <w:r>
          <w:t>A signifier that represents the signified</w:t>
        </w:r>
      </w:ins>
      <w:ins w:id="1070" w:author="Arthur Parmentier" w:date="2020-06-07T21:18:00Z">
        <w:r w:rsidR="005E0152">
          <w:t xml:space="preserve"> (the sign’s “body”)</w:t>
        </w:r>
      </w:ins>
    </w:p>
    <w:p w:rsidR="005E0152" w:rsidRDefault="005E0152">
      <w:pPr>
        <w:rPr>
          <w:ins w:id="1071" w:author="Arthur Parmentier" w:date="2020-06-07T21:20:00Z"/>
        </w:rPr>
      </w:pPr>
      <w:ins w:id="1072" w:author="Arthur Parmentier" w:date="2020-06-07T21:17:00Z">
        <w:r>
          <w:t xml:space="preserve">Moreover, </w:t>
        </w:r>
      </w:ins>
      <w:ins w:id="1073" w:author="Arthur Parmentier" w:date="2020-06-07T21:22:00Z">
        <w:r w:rsidR="005F301D">
          <w:t xml:space="preserve">he claims that </w:t>
        </w:r>
      </w:ins>
      <w:ins w:id="1074" w:author="Arthur Parmentier" w:date="2020-06-07T21:17:00Z">
        <w:r>
          <w:t xml:space="preserve">the relation between the signifier and </w:t>
        </w:r>
      </w:ins>
      <w:ins w:id="1075" w:author="Arthur Parmentier" w:date="2020-06-07T21:19:00Z">
        <w:r w:rsidR="005F301D">
          <w:t>signified is conventional and arbitrary (it could be something else).</w:t>
        </w:r>
      </w:ins>
    </w:p>
    <w:p w:rsidR="005F301D" w:rsidRDefault="005F301D">
      <w:pPr>
        <w:pStyle w:val="Titre5"/>
        <w:rPr>
          <w:ins w:id="1076" w:author="Arthur Parmentier" w:date="2020-06-07T21:16:00Z"/>
        </w:rPr>
        <w:pPrChange w:id="1077" w:author="Arthur Parmentier" w:date="2020-06-10T16:26:00Z">
          <w:pPr>
            <w:pStyle w:val="Paragraphedeliste"/>
            <w:numPr>
              <w:numId w:val="43"/>
            </w:numPr>
            <w:ind w:hanging="360"/>
          </w:pPr>
        </w:pPrChange>
      </w:pPr>
      <w:ins w:id="1078" w:author="Arthur Parmentier" w:date="2020-06-07T21:20:00Z">
        <w:r w:rsidRPr="005F301D">
          <w:t>Charles</w:t>
        </w:r>
      </w:ins>
      <w:ins w:id="1079" w:author="Arthur Parmentier" w:date="2020-06-07T21:21:00Z">
        <w:r>
          <w:t xml:space="preserve"> </w:t>
        </w:r>
      </w:ins>
      <w:ins w:id="1080" w:author="Arthur Parmentier" w:date="2020-06-07T21:20:00Z">
        <w:r w:rsidRPr="005F301D">
          <w:t>Sanders</w:t>
        </w:r>
      </w:ins>
      <w:ins w:id="1081" w:author="Arthur Parmentier" w:date="2020-06-07T21:21:00Z">
        <w:r>
          <w:t xml:space="preserve"> </w:t>
        </w:r>
      </w:ins>
      <w:ins w:id="1082" w:author="Arthur Parmentier" w:date="2020-06-07T21:20:00Z">
        <w:r w:rsidRPr="005F301D">
          <w:t>Peirce</w:t>
        </w:r>
      </w:ins>
    </w:p>
    <w:p w:rsidR="00AD4404" w:rsidRDefault="005F301D">
      <w:pPr>
        <w:rPr>
          <w:ins w:id="1083" w:author="Arthur Parmentier" w:date="2020-06-07T21:34:00Z"/>
        </w:rPr>
      </w:pPr>
      <w:ins w:id="1084" w:author="Arthur Parmentier" w:date="2020-06-07T21:27:00Z">
        <w:r>
          <w:t xml:space="preserve">Charles Sanders Peirce </w:t>
        </w:r>
      </w:ins>
      <w:ins w:id="1085" w:author="Arthur Parmentier" w:date="2020-06-07T21:31:00Z">
        <w:r w:rsidR="00967518">
          <w:t xml:space="preserve">proposed a more complex </w:t>
        </w:r>
      </w:ins>
      <w:ins w:id="1086" w:author="Arthur Parmentier" w:date="2020-06-07T21:32:00Z">
        <w:r w:rsidR="00967518">
          <w:t>classification of theory of signs</w:t>
        </w:r>
      </w:ins>
      <w:ins w:id="1087" w:author="Arthur Parmentier" w:date="2020-06-07T21:33:00Z">
        <w:r w:rsidR="00967518">
          <w:t xml:space="preserve"> in triadic ele</w:t>
        </w:r>
      </w:ins>
      <w:ins w:id="1088" w:author="Arthur Parmentier" w:date="2020-06-07T21:34:00Z">
        <w:r w:rsidR="00967518">
          <w:t>ments</w:t>
        </w:r>
      </w:ins>
      <w:ins w:id="1089" w:author="Arthur Parmentier" w:date="2020-06-10T19:04:00Z">
        <w:r w:rsidR="005A0466">
          <w:t xml:space="preserve"> </w:t>
        </w:r>
      </w:ins>
      <w:customXmlInsRangeStart w:id="1090" w:author="Arthur Parmentier" w:date="2020-06-10T19:05:00Z"/>
      <w:sdt>
        <w:sdtPr>
          <w:id w:val="-1370377923"/>
          <w:citation/>
        </w:sdtPr>
        <w:sdtContent>
          <w:customXmlInsRangeEnd w:id="1090"/>
          <w:ins w:id="1091" w:author="Arthur Parmentier" w:date="2020-06-10T19:05:00Z">
            <w:r w:rsidR="005A0466">
              <w:fldChar w:fldCharType="begin"/>
            </w:r>
            <w:r w:rsidR="005A0466" w:rsidRPr="005A0466">
              <w:rPr>
                <w:rPrChange w:id="1092" w:author="Arthur Parmentier" w:date="2020-06-10T19:05:00Z">
                  <w:rPr>
                    <w:lang w:val="fr-FR"/>
                  </w:rPr>
                </w:rPrChange>
              </w:rPr>
              <w:instrText xml:space="preserve"> CITATION Pei03 \l 1036 </w:instrText>
            </w:r>
          </w:ins>
          <w:r w:rsidR="005A0466">
            <w:fldChar w:fldCharType="separate"/>
          </w:r>
          <w:r w:rsidR="00304C55">
            <w:rPr>
              <w:noProof/>
            </w:rPr>
            <w:t>(Peirce, 1903)</w:t>
          </w:r>
          <w:ins w:id="1093" w:author="Arthur Parmentier" w:date="2020-06-10T19:05:00Z">
            <w:r w:rsidR="005A0466">
              <w:fldChar w:fldCharType="end"/>
            </w:r>
          </w:ins>
          <w:customXmlInsRangeStart w:id="1094" w:author="Arthur Parmentier" w:date="2020-06-10T19:05:00Z"/>
        </w:sdtContent>
      </w:sdt>
      <w:customXmlInsRangeEnd w:id="1094"/>
      <w:ins w:id="1095" w:author="Arthur Parmentier" w:date="2020-06-07T21:34:00Z">
        <w:r w:rsidR="00967518">
          <w:t>. For instance, he claims that signs can be categorized in three classes:</w:t>
        </w:r>
      </w:ins>
    </w:p>
    <w:p w:rsidR="00967518" w:rsidRDefault="00967518">
      <w:pPr>
        <w:pStyle w:val="Paragraphedeliste"/>
        <w:numPr>
          <w:ilvl w:val="0"/>
          <w:numId w:val="43"/>
        </w:numPr>
        <w:rPr>
          <w:ins w:id="1096" w:author="Arthur Parmentier" w:date="2020-06-07T21:34:00Z"/>
        </w:rPr>
      </w:pPr>
      <w:ins w:id="1097" w:author="Arthur Parmentier" w:date="2020-06-07T21:34:00Z">
        <w:r>
          <w:t>Symbols</w:t>
        </w:r>
      </w:ins>
      <w:ins w:id="1098" w:author="Arthur Parmentier" w:date="2020-06-07T21:40:00Z">
        <w:r w:rsidR="00B83B38">
          <w:t xml:space="preserve">: </w:t>
        </w:r>
      </w:ins>
      <w:ins w:id="1099" w:author="Arthur Parmentier" w:date="2020-06-07T21:41:00Z">
        <w:r w:rsidR="00B83B38">
          <w:t>arbitrary</w:t>
        </w:r>
      </w:ins>
      <w:ins w:id="1100" w:author="Arthur Parmentier" w:date="2020-06-07T21:40:00Z">
        <w:r w:rsidR="00B83B38">
          <w:t xml:space="preserve"> signs that </w:t>
        </w:r>
      </w:ins>
      <w:ins w:id="1101" w:author="Arthur Parmentier" w:date="2020-06-07T21:44:00Z">
        <w:r w:rsidR="00B83B38">
          <w:t>must</w:t>
        </w:r>
      </w:ins>
      <w:ins w:id="1102" w:author="Arthur Parmentier" w:date="2020-06-07T21:40:00Z">
        <w:r w:rsidR="00B83B38">
          <w:t xml:space="preserve"> be learned</w:t>
        </w:r>
      </w:ins>
    </w:p>
    <w:p w:rsidR="00967518" w:rsidRDefault="00967518">
      <w:pPr>
        <w:pStyle w:val="Paragraphedeliste"/>
        <w:numPr>
          <w:ilvl w:val="0"/>
          <w:numId w:val="43"/>
        </w:numPr>
        <w:rPr>
          <w:ins w:id="1103" w:author="Arthur Parmentier" w:date="2020-06-07T21:34:00Z"/>
        </w:rPr>
      </w:pPr>
      <w:ins w:id="1104" w:author="Arthur Parmentier" w:date="2020-06-07T21:34:00Z">
        <w:r>
          <w:t>Icons</w:t>
        </w:r>
      </w:ins>
      <w:ins w:id="1105" w:author="Arthur Parmentier" w:date="2020-06-07T21:41:00Z">
        <w:r w:rsidR="00B83B38">
          <w:t xml:space="preserve">: </w:t>
        </w:r>
      </w:ins>
      <w:ins w:id="1106" w:author="Arthur Parmentier" w:date="2020-06-07T21:42:00Z">
        <w:r w:rsidR="00B83B38">
          <w:t xml:space="preserve">signs </w:t>
        </w:r>
      </w:ins>
      <w:ins w:id="1107" w:author="Arthur Parmentier" w:date="2020-06-07T21:43:00Z">
        <w:r w:rsidR="00B83B38">
          <w:t>for content and bodies that are similar in look, sound, smell or taste</w:t>
        </w:r>
      </w:ins>
    </w:p>
    <w:p w:rsidR="00967518" w:rsidRDefault="00967518">
      <w:pPr>
        <w:pStyle w:val="Paragraphedeliste"/>
        <w:numPr>
          <w:ilvl w:val="0"/>
          <w:numId w:val="43"/>
        </w:numPr>
        <w:rPr>
          <w:ins w:id="1108" w:author="Arthur Parmentier" w:date="2020-06-07T21:44:00Z"/>
        </w:rPr>
      </w:pPr>
      <w:ins w:id="1109" w:author="Arthur Parmentier" w:date="2020-06-07T21:34:00Z">
        <w:r>
          <w:t>Indices (or index)</w:t>
        </w:r>
      </w:ins>
      <w:ins w:id="1110" w:author="Arthur Parmentier" w:date="2020-06-07T21:43:00Z">
        <w:r w:rsidR="00B83B38">
          <w:t xml:space="preserve">: signs that are caused by the thing they </w:t>
        </w:r>
      </w:ins>
      <w:ins w:id="1111" w:author="Arthur Parmentier" w:date="2020-06-07T21:44:00Z">
        <w:r w:rsidR="00B83B38">
          <w:t>stand for or bear close connection between body and content</w:t>
        </w:r>
      </w:ins>
    </w:p>
    <w:p w:rsidR="00B83B38" w:rsidRPr="00B83B38" w:rsidRDefault="00B83B38">
      <w:pPr>
        <w:rPr>
          <w:ins w:id="1112" w:author="Arthur Parmentier" w:date="2020-06-07T21:11:00Z"/>
          <w:rPrChange w:id="1113" w:author="Arthur Parmentier" w:date="2020-06-07T21:44:00Z">
            <w:rPr>
              <w:ins w:id="1114" w:author="Arthur Parmentier" w:date="2020-06-07T21:11:00Z"/>
            </w:rPr>
          </w:rPrChange>
        </w:rPr>
        <w:pPrChange w:id="1115" w:author="Arthur Parmentier" w:date="2020-06-10T16:26:00Z">
          <w:pPr>
            <w:pStyle w:val="Titre2"/>
            <w:numPr>
              <w:numId w:val="42"/>
            </w:numPr>
          </w:pPr>
        </w:pPrChange>
      </w:pPr>
      <w:ins w:id="1116" w:author="Arthur Parmentier" w:date="2020-06-07T21:44:00Z">
        <w:r w:rsidRPr="00B83B38">
          <w:rPr>
            <w:rPrChange w:id="1117" w:author="Arthur Parmentier" w:date="2020-06-07T21:44:00Z">
              <w:rPr/>
            </w:rPrChange>
          </w:rPr>
          <w:t>For Peirce, t</w:t>
        </w:r>
        <w:r w:rsidRPr="00B83B38">
          <w:rPr>
            <w:rPrChange w:id="1118" w:author="Arthur Parmentier" w:date="2020-06-07T21:44:00Z">
              <w:rPr>
                <w:lang w:val="fr-FR"/>
              </w:rPr>
            </w:rPrChange>
          </w:rPr>
          <w:t xml:space="preserve">he most </w:t>
        </w:r>
      </w:ins>
      <w:ins w:id="1119" w:author="Arthur Parmentier" w:date="2020-06-07T21:45:00Z">
        <w:r w:rsidRPr="00B83B38">
          <w:rPr>
            <w:rPrChange w:id="1120" w:author="Arthur Parmentier" w:date="2020-06-07T21:44:00Z">
              <w:rPr/>
            </w:rPrChange>
          </w:rPr>
          <w:t>v</w:t>
        </w:r>
        <w:r>
          <w:t>ersatile</w:t>
        </w:r>
      </w:ins>
      <w:ins w:id="1121" w:author="Arthur Parmentier" w:date="2020-06-07T21:44:00Z">
        <w:r>
          <w:t xml:space="preserve"> signs are symbols because they can express more ab</w:t>
        </w:r>
      </w:ins>
      <w:ins w:id="1122" w:author="Arthur Parmentier" w:date="2020-06-07T21:45:00Z">
        <w:r>
          <w:t>stract and complex concepts.</w:t>
        </w:r>
      </w:ins>
    </w:p>
    <w:p w:rsidR="00E962D4" w:rsidRDefault="00FD4AA0">
      <w:pPr>
        <w:pStyle w:val="Titre4"/>
        <w:rPr>
          <w:ins w:id="1123" w:author="Arthur Parmentier" w:date="2020-06-08T11:24:00Z"/>
        </w:rPr>
        <w:pPrChange w:id="1124" w:author="Arthur Parmentier" w:date="2020-06-10T16:26:00Z">
          <w:pPr>
            <w:pStyle w:val="Titre3"/>
          </w:pPr>
        </w:pPrChange>
      </w:pPr>
      <w:ins w:id="1125" w:author="Arthur Parmentier" w:date="2020-06-08T11:24:00Z">
        <w:r>
          <w:lastRenderedPageBreak/>
          <w:t>C</w:t>
        </w:r>
      </w:ins>
      <w:ins w:id="1126" w:author="Arthur Parmentier" w:date="2020-06-08T11:11:00Z">
        <w:r w:rsidR="00E962D4">
          <w:t>ommunication</w:t>
        </w:r>
      </w:ins>
    </w:p>
    <w:p w:rsidR="00FD4AA0" w:rsidRPr="00FD4AA0" w:rsidRDefault="00F13BE8">
      <w:pPr>
        <w:pStyle w:val="Titre5"/>
        <w:rPr>
          <w:ins w:id="1127" w:author="Arthur Parmentier" w:date="2020-06-08T11:11:00Z"/>
          <w:rPrChange w:id="1128" w:author="Arthur Parmentier" w:date="2020-06-08T11:24:00Z">
            <w:rPr>
              <w:ins w:id="1129" w:author="Arthur Parmentier" w:date="2020-06-08T11:11:00Z"/>
            </w:rPr>
          </w:rPrChange>
        </w:rPr>
        <w:pPrChange w:id="1130" w:author="Arthur Parmentier" w:date="2020-06-10T16:26:00Z">
          <w:pPr>
            <w:pStyle w:val="Titre3"/>
          </w:pPr>
        </w:pPrChange>
      </w:pPr>
      <w:ins w:id="1131" w:author="Arthur Parmentier" w:date="2020-06-08T11:24:00Z">
        <w:r>
          <w:t>Elements of communication</w:t>
        </w:r>
      </w:ins>
    </w:p>
    <w:p w:rsidR="00E962D4" w:rsidRDefault="00EB127C">
      <w:pPr>
        <w:rPr>
          <w:ins w:id="1132" w:author="Arthur Parmentier" w:date="2020-06-08T11:13:00Z"/>
        </w:rPr>
      </w:pPr>
      <w:ins w:id="1133" w:author="Arthur Parmentier" w:date="2020-06-08T12:02:00Z">
        <w:r>
          <w:t>Even though more complex models have been proposed</w:t>
        </w:r>
        <w:r w:rsidR="001E578F">
          <w:t xml:space="preserve"> since</w:t>
        </w:r>
      </w:ins>
      <w:ins w:id="1134" w:author="Arthur Parmentier" w:date="2020-06-08T12:03:00Z">
        <w:r w:rsidR="001E578F">
          <w:t>, we find the basic elements</w:t>
        </w:r>
      </w:ins>
      <w:ins w:id="1135" w:author="Arthur Parmentier" w:date="2020-06-08T11:52:00Z">
        <w:r w:rsidR="00CC611D">
          <w:t xml:space="preserve"> of </w:t>
        </w:r>
      </w:ins>
      <w:ins w:id="1136" w:author="Arthur Parmentier" w:date="2020-06-08T11:11:00Z">
        <w:r w:rsidR="00E962D4">
          <w:t xml:space="preserve">communication </w:t>
        </w:r>
      </w:ins>
      <w:ins w:id="1137" w:author="Arthur Parmentier" w:date="2020-06-08T12:03:00Z">
        <w:r w:rsidR="001E578F">
          <w:t xml:space="preserve">in the </w:t>
        </w:r>
      </w:ins>
      <w:ins w:id="1138" w:author="Arthur Parmentier" w:date="2020-06-08T11:11:00Z">
        <w:r w:rsidR="00E962D4">
          <w:t>theory</w:t>
        </w:r>
      </w:ins>
      <w:ins w:id="1139" w:author="Arthur Parmentier" w:date="2020-06-08T11:52:00Z">
        <w:r w:rsidR="00CC611D">
          <w:t xml:space="preserve"> </w:t>
        </w:r>
      </w:ins>
      <w:ins w:id="1140" w:author="Arthur Parmentier" w:date="2020-06-08T12:03:00Z">
        <w:r w:rsidR="001E578F">
          <w:t>of</w:t>
        </w:r>
      </w:ins>
      <w:ins w:id="1141" w:author="Arthur Parmentier" w:date="2020-06-08T11:52:00Z">
        <w:r w:rsidR="00CC611D">
          <w:t xml:space="preserve"> Shannon</w:t>
        </w:r>
      </w:ins>
      <w:ins w:id="1142" w:author="Arthur Parmentier" w:date="2020-06-10T19:10:00Z">
        <w:r w:rsidR="007C08B8">
          <w:t xml:space="preserve"> </w:t>
        </w:r>
      </w:ins>
      <w:customXmlInsRangeStart w:id="1143" w:author="Arthur Parmentier" w:date="2020-06-10T19:10:00Z"/>
      <w:sdt>
        <w:sdtPr>
          <w:id w:val="202835870"/>
          <w:citation/>
        </w:sdtPr>
        <w:sdtContent>
          <w:customXmlInsRangeEnd w:id="1143"/>
          <w:ins w:id="1144" w:author="Arthur Parmentier" w:date="2020-06-10T19:10:00Z">
            <w:r w:rsidR="007C08B8">
              <w:fldChar w:fldCharType="begin"/>
            </w:r>
            <w:r w:rsidR="007C08B8" w:rsidRPr="007C08B8">
              <w:rPr>
                <w:rPrChange w:id="1145" w:author="Arthur Parmentier" w:date="2020-06-10T19:10:00Z">
                  <w:rPr>
                    <w:lang w:val="fr-FR"/>
                  </w:rPr>
                </w:rPrChange>
              </w:rPr>
              <w:instrText xml:space="preserve"> CITATION Sha48 \l 1036 </w:instrText>
            </w:r>
          </w:ins>
          <w:r w:rsidR="007C08B8">
            <w:fldChar w:fldCharType="separate"/>
          </w:r>
          <w:r w:rsidR="00304C55">
            <w:rPr>
              <w:noProof/>
            </w:rPr>
            <w:t>(Shannon, 1948)</w:t>
          </w:r>
          <w:ins w:id="1146" w:author="Arthur Parmentier" w:date="2020-06-10T19:10:00Z">
            <w:r w:rsidR="007C08B8">
              <w:fldChar w:fldCharType="end"/>
            </w:r>
          </w:ins>
          <w:customXmlInsRangeStart w:id="1147" w:author="Arthur Parmentier" w:date="2020-06-10T19:10:00Z"/>
        </w:sdtContent>
      </w:sdt>
      <w:customXmlInsRangeEnd w:id="1147"/>
      <w:ins w:id="1148" w:author="Arthur Parmentier" w:date="2020-06-08T11:11:00Z">
        <w:r w:rsidR="00E962D4">
          <w:t xml:space="preserve">, </w:t>
        </w:r>
      </w:ins>
      <w:ins w:id="1149" w:author="Arthur Parmentier" w:date="2020-06-08T11:12:00Z">
        <w:r w:rsidR="00E962D4">
          <w:t>that will</w:t>
        </w:r>
      </w:ins>
      <w:ins w:id="1150" w:author="Arthur Parmentier" w:date="2020-06-08T11:13:00Z">
        <w:r w:rsidR="00E962D4">
          <w:t xml:space="preserve"> help us naming the different processes and operators in SP:</w:t>
        </w:r>
      </w:ins>
    </w:p>
    <w:p w:rsidR="00E962D4" w:rsidRDefault="00E962D4">
      <w:pPr>
        <w:pStyle w:val="Paragraphedeliste"/>
        <w:numPr>
          <w:ilvl w:val="0"/>
          <w:numId w:val="43"/>
        </w:numPr>
        <w:rPr>
          <w:ins w:id="1151" w:author="Arthur Parmentier" w:date="2020-06-08T11:14:00Z"/>
        </w:rPr>
      </w:pPr>
      <w:ins w:id="1152" w:author="Arthur Parmentier" w:date="2020-06-08T11:14:00Z">
        <w:r>
          <w:t>Source: Shannon calls this element the "information source", which "produces a message or sequence of messages to be communicated to the receiving terminal."</w:t>
        </w:r>
      </w:ins>
    </w:p>
    <w:p w:rsidR="00E962D4" w:rsidRDefault="00E962D4">
      <w:pPr>
        <w:pStyle w:val="Paragraphedeliste"/>
        <w:numPr>
          <w:ilvl w:val="0"/>
          <w:numId w:val="43"/>
        </w:numPr>
        <w:rPr>
          <w:ins w:id="1153" w:author="Arthur Parmentier" w:date="2020-06-08T11:14:00Z"/>
        </w:rPr>
      </w:pPr>
      <w:ins w:id="1154" w:author="Arthur Parmentier" w:date="2020-06-08T11:14:00Z">
        <w:r>
          <w:t>Sender: Shannon calls this element the "transmitter", which "operates on the message in some way to produce a signal suitable for transmission over the channel." In Aristotle, this element is the "speaker" (orator).</w:t>
        </w:r>
      </w:ins>
    </w:p>
    <w:p w:rsidR="00E962D4" w:rsidRDefault="00E962D4">
      <w:pPr>
        <w:pStyle w:val="Paragraphedeliste"/>
        <w:numPr>
          <w:ilvl w:val="0"/>
          <w:numId w:val="43"/>
        </w:numPr>
        <w:rPr>
          <w:ins w:id="1155" w:author="Arthur Parmentier" w:date="2020-06-08T11:14:00Z"/>
        </w:rPr>
      </w:pPr>
      <w:ins w:id="1156" w:author="Arthur Parmentier" w:date="2020-06-08T11:14:00Z">
        <w:r>
          <w:t>Channel: For Shannon, the channel is "merely the medium used to transmit the signal from transmitter to receiver."</w:t>
        </w:r>
      </w:ins>
    </w:p>
    <w:p w:rsidR="00E962D4" w:rsidRDefault="00E962D4">
      <w:pPr>
        <w:pStyle w:val="Paragraphedeliste"/>
        <w:numPr>
          <w:ilvl w:val="0"/>
          <w:numId w:val="43"/>
        </w:numPr>
        <w:rPr>
          <w:ins w:id="1157" w:author="Arthur Parmentier" w:date="2020-06-08T11:14:00Z"/>
        </w:rPr>
      </w:pPr>
      <w:ins w:id="1158" w:author="Arthur Parmentier" w:date="2020-06-08T11:14:00Z">
        <w:r>
          <w:t>Receiver: For Shannon, the receiver "performs the inverse operation of that done by the transmitter, reconstructing the message from the signal."</w:t>
        </w:r>
      </w:ins>
    </w:p>
    <w:p w:rsidR="00E962D4" w:rsidRDefault="00E962D4">
      <w:pPr>
        <w:pStyle w:val="Paragraphedeliste"/>
        <w:numPr>
          <w:ilvl w:val="0"/>
          <w:numId w:val="43"/>
        </w:numPr>
        <w:rPr>
          <w:ins w:id="1159" w:author="Arthur Parmentier" w:date="2020-06-08T11:14:00Z"/>
        </w:rPr>
      </w:pPr>
      <w:ins w:id="1160" w:author="Arthur Parmentier" w:date="2020-06-08T11:14:00Z">
        <w:r>
          <w:t>Destination: For Shannon, the destination is "the person (or thing) for whom the message is intended".</w:t>
        </w:r>
      </w:ins>
    </w:p>
    <w:p w:rsidR="00E962D4" w:rsidRDefault="00E962D4">
      <w:pPr>
        <w:pStyle w:val="Paragraphedeliste"/>
        <w:numPr>
          <w:ilvl w:val="0"/>
          <w:numId w:val="43"/>
        </w:numPr>
        <w:rPr>
          <w:ins w:id="1161" w:author="Arthur Parmentier" w:date="2020-06-08T11:53:00Z"/>
        </w:rPr>
      </w:pPr>
      <w:ins w:id="1162" w:author="Arthur Parmentier" w:date="2020-06-08T11:14:00Z">
        <w:r>
          <w:t>Message: from Latin mittere, "to send". The message is a concept, information, communication, or statement that is sent in a verbal, written, recorded, or visual form to the recipient.</w:t>
        </w:r>
      </w:ins>
    </w:p>
    <w:p w:rsidR="00FF0211" w:rsidRDefault="00FF0211">
      <w:pPr>
        <w:pStyle w:val="Titre5"/>
        <w:rPr>
          <w:ins w:id="1163" w:author="Arthur Parmentier" w:date="2020-06-08T11:24:00Z"/>
        </w:rPr>
        <w:pPrChange w:id="1164" w:author="Arthur Parmentier" w:date="2020-06-10T16:26:00Z">
          <w:pPr>
            <w:pStyle w:val="Titre4"/>
          </w:pPr>
        </w:pPrChange>
      </w:pPr>
      <w:ins w:id="1165" w:author="Arthur Parmentier" w:date="2020-06-08T11:24:00Z">
        <w:r>
          <w:t>Communication models</w:t>
        </w:r>
      </w:ins>
    </w:p>
    <w:p w:rsidR="00FF0211" w:rsidRDefault="00FF0211">
      <w:pPr>
        <w:rPr>
          <w:ins w:id="1166" w:author="Arthur Parmentier" w:date="2020-06-08T11:27:00Z"/>
        </w:rPr>
      </w:pPr>
      <w:ins w:id="1167" w:author="Arthur Parmentier" w:date="2020-06-08T11:24:00Z">
        <w:r>
          <w:t xml:space="preserve">Three </w:t>
        </w:r>
      </w:ins>
      <w:ins w:id="1168" w:author="Arthur Parmentier" w:date="2020-06-08T12:04:00Z">
        <w:r w:rsidR="004C31BC">
          <w:t xml:space="preserve">types of </w:t>
        </w:r>
      </w:ins>
      <w:ins w:id="1169" w:author="Arthur Parmentier" w:date="2020-06-08T11:24:00Z">
        <w:r>
          <w:t>models for communica</w:t>
        </w:r>
      </w:ins>
      <w:ins w:id="1170" w:author="Arthur Parmentier" w:date="2020-06-08T11:25:00Z">
        <w:r>
          <w:t xml:space="preserve">tion are generally presented: the linear mode, the interactive model </w:t>
        </w:r>
      </w:ins>
      <w:ins w:id="1171" w:author="Arthur Parmentier" w:date="2020-06-08T11:26:00Z">
        <w:r>
          <w:t>and the transactional model.</w:t>
        </w:r>
      </w:ins>
    </w:p>
    <w:p w:rsidR="00FF0211" w:rsidRDefault="00FF0211">
      <w:pPr>
        <w:pStyle w:val="Titre6"/>
        <w:rPr>
          <w:ins w:id="1172" w:author="Arthur Parmentier" w:date="2020-06-08T11:27:00Z"/>
        </w:rPr>
        <w:pPrChange w:id="1173" w:author="Arthur Parmentier" w:date="2020-06-10T16:26:00Z">
          <w:pPr>
            <w:pStyle w:val="Titre5"/>
          </w:pPr>
        </w:pPrChange>
      </w:pPr>
      <w:ins w:id="1174" w:author="Arthur Parmentier" w:date="2020-06-08T11:27:00Z">
        <w:r>
          <w:t>The linear model</w:t>
        </w:r>
      </w:ins>
    </w:p>
    <w:p w:rsidR="00FF0211" w:rsidRDefault="00FF0211">
      <w:pPr>
        <w:rPr>
          <w:ins w:id="1175" w:author="Arthur Parmentier" w:date="2020-06-08T11:29:00Z"/>
        </w:rPr>
      </w:pPr>
      <w:ins w:id="1176" w:author="Arthur Parmentier" w:date="2020-06-08T11:27:00Z">
        <w:r>
          <w:t>The linear model represents one-way communication, as a transfer of a message from the source</w:t>
        </w:r>
      </w:ins>
      <w:ins w:id="1177" w:author="Arthur Parmentier" w:date="2020-06-08T11:28:00Z">
        <w:r>
          <w:t xml:space="preserve"> to the destination. The sender encodes the message, for instance with </w:t>
        </w:r>
      </w:ins>
      <w:ins w:id="1178" w:author="Arthur Parmentier" w:date="2020-06-08T11:29:00Z">
        <w:r>
          <w:t xml:space="preserve">sign </w:t>
        </w:r>
      </w:ins>
      <w:ins w:id="1179" w:author="Arthur Parmentier" w:date="2020-06-08T11:28:00Z">
        <w:r>
          <w:t>language</w:t>
        </w:r>
      </w:ins>
      <w:ins w:id="1180" w:author="Arthur Parmentier" w:date="2020-06-08T11:29:00Z">
        <w:r>
          <w:t>, that is decoded by the receiver. There is no feedback in this model.</w:t>
        </w:r>
      </w:ins>
    </w:p>
    <w:p w:rsidR="002D6E20" w:rsidRDefault="002D6E20">
      <w:pPr>
        <w:pStyle w:val="Titre6"/>
        <w:rPr>
          <w:ins w:id="1181" w:author="Arthur Parmentier" w:date="2020-06-08T11:29:00Z"/>
        </w:rPr>
        <w:pPrChange w:id="1182" w:author="Arthur Parmentier" w:date="2020-06-10T16:26:00Z">
          <w:pPr>
            <w:pStyle w:val="Titre5"/>
          </w:pPr>
        </w:pPrChange>
      </w:pPr>
      <w:ins w:id="1183" w:author="Arthur Parmentier" w:date="2020-06-08T11:29:00Z">
        <w:r>
          <w:t>The interactive model</w:t>
        </w:r>
      </w:ins>
    </w:p>
    <w:p w:rsidR="002D6E20" w:rsidRDefault="002D6E20">
      <w:pPr>
        <w:rPr>
          <w:ins w:id="1184" w:author="Arthur Parmentier" w:date="2020-06-08T11:42:00Z"/>
        </w:rPr>
      </w:pPr>
      <w:ins w:id="1185" w:author="Arthur Parmentier" w:date="2020-06-08T11:29:00Z">
        <w:r>
          <w:t>The interactive model represents 2-</w:t>
        </w:r>
      </w:ins>
      <w:ins w:id="1186" w:author="Arthur Parmentier" w:date="2020-06-08T11:30:00Z">
        <w:r>
          <w:t xml:space="preserve">way but asynchronous communication, like message exchanges over the internet. </w:t>
        </w:r>
      </w:ins>
      <w:ins w:id="1187" w:author="Arthur Parmentier" w:date="2020-06-08T11:42:00Z">
        <w:r w:rsidR="00AB1C05">
          <w:t>It</w:t>
        </w:r>
      </w:ins>
      <w:ins w:id="1188" w:author="Arthur Parmentier" w:date="2020-06-08T11:30:00Z">
        <w:r>
          <w:t xml:space="preserve"> </w:t>
        </w:r>
      </w:ins>
      <w:ins w:id="1189" w:author="Arthur Parmentier" w:date="2020-06-08T11:42:00Z">
        <w:r>
          <w:t>considers</w:t>
        </w:r>
      </w:ins>
      <w:ins w:id="1190" w:author="Arthur Parmentier" w:date="2020-06-08T11:31:00Z">
        <w:r>
          <w:t xml:space="preserve"> the feedback, the context and notions of behavior for both intentional and unintentional communication.</w:t>
        </w:r>
      </w:ins>
    </w:p>
    <w:p w:rsidR="002D6E20" w:rsidRDefault="00AB1C05">
      <w:pPr>
        <w:pStyle w:val="Titre6"/>
        <w:rPr>
          <w:ins w:id="1191" w:author="Arthur Parmentier" w:date="2020-06-08T11:42:00Z"/>
        </w:rPr>
        <w:pPrChange w:id="1192" w:author="Arthur Parmentier" w:date="2020-06-10T16:26:00Z">
          <w:pPr>
            <w:pStyle w:val="Titre5"/>
          </w:pPr>
        </w:pPrChange>
      </w:pPr>
      <w:ins w:id="1193" w:author="Arthur Parmentier" w:date="2020-06-08T11:42:00Z">
        <w:r>
          <w:t>The transactional model</w:t>
        </w:r>
      </w:ins>
    </w:p>
    <w:p w:rsidR="00AB1C05" w:rsidRPr="00AB1C05" w:rsidRDefault="00AB1C05">
      <w:pPr>
        <w:rPr>
          <w:ins w:id="1194" w:author="Arthur Parmentier" w:date="2020-06-08T11:11:00Z"/>
          <w:rPrChange w:id="1195" w:author="Arthur Parmentier" w:date="2020-06-08T11:42:00Z">
            <w:rPr>
              <w:ins w:id="1196" w:author="Arthur Parmentier" w:date="2020-06-08T11:11:00Z"/>
            </w:rPr>
          </w:rPrChange>
        </w:rPr>
        <w:pPrChange w:id="1197" w:author="Arthur Parmentier" w:date="2020-06-10T16:26:00Z">
          <w:pPr>
            <w:pStyle w:val="Titre3"/>
          </w:pPr>
        </w:pPrChange>
      </w:pPr>
      <w:ins w:id="1198" w:author="Arthur Parmentier" w:date="2020-06-08T11:42:00Z">
        <w:r>
          <w:t>The transactional model</w:t>
        </w:r>
      </w:ins>
      <w:ins w:id="1199" w:author="Arthur Parmentier" w:date="2020-06-08T11:43:00Z">
        <w:r>
          <w:t xml:space="preserve"> views communication as occurring simultaneously</w:t>
        </w:r>
      </w:ins>
      <w:ins w:id="1200" w:author="Arthur Parmentier" w:date="2020-06-08T11:44:00Z">
        <w:r>
          <w:t xml:space="preserve">, each person being both a sender and receiver at the same time, even though the language of the communication is not </w:t>
        </w:r>
      </w:ins>
      <w:ins w:id="1201" w:author="Arthur Parmentier" w:date="2020-06-08T12:04:00Z">
        <w:r w:rsidR="007C61D6">
          <w:t xml:space="preserve">always </w:t>
        </w:r>
      </w:ins>
      <w:ins w:id="1202" w:author="Arthur Parmentier" w:date="2020-06-08T11:44:00Z">
        <w:r>
          <w:t>the same (whi</w:t>
        </w:r>
      </w:ins>
      <w:ins w:id="1203" w:author="Arthur Parmentier" w:date="2020-06-08T11:45:00Z">
        <w:r>
          <w:t>le someone is speaking, others can react with gestures or unintentional communication forms).</w:t>
        </w:r>
      </w:ins>
    </w:p>
    <w:p w:rsidR="00A36CE1" w:rsidRDefault="00A36CE1">
      <w:pPr>
        <w:pStyle w:val="Titre4"/>
        <w:rPr>
          <w:ins w:id="1204" w:author="Arthur Parmentier" w:date="2020-06-08T00:54:00Z"/>
        </w:rPr>
        <w:pPrChange w:id="1205" w:author="Arthur Parmentier" w:date="2020-06-10T16:26:00Z">
          <w:pPr>
            <w:pStyle w:val="Titre3"/>
          </w:pPr>
        </w:pPrChange>
      </w:pPr>
      <w:ins w:id="1206" w:author="Arthur Parmentier" w:date="2020-06-08T00:54:00Z">
        <w:r>
          <w:t>Some elements of syntax</w:t>
        </w:r>
      </w:ins>
    </w:p>
    <w:p w:rsidR="00A36CE1" w:rsidRDefault="00A36CE1">
      <w:pPr>
        <w:rPr>
          <w:ins w:id="1207" w:author="Arthur Parmentier" w:date="2020-06-08T01:23:00Z"/>
        </w:rPr>
      </w:pPr>
      <w:ins w:id="1208" w:author="Arthur Parmentier" w:date="2020-06-08T00:55:00Z">
        <w:r>
          <w:t>In the next parts of this report, we are going to use some elements of syntax that I would like to introduce prior to the discussion on SP grammar.</w:t>
        </w:r>
      </w:ins>
    </w:p>
    <w:p w:rsidR="002E242D" w:rsidRDefault="002E242D">
      <w:pPr>
        <w:pStyle w:val="Titre5"/>
        <w:rPr>
          <w:ins w:id="1209" w:author="Arthur Parmentier" w:date="2020-06-08T00:56:00Z"/>
        </w:rPr>
        <w:pPrChange w:id="1210" w:author="Arthur Parmentier" w:date="2020-06-10T16:26:00Z">
          <w:pPr/>
        </w:pPrChange>
      </w:pPr>
      <w:ins w:id="1211" w:author="Arthur Parmentier" w:date="2020-06-08T01:23:00Z">
        <w:r>
          <w:lastRenderedPageBreak/>
          <w:t>Hierarchical structures</w:t>
        </w:r>
      </w:ins>
    </w:p>
    <w:p w:rsidR="00347D33" w:rsidRDefault="00347D33">
      <w:pPr>
        <w:rPr>
          <w:ins w:id="1212" w:author="Arthur Parmentier" w:date="2020-06-08T01:02:00Z"/>
        </w:rPr>
      </w:pPr>
      <w:ins w:id="1213" w:author="Arthur Parmentier" w:date="2020-06-08T00:56:00Z">
        <w:r>
          <w:t>It is common in Western languages</w:t>
        </w:r>
      </w:ins>
      <w:ins w:id="1214" w:author="Arthur Parmentier" w:date="2020-06-08T00:57:00Z">
        <w:r>
          <w:rPr>
            <w:rStyle w:val="Appelnotedebasdep"/>
          </w:rPr>
          <w:footnoteReference w:id="4"/>
        </w:r>
        <w:r>
          <w:t xml:space="preserve"> to find hierarchical elements and structu</w:t>
        </w:r>
      </w:ins>
      <w:ins w:id="1217" w:author="Arthur Parmentier" w:date="2020-06-08T00:58:00Z">
        <w:r>
          <w:t>res of syntax. For instance, most basic elements of syntax are called “words”; in our case, they correspond to single signs. These elements can be asse</w:t>
        </w:r>
      </w:ins>
      <w:ins w:id="1218" w:author="Arthur Parmentier" w:date="2020-06-08T00:59:00Z">
        <w:r>
          <w:t>mbled to form phrases. Each p</w:t>
        </w:r>
      </w:ins>
      <w:ins w:id="1219" w:author="Arthur Parmentier" w:date="2020-06-08T01:00:00Z">
        <w:r>
          <w:t xml:space="preserve">hrase performs a single function in </w:t>
        </w:r>
      </w:ins>
      <w:ins w:id="1220" w:author="Arthur Parmentier" w:date="2020-06-08T01:01:00Z">
        <w:r>
          <w:t>a clause, which is the most basic unit of meaning in the larger sentence.</w:t>
        </w:r>
      </w:ins>
    </w:p>
    <w:p w:rsidR="00347D33" w:rsidRDefault="00347D33">
      <w:pPr>
        <w:rPr>
          <w:ins w:id="1221" w:author="Arthur Parmentier" w:date="2020-06-08T01:02:00Z"/>
        </w:rPr>
      </w:pPr>
      <w:ins w:id="1222" w:author="Arthur Parmentier" w:date="2020-06-08T01:02:00Z">
        <w:r>
          <w:t>For instance, let’s consider the following sentence</w:t>
        </w:r>
      </w:ins>
      <w:ins w:id="1223" w:author="Arthur Parmentier" w:date="2020-06-08T01:12:00Z">
        <w:r w:rsidR="00DA4812">
          <w:t>s in English and SP</w:t>
        </w:r>
      </w:ins>
      <w:ins w:id="1224" w:author="Arthur Parmentier" w:date="2020-06-08T01:02:00Z">
        <w:r>
          <w:t>:</w:t>
        </w:r>
      </w:ins>
    </w:p>
    <w:p w:rsidR="00347D33" w:rsidRDefault="00DA4812">
      <w:pPr>
        <w:rPr>
          <w:ins w:id="1225" w:author="Arthur Parmentier" w:date="2020-06-08T01:07:00Z"/>
        </w:rPr>
      </w:pPr>
      <w:ins w:id="1226" w:author="Arthur Parmentier" w:date="2020-06-08T01:12:00Z">
        <w:r>
          <w:t>“</w:t>
        </w:r>
        <w:r w:rsidRPr="00DA4812">
          <w:t>M</w:t>
        </w:r>
      </w:ins>
      <w:ins w:id="1227" w:author="Arthur Parmentier" w:date="2020-06-08T01:15:00Z">
        <w:r>
          <w:t>y</w:t>
        </w:r>
      </w:ins>
      <w:ins w:id="1228" w:author="Arthur Parmentier" w:date="2020-06-08T01:12:00Z">
        <w:r w:rsidRPr="00DA4812">
          <w:t xml:space="preserve"> brother</w:t>
        </w:r>
      </w:ins>
      <w:ins w:id="1229" w:author="Arthur Parmentier" w:date="2020-06-08T01:18:00Z">
        <w:r w:rsidR="00370364">
          <w:t>,</w:t>
        </w:r>
      </w:ins>
      <w:ins w:id="1230" w:author="Arthur Parmentier" w:date="2020-06-08T01:12:00Z">
        <w:r w:rsidRPr="00DA4812">
          <w:t xml:space="preserve"> drives</w:t>
        </w:r>
      </w:ins>
      <w:ins w:id="1231" w:author="Arthur Parmentier" w:date="2020-06-08T01:16:00Z">
        <w:r>
          <w:t>;</w:t>
        </w:r>
      </w:ins>
      <w:ins w:id="1232" w:author="Arthur Parmentier" w:date="2020-06-08T01:12:00Z">
        <w:r w:rsidRPr="00DA4812">
          <w:t xml:space="preserve"> but he doesn’t drive</w:t>
        </w:r>
      </w:ins>
      <w:ins w:id="1233" w:author="Arthur Parmentier" w:date="2020-06-08T01:17:00Z">
        <w:r>
          <w:t>,</w:t>
        </w:r>
      </w:ins>
      <w:ins w:id="1234" w:author="Arthur Parmentier" w:date="2020-06-08T01:12:00Z">
        <w:r w:rsidRPr="00DA4812">
          <w:t xml:space="preserve"> very well</w:t>
        </w:r>
        <w:r>
          <w:t>.”</w:t>
        </w:r>
        <w:r>
          <w:br/>
        </w:r>
      </w:ins>
      <w:ins w:id="1235" w:author="Arthur Parmentier" w:date="2020-06-08T01:02:00Z">
        <w:r w:rsidR="00347D33">
          <w:t>“Percussions Actor 1</w:t>
        </w:r>
      </w:ins>
      <w:ins w:id="1236" w:author="Arthur Parmentier" w:date="2020-06-08T01:15:00Z">
        <w:r>
          <w:t>,</w:t>
        </w:r>
      </w:ins>
      <w:ins w:id="1237" w:author="Arthur Parmentier" w:date="2020-06-08T01:03:00Z">
        <w:r w:rsidR="00347D33">
          <w:t xml:space="preserve"> long tone</w:t>
        </w:r>
      </w:ins>
      <w:ins w:id="1238" w:author="Arthur Parmentier" w:date="2020-06-08T01:15:00Z">
        <w:r>
          <w:t xml:space="preserve">, </w:t>
        </w:r>
      </w:ins>
      <w:ins w:id="1239" w:author="Arthur Parmentier" w:date="2020-06-08T01:03:00Z">
        <w:r w:rsidR="00347D33">
          <w:t>slowly enter</w:t>
        </w:r>
      </w:ins>
      <w:ins w:id="1240" w:author="Arthur Parmentier" w:date="2020-06-08T01:13:00Z">
        <w:r>
          <w:t>;</w:t>
        </w:r>
      </w:ins>
      <w:ins w:id="1241" w:author="Arthur Parmentier" w:date="2020-06-08T01:03:00Z">
        <w:r w:rsidR="00347D33">
          <w:t>.</w:t>
        </w:r>
      </w:ins>
      <w:ins w:id="1242" w:author="Arthur Parmentier" w:date="2020-06-08T01:07:00Z">
        <w:r>
          <w:t>”</w:t>
        </w:r>
      </w:ins>
    </w:p>
    <w:p w:rsidR="00DA4812" w:rsidRDefault="00DA4812">
      <w:pPr>
        <w:rPr>
          <w:ins w:id="1243" w:author="Arthur Parmentier" w:date="2020-06-08T01:23:00Z"/>
        </w:rPr>
      </w:pPr>
      <w:ins w:id="1244" w:author="Arthur Parmentier" w:date="2020-06-08T01:07:00Z">
        <w:r>
          <w:t xml:space="preserve">I have separated each </w:t>
        </w:r>
      </w:ins>
      <w:ins w:id="1245" w:author="Arthur Parmentier" w:date="2020-06-08T01:14:00Z">
        <w:r>
          <w:t>word</w:t>
        </w:r>
      </w:ins>
      <w:ins w:id="1246" w:author="Arthur Parmentier" w:date="2020-06-08T01:15:00Z">
        <w:r>
          <w:t>/</w:t>
        </w:r>
      </w:ins>
      <w:ins w:id="1247" w:author="Arthur Parmentier" w:date="2020-06-08T01:07:00Z">
        <w:r>
          <w:t xml:space="preserve">sign by </w:t>
        </w:r>
      </w:ins>
      <w:ins w:id="1248" w:author="Arthur Parmentier" w:date="2020-06-08T01:15:00Z">
        <w:r>
          <w:t>a space</w:t>
        </w:r>
      </w:ins>
      <w:ins w:id="1249" w:author="Arthur Parmentier" w:date="2020-06-08T01:07:00Z">
        <w:r>
          <w:t xml:space="preserve">, </w:t>
        </w:r>
      </w:ins>
      <w:ins w:id="1250" w:author="Arthur Parmentier" w:date="2020-06-08T01:18:00Z">
        <w:r w:rsidR="00370364">
          <w:t>a few</w:t>
        </w:r>
      </w:ins>
      <w:ins w:id="1251" w:author="Arthur Parmentier" w:date="2020-06-08T01:07:00Z">
        <w:r>
          <w:t xml:space="preserve"> phrase</w:t>
        </w:r>
      </w:ins>
      <w:ins w:id="1252" w:author="Arthur Parmentier" w:date="2020-06-08T01:18:00Z">
        <w:r w:rsidR="00370364">
          <w:t>s</w:t>
        </w:r>
      </w:ins>
      <w:ins w:id="1253" w:author="Arthur Parmentier" w:date="2020-06-08T01:07:00Z">
        <w:r>
          <w:t xml:space="preserve"> by a </w:t>
        </w:r>
      </w:ins>
      <w:ins w:id="1254" w:author="Arthur Parmentier" w:date="2020-06-08T01:15:00Z">
        <w:r>
          <w:t>comma</w:t>
        </w:r>
      </w:ins>
      <w:ins w:id="1255" w:author="Arthur Parmentier" w:date="2020-06-08T01:18:00Z">
        <w:r w:rsidR="00370364">
          <w:rPr>
            <w:rStyle w:val="Appelnotedebasdep"/>
          </w:rPr>
          <w:footnoteReference w:id="5"/>
        </w:r>
      </w:ins>
      <w:ins w:id="1260" w:author="Arthur Parmentier" w:date="2020-06-08T01:13:00Z">
        <w:r>
          <w:t xml:space="preserve">, each </w:t>
        </w:r>
      </w:ins>
      <w:ins w:id="1261" w:author="Arthur Parmentier" w:date="2020-06-08T01:08:00Z">
        <w:r>
          <w:t>clause</w:t>
        </w:r>
      </w:ins>
      <w:ins w:id="1262" w:author="Arthur Parmentier" w:date="2020-06-08T01:13:00Z">
        <w:r>
          <w:t xml:space="preserve"> by </w:t>
        </w:r>
      </w:ins>
      <w:ins w:id="1263" w:author="Arthur Parmentier" w:date="2020-06-08T01:14:00Z">
        <w:r>
          <w:t>a semicolon</w:t>
        </w:r>
      </w:ins>
      <w:ins w:id="1264" w:author="Arthur Parmentier" w:date="2020-06-08T01:08:00Z">
        <w:r>
          <w:t xml:space="preserve">, </w:t>
        </w:r>
      </w:ins>
      <w:ins w:id="1265" w:author="Arthur Parmentier" w:date="2020-06-08T01:14:00Z">
        <w:r>
          <w:t>and n</w:t>
        </w:r>
      </w:ins>
      <w:ins w:id="1266" w:author="Arthur Parmentier" w:date="2020-06-08T01:08:00Z">
        <w:r>
          <w:t>o</w:t>
        </w:r>
      </w:ins>
      <w:ins w:id="1267" w:author="Arthur Parmentier" w:date="2020-06-08T01:14:00Z">
        <w:r>
          <w:t>ted the end of</w:t>
        </w:r>
      </w:ins>
      <w:ins w:id="1268" w:author="Arthur Parmentier" w:date="2020-06-08T01:08:00Z">
        <w:r>
          <w:t xml:space="preserve"> the sentence</w:t>
        </w:r>
      </w:ins>
      <w:ins w:id="1269" w:author="Arthur Parmentier" w:date="2020-06-08T01:09:00Z">
        <w:r>
          <w:t xml:space="preserve"> by a final point.</w:t>
        </w:r>
      </w:ins>
    </w:p>
    <w:p w:rsidR="002E242D" w:rsidRDefault="002E242D">
      <w:pPr>
        <w:pStyle w:val="Titre5"/>
        <w:rPr>
          <w:ins w:id="1270" w:author="Arthur Parmentier" w:date="2020-06-08T01:23:00Z"/>
        </w:rPr>
        <w:pPrChange w:id="1271" w:author="Arthur Parmentier" w:date="2020-06-10T16:26:00Z">
          <w:pPr>
            <w:pStyle w:val="Titre4"/>
          </w:pPr>
        </w:pPrChange>
      </w:pPr>
      <w:ins w:id="1272" w:author="Arthur Parmentier" w:date="2020-06-08T01:23:00Z">
        <w:r>
          <w:t>Functions</w:t>
        </w:r>
      </w:ins>
    </w:p>
    <w:p w:rsidR="002E242D" w:rsidRPr="002E242D" w:rsidRDefault="002E242D">
      <w:pPr>
        <w:rPr>
          <w:ins w:id="1273" w:author="Arthur Parmentier" w:date="2020-06-08T00:54:00Z"/>
          <w:rPrChange w:id="1274" w:author="Arthur Parmentier" w:date="2020-06-08T01:23:00Z">
            <w:rPr>
              <w:ins w:id="1275" w:author="Arthur Parmentier" w:date="2020-06-08T00:54:00Z"/>
            </w:rPr>
          </w:rPrChange>
        </w:rPr>
        <w:pPrChange w:id="1276" w:author="Arthur Parmentier" w:date="2020-06-10T16:26:00Z">
          <w:pPr>
            <w:pStyle w:val="Titre3"/>
          </w:pPr>
        </w:pPrChange>
      </w:pPr>
      <w:ins w:id="1277" w:author="Arthur Parmentier" w:date="2020-06-08T01:23:00Z">
        <w:r>
          <w:t>Ea</w:t>
        </w:r>
      </w:ins>
      <w:ins w:id="1278" w:author="Arthur Parmentier" w:date="2020-06-08T01:24:00Z">
        <w:r>
          <w:t>ch element of</w:t>
        </w:r>
      </w:ins>
      <w:ins w:id="1279" w:author="Arthur Parmentier" w:date="2020-06-08T01:25:00Z">
        <w:r>
          <w:t xml:space="preserve"> the syntax performs several functions at different levels, for instance at the clause level or at the phrase level. Examples of these functions in </w:t>
        </w:r>
      </w:ins>
      <w:ins w:id="1280" w:author="Arthur Parmentier" w:date="2020-06-08T01:27:00Z">
        <w:r>
          <w:t>English</w:t>
        </w:r>
      </w:ins>
      <w:ins w:id="1281" w:author="Arthur Parmentier" w:date="2020-06-08T01:25:00Z">
        <w:r>
          <w:t xml:space="preserve"> are “</w:t>
        </w:r>
      </w:ins>
      <w:ins w:id="1282" w:author="Arthur Parmentier" w:date="2020-06-08T01:26:00Z">
        <w:r>
          <w:t xml:space="preserve">verb”, “noun phrase”, “noun”, “object </w:t>
        </w:r>
      </w:ins>
      <w:ins w:id="1283" w:author="Arthur Parmentier" w:date="2020-06-08T01:27:00Z">
        <w:r>
          <w:t>predicative” …</w:t>
        </w:r>
      </w:ins>
    </w:p>
    <w:p w:rsidR="006D5BBB" w:rsidRDefault="00E85B26">
      <w:pPr>
        <w:pStyle w:val="Titre4"/>
        <w:rPr>
          <w:ins w:id="1284" w:author="Arthur Parmentier" w:date="2020-06-08T01:36:00Z"/>
        </w:rPr>
        <w:pPrChange w:id="1285" w:author="Arthur Parmentier" w:date="2020-06-10T16:26:00Z">
          <w:pPr>
            <w:pStyle w:val="Titre3"/>
          </w:pPr>
        </w:pPrChange>
      </w:pPr>
      <w:ins w:id="1286" w:author="Arthur Parmentier" w:date="2020-06-08T01:33:00Z">
        <w:r>
          <w:t>Context-free</w:t>
        </w:r>
      </w:ins>
      <w:ins w:id="1287" w:author="Arthur Parmentier" w:date="2020-06-08T02:17:00Z">
        <w:r w:rsidR="00300A77">
          <w:t>,</w:t>
        </w:r>
      </w:ins>
      <w:ins w:id="1288" w:author="Arthur Parmentier" w:date="2020-06-08T01:33:00Z">
        <w:r>
          <w:t xml:space="preserve"> context-sensitive</w:t>
        </w:r>
      </w:ins>
      <w:ins w:id="1289" w:author="Arthur Parmentier" w:date="2020-06-07T21:11:00Z">
        <w:r w:rsidR="006D5BBB" w:rsidRPr="007C437A">
          <w:t xml:space="preserve"> </w:t>
        </w:r>
      </w:ins>
      <w:ins w:id="1290" w:author="Arthur Parmentier" w:date="2020-06-08T02:17:00Z">
        <w:r w:rsidR="00300A77">
          <w:t>and regular languages</w:t>
        </w:r>
      </w:ins>
    </w:p>
    <w:p w:rsidR="00E85B26" w:rsidRDefault="006F64B1">
      <w:pPr>
        <w:rPr>
          <w:ins w:id="1291" w:author="Arthur Parmentier" w:date="2020-06-08T01:35:00Z"/>
        </w:rPr>
        <w:pPrChange w:id="1292" w:author="Arthur Parmentier" w:date="2020-06-10T16:26:00Z">
          <w:pPr>
            <w:pStyle w:val="Titre4"/>
          </w:pPr>
        </w:pPrChange>
      </w:pPr>
      <w:ins w:id="1293" w:author="Arthur Parmentier" w:date="2020-06-08T01:37:00Z">
        <w:r>
          <w:t xml:space="preserve">In order to introduce the </w:t>
        </w:r>
        <w:r w:rsidR="00067022">
          <w:t xml:space="preserve">parsing mechanisms of my recognition tool, I would like to </w:t>
        </w:r>
      </w:ins>
      <w:ins w:id="1294" w:author="Arthur Parmentier" w:date="2020-06-08T01:38:00Z">
        <w:r w:rsidR="00067022">
          <w:t>explain some of the basic concepts of context free/sensitive grammars and how their can be parsed by automata.</w:t>
        </w:r>
      </w:ins>
    </w:p>
    <w:p w:rsidR="00E85B26" w:rsidRDefault="00E85B26">
      <w:pPr>
        <w:pStyle w:val="Titre5"/>
        <w:rPr>
          <w:ins w:id="1295" w:author="Arthur Parmentier" w:date="2020-06-08T01:40:00Z"/>
        </w:rPr>
        <w:pPrChange w:id="1296" w:author="Arthur Parmentier" w:date="2020-06-10T16:26:00Z">
          <w:pPr>
            <w:pStyle w:val="Titre4"/>
          </w:pPr>
        </w:pPrChange>
      </w:pPr>
      <w:ins w:id="1297" w:author="Arthur Parmentier" w:date="2020-06-08T01:35:00Z">
        <w:r>
          <w:t>Context sensitive grammars</w:t>
        </w:r>
      </w:ins>
    </w:p>
    <w:p w:rsidR="00DE0C52" w:rsidRPr="00DE0C52" w:rsidRDefault="00DE0C52">
      <w:pPr>
        <w:rPr>
          <w:ins w:id="1298" w:author="Arthur Parmentier" w:date="2020-06-08T01:35:00Z"/>
          <w:rPrChange w:id="1299" w:author="Arthur Parmentier" w:date="2020-06-08T01:40:00Z">
            <w:rPr>
              <w:ins w:id="1300" w:author="Arthur Parmentier" w:date="2020-06-08T01:35:00Z"/>
            </w:rPr>
          </w:rPrChange>
        </w:rPr>
        <w:pPrChange w:id="1301" w:author="Arthur Parmentier" w:date="2020-06-10T16:26:00Z">
          <w:pPr>
            <w:pStyle w:val="Titre4"/>
          </w:pPr>
        </w:pPrChange>
      </w:pPr>
      <w:ins w:id="1302" w:author="Arthur Parmentier" w:date="2020-06-08T01:40:00Z">
        <w:r w:rsidRPr="00DE0C52">
          <w:rPr>
            <w:rPrChange w:id="1303" w:author="Arthur Parmentier" w:date="2020-06-08T01:40:00Z">
              <w:rPr/>
            </w:rPrChange>
          </w:rPr>
          <w:t xml:space="preserve">Context sensitive grammars describe </w:t>
        </w:r>
        <w:r w:rsidRPr="00DE0C52">
          <w:rPr>
            <w:rPrChange w:id="1304" w:author="Arthur Parmentier" w:date="2020-06-08T01:40:00Z">
              <w:rPr>
                <w:lang w:val="fr-FR"/>
              </w:rPr>
            </w:rPrChange>
          </w:rPr>
          <w:t>th</w:t>
        </w:r>
        <w:r>
          <w:t xml:space="preserve">e grammars of oral and written languages we are familiar with, such as </w:t>
        </w:r>
      </w:ins>
      <w:ins w:id="1305" w:author="Arthur Parmentier" w:date="2020-06-08T01:41:00Z">
        <w:r>
          <w:t>English.</w:t>
        </w:r>
      </w:ins>
      <w:ins w:id="1306" w:author="Arthur Parmentier" w:date="2020-06-08T01:42:00Z">
        <w:r w:rsidR="00A71935">
          <w:t xml:space="preserve"> As its name suggest, it means that to </w:t>
        </w:r>
      </w:ins>
      <w:ins w:id="1307" w:author="Arthur Parmentier" w:date="2020-06-08T01:47:00Z">
        <w:r w:rsidR="008054B5">
          <w:t>find</w:t>
        </w:r>
      </w:ins>
      <w:ins w:id="1308" w:author="Arthur Parmentier" w:date="2020-06-08T01:42:00Z">
        <w:r w:rsidR="00A71935">
          <w:t xml:space="preserve"> the function of an element in the sentence, it </w:t>
        </w:r>
      </w:ins>
      <w:ins w:id="1309" w:author="Arthur Parmentier" w:date="2020-06-08T01:44:00Z">
        <w:r w:rsidR="00A71935">
          <w:t xml:space="preserve">may be </w:t>
        </w:r>
      </w:ins>
      <w:ins w:id="1310" w:author="Arthur Parmentier" w:date="2020-06-08T01:43:00Z">
        <w:r w:rsidR="00A71935">
          <w:t>necessary to know about the context, i.e. the other elements that surrounds it.</w:t>
        </w:r>
      </w:ins>
    </w:p>
    <w:p w:rsidR="00E85B26" w:rsidRDefault="00C22AA0">
      <w:pPr>
        <w:rPr>
          <w:ins w:id="1311" w:author="Arthur Parmentier" w:date="2020-06-08T01:40:00Z"/>
        </w:rPr>
      </w:pPr>
      <w:ins w:id="1312" w:author="Arthur Parmentier" w:date="2020-06-08T01:44:00Z">
        <w:r>
          <w:t>One important theorem is t</w:t>
        </w:r>
      </w:ins>
      <w:ins w:id="1313" w:author="Arthur Parmentier" w:date="2020-06-08T01:45:00Z">
        <w:r>
          <w:t xml:space="preserve">hat all </w:t>
        </w:r>
      </w:ins>
      <w:ins w:id="1314" w:author="Arthur Parmentier" w:date="2020-06-08T01:35:00Z">
        <w:r w:rsidR="00E85B26">
          <w:t>context-sensitive grammar</w:t>
        </w:r>
      </w:ins>
      <w:ins w:id="1315" w:author="Arthur Parmentier" w:date="2020-06-08T01:45:00Z">
        <w:r>
          <w:t>s</w:t>
        </w:r>
      </w:ins>
      <w:ins w:id="1316" w:author="Arthur Parmentier" w:date="2020-06-08T01:35:00Z">
        <w:r w:rsidR="00E85B26">
          <w:t xml:space="preserve"> </w:t>
        </w:r>
      </w:ins>
      <w:ins w:id="1317" w:author="Arthur Parmentier" w:date="2020-06-08T01:45:00Z">
        <w:r>
          <w:t>are described by a</w:t>
        </w:r>
      </w:ins>
      <w:ins w:id="1318" w:author="Arthur Parmentier" w:date="2020-06-08T01:35:00Z">
        <w:r w:rsidR="00E85B26">
          <w:t xml:space="preserve"> linear bounded automaton (LBA)</w:t>
        </w:r>
      </w:ins>
      <w:ins w:id="1319" w:author="Arthur Parmentier" w:date="2020-06-08T01:45:00Z">
        <w:r w:rsidR="00942F80">
          <w:t xml:space="preserve"> that could for instance be implemented on a computer.</w:t>
        </w:r>
      </w:ins>
      <w:customXmlInsRangeStart w:id="1320" w:author="Arthur Parmentier" w:date="2020-06-10T19:14:00Z"/>
      <w:sdt>
        <w:sdtPr>
          <w:id w:val="1032304483"/>
          <w:citation/>
        </w:sdtPr>
        <w:sdtContent>
          <w:customXmlInsRangeEnd w:id="1320"/>
          <w:ins w:id="1321" w:author="Arthur Parmentier" w:date="2020-06-10T19:14:00Z">
            <w:r w:rsidR="008B7832">
              <w:fldChar w:fldCharType="begin"/>
            </w:r>
            <w:r w:rsidR="008B7832" w:rsidRPr="008B7832">
              <w:rPr>
                <w:rPrChange w:id="1322" w:author="Arthur Parmentier" w:date="2020-06-10T19:14:00Z">
                  <w:rPr>
                    <w:lang w:val="fr-FR"/>
                  </w:rPr>
                </w:rPrChange>
              </w:rPr>
              <w:instrText xml:space="preserve"> CITATION Hop \l 1036 </w:instrText>
            </w:r>
          </w:ins>
          <w:r w:rsidR="008B7832">
            <w:fldChar w:fldCharType="separate"/>
          </w:r>
          <w:r w:rsidR="00304C55">
            <w:rPr>
              <w:noProof/>
            </w:rPr>
            <w:t xml:space="preserve"> (Hopcroft)</w:t>
          </w:r>
          <w:ins w:id="1323" w:author="Arthur Parmentier" w:date="2020-06-10T19:14:00Z">
            <w:r w:rsidR="008B7832">
              <w:fldChar w:fldCharType="end"/>
            </w:r>
          </w:ins>
          <w:customXmlInsRangeStart w:id="1324" w:author="Arthur Parmentier" w:date="2020-06-10T19:14:00Z"/>
        </w:sdtContent>
      </w:sdt>
      <w:customXmlInsRangeEnd w:id="1324"/>
    </w:p>
    <w:p w:rsidR="00DE0C52" w:rsidRDefault="008054B5">
      <w:pPr>
        <w:pStyle w:val="Titre5"/>
        <w:rPr>
          <w:ins w:id="1325" w:author="Arthur Parmentier" w:date="2020-06-08T01:45:00Z"/>
        </w:rPr>
        <w:pPrChange w:id="1326" w:author="Arthur Parmentier" w:date="2020-06-10T16:26:00Z">
          <w:pPr>
            <w:pStyle w:val="Titre4"/>
          </w:pPr>
        </w:pPrChange>
      </w:pPr>
      <w:ins w:id="1327" w:author="Arthur Parmentier" w:date="2020-06-08T01:45:00Z">
        <w:r>
          <w:t>Context-free grammars</w:t>
        </w:r>
      </w:ins>
    </w:p>
    <w:p w:rsidR="008054B5" w:rsidRDefault="008054B5">
      <w:pPr>
        <w:rPr>
          <w:ins w:id="1328" w:author="Arthur Parmentier" w:date="2020-06-08T01:47:00Z"/>
        </w:rPr>
      </w:pPr>
      <w:ins w:id="1329" w:author="Arthur Parmentier" w:date="2020-06-08T01:45:00Z">
        <w:r>
          <w:t>At the opposite of context</w:t>
        </w:r>
      </w:ins>
      <w:ins w:id="1330" w:author="Arthur Parmentier" w:date="2020-06-08T01:46:00Z">
        <w:r>
          <w:t>-sensitive grammars, context-free grammars describe languages in which it is not necessary to know about the context to find the function of an</w:t>
        </w:r>
      </w:ins>
      <w:ins w:id="1331" w:author="Arthur Parmentier" w:date="2020-06-08T01:47:00Z">
        <w:r>
          <w:t xml:space="preserve"> element. Context-free grammars are therefore a subset of context-sensitive grammars.</w:t>
        </w:r>
      </w:ins>
    </w:p>
    <w:p w:rsidR="001958BE" w:rsidRDefault="001958BE">
      <w:pPr>
        <w:rPr>
          <w:ins w:id="1332" w:author="Arthur Parmentier" w:date="2020-06-08T01:48:00Z"/>
        </w:rPr>
      </w:pPr>
      <w:ins w:id="1333" w:author="Arthur Parmentier" w:date="2020-06-08T01:47:00Z">
        <w:r>
          <w:t xml:space="preserve">For instance, consider </w:t>
        </w:r>
      </w:ins>
      <w:ins w:id="1334" w:author="Arthur Parmentier" w:date="2020-06-08T02:00:00Z">
        <w:r w:rsidR="00E314FF">
          <w:t xml:space="preserve">the </w:t>
        </w:r>
      </w:ins>
      <w:ins w:id="1335" w:author="Arthur Parmentier" w:date="2020-06-08T01:48:00Z">
        <w:r>
          <w:t>grammar</w:t>
        </w:r>
      </w:ins>
      <w:ins w:id="1336" w:author="Arthur Parmentier" w:date="2020-06-08T01:55:00Z">
        <w:r>
          <w:t xml:space="preserve"> made of the following production rules</w:t>
        </w:r>
      </w:ins>
      <w:ins w:id="1337" w:author="Arthur Parmentier" w:date="2020-06-08T01:48:00Z">
        <w:r>
          <w:t>:</w:t>
        </w:r>
      </w:ins>
    </w:p>
    <w:p w:rsidR="001958BE" w:rsidRDefault="00352DF5">
      <w:pPr>
        <w:rPr>
          <w:ins w:id="1338" w:author="Arthur Parmentier" w:date="2020-06-08T01:51:00Z"/>
          <w:rFonts w:ascii="Cambria" w:hAnsi="Cambria" w:cs="Cambria"/>
        </w:rPr>
      </w:pPr>
      <w:ins w:id="1339" w:author="Arthur Parmentier" w:date="2020-06-08T02:03:00Z">
        <w:r>
          <w:rPr>
            <w:rFonts w:cs="Cambria Math"/>
          </w:rPr>
          <w:t>S</w:t>
        </w:r>
      </w:ins>
      <w:ins w:id="1340" w:author="Arthur Parmentier" w:date="2020-06-08T01:50:00Z">
        <w:r w:rsidR="001958BE" w:rsidRPr="001958BE">
          <w:rPr>
            <w:rFonts w:cs="Cambria Math"/>
            <w:rPrChange w:id="1341" w:author="Arthur Parmentier" w:date="2020-06-08T01:50:00Z">
              <w:rPr>
                <w:rFonts w:ascii="Cambria Math" w:hAnsi="Cambria Math" w:cs="Cambria Math"/>
              </w:rPr>
            </w:rPrChange>
          </w:rPr>
          <w:t xml:space="preserve"> -&gt; </w:t>
        </w:r>
      </w:ins>
      <w:ins w:id="1342" w:author="Arthur Parmentier" w:date="2020-06-08T02:06:00Z">
        <w:r>
          <w:rPr>
            <w:rFonts w:cs="Cambria Math"/>
          </w:rPr>
          <w:t>WHO WHAT HOW WHEN</w:t>
        </w:r>
      </w:ins>
      <w:ins w:id="1343" w:author="Arthur Parmentier" w:date="2020-06-08T01:48:00Z">
        <w:r w:rsidR="001958BE">
          <w:br/>
        </w:r>
      </w:ins>
      <w:ins w:id="1344" w:author="Arthur Parmentier" w:date="2020-06-08T02:06:00Z">
        <w:r>
          <w:t>WHO</w:t>
        </w:r>
      </w:ins>
      <w:ins w:id="1345" w:author="Arthur Parmentier" w:date="2020-06-08T01:48:00Z">
        <w:r w:rsidR="001958BE">
          <w:t xml:space="preserve"> -&gt; </w:t>
        </w:r>
      </w:ins>
      <w:ins w:id="1346" w:author="Arthur Parmentier" w:date="2020-06-10T19:14:00Z">
        <w:r w:rsidR="008B7832">
          <w:t>identifier</w:t>
        </w:r>
      </w:ins>
      <w:ins w:id="1347" w:author="Arthur Parmentier" w:date="2020-06-08T01:48:00Z">
        <w:r w:rsidR="001958BE">
          <w:br/>
        </w:r>
      </w:ins>
      <w:ins w:id="1348" w:author="Arthur Parmentier" w:date="2020-06-08T02:06:00Z">
        <w:r>
          <w:lastRenderedPageBreak/>
          <w:t>WHAT</w:t>
        </w:r>
      </w:ins>
      <w:ins w:id="1349" w:author="Arthur Parmentier" w:date="2020-06-08T01:48:00Z">
        <w:r w:rsidR="001958BE">
          <w:t xml:space="preserve"> -&gt; </w:t>
        </w:r>
      </w:ins>
      <w:ins w:id="1350" w:author="Arthur Parmentier" w:date="2020-06-10T19:14:00Z">
        <w:r w:rsidR="008B7832">
          <w:t>content</w:t>
        </w:r>
      </w:ins>
      <w:ins w:id="1351" w:author="Arthur Parmentier" w:date="2020-06-08T01:50:00Z">
        <w:r w:rsidR="001958BE">
          <w:br/>
        </w:r>
      </w:ins>
      <w:ins w:id="1352" w:author="Arthur Parmentier" w:date="2020-06-08T02:06:00Z">
        <w:r>
          <w:t>HOW</w:t>
        </w:r>
      </w:ins>
      <w:ins w:id="1353" w:author="Arthur Parmentier" w:date="2020-06-08T01:50:00Z">
        <w:r w:rsidR="001958BE">
          <w:t xml:space="preserve"> -&gt; </w:t>
        </w:r>
      </w:ins>
      <w:ins w:id="1354" w:author="Arthur Parmentier" w:date="2020-06-10T19:15:00Z">
        <w:r w:rsidR="008B7832">
          <w:t>modifier</w:t>
        </w:r>
      </w:ins>
      <w:ins w:id="1355" w:author="Arthur Parmentier" w:date="2020-06-08T02:07:00Z">
        <w:r>
          <w:t xml:space="preserve"> | </w:t>
        </w:r>
        <w:r w:rsidRPr="00352DF5">
          <w:rPr>
            <w:rFonts w:ascii="Cambria" w:hAnsi="Cambria" w:cs="Cambria"/>
          </w:rPr>
          <w:t>ε</w:t>
        </w:r>
      </w:ins>
      <w:ins w:id="1356" w:author="Arthur Parmentier" w:date="2020-06-08T01:50:00Z">
        <w:r w:rsidR="001958BE">
          <w:br/>
        </w:r>
      </w:ins>
      <w:ins w:id="1357" w:author="Arthur Parmentier" w:date="2020-06-08T02:07:00Z">
        <w:r>
          <w:t>WHEN</w:t>
        </w:r>
      </w:ins>
      <w:ins w:id="1358" w:author="Arthur Parmentier" w:date="2020-06-08T01:50:00Z">
        <w:r w:rsidR="001958BE">
          <w:t>-&gt;</w:t>
        </w:r>
      </w:ins>
      <w:ins w:id="1359" w:author="Arthur Parmentier" w:date="2020-06-08T01:51:00Z">
        <w:r w:rsidR="001958BE">
          <w:t xml:space="preserve"> </w:t>
        </w:r>
      </w:ins>
      <w:ins w:id="1360" w:author="Arthur Parmentier" w:date="2020-06-10T19:15:00Z">
        <w:r w:rsidR="008B7832">
          <w:rPr>
            <w:rFonts w:cs="Cambria Math"/>
          </w:rPr>
          <w:t>go gesture</w:t>
        </w:r>
      </w:ins>
    </w:p>
    <w:p w:rsidR="00F93519" w:rsidRDefault="001958BE">
      <w:pPr>
        <w:rPr>
          <w:ins w:id="1361" w:author="Arthur Parmentier" w:date="2020-06-08T02:15:00Z"/>
          <w:rFonts w:cs="Cambria"/>
        </w:rPr>
      </w:pPr>
      <w:ins w:id="1362" w:author="Arthur Parmentier" w:date="2020-06-08T01:53:00Z">
        <w:r>
          <w:t xml:space="preserve">where </w:t>
        </w:r>
      </w:ins>
      <w:ins w:id="1363" w:author="Arthur Parmentier" w:date="2020-06-08T02:10:00Z">
        <w:r w:rsidR="0098315D">
          <w:t>“</w:t>
        </w:r>
      </w:ins>
      <w:ins w:id="1364" w:author="Arthur Parmentier" w:date="2020-06-08T02:09:00Z">
        <w:r w:rsidR="00352DF5">
          <w:t>WHO</w:t>
        </w:r>
      </w:ins>
      <w:ins w:id="1365" w:author="Arthur Parmentier" w:date="2020-06-08T02:10:00Z">
        <w:r w:rsidR="0098315D">
          <w:t>”</w:t>
        </w:r>
      </w:ins>
      <w:ins w:id="1366" w:author="Arthur Parmentier" w:date="2020-06-08T02:09:00Z">
        <w:r w:rsidR="00352DF5">
          <w:t xml:space="preserve">, </w:t>
        </w:r>
      </w:ins>
      <w:ins w:id="1367" w:author="Arthur Parmentier" w:date="2020-06-08T02:10:00Z">
        <w:r w:rsidR="0098315D">
          <w:t>“</w:t>
        </w:r>
      </w:ins>
      <w:ins w:id="1368" w:author="Arthur Parmentier" w:date="2020-06-08T02:09:00Z">
        <w:r w:rsidR="00352DF5">
          <w:t>WHAT</w:t>
        </w:r>
      </w:ins>
      <w:ins w:id="1369" w:author="Arthur Parmentier" w:date="2020-06-08T02:10:00Z">
        <w:r w:rsidR="0098315D">
          <w:t>”</w:t>
        </w:r>
      </w:ins>
      <w:ins w:id="1370" w:author="Arthur Parmentier" w:date="2020-06-08T02:09:00Z">
        <w:r w:rsidR="00352DF5">
          <w:t xml:space="preserve">, </w:t>
        </w:r>
      </w:ins>
      <w:ins w:id="1371" w:author="Arthur Parmentier" w:date="2020-06-08T02:10:00Z">
        <w:r w:rsidR="0098315D">
          <w:t>“</w:t>
        </w:r>
      </w:ins>
      <w:ins w:id="1372" w:author="Arthur Parmentier" w:date="2020-06-08T02:09:00Z">
        <w:r w:rsidR="00352DF5">
          <w:t>HOW</w:t>
        </w:r>
      </w:ins>
      <w:ins w:id="1373" w:author="Arthur Parmentier" w:date="2020-06-08T02:10:00Z">
        <w:r w:rsidR="0098315D">
          <w:t>”</w:t>
        </w:r>
      </w:ins>
      <w:ins w:id="1374" w:author="Arthur Parmentier" w:date="2020-06-08T02:09:00Z">
        <w:r w:rsidR="00352DF5">
          <w:t xml:space="preserve">, </w:t>
        </w:r>
      </w:ins>
      <w:ins w:id="1375" w:author="Arthur Parmentier" w:date="2020-06-08T02:10:00Z">
        <w:r w:rsidR="0098315D">
          <w:t>“</w:t>
        </w:r>
      </w:ins>
      <w:ins w:id="1376" w:author="Arthur Parmentier" w:date="2020-06-08T02:09:00Z">
        <w:r w:rsidR="00352DF5">
          <w:t>WHEN</w:t>
        </w:r>
      </w:ins>
      <w:ins w:id="1377" w:author="Arthur Parmentier" w:date="2020-06-08T02:10:00Z">
        <w:r w:rsidR="0098315D">
          <w:t>”</w:t>
        </w:r>
      </w:ins>
      <w:ins w:id="1378" w:author="Arthur Parmentier" w:date="2020-06-08T02:09:00Z">
        <w:r w:rsidR="00352DF5">
          <w:t xml:space="preserve"> </w:t>
        </w:r>
      </w:ins>
      <w:ins w:id="1379" w:author="Arthur Parmentier" w:date="2020-06-08T02:10:00Z">
        <w:r w:rsidR="0098315D">
          <w:t>are non-terminal symbols (representing abstract structures in the grammar), “</w:t>
        </w:r>
      </w:ins>
      <w:ins w:id="1380" w:author="Arthur Parmentier" w:date="2020-06-10T19:15:00Z">
        <w:r w:rsidR="008B7832">
          <w:t>identifier</w:t>
        </w:r>
      </w:ins>
      <w:ins w:id="1381" w:author="Arthur Parmentier" w:date="2020-06-08T02:10:00Z">
        <w:r w:rsidR="0098315D">
          <w:t>”, “</w:t>
        </w:r>
      </w:ins>
      <w:ins w:id="1382" w:author="Arthur Parmentier" w:date="2020-06-10T19:15:00Z">
        <w:r w:rsidR="008B7832">
          <w:t>content</w:t>
        </w:r>
      </w:ins>
      <w:ins w:id="1383" w:author="Arthur Parmentier" w:date="2020-06-08T02:10:00Z">
        <w:r w:rsidR="0098315D">
          <w:t>”, “</w:t>
        </w:r>
      </w:ins>
      <w:ins w:id="1384" w:author="Arthur Parmentier" w:date="2020-06-10T19:15:00Z">
        <w:r w:rsidR="008B7832">
          <w:t>modifier</w:t>
        </w:r>
      </w:ins>
      <w:ins w:id="1385" w:author="Arthur Parmentier" w:date="2020-06-08T02:10:00Z">
        <w:r w:rsidR="0098315D">
          <w:t>”</w:t>
        </w:r>
      </w:ins>
      <w:ins w:id="1386" w:author="Arthur Parmentier" w:date="2020-06-08T02:11:00Z">
        <w:r w:rsidR="0098315D">
          <w:t>, “</w:t>
        </w:r>
      </w:ins>
      <w:ins w:id="1387" w:author="Arthur Parmentier" w:date="2020-06-10T19:15:00Z">
        <w:r w:rsidR="008B7832">
          <w:t>go gesture</w:t>
        </w:r>
      </w:ins>
      <w:ins w:id="1388" w:author="Arthur Parmentier" w:date="2020-06-08T02:11:00Z">
        <w:r w:rsidR="0098315D">
          <w:t>” are terminal symbols representing words or signs in the sentence,</w:t>
        </w:r>
      </w:ins>
      <w:ins w:id="1389" w:author="Arthur Parmentier" w:date="2020-06-08T02:10:00Z">
        <w:r w:rsidR="0098315D">
          <w:t xml:space="preserve"> </w:t>
        </w:r>
      </w:ins>
      <w:ins w:id="1390" w:author="Arthur Parmentier" w:date="2020-06-08T02:07:00Z">
        <w:r w:rsidR="00352DF5">
          <w:t xml:space="preserve">S is the start symbol </w:t>
        </w:r>
      </w:ins>
      <w:ins w:id="1391" w:author="Arthur Parmentier" w:date="2020-06-08T02:08:00Z">
        <w:r w:rsidR="00352DF5">
          <w:t>(sentence symbol)</w:t>
        </w:r>
      </w:ins>
      <w:ins w:id="1392" w:author="Arthur Parmentier" w:date="2020-06-08T02:14:00Z">
        <w:r w:rsidR="00B122FD">
          <w:t>,</w:t>
        </w:r>
      </w:ins>
      <w:ins w:id="1393" w:author="Arthur Parmentier" w:date="2020-06-08T01:53:00Z">
        <w:r>
          <w:rPr>
            <w:rFonts w:cs="Cambria Math"/>
          </w:rPr>
          <w:t xml:space="preserve"> </w:t>
        </w:r>
      </w:ins>
      <w:ins w:id="1394" w:author="Arthur Parmentier" w:date="2020-06-08T02:08:00Z">
        <w:r w:rsidR="00352DF5" w:rsidRPr="00352DF5">
          <w:rPr>
            <w:rFonts w:ascii="Cambria" w:hAnsi="Cambria" w:cs="Cambria"/>
          </w:rPr>
          <w:t>ε</w:t>
        </w:r>
      </w:ins>
      <w:ins w:id="1395" w:author="Arthur Parmentier" w:date="2020-06-08T01:53:00Z">
        <w:r>
          <w:rPr>
            <w:rFonts w:cs="Cambria"/>
          </w:rPr>
          <w:t xml:space="preserve"> </w:t>
        </w:r>
      </w:ins>
      <w:ins w:id="1396" w:author="Arthur Parmentier" w:date="2020-06-08T02:08:00Z">
        <w:r w:rsidR="00352DF5">
          <w:rPr>
            <w:rFonts w:cs="Cambria"/>
          </w:rPr>
          <w:t>the empty string symbol</w:t>
        </w:r>
      </w:ins>
      <w:ins w:id="1397"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398" w:author="Arthur Parmentier" w:date="2020-06-08T01:55:00Z">
        <w:r>
          <w:rPr>
            <w:rFonts w:cs="Cambria"/>
          </w:rPr>
          <w:t>.</w:t>
        </w:r>
      </w:ins>
      <w:ins w:id="1399" w:author="Arthur Parmentier" w:date="2020-06-08T01:53:00Z">
        <w:r>
          <w:rPr>
            <w:rFonts w:cs="Cambria"/>
          </w:rPr>
          <w:t xml:space="preserve"> </w:t>
        </w:r>
      </w:ins>
      <w:ins w:id="1400" w:author="Arthur Parmentier" w:date="2020-06-08T02:14:00Z">
        <w:r w:rsidR="005A4010">
          <w:rPr>
            <w:rFonts w:cs="Cambria"/>
          </w:rPr>
          <w:br/>
        </w:r>
      </w:ins>
      <w:ins w:id="1401" w:author="Arthur Parmentier" w:date="2020-06-08T01:56:00Z">
        <w:r>
          <w:rPr>
            <w:rFonts w:cs="Cambria"/>
          </w:rPr>
          <w:t xml:space="preserve">This grammar would only produce </w:t>
        </w:r>
      </w:ins>
      <w:ins w:id="1402" w:author="Arthur Parmentier" w:date="2020-06-08T02:11:00Z">
        <w:r w:rsidR="0098315D">
          <w:rPr>
            <w:rFonts w:cs="Cambria"/>
          </w:rPr>
          <w:t>two different</w:t>
        </w:r>
      </w:ins>
      <w:ins w:id="1403" w:author="Arthur Parmentier" w:date="2020-06-08T01:56:00Z">
        <w:r>
          <w:rPr>
            <w:rFonts w:cs="Cambria"/>
          </w:rPr>
          <w:t xml:space="preserve"> sentence</w:t>
        </w:r>
      </w:ins>
      <w:ins w:id="1404" w:author="Arthur Parmentier" w:date="2020-06-08T02:11:00Z">
        <w:r w:rsidR="0098315D">
          <w:rPr>
            <w:rFonts w:cs="Cambria"/>
          </w:rPr>
          <w:t>s</w:t>
        </w:r>
      </w:ins>
      <w:ins w:id="1405" w:author="Arthur Parmentier" w:date="2020-06-08T01:56:00Z">
        <w:r>
          <w:rPr>
            <w:rFonts w:cs="Cambria"/>
          </w:rPr>
          <w:t xml:space="preserve">: </w:t>
        </w:r>
      </w:ins>
    </w:p>
    <w:p w:rsidR="00F93519" w:rsidRDefault="001958BE">
      <w:pPr>
        <w:pStyle w:val="Paragraphedeliste"/>
        <w:numPr>
          <w:ilvl w:val="0"/>
          <w:numId w:val="43"/>
        </w:numPr>
        <w:rPr>
          <w:ins w:id="1406" w:author="Arthur Parmentier" w:date="2020-06-08T02:15:00Z"/>
          <w:rFonts w:cs="Cambria"/>
        </w:rPr>
      </w:pPr>
      <w:ins w:id="1407" w:author="Arthur Parmentier" w:date="2020-06-08T01:56:00Z">
        <w:r w:rsidRPr="00F93519">
          <w:rPr>
            <w:rFonts w:cs="Cambria"/>
            <w:rPrChange w:id="1408" w:author="Arthur Parmentier" w:date="2020-06-08T02:15:00Z">
              <w:rPr/>
            </w:rPrChange>
          </w:rPr>
          <w:t>“</w:t>
        </w:r>
      </w:ins>
      <w:ins w:id="1409" w:author="Arthur Parmentier" w:date="2020-06-10T19:15:00Z">
        <w:r w:rsidR="00685528">
          <w:rPr>
            <w:rFonts w:cs="Cambria"/>
          </w:rPr>
          <w:t>identifier</w:t>
        </w:r>
      </w:ins>
      <w:ins w:id="1410" w:author="Arthur Parmentier" w:date="2020-06-08T01:56:00Z">
        <w:r w:rsidRPr="00F93519">
          <w:rPr>
            <w:rFonts w:cs="Cambria"/>
            <w:rPrChange w:id="1411" w:author="Arthur Parmentier" w:date="2020-06-08T02:15:00Z">
              <w:rPr/>
            </w:rPrChange>
          </w:rPr>
          <w:t xml:space="preserve"> </w:t>
        </w:r>
      </w:ins>
      <w:ins w:id="1412" w:author="Arthur Parmentier" w:date="2020-06-10T19:15:00Z">
        <w:r w:rsidR="00685528">
          <w:rPr>
            <w:rFonts w:cs="Cambria"/>
          </w:rPr>
          <w:t>content</w:t>
        </w:r>
      </w:ins>
      <w:ins w:id="1413" w:author="Arthur Parmentier" w:date="2020-06-08T01:56:00Z">
        <w:r w:rsidRPr="00F93519">
          <w:rPr>
            <w:rFonts w:cs="Cambria"/>
            <w:rPrChange w:id="1414" w:author="Arthur Parmentier" w:date="2020-06-08T02:15:00Z">
              <w:rPr/>
            </w:rPrChange>
          </w:rPr>
          <w:t xml:space="preserve"> </w:t>
        </w:r>
      </w:ins>
      <w:ins w:id="1415" w:author="Arthur Parmentier" w:date="2020-06-10T19:15:00Z">
        <w:r w:rsidR="00685528">
          <w:rPr>
            <w:rFonts w:cs="Cambria"/>
          </w:rPr>
          <w:t>modifier</w:t>
        </w:r>
      </w:ins>
      <w:ins w:id="1416" w:author="Arthur Parmentier" w:date="2020-06-08T01:56:00Z">
        <w:r w:rsidRPr="00F93519">
          <w:rPr>
            <w:rFonts w:cs="Cambria"/>
            <w:rPrChange w:id="1417" w:author="Arthur Parmentier" w:date="2020-06-08T02:15:00Z">
              <w:rPr/>
            </w:rPrChange>
          </w:rPr>
          <w:t xml:space="preserve"> </w:t>
        </w:r>
      </w:ins>
      <w:ins w:id="1418" w:author="Arthur Parmentier" w:date="2020-06-10T19:16:00Z">
        <w:r w:rsidR="00685528">
          <w:rPr>
            <w:rFonts w:cs="Cambria"/>
          </w:rPr>
          <w:t>go gesture</w:t>
        </w:r>
      </w:ins>
      <w:ins w:id="1419" w:author="Arthur Parmentier" w:date="2020-06-08T01:56:00Z">
        <w:r w:rsidRPr="00F93519">
          <w:rPr>
            <w:rFonts w:cs="Cambria"/>
            <w:rPrChange w:id="1420" w:author="Arthur Parmentier" w:date="2020-06-08T02:15:00Z">
              <w:rPr/>
            </w:rPrChange>
          </w:rPr>
          <w:t>”</w:t>
        </w:r>
      </w:ins>
    </w:p>
    <w:p w:rsidR="00F93519" w:rsidRDefault="0098315D">
      <w:pPr>
        <w:pStyle w:val="Paragraphedeliste"/>
        <w:numPr>
          <w:ilvl w:val="0"/>
          <w:numId w:val="43"/>
        </w:numPr>
        <w:rPr>
          <w:ins w:id="1421" w:author="Arthur Parmentier" w:date="2020-06-08T02:15:00Z"/>
          <w:rFonts w:cs="Cambria"/>
        </w:rPr>
      </w:pPr>
      <w:ins w:id="1422" w:author="Arthur Parmentier" w:date="2020-06-08T02:11:00Z">
        <w:r w:rsidRPr="00F93519">
          <w:rPr>
            <w:rFonts w:cs="Cambria"/>
            <w:rPrChange w:id="1423" w:author="Arthur Parmentier" w:date="2020-06-08T02:15:00Z">
              <w:rPr/>
            </w:rPrChange>
          </w:rPr>
          <w:t>“</w:t>
        </w:r>
      </w:ins>
      <w:ins w:id="1424" w:author="Arthur Parmentier" w:date="2020-06-10T19:16:00Z">
        <w:r w:rsidR="00685528">
          <w:rPr>
            <w:rFonts w:cs="Cambria"/>
          </w:rPr>
          <w:t>identifier</w:t>
        </w:r>
      </w:ins>
      <w:ins w:id="1425" w:author="Arthur Parmentier" w:date="2020-06-08T02:11:00Z">
        <w:r w:rsidRPr="00F93519">
          <w:rPr>
            <w:rFonts w:cs="Cambria"/>
            <w:rPrChange w:id="1426" w:author="Arthur Parmentier" w:date="2020-06-08T02:15:00Z">
              <w:rPr/>
            </w:rPrChange>
          </w:rPr>
          <w:t xml:space="preserve"> </w:t>
        </w:r>
      </w:ins>
      <w:ins w:id="1427" w:author="Arthur Parmentier" w:date="2020-06-10T19:16:00Z">
        <w:r w:rsidR="00685528">
          <w:rPr>
            <w:rFonts w:cs="Cambria"/>
          </w:rPr>
          <w:t>content</w:t>
        </w:r>
      </w:ins>
      <w:ins w:id="1428" w:author="Arthur Parmentier" w:date="2020-06-08T02:11:00Z">
        <w:r w:rsidRPr="00F93519">
          <w:rPr>
            <w:rFonts w:cs="Cambria"/>
            <w:rPrChange w:id="1429" w:author="Arthur Parmentier" w:date="2020-06-08T02:15:00Z">
              <w:rPr/>
            </w:rPrChange>
          </w:rPr>
          <w:t xml:space="preserve"> </w:t>
        </w:r>
      </w:ins>
      <w:ins w:id="1430" w:author="Arthur Parmentier" w:date="2020-06-10T19:16:00Z">
        <w:r w:rsidR="00685528">
          <w:rPr>
            <w:rFonts w:cs="Cambria"/>
          </w:rPr>
          <w:t>go gesture</w:t>
        </w:r>
      </w:ins>
      <w:ins w:id="1431" w:author="Arthur Parmentier" w:date="2020-06-08T02:11:00Z">
        <w:r w:rsidRPr="00F93519">
          <w:rPr>
            <w:rFonts w:cs="Cambria"/>
            <w:rPrChange w:id="1432" w:author="Arthur Parmentier" w:date="2020-06-08T02:15:00Z">
              <w:rPr/>
            </w:rPrChange>
          </w:rPr>
          <w:t>”</w:t>
        </w:r>
      </w:ins>
    </w:p>
    <w:p w:rsidR="001958BE" w:rsidRPr="00F93519" w:rsidRDefault="001958BE">
      <w:pPr>
        <w:rPr>
          <w:ins w:id="1433" w:author="Arthur Parmentier" w:date="2020-06-08T01:57:00Z"/>
          <w:rFonts w:cs="Cambria"/>
          <w:rPrChange w:id="1434" w:author="Arthur Parmentier" w:date="2020-06-08T02:15:00Z">
            <w:rPr>
              <w:ins w:id="1435" w:author="Arthur Parmentier" w:date="2020-06-08T01:57:00Z"/>
            </w:rPr>
          </w:rPrChange>
        </w:rPr>
      </w:pPr>
      <w:ins w:id="1436" w:author="Arthur Parmentier" w:date="2020-06-08T01:56:00Z">
        <w:r w:rsidRPr="00F93519">
          <w:rPr>
            <w:rFonts w:cs="Cambria"/>
            <w:rPrChange w:id="1437" w:author="Arthur Parmentier" w:date="2020-06-08T02:15:00Z">
              <w:rPr/>
            </w:rPrChange>
          </w:rPr>
          <w:t>Because the production rules on the left side only contain one element, it is pos</w:t>
        </w:r>
      </w:ins>
      <w:ins w:id="1438" w:author="Arthur Parmentier" w:date="2020-06-08T01:57:00Z">
        <w:r w:rsidRPr="00F93519">
          <w:rPr>
            <w:rFonts w:cs="Cambria"/>
            <w:rPrChange w:id="1439" w:author="Arthur Parmentier" w:date="2020-06-08T02:15:00Z">
              <w:rPr/>
            </w:rPrChange>
          </w:rPr>
          <w:t>sible to find the function of each element in the sentence without the context. This grammar is therefore a context-free grammar.</w:t>
        </w:r>
      </w:ins>
      <w:ins w:id="1440" w:author="Arthur Parmentier" w:date="2020-06-08T02:12:00Z">
        <w:r w:rsidR="0098315D">
          <w:rPr>
            <w:rStyle w:val="Appelnotedebasdep"/>
            <w:rFonts w:cs="Cambria"/>
          </w:rPr>
          <w:footnoteReference w:id="6"/>
        </w:r>
      </w:ins>
    </w:p>
    <w:p w:rsidR="004A5894" w:rsidRDefault="004A5894">
      <w:pPr>
        <w:rPr>
          <w:ins w:id="1446" w:author="Arthur Parmentier" w:date="2020-06-08T02:01:00Z"/>
          <w:rStyle w:val="uiqtextrenderedqtext"/>
        </w:rPr>
      </w:pPr>
      <w:ins w:id="1447" w:author="Arthur Parmentier" w:date="2020-06-08T01:57:00Z">
        <w:r>
          <w:rPr>
            <w:rFonts w:cs="Cambria"/>
          </w:rPr>
          <w:t xml:space="preserve">One important theorem is that </w:t>
        </w:r>
      </w:ins>
      <w:ins w:id="1448" w:author="Arthur Parmentier" w:date="2020-06-08T02:23:00Z">
        <w:r w:rsidR="00941E46">
          <w:rPr>
            <w:rFonts w:cs="Cambria"/>
          </w:rPr>
          <w:t xml:space="preserve">all </w:t>
        </w:r>
      </w:ins>
      <w:ins w:id="1449" w:author="Arthur Parmentier" w:date="2020-06-08T01:57:00Z">
        <w:r>
          <w:rPr>
            <w:rFonts w:cs="Cambria"/>
          </w:rPr>
          <w:t>context-free grammars</w:t>
        </w:r>
      </w:ins>
      <w:ins w:id="1450" w:author="Arthur Parmentier" w:date="2020-06-08T01:58:00Z">
        <w:r>
          <w:rPr>
            <w:rFonts w:cs="Cambria"/>
          </w:rPr>
          <w:t xml:space="preserve"> </w:t>
        </w:r>
      </w:ins>
      <w:ins w:id="1451"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pPr>
        <w:pStyle w:val="Titre5"/>
        <w:rPr>
          <w:ins w:id="1452" w:author="Arthur Parmentier" w:date="2020-06-08T02:16:00Z"/>
        </w:rPr>
        <w:pPrChange w:id="1453" w:author="Arthur Parmentier" w:date="2020-06-10T16:26:00Z">
          <w:pPr>
            <w:pStyle w:val="Titre4"/>
          </w:pPr>
        </w:pPrChange>
      </w:pPr>
      <w:ins w:id="1454" w:author="Arthur Parmentier" w:date="2020-06-08T02:01:00Z">
        <w:r>
          <w:t>Regular</w:t>
        </w:r>
      </w:ins>
      <w:ins w:id="1455" w:author="Arthur Parmentier" w:date="2020-06-08T02:16:00Z">
        <w:r w:rsidR="000D2632">
          <w:t xml:space="preserve"> grammar</w:t>
        </w:r>
        <w:r w:rsidR="00300A77">
          <w:t>s</w:t>
        </w:r>
      </w:ins>
    </w:p>
    <w:p w:rsidR="00300A77" w:rsidRDefault="00E56164">
      <w:pPr>
        <w:rPr>
          <w:ins w:id="1456" w:author="Arthur Parmentier" w:date="2020-06-08T02:21:00Z"/>
        </w:rPr>
      </w:pPr>
      <w:ins w:id="1457" w:author="Arthur Parmentier" w:date="2020-06-08T02:17:00Z">
        <w:r>
          <w:t>A regular grammar is a specific sub-set of context-free grammars</w:t>
        </w:r>
      </w:ins>
      <w:ins w:id="1458" w:author="Arthur Parmentier" w:date="2020-06-08T02:20:00Z">
        <w:r w:rsidR="00FB2671">
          <w:t xml:space="preserve"> that form the so</w:t>
        </w:r>
      </w:ins>
      <w:ins w:id="1459" w:author="Arthur Parmentier" w:date="2020-06-08T02:21:00Z">
        <w:r w:rsidR="00FB2671">
          <w:t>-called “regular expressions”.</w:t>
        </w:r>
      </w:ins>
    </w:p>
    <w:p w:rsidR="00941E46" w:rsidRDefault="00941E46">
      <w:pPr>
        <w:rPr>
          <w:ins w:id="1460" w:author="Arthur Parmentier" w:date="2020-06-08T02:22:00Z"/>
        </w:rPr>
      </w:pPr>
      <w:ins w:id="1461" w:author="Arthur Parmentier" w:date="2020-06-08T02:22:00Z">
        <w:r>
          <w:t>A grammar such as the one presented in the previous part is a regular grammar.</w:t>
        </w:r>
      </w:ins>
    </w:p>
    <w:p w:rsidR="00941E46" w:rsidRPr="00300A77" w:rsidRDefault="00941E46">
      <w:pPr>
        <w:rPr>
          <w:ins w:id="1462" w:author="Arthur Parmentier" w:date="2020-06-07T21:11:00Z"/>
          <w:rPrChange w:id="1463" w:author="Arthur Parmentier" w:date="2020-06-08T02:16:00Z">
            <w:rPr>
              <w:ins w:id="1464" w:author="Arthur Parmentier" w:date="2020-06-07T21:11:00Z"/>
            </w:rPr>
          </w:rPrChange>
        </w:rPr>
        <w:pPrChange w:id="1465" w:author="Arthur Parmentier" w:date="2020-06-10T16:26:00Z">
          <w:pPr>
            <w:pStyle w:val="Titre3"/>
          </w:pPr>
        </w:pPrChange>
      </w:pPr>
      <w:ins w:id="1466" w:author="Arthur Parmentier" w:date="2020-06-08T02:22:00Z">
        <w:r>
          <w:t xml:space="preserve">One important theorem is all regular grammars </w:t>
        </w:r>
      </w:ins>
      <w:ins w:id="1467" w:author="Arthur Parmentier" w:date="2020-06-08T02:23:00Z">
        <w:r>
          <w:t>can be</w:t>
        </w:r>
      </w:ins>
      <w:ins w:id="1468" w:author="Arthur Parmentier" w:date="2020-06-08T02:22:00Z">
        <w:r>
          <w:t xml:space="preserve"> described</w:t>
        </w:r>
      </w:ins>
      <w:ins w:id="1469" w:author="Arthur Parmentier" w:date="2020-06-08T02:24:00Z">
        <w:r>
          <w:t xml:space="preserve"> by a </w:t>
        </w:r>
        <w:r w:rsidR="007C3219">
          <w:t>(</w:t>
        </w:r>
        <w:r>
          <w:t>deterministic</w:t>
        </w:r>
      </w:ins>
      <w:ins w:id="1470" w:author="Arthur Parmentier" w:date="2020-06-08T02:25:00Z">
        <w:r w:rsidR="007C3219">
          <w:t>)</w:t>
        </w:r>
      </w:ins>
      <w:ins w:id="1471"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72" w:author="Arthur Parmentier" w:date="2020-06-08T02:25:00Z">
        <w:r w:rsidR="00021EF8">
          <w:t>, also called a finite state machine (FSM).</w:t>
        </w:r>
      </w:ins>
    </w:p>
    <w:p w:rsidR="00A62779" w:rsidRDefault="00A62779">
      <w:pPr>
        <w:pStyle w:val="Titre4"/>
        <w:rPr>
          <w:ins w:id="1473" w:author="Arthur Parmentier" w:date="2020-06-08T02:26:00Z"/>
        </w:rPr>
        <w:pPrChange w:id="1474" w:author="Arthur Parmentier" w:date="2020-06-10T16:26:00Z">
          <w:pPr>
            <w:pStyle w:val="Titre3"/>
          </w:pPr>
        </w:pPrChange>
      </w:pPr>
      <w:ins w:id="1475" w:author="Arthur Parmentier" w:date="2020-06-08T02:25:00Z">
        <w:r>
          <w:t>Parsing</w:t>
        </w:r>
      </w:ins>
    </w:p>
    <w:p w:rsidR="00A62779" w:rsidRPr="00A62779" w:rsidRDefault="00A62779">
      <w:pPr>
        <w:rPr>
          <w:ins w:id="1476" w:author="Arthur Parmentier" w:date="2020-06-08T02:25:00Z"/>
          <w:rPrChange w:id="1477" w:author="Arthur Parmentier" w:date="2020-06-08T02:26:00Z">
            <w:rPr>
              <w:ins w:id="1478" w:author="Arthur Parmentier" w:date="2020-06-08T02:25:00Z"/>
            </w:rPr>
          </w:rPrChange>
        </w:rPr>
        <w:pPrChange w:id="1479" w:author="Arthur Parmentier" w:date="2020-06-10T16:26:00Z">
          <w:pPr>
            <w:pStyle w:val="Titre3"/>
          </w:pPr>
        </w:pPrChange>
      </w:pPr>
      <w:ins w:id="1480" w:author="Arthur Parmentier" w:date="2020-06-08T02:26:00Z">
        <w:r>
          <w:t xml:space="preserve">Parsing, also called syntactic analysis, is the process </w:t>
        </w:r>
      </w:ins>
      <w:ins w:id="1481" w:author="Arthur Parmentier" w:date="2020-06-08T02:27:00Z">
        <w:r>
          <w:t xml:space="preserve">of analyzing string of symbols (or sentences) that are described by </w:t>
        </w:r>
      </w:ins>
      <w:ins w:id="1482" w:author="Arthur Parmentier" w:date="2020-06-08T02:28:00Z">
        <w:r>
          <w:t>a grammar</w:t>
        </w:r>
      </w:ins>
      <w:ins w:id="1483" w:author="Arthur Parmentier" w:date="2020-06-08T02:29:00Z">
        <w:r>
          <w:t>.</w:t>
        </w:r>
      </w:ins>
      <w:ins w:id="1484" w:author="Arthur Parmentier" w:date="2020-06-08T02:30:00Z">
        <w:r w:rsidR="00ED0E0D">
          <w:t xml:space="preserve"> It can be performed by different types of automata, depending on the type of grammar that is considered.</w:t>
        </w:r>
      </w:ins>
    </w:p>
    <w:p w:rsidR="006D5BBB" w:rsidRDefault="00657DAC">
      <w:pPr>
        <w:pStyle w:val="Titre4"/>
        <w:rPr>
          <w:ins w:id="1485" w:author="Arthur Parmentier" w:date="2020-06-08T02:35:00Z"/>
        </w:rPr>
        <w:pPrChange w:id="1486" w:author="Arthur Parmentier" w:date="2020-06-10T16:26:00Z">
          <w:pPr>
            <w:pStyle w:val="Titre3"/>
          </w:pPr>
        </w:pPrChange>
      </w:pPr>
      <w:ins w:id="1487" w:author="Arthur Parmentier" w:date="2020-06-08T02:35:00Z">
        <w:r>
          <w:t>Linguistics in generative music</w:t>
        </w:r>
      </w:ins>
    </w:p>
    <w:p w:rsidR="00657DAC" w:rsidRDefault="00657DAC">
      <w:pPr>
        <w:rPr>
          <w:ins w:id="1488" w:author="Arthur Parmentier" w:date="2020-06-08T02:36:00Z"/>
        </w:rPr>
      </w:pPr>
      <w:ins w:id="1489" w:author="Arthur Parmentier" w:date="2020-06-08T02:35:00Z">
        <w:r>
          <w:t xml:space="preserve">The contemporary field of generative music found interest for </w:t>
        </w:r>
      </w:ins>
      <w:ins w:id="1490" w:author="Arthur Parmentier" w:date="2020-06-08T02:36:00Z">
        <w:r>
          <w:t>many models from linguistic to describe and generate music.</w:t>
        </w:r>
      </w:ins>
    </w:p>
    <w:p w:rsidR="00657DAC" w:rsidRPr="00657DAC" w:rsidRDefault="00657DAC">
      <w:pPr>
        <w:rPr>
          <w:ins w:id="1491" w:author="Arthur Parmentier" w:date="2020-06-07T21:11:00Z"/>
          <w:rPrChange w:id="1492" w:author="Arthur Parmentier" w:date="2020-06-08T02:35:00Z">
            <w:rPr>
              <w:ins w:id="1493" w:author="Arthur Parmentier" w:date="2020-06-07T21:11:00Z"/>
            </w:rPr>
          </w:rPrChange>
        </w:rPr>
        <w:pPrChange w:id="1494" w:author="Arthur Parmentier" w:date="2020-06-10T16:26:00Z">
          <w:pPr>
            <w:pStyle w:val="Titre3"/>
          </w:pPr>
        </w:pPrChange>
      </w:pPr>
      <w:ins w:id="1495" w:author="Arthur Parmentier" w:date="2020-06-08T02:36:00Z">
        <w:r>
          <w:t xml:space="preserve">Often implemented in computers and </w:t>
        </w:r>
      </w:ins>
      <w:ins w:id="1496" w:author="Arthur Parmentier" w:date="2020-06-08T02:37:00Z">
        <w:r>
          <w:t xml:space="preserve">used </w:t>
        </w:r>
      </w:ins>
      <w:ins w:id="1497" w:author="Arthur Parmentier" w:date="2020-06-08T02:38:00Z">
        <w:r>
          <w:t xml:space="preserve">for </w:t>
        </w:r>
      </w:ins>
      <w:ins w:id="1498" w:author="Arthur Parmentier" w:date="2020-06-08T02:37:00Z">
        <w:r>
          <w:t>experimental music</w:t>
        </w:r>
      </w:ins>
      <w:ins w:id="1499" w:author="Arthur Parmentier" w:date="2020-06-08T02:38:00Z">
        <w:r>
          <w:t>,</w:t>
        </w:r>
      </w:ins>
      <w:ins w:id="1500" w:author="Arthur Parmentier" w:date="2020-06-08T02:37:00Z">
        <w:r>
          <w:t xml:space="preserve"> real-time jazz accompaniment and improvisation</w:t>
        </w:r>
      </w:ins>
      <w:ins w:id="1501" w:author="Arthur Parmentier" w:date="2020-06-08T02:38:00Z">
        <w:r>
          <w:t xml:space="preserve"> to </w:t>
        </w:r>
      </w:ins>
      <w:ins w:id="1502" w:author="Arthur Parmentier" w:date="2020-06-08T02:39:00Z">
        <w:r>
          <w:t>Beatles-like song production</w:t>
        </w:r>
      </w:ins>
      <w:ins w:id="1503" w:author="Arthur Parmentier" w:date="2020-06-08T02:37:00Z">
        <w:r>
          <w:t>, probabilistic models such as Hi</w:t>
        </w:r>
      </w:ins>
      <w:ins w:id="1504" w:author="Arthur Parmentier" w:date="2020-06-08T02:38:00Z">
        <w:r>
          <w:t>dden Markov Models are increasingly being used</w:t>
        </w:r>
      </w:ins>
      <w:ins w:id="1505" w:author="Arthur Parmentier" w:date="2020-06-08T02:39:00Z">
        <w:r>
          <w:t xml:space="preserve"> these last decades in research </w:t>
        </w:r>
        <w:r w:rsidR="0065654F">
          <w:t xml:space="preserve">and recent production and </w:t>
        </w:r>
      </w:ins>
      <w:ins w:id="1506" w:author="Arthur Parmentier" w:date="2020-06-08T02:40:00Z">
        <w:r w:rsidR="0065654F">
          <w:t>composition</w:t>
        </w:r>
      </w:ins>
      <w:ins w:id="1507" w:author="Arthur Parmentier" w:date="2020-06-08T02:39:00Z">
        <w:r w:rsidR="0065654F">
          <w:t xml:space="preserve"> </w:t>
        </w:r>
      </w:ins>
      <w:ins w:id="1508" w:author="Arthur Parmentier" w:date="2020-06-08T02:40:00Z">
        <w:r w:rsidR="0065654F">
          <w:t>software, such as Max/MSP</w:t>
        </w:r>
      </w:ins>
      <w:ins w:id="1509" w:author="Arthur Parmentier" w:date="2020-06-08T02:39:00Z">
        <w:r w:rsidR="0065654F">
          <w:t>.</w:t>
        </w:r>
      </w:ins>
    </w:p>
    <w:p w:rsidR="00960BA6" w:rsidRDefault="006D5BBB">
      <w:pPr>
        <w:pStyle w:val="Titre3"/>
        <w:rPr>
          <w:ins w:id="1510" w:author="Arthur Parmentier" w:date="2020-06-07T21:10:00Z"/>
        </w:rPr>
        <w:pPrChange w:id="1511" w:author="Arthur Parmentier" w:date="2020-06-10T16:26:00Z">
          <w:pPr>
            <w:pStyle w:val="Titre2"/>
          </w:pPr>
        </w:pPrChange>
      </w:pPr>
      <w:bookmarkStart w:id="1512" w:name="_Toc42698919"/>
      <w:ins w:id="1513" w:author="Arthur Parmentier" w:date="2020-06-07T21:11:00Z">
        <w:r>
          <w:lastRenderedPageBreak/>
          <w:t>Gestural</w:t>
        </w:r>
      </w:ins>
      <w:ins w:id="1514" w:author="Arthur Parmentier" w:date="2020-06-07T21:10:00Z">
        <w:r>
          <w:t xml:space="preserve"> s</w:t>
        </w:r>
      </w:ins>
      <w:ins w:id="1515" w:author="Arthur Parmentier" w:date="2020-05-13T09:25:00Z">
        <w:r w:rsidR="00EE3C9F" w:rsidRPr="007C437A">
          <w:t>igns</w:t>
        </w:r>
      </w:ins>
      <w:del w:id="1516" w:author="Arthur Parmentier" w:date="2020-05-13T09:25:00Z">
        <w:r w:rsidR="00960BA6" w:rsidRPr="007C437A" w:rsidDel="00EE3C9F">
          <w:delText>Gestures and signs</w:delText>
        </w:r>
      </w:del>
      <w:r w:rsidR="00960BA6" w:rsidRPr="007C437A">
        <w:t xml:space="preserve"> for communication: a long history</w:t>
      </w:r>
      <w:bookmarkEnd w:id="1512"/>
    </w:p>
    <w:p w:rsidR="006D5BBB" w:rsidRPr="006D5BBB" w:rsidRDefault="00617EDA">
      <w:pPr>
        <w:rPr>
          <w:rPrChange w:id="1517" w:author="Arthur Parmentier" w:date="2020-06-07T21:10:00Z">
            <w:rPr/>
          </w:rPrChange>
        </w:rPr>
        <w:pPrChange w:id="1518" w:author="Arthur Parmentier" w:date="2020-06-10T16:26:00Z">
          <w:pPr>
            <w:pStyle w:val="Titre2"/>
          </w:pPr>
        </w:pPrChange>
      </w:pPr>
      <w:ins w:id="1519" w:author="Arthur Parmentier" w:date="2020-06-09T16:44:00Z">
        <w:r>
          <w:t>In this part, we</w:t>
        </w:r>
      </w:ins>
      <w:ins w:id="1520" w:author="Arthur Parmentier" w:date="2020-06-07T21:10:00Z">
        <w:r w:rsidR="006D5BBB">
          <w:t xml:space="preserve"> will have a short overview of the </w:t>
        </w:r>
      </w:ins>
      <w:ins w:id="1521" w:author="Arthur Parmentier" w:date="2020-06-09T16:44:00Z">
        <w:r>
          <w:t xml:space="preserve">use of gestural signs for communication in history </w:t>
        </w:r>
      </w:ins>
      <w:ins w:id="1522" w:author="Arthur Parmentier" w:date="2020-06-10T16:14:00Z">
        <w:r w:rsidR="00BD7AEC">
          <w:t xml:space="preserve">and highlight </w:t>
        </w:r>
      </w:ins>
      <w:ins w:id="1523" w:author="Arthur Parmentier" w:date="2020-06-10T16:15:00Z">
        <w:r w:rsidR="00BD7AEC">
          <w:t>the different motivations for using gestures in all cases.</w:t>
        </w:r>
      </w:ins>
    </w:p>
    <w:p w:rsidR="00960BA6" w:rsidRPr="007C437A" w:rsidDel="006D5BBB" w:rsidRDefault="00960BA6">
      <w:pPr>
        <w:rPr>
          <w:del w:id="1524" w:author="Arthur Parmentier" w:date="2020-06-07T21:10:00Z"/>
        </w:rPr>
      </w:pPr>
      <w:del w:id="1525" w:author="Arthur Parmentier" w:date="2020-06-07T21:10:00Z">
        <w:r w:rsidRPr="007C437A" w:rsidDel="006D5BBB">
          <w:delText>Chronological view</w:delText>
        </w:r>
        <w:r w:rsidR="006E6EE1" w:rsidRPr="007C437A" w:rsidDel="006D5BBB">
          <w:delText xml:space="preserve"> (?)</w:delText>
        </w:r>
        <w:bookmarkStart w:id="1526" w:name="_Toc42549997"/>
        <w:bookmarkStart w:id="1527" w:name="_Toc42550090"/>
        <w:bookmarkEnd w:id="1526"/>
        <w:bookmarkEnd w:id="1527"/>
      </w:del>
    </w:p>
    <w:p w:rsidR="00960BA6" w:rsidRPr="007C437A" w:rsidDel="00617EDA" w:rsidRDefault="00960BA6">
      <w:pPr>
        <w:pStyle w:val="Titre4"/>
        <w:rPr>
          <w:del w:id="1528" w:author="Arthur Parmentier" w:date="2020-06-09T16:44:00Z"/>
        </w:rPr>
        <w:pPrChange w:id="1529" w:author="Arthur Parmentier" w:date="2020-06-10T16:26:00Z">
          <w:pPr>
            <w:pStyle w:val="Titre3"/>
          </w:pPr>
        </w:pPrChange>
      </w:pPr>
      <w:del w:id="1530" w:author="Arthur Parmentier" w:date="2020-06-09T16:44:00Z">
        <w:r w:rsidRPr="007C437A" w:rsidDel="00617EDA">
          <w:delText>A very long time ago…</w:delText>
        </w:r>
      </w:del>
    </w:p>
    <w:p w:rsidR="00960BA6" w:rsidRDefault="00960BA6">
      <w:pPr>
        <w:pStyle w:val="Titre4"/>
        <w:rPr>
          <w:ins w:id="1531" w:author="Arthur Parmentier" w:date="2020-06-09T16:57:00Z"/>
        </w:rPr>
        <w:pPrChange w:id="1532" w:author="Arthur Parmentier" w:date="2020-06-10T16:26:00Z">
          <w:pPr>
            <w:pStyle w:val="Titre3"/>
          </w:pPr>
        </w:pPrChange>
      </w:pPr>
      <w:del w:id="1533" w:author="Arthur Parmentier" w:date="2020-06-09T16:56:00Z">
        <w:r w:rsidRPr="007C437A" w:rsidDel="006056F0">
          <w:delText>Middle ages</w:delText>
        </w:r>
      </w:del>
      <w:ins w:id="1534" w:author="Arthur Parmentier" w:date="2020-06-09T16:56:00Z">
        <w:r w:rsidR="006056F0">
          <w:t>C</w:t>
        </w:r>
      </w:ins>
      <w:ins w:id="1535" w:author="Arthur Parmentier" w:date="2020-06-09T16:53:00Z">
        <w:r w:rsidR="006056F0" w:rsidRPr="006056F0">
          <w:t>heironomy</w:t>
        </w:r>
      </w:ins>
      <w:del w:id="1536" w:author="Arthur Parmentier" w:date="2020-06-09T16:52:00Z">
        <w:r w:rsidRPr="007C437A" w:rsidDel="006056F0">
          <w:delText>: neumes</w:delText>
        </w:r>
      </w:del>
    </w:p>
    <w:p w:rsidR="006056F0" w:rsidRPr="006056F0" w:rsidRDefault="006056F0">
      <w:pPr>
        <w:rPr>
          <w:ins w:id="1537" w:author="Arthur Parmentier" w:date="2020-06-05T13:55:00Z"/>
          <w:rPrChange w:id="1538" w:author="Arthur Parmentier" w:date="2020-06-09T16:57:00Z">
            <w:rPr>
              <w:ins w:id="1539" w:author="Arthur Parmentier" w:date="2020-06-05T13:55:00Z"/>
            </w:rPr>
          </w:rPrChange>
        </w:rPr>
        <w:pPrChange w:id="1540" w:author="Arthur Parmentier" w:date="2020-06-10T16:26:00Z">
          <w:pPr>
            <w:pStyle w:val="Titre3"/>
          </w:pPr>
        </w:pPrChange>
      </w:pPr>
      <w:ins w:id="1541" w:author="Arthur Parmentier" w:date="2020-06-09T16:57:00Z">
        <w:r w:rsidRPr="006056F0">
          <w:t xml:space="preserve">Cheironomy is </w:t>
        </w:r>
      </w:ins>
      <w:ins w:id="1542" w:author="Arthur Parmentier" w:date="2020-06-09T17:13:00Z">
        <w:r w:rsidR="005213A6">
          <w:t>defined by Hickmann as “textually the direction of a musical ensemble by the movements of the hand”</w:t>
        </w:r>
      </w:ins>
      <w:ins w:id="1543" w:author="Arthur Parmentier" w:date="2020-06-10T19:18:00Z">
        <w:r w:rsidR="005020E5">
          <w:t xml:space="preserve"> </w:t>
        </w:r>
      </w:ins>
      <w:customXmlInsRangeStart w:id="1544" w:author="Arthur Parmentier" w:date="2020-06-10T19:18:00Z"/>
      <w:sdt>
        <w:sdtPr>
          <w:id w:val="1146395373"/>
          <w:citation/>
        </w:sdtPr>
        <w:sdtContent>
          <w:customXmlInsRangeEnd w:id="1544"/>
          <w:ins w:id="1545" w:author="Arthur Parmentier" w:date="2020-06-10T19:18:00Z">
            <w:r w:rsidR="005020E5">
              <w:fldChar w:fldCharType="begin"/>
            </w:r>
            <w:r w:rsidR="005020E5" w:rsidRPr="005020E5">
              <w:rPr>
                <w:rPrChange w:id="1546" w:author="Arthur Parmentier" w:date="2020-06-10T19:18:00Z">
                  <w:rPr>
                    <w:lang w:val="fr-FR"/>
                  </w:rPr>
                </w:rPrChange>
              </w:rPr>
              <w:instrText xml:space="preserve"> CITATION Hug63 \l 1036 </w:instrText>
            </w:r>
          </w:ins>
          <w:r w:rsidR="005020E5">
            <w:fldChar w:fldCharType="separate"/>
          </w:r>
          <w:r w:rsidR="00304C55">
            <w:rPr>
              <w:noProof/>
            </w:rPr>
            <w:t>(Huglo, 1963)</w:t>
          </w:r>
          <w:ins w:id="1547" w:author="Arthur Parmentier" w:date="2020-06-10T19:18:00Z">
            <w:r w:rsidR="005020E5">
              <w:fldChar w:fldCharType="end"/>
            </w:r>
          </w:ins>
          <w:customXmlInsRangeStart w:id="1548" w:author="Arthur Parmentier" w:date="2020-06-10T19:18:00Z"/>
        </w:sdtContent>
      </w:sdt>
      <w:customXmlInsRangeEnd w:id="1548"/>
      <w:ins w:id="1549" w:author="Arthur Parmentier" w:date="2020-06-09T16:57:00Z">
        <w:r w:rsidRPr="006056F0">
          <w:t xml:space="preserve">. </w:t>
        </w:r>
      </w:ins>
      <w:ins w:id="1550" w:author="Arthur Parmentier" w:date="2020-06-09T17:14:00Z">
        <w:r w:rsidR="00B358E0">
          <w:t xml:space="preserve">It is employed to refer to the use of controlled, regular and </w:t>
        </w:r>
      </w:ins>
      <w:ins w:id="1551" w:author="Arthur Parmentier" w:date="2020-06-09T17:15:00Z">
        <w:r w:rsidR="00B358E0">
          <w:t>organized movements that is</w:t>
        </w:r>
      </w:ins>
      <w:ins w:id="1552" w:author="Arthur Parmentier" w:date="2020-06-09T17:16:00Z">
        <w:r w:rsidR="00B358E0">
          <w:t xml:space="preserve"> mostly encountered in texts about the arts of movement: music, dance and panto</w:t>
        </w:r>
      </w:ins>
      <w:ins w:id="1553" w:author="Arthur Parmentier" w:date="2020-06-09T17:17:00Z">
        <w:r w:rsidR="00B358E0">
          <w:t>mime.</w:t>
        </w:r>
      </w:ins>
      <w:ins w:id="1554" w:author="Arthur Parmentier" w:date="2020-06-10T19:18:00Z">
        <w:r w:rsidR="005020E5">
          <w:t xml:space="preserve"> </w:t>
        </w:r>
      </w:ins>
      <w:ins w:id="1555" w:author="Arthur Parmentier" w:date="2020-06-09T16:57:00Z">
        <w:r>
          <w:br/>
          <w:t>For instance, i</w:t>
        </w:r>
        <w:r w:rsidRPr="006056F0">
          <w:t>n the modern artform, conductors tend to hoist batons for indicating melodic curves and ornaments.</w:t>
        </w:r>
      </w:ins>
    </w:p>
    <w:p w:rsidR="006056F0" w:rsidRDefault="006056F0">
      <w:pPr>
        <w:pStyle w:val="Titre5"/>
        <w:rPr>
          <w:ins w:id="1556" w:author="Arthur Parmentier" w:date="2020-06-09T16:56:00Z"/>
        </w:rPr>
        <w:pPrChange w:id="1557" w:author="Arthur Parmentier" w:date="2020-06-10T16:26:00Z">
          <w:pPr>
            <w:pStyle w:val="Titre4"/>
          </w:pPr>
        </w:pPrChange>
      </w:pPr>
      <w:ins w:id="1558" w:author="Arthur Parmentier" w:date="2020-06-09T16:56:00Z">
        <w:r>
          <w:t>First traces in antiqu</w:t>
        </w:r>
      </w:ins>
      <w:ins w:id="1559" w:author="Arthur Parmentier" w:date="2020-06-09T17:04:00Z">
        <w:r w:rsidR="00CD28C6">
          <w:t>ity</w:t>
        </w:r>
      </w:ins>
    </w:p>
    <w:p w:rsidR="006056F0" w:rsidRDefault="00952ECE">
      <w:pPr>
        <w:rPr>
          <w:ins w:id="1560" w:author="Arthur Parmentier" w:date="2020-06-09T17:04:00Z"/>
        </w:rPr>
      </w:pPr>
      <w:ins w:id="1561" w:author="Arthur Parmentier" w:date="2020-06-09T17:00:00Z">
        <w:r>
          <w:t>We know from sculptures and paintings</w:t>
        </w:r>
      </w:ins>
      <w:ins w:id="1562" w:author="Arthur Parmentier" w:date="2020-06-09T17:01:00Z">
        <w:r>
          <w:t xml:space="preserve"> from antique Egypt</w:t>
        </w:r>
      </w:ins>
      <w:ins w:id="1563" w:author="Arthur Parmentier" w:date="2020-06-09T17:26:00Z">
        <w:r w:rsidR="000050C6">
          <w:t xml:space="preserve"> (at least 4 000 years from now)</w:t>
        </w:r>
      </w:ins>
      <w:ins w:id="1564" w:author="Arthur Parmentier" w:date="2020-06-09T17:01:00Z">
        <w:r>
          <w:t xml:space="preserve"> that Epgyptians used a form of cheironomy to indicate several </w:t>
        </w:r>
      </w:ins>
      <w:ins w:id="1565" w:author="Arthur Parmentier" w:date="2020-06-09T17:02:00Z">
        <w:r>
          <w:t>pitches and rythms, sometimes as they were singing</w:t>
        </w:r>
      </w:ins>
      <w:ins w:id="1566" w:author="Arthur Parmentier" w:date="2020-06-09T17:25:00Z">
        <w:r w:rsidR="005355C7">
          <w:t>, athough singer and cheironome were in principle two different roles</w:t>
        </w:r>
      </w:ins>
      <w:ins w:id="1567" w:author="Arthur Parmentier" w:date="2020-06-09T17:02:00Z">
        <w:r>
          <w:t>.</w:t>
        </w:r>
      </w:ins>
    </w:p>
    <w:p w:rsidR="00CD28C6" w:rsidRDefault="00CD28C6">
      <w:pPr>
        <w:rPr>
          <w:ins w:id="1568" w:author="Arthur Parmentier" w:date="2020-06-09T17:08:00Z"/>
        </w:rPr>
      </w:pPr>
      <w:ins w:id="1569" w:author="Arthur Parmentier" w:date="2020-06-09T17:04:00Z">
        <w:r>
          <w:t xml:space="preserve">In Greece, </w:t>
        </w:r>
      </w:ins>
      <w:ins w:id="1570" w:author="Arthur Parmentier" w:date="2020-06-09T17:05:00Z">
        <w:r>
          <w:t xml:space="preserve">ascendant and descendant movements of the hand were also used during antiquity to </w:t>
        </w:r>
      </w:ins>
      <w:ins w:id="1571" w:author="Arthur Parmentier" w:date="2020-06-09T17:06:00Z">
        <w:r>
          <w:t>indicate whether the next note was higher or lower in pitch. Cheironomy was then considered a from of art</w:t>
        </w:r>
      </w:ins>
      <w:ins w:id="1572" w:author="Arthur Parmentier" w:date="2020-06-10T19:20:00Z">
        <w:r w:rsidR="00191207">
          <w:t xml:space="preserve"> </w:t>
        </w:r>
      </w:ins>
      <w:customXmlInsRangeStart w:id="1573" w:author="Arthur Parmentier" w:date="2020-06-10T19:21:00Z"/>
      <w:sdt>
        <w:sdtPr>
          <w:id w:val="1743904883"/>
          <w:citation/>
        </w:sdtPr>
        <w:sdtContent>
          <w:customXmlInsRangeEnd w:id="1573"/>
          <w:ins w:id="1574" w:author="Arthur Parmentier" w:date="2020-06-10T19:21:00Z">
            <w:r w:rsidR="00191207">
              <w:fldChar w:fldCharType="begin"/>
            </w:r>
            <w:r w:rsidR="00191207">
              <w:rPr>
                <w:lang w:val="fr-FR"/>
              </w:rPr>
              <w:instrText xml:space="preserve"> CITATION Pâr \l 1036 </w:instrText>
            </w:r>
          </w:ins>
          <w:r w:rsidR="00191207">
            <w:fldChar w:fldCharType="separate"/>
          </w:r>
          <w:r w:rsidR="00304C55" w:rsidRPr="00304C55">
            <w:rPr>
              <w:noProof/>
              <w:lang w:val="fr-FR"/>
            </w:rPr>
            <w:t>(Pâris)</w:t>
          </w:r>
          <w:ins w:id="1575" w:author="Arthur Parmentier" w:date="2020-06-10T19:21:00Z">
            <w:r w:rsidR="00191207">
              <w:fldChar w:fldCharType="end"/>
            </w:r>
          </w:ins>
          <w:customXmlInsRangeStart w:id="1576" w:author="Arthur Parmentier" w:date="2020-06-10T19:21:00Z"/>
        </w:sdtContent>
      </w:sdt>
      <w:customXmlInsRangeEnd w:id="1576"/>
      <w:ins w:id="1577" w:author="Arthur Parmentier" w:date="2020-06-09T17:06:00Z">
        <w:r>
          <w:t>.</w:t>
        </w:r>
      </w:ins>
    </w:p>
    <w:p w:rsidR="005213A6" w:rsidRDefault="005213A6">
      <w:pPr>
        <w:pStyle w:val="Titre5"/>
        <w:rPr>
          <w:ins w:id="1578" w:author="Arthur Parmentier" w:date="2020-06-09T17:27:00Z"/>
        </w:rPr>
        <w:pPrChange w:id="1579" w:author="Arthur Parmentier" w:date="2020-06-10T16:26:00Z">
          <w:pPr>
            <w:pStyle w:val="Titre4"/>
          </w:pPr>
        </w:pPrChange>
      </w:pPr>
      <w:ins w:id="1580" w:author="Arthur Parmentier" w:date="2020-06-09T17:08:00Z">
        <w:r>
          <w:t>Cheironomy in m</w:t>
        </w:r>
      </w:ins>
      <w:ins w:id="1581" w:author="Arthur Parmentier" w:date="2020-06-09T17:24:00Z">
        <w:r w:rsidR="00BD43FC">
          <w:t>iddle</w:t>
        </w:r>
      </w:ins>
      <w:ins w:id="1582" w:author="Arthur Parmentier" w:date="2020-06-09T17:08:00Z">
        <w:r>
          <w:t xml:space="preserve"> ages</w:t>
        </w:r>
      </w:ins>
    </w:p>
    <w:p w:rsidR="005213A6" w:rsidRDefault="000F755D">
      <w:pPr>
        <w:rPr>
          <w:ins w:id="1583" w:author="Arthur Parmentier" w:date="2020-06-09T19:06:00Z"/>
        </w:rPr>
      </w:pPr>
      <w:ins w:id="1584" w:author="Arthur Parmentier" w:date="2020-06-09T17:20:00Z">
        <w:r>
          <w:t>Ch</w:t>
        </w:r>
      </w:ins>
      <w:ins w:id="1585" w:author="Arthur Parmentier" w:date="2020-06-09T17:21:00Z">
        <w:r>
          <w:t>eironomy ha</w:t>
        </w:r>
      </w:ins>
      <w:ins w:id="1586" w:author="Arthur Parmentier" w:date="2020-06-09T17:24:00Z">
        <w:r>
          <w:t>d</w:t>
        </w:r>
      </w:ins>
      <w:ins w:id="1587" w:author="Arthur Parmentier" w:date="2020-06-09T17:21:00Z">
        <w:r>
          <w:t xml:space="preserve"> an important place for the direction of Gregorian chant</w:t>
        </w:r>
      </w:ins>
      <w:ins w:id="1588" w:author="Arthur Parmentier" w:date="2020-06-09T17:23:00Z">
        <w:r>
          <w:t xml:space="preserve"> </w:t>
        </w:r>
      </w:ins>
      <w:ins w:id="1589" w:author="Arthur Parmentier" w:date="2020-06-09T19:03:00Z">
        <w:r w:rsidR="00165D3B">
          <w:t>from the</w:t>
        </w:r>
      </w:ins>
      <w:ins w:id="1590" w:author="Arthur Parmentier" w:date="2020-06-09T17:23:00Z">
        <w:r>
          <w:t xml:space="preserve"> middle ages to the 16</w:t>
        </w:r>
        <w:r w:rsidRPr="000F755D">
          <w:rPr>
            <w:vertAlign w:val="superscript"/>
            <w:rPrChange w:id="1591" w:author="Arthur Parmentier" w:date="2020-06-09T17:23:00Z">
              <w:rPr/>
            </w:rPrChange>
          </w:rPr>
          <w:t>th</w:t>
        </w:r>
        <w:r>
          <w:t xml:space="preserve"> cen</w:t>
        </w:r>
      </w:ins>
      <w:ins w:id="1592" w:author="Arthur Parmentier" w:date="2020-06-09T17:24:00Z">
        <w:r>
          <w:t>tury.</w:t>
        </w:r>
      </w:ins>
      <w:ins w:id="1593" w:author="Arthur Parmentier" w:date="2020-06-09T17:28:00Z">
        <w:r w:rsidR="00FD69AD">
          <w:t xml:space="preserve"> </w:t>
        </w:r>
      </w:ins>
      <w:ins w:id="1594" w:author="Arthur Parmentier" w:date="2020-06-09T19:05:00Z">
        <w:r w:rsidR="00165D3B">
          <w:br/>
        </w:r>
      </w:ins>
      <w:ins w:id="1595" w:author="Arthur Parmentier" w:date="2020-06-09T19:01:00Z">
        <w:r w:rsidR="00A5602F">
          <w:t xml:space="preserve">Gregorian chant </w:t>
        </w:r>
      </w:ins>
      <w:ins w:id="1596" w:author="Arthur Parmentier" w:date="2020-06-09T19:05:00Z">
        <w:r w:rsidR="00165D3B">
          <w:t xml:space="preserve">has </w:t>
        </w:r>
      </w:ins>
      <w:ins w:id="1597" w:author="Arthur Parmentier" w:date="2020-06-09T19:01:00Z">
        <w:r w:rsidR="00A5602F">
          <w:t xml:space="preserve">extensively used </w:t>
        </w:r>
      </w:ins>
      <w:ins w:id="1598" w:author="Arthur Parmentier" w:date="2020-06-09T19:07:00Z">
        <w:r w:rsidR="00165D3B">
          <w:t xml:space="preserve">the </w:t>
        </w:r>
      </w:ins>
      <w:ins w:id="1599" w:author="Arthur Parmentier" w:date="2020-06-09T19:01:00Z">
        <w:r w:rsidR="00A5602F">
          <w:t>notation system</w:t>
        </w:r>
      </w:ins>
      <w:ins w:id="1600" w:author="Arthur Parmentier" w:date="2020-06-09T19:07:00Z">
        <w:r w:rsidR="00165D3B">
          <w:t xml:space="preserve"> of neumes</w:t>
        </w:r>
      </w:ins>
      <w:ins w:id="1601" w:author="Arthur Parmentier" w:date="2020-06-09T19:01:00Z">
        <w:r w:rsidR="00A5602F">
          <w:t xml:space="preserve">. </w:t>
        </w:r>
      </w:ins>
      <w:ins w:id="1602" w:author="Arthur Parmentier" w:date="2020-06-09T18:59:00Z">
        <w:r w:rsidR="00222A3E">
          <w:t>In fact, t</w:t>
        </w:r>
      </w:ins>
      <w:ins w:id="1603" w:author="Arthur Parmentier" w:date="2020-06-09T17:28:00Z">
        <w:r w:rsidR="00FD69AD">
          <w:t>he most ancient neumatic notations of music were also called cheironomic notations</w:t>
        </w:r>
      </w:ins>
      <w:ins w:id="1604" w:author="Arthur Parmentier" w:date="2020-06-09T17:31:00Z">
        <w:r w:rsidR="0068348E">
          <w:t xml:space="preserve"> and </w:t>
        </w:r>
      </w:ins>
      <w:ins w:id="1605" w:author="Arthur Parmentier" w:date="2020-06-09T17:33:00Z">
        <w:r w:rsidR="0068348E">
          <w:t>the grec “neuma” refers to the latin “nutus” according to the grammarian Comminianus</w:t>
        </w:r>
      </w:ins>
      <w:ins w:id="1606" w:author="Arthur Parmentier" w:date="2020-06-09T17:36:00Z">
        <w:r w:rsidR="0068348E">
          <w:t xml:space="preserve"> and was used prior to the notations of music on parchment to </w:t>
        </w:r>
      </w:ins>
      <w:ins w:id="1607" w:author="Arthur Parmentier" w:date="2020-06-09T17:37:00Z">
        <w:r w:rsidR="0068348E">
          <w:t xml:space="preserve">signify a vocal exercise. Michel Huglo makes the conjecture that </w:t>
        </w:r>
      </w:ins>
      <w:ins w:id="1608" w:author="Arthur Parmentier" w:date="2020-06-09T17:38:00Z">
        <w:r w:rsidR="0068348E">
          <w:t>cheironomy was in fact the ancestor of the neumatic notation</w:t>
        </w:r>
      </w:ins>
      <w:ins w:id="1609" w:author="Arthur Parmentier" w:date="2020-06-10T19:19:00Z">
        <w:r w:rsidR="005020E5">
          <w:t xml:space="preserve"> </w:t>
        </w:r>
      </w:ins>
      <w:customXmlInsRangeStart w:id="1610" w:author="Arthur Parmentier" w:date="2020-06-10T19:19:00Z"/>
      <w:sdt>
        <w:sdtPr>
          <w:id w:val="-861899641"/>
          <w:citation/>
        </w:sdtPr>
        <w:sdtContent>
          <w:customXmlInsRangeEnd w:id="1610"/>
          <w:ins w:id="1611" w:author="Arthur Parmentier" w:date="2020-06-10T19:19:00Z">
            <w:r w:rsidR="005020E5">
              <w:fldChar w:fldCharType="begin"/>
            </w:r>
            <w:r w:rsidR="005020E5" w:rsidRPr="005020E5">
              <w:rPr>
                <w:rPrChange w:id="1612" w:author="Arthur Parmentier" w:date="2020-06-10T19:19:00Z">
                  <w:rPr>
                    <w:lang w:val="fr-FR"/>
                  </w:rPr>
                </w:rPrChange>
              </w:rPr>
              <w:instrText xml:space="preserve"> CITATION Hug63 \l 1036 </w:instrText>
            </w:r>
          </w:ins>
          <w:r w:rsidR="005020E5">
            <w:fldChar w:fldCharType="separate"/>
          </w:r>
          <w:r w:rsidR="00304C55">
            <w:rPr>
              <w:noProof/>
            </w:rPr>
            <w:t>(Huglo, 1963)</w:t>
          </w:r>
          <w:ins w:id="1613" w:author="Arthur Parmentier" w:date="2020-06-10T19:19:00Z">
            <w:r w:rsidR="005020E5">
              <w:fldChar w:fldCharType="end"/>
            </w:r>
          </w:ins>
          <w:customXmlInsRangeStart w:id="1614" w:author="Arthur Parmentier" w:date="2020-06-10T19:19:00Z"/>
        </w:sdtContent>
      </w:sdt>
      <w:customXmlInsRangeEnd w:id="1614"/>
      <w:ins w:id="1615" w:author="Arthur Parmentier" w:date="2020-06-10T19:19:00Z">
        <w:r w:rsidR="005020E5">
          <w:t>.</w:t>
        </w:r>
      </w:ins>
    </w:p>
    <w:p w:rsidR="0065106E" w:rsidRDefault="00165D3B">
      <w:pPr>
        <w:rPr>
          <w:ins w:id="1616" w:author="Arthur Parmentier" w:date="2020-06-10T16:17:00Z"/>
        </w:rPr>
      </w:pPr>
      <w:ins w:id="1617" w:author="Arthur Parmentier" w:date="2020-06-09T19:06:00Z">
        <w:r>
          <w:t>In the 11</w:t>
        </w:r>
        <w:r w:rsidRPr="00165D3B">
          <w:rPr>
            <w:vertAlign w:val="superscript"/>
            <w:rPrChange w:id="1618" w:author="Arthur Parmentier" w:date="2020-06-09T19:06:00Z">
              <w:rPr/>
            </w:rPrChange>
          </w:rPr>
          <w:t>th</w:t>
        </w:r>
        <w:r>
          <w:t xml:space="preserve"> century, the f</w:t>
        </w:r>
      </w:ins>
      <w:ins w:id="1619" w:author="Arthur Parmentier" w:date="2020-06-09T19:07:00Z">
        <w:r>
          <w:t xml:space="preserve">amous “hand” of Guido d’Arezzo </w:t>
        </w:r>
      </w:ins>
      <w:ins w:id="1620" w:author="Arthur Parmentier" w:date="2020-06-09T19:08:00Z">
        <w:r w:rsidR="0065106E">
          <w:t xml:space="preserve">is </w:t>
        </w:r>
      </w:ins>
      <w:ins w:id="1621" w:author="Arthur Parmentier" w:date="2020-06-09T19:09:00Z">
        <w:r w:rsidR="0065106E">
          <w:t>another</w:t>
        </w:r>
      </w:ins>
      <w:ins w:id="1622" w:author="Arthur Parmentier" w:date="2020-06-09T19:08:00Z">
        <w:r w:rsidR="0065106E">
          <w:t xml:space="preserve"> example of the musical cheironomy during the middle ages.</w:t>
        </w:r>
      </w:ins>
    </w:p>
    <w:p w:rsidR="00FC1A4A" w:rsidRDefault="00FC1A4A">
      <w:pPr>
        <w:rPr>
          <w:ins w:id="1623" w:author="Arthur Parmentier" w:date="2020-06-09T19:02:00Z"/>
        </w:rPr>
      </w:pPr>
      <w:ins w:id="1624" w:author="Arthur Parmentier" w:date="2020-06-10T16:17:00Z">
        <w:r>
          <w:t xml:space="preserve">Of these systems were used as learning </w:t>
        </w:r>
      </w:ins>
      <w:ins w:id="1625" w:author="Arthur Parmentier" w:date="2020-06-10T16:18:00Z">
        <w:r>
          <w:t xml:space="preserve">methods and as memorization helpers. </w:t>
        </w:r>
      </w:ins>
      <w:ins w:id="1626" w:author="Arthur Parmentier" w:date="2020-06-09T19:12:00Z">
        <w:r w:rsidR="0065106E">
          <w:t xml:space="preserve">Later, </w:t>
        </w:r>
      </w:ins>
      <w:ins w:id="1627" w:author="Arthur Parmentier" w:date="2020-06-10T16:18:00Z">
        <w:r>
          <w:t>they</w:t>
        </w:r>
      </w:ins>
      <w:ins w:id="1628" w:author="Arthur Parmentier" w:date="2020-06-09T19:12:00Z">
        <w:r w:rsidR="0065106E">
          <w:t xml:space="preserve"> w</w:t>
        </w:r>
      </w:ins>
      <w:ins w:id="1629" w:author="Arthur Parmentier" w:date="2020-06-10T16:18:00Z">
        <w:r>
          <w:t>ill</w:t>
        </w:r>
      </w:ins>
      <w:ins w:id="1630" w:author="Arthur Parmentier" w:date="2020-06-09T19:12:00Z">
        <w:r w:rsidR="0065106E">
          <w:t xml:space="preserve"> </w:t>
        </w:r>
      </w:ins>
      <w:ins w:id="1631" w:author="Arthur Parmentier" w:date="2020-06-09T19:15:00Z">
        <w:r w:rsidR="0065106E">
          <w:t>be abandoned for written notations but they are still part of the musical learning in some regions of the world such as India</w:t>
        </w:r>
      </w:ins>
      <w:ins w:id="1632" w:author="Arthur Parmentier" w:date="2020-06-09T19:17:00Z">
        <w:r w:rsidR="0065106E">
          <w:t xml:space="preserve"> and may be considered the ancestors of today’s conduction techniques.</w:t>
        </w:r>
      </w:ins>
    </w:p>
    <w:p w:rsidR="0054171C" w:rsidRPr="007C437A" w:rsidDel="0065106E" w:rsidRDefault="0054171C">
      <w:pPr>
        <w:rPr>
          <w:del w:id="1633" w:author="Arthur Parmentier" w:date="2020-06-09T19:08:00Z"/>
          <w:rPrChange w:id="1634" w:author="Arthur Parmentier" w:date="2020-06-07T15:27:00Z">
            <w:rPr>
              <w:del w:id="1635" w:author="Arthur Parmentier" w:date="2020-06-09T19:08:00Z"/>
            </w:rPr>
          </w:rPrChange>
        </w:rPr>
        <w:pPrChange w:id="1636" w:author="Arthur Parmentier" w:date="2020-06-10T16:26:00Z">
          <w:pPr>
            <w:pStyle w:val="Titre3"/>
          </w:pPr>
        </w:pPrChange>
      </w:pPr>
    </w:p>
    <w:p w:rsidR="00960BA6" w:rsidRPr="007C437A" w:rsidDel="00A01FAD" w:rsidRDefault="00960BA6">
      <w:pPr>
        <w:pStyle w:val="Titre4"/>
        <w:rPr>
          <w:del w:id="1637" w:author="Arthur Parmentier" w:date="2020-05-14T14:23:00Z"/>
        </w:rPr>
        <w:pPrChange w:id="1638" w:author="Arthur Parmentier" w:date="2020-06-10T16:26:00Z">
          <w:pPr>
            <w:pStyle w:val="Titre3"/>
          </w:pPr>
        </w:pPrChange>
      </w:pPr>
      <w:del w:id="1639" w:author="Arthur Parmentier" w:date="2020-05-14T14:23:00Z">
        <w:r w:rsidRPr="007C437A" w:rsidDel="00A01FAD">
          <w:delText>Rousseau, Wittgenstein.. theory of signs</w:delText>
        </w:r>
        <w:bookmarkStart w:id="1640" w:name="_Toc40363664"/>
        <w:bookmarkStart w:id="1641" w:name="_Toc40363727"/>
        <w:bookmarkStart w:id="1642" w:name="_Toc40431436"/>
        <w:bookmarkStart w:id="1643" w:name="_Toc41067164"/>
        <w:bookmarkStart w:id="1644" w:name="_Toc42258979"/>
        <w:bookmarkStart w:id="1645" w:name="_Toc42259056"/>
        <w:bookmarkStart w:id="1646" w:name="_Toc42449732"/>
        <w:bookmarkStart w:id="1647" w:name="_Toc42449814"/>
        <w:bookmarkStart w:id="1648" w:name="_Toc42550000"/>
        <w:bookmarkStart w:id="1649" w:name="_Toc42550093"/>
        <w:bookmarkEnd w:id="1640"/>
        <w:bookmarkEnd w:id="1641"/>
        <w:bookmarkEnd w:id="1642"/>
        <w:bookmarkEnd w:id="1643"/>
        <w:bookmarkEnd w:id="1644"/>
        <w:bookmarkEnd w:id="1645"/>
        <w:bookmarkEnd w:id="1646"/>
        <w:bookmarkEnd w:id="1647"/>
        <w:bookmarkEnd w:id="1648"/>
        <w:bookmarkEnd w:id="1649"/>
      </w:del>
    </w:p>
    <w:p w:rsidR="00960BA6" w:rsidRDefault="00F87FD9">
      <w:pPr>
        <w:pStyle w:val="Titre4"/>
        <w:rPr>
          <w:ins w:id="1650" w:author="Arthur Parmentier" w:date="2020-06-09T19:27:00Z"/>
        </w:rPr>
        <w:pPrChange w:id="1651" w:author="Arthur Parmentier" w:date="2020-06-10T16:26:00Z">
          <w:pPr>
            <w:pStyle w:val="Titre3"/>
          </w:pPr>
        </w:pPrChange>
      </w:pPr>
      <w:ins w:id="1652" w:author="Arthur Parmentier" w:date="2020-06-09T19:27:00Z">
        <w:r>
          <w:t>S</w:t>
        </w:r>
      </w:ins>
      <w:del w:id="1653" w:author="Arthur Parmentier" w:date="2020-06-09T19:27:00Z">
        <w:r w:rsidR="00960BA6" w:rsidRPr="007C437A" w:rsidDel="00F87FD9">
          <w:delText>Creation of modern s</w:delText>
        </w:r>
      </w:del>
      <w:r w:rsidR="00960BA6" w:rsidRPr="007C437A">
        <w:t xml:space="preserve">ign languages </w:t>
      </w:r>
      <w:ins w:id="1654" w:author="Arthur Parmentier" w:date="2020-06-09T19:27:00Z">
        <w:r>
          <w:t xml:space="preserve">in the </w:t>
        </w:r>
      </w:ins>
      <w:del w:id="1655" w:author="Arthur Parmentier" w:date="2020-06-09T19:27:00Z">
        <w:r w:rsidR="00960BA6" w:rsidRPr="007C437A" w:rsidDel="00F87FD9">
          <w:delText>for deafs</w:delText>
        </w:r>
      </w:del>
      <w:ins w:id="1656" w:author="Arthur Parmentier" w:date="2020-06-09T19:27:00Z">
        <w:r w:rsidRPr="007C437A">
          <w:t>deaf</w:t>
        </w:r>
        <w:r>
          <w:t xml:space="preserve"> communities</w:t>
        </w:r>
      </w:ins>
      <w:del w:id="1657" w:author="Arthur Parmentier" w:date="2020-06-09T19:27:00Z">
        <w:r w:rsidR="00960BA6" w:rsidRPr="007C437A" w:rsidDel="00F87FD9">
          <w:delText xml:space="preserve"> (?)</w:delText>
        </w:r>
      </w:del>
    </w:p>
    <w:p w:rsidR="00F87FD9" w:rsidRDefault="00F87FD9">
      <w:pPr>
        <w:rPr>
          <w:ins w:id="1658" w:author="Arthur Parmentier" w:date="2020-06-09T19:33:00Z"/>
        </w:rPr>
      </w:pPr>
      <w:ins w:id="1659" w:author="Arthur Parmentier" w:date="2020-06-09T19:27:00Z">
        <w:r w:rsidRPr="00F87FD9">
          <w:t>Si</w:t>
        </w:r>
        <w:r w:rsidRPr="00F87FD9">
          <w:rPr>
            <w:rPrChange w:id="1660" w:author="Arthur Parmentier" w:date="2020-06-09T19:28:00Z">
              <w:rPr>
                <w:lang w:val="fr-FR"/>
              </w:rPr>
            </w:rPrChange>
          </w:rPr>
          <w:t xml:space="preserve">gn languages </w:t>
        </w:r>
      </w:ins>
      <w:ins w:id="1661" w:author="Arthur Parmentier" w:date="2020-06-09T19:28:00Z">
        <w:r w:rsidRPr="00F87FD9">
          <w:rPr>
            <w:rPrChange w:id="1662" w:author="Arthur Parmentier" w:date="2020-06-09T19:28:00Z">
              <w:rPr>
                <w:lang w:val="fr-FR"/>
              </w:rPr>
            </w:rPrChange>
          </w:rPr>
          <w:t>are most k</w:t>
        </w:r>
        <w:r>
          <w:t>nown for their extensive use in deaf communities. Their emergence among deaf is repor</w:t>
        </w:r>
      </w:ins>
      <w:ins w:id="1663" w:author="Arthur Parmentier" w:date="2020-06-09T19:29:00Z">
        <w:r>
          <w:t xml:space="preserve">ted several times </w:t>
        </w:r>
      </w:ins>
      <w:ins w:id="1664" w:author="Arthur Parmentier" w:date="2020-06-09T19:30:00Z">
        <w:r>
          <w:t>both late and recent</w:t>
        </w:r>
      </w:ins>
      <w:ins w:id="1665" w:author="Arthur Parmentier" w:date="2020-06-09T19:29:00Z">
        <w:r>
          <w:t xml:space="preserve"> history</w:t>
        </w:r>
      </w:ins>
      <w:ins w:id="1666" w:author="Arthur Parmentier" w:date="2020-06-09T19:30:00Z">
        <w:r>
          <w:t>.</w:t>
        </w:r>
        <w:r>
          <w:rPr>
            <w:rStyle w:val="Appelnotedebasdep"/>
          </w:rPr>
          <w:footnoteReference w:id="7"/>
        </w:r>
      </w:ins>
    </w:p>
    <w:p w:rsidR="00181E82" w:rsidRDefault="00181E82">
      <w:pPr>
        <w:rPr>
          <w:ins w:id="1680" w:author="Arthur Parmentier" w:date="2020-06-09T19:40:00Z"/>
        </w:rPr>
      </w:pPr>
      <w:ins w:id="1681" w:author="Arthur Parmentier" w:date="2020-06-09T19:34:00Z">
        <w:r>
          <w:t xml:space="preserve">One of </w:t>
        </w:r>
      </w:ins>
      <w:ins w:id="1682" w:author="Arthur Parmentier" w:date="2020-06-09T19:37:00Z">
        <w:r>
          <w:t>the first</w:t>
        </w:r>
      </w:ins>
      <w:ins w:id="1683" w:author="Arthur Parmentier" w:date="2020-06-09T19:34:00Z">
        <w:r>
          <w:t xml:space="preserve"> sign language that was reported in the deaf communities and that </w:t>
        </w:r>
      </w:ins>
      <w:ins w:id="1684" w:author="Arthur Parmentier" w:date="2020-06-09T19:35:00Z">
        <w:r>
          <w:t>is a partial ancestor to many other sign languages including the American Sign Language is the French Sign Language.</w:t>
        </w:r>
      </w:ins>
      <w:ins w:id="1685" w:author="Arthur Parmentier" w:date="2020-06-09T19:36:00Z">
        <w:r>
          <w:t xml:space="preserve"> FSL </w:t>
        </w:r>
      </w:ins>
      <w:ins w:id="1686" w:author="Arthur Parmentier" w:date="2020-06-09T19:37:00Z">
        <w:r>
          <w:t>has however been forbidden since 1880 and only officially re-approved in schools in 1991</w:t>
        </w:r>
      </w:ins>
      <w:ins w:id="1687" w:author="Arthur Parmentier" w:date="2020-06-09T19:38:00Z">
        <w:r>
          <w:t>.</w:t>
        </w:r>
      </w:ins>
    </w:p>
    <w:p w:rsidR="00181E82" w:rsidRDefault="00181E82">
      <w:pPr>
        <w:pStyle w:val="Titre5"/>
        <w:rPr>
          <w:ins w:id="1688" w:author="Arthur Parmentier" w:date="2020-06-10T16:19:00Z"/>
        </w:rPr>
        <w:pPrChange w:id="1689" w:author="Arthur Parmentier" w:date="2020-06-10T16:26:00Z">
          <w:pPr>
            <w:pStyle w:val="Titre4"/>
          </w:pPr>
        </w:pPrChange>
      </w:pPr>
      <w:ins w:id="1690" w:author="Arthur Parmentier" w:date="2020-06-09T19:40:00Z">
        <w:r>
          <w:t>As an artistic element</w:t>
        </w:r>
      </w:ins>
    </w:p>
    <w:p w:rsidR="004E1F80" w:rsidRPr="004E1F80" w:rsidRDefault="004E1F80">
      <w:pPr>
        <w:rPr>
          <w:ins w:id="1691" w:author="Arthur Parmentier" w:date="2020-06-09T19:50:00Z"/>
          <w:rPrChange w:id="1692" w:author="Arthur Parmentier" w:date="2020-06-10T16:19:00Z">
            <w:rPr>
              <w:ins w:id="1693" w:author="Arthur Parmentier" w:date="2020-06-09T19:50:00Z"/>
            </w:rPr>
          </w:rPrChange>
        </w:rPr>
        <w:pPrChange w:id="1694" w:author="Arthur Parmentier" w:date="2020-06-10T16:26:00Z">
          <w:pPr>
            <w:pStyle w:val="Titre4"/>
          </w:pPr>
        </w:pPrChange>
      </w:pPr>
      <w:ins w:id="1695" w:author="Arthur Parmentier" w:date="2020-06-10T16:19:00Z">
        <w:r>
          <w:t xml:space="preserve">As an artistic element, the sign languages that come from deaf communities are also used outside of this community </w:t>
        </w:r>
      </w:ins>
      <w:ins w:id="1696" w:author="Arthur Parmentier" w:date="2020-06-10T16:20:00Z">
        <w:r>
          <w:t>as a way of exploring new expression means with the body</w:t>
        </w:r>
        <w:r w:rsidR="008F0129">
          <w:t>; indeed, they make extensive use of facial e</w:t>
        </w:r>
      </w:ins>
      <w:ins w:id="1697" w:author="Arthur Parmentier" w:date="2020-06-10T16:21:00Z">
        <w:r w:rsidR="008F0129">
          <w:t>xpressions and iconic gestures</w:t>
        </w:r>
      </w:ins>
      <w:ins w:id="1698" w:author="Arthur Parmentier" w:date="2020-06-10T16:22:00Z">
        <w:r w:rsidR="008F0129">
          <w:t>, similarly to theater, dance and other artistic disciplines.</w:t>
        </w:r>
      </w:ins>
    </w:p>
    <w:p w:rsidR="00480031" w:rsidRPr="00480031" w:rsidRDefault="00480031">
      <w:pPr>
        <w:pStyle w:val="Titre6"/>
        <w:rPr>
          <w:ins w:id="1699" w:author="Arthur Parmentier" w:date="2020-06-09T19:39:00Z"/>
          <w:rPrChange w:id="1700" w:author="Arthur Parmentier" w:date="2020-06-09T19:50:00Z">
            <w:rPr>
              <w:ins w:id="1701" w:author="Arthur Parmentier" w:date="2020-06-09T19:39:00Z"/>
            </w:rPr>
          </w:rPrChange>
        </w:rPr>
        <w:pPrChange w:id="1702" w:author="Arthur Parmentier" w:date="2020-06-10T16:26:00Z">
          <w:pPr/>
        </w:pPrChange>
      </w:pPr>
      <w:ins w:id="1703" w:author="Arthur Parmentier" w:date="2020-06-09T19:50:00Z">
        <w:r>
          <w:t>In theater</w:t>
        </w:r>
      </w:ins>
      <w:ins w:id="1704" w:author="Arthur Parmentier" w:date="2020-06-09T19:59:00Z">
        <w:r w:rsidR="003B7712">
          <w:t xml:space="preserve"> and dance</w:t>
        </w:r>
      </w:ins>
    </w:p>
    <w:p w:rsidR="00181E82" w:rsidRDefault="00181E82">
      <w:pPr>
        <w:rPr>
          <w:ins w:id="1705" w:author="Arthur Parmentier" w:date="2020-06-09T19:50:00Z"/>
        </w:rPr>
      </w:pPr>
      <w:ins w:id="1706" w:author="Arthur Parmentier" w:date="2020-06-09T19:39:00Z">
        <w:r w:rsidRPr="00181E82">
          <w:t>In</w:t>
        </w:r>
        <w:r w:rsidRPr="00181E82">
          <w:rPr>
            <w:rPrChange w:id="1707" w:author="Arthur Parmentier" w:date="2020-06-09T19:39:00Z">
              <w:rPr>
                <w:lang w:val="fr-FR"/>
              </w:rPr>
            </w:rPrChange>
          </w:rPr>
          <w:t>side the deaf communities th</w:t>
        </w:r>
        <w:r>
          <w:t>emselves, several artists use their sign language as an expressive and artistic element</w:t>
        </w:r>
      </w:ins>
      <w:ins w:id="1708" w:author="Arthur Parmentier" w:date="2020-06-09T19:40:00Z">
        <w:r>
          <w:t xml:space="preserve">. </w:t>
        </w:r>
      </w:ins>
      <w:ins w:id="1709" w:author="Arthur Parmentier" w:date="2020-06-09T19:43:00Z">
        <w:r w:rsidR="002C4566">
          <w:t>In 197</w:t>
        </w:r>
      </w:ins>
      <w:ins w:id="1710" w:author="Arthur Parmentier" w:date="2020-06-09T19:44:00Z">
        <w:r w:rsidR="002C4566">
          <w:t>7</w:t>
        </w:r>
      </w:ins>
      <w:ins w:id="1711" w:author="Arthur Parmentier" w:date="2020-06-09T19:43:00Z">
        <w:r w:rsidR="002C4566">
          <w:t>, the deaf American artist Alfredo Corrado creates</w:t>
        </w:r>
      </w:ins>
      <w:ins w:id="1712" w:author="Arthur Parmentier" w:date="2020-06-09T19:44:00Z">
        <w:r w:rsidR="002C4566">
          <w:t xml:space="preserve"> the International Visual Theater in Paris to lead researc</w:t>
        </w:r>
      </w:ins>
      <w:ins w:id="1713" w:author="Arthur Parmentier" w:date="2020-06-09T19:45:00Z">
        <w:r w:rsidR="002C4566">
          <w:t>h in non-verbal theater and sign</w:t>
        </w:r>
      </w:ins>
      <w:ins w:id="1714" w:author="Arthur Parmentier" w:date="2020-06-09T19:46:00Z">
        <w:r w:rsidR="002C4566">
          <w:t xml:space="preserve"> language as artistic tools.</w:t>
        </w:r>
        <w:r w:rsidR="00670D07">
          <w:rPr>
            <w:rStyle w:val="Appelnotedebasdep"/>
          </w:rPr>
          <w:footnoteReference w:id="8"/>
        </w:r>
      </w:ins>
    </w:p>
    <w:p w:rsidR="00480031" w:rsidRDefault="00480031">
      <w:pPr>
        <w:pStyle w:val="Titre6"/>
        <w:rPr>
          <w:ins w:id="1724" w:author="Arthur Parmentier" w:date="2020-06-09T19:51:00Z"/>
        </w:rPr>
        <w:pPrChange w:id="1725" w:author="Arthur Parmentier" w:date="2020-06-10T16:26:00Z">
          <w:pPr>
            <w:pStyle w:val="Titre5"/>
          </w:pPr>
        </w:pPrChange>
      </w:pPr>
      <w:ins w:id="1726" w:author="Arthur Parmentier" w:date="2020-06-09T19:50:00Z">
        <w:r>
          <w:t xml:space="preserve"> </w:t>
        </w:r>
      </w:ins>
      <w:ins w:id="1727" w:author="Arthur Parmentier" w:date="2020-06-09T19:51:00Z">
        <w:r>
          <w:t>“</w:t>
        </w:r>
      </w:ins>
      <w:ins w:id="1728" w:author="Arthur Parmentier" w:date="2020-06-09T19:52:00Z">
        <w:r>
          <w:t>Sign singing”</w:t>
        </w:r>
      </w:ins>
    </w:p>
    <w:p w:rsidR="004E1F80" w:rsidRPr="00A206A0" w:rsidRDefault="00480031">
      <w:pPr>
        <w:rPr>
          <w:ins w:id="1729" w:author="Arthur Parmentier" w:date="2020-06-09T16:08:00Z"/>
        </w:rPr>
      </w:pPr>
      <w:ins w:id="1730" w:author="Arthur Parmentier" w:date="2020-06-09T19:52:00Z">
        <w:r>
          <w:t>Recently, several artists</w:t>
        </w:r>
      </w:ins>
      <w:ins w:id="1731" w:author="Arthur Parmentier" w:date="2020-06-09T19:53:00Z">
        <w:r>
          <w:t xml:space="preserve"> </w:t>
        </w:r>
        <w:r w:rsidR="00A206A0">
          <w:t>started creating and adapting songs in sign lang</w:t>
        </w:r>
      </w:ins>
      <w:ins w:id="1732" w:author="Arthur Parmentier" w:date="2020-06-09T19:54:00Z">
        <w:r w:rsidR="00A206A0">
          <w:t xml:space="preserve">uage, called sign singing in English or “chansigne” in French. Lyrics may be translated in sign language </w:t>
        </w:r>
      </w:ins>
      <w:ins w:id="1733" w:author="Arthur Parmentier" w:date="2020-06-09T19:55:00Z">
        <w:r w:rsidR="00A206A0">
          <w:t xml:space="preserve">but already composed in sign language directly. </w:t>
        </w:r>
      </w:ins>
      <w:ins w:id="1734" w:author="Arthur Parmentier" w:date="2020-06-09T19:56:00Z">
        <w:r w:rsidR="0059396E">
          <w:t>It</w:t>
        </w:r>
      </w:ins>
      <w:ins w:id="1735" w:author="Arthur Parmentier" w:date="2020-06-09T19:55:00Z">
        <w:r w:rsidR="00A206A0">
          <w:t xml:space="preserve"> is</w:t>
        </w:r>
      </w:ins>
      <w:ins w:id="1736" w:author="Arthur Parmentier" w:date="2020-06-09T19:58:00Z">
        <w:r w:rsidR="003D554A">
          <w:t xml:space="preserve"> now</w:t>
        </w:r>
      </w:ins>
      <w:ins w:id="1737" w:author="Arthur Parmentier" w:date="2020-06-09T19:55:00Z">
        <w:r w:rsidR="00A206A0">
          <w:t xml:space="preserve"> taught in a few places, such as the “Opéra comiqu</w:t>
        </w:r>
      </w:ins>
      <w:ins w:id="1738" w:author="Arthur Parmentier" w:date="2020-06-09T19:56:00Z">
        <w:r w:rsidR="00A206A0">
          <w:t>e” in Paris as a discipline</w:t>
        </w:r>
      </w:ins>
      <w:ins w:id="1739" w:author="Arthur Parmentier" w:date="2020-06-09T19:58:00Z">
        <w:r w:rsidR="001D13E8">
          <w:t xml:space="preserve"> in its own right</w:t>
        </w:r>
      </w:ins>
      <w:ins w:id="1740" w:author="Arthur Parmentier" w:date="2020-06-09T19:56:00Z">
        <w:r w:rsidR="00E52D73">
          <w:t>.</w:t>
        </w:r>
      </w:ins>
    </w:p>
    <w:p w:rsidR="00074FB8" w:rsidRPr="007C437A" w:rsidDel="00F87FD9" w:rsidRDefault="00074FB8">
      <w:pPr>
        <w:rPr>
          <w:del w:id="1741" w:author="Arthur Parmentier" w:date="2020-06-09T19:30:00Z"/>
          <w:rPrChange w:id="1742" w:author="Arthur Parmentier" w:date="2020-06-07T15:27:00Z">
            <w:rPr>
              <w:del w:id="1743" w:author="Arthur Parmentier" w:date="2020-06-09T19:30:00Z"/>
            </w:rPr>
          </w:rPrChange>
        </w:rPr>
        <w:pPrChange w:id="1744" w:author="Arthur Parmentier" w:date="2020-06-10T16:26:00Z">
          <w:pPr>
            <w:pStyle w:val="Titre3"/>
          </w:pPr>
        </w:pPrChange>
      </w:pPr>
    </w:p>
    <w:p w:rsidR="00960BA6" w:rsidRPr="007C437A" w:rsidDel="00EF2E96" w:rsidRDefault="00960BA6">
      <w:pPr>
        <w:pStyle w:val="Titre4"/>
        <w:rPr>
          <w:del w:id="1745" w:author="Arthur Parmentier" w:date="2020-05-14T14:21:00Z"/>
        </w:rPr>
        <w:pPrChange w:id="1746" w:author="Arthur Parmentier" w:date="2020-06-10T16:26:00Z">
          <w:pPr>
            <w:pStyle w:val="Titre3"/>
          </w:pPr>
        </w:pPrChange>
      </w:pPr>
      <w:del w:id="1747" w:author="Arthur Parmentier" w:date="2020-05-14T14:21:00Z">
        <w:r w:rsidRPr="007C437A" w:rsidDel="00EF2E96">
          <w:delText>Attempts or cases in arts before SP</w:delText>
        </w:r>
        <w:bookmarkStart w:id="1748" w:name="_Toc40363666"/>
        <w:bookmarkStart w:id="1749" w:name="_Toc40363729"/>
        <w:bookmarkStart w:id="1750" w:name="_Toc40431438"/>
        <w:bookmarkStart w:id="1751" w:name="_Toc41067166"/>
        <w:bookmarkStart w:id="1752" w:name="_Toc42258981"/>
        <w:bookmarkStart w:id="1753" w:name="_Toc42259058"/>
        <w:bookmarkStart w:id="1754" w:name="_Toc42449734"/>
        <w:bookmarkStart w:id="1755" w:name="_Toc42449816"/>
        <w:bookmarkStart w:id="1756" w:name="_Toc42550002"/>
        <w:bookmarkStart w:id="1757" w:name="_Toc42550095"/>
        <w:bookmarkEnd w:id="1748"/>
        <w:bookmarkEnd w:id="1749"/>
        <w:bookmarkEnd w:id="1750"/>
        <w:bookmarkEnd w:id="1751"/>
        <w:bookmarkEnd w:id="1752"/>
        <w:bookmarkEnd w:id="1753"/>
        <w:bookmarkEnd w:id="1754"/>
        <w:bookmarkEnd w:id="1755"/>
        <w:bookmarkEnd w:id="1756"/>
        <w:bookmarkEnd w:id="1757"/>
      </w:del>
    </w:p>
    <w:p w:rsidR="00960BA6" w:rsidRDefault="007D4AC0">
      <w:pPr>
        <w:pStyle w:val="Titre4"/>
        <w:rPr>
          <w:ins w:id="1758" w:author="Arthur Parmentier" w:date="2020-06-09T20:01:00Z"/>
        </w:rPr>
        <w:pPrChange w:id="1759" w:author="Arthur Parmentier" w:date="2020-06-10T16:26:00Z">
          <w:pPr>
            <w:pStyle w:val="Titre3"/>
          </w:pPr>
        </w:pPrChange>
      </w:pPr>
      <w:ins w:id="1760" w:author="Arthur Parmentier" w:date="2020-06-09T20:01:00Z">
        <w:r>
          <w:t>Monastic sign languages</w:t>
        </w:r>
      </w:ins>
      <w:del w:id="1761" w:author="Arthur Parmentier" w:date="2020-06-09T20:01:00Z">
        <w:r w:rsidR="00960BA6" w:rsidRPr="007C437A" w:rsidDel="007D4AC0">
          <w:delText>Conduction &amp; other contemporary forms of artistic sign languages</w:delText>
        </w:r>
      </w:del>
    </w:p>
    <w:p w:rsidR="00851ABE" w:rsidRDefault="007D4AC0">
      <w:pPr>
        <w:rPr>
          <w:ins w:id="1762" w:author="Arthur Parmentier" w:date="2020-06-09T20:03:00Z"/>
        </w:rPr>
      </w:pPr>
      <w:ins w:id="1763" w:author="Arthur Parmentier" w:date="2020-06-09T20:02:00Z">
        <w:r w:rsidRPr="007D4AC0">
          <w:t>Monastic sign languages have been used in Europe from at least the 10th century by Christian monks</w:t>
        </w:r>
      </w:ins>
      <w:ins w:id="1764" w:author="Arthur Parmentier" w:date="2020-06-09T20:03:00Z">
        <w:r>
          <w:t xml:space="preserve"> and</w:t>
        </w:r>
      </w:ins>
      <w:ins w:id="1765" w:author="Arthur Parmentier" w:date="2020-06-09T20:02:00Z">
        <w:r w:rsidRPr="007D4AC0">
          <w:t xml:space="preserve"> are still in use today</w:t>
        </w:r>
      </w:ins>
      <w:ins w:id="1766" w:author="Arthur Parmentier" w:date="2020-06-09T20:03:00Z">
        <w:r>
          <w:t xml:space="preserve">, </w:t>
        </w:r>
      </w:ins>
      <w:ins w:id="1767" w:author="Arthur Parmentier" w:date="2020-06-09T20:02:00Z">
        <w:r w:rsidRPr="007D4AC0">
          <w:t>not only in Europe but also in Japan, China and the USA. Unlike deaf sign languages</w:t>
        </w:r>
      </w:ins>
      <w:ins w:id="1768" w:author="Arthur Parmentier" w:date="2020-06-09T20:05:00Z">
        <w:r w:rsidR="00851ABE">
          <w:t>, they</w:t>
        </w:r>
      </w:ins>
      <w:ins w:id="1769" w:author="Arthur Parmentier" w:date="2020-06-09T20:02:00Z">
        <w:r w:rsidRPr="007D4AC0">
          <w:t xml:space="preserve"> are better understood as </w:t>
        </w:r>
      </w:ins>
      <w:ins w:id="1770" w:author="Arthur Parmentier" w:date="2020-06-09T20:03:00Z">
        <w:r>
          <w:t xml:space="preserve">simple </w:t>
        </w:r>
        <w:r w:rsidR="00851ABE">
          <w:t>signs lex</w:t>
        </w:r>
      </w:ins>
      <w:ins w:id="1771" w:author="Arthur Parmentier" w:date="2020-06-09T20:04:00Z">
        <w:r w:rsidR="00851ABE">
          <w:t>icons</w:t>
        </w:r>
      </w:ins>
      <w:ins w:id="1772" w:author="Arthur Parmentier" w:date="2020-06-09T20:05:00Z">
        <w:r w:rsidR="00851ABE">
          <w:t xml:space="preserve"> and forms of communication</w:t>
        </w:r>
      </w:ins>
      <w:ins w:id="1773" w:author="Arthur Parmentier" w:date="2020-06-09T20:06:00Z">
        <w:r w:rsidR="00851ABE">
          <w:t xml:space="preserve"> that could be used when silence was required or as memory aids</w:t>
        </w:r>
      </w:ins>
      <w:ins w:id="1774" w:author="Arthur Parmentier" w:date="2020-06-09T20:04:00Z">
        <w:r w:rsidR="00851ABE">
          <w:t xml:space="preserve"> ra</w:t>
        </w:r>
      </w:ins>
      <w:ins w:id="1775" w:author="Arthur Parmentier" w:date="2020-06-09T20:02:00Z">
        <w:r w:rsidRPr="007D4AC0">
          <w:t>ther than languages</w:t>
        </w:r>
      </w:ins>
      <w:ins w:id="1776" w:author="Arthur Parmentier" w:date="2020-06-10T16:22:00Z">
        <w:r w:rsidR="00D41FAB">
          <w:t>.</w:t>
        </w:r>
      </w:ins>
    </w:p>
    <w:p w:rsidR="007D4AC0" w:rsidRDefault="00322F6B">
      <w:pPr>
        <w:pStyle w:val="Titre4"/>
        <w:rPr>
          <w:ins w:id="1777" w:author="Arthur Parmentier" w:date="2020-06-09T20:01:00Z"/>
        </w:rPr>
        <w:pPrChange w:id="1778" w:author="Arthur Parmentier" w:date="2020-06-10T16:26:00Z">
          <w:pPr>
            <w:pStyle w:val="Titre3"/>
          </w:pPr>
        </w:pPrChange>
      </w:pPr>
      <w:ins w:id="1779" w:author="Arthur Parmentier" w:date="2020-06-10T14:59:00Z">
        <w:r>
          <w:t>Butch Morris’ Conduction</w:t>
        </w:r>
      </w:ins>
    </w:p>
    <w:p w:rsidR="007D4AC0" w:rsidRDefault="009C310E">
      <w:pPr>
        <w:rPr>
          <w:ins w:id="1780" w:author="Arthur Parmentier" w:date="2020-06-09T22:02:00Z"/>
        </w:rPr>
      </w:pPr>
      <w:ins w:id="1781" w:author="Arthur Parmentier" w:date="2020-06-09T22:01:00Z">
        <w:r>
          <w:t xml:space="preserve">Aside SP, there are </w:t>
        </w:r>
      </w:ins>
      <w:ins w:id="1782" w:author="Arthur Parmentier" w:date="2020-06-10T14:59:00Z">
        <w:r w:rsidR="00322F6B">
          <w:t>a few other sign systems</w:t>
        </w:r>
      </w:ins>
      <w:ins w:id="1783" w:author="Arthur Parmentier" w:date="2020-06-09T22:01:00Z">
        <w:r>
          <w:t xml:space="preserve"> that are also used for conducting of composing in real time with musicians or other </w:t>
        </w:r>
      </w:ins>
      <w:ins w:id="1784" w:author="Arthur Parmentier" w:date="2020-06-09T22:02:00Z">
        <w:r>
          <w:t>disciplines as well.</w:t>
        </w:r>
      </w:ins>
      <w:ins w:id="1785" w:author="Arthur Parmentier" w:date="2020-06-10T14:52:00Z">
        <w:r w:rsidR="00322F6B">
          <w:t xml:space="preserve"> The main one, that is </w:t>
        </w:r>
      </w:ins>
      <w:ins w:id="1786" w:author="Arthur Parmentier" w:date="2020-06-10T14:53:00Z">
        <w:r w:rsidR="00322F6B">
          <w:t>also a reference in the SP community is “Conduction</w:t>
        </w:r>
      </w:ins>
      <w:ins w:id="1787" w:author="Arthur Parmentier" w:date="2020-06-10T14:59:00Z">
        <w:r w:rsidR="00322F6B">
          <w:t>”.</w:t>
        </w:r>
      </w:ins>
      <w:ins w:id="1788" w:author="Arthur Parmentier" w:date="2020-06-10T14:58:00Z">
        <w:r w:rsidR="00322F6B">
          <w:t xml:space="preserve"> </w:t>
        </w:r>
      </w:ins>
    </w:p>
    <w:p w:rsidR="00B62913" w:rsidRDefault="009C310E">
      <w:pPr>
        <w:pStyle w:val="Titre5"/>
        <w:rPr>
          <w:ins w:id="1789" w:author="Arthur Parmentier" w:date="2020-06-09T23:53:00Z"/>
        </w:rPr>
        <w:pPrChange w:id="1790" w:author="Arthur Parmentier" w:date="2020-06-10T16:26:00Z">
          <w:pPr/>
        </w:pPrChange>
      </w:pPr>
      <w:ins w:id="1791" w:author="Arthur Parmentier" w:date="2020-06-09T22:02:00Z">
        <w:r>
          <w:lastRenderedPageBreak/>
          <w:t>Conduction</w:t>
        </w:r>
      </w:ins>
    </w:p>
    <w:p w:rsidR="00B62913" w:rsidRPr="008C744F" w:rsidRDefault="0053043F">
      <w:pPr>
        <w:rPr>
          <w:ins w:id="1792" w:author="Arthur Parmentier" w:date="2020-06-09T23:53:00Z"/>
          <w:rPrChange w:id="1793" w:author="Arthur Parmentier" w:date="2020-06-09T23:53:00Z">
            <w:rPr>
              <w:ins w:id="1794" w:author="Arthur Parmentier" w:date="2020-06-09T23:53:00Z"/>
              <w:rFonts w:ascii="ArialMT" w:hAnsi="ArialMT" w:cs="ArialMT"/>
              <w:color w:val="FFFFFF"/>
              <w:sz w:val="24"/>
              <w:szCs w:val="24"/>
              <w:lang w:val="fr-FR"/>
            </w:rPr>
          </w:rPrChange>
        </w:rPr>
        <w:pPrChange w:id="1795" w:author="Arthur Parmentier" w:date="2020-06-10T16:26:00Z">
          <w:pPr>
            <w:autoSpaceDE w:val="0"/>
            <w:autoSpaceDN w:val="0"/>
            <w:adjustRightInd w:val="0"/>
            <w:spacing w:after="0" w:line="240" w:lineRule="auto"/>
          </w:pPr>
        </w:pPrChange>
      </w:pPr>
      <w:ins w:id="1796" w:author="Arthur Parmentier" w:date="2020-06-10T11:13:00Z">
        <w:r>
          <w:t>“</w:t>
        </w:r>
      </w:ins>
      <w:ins w:id="1797" w:author="Arthur Parmentier" w:date="2020-06-09T23:53:00Z">
        <w:r w:rsidR="00B62913" w:rsidRPr="00B62913">
          <w:rPr>
            <w:rPrChange w:id="1798" w:author="Arthur Parmentier" w:date="2020-06-09T23:53:00Z">
              <w:rPr>
                <w:rFonts w:ascii="ArialMT" w:hAnsi="ArialMT" w:cs="ArialMT"/>
                <w:color w:val="FFFFFF"/>
                <w:sz w:val="24"/>
                <w:szCs w:val="24"/>
                <w:lang w:val="fr-FR"/>
              </w:rPr>
            </w:rPrChange>
          </w:rPr>
          <w:t>The New York cornetist, Butch Morris, has also developed a system of</w:t>
        </w:r>
      </w:ins>
      <w:ins w:id="1799" w:author="Arthur Parmentier" w:date="2020-06-10T11:12:00Z">
        <w:r>
          <w:t xml:space="preserve"> </w:t>
        </w:r>
      </w:ins>
      <w:ins w:id="1800" w:author="Arthur Parmentier" w:date="2020-06-09T23:53:00Z">
        <w:r w:rsidR="00B62913" w:rsidRPr="008C744F">
          <w:rPr>
            <w:rPrChange w:id="1801" w:author="Arthur Parmentier" w:date="2020-06-09T23:53:00Z">
              <w:rPr>
                <w:rFonts w:ascii="ArialMT" w:hAnsi="ArialMT" w:cs="ArialMT"/>
                <w:color w:val="FFFFFF"/>
                <w:sz w:val="24"/>
                <w:szCs w:val="24"/>
                <w:lang w:val="fr-FR"/>
              </w:rPr>
            </w:rPrChange>
          </w:rPr>
          <w:t xml:space="preserve">signals for musical purposes. Morris's system, known </w:t>
        </w:r>
        <w:r w:rsidR="00B62913" w:rsidRPr="0053043F">
          <w:rPr>
            <w:rPrChange w:id="1802" w:author="Arthur Parmentier" w:date="2020-06-10T11:11:00Z">
              <w:rPr>
                <w:rFonts w:ascii="ArialMT" w:hAnsi="ArialMT" w:cs="ArialMT"/>
                <w:color w:val="FFFFFF"/>
                <w:sz w:val="24"/>
                <w:szCs w:val="24"/>
                <w:lang w:val="fr-FR"/>
              </w:rPr>
            </w:rPrChange>
          </w:rPr>
          <w:t xml:space="preserve">as </w:t>
        </w:r>
        <w:r w:rsidR="00B62913" w:rsidRPr="0053043F">
          <w:rPr>
            <w:rPrChange w:id="1803" w:author="Arthur Parmentier" w:date="2020-06-10T11:11:00Z">
              <w:rPr>
                <w:rFonts w:ascii="Arial-BoldItalicMT" w:hAnsi="Arial-BoldItalicMT" w:cs="Arial-BoldItalicMT"/>
                <w:b/>
                <w:bCs/>
                <w:i/>
                <w:iCs/>
                <w:color w:val="FFFFFF"/>
                <w:sz w:val="24"/>
                <w:szCs w:val="24"/>
                <w:lang w:val="fr-FR"/>
              </w:rPr>
            </w:rPrChange>
          </w:rPr>
          <w:t>conduction</w:t>
        </w:r>
        <w:r w:rsidR="00B62913" w:rsidRPr="008C744F">
          <w:rPr>
            <w:rPrChange w:id="1804" w:author="Arthur Parmentier" w:date="2020-06-09T23:53:00Z">
              <w:rPr>
                <w:rFonts w:ascii="ArialMT" w:hAnsi="ArialMT" w:cs="ArialMT"/>
                <w:color w:val="FFFFFF"/>
                <w:sz w:val="24"/>
                <w:szCs w:val="24"/>
                <w:lang w:val="fr-FR"/>
              </w:rPr>
            </w:rPrChange>
          </w:rPr>
          <w:t>, has</w:t>
        </w:r>
      </w:ins>
      <w:ins w:id="1805" w:author="Arthur Parmentier" w:date="2020-06-10T11:12:00Z">
        <w:r>
          <w:t xml:space="preserve"> </w:t>
        </w:r>
      </w:ins>
      <w:ins w:id="1806" w:author="Arthur Parmentier" w:date="2020-06-09T23:53:00Z">
        <w:r w:rsidR="00B62913" w:rsidRPr="008C744F">
          <w:rPr>
            <w:rPrChange w:id="1807" w:author="Arthur Parmentier" w:date="2020-06-09T23:53:00Z">
              <w:rPr>
                <w:rFonts w:ascii="ArialMT" w:hAnsi="ArialMT" w:cs="ArialMT"/>
                <w:color w:val="FFFFFF"/>
                <w:sz w:val="24"/>
                <w:szCs w:val="24"/>
                <w:lang w:val="fr-FR"/>
              </w:rPr>
            </w:rPrChange>
          </w:rPr>
          <w:t>been exhaustively documented (notably in Mandel 1999), and depends on</w:t>
        </w:r>
      </w:ins>
      <w:ins w:id="1808" w:author="Arthur Parmentier" w:date="2020-06-10T11:12:00Z">
        <w:r>
          <w:t xml:space="preserve"> </w:t>
        </w:r>
      </w:ins>
      <w:ins w:id="1809" w:author="Arthur Parmentier" w:date="2020-06-09T23:53:00Z">
        <w:r w:rsidR="00B62913" w:rsidRPr="008C744F">
          <w:rPr>
            <w:rPrChange w:id="1810" w:author="Arthur Parmentier" w:date="2020-06-09T23:53:00Z">
              <w:rPr>
                <w:rFonts w:ascii="ArialMT" w:hAnsi="ArialMT" w:cs="ArialMT"/>
                <w:color w:val="FFFFFF"/>
                <w:sz w:val="24"/>
                <w:szCs w:val="24"/>
                <w:lang w:val="fr-FR"/>
              </w:rPr>
            </w:rPrChange>
          </w:rPr>
          <w:t>a much smaller number of gestures (around 30) than Thompson's (around</w:t>
        </w:r>
      </w:ins>
    </w:p>
    <w:p w:rsidR="00B62913" w:rsidRPr="008C744F" w:rsidRDefault="0053043F">
      <w:pPr>
        <w:rPr>
          <w:ins w:id="1811" w:author="Arthur Parmentier" w:date="2020-06-09T23:53:00Z"/>
          <w:rPrChange w:id="1812" w:author="Arthur Parmentier" w:date="2020-06-09T23:53:00Z">
            <w:rPr>
              <w:ins w:id="1813" w:author="Arthur Parmentier" w:date="2020-06-09T23:53:00Z"/>
              <w:rFonts w:ascii="ArialMT" w:hAnsi="ArialMT" w:cs="ArialMT"/>
              <w:color w:val="FFFFFF"/>
              <w:sz w:val="24"/>
              <w:szCs w:val="24"/>
              <w:lang w:val="fr-FR"/>
            </w:rPr>
          </w:rPrChange>
        </w:rPr>
        <w:pPrChange w:id="1814" w:author="Arthur Parmentier" w:date="2020-06-10T16:26:00Z">
          <w:pPr>
            <w:autoSpaceDE w:val="0"/>
            <w:autoSpaceDN w:val="0"/>
            <w:adjustRightInd w:val="0"/>
            <w:spacing w:after="0" w:line="240" w:lineRule="auto"/>
          </w:pPr>
        </w:pPrChange>
      </w:pPr>
      <w:ins w:id="1815" w:author="Arthur Parmentier" w:date="2020-06-10T11:12:00Z">
        <w:r>
          <w:t>[1500 in 2020]</w:t>
        </w:r>
      </w:ins>
      <w:ins w:id="1816" w:author="Arthur Parmentier" w:date="2020-06-09T23:53:00Z">
        <w:r w:rsidR="00B62913" w:rsidRPr="008C744F">
          <w:rPr>
            <w:rPrChange w:id="1817" w:author="Arthur Parmentier" w:date="2020-06-09T23:53:00Z">
              <w:rPr>
                <w:rFonts w:ascii="ArialMT" w:hAnsi="ArialMT" w:cs="ArialMT"/>
                <w:color w:val="FFFFFF"/>
                <w:sz w:val="24"/>
                <w:szCs w:val="24"/>
                <w:lang w:val="fr-FR"/>
              </w:rPr>
            </w:rPrChange>
          </w:rPr>
          <w:t>). In an interview (Mandel 1999:65), Morris describes conduction, not</w:t>
        </w:r>
      </w:ins>
      <w:ins w:id="1818" w:author="Arthur Parmentier" w:date="2020-06-10T11:13:00Z">
        <w:r>
          <w:t xml:space="preserve"> </w:t>
        </w:r>
      </w:ins>
      <w:ins w:id="1819" w:author="Arthur Parmentier" w:date="2020-06-09T23:53:00Z">
        <w:r w:rsidR="00B62913" w:rsidRPr="008C744F">
          <w:rPr>
            <w:rPrChange w:id="1820" w:author="Arthur Parmentier" w:date="2020-06-09T23:53:00Z">
              <w:rPr>
                <w:rFonts w:ascii="ArialMT" w:hAnsi="ArialMT" w:cs="ArialMT"/>
                <w:color w:val="FFFFFF"/>
                <w:sz w:val="24"/>
                <w:szCs w:val="24"/>
                <w:lang w:val="fr-FR"/>
              </w:rPr>
            </w:rPrChange>
          </w:rPr>
          <w:t xml:space="preserve">so much as a language in Thompson's terms, but as a </w:t>
        </w:r>
      </w:ins>
      <w:ins w:id="1821" w:author="Arthur Parmentier" w:date="2020-06-10T11:13:00Z">
        <w:r>
          <w:t>‘</w:t>
        </w:r>
      </w:ins>
      <w:ins w:id="1822" w:author="Arthur Parmentier" w:date="2020-06-09T23:53:00Z">
        <w:r w:rsidR="00B62913" w:rsidRPr="008C744F">
          <w:rPr>
            <w:rPrChange w:id="1823" w:author="Arthur Parmentier" w:date="2020-06-09T23:53:00Z">
              <w:rPr>
                <w:rFonts w:ascii="ArialMT" w:hAnsi="ArialMT" w:cs="ArialMT"/>
                <w:color w:val="FFFFFF"/>
                <w:sz w:val="24"/>
                <w:szCs w:val="24"/>
                <w:lang w:val="fr-FR"/>
              </w:rPr>
            </w:rPrChange>
          </w:rPr>
          <w:t>gestural</w:t>
        </w:r>
      </w:ins>
      <w:ins w:id="1824" w:author="Arthur Parmentier" w:date="2020-06-10T11:13:00Z">
        <w:r>
          <w:t xml:space="preserve"> </w:t>
        </w:r>
      </w:ins>
      <w:ins w:id="1825" w:author="Arthur Parmentier" w:date="2020-06-09T23:53:00Z">
        <w:r w:rsidR="00B62913" w:rsidRPr="008C744F">
          <w:rPr>
            <w:rPrChange w:id="1826" w:author="Arthur Parmentier" w:date="2020-06-09T23:53:00Z">
              <w:rPr>
                <w:rFonts w:ascii="ArialMT" w:hAnsi="ArialMT" w:cs="ArialMT"/>
                <w:color w:val="FFFFFF"/>
                <w:sz w:val="24"/>
                <w:szCs w:val="24"/>
                <w:lang w:val="fr-FR"/>
              </w:rPr>
            </w:rPrChange>
          </w:rPr>
          <w:t>vocabulary</w:t>
        </w:r>
      </w:ins>
      <w:ins w:id="1827" w:author="Arthur Parmentier" w:date="2020-06-10T11:13:00Z">
        <w:r>
          <w:t>’</w:t>
        </w:r>
      </w:ins>
      <w:ins w:id="1828" w:author="Arthur Parmentier" w:date="2020-06-09T23:53:00Z">
        <w:r w:rsidR="00B62913" w:rsidRPr="008C744F">
          <w:rPr>
            <w:rPrChange w:id="1829" w:author="Arthur Parmentier" w:date="2020-06-09T23:53:00Z">
              <w:rPr>
                <w:rFonts w:ascii="ArialMT" w:hAnsi="ArialMT" w:cs="ArialMT"/>
                <w:color w:val="FFFFFF"/>
                <w:sz w:val="24"/>
                <w:szCs w:val="24"/>
                <w:lang w:val="fr-FR"/>
              </w:rPr>
            </w:rPrChange>
          </w:rPr>
          <w:t>:</w:t>
        </w:r>
      </w:ins>
    </w:p>
    <w:p w:rsidR="00B62913" w:rsidRPr="0053043F" w:rsidRDefault="0053043F">
      <w:pPr>
        <w:rPr>
          <w:ins w:id="1830" w:author="Arthur Parmentier" w:date="2020-06-09T22:02:00Z"/>
          <w:i/>
          <w:iCs/>
          <w:rPrChange w:id="1831" w:author="Arthur Parmentier" w:date="2020-06-10T11:11:00Z">
            <w:rPr>
              <w:ins w:id="1832" w:author="Arthur Parmentier" w:date="2020-06-09T22:02:00Z"/>
            </w:rPr>
          </w:rPrChange>
        </w:rPr>
        <w:pPrChange w:id="1833" w:author="Arthur Parmentier" w:date="2020-06-10T16:26:00Z">
          <w:pPr>
            <w:pStyle w:val="Titre4"/>
          </w:pPr>
        </w:pPrChange>
      </w:pPr>
      <w:ins w:id="1834" w:author="Arthur Parmentier" w:date="2020-06-10T11:13:00Z">
        <w:r>
          <w:rPr>
            <w:i/>
            <w:iCs/>
          </w:rPr>
          <w:t>‘</w:t>
        </w:r>
      </w:ins>
      <w:ins w:id="1835" w:author="Arthur Parmentier" w:date="2020-06-09T23:53:00Z">
        <w:r w:rsidR="00B62913" w:rsidRPr="0053043F">
          <w:rPr>
            <w:i/>
            <w:iCs/>
            <w:rPrChange w:id="1836" w:author="Arthur Parmentier" w:date="2020-06-10T11:11:00Z">
              <w:rPr>
                <w:rFonts w:ascii="ArialMT" w:hAnsi="ArialMT" w:cs="ArialMT"/>
                <w:color w:val="FFFFFF"/>
                <w:lang w:val="fr-FR"/>
              </w:rPr>
            </w:rPrChange>
          </w:rPr>
          <w:t>Through my gestural vocabulary the improvisers and audience start to</w:t>
        </w:r>
      </w:ins>
      <w:ins w:id="1837" w:author="Arthur Parmentier" w:date="2020-06-10T11:13:00Z">
        <w:r>
          <w:rPr>
            <w:i/>
            <w:iCs/>
          </w:rPr>
          <w:t xml:space="preserve"> </w:t>
        </w:r>
      </w:ins>
      <w:ins w:id="1838" w:author="Arthur Parmentier" w:date="2020-06-09T23:53:00Z">
        <w:r w:rsidR="00B62913" w:rsidRPr="0053043F">
          <w:rPr>
            <w:i/>
            <w:iCs/>
            <w:rPrChange w:id="1839" w:author="Arthur Parmentier" w:date="2020-06-10T11:11:00Z">
              <w:rPr>
                <w:rFonts w:ascii="ArialMT" w:hAnsi="ArialMT" w:cs="ArialMT"/>
                <w:color w:val="FFFFFF"/>
                <w:lang w:val="fr-FR"/>
              </w:rPr>
            </w:rPrChange>
          </w:rPr>
          <w:t>hear the music happen. You don't just hear the music happen, you</w:t>
        </w:r>
      </w:ins>
      <w:ins w:id="1840" w:author="Arthur Parmentier" w:date="2020-06-10T11:13:00Z">
        <w:r>
          <w:rPr>
            <w:i/>
            <w:iCs/>
          </w:rPr>
          <w:t xml:space="preserve"> </w:t>
        </w:r>
      </w:ins>
      <w:ins w:id="1841" w:author="Arthur Parmentier" w:date="2020-06-09T23:53:00Z">
        <w:r w:rsidR="00B62913" w:rsidRPr="0053043F">
          <w:rPr>
            <w:i/>
            <w:iCs/>
            <w:rPrChange w:id="1842" w:author="Arthur Parmentier" w:date="2020-06-10T11:11:00Z">
              <w:rPr>
                <w:rFonts w:ascii="ArialMT" w:hAnsi="ArialMT" w:cs="ArialMT"/>
                <w:color w:val="FFFFFF"/>
                <w:lang w:val="fr-FR"/>
              </w:rPr>
            </w:rPrChange>
          </w:rPr>
          <w:t>start to hear it happen, and then all of a sudden, it happens</w:t>
        </w:r>
      </w:ins>
      <w:ins w:id="1843" w:author="Arthur Parmentier" w:date="2020-06-10T11:13:00Z">
        <w:r>
          <w:rPr>
            <w:i/>
            <w:iCs/>
          </w:rPr>
          <w:t>.’”</w:t>
        </w:r>
      </w:ins>
      <w:customXmlInsRangeStart w:id="1844" w:author="Arthur Parmentier" w:date="2020-06-10T19:27:00Z"/>
      <w:sdt>
        <w:sdtPr>
          <w:rPr>
            <w:i/>
            <w:iCs/>
          </w:rPr>
          <w:id w:val="870342470"/>
          <w:citation/>
        </w:sdtPr>
        <w:sdtContent>
          <w:customXmlInsRangeEnd w:id="1844"/>
          <w:ins w:id="1845" w:author="Arthur Parmentier" w:date="2020-06-10T19:27:00Z">
            <w:r w:rsidR="009F0A06">
              <w:rPr>
                <w:i/>
                <w:iCs/>
              </w:rPr>
              <w:fldChar w:fldCharType="begin"/>
            </w:r>
            <w:r w:rsidR="009F0A06" w:rsidRPr="009F0A06">
              <w:rPr>
                <w:i/>
                <w:iCs/>
                <w:rPrChange w:id="1846" w:author="Arthur Parmentier" w:date="2020-06-10T19:27:00Z">
                  <w:rPr>
                    <w:i/>
                    <w:iCs/>
                    <w:lang w:val="fr-FR"/>
                  </w:rPr>
                </w:rPrChange>
              </w:rPr>
              <w:instrText xml:space="preserve"> CITATION Dub06 \l 1036 </w:instrText>
            </w:r>
          </w:ins>
          <w:r w:rsidR="009F0A06">
            <w:rPr>
              <w:i/>
              <w:iCs/>
            </w:rPr>
            <w:fldChar w:fldCharType="separate"/>
          </w:r>
          <w:r w:rsidR="00304C55">
            <w:rPr>
              <w:i/>
              <w:iCs/>
              <w:noProof/>
            </w:rPr>
            <w:t xml:space="preserve"> </w:t>
          </w:r>
          <w:r w:rsidR="00304C55">
            <w:rPr>
              <w:noProof/>
            </w:rPr>
            <w:t>(Duby, 2006)</w:t>
          </w:r>
          <w:ins w:id="1847" w:author="Arthur Parmentier" w:date="2020-06-10T19:27:00Z">
            <w:r w:rsidR="009F0A06">
              <w:rPr>
                <w:i/>
                <w:iCs/>
              </w:rPr>
              <w:fldChar w:fldCharType="end"/>
            </w:r>
          </w:ins>
          <w:customXmlInsRangeStart w:id="1848" w:author="Arthur Parmentier" w:date="2020-06-10T19:27:00Z"/>
        </w:sdtContent>
      </w:sdt>
      <w:customXmlInsRangeEnd w:id="1848"/>
    </w:p>
    <w:p w:rsidR="009C310E" w:rsidRDefault="00BB07B0">
      <w:pPr>
        <w:rPr>
          <w:ins w:id="1849" w:author="Arthur Parmentier" w:date="2020-06-10T11:16:00Z"/>
        </w:rPr>
      </w:pPr>
      <w:ins w:id="1850" w:author="Arthur Parmentier" w:date="2020-06-10T11:15:00Z">
        <w:r>
          <w:t>Butch Morris</w:t>
        </w:r>
      </w:ins>
      <w:ins w:id="1851" w:author="Arthur Parmentier" w:date="2020-06-10T11:16:00Z">
        <w:r>
          <w:t xml:space="preserve"> describes conduction in the following terms:</w:t>
        </w:r>
      </w:ins>
    </w:p>
    <w:p w:rsidR="00BB07B0" w:rsidRDefault="00BB07B0">
      <w:pPr>
        <w:rPr>
          <w:ins w:id="1852" w:author="Arthur Parmentier" w:date="2020-06-10T11:35:00Z"/>
        </w:rPr>
      </w:pPr>
      <w:ins w:id="1853" w:author="Arthur Parmentier" w:date="2020-06-10T11:16:00Z">
        <w:r>
          <w:t>“Conduction (conducted interpretation/ improvisation) is a vocabulary of ideographic signs and gestures activated to modify or construct a real</w:t>
        </w:r>
      </w:ins>
      <w:ins w:id="1854" w:author="Arthur Parmentier" w:date="2020-06-10T11:17:00Z">
        <w:r>
          <w:t xml:space="preserve"> </w:t>
        </w:r>
      </w:ins>
      <w:ins w:id="1855" w:author="Arthur Parmentier" w:date="2020-06-10T11:16:00Z">
        <w:r>
          <w:t>time</w:t>
        </w:r>
      </w:ins>
      <w:ins w:id="1856" w:author="Arthur Parmentier" w:date="2020-06-10T11:17:00Z">
        <w:r>
          <w:t xml:space="preserve"> </w:t>
        </w:r>
      </w:ins>
      <w:ins w:id="1857" w:author="Arthur Parmentier" w:date="2020-06-10T11:16:00Z">
        <w:r>
          <w:t>musical arrangement or composition. Each sign and gesture</w:t>
        </w:r>
      </w:ins>
      <w:ins w:id="1858" w:author="Arthur Parmentier" w:date="2020-06-10T11:17:00Z">
        <w:r>
          <w:t xml:space="preserve"> transmits</w:t>
        </w:r>
      </w:ins>
      <w:ins w:id="1859" w:author="Arthur Parmentier" w:date="2020-06-10T11:16:00Z">
        <w:r>
          <w:t xml:space="preserve"> generative information for interpretation and provides</w:t>
        </w:r>
      </w:ins>
      <w:ins w:id="1860" w:author="Arthur Parmentier" w:date="2020-06-10T11:17:00Z">
        <w:r>
          <w:t xml:space="preserve"> </w:t>
        </w:r>
      </w:ins>
      <w:ins w:id="1861" w:author="Arthur Parmentier" w:date="2020-06-10T11:16:00Z">
        <w:r>
          <w:t>instantaneous possibilities for altering or initiating harmony, melody,</w:t>
        </w:r>
      </w:ins>
      <w:ins w:id="1862" w:author="Arthur Parmentier" w:date="2020-06-10T11:17:00Z">
        <w:r>
          <w:t xml:space="preserve"> </w:t>
        </w:r>
      </w:ins>
      <w:ins w:id="1863" w:author="Arthur Parmentier" w:date="2020-06-10T11:16:00Z">
        <w:r>
          <w:t>rhythm, articulation, phrasing or form.</w:t>
        </w:r>
      </w:ins>
      <w:ins w:id="1864" w:author="Arthur Parmentier" w:date="2020-06-10T11:17:00Z">
        <w:r>
          <w:t>”</w:t>
        </w:r>
      </w:ins>
      <w:ins w:id="1865" w:author="Arthur Parmentier" w:date="2020-06-10T19:28:00Z">
        <w:r w:rsidR="00C75F92">
          <w:t xml:space="preserve"> </w:t>
        </w:r>
      </w:ins>
      <w:customXmlInsRangeStart w:id="1866" w:author="Arthur Parmentier" w:date="2020-06-10T19:38:00Z"/>
      <w:sdt>
        <w:sdtPr>
          <w:id w:val="-979925151"/>
          <w:citation/>
        </w:sdtPr>
        <w:sdtContent>
          <w:customXmlInsRangeEnd w:id="1866"/>
          <w:ins w:id="1867" w:author="Arthur Parmentier" w:date="2020-06-10T19:38:00Z">
            <w:r w:rsidR="00C75F92">
              <w:fldChar w:fldCharType="begin"/>
            </w:r>
            <w:r w:rsidR="00C75F92" w:rsidRPr="008C0EC1">
              <w:rPr>
                <w:rPrChange w:id="1868" w:author="Arthur Parmentier" w:date="2020-06-11T11:42:00Z">
                  <w:rPr>
                    <w:lang w:val="fr-FR"/>
                  </w:rPr>
                </w:rPrChange>
              </w:rPr>
              <w:instrText xml:space="preserve"> CITATION All \l 1036 </w:instrText>
            </w:r>
          </w:ins>
          <w:r w:rsidR="00C75F92">
            <w:fldChar w:fldCharType="separate"/>
          </w:r>
          <w:r w:rsidR="00304C55" w:rsidRPr="00304C55">
            <w:rPr>
              <w:noProof/>
              <w:lang w:val="fr-FR"/>
            </w:rPr>
            <w:t>(All About Jazz)</w:t>
          </w:r>
          <w:ins w:id="1869" w:author="Arthur Parmentier" w:date="2020-06-10T19:38:00Z">
            <w:r w:rsidR="00C75F92">
              <w:fldChar w:fldCharType="end"/>
            </w:r>
          </w:ins>
          <w:customXmlInsRangeStart w:id="1870" w:author="Arthur Parmentier" w:date="2020-06-10T19:38:00Z"/>
        </w:sdtContent>
      </w:sdt>
      <w:customXmlInsRangeEnd w:id="1870"/>
    </w:p>
    <w:p w:rsidR="004F6D06" w:rsidRDefault="00A35BBD">
      <w:pPr>
        <w:pStyle w:val="Titre5"/>
        <w:rPr>
          <w:ins w:id="1871" w:author="Arthur Parmentier" w:date="2020-06-10T15:00:00Z"/>
          <w:lang w:val="fr-FR"/>
        </w:rPr>
        <w:pPrChange w:id="1872" w:author="Arthur Parmentier" w:date="2020-06-10T16:26:00Z">
          <w:pPr>
            <w:pStyle w:val="Titre4"/>
          </w:pPr>
        </w:pPrChange>
      </w:pPr>
      <w:ins w:id="1873" w:author="Arthur Parmentier" w:date="2020-06-10T11:49:00Z">
        <w:r w:rsidRPr="00A35BBD">
          <w:rPr>
            <w:lang w:val="fr-FR"/>
            <w:rPrChange w:id="1874" w:author="Arthur Parmentier" w:date="2020-06-10T11:49:00Z">
              <w:rPr/>
            </w:rPrChange>
          </w:rPr>
          <w:t>Ritmo y Percusión con Señas</w:t>
        </w:r>
      </w:ins>
    </w:p>
    <w:p w:rsidR="00322F6B" w:rsidRPr="00322F6B" w:rsidRDefault="00322F6B">
      <w:pPr>
        <w:rPr>
          <w:ins w:id="1875" w:author="Arthur Parmentier" w:date="2020-06-10T11:44:00Z"/>
          <w:rPrChange w:id="1876" w:author="Arthur Parmentier" w:date="2020-06-10T15:00:00Z">
            <w:rPr>
              <w:ins w:id="1877" w:author="Arthur Parmentier" w:date="2020-06-10T11:44:00Z"/>
            </w:rPr>
          </w:rPrChange>
        </w:rPr>
        <w:pPrChange w:id="1878" w:author="Arthur Parmentier" w:date="2020-06-10T16:26:00Z">
          <w:pPr>
            <w:pStyle w:val="Titre4"/>
          </w:pPr>
        </w:pPrChange>
      </w:pPr>
      <w:ins w:id="1879" w:author="Arthur Parmentier" w:date="2020-06-10T15:00:00Z">
        <w:r w:rsidRPr="00322F6B">
          <w:rPr>
            <w:rPrChange w:id="1880" w:author="Arthur Parmentier" w:date="2020-06-10T15:00:00Z">
              <w:rPr>
                <w:lang w:val="fr-FR"/>
              </w:rPr>
            </w:rPrChange>
          </w:rPr>
          <w:t>More recently, we have s</w:t>
        </w:r>
        <w:r>
          <w:t>een the emerging of other signs systems; I would like to mention “</w:t>
        </w:r>
        <w:r w:rsidRPr="00322F6B">
          <w:t>Ritmo y Percusión con Señas</w:t>
        </w:r>
      </w:ins>
      <w:ins w:id="1881" w:author="Arthur Parmentier" w:date="2020-06-10T15:01:00Z">
        <w:r>
          <w:t>”:</w:t>
        </w:r>
      </w:ins>
    </w:p>
    <w:p w:rsidR="004F6D06" w:rsidRDefault="00A35BBD">
      <w:pPr>
        <w:rPr>
          <w:ins w:id="1882" w:author="Arthur Parmentier" w:date="2020-06-10T11:48:00Z"/>
        </w:rPr>
      </w:pPr>
      <w:ins w:id="1883" w:author="Arthur Parmentier" w:date="2020-06-10T11:49:00Z">
        <w:r w:rsidRPr="00322F6B">
          <w:t xml:space="preserve"> </w:t>
        </w:r>
      </w:ins>
      <w:ins w:id="1884" w:author="Arthur Parmentier" w:date="2020-06-10T11:48:00Z">
        <w:r w:rsidR="004F6D06">
          <w:t xml:space="preserve">“Rhythm and Percussion with Signs is an innovative way to play percussion created by the Argentinian musician Santiago Vázquez, who was Inspired </w:t>
        </w:r>
        <w:r w:rsidR="00521AA1">
          <w:t>by</w:t>
        </w:r>
        <w:r w:rsidR="004F6D06">
          <w:t xml:space="preserve"> Conduction</w:t>
        </w:r>
      </w:ins>
      <w:ins w:id="1885" w:author="Arthur Parmentier" w:date="2020-06-10T11:49:00Z">
        <w:r w:rsidR="00521AA1">
          <w:t xml:space="preserve"> [by Morris]</w:t>
        </w:r>
      </w:ins>
      <w:ins w:id="1886" w:author="Arthur Parmentier" w:date="2020-06-10T11:48:00Z">
        <w:r w:rsidR="004F6D06">
          <w:t>. Santiago was looking for a way to communicate certain information to musicians improvising percussion, in order to generate coordination and harmonization of a spontaneous creativity.</w:t>
        </w:r>
      </w:ins>
    </w:p>
    <w:p w:rsidR="00EF75B3" w:rsidRDefault="004F6D06">
      <w:pPr>
        <w:rPr>
          <w:ins w:id="1887" w:author="Arthur Parmentier" w:date="2020-06-10T11:49:00Z"/>
        </w:rPr>
      </w:pPr>
      <w:ins w:id="1888" w:author="Arthur Parmentier" w:date="2020-06-10T11:48:00Z">
        <w:r>
          <w:t>Through these attempts, little by little he codified a language consisting in approximately 150 signs executed with hands and body by the conductor in order to coordinate the flux of group improvisation.”</w:t>
        </w:r>
      </w:ins>
      <w:ins w:id="1889" w:author="Arthur Parmentier" w:date="2020-06-10T19:38:00Z">
        <w:r w:rsidR="00C75F92">
          <w:t xml:space="preserve"> </w:t>
        </w:r>
      </w:ins>
      <w:ins w:id="1890" w:author="Arthur Parmentier" w:date="2020-06-10T19:39:00Z">
        <w:r w:rsidR="00153701" w:rsidRPr="00C75F92">
          <w:rPr>
            <w:noProof/>
            <w:lang w:val="fr-FR"/>
            <w:rPrChange w:id="1891" w:author="Arthur Parmentier" w:date="2020-06-10T19:39:00Z">
              <w:rPr/>
            </w:rPrChange>
          </w:rPr>
          <w:t>(La Percumotora)</w:t>
        </w:r>
      </w:ins>
    </w:p>
    <w:p w:rsidR="00E20940" w:rsidRPr="004F6D06" w:rsidDel="00E20940" w:rsidRDefault="00E20940">
      <w:pPr>
        <w:rPr>
          <w:del w:id="1892" w:author="Arthur Parmentier" w:date="2020-06-10T11:51:00Z"/>
          <w:rPrChange w:id="1893" w:author="Arthur Parmentier" w:date="2020-06-10T11:44:00Z">
            <w:rPr>
              <w:del w:id="1894" w:author="Arthur Parmentier" w:date="2020-06-10T11:51:00Z"/>
            </w:rPr>
          </w:rPrChange>
        </w:rPr>
        <w:pPrChange w:id="1895" w:author="Arthur Parmentier" w:date="2020-06-10T16:26:00Z">
          <w:pPr>
            <w:pStyle w:val="Titre3"/>
          </w:pPr>
        </w:pPrChange>
      </w:pPr>
      <w:bookmarkStart w:id="1896" w:name="_Toc42698841"/>
      <w:bookmarkStart w:id="1897" w:name="_Toc42698920"/>
      <w:bookmarkEnd w:id="1896"/>
      <w:bookmarkEnd w:id="1897"/>
    </w:p>
    <w:p w:rsidR="00960BA6" w:rsidRDefault="00960BA6" w:rsidP="00EF75B3">
      <w:pPr>
        <w:pStyle w:val="Titre3"/>
        <w:rPr>
          <w:ins w:id="1898" w:author="Arthur Parmentier" w:date="2020-06-10T16:44:00Z"/>
        </w:rPr>
      </w:pPr>
      <w:bookmarkStart w:id="1899" w:name="_Toc42698921"/>
      <w:del w:id="1900" w:author="Arthur Parmentier" w:date="2020-06-10T16:42:00Z">
        <w:r w:rsidRPr="007C437A" w:rsidDel="00586554">
          <w:delText>Real-time composition/improvisation/generative music in the XXth century</w:delText>
        </w:r>
      </w:del>
      <w:bookmarkEnd w:id="1899"/>
      <w:ins w:id="1901" w:author="Arthur Parmentier" w:date="2020-06-10T16:44:00Z">
        <w:r w:rsidR="00560F90">
          <w:t>Artistic context</w:t>
        </w:r>
      </w:ins>
      <w:ins w:id="1902" w:author="Arthur Parmentier" w:date="2020-06-10T17:37:00Z">
        <w:r w:rsidR="00B92EB3">
          <w:t xml:space="preserve"> of SP and a computer recognition tool</w:t>
        </w:r>
      </w:ins>
    </w:p>
    <w:p w:rsidR="00560F90" w:rsidRDefault="00560F90" w:rsidP="00560F90">
      <w:pPr>
        <w:rPr>
          <w:ins w:id="1903" w:author="Arthur Parmentier" w:date="2020-06-10T17:37:00Z"/>
        </w:rPr>
      </w:pPr>
      <w:ins w:id="1904" w:author="Arthur Parmentier" w:date="2020-06-10T16:45:00Z">
        <w:r>
          <w:t>SP and Thompson’s practice enters in the wider movemen</w:t>
        </w:r>
      </w:ins>
      <w:ins w:id="1905" w:author="Arthur Parmentier" w:date="2020-06-10T16:46:00Z">
        <w:r>
          <w:t xml:space="preserve">ts of music and arts of their generations. In this section, I would like </w:t>
        </w:r>
      </w:ins>
      <w:ins w:id="1906" w:author="Arthur Parmentier" w:date="2020-06-10T17:09:00Z">
        <w:r w:rsidR="00536AA3">
          <w:t xml:space="preserve">to </w:t>
        </w:r>
      </w:ins>
      <w:ins w:id="1907" w:author="Arthur Parmentier" w:date="2020-06-10T16:48:00Z">
        <w:r>
          <w:t>superficially explore</w:t>
        </w:r>
      </w:ins>
      <w:ins w:id="1908" w:author="Arthur Parmentier" w:date="2020-06-10T16:47:00Z">
        <w:r>
          <w:t xml:space="preserve"> the</w:t>
        </w:r>
      </w:ins>
      <w:ins w:id="1909" w:author="Arthur Parmentier" w:date="2020-06-10T17:09:00Z">
        <w:r w:rsidR="0084639F">
          <w:t xml:space="preserve"> artistical</w:t>
        </w:r>
      </w:ins>
      <w:ins w:id="1910" w:author="Arthur Parmentier" w:date="2020-06-10T16:47:00Z">
        <w:r>
          <w:t xml:space="preserve"> landscape in which SP lies</w:t>
        </w:r>
      </w:ins>
      <w:ins w:id="1911" w:author="Arthur Parmentier" w:date="2020-06-10T16:48:00Z">
        <w:r>
          <w:t xml:space="preserve"> </w:t>
        </w:r>
      </w:ins>
      <w:ins w:id="1912" w:author="Arthur Parmentier" w:date="2020-06-10T17:09:00Z">
        <w:r w:rsidR="00FD3468">
          <w:t xml:space="preserve">(focusing on music only) </w:t>
        </w:r>
      </w:ins>
      <w:ins w:id="1913" w:author="Arthur Parmentier" w:date="2020-06-10T16:48:00Z">
        <w:r>
          <w:t>and identify in computer music the po</w:t>
        </w:r>
      </w:ins>
      <w:ins w:id="1914" w:author="Arthur Parmentier" w:date="2020-06-10T16:49:00Z">
        <w:r>
          <w:t>tential of linking SP to machines.</w:t>
        </w:r>
      </w:ins>
    </w:p>
    <w:p w:rsidR="00B92EB3" w:rsidRDefault="00B92EB3">
      <w:pPr>
        <w:pStyle w:val="Titre4"/>
        <w:rPr>
          <w:ins w:id="1915" w:author="Arthur Parmentier" w:date="2020-06-10T17:08:00Z"/>
        </w:rPr>
        <w:pPrChange w:id="1916" w:author="Arthur Parmentier" w:date="2020-06-10T17:38:00Z">
          <w:pPr/>
        </w:pPrChange>
      </w:pPr>
      <w:ins w:id="1917" w:author="Arthur Parmentier" w:date="2020-06-10T17:38:00Z">
        <w:r>
          <w:t>Artistic context to SP</w:t>
        </w:r>
      </w:ins>
    </w:p>
    <w:p w:rsidR="00536AA3" w:rsidRDefault="00AC558A" w:rsidP="00560F90">
      <w:pPr>
        <w:rPr>
          <w:ins w:id="1918" w:author="Arthur Parmentier" w:date="2020-06-10T17:12:00Z"/>
        </w:rPr>
      </w:pPr>
      <w:ins w:id="1919" w:author="Arthur Parmentier" w:date="2020-06-10T17:10:00Z">
        <w:r>
          <w:t>In general, the 20</w:t>
        </w:r>
        <w:r w:rsidRPr="00AC558A">
          <w:rPr>
            <w:vertAlign w:val="superscript"/>
            <w:rPrChange w:id="1920" w:author="Arthur Parmentier" w:date="2020-06-10T17:10:00Z">
              <w:rPr/>
            </w:rPrChange>
          </w:rPr>
          <w:t>th</w:t>
        </w:r>
        <w:r>
          <w:t xml:space="preserve"> century </w:t>
        </w:r>
      </w:ins>
      <w:ins w:id="1921" w:author="Arthur Parmentier" w:date="2020-06-10T17:11:00Z">
        <w:r>
          <w:t>can be thought in music as the century of ruptures, divergences and exploration of new forms of performances and productions.</w:t>
        </w:r>
      </w:ins>
    </w:p>
    <w:p w:rsidR="0093087B" w:rsidRDefault="00AC558A" w:rsidP="00560F90">
      <w:pPr>
        <w:rPr>
          <w:ins w:id="1922" w:author="Arthur Parmentier" w:date="2020-06-10T17:22:00Z"/>
        </w:rPr>
      </w:pPr>
      <w:ins w:id="1923" w:author="Arthur Parmentier" w:date="2020-06-10T17:12:00Z">
        <w:r>
          <w:t xml:space="preserve">First, we can identify </w:t>
        </w:r>
      </w:ins>
      <w:ins w:id="1924" w:author="Arthur Parmentier" w:date="2020-06-10T17:15:00Z">
        <w:r>
          <w:t xml:space="preserve">at the time of the development of SP </w:t>
        </w:r>
      </w:ins>
      <w:ins w:id="1925" w:author="Arthur Parmentier" w:date="2020-06-10T17:12:00Z">
        <w:r>
          <w:t>a great number of esthetics</w:t>
        </w:r>
      </w:ins>
      <w:ins w:id="1926" w:author="Arthur Parmentier" w:date="2020-06-10T17:13:00Z">
        <w:r>
          <w:t xml:space="preserve"> in the production of music </w:t>
        </w:r>
      </w:ins>
      <w:ins w:id="1927" w:author="Arthur Parmentier" w:date="2020-06-10T17:15:00Z">
        <w:r>
          <w:t>but also a</w:t>
        </w:r>
      </w:ins>
      <w:ins w:id="1928" w:author="Arthur Parmentier" w:date="2020-06-10T17:16:00Z">
        <w:r>
          <w:t xml:space="preserve"> specific interest for new production processes</w:t>
        </w:r>
      </w:ins>
      <w:ins w:id="1929" w:author="Arthur Parmentier" w:date="2020-06-10T17:17:00Z">
        <w:r>
          <w:t>, such as al</w:t>
        </w:r>
      </w:ins>
      <w:ins w:id="1930" w:author="Arthur Parmentier" w:date="2020-06-10T17:18:00Z">
        <w:r>
          <w:t>gorithmic, aleatory, serialism and st</w:t>
        </w:r>
      </w:ins>
      <w:ins w:id="1931" w:author="Arthur Parmentier" w:date="2020-06-10T17:19:00Z">
        <w:r>
          <w:t xml:space="preserve">ochastic music and many other compositional techniques that would also </w:t>
        </w:r>
        <w:r>
          <w:lastRenderedPageBreak/>
          <w:t>involve machines such as computers</w:t>
        </w:r>
      </w:ins>
      <w:ins w:id="1932" w:author="Arthur Parmentier" w:date="2020-06-10T17:21:00Z">
        <w:r w:rsidR="00F60438">
          <w:t xml:space="preserve"> (electronic, concrete music, etc)</w:t>
        </w:r>
      </w:ins>
      <w:ins w:id="1933" w:author="Arthur Parmentier" w:date="2020-06-10T17:22:00Z">
        <w:r w:rsidR="0093087B">
          <w:t>, for instance in France with Pierre Henry, Pierre Boulez and Iannis Xenakis.</w:t>
        </w:r>
      </w:ins>
    </w:p>
    <w:p w:rsidR="00F60438" w:rsidRPr="00AC558A" w:rsidDel="00E549FC" w:rsidRDefault="009F6BB6">
      <w:pPr>
        <w:rPr>
          <w:del w:id="1934" w:author="Arthur Parmentier" w:date="2020-06-10T17:26:00Z"/>
          <w:rPrChange w:id="1935" w:author="Arthur Parmentier" w:date="2020-06-10T17:10:00Z">
            <w:rPr>
              <w:del w:id="1936" w:author="Arthur Parmentier" w:date="2020-06-10T17:26:00Z"/>
            </w:rPr>
          </w:rPrChange>
        </w:rPr>
        <w:pPrChange w:id="1937" w:author="Arthur Parmentier" w:date="2020-06-10T16:44:00Z">
          <w:pPr>
            <w:pStyle w:val="Titre2"/>
          </w:pPr>
        </w:pPrChange>
      </w:pPr>
      <w:ins w:id="1938" w:author="Arthur Parmentier" w:date="2020-06-10T17:22:00Z">
        <w:r>
          <w:t>Thompson also was influenced by</w:t>
        </w:r>
      </w:ins>
      <w:ins w:id="1939" w:author="Arthur Parmentier" w:date="2020-06-10T17:23:00Z">
        <w:r>
          <w:t xml:space="preserve"> Anthony Braxon and</w:t>
        </w:r>
      </w:ins>
      <w:ins w:id="1940" w:author="Arthur Parmentier" w:date="2020-06-10T17:22:00Z">
        <w:r>
          <w:t xml:space="preserve"> </w:t>
        </w:r>
      </w:ins>
      <w:ins w:id="1941" w:author="Arthur Parmentier" w:date="2020-06-10T17:23:00Z">
        <w:r>
          <w:t>the genre of free jazz</w:t>
        </w:r>
      </w:ins>
      <w:ins w:id="1942" w:author="Arthur Parmentier" w:date="2020-06-10T17:37:00Z">
        <w:r w:rsidR="005971DF">
          <w:t>;</w:t>
        </w:r>
      </w:ins>
      <w:ins w:id="1943" w:author="Arthur Parmentier" w:date="2020-06-10T17:23:00Z">
        <w:r>
          <w:t xml:space="preserve"> </w:t>
        </w:r>
      </w:ins>
      <w:ins w:id="1944" w:author="Arthur Parmentier" w:date="2020-06-10T17:37:00Z">
        <w:r w:rsidR="00DD38B7">
          <w:t>h</w:t>
        </w:r>
      </w:ins>
      <w:ins w:id="1945" w:author="Arthur Parmentier" w:date="2020-06-10T17:24:00Z">
        <w:r>
          <w:t xml:space="preserve">is encounter with François Jeanneau, a pioneer </w:t>
        </w:r>
      </w:ins>
      <w:ins w:id="1946" w:author="Arthur Parmentier" w:date="2020-06-10T17:25:00Z">
        <w:r>
          <w:t>of French free jazz was the start of a long collaboration</w:t>
        </w:r>
      </w:ins>
      <w:ins w:id="1947" w:author="Arthur Parmentier" w:date="2020-06-10T17:37:00Z">
        <w:r w:rsidR="005971DF">
          <w:t xml:space="preserve"> and</w:t>
        </w:r>
      </w:ins>
      <w:ins w:id="1948" w:author="Arthur Parmentier" w:date="2020-06-10T17:26:00Z">
        <w:r>
          <w:t xml:space="preserve"> Jeanneau is now a leading figure in SP.</w:t>
        </w:r>
      </w:ins>
    </w:p>
    <w:p w:rsidR="00252D92" w:rsidRPr="007C437A" w:rsidDel="00E549FC" w:rsidRDefault="00725D84">
      <w:pPr>
        <w:rPr>
          <w:del w:id="1949" w:author="Arthur Parmentier" w:date="2020-06-10T17:26:00Z"/>
        </w:rPr>
      </w:pPr>
      <w:del w:id="1950" w:author="Arthur Parmentier" w:date="2020-06-10T17:26:00Z">
        <w:r w:rsidRPr="007C437A" w:rsidDel="00E549FC">
          <w:delText xml:space="preserve">How to structure this part? </w:delText>
        </w:r>
        <w:r w:rsidRPr="00F51456" w:rsidDel="00E549FC">
          <w:delText>By example? Topic?</w:delText>
        </w:r>
      </w:del>
    </w:p>
    <w:p w:rsidR="00960BA6" w:rsidRPr="007C437A" w:rsidRDefault="00960BA6">
      <w:pPr>
        <w:pPrChange w:id="1951" w:author="Arthur Parmentier" w:date="2020-06-10T17:26:00Z">
          <w:pPr>
            <w:pStyle w:val="Titre3"/>
          </w:pPr>
        </w:pPrChange>
      </w:pPr>
      <w:del w:id="1952" w:author="Arthur Parmentier" w:date="2020-06-10T17:26:00Z">
        <w:r w:rsidRPr="007C437A" w:rsidDel="00E549FC">
          <w:delText>Cage &amp; co</w:delText>
        </w:r>
      </w:del>
    </w:p>
    <w:p w:rsidR="00960BA6" w:rsidRDefault="00B92EB3" w:rsidP="00EF75B3">
      <w:pPr>
        <w:pStyle w:val="Titre4"/>
        <w:rPr>
          <w:ins w:id="1953" w:author="Arthur Parmentier" w:date="2020-06-10T17:38:00Z"/>
        </w:rPr>
      </w:pPr>
      <w:ins w:id="1954" w:author="Arthur Parmentier" w:date="2020-06-10T17:38:00Z">
        <w:r>
          <w:t>Computer music</w:t>
        </w:r>
      </w:ins>
      <w:del w:id="1955" w:author="Arthur Parmentier" w:date="2020-06-10T17:38:00Z">
        <w:r w:rsidR="001642FC" w:rsidRPr="007C437A" w:rsidDel="00B92EB3">
          <w:delText>Algorithmic music</w:delText>
        </w:r>
      </w:del>
    </w:p>
    <w:p w:rsidR="00586554" w:rsidRDefault="00AB1E26" w:rsidP="00586554">
      <w:pPr>
        <w:rPr>
          <w:ins w:id="1956" w:author="Arthur Parmentier" w:date="2020-06-10T17:40:00Z"/>
        </w:rPr>
      </w:pPr>
      <w:ins w:id="1957" w:author="Arthur Parmentier" w:date="2020-06-10T17:38:00Z">
        <w:r>
          <w:t xml:space="preserve">Computer music </w:t>
        </w:r>
      </w:ins>
      <w:ins w:id="1958" w:author="Arthur Parmentier" w:date="2020-06-10T17:39:00Z">
        <w:r>
          <w:t>is the use of computing technology in music composition, from sound synthesis</w:t>
        </w:r>
      </w:ins>
      <w:ins w:id="1959" w:author="Arthur Parmentier" w:date="2020-06-10T17:40:00Z">
        <w:r>
          <w:t xml:space="preserve"> to algorithmic composition programs.</w:t>
        </w:r>
      </w:ins>
    </w:p>
    <w:p w:rsidR="00EF42A4" w:rsidRDefault="00AB1E26">
      <w:pPr>
        <w:rPr>
          <w:ins w:id="1960" w:author="Arthur Parmentier" w:date="2020-06-10T17:52:00Z"/>
        </w:rPr>
      </w:pPr>
      <w:ins w:id="1961" w:author="Arthur Parmentier" w:date="2020-06-10T17:40:00Z">
        <w:r>
          <w:t>Today</w:t>
        </w:r>
      </w:ins>
      <w:ins w:id="1962" w:author="Arthur Parmentier" w:date="2020-06-10T17:43:00Z">
        <w:r>
          <w:t>,</w:t>
        </w:r>
      </w:ins>
      <w:ins w:id="1963" w:author="Arthur Parmentier" w:date="2020-06-10T17:40:00Z">
        <w:r>
          <w:t xml:space="preserve"> the widespread </w:t>
        </w:r>
      </w:ins>
      <w:ins w:id="1964" w:author="Arthur Parmentier" w:date="2020-06-10T17:41:00Z">
        <w:r>
          <w:t xml:space="preserve">availability of relatively affordable </w:t>
        </w:r>
      </w:ins>
      <w:ins w:id="1965" w:author="Arthur Parmentier" w:date="2020-06-10T17:40:00Z">
        <w:r>
          <w:t>digital audio workstations</w:t>
        </w:r>
      </w:ins>
      <w:ins w:id="1966" w:author="Arthur Parmentier" w:date="2020-06-10T17:41:00Z">
        <w:r>
          <w:t xml:space="preserve"> (DAWs) and the growth of home recording studios has </w:t>
        </w:r>
      </w:ins>
      <w:ins w:id="1967" w:author="Arthur Parmentier" w:date="2020-06-10T17:49:00Z">
        <w:r w:rsidR="00932C89">
          <w:t xml:space="preserve">brought computer music everywhere in the landscape of music production and diffusion. </w:t>
        </w:r>
      </w:ins>
      <w:ins w:id="1968" w:author="Arthur Parmentier" w:date="2020-06-10T17:50:00Z">
        <w:r w:rsidR="00932C89">
          <w:t xml:space="preserve">Aside the notion of computer music for composition only, the use of digital tools for recording, processing and diffusing sound </w:t>
        </w:r>
      </w:ins>
      <w:ins w:id="1969" w:author="Arthur Parmentier" w:date="2020-06-10T17:51:00Z">
        <w:r w:rsidR="00932C89">
          <w:t>make computers the most widely used interface for music</w:t>
        </w:r>
        <w:r w:rsidR="007A7D89">
          <w:t xml:space="preserve"> creation.</w:t>
        </w:r>
      </w:ins>
    </w:p>
    <w:p w:rsidR="00EF4161" w:rsidRDefault="00EF42A4">
      <w:pPr>
        <w:rPr>
          <w:ins w:id="1970" w:author="Arthur Parmentier" w:date="2020-06-11T11:52:00Z"/>
        </w:rPr>
      </w:pPr>
      <w:ins w:id="1971" w:author="Arthur Parmentier" w:date="2020-06-10T17:52:00Z">
        <w:r>
          <w:t xml:space="preserve">The potential of computers and digital tools is to my opinion still not expressed in SP and </w:t>
        </w:r>
      </w:ins>
      <w:ins w:id="1972" w:author="Arthur Parmentier" w:date="2020-06-10T17:53:00Z">
        <w:r>
          <w:t>the construction of a recognition tool could be an important step in that way.</w:t>
        </w:r>
      </w:ins>
    </w:p>
    <w:p w:rsidR="0019038B" w:rsidRDefault="0019038B" w:rsidP="00EF4161">
      <w:pPr>
        <w:pStyle w:val="Titre3"/>
        <w:rPr>
          <w:ins w:id="1973" w:author="Arthur Parmentier" w:date="2020-06-11T13:04:00Z"/>
        </w:rPr>
      </w:pPr>
      <w:ins w:id="1974" w:author="Arthur Parmentier" w:date="2020-06-11T12:38:00Z">
        <w:r>
          <w:t>Classification</w:t>
        </w:r>
      </w:ins>
      <w:ins w:id="1975" w:author="Arthur Parmentier" w:date="2020-06-11T12:39:00Z">
        <w:r>
          <w:t xml:space="preserve"> in ML</w:t>
        </w:r>
      </w:ins>
    </w:p>
    <w:p w:rsidR="00347CC0" w:rsidRDefault="00347CC0" w:rsidP="00347CC0">
      <w:pPr>
        <w:rPr>
          <w:ins w:id="1976" w:author="Arthur Parmentier" w:date="2020-06-11T13:43:00Z"/>
        </w:rPr>
      </w:pPr>
      <w:ins w:id="1977" w:author="Arthur Parmentier" w:date="2020-06-11T13:09:00Z">
        <w:r w:rsidRPr="00347CC0">
          <w:t xml:space="preserve">In machine learning and statistics, classification is the problem of identifying to which of a set of categories a new observation belongs, </w:t>
        </w:r>
      </w:ins>
      <w:ins w:id="1978" w:author="Arthur Parmentier" w:date="2020-06-11T13:43:00Z">
        <w:r w:rsidR="00F4730C" w:rsidRPr="00347CC0">
          <w:t>based on</w:t>
        </w:r>
      </w:ins>
      <w:ins w:id="1979" w:author="Arthur Parmentier" w:date="2020-06-11T13:09:00Z">
        <w:r w:rsidRPr="00347CC0">
          <w:t xml:space="preserve"> a training set of data containing observations</w:t>
        </w:r>
        <w:r>
          <w:t xml:space="preserve"> </w:t>
        </w:r>
        <w:r w:rsidRPr="00347CC0">
          <w:t>whose category membership is known</w:t>
        </w:r>
        <w:r>
          <w:t>.</w:t>
        </w:r>
      </w:ins>
      <w:ins w:id="1980" w:author="Arthur Parmentier" w:date="2020-06-11T13:46:00Z">
        <w:r w:rsidR="00EC109B">
          <w:t xml:space="preserve"> It is typically </w:t>
        </w:r>
      </w:ins>
      <w:ins w:id="1981" w:author="Arthur Parmentier" w:date="2020-06-11T13:55:00Z">
        <w:r w:rsidR="00C86A5E">
          <w:t>achieved with</w:t>
        </w:r>
      </w:ins>
      <w:ins w:id="1982" w:author="Arthur Parmentier" w:date="2020-06-11T13:46:00Z">
        <w:r w:rsidR="00EC109B">
          <w:t xml:space="preserve"> a supervised learning procedure.</w:t>
        </w:r>
      </w:ins>
    </w:p>
    <w:p w:rsidR="00F4730C" w:rsidRDefault="00EC109B" w:rsidP="00347CC0">
      <w:pPr>
        <w:rPr>
          <w:ins w:id="1983" w:author="Arthur Parmentier" w:date="2020-06-11T13:44:00Z"/>
        </w:rPr>
      </w:pPr>
      <w:ins w:id="1984" w:author="Arthur Parmentier" w:date="2020-06-11T13:46:00Z">
        <w:r>
          <w:t>A supervised</w:t>
        </w:r>
      </w:ins>
      <w:ins w:id="1985" w:author="Arthur Parmentier" w:date="2020-06-11T13:43:00Z">
        <w:r w:rsidR="00F4730C">
          <w:t xml:space="preserve"> learning proced</w:t>
        </w:r>
      </w:ins>
      <w:ins w:id="1986" w:author="Arthur Parmentier" w:date="2020-06-11T13:44:00Z">
        <w:r w:rsidR="00F4730C">
          <w:t xml:space="preserve">ure comprises </w:t>
        </w:r>
      </w:ins>
      <w:ins w:id="1987" w:author="Arthur Parmentier" w:date="2020-06-11T13:55:00Z">
        <w:r w:rsidR="00B34AB1">
          <w:t>3</w:t>
        </w:r>
      </w:ins>
      <w:ins w:id="1988" w:author="Arthur Parmentier" w:date="2020-06-11T13:44:00Z">
        <w:r w:rsidR="00F4730C">
          <w:t xml:space="preserve"> phases:</w:t>
        </w:r>
      </w:ins>
    </w:p>
    <w:p w:rsidR="00F4730C" w:rsidRDefault="00F4730C" w:rsidP="00F4730C">
      <w:pPr>
        <w:pStyle w:val="Paragraphedeliste"/>
        <w:numPr>
          <w:ilvl w:val="0"/>
          <w:numId w:val="46"/>
        </w:numPr>
        <w:rPr>
          <w:ins w:id="1989" w:author="Arthur Parmentier" w:date="2020-06-11T13:48:00Z"/>
        </w:rPr>
      </w:pPr>
      <w:ins w:id="1990" w:author="Arthur Parmentier" w:date="2020-06-11T13:44:00Z">
        <w:r>
          <w:t xml:space="preserve">First, a </w:t>
        </w:r>
      </w:ins>
      <w:ins w:id="1991" w:author="Arthur Parmentier" w:date="2020-06-11T13:47:00Z">
        <w:r w:rsidR="00EC109B">
          <w:t xml:space="preserve">ground truth dataset is constructed from </w:t>
        </w:r>
      </w:ins>
      <w:ins w:id="1992" w:author="Arthur Parmentier" w:date="2020-06-11T13:48:00Z">
        <w:r w:rsidR="00EC109B">
          <w:t xml:space="preserve">our </w:t>
        </w:r>
      </w:ins>
      <w:ins w:id="1993" w:author="Arthur Parmentier" w:date="2020-06-11T13:47:00Z">
        <w:r w:rsidR="00EC109B">
          <w:t>prior know</w:t>
        </w:r>
      </w:ins>
      <w:ins w:id="1994" w:author="Arthur Parmentier" w:date="2020-06-11T13:48:00Z">
        <w:r w:rsidR="00EC109B">
          <w:t>ledge</w:t>
        </w:r>
      </w:ins>
      <w:ins w:id="1995" w:author="Arthur Parmentier" w:date="2020-06-11T13:47:00Z">
        <w:r w:rsidR="00EC109B">
          <w:t xml:space="preserve"> </w:t>
        </w:r>
      </w:ins>
      <w:ins w:id="1996" w:author="Arthur Parmentier" w:date="2020-06-11T13:48:00Z">
        <w:r w:rsidR="00EC109B">
          <w:t>of what output values for our samples should be. The dataset comprises one or several training examples.</w:t>
        </w:r>
      </w:ins>
    </w:p>
    <w:p w:rsidR="00EC109B" w:rsidRDefault="00EC109B" w:rsidP="00F4730C">
      <w:pPr>
        <w:pStyle w:val="Paragraphedeliste"/>
        <w:numPr>
          <w:ilvl w:val="0"/>
          <w:numId w:val="46"/>
        </w:numPr>
        <w:rPr>
          <w:ins w:id="1997" w:author="Arthur Parmentier" w:date="2020-06-11T13:50:00Z"/>
        </w:rPr>
      </w:pPr>
      <w:ins w:id="1998" w:author="Arthur Parmentier" w:date="2020-06-11T13:48:00Z">
        <w:r>
          <w:t>Then, an alg</w:t>
        </w:r>
      </w:ins>
      <w:ins w:id="1999" w:author="Arthur Parmentier" w:date="2020-06-11T13:49:00Z">
        <w:r>
          <w:t xml:space="preserve">orithm is used to “learn” iteratively a function that, given a sample of data and desired outputs, best approximates the relationship between input and output observable in the data. Several algorithms can be used </w:t>
        </w:r>
      </w:ins>
      <w:ins w:id="2000" w:author="Arthur Parmentier" w:date="2020-06-11T13:50:00Z">
        <w:r>
          <w:t>for this process.</w:t>
        </w:r>
      </w:ins>
    </w:p>
    <w:p w:rsidR="009A703C" w:rsidRPr="00347CC0" w:rsidRDefault="00EC109B" w:rsidP="009A703C">
      <w:pPr>
        <w:pStyle w:val="Paragraphedeliste"/>
        <w:numPr>
          <w:ilvl w:val="0"/>
          <w:numId w:val="46"/>
        </w:numPr>
        <w:rPr>
          <w:ins w:id="2001" w:author="Arthur Parmentier" w:date="2020-06-11T12:38:00Z"/>
          <w:rPrChange w:id="2002" w:author="Arthur Parmentier" w:date="2020-06-11T13:04:00Z">
            <w:rPr>
              <w:ins w:id="2003" w:author="Arthur Parmentier" w:date="2020-06-11T12:38:00Z"/>
            </w:rPr>
          </w:rPrChange>
        </w:rPr>
        <w:pPrChange w:id="2004" w:author="Arthur Parmentier" w:date="2020-06-11T13:55:00Z">
          <w:pPr>
            <w:pStyle w:val="Titre3"/>
          </w:pPr>
        </w:pPrChange>
      </w:pPr>
      <w:ins w:id="2005" w:author="Arthur Parmentier" w:date="2020-06-11T13:50:00Z">
        <w:r>
          <w:t xml:space="preserve">Finally, the </w:t>
        </w:r>
      </w:ins>
      <w:ins w:id="2006" w:author="Arthur Parmentier" w:date="2020-06-11T13:51:00Z">
        <w:r>
          <w:t>“learned” function that we call “model” can be used to classify new data.</w:t>
        </w:r>
      </w:ins>
    </w:p>
    <w:p w:rsidR="00611D02" w:rsidRDefault="00EF4161" w:rsidP="00EF4161">
      <w:pPr>
        <w:pStyle w:val="Titre3"/>
        <w:rPr>
          <w:ins w:id="2007" w:author="Arthur Parmentier" w:date="2020-06-11T12:57:00Z"/>
        </w:rPr>
      </w:pPr>
      <w:ins w:id="2008" w:author="Arthur Parmentier" w:date="2020-06-11T11:53:00Z">
        <w:r>
          <w:t xml:space="preserve">The </w:t>
        </w:r>
      </w:ins>
      <w:ins w:id="2009" w:author="Arthur Parmentier" w:date="2020-06-11T12:56:00Z">
        <w:r w:rsidR="00C469FD">
          <w:t xml:space="preserve">human </w:t>
        </w:r>
      </w:ins>
      <w:ins w:id="2010" w:author="Arthur Parmentier" w:date="2020-06-11T12:57:00Z">
        <w:r w:rsidR="00F938B8">
          <w:t>prototypical</w:t>
        </w:r>
      </w:ins>
      <w:ins w:id="2011" w:author="Arthur Parmentier" w:date="2020-06-11T12:56:00Z">
        <w:r w:rsidR="00C469FD">
          <w:t xml:space="preserve"> and categorical</w:t>
        </w:r>
      </w:ins>
      <w:ins w:id="2012" w:author="Arthur Parmentier" w:date="2020-06-11T11:53:00Z">
        <w:r>
          <w:t xml:space="preserve"> perception </w:t>
        </w:r>
      </w:ins>
      <w:ins w:id="2013" w:author="Arthur Parmentier" w:date="2020-06-11T12:57:00Z">
        <w:r w:rsidR="00C469FD">
          <w:t>and conceptual scheme</w:t>
        </w:r>
        <w:r w:rsidR="00846792">
          <w:t>s</w:t>
        </w:r>
      </w:ins>
    </w:p>
    <w:p w:rsidR="00156CB8" w:rsidRDefault="00611D02" w:rsidP="00611D02">
      <w:pPr>
        <w:rPr>
          <w:ins w:id="2014" w:author="Arthur Parmentier" w:date="2020-06-11T12:58:00Z"/>
        </w:rPr>
      </w:pPr>
      <w:ins w:id="2015" w:author="Arthur Parmentier" w:date="2020-06-11T12:01:00Z">
        <w:r w:rsidRPr="007C437A">
          <w:t>The human categorical perception scheme plays a very important role in the construction of basic artistic concepts such as note, pitch, scale, line, hit… by constructing discrete categories out of a continuous set of elements</w:t>
        </w:r>
      </w:ins>
      <w:ins w:id="2016" w:author="Arthur Parmentier" w:date="2020-06-11T12:29:00Z">
        <w:r w:rsidR="007E70E1">
          <w:t xml:space="preserve"> (frequency, time, </w:t>
        </w:r>
      </w:ins>
      <w:ins w:id="2017" w:author="Arthur Parmentier" w:date="2020-06-11T12:30:00Z">
        <w:r w:rsidR="007E70E1">
          <w:t>space, color, etc)</w:t>
        </w:r>
      </w:ins>
      <w:ins w:id="2018" w:author="Arthur Parmentier" w:date="2020-06-11T12:34:00Z">
        <w:r w:rsidR="00156CB8">
          <w:t xml:space="preserve">. </w:t>
        </w:r>
      </w:ins>
      <w:ins w:id="2019" w:author="Arthur Parmentier" w:date="2020-06-11T12:38:00Z">
        <w:r w:rsidR="00156CB8">
          <w:t>One can think of these schemes, that contain innate and learn (cultural) parts, as processes of identification and classification.</w:t>
        </w:r>
      </w:ins>
    </w:p>
    <w:p w:rsidR="00E67C0A" w:rsidRDefault="00611D02">
      <w:pPr>
        <w:rPr>
          <w:ins w:id="2020" w:author="Arthur Parmentier" w:date="2020-06-11T13:03:00Z"/>
        </w:rPr>
      </w:pPr>
      <w:ins w:id="2021" w:author="Arthur Parmentier" w:date="2020-06-11T12:01:00Z">
        <w:r w:rsidRPr="007C437A">
          <w:t>We know from research in psychology</w:t>
        </w:r>
        <w:r>
          <w:t xml:space="preserve"> </w:t>
        </w:r>
      </w:ins>
      <w:customXmlInsRangeStart w:id="2022" w:author="Arthur Parmentier" w:date="2020-06-11T12:01:00Z"/>
      <w:sdt>
        <w:sdtPr>
          <w:id w:val="2077633733"/>
          <w:citation/>
        </w:sdtPr>
        <w:sdtContent>
          <w:customXmlInsRangeEnd w:id="2022"/>
          <w:ins w:id="2023" w:author="Arthur Parmentier" w:date="2020-06-11T12:01:00Z">
            <w:r>
              <w:fldChar w:fldCharType="begin"/>
            </w:r>
            <w:r w:rsidRPr="00512451">
              <w:instrText xml:space="preserve"> CITATION Ros73 \l 1036 </w:instrText>
            </w:r>
            <w:r>
              <w:fldChar w:fldCharType="separate"/>
            </w:r>
            <w:r>
              <w:rPr>
                <w:noProof/>
              </w:rPr>
              <w:t>(Rosch, 1973)</w:t>
            </w:r>
            <w:r>
              <w:fldChar w:fldCharType="end"/>
            </w:r>
          </w:ins>
          <w:customXmlInsRangeStart w:id="2024" w:author="Arthur Parmentier" w:date="2020-06-11T12:01:00Z"/>
        </w:sdtContent>
      </w:sdt>
      <w:customXmlInsRangeEnd w:id="2024"/>
      <w:ins w:id="2025" w:author="Arthur Parmentier" w:date="2020-06-11T12:01:00Z">
        <w:r w:rsidRPr="007C437A">
          <w:t xml:space="preserve"> that a single concept can be modeled as a category of elements around a prototype, considered as the central point of the category. Moreover, people tend to define the concept itself by the characteristic traits of the prototype, whereas in general, </w:t>
        </w:r>
        <w:r w:rsidRPr="007C437A">
          <w:lastRenderedPageBreak/>
          <w:t>it extends beyond such a definition</w:t>
        </w:r>
      </w:ins>
      <w:ins w:id="2026" w:author="Arthur Parmentier" w:date="2020-06-11T13:00:00Z">
        <w:r w:rsidR="00FB7F72">
          <w:t>: t</w:t>
        </w:r>
      </w:ins>
      <w:ins w:id="2027" w:author="Arthur Parmentier" w:date="2020-06-11T12:01:00Z">
        <w:r w:rsidRPr="007C437A">
          <w:t>he prototypical scheme rejects the discrete notion of ‘limit’ or ‘border’, replaced by the continuous notions of graded membership (similarity to the prototype) and the fuzzy edges of concepts</w:t>
        </w:r>
        <w:r>
          <w:t xml:space="preserve"> </w:t>
        </w:r>
      </w:ins>
      <w:customXmlInsRangeStart w:id="2028" w:author="Arthur Parmentier" w:date="2020-06-11T12:01:00Z"/>
      <w:sdt>
        <w:sdtPr>
          <w:id w:val="758099576"/>
          <w:citation/>
        </w:sdtPr>
        <w:sdtContent>
          <w:customXmlInsRangeEnd w:id="2028"/>
          <w:ins w:id="2029" w:author="Arthur Parmentier" w:date="2020-06-11T12:01:00Z">
            <w:r>
              <w:fldChar w:fldCharType="begin"/>
            </w:r>
            <w:r w:rsidRPr="00512451">
              <w:instrText xml:space="preserve"> CITATION Bro \l 1036 </w:instrText>
            </w:r>
            <w:r>
              <w:fldChar w:fldCharType="separate"/>
            </w:r>
            <w:r>
              <w:rPr>
                <w:noProof/>
              </w:rPr>
              <w:t>(Brock, Semantics #4 - Prototype Theory)</w:t>
            </w:r>
            <w:r>
              <w:fldChar w:fldCharType="end"/>
            </w:r>
          </w:ins>
          <w:customXmlInsRangeStart w:id="2030" w:author="Arthur Parmentier" w:date="2020-06-11T12:01:00Z"/>
        </w:sdtContent>
      </w:sdt>
      <w:customXmlInsRangeEnd w:id="2030"/>
      <w:ins w:id="2031" w:author="Arthur Parmentier" w:date="2020-06-11T12:01:00Z">
        <w:r w:rsidRPr="007C437A">
          <w:t>. But on top of the prototypical scheme, the categorical scheme introduces a rupture by either accepting or rejection an element inside the category based on its similarity with the prototype.</w:t>
        </w:r>
      </w:ins>
    </w:p>
    <w:p w:rsidR="00FB7F72" w:rsidRDefault="00FB7F72" w:rsidP="00FB7F72">
      <w:pPr>
        <w:rPr>
          <w:ins w:id="2032" w:author="Arthur Parmentier" w:date="2020-06-11T13:03:00Z"/>
        </w:rPr>
        <w:pPrChange w:id="2033" w:author="Arthur Parmentier" w:date="2020-06-11T13:03:00Z">
          <w:pPr/>
        </w:pPrChange>
      </w:pPr>
      <w:ins w:id="2034" w:author="Arthur Parmentier" w:date="2020-06-11T13:03:00Z">
        <w:r>
          <w:br w:type="page"/>
        </w:r>
      </w:ins>
    </w:p>
    <w:p w:rsidR="00FB7F72" w:rsidRPr="00586554" w:rsidDel="00FB7F72" w:rsidRDefault="00FB7F72">
      <w:pPr>
        <w:rPr>
          <w:del w:id="2035" w:author="Arthur Parmentier" w:date="2020-06-11T13:03:00Z"/>
          <w:rPrChange w:id="2036" w:author="Arthur Parmentier" w:date="2020-06-10T16:41:00Z">
            <w:rPr>
              <w:del w:id="2037" w:author="Arthur Parmentier" w:date="2020-06-11T13:03:00Z"/>
            </w:rPr>
          </w:rPrChange>
        </w:rPr>
        <w:pPrChange w:id="2038" w:author="Arthur Parmentier" w:date="2020-06-10T16:41:00Z">
          <w:pPr>
            <w:pStyle w:val="Titre3"/>
          </w:pPr>
        </w:pPrChange>
      </w:pPr>
    </w:p>
    <w:p w:rsidR="000B4E52" w:rsidRPr="007C437A" w:rsidDel="006D5BBB" w:rsidRDefault="000B4E52" w:rsidP="00E6654A">
      <w:pPr>
        <w:pStyle w:val="Titre2"/>
        <w:rPr>
          <w:del w:id="2039" w:author="Arthur Parmentier" w:date="2020-06-07T21:11:00Z"/>
        </w:rPr>
      </w:pPr>
      <w:del w:id="2040" w:author="Arthur Parmentier" w:date="2020-06-07T21:11:00Z">
        <w:r w:rsidRPr="007C437A" w:rsidDel="006D5BBB">
          <w:delText>Linguistics</w:delText>
        </w:r>
        <w:bookmarkStart w:id="2041" w:name="_Toc42550007"/>
        <w:bookmarkStart w:id="2042" w:name="_Toc42550100"/>
        <w:bookmarkStart w:id="2043" w:name="_Toc42698843"/>
        <w:bookmarkStart w:id="2044" w:name="_Toc42698922"/>
        <w:bookmarkEnd w:id="2041"/>
        <w:bookmarkEnd w:id="2042"/>
        <w:bookmarkEnd w:id="2043"/>
        <w:bookmarkEnd w:id="2044"/>
      </w:del>
    </w:p>
    <w:p w:rsidR="000B4E52" w:rsidRPr="007C437A" w:rsidDel="006D5BBB" w:rsidRDefault="000B4E52">
      <w:pPr>
        <w:pStyle w:val="Titre3"/>
        <w:rPr>
          <w:del w:id="2045" w:author="Arthur Parmentier" w:date="2020-06-07T21:11:00Z"/>
        </w:rPr>
      </w:pPr>
      <w:del w:id="2046" w:author="Arthur Parmentier" w:date="2020-06-07T21:11:00Z">
        <w:r w:rsidRPr="007C437A" w:rsidDel="006D5BBB">
          <w:delText>Regular languages</w:delText>
        </w:r>
        <w:bookmarkStart w:id="2047" w:name="_Toc42550008"/>
        <w:bookmarkStart w:id="2048" w:name="_Toc42550101"/>
        <w:bookmarkStart w:id="2049" w:name="_Toc42698844"/>
        <w:bookmarkStart w:id="2050" w:name="_Toc42698923"/>
        <w:bookmarkEnd w:id="2047"/>
        <w:bookmarkEnd w:id="2048"/>
        <w:bookmarkEnd w:id="2049"/>
        <w:bookmarkEnd w:id="2050"/>
      </w:del>
    </w:p>
    <w:p w:rsidR="000B4E52" w:rsidRPr="007C437A" w:rsidDel="006D5BBB" w:rsidRDefault="000B4E52">
      <w:pPr>
        <w:pStyle w:val="Titre3"/>
        <w:rPr>
          <w:del w:id="2051" w:author="Arthur Parmentier" w:date="2020-06-07T21:11:00Z"/>
        </w:rPr>
      </w:pPr>
      <w:del w:id="2052" w:author="Arthur Parmentier" w:date="2020-06-07T21:11:00Z">
        <w:r w:rsidRPr="007C437A" w:rsidDel="006D5BBB">
          <w:delText>… link with generative music?</w:delText>
        </w:r>
        <w:bookmarkStart w:id="2053" w:name="_Toc42550009"/>
        <w:bookmarkStart w:id="2054" w:name="_Toc42550102"/>
        <w:bookmarkStart w:id="2055" w:name="_Toc42698845"/>
        <w:bookmarkStart w:id="2056" w:name="_Toc42698924"/>
        <w:bookmarkEnd w:id="2053"/>
        <w:bookmarkEnd w:id="2054"/>
        <w:bookmarkEnd w:id="2055"/>
        <w:bookmarkEnd w:id="2056"/>
      </w:del>
    </w:p>
    <w:p w:rsidR="000B4E52" w:rsidRPr="007C437A" w:rsidDel="006D5BBB" w:rsidRDefault="000B4E52" w:rsidP="00E6654A">
      <w:pPr>
        <w:rPr>
          <w:del w:id="2057" w:author="Arthur Parmentier" w:date="2020-06-07T21:11:00Z"/>
        </w:rPr>
      </w:pPr>
      <w:del w:id="2058" w:author="Arthur Parmentier" w:date="2020-06-07T21:11:00Z">
        <w:r w:rsidRPr="007C437A" w:rsidDel="006D5BBB">
          <w:delText>Check relevancy: Chomsky, hierarchical models, markov models, study of music within linguistic models.</w:delText>
        </w:r>
        <w:bookmarkStart w:id="2059" w:name="_Toc42550010"/>
        <w:bookmarkStart w:id="2060" w:name="_Toc42550103"/>
        <w:bookmarkStart w:id="2061" w:name="_Toc42698846"/>
        <w:bookmarkStart w:id="2062" w:name="_Toc42698925"/>
        <w:bookmarkEnd w:id="2059"/>
        <w:bookmarkEnd w:id="2060"/>
        <w:bookmarkEnd w:id="2061"/>
        <w:bookmarkEnd w:id="2062"/>
      </w:del>
    </w:p>
    <w:p w:rsidR="00BE04C2" w:rsidRDefault="00960BA6">
      <w:pPr>
        <w:pStyle w:val="Titre2"/>
        <w:rPr>
          <w:ins w:id="2063" w:author="Arthur Parmentier" w:date="2020-06-09T23:55:00Z"/>
        </w:rPr>
        <w:pPrChange w:id="2064" w:author="Arthur Parmentier" w:date="2020-06-10T16:26:00Z">
          <w:pPr>
            <w:pStyle w:val="Titre1"/>
          </w:pPr>
        </w:pPrChange>
      </w:pPr>
      <w:del w:id="2065" w:author="Arthur Parmentier" w:date="2020-06-07T21:11:00Z">
        <w:r w:rsidRPr="007C437A" w:rsidDel="006D5BBB">
          <w:delText xml:space="preserve"> </w:delText>
        </w:r>
      </w:del>
      <w:bookmarkStart w:id="2066" w:name="_Toc42698926"/>
      <w:ins w:id="2067" w:author="Arthur Parmentier" w:date="2020-06-11T11:42:00Z">
        <w:r w:rsidR="008C0EC1">
          <w:t>A struc</w:t>
        </w:r>
      </w:ins>
      <w:ins w:id="2068" w:author="Arthur Parmentier" w:date="2020-06-11T11:43:00Z">
        <w:r w:rsidR="008C0EC1">
          <w:t>turalist approach to SP</w:t>
        </w:r>
      </w:ins>
      <w:del w:id="2069" w:author="Arthur Parmentier" w:date="2020-06-11T11:42:00Z">
        <w:r w:rsidR="00177D40" w:rsidRPr="007C437A" w:rsidDel="008C0EC1">
          <w:delText xml:space="preserve">(abstract) </w:delText>
        </w:r>
        <w:r w:rsidR="00112903" w:rsidRPr="007C437A" w:rsidDel="008C0EC1">
          <w:delText>Mechanisms and c</w:delText>
        </w:r>
        <w:r w:rsidR="00010FF3" w:rsidRPr="007C437A" w:rsidDel="008C0EC1">
          <w:delText xml:space="preserve">oncepts </w:delText>
        </w:r>
        <w:r w:rsidR="000D082F" w:rsidRPr="007C437A" w:rsidDel="008C0EC1">
          <w:delText xml:space="preserve">of </w:delText>
        </w:r>
        <w:r w:rsidR="005E047A" w:rsidRPr="007C437A" w:rsidDel="008C0EC1">
          <w:delText>S</w:delText>
        </w:r>
        <w:r w:rsidR="000D082F" w:rsidRPr="007C437A" w:rsidDel="008C0EC1">
          <w:delText>oundpainting</w:delText>
        </w:r>
        <w:bookmarkEnd w:id="1003"/>
        <w:r w:rsidR="00086E5D" w:rsidRPr="007C437A" w:rsidDel="008C0EC1">
          <w:delText xml:space="preserve"> (a </w:delText>
        </w:r>
        <w:r w:rsidR="003739E8" w:rsidRPr="007C437A" w:rsidDel="008C0EC1">
          <w:delText xml:space="preserve">theoretical </w:delText>
        </w:r>
        <w:r w:rsidR="00086E5D" w:rsidRPr="007C437A" w:rsidDel="008C0EC1">
          <w:delText>model of SP)</w:delText>
        </w:r>
      </w:del>
      <w:bookmarkEnd w:id="2066"/>
    </w:p>
    <w:p w:rsidR="008C744F" w:rsidRPr="008C744F" w:rsidDel="00606270" w:rsidRDefault="008C744F">
      <w:pPr>
        <w:rPr>
          <w:del w:id="2070" w:author="Arthur Parmentier" w:date="2020-06-10T10:56:00Z"/>
          <w:rPrChange w:id="2071" w:author="Arthur Parmentier" w:date="2020-06-09T23:55:00Z">
            <w:rPr>
              <w:del w:id="2072" w:author="Arthur Parmentier" w:date="2020-06-10T10:56:00Z"/>
            </w:rPr>
          </w:rPrChange>
        </w:rPr>
        <w:pPrChange w:id="2073" w:author="Arthur Parmentier" w:date="2020-06-10T16:26:00Z">
          <w:pPr>
            <w:pStyle w:val="Titre1"/>
          </w:pPr>
        </w:pPrChange>
      </w:pPr>
    </w:p>
    <w:p w:rsidR="007776CB" w:rsidRDefault="00E6654A">
      <w:pPr>
        <w:rPr>
          <w:ins w:id="2074" w:author="Arthur Parmentier" w:date="2020-06-10T10:50:00Z"/>
        </w:rPr>
      </w:pPr>
      <w:r w:rsidRPr="007C437A">
        <w:t>Now that we have seen a bit of the development of SP and the theoretical background it lies in, I would like to propose a model of Soundpainting that would explicit its construction mechanisms</w:t>
      </w:r>
      <w:ins w:id="2075" w:author="Arthur Parmentier" w:date="2020-05-14T13:29:00Z">
        <w:r w:rsidR="00BA3828" w:rsidRPr="007C437A">
          <w:t xml:space="preserve"> as a sign language, </w:t>
        </w:r>
      </w:ins>
      <w:del w:id="2076" w:author="Arthur Parmentier" w:date="2020-05-14T13:29:00Z">
        <w:r w:rsidRPr="007C437A" w:rsidDel="00BA3828">
          <w:delText xml:space="preserve"> </w:delText>
        </w:r>
      </w:del>
      <w:r w:rsidRPr="007C437A">
        <w:t>as well as the implicit operations that makes it an efficient language for art performance.</w:t>
      </w:r>
    </w:p>
    <w:p w:rsidR="00606270" w:rsidRPr="007C437A" w:rsidRDefault="00606270">
      <w:ins w:id="2077" w:author="Arthur Parmentier" w:date="2020-06-10T10:50:00Z">
        <w:r>
          <w:t xml:space="preserve">My approach </w:t>
        </w:r>
      </w:ins>
      <w:ins w:id="2078" w:author="Arthur Parmentier" w:date="2020-06-10T10:51:00Z">
        <w:r>
          <w:t xml:space="preserve">is a structuralist approach: </w:t>
        </w:r>
      </w:ins>
      <w:ins w:id="2079" w:author="Arthur Parmentier" w:date="2020-06-10T10:52:00Z">
        <w:r>
          <w:t xml:space="preserve">I will focus on the structures </w:t>
        </w:r>
      </w:ins>
      <w:ins w:id="2080" w:author="Arthur Parmentier" w:date="2020-06-10T10:53:00Z">
        <w:r>
          <w:t>of SP at several levels</w:t>
        </w:r>
      </w:ins>
      <w:ins w:id="2081" w:author="Arthur Parmentier" w:date="2020-06-11T14:00:00Z">
        <w:r w:rsidR="009D4BA5">
          <w:t>, in a bottom-top approach</w:t>
        </w:r>
      </w:ins>
      <w:ins w:id="2082" w:author="Arthur Parmentier" w:date="2020-06-10T10:56:00Z">
        <w:r>
          <w:t xml:space="preserve"> rather than the description of the constitutive elements themselves.</w:t>
        </w:r>
      </w:ins>
    </w:p>
    <w:p w:rsidR="0011673A" w:rsidRPr="0011673A" w:rsidRDefault="008C0EC1" w:rsidP="0011673A">
      <w:pPr>
        <w:pStyle w:val="Titre3"/>
        <w:rPr>
          <w:ins w:id="2083" w:author="Arthur Parmentier" w:date="2020-06-11T13:56:00Z"/>
        </w:rPr>
      </w:pPr>
      <w:bookmarkStart w:id="2084" w:name="_Toc42698927"/>
      <w:ins w:id="2085" w:author="Arthur Parmentier" w:date="2020-06-11T11:42:00Z">
        <w:r w:rsidRPr="007C437A">
          <w:t>Preliminary remarks</w:t>
        </w:r>
      </w:ins>
      <w:ins w:id="2086" w:author="Arthur Parmentier" w:date="2020-06-11T13:56:00Z">
        <w:r w:rsidR="0011673A">
          <w:t xml:space="preserve">: </w:t>
        </w:r>
        <w:r w:rsidR="0011673A" w:rsidRPr="0011673A">
          <w:t>Context and scope of my personal observations</w:t>
        </w:r>
      </w:ins>
    </w:p>
    <w:p w:rsidR="00EE46D3" w:rsidRDefault="008C0EC1" w:rsidP="008C0EC1">
      <w:pPr>
        <w:rPr>
          <w:ins w:id="2087" w:author="Arthur Parmentier" w:date="2020-06-11T11:44:00Z"/>
        </w:rPr>
      </w:pPr>
      <w:ins w:id="2088" w:author="Arthur Parmentier" w:date="2020-06-11T11:42:00Z">
        <w:r w:rsidRPr="007C437A">
          <w:t xml:space="preserve">The reader must be aware that </w:t>
        </w:r>
      </w:ins>
      <w:ins w:id="2089" w:author="Arthur Parmentier" w:date="2020-06-11T11:44:00Z">
        <w:r w:rsidR="00EE46D3">
          <w:t>this section is mostly based on my personal observations of and participation in SP performances</w:t>
        </w:r>
      </w:ins>
      <w:ins w:id="2090" w:author="Arthur Parmentier" w:date="2020-06-11T11:45:00Z">
        <w:r w:rsidR="00EE46D3">
          <w:t>, mostly as a performer with only a limited number of groups (</w:t>
        </w:r>
      </w:ins>
      <w:ins w:id="2091" w:author="Arthur Parmentier" w:date="2020-06-11T11:46:00Z">
        <w:r w:rsidR="00EE46D3">
          <w:t xml:space="preserve">7) during the past 7 years (most of my experience however </w:t>
        </w:r>
      </w:ins>
      <w:ins w:id="2092" w:author="Arthur Parmentier" w:date="2020-06-11T11:47:00Z">
        <w:r w:rsidR="00EE46D3">
          <w:t>c</w:t>
        </w:r>
        <w:r w:rsidR="005D7273">
          <w:t>omes</w:t>
        </w:r>
      </w:ins>
      <w:ins w:id="2093" w:author="Arthur Parmentier" w:date="2020-06-11T11:46:00Z">
        <w:r w:rsidR="00EE46D3">
          <w:t xml:space="preserve"> </w:t>
        </w:r>
      </w:ins>
      <w:ins w:id="2094" w:author="Arthur Parmentier" w:date="2020-06-11T11:47:00Z">
        <w:r w:rsidR="005D7273">
          <w:t>from</w:t>
        </w:r>
      </w:ins>
      <w:ins w:id="2095" w:author="Arthur Parmentier" w:date="2020-06-11T11:46:00Z">
        <w:r w:rsidR="00EE46D3">
          <w:t xml:space="preserve"> the l</w:t>
        </w:r>
      </w:ins>
      <w:ins w:id="2096" w:author="Arthur Parmentier" w:date="2020-06-11T11:47:00Z">
        <w:r w:rsidR="00EE46D3">
          <w:t>ast 3 years).</w:t>
        </w:r>
      </w:ins>
    </w:p>
    <w:p w:rsidR="008C0EC1" w:rsidRDefault="00AE7D19" w:rsidP="00AE7D19">
      <w:pPr>
        <w:rPr>
          <w:ins w:id="2097" w:author="Arthur Parmentier" w:date="2020-06-11T11:50:00Z"/>
        </w:rPr>
      </w:pPr>
      <w:ins w:id="2098" w:author="Arthur Parmentier" w:date="2020-06-11T11:47:00Z">
        <w:r>
          <w:t>Moreover, I only have one</w:t>
        </w:r>
      </w:ins>
      <w:ins w:id="2099" w:author="Arthur Parmentier" w:date="2020-06-11T11:48:00Z">
        <w:r>
          <w:t xml:space="preserve"> experience of SP outside Europe (Brasil), while my experiences in Europe are in France and Switzerland only.</w:t>
        </w:r>
      </w:ins>
    </w:p>
    <w:p w:rsidR="00AE7D19" w:rsidRPr="007C437A" w:rsidRDefault="00AE7D19" w:rsidP="00AE7D19">
      <w:pPr>
        <w:rPr>
          <w:ins w:id="2100" w:author="Arthur Parmentier" w:date="2020-06-11T11:42:00Z"/>
        </w:rPr>
        <w:pPrChange w:id="2101" w:author="Arthur Parmentier" w:date="2020-06-11T11:47:00Z">
          <w:pPr>
            <w:pStyle w:val="Paragraphedeliste"/>
            <w:numPr>
              <w:numId w:val="12"/>
            </w:numPr>
            <w:ind w:hanging="360"/>
          </w:pPr>
        </w:pPrChange>
      </w:pPr>
      <w:ins w:id="2102" w:author="Arthur Parmentier" w:date="2020-06-11T11:50:00Z">
        <w:r>
          <w:t xml:space="preserve">While I will try in the following sections to speak about SP as objectively as possible, I will use the </w:t>
        </w:r>
      </w:ins>
      <w:ins w:id="2103" w:author="Arthur Parmentier" w:date="2020-06-11T11:51:00Z">
        <w:r>
          <w:t>first-person</w:t>
        </w:r>
      </w:ins>
      <w:ins w:id="2104" w:author="Arthur Parmentier" w:date="2020-06-11T11:50:00Z">
        <w:r>
          <w:t xml:space="preserve"> pronoun to indicate my own analys</w:t>
        </w:r>
      </w:ins>
      <w:ins w:id="2105" w:author="Arthur Parmentier" w:date="2020-06-11T11:51:00Z">
        <w:r>
          <w:t xml:space="preserve">es </w:t>
        </w:r>
      </w:ins>
      <w:ins w:id="2106" w:author="Arthur Parmentier" w:date="2020-06-11T11:52:00Z">
        <w:r w:rsidR="00EF4161">
          <w:t>and points of view.</w:t>
        </w:r>
      </w:ins>
    </w:p>
    <w:p w:rsidR="008C0EC1" w:rsidRPr="007C437A" w:rsidRDefault="008C0EC1" w:rsidP="008C0EC1">
      <w:pPr>
        <w:rPr>
          <w:ins w:id="2107" w:author="Arthur Parmentier" w:date="2020-06-11T11:42:00Z"/>
        </w:rPr>
      </w:pPr>
      <w:ins w:id="2108" w:author="Arthur Parmentier" w:date="2020-06-11T11:42:00Z">
        <w:r w:rsidRPr="007C437A">
          <w:t>The reader is invited to compare my observation with his and criticize the models and interpretation I give in this section.</w:t>
        </w:r>
      </w:ins>
    </w:p>
    <w:p w:rsidR="00B12EC1" w:rsidRPr="0095515C" w:rsidDel="008C0EC1" w:rsidRDefault="00B12EC1">
      <w:pPr>
        <w:pStyle w:val="Titre3"/>
        <w:rPr>
          <w:del w:id="2109" w:author="Arthur Parmentier" w:date="2020-06-11T11:42:00Z"/>
          <w:rPrChange w:id="2110" w:author="Arthur Parmentier" w:date="2020-06-11T13:56:00Z">
            <w:rPr>
              <w:del w:id="2111" w:author="Arthur Parmentier" w:date="2020-06-11T11:42:00Z"/>
            </w:rPr>
          </w:rPrChange>
        </w:rPr>
        <w:pPrChange w:id="2112" w:author="Arthur Parmentier" w:date="2020-06-10T16:26:00Z">
          <w:pPr>
            <w:pStyle w:val="Titre2"/>
          </w:pPr>
        </w:pPrChange>
      </w:pPr>
      <w:del w:id="2113" w:author="Arthur Parmentier" w:date="2020-06-11T11:42:00Z">
        <w:r w:rsidRPr="0095515C" w:rsidDel="008C0EC1">
          <w:rPr>
            <w:rPrChange w:id="2114" w:author="Arthur Parmentier" w:date="2020-06-11T13:56:00Z">
              <w:rPr/>
            </w:rPrChange>
          </w:rPr>
          <w:delText xml:space="preserve">Preliminary </w:delText>
        </w:r>
        <w:r w:rsidR="00E44A97" w:rsidRPr="0095515C" w:rsidDel="008C0EC1">
          <w:rPr>
            <w:rPrChange w:id="2115" w:author="Arthur Parmentier" w:date="2020-06-11T13:56:00Z">
              <w:rPr/>
            </w:rPrChange>
          </w:rPr>
          <w:delText>remarks</w:delText>
        </w:r>
        <w:bookmarkEnd w:id="2084"/>
      </w:del>
    </w:p>
    <w:p w:rsidR="00E44A97" w:rsidRPr="0095515C" w:rsidDel="008C0EC1" w:rsidRDefault="00E44A97">
      <w:pPr>
        <w:pStyle w:val="Titre4"/>
        <w:rPr>
          <w:del w:id="2116" w:author="Arthur Parmentier" w:date="2020-06-11T11:42:00Z"/>
          <w:rPrChange w:id="2117" w:author="Arthur Parmentier" w:date="2020-06-11T13:56:00Z">
            <w:rPr>
              <w:del w:id="2118" w:author="Arthur Parmentier" w:date="2020-06-11T11:42:00Z"/>
            </w:rPr>
          </w:rPrChange>
        </w:rPr>
        <w:pPrChange w:id="2119" w:author="Arthur Parmentier" w:date="2020-06-10T16:26:00Z">
          <w:pPr>
            <w:pStyle w:val="Titre3"/>
          </w:pPr>
        </w:pPrChange>
      </w:pPr>
      <w:del w:id="2120" w:author="Arthur Parmentier" w:date="2020-06-11T11:42:00Z">
        <w:r w:rsidRPr="0095515C" w:rsidDel="008C0EC1">
          <w:rPr>
            <w:rPrChange w:id="2121" w:author="Arthur Parmentier" w:date="2020-06-11T13:56:00Z">
              <w:rPr/>
            </w:rPrChange>
          </w:rPr>
          <w:delText>Context and scope of my personal observations</w:delText>
        </w:r>
      </w:del>
    </w:p>
    <w:p w:rsidR="000046FB" w:rsidRPr="0095515C" w:rsidDel="008C0EC1" w:rsidRDefault="000046FB">
      <w:pPr>
        <w:rPr>
          <w:del w:id="2122" w:author="Arthur Parmentier" w:date="2020-06-11T11:42:00Z"/>
          <w:rPrChange w:id="2123" w:author="Arthur Parmentier" w:date="2020-06-11T13:56:00Z">
            <w:rPr>
              <w:del w:id="2124" w:author="Arthur Parmentier" w:date="2020-06-11T11:42:00Z"/>
            </w:rPr>
          </w:rPrChange>
        </w:rPr>
      </w:pPr>
      <w:del w:id="2125" w:author="Arthur Parmentier" w:date="2020-06-11T11:42:00Z">
        <w:r w:rsidRPr="0095515C" w:rsidDel="008C0EC1">
          <w:rPr>
            <w:rPrChange w:id="2126" w:author="Arthur Parmentier" w:date="2020-06-11T13:56:00Z">
              <w:rPr/>
            </w:rPrChange>
          </w:rPr>
          <w:delText>The reader must be aware that my experience with Soundpainting and the observations that I consider in this section:</w:delText>
        </w:r>
      </w:del>
    </w:p>
    <w:p w:rsidR="000046FB" w:rsidRPr="0095515C" w:rsidDel="008C0EC1" w:rsidRDefault="000046FB">
      <w:pPr>
        <w:pStyle w:val="Paragraphedeliste"/>
        <w:numPr>
          <w:ilvl w:val="0"/>
          <w:numId w:val="12"/>
        </w:numPr>
        <w:rPr>
          <w:del w:id="2127" w:author="Arthur Parmentier" w:date="2020-06-11T11:42:00Z"/>
          <w:rPrChange w:id="2128" w:author="Arthur Parmentier" w:date="2020-06-11T13:56:00Z">
            <w:rPr>
              <w:del w:id="2129" w:author="Arthur Parmentier" w:date="2020-06-11T11:42:00Z"/>
            </w:rPr>
          </w:rPrChange>
        </w:rPr>
      </w:pPr>
      <w:del w:id="2130" w:author="Arthur Parmentier" w:date="2020-06-11T11:42:00Z">
        <w:r w:rsidRPr="0095515C" w:rsidDel="008C0EC1">
          <w:rPr>
            <w:rPrChange w:id="2131" w:author="Arthur Parmentier" w:date="2020-06-11T13:56:00Z">
              <w:rPr/>
            </w:rPrChange>
          </w:rPr>
          <w:delText>Are rather limited in time (3 years span)</w:delText>
        </w:r>
      </w:del>
    </w:p>
    <w:p w:rsidR="000046FB" w:rsidRPr="0095515C" w:rsidDel="008C0EC1" w:rsidRDefault="000046FB">
      <w:pPr>
        <w:pStyle w:val="Paragraphedeliste"/>
        <w:numPr>
          <w:ilvl w:val="0"/>
          <w:numId w:val="12"/>
        </w:numPr>
        <w:rPr>
          <w:del w:id="2132" w:author="Arthur Parmentier" w:date="2020-06-11T11:42:00Z"/>
          <w:rPrChange w:id="2133" w:author="Arthur Parmentier" w:date="2020-06-11T13:56:00Z">
            <w:rPr>
              <w:del w:id="2134" w:author="Arthur Parmentier" w:date="2020-06-11T11:42:00Z"/>
            </w:rPr>
          </w:rPrChange>
        </w:rPr>
      </w:pPr>
      <w:del w:id="2135" w:author="Arthur Parmentier" w:date="2020-06-11T11:42:00Z">
        <w:r w:rsidRPr="0095515C" w:rsidDel="008C0EC1">
          <w:rPr>
            <w:rPrChange w:id="2136" w:author="Arthur Parmentier" w:date="2020-06-11T13:56:00Z">
              <w:rPr/>
            </w:rPrChange>
          </w:rPr>
          <w:delTex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delText>
        </w:r>
      </w:del>
    </w:p>
    <w:p w:rsidR="000046FB" w:rsidRPr="0095515C" w:rsidDel="008C0EC1" w:rsidRDefault="000046FB">
      <w:pPr>
        <w:pStyle w:val="Paragraphedeliste"/>
        <w:numPr>
          <w:ilvl w:val="0"/>
          <w:numId w:val="12"/>
        </w:numPr>
        <w:rPr>
          <w:del w:id="2137" w:author="Arthur Parmentier" w:date="2020-06-11T11:42:00Z"/>
          <w:rPrChange w:id="2138" w:author="Arthur Parmentier" w:date="2020-06-11T13:56:00Z">
            <w:rPr>
              <w:del w:id="2139" w:author="Arthur Parmentier" w:date="2020-06-11T11:42:00Z"/>
            </w:rPr>
          </w:rPrChange>
        </w:rPr>
      </w:pPr>
      <w:del w:id="2140" w:author="Arthur Parmentier" w:date="2020-06-11T11:42:00Z">
        <w:r w:rsidRPr="0095515C" w:rsidDel="008C0EC1">
          <w:rPr>
            <w:rPrChange w:id="2141" w:author="Arthur Parmentier" w:date="2020-06-11T13:56:00Z">
              <w:rPr/>
            </w:rPrChange>
          </w:rPr>
          <w:delText>Are rather limited in terms of configuration (mostly groups of musicians, either in weekly sessions with 3-10 performers or workshops with guest soundpainter).</w:delText>
        </w:r>
      </w:del>
    </w:p>
    <w:p w:rsidR="000046FB" w:rsidRPr="0095515C" w:rsidDel="008C0EC1" w:rsidRDefault="000046FB">
      <w:pPr>
        <w:rPr>
          <w:del w:id="2142" w:author="Arthur Parmentier" w:date="2020-06-11T11:42:00Z"/>
          <w:rPrChange w:id="2143" w:author="Arthur Parmentier" w:date="2020-06-11T13:56:00Z">
            <w:rPr>
              <w:del w:id="2144" w:author="Arthur Parmentier" w:date="2020-06-11T11:42:00Z"/>
            </w:rPr>
          </w:rPrChange>
        </w:rPr>
      </w:pPr>
      <w:del w:id="2145" w:author="Arthur Parmentier" w:date="2020-06-11T11:42:00Z">
        <w:r w:rsidRPr="0095515C" w:rsidDel="008C0EC1">
          <w:rPr>
            <w:rPrChange w:id="2146" w:author="Arthur Parmentier" w:date="2020-06-11T13:56:00Z">
              <w:rPr/>
            </w:rPrChange>
          </w:rPr>
          <w:delText>The reader is invited to compare my observation with his and criticize the models and interpretation I give in this section.</w:delText>
        </w:r>
      </w:del>
    </w:p>
    <w:p w:rsidR="00061E60" w:rsidRPr="0095515C" w:rsidDel="008C0EC1" w:rsidRDefault="00E44A97">
      <w:pPr>
        <w:pStyle w:val="Titre4"/>
        <w:rPr>
          <w:del w:id="2147" w:author="Arthur Parmentier" w:date="2020-06-11T11:42:00Z"/>
          <w:rPrChange w:id="2148" w:author="Arthur Parmentier" w:date="2020-06-11T13:56:00Z">
            <w:rPr>
              <w:del w:id="2149" w:author="Arthur Parmentier" w:date="2020-06-11T11:42:00Z"/>
            </w:rPr>
          </w:rPrChange>
        </w:rPr>
        <w:pPrChange w:id="2150" w:author="Arthur Parmentier" w:date="2020-06-10T16:26:00Z">
          <w:pPr>
            <w:pStyle w:val="Titre3"/>
            <w:numPr>
              <w:numId w:val="13"/>
            </w:numPr>
          </w:pPr>
        </w:pPrChange>
      </w:pPr>
      <w:del w:id="2151" w:author="Arthur Parmentier" w:date="2020-06-11T11:42:00Z">
        <w:r w:rsidRPr="0095515C" w:rsidDel="008C0EC1">
          <w:rPr>
            <w:rPrChange w:id="2152" w:author="Arthur Parmentier" w:date="2020-06-11T13:56:00Z">
              <w:rPr/>
            </w:rPrChange>
          </w:rPr>
          <w:delText>The categorical and prototypical perception of concepts</w:delText>
        </w:r>
        <w:r w:rsidR="00061E60" w:rsidRPr="0095515C" w:rsidDel="008C0EC1">
          <w:rPr>
            <w:rPrChange w:id="2153" w:author="Arthur Parmentier" w:date="2020-06-11T13:56:00Z">
              <w:rPr/>
            </w:rPrChange>
          </w:rPr>
          <w:delText xml:space="preserve"> </w:delText>
        </w:r>
      </w:del>
    </w:p>
    <w:p w:rsidR="00554E5F" w:rsidRPr="0095515C" w:rsidDel="008C0EC1" w:rsidRDefault="00554E5F">
      <w:pPr>
        <w:rPr>
          <w:del w:id="2154" w:author="Arthur Parmentier" w:date="2020-06-11T11:42:00Z"/>
          <w:rPrChange w:id="2155" w:author="Arthur Parmentier" w:date="2020-06-11T13:56:00Z">
            <w:rPr>
              <w:del w:id="2156" w:author="Arthur Parmentier" w:date="2020-06-11T11:42:00Z"/>
            </w:rPr>
          </w:rPrChange>
        </w:rPr>
      </w:pPr>
      <w:del w:id="2157" w:author="Arthur Parmentier" w:date="2020-06-11T11:42:00Z">
        <w:r w:rsidRPr="0095515C" w:rsidDel="008C0EC1">
          <w:rPr>
            <w:rPrChange w:id="2158" w:author="Arthur Parmentier" w:date="2020-06-11T13:56:00Z">
              <w:rPr/>
            </w:rPrChange>
          </w:rPr>
          <w:delText xml:space="preserve">The human </w:delText>
        </w:r>
        <w:r w:rsidR="004D468F" w:rsidRPr="0095515C" w:rsidDel="008C0EC1">
          <w:rPr>
            <w:rPrChange w:id="2159" w:author="Arthur Parmentier" w:date="2020-06-11T13:56:00Z">
              <w:rPr/>
            </w:rPrChange>
          </w:rPr>
          <w:delText xml:space="preserve">(innate) </w:delText>
        </w:r>
        <w:r w:rsidRPr="0095515C" w:rsidDel="008C0EC1">
          <w:rPr>
            <w:rPrChange w:id="2160" w:author="Arthur Parmentier" w:date="2020-06-11T13:56:00Z">
              <w:rPr/>
            </w:rPrChange>
          </w:rPr>
          <w:delText>categorical perception scheme has been studied in music REF and many other fields</w:delText>
        </w:r>
        <w:r w:rsidR="004D468F" w:rsidRPr="0095515C" w:rsidDel="008C0EC1">
          <w:rPr>
            <w:rPrChange w:id="2161" w:author="Arthur Parmentier" w:date="2020-06-11T13:56:00Z">
              <w:rPr/>
            </w:rPrChange>
          </w:rPr>
          <w:delText xml:space="preserve"> and plays a very important role in the construction of basic artistic concepts such as note, pitch, scale, line, hi</w:delText>
        </w:r>
      </w:del>
      <w:del w:id="2162" w:author="Arthur Parmentier" w:date="2020-05-13T09:28:00Z">
        <w:r w:rsidR="004D468F" w:rsidRPr="0095515C" w:rsidDel="00B7596F">
          <w:rPr>
            <w:rPrChange w:id="2163" w:author="Arthur Parmentier" w:date="2020-06-11T13:56:00Z">
              <w:rPr/>
            </w:rPrChange>
          </w:rPr>
          <w:delText>t…</w:delText>
        </w:r>
      </w:del>
    </w:p>
    <w:p w:rsidR="00DF3BEC" w:rsidRPr="0095515C" w:rsidDel="008C0EC1" w:rsidRDefault="00061E60">
      <w:pPr>
        <w:rPr>
          <w:del w:id="2164" w:author="Arthur Parmentier" w:date="2020-06-11T11:42:00Z"/>
          <w:rPrChange w:id="2165" w:author="Arthur Parmentier" w:date="2020-06-11T13:56:00Z">
            <w:rPr>
              <w:del w:id="2166" w:author="Arthur Parmentier" w:date="2020-06-11T11:42:00Z"/>
            </w:rPr>
          </w:rPrChange>
        </w:rPr>
      </w:pPr>
      <w:del w:id="2167" w:author="Arthur Parmentier" w:date="2020-06-11T11:42:00Z">
        <w:r w:rsidRPr="0095515C" w:rsidDel="008C0EC1">
          <w:rPr>
            <w:rPrChange w:id="2168" w:author="Arthur Parmentier" w:date="2020-06-11T13:56:00Z">
              <w:rPr/>
            </w:rPrChange>
          </w:rPr>
          <w:delText xml:space="preserve">We </w:delText>
        </w:r>
      </w:del>
      <w:del w:id="2169" w:author="Arthur Parmentier" w:date="2020-05-13T09:29:00Z">
        <w:r w:rsidR="00F572C3" w:rsidRPr="0095515C" w:rsidDel="00FE7602">
          <w:rPr>
            <w:rPrChange w:id="2170" w:author="Arthur Parmentier" w:date="2020-06-11T13:56:00Z">
              <w:rPr/>
            </w:rPrChange>
          </w:rPr>
          <w:delText xml:space="preserve">also </w:delText>
        </w:r>
      </w:del>
      <w:del w:id="2171" w:author="Arthur Parmentier" w:date="2020-06-11T11:42:00Z">
        <w:r w:rsidRPr="0095515C" w:rsidDel="008C0EC1">
          <w:rPr>
            <w:rPrChange w:id="2172" w:author="Arthur Parmentier" w:date="2020-06-11T13:56:00Z">
              <w:rPr/>
            </w:rPrChange>
          </w:rPr>
          <w:delText>know from</w:delText>
        </w:r>
      </w:del>
      <w:del w:id="2173" w:author="Arthur Parmentier" w:date="2020-05-13T09:34:00Z">
        <w:r w:rsidRPr="0095515C" w:rsidDel="00FB0C2C">
          <w:rPr>
            <w:rPrChange w:id="2174" w:author="Arthur Parmentier" w:date="2020-06-11T13:56:00Z">
              <w:rPr/>
            </w:rPrChange>
          </w:rPr>
          <w:delText xml:space="preserve"> </w:delText>
        </w:r>
        <w:r w:rsidR="00643933" w:rsidRPr="0095515C" w:rsidDel="00FB0C2C">
          <w:rPr>
            <w:rPrChange w:id="2175" w:author="Arthur Parmentier" w:date="2020-06-11T13:56:00Z">
              <w:rPr/>
            </w:rPrChange>
          </w:rPr>
          <w:delText>recent</w:delText>
        </w:r>
      </w:del>
      <w:del w:id="2176" w:author="Arthur Parmentier" w:date="2020-06-11T11:42:00Z">
        <w:r w:rsidR="00643933" w:rsidRPr="0095515C" w:rsidDel="008C0EC1">
          <w:rPr>
            <w:rPrChange w:id="2177" w:author="Arthur Parmentier" w:date="2020-06-11T13:56:00Z">
              <w:rPr/>
            </w:rPrChange>
          </w:rPr>
          <w:delText xml:space="preserve"> </w:delText>
        </w:r>
        <w:r w:rsidRPr="0095515C" w:rsidDel="008C0EC1">
          <w:rPr>
            <w:rPrChange w:id="2178" w:author="Arthur Parmentier" w:date="2020-06-11T13:56:00Z">
              <w:rPr/>
            </w:rPrChange>
          </w:rPr>
          <w:delText>research in psychology</w:delText>
        </w:r>
      </w:del>
      <w:del w:id="2179" w:author="Arthur Parmentier" w:date="2020-06-10T19:41:00Z">
        <w:r w:rsidR="00643933" w:rsidRPr="0095515C" w:rsidDel="005272A8">
          <w:rPr>
            <w:rStyle w:val="Appelnotedebasdep"/>
            <w:rPrChange w:id="2180" w:author="Arthur Parmentier" w:date="2020-06-11T13:56:00Z">
              <w:rPr>
                <w:rStyle w:val="Appelnotedebasdep"/>
              </w:rPr>
            </w:rPrChange>
          </w:rPr>
          <w:footnoteReference w:id="9"/>
        </w:r>
      </w:del>
      <w:del w:id="2191" w:author="Arthur Parmentier" w:date="2020-06-11T11:42:00Z">
        <w:r w:rsidRPr="0095515C" w:rsidDel="008C0EC1">
          <w:rPr>
            <w:rPrChange w:id="2192" w:author="Arthur Parmentier" w:date="2020-06-11T13:56:00Z">
              <w:rPr/>
            </w:rPrChange>
          </w:rPr>
          <w:delText xml:space="preserve"> that a concept </w:delText>
        </w:r>
      </w:del>
      <w:del w:id="2193" w:author="Arthur Parmentier" w:date="2020-05-13T09:36:00Z">
        <w:r w:rsidRPr="0095515C" w:rsidDel="00CE30A8">
          <w:rPr>
            <w:rPrChange w:id="2194" w:author="Arthur Parmentier" w:date="2020-06-11T13:56:00Z">
              <w:rPr/>
            </w:rPrChange>
          </w:rPr>
          <w:delText>corresponds to</w:delText>
        </w:r>
      </w:del>
      <w:del w:id="2195" w:author="Arthur Parmentier" w:date="2020-06-11T11:42:00Z">
        <w:r w:rsidRPr="0095515C" w:rsidDel="008C0EC1">
          <w:rPr>
            <w:rPrChange w:id="2196" w:author="Arthur Parmentier" w:date="2020-06-11T13:56:00Z">
              <w:rPr/>
            </w:rPrChange>
          </w:rPr>
          <w:delText xml:space="preserve"> a category of elements around a prototype</w:delText>
        </w:r>
        <w:r w:rsidR="00FD25EA" w:rsidRPr="0095515C" w:rsidDel="008C0EC1">
          <w:rPr>
            <w:rPrChange w:id="2197" w:author="Arthur Parmentier" w:date="2020-06-11T13:56:00Z">
              <w:rPr/>
            </w:rPrChange>
          </w:rPr>
          <w:delText>, considered as the central point of the category</w:delText>
        </w:r>
        <w:r w:rsidRPr="0095515C" w:rsidDel="008C0EC1">
          <w:rPr>
            <w:rPrChange w:id="2198" w:author="Arthur Parmentier" w:date="2020-06-11T13:56:00Z">
              <w:rPr/>
            </w:rPrChange>
          </w:rPr>
          <w:delText>.</w:delText>
        </w:r>
        <w:r w:rsidR="006155A3" w:rsidRPr="0095515C" w:rsidDel="008C0EC1">
          <w:rPr>
            <w:rPrChange w:id="2199" w:author="Arthur Parmentier" w:date="2020-06-11T13:56:00Z">
              <w:rPr/>
            </w:rPrChange>
          </w:rPr>
          <w:delText xml:space="preserve"> Moreover, people tend to define the concept itself by the characteristic traits of the prototype</w:delText>
        </w:r>
        <w:r w:rsidR="00BC3D06" w:rsidRPr="0095515C" w:rsidDel="008C0EC1">
          <w:rPr>
            <w:rPrChange w:id="2200" w:author="Arthur Parmentier" w:date="2020-06-11T13:56:00Z">
              <w:rPr/>
            </w:rPrChange>
          </w:rPr>
          <w:delText>, whereas in general, it extends beyond such a definition.</w:delText>
        </w:r>
        <w:r w:rsidR="00DB185F" w:rsidRPr="0095515C" w:rsidDel="008C0EC1">
          <w:rPr>
            <w:rPrChange w:id="2201" w:author="Arthur Parmentier" w:date="2020-06-11T13:56:00Z">
              <w:rPr/>
            </w:rPrChange>
          </w:rPr>
          <w:br/>
          <w:delText xml:space="preserve">The </w:delText>
        </w:r>
        <w:r w:rsidR="00DF3BEC" w:rsidRPr="0095515C" w:rsidDel="008C0EC1">
          <w:rPr>
            <w:rPrChange w:id="2202" w:author="Arthur Parmentier" w:date="2020-06-11T13:56:00Z">
              <w:rPr/>
            </w:rPrChange>
          </w:rPr>
          <w:delText>prototypical</w:delText>
        </w:r>
        <w:r w:rsidR="00DB185F" w:rsidRPr="0095515C" w:rsidDel="008C0EC1">
          <w:rPr>
            <w:rPrChange w:id="2203" w:author="Arthur Parmentier" w:date="2020-06-11T13:56:00Z">
              <w:rPr/>
            </w:rPrChange>
          </w:rPr>
          <w:delText xml:space="preserve"> scheme </w:delText>
        </w:r>
        <w:r w:rsidR="00523640" w:rsidRPr="0095515C" w:rsidDel="008C0EC1">
          <w:rPr>
            <w:rPrChange w:id="2204" w:author="Arthur Parmentier" w:date="2020-06-11T13:56:00Z">
              <w:rPr/>
            </w:rPrChange>
          </w:rPr>
          <w:delText>rejects</w:delText>
        </w:r>
        <w:r w:rsidR="00DB185F" w:rsidRPr="0095515C" w:rsidDel="008C0EC1">
          <w:rPr>
            <w:rPrChange w:id="2205" w:author="Arthur Parmentier" w:date="2020-06-11T13:56:00Z">
              <w:rPr/>
            </w:rPrChange>
          </w:rPr>
          <w:delText xml:space="preserve"> the </w:delText>
        </w:r>
        <w:r w:rsidR="00860214" w:rsidRPr="0095515C" w:rsidDel="008C0EC1">
          <w:rPr>
            <w:rPrChange w:id="2206" w:author="Arthur Parmentier" w:date="2020-06-11T13:56:00Z">
              <w:rPr/>
            </w:rPrChange>
          </w:rPr>
          <w:delText xml:space="preserve">discrete </w:delText>
        </w:r>
        <w:r w:rsidR="00DB185F" w:rsidRPr="0095515C" w:rsidDel="008C0EC1">
          <w:rPr>
            <w:rPrChange w:id="2207" w:author="Arthur Parmentier" w:date="2020-06-11T13:56:00Z">
              <w:rPr/>
            </w:rPrChange>
          </w:rPr>
          <w:delText>notion of ‘limit’ or ‘border’</w:delText>
        </w:r>
      </w:del>
      <w:del w:id="2208" w:author="Arthur Parmentier" w:date="2020-05-12T19:02:00Z">
        <w:r w:rsidR="00DB185F" w:rsidRPr="0095515C" w:rsidDel="00341F58">
          <w:rPr>
            <w:rPrChange w:id="2209" w:author="Arthur Parmentier" w:date="2020-06-11T13:56:00Z">
              <w:rPr/>
            </w:rPrChange>
          </w:rPr>
          <w:delText xml:space="preserve"> for</w:delText>
        </w:r>
      </w:del>
      <w:del w:id="2210" w:author="Arthur Parmentier" w:date="2020-06-11T11:42:00Z">
        <w:r w:rsidR="00DB185F" w:rsidRPr="0095515C" w:rsidDel="008C0EC1">
          <w:rPr>
            <w:rPrChange w:id="2211" w:author="Arthur Parmentier" w:date="2020-06-11T13:56:00Z">
              <w:rPr/>
            </w:rPrChange>
          </w:rPr>
          <w:delText xml:space="preserve"> </w:delText>
        </w:r>
      </w:del>
      <w:del w:id="2212" w:author="Arthur Parmentier" w:date="2020-05-12T19:02:00Z">
        <w:r w:rsidR="006A5C81" w:rsidRPr="0095515C" w:rsidDel="00341F58">
          <w:rPr>
            <w:rPrChange w:id="2213" w:author="Arthur Parmentier" w:date="2020-06-11T13:56:00Z">
              <w:rPr/>
            </w:rPrChange>
          </w:rPr>
          <w:delText>the</w:delText>
        </w:r>
      </w:del>
      <w:del w:id="2214" w:author="Arthur Parmentier" w:date="2020-06-11T11:42:00Z">
        <w:r w:rsidR="006A5C81" w:rsidRPr="0095515C" w:rsidDel="008C0EC1">
          <w:rPr>
            <w:rPrChange w:id="2215" w:author="Arthur Parmentier" w:date="2020-06-11T13:56:00Z">
              <w:rPr/>
            </w:rPrChange>
          </w:rPr>
          <w:delText xml:space="preserve"> continuous</w:delText>
        </w:r>
        <w:r w:rsidR="00DB185F" w:rsidRPr="0095515C" w:rsidDel="008C0EC1">
          <w:rPr>
            <w:rPrChange w:id="2216" w:author="Arthur Parmentier" w:date="2020-06-11T13:56:00Z">
              <w:rPr/>
            </w:rPrChange>
          </w:rPr>
          <w:delText xml:space="preserve"> notion</w:delText>
        </w:r>
      </w:del>
      <w:del w:id="2217" w:author="Arthur Parmentier" w:date="2020-05-12T19:05:00Z">
        <w:r w:rsidR="00DB185F" w:rsidRPr="0095515C" w:rsidDel="008E17B4">
          <w:rPr>
            <w:rPrChange w:id="2218" w:author="Arthur Parmentier" w:date="2020-06-11T13:56:00Z">
              <w:rPr/>
            </w:rPrChange>
          </w:rPr>
          <w:delText xml:space="preserve"> of </w:delText>
        </w:r>
      </w:del>
      <w:del w:id="2219" w:author="Arthur Parmentier" w:date="2020-06-11T11:42:00Z">
        <w:r w:rsidR="00DB185F" w:rsidRPr="0095515C" w:rsidDel="008C0EC1">
          <w:rPr>
            <w:rPrChange w:id="2220" w:author="Arthur Parmentier" w:date="2020-06-11T13:56:00Z">
              <w:rPr/>
            </w:rPrChange>
          </w:rPr>
          <w:delText>similarity to the prototyp</w:delText>
        </w:r>
      </w:del>
      <w:del w:id="2221" w:author="Arthur Parmentier" w:date="2020-05-12T19:05:00Z">
        <w:r w:rsidR="0084003C" w:rsidRPr="0095515C" w:rsidDel="008E17B4">
          <w:rPr>
            <w:rPrChange w:id="2222" w:author="Arthur Parmentier" w:date="2020-06-11T13:56:00Z">
              <w:rPr/>
            </w:rPrChange>
          </w:rPr>
          <w:delText>e</w:delText>
        </w:r>
      </w:del>
      <w:del w:id="2223" w:author="Arthur Parmentier" w:date="2020-06-11T11:42:00Z">
        <w:r w:rsidR="00DF3BEC" w:rsidRPr="0095515C" w:rsidDel="008C0EC1">
          <w:rPr>
            <w:rPrChange w:id="2224" w:author="Arthur Parmentier" w:date="2020-06-11T13:56:00Z">
              <w:rPr/>
            </w:rPrChange>
          </w:rPr>
          <w:delText>.</w:delText>
        </w:r>
        <w:r w:rsidR="00391624" w:rsidRPr="0095515C" w:rsidDel="008C0EC1">
          <w:rPr>
            <w:rPrChange w:id="2225" w:author="Arthur Parmentier" w:date="2020-06-11T13:56:00Z">
              <w:rPr/>
            </w:rPrChange>
          </w:rPr>
          <w:delText xml:space="preserve"> But on top of the prototypical scheme,</w:delText>
        </w:r>
        <w:r w:rsidR="00360E78" w:rsidRPr="0095515C" w:rsidDel="008C0EC1">
          <w:rPr>
            <w:rPrChange w:id="2226" w:author="Arthur Parmentier" w:date="2020-06-11T13:56:00Z">
              <w:rPr/>
            </w:rPrChange>
          </w:rPr>
          <w:delText xml:space="preserve"> the categorical scheme introduce</w:delText>
        </w:r>
        <w:r w:rsidR="00391624" w:rsidRPr="0095515C" w:rsidDel="008C0EC1">
          <w:rPr>
            <w:rPrChange w:id="2227" w:author="Arthur Parmentier" w:date="2020-06-11T13:56:00Z">
              <w:rPr/>
            </w:rPrChange>
          </w:rPr>
          <w:delText>s</w:delText>
        </w:r>
        <w:r w:rsidR="00360E78" w:rsidRPr="0095515C" w:rsidDel="008C0EC1">
          <w:rPr>
            <w:rPrChange w:id="2228" w:author="Arthur Parmentier" w:date="2020-06-11T13:56:00Z">
              <w:rPr/>
            </w:rPrChange>
          </w:rPr>
          <w:delText xml:space="preserve"> a rupture by either accepting or rejection an element inside the category based on its similarity with the prototype</w:delText>
        </w:r>
      </w:del>
      <w:del w:id="2229" w:author="Arthur Parmentier" w:date="2020-06-10T19:43:00Z">
        <w:r w:rsidR="006B3B0D" w:rsidRPr="0095515C" w:rsidDel="00CD098E">
          <w:rPr>
            <w:rStyle w:val="Appelnotedebasdep"/>
            <w:rPrChange w:id="2230" w:author="Arthur Parmentier" w:date="2020-06-11T13:56:00Z">
              <w:rPr>
                <w:rStyle w:val="Appelnotedebasdep"/>
              </w:rPr>
            </w:rPrChange>
          </w:rPr>
          <w:footnoteReference w:id="10"/>
        </w:r>
      </w:del>
      <w:del w:id="2236" w:author="Arthur Parmentier" w:date="2020-06-11T11:42:00Z">
        <w:r w:rsidR="006B3B0D" w:rsidRPr="0095515C" w:rsidDel="008C0EC1">
          <w:rPr>
            <w:rPrChange w:id="2237" w:author="Arthur Parmentier" w:date="2020-06-11T13:56:00Z">
              <w:rPr/>
            </w:rPrChange>
          </w:rPr>
          <w:delText>.</w:delText>
        </w:r>
      </w:del>
    </w:p>
    <w:p w:rsidR="00D621DF" w:rsidRDefault="00725EA3">
      <w:pPr>
        <w:pStyle w:val="Titre3"/>
        <w:rPr>
          <w:ins w:id="2238" w:author="Arthur Parmentier" w:date="2020-06-11T14:01:00Z"/>
        </w:rPr>
      </w:pPr>
      <w:del w:id="2239" w:author="Arthur Parmentier" w:date="2020-06-10T19:43:00Z">
        <w:r w:rsidRPr="0095515C" w:rsidDel="005272A8">
          <w:rPr>
            <w:rPrChange w:id="2240" w:author="Arthur Parmentier" w:date="2020-06-11T13:56:00Z">
              <w:rPr/>
            </w:rPrChange>
          </w:rPr>
          <w:delText>Let’s take the examples of birds… (does it needs an illustration?)</w:delText>
        </w:r>
      </w:del>
      <w:bookmarkStart w:id="2241" w:name="_Toc42698928"/>
      <w:ins w:id="2242" w:author="Arthur Parmentier" w:date="2020-06-11T14:30:00Z">
        <w:r w:rsidR="00055DFF">
          <w:t>Mapping</w:t>
        </w:r>
      </w:ins>
      <w:ins w:id="2243" w:author="Arthur Parmentier" w:date="2020-05-14T13:32:00Z">
        <w:r w:rsidR="00D621DF" w:rsidRPr="007C437A">
          <w:t xml:space="preserve"> of concepts</w:t>
        </w:r>
      </w:ins>
      <w:ins w:id="2244" w:author="Arthur Parmentier" w:date="2020-06-11T13:58:00Z">
        <w:r w:rsidR="0095515C">
          <w:t xml:space="preserve"> from different spaces</w:t>
        </w:r>
      </w:ins>
      <w:ins w:id="2245" w:author="Arthur Parmentier" w:date="2020-05-14T13:32:00Z">
        <w:r w:rsidR="00D621DF" w:rsidRPr="007C437A">
          <w:t xml:space="preserve"> </w:t>
        </w:r>
      </w:ins>
      <w:ins w:id="2246" w:author="Arthur Parmentier" w:date="2020-06-11T13:58:00Z">
        <w:r w:rsidR="0095515C">
          <w:t>onto</w:t>
        </w:r>
      </w:ins>
      <w:ins w:id="2247" w:author="Arthur Parmentier" w:date="2020-05-14T13:38:00Z">
        <w:r w:rsidR="00515E70" w:rsidRPr="007C437A">
          <w:t xml:space="preserve"> signs</w:t>
        </w:r>
      </w:ins>
      <w:ins w:id="2248" w:author="Arthur Parmentier" w:date="2020-06-05T16:48:00Z">
        <w:r w:rsidR="008F5BD3" w:rsidRPr="007C437A">
          <w:t xml:space="preserve"> </w:t>
        </w:r>
      </w:ins>
      <w:ins w:id="2249" w:author="Arthur Parmentier" w:date="2020-06-11T13:59:00Z">
        <w:r w:rsidR="0095515C">
          <w:t>in</w:t>
        </w:r>
      </w:ins>
      <w:ins w:id="2250" w:author="Arthur Parmentier" w:date="2020-05-14T13:32:00Z">
        <w:r w:rsidR="00D621DF" w:rsidRPr="007C437A">
          <w:t xml:space="preserve"> the physical space of</w:t>
        </w:r>
      </w:ins>
      <w:ins w:id="2251" w:author="Arthur Parmentier" w:date="2020-06-11T18:29:00Z">
        <w:r w:rsidR="003A28BD">
          <w:t>/around</w:t>
        </w:r>
      </w:ins>
      <w:ins w:id="2252" w:author="Arthur Parmentier" w:date="2020-05-14T13:32:00Z">
        <w:r w:rsidR="00D621DF" w:rsidRPr="007C437A">
          <w:t xml:space="preserve"> the body</w:t>
        </w:r>
      </w:ins>
      <w:bookmarkEnd w:id="2241"/>
    </w:p>
    <w:p w:rsidR="00CB061F" w:rsidRDefault="00CB061F" w:rsidP="00CB061F">
      <w:pPr>
        <w:rPr>
          <w:ins w:id="2253" w:author="Arthur Parmentier" w:date="2020-06-11T14:27:00Z"/>
        </w:rPr>
      </w:pPr>
      <w:ins w:id="2254" w:author="Arthur Parmentier" w:date="2020-06-11T14:01:00Z">
        <w:r>
          <w:t>W</w:t>
        </w:r>
      </w:ins>
      <w:ins w:id="2255" w:author="Arthur Parmentier" w:date="2020-06-11T14:02:00Z">
        <w:r>
          <w:t xml:space="preserve">hen we speak of sign language, we usually speak of gestural sign languages, in which the signs are expressed </w:t>
        </w:r>
      </w:ins>
      <w:ins w:id="2256" w:author="Arthur Parmentier" w:date="2020-06-11T14:03:00Z">
        <w:r>
          <w:t>with gestures. In linguistic terms</w:t>
        </w:r>
      </w:ins>
      <w:ins w:id="2257" w:author="Arthur Parmentier" w:date="2020-06-11T14:04:00Z">
        <w:r>
          <w:t>,</w:t>
        </w:r>
      </w:ins>
      <w:ins w:id="2258" w:author="Arthur Parmentier" w:date="2020-06-11T14:03:00Z">
        <w:r>
          <w:t xml:space="preserve"> all languages are sign languages</w:t>
        </w:r>
      </w:ins>
      <w:ins w:id="2259" w:author="Arthur Parmentier" w:date="2020-06-11T14:04:00Z">
        <w:r>
          <w:t>. In this section, I would like to discuss the formation of signs using gestur</w:t>
        </w:r>
      </w:ins>
      <w:ins w:id="2260" w:author="Arthur Parmentier" w:date="2020-06-11T14:05:00Z">
        <w:r>
          <w:t xml:space="preserve">es in SP as a </w:t>
        </w:r>
      </w:ins>
      <w:ins w:id="2261" w:author="Arthur Parmentier" w:date="2020-06-11T14:29:00Z">
        <w:r w:rsidR="00055DFF">
          <w:t>map</w:t>
        </w:r>
      </w:ins>
      <w:ins w:id="2262" w:author="Arthur Parmentier" w:date="2020-06-11T14:30:00Z">
        <w:r w:rsidR="00055DFF">
          <w:t>ping</w:t>
        </w:r>
      </w:ins>
      <w:ins w:id="2263" w:author="Arthur Parmentier" w:date="2020-06-11T14:29:00Z">
        <w:r w:rsidR="00055DFF">
          <w:t xml:space="preserve"> </w:t>
        </w:r>
      </w:ins>
      <w:ins w:id="2264" w:author="Arthur Parmentier" w:date="2020-06-11T14:30:00Z">
        <w:r w:rsidR="00055DFF">
          <w:t>of</w:t>
        </w:r>
      </w:ins>
      <w:ins w:id="2265" w:author="Arthur Parmentier" w:date="2020-06-11T14:06:00Z">
        <w:r>
          <w:t xml:space="preserve"> concepts from different conceptual spaces onto the physical space of the body.</w:t>
        </w:r>
      </w:ins>
    </w:p>
    <w:p w:rsidR="001640E1" w:rsidRPr="00CB061F" w:rsidRDefault="00055DFF" w:rsidP="00CB061F">
      <w:pPr>
        <w:rPr>
          <w:ins w:id="2266" w:author="Arthur Parmentier" w:date="2020-05-14T13:32:00Z"/>
          <w:rPrChange w:id="2267" w:author="Arthur Parmentier" w:date="2020-06-11T14:01:00Z">
            <w:rPr>
              <w:ins w:id="2268" w:author="Arthur Parmentier" w:date="2020-05-14T13:32:00Z"/>
            </w:rPr>
          </w:rPrChange>
        </w:rPr>
        <w:pPrChange w:id="2269" w:author="Arthur Parmentier" w:date="2020-06-11T14:01:00Z">
          <w:pPr>
            <w:pStyle w:val="Titre2"/>
            <w:numPr>
              <w:numId w:val="22"/>
            </w:numPr>
          </w:pPr>
        </w:pPrChange>
      </w:pPr>
      <w:ins w:id="2270" w:author="Arthur Parmentier" w:date="2020-06-11T14:37:00Z">
        <w:r>
          <w:t>In mathematics, a map</w:t>
        </w:r>
      </w:ins>
      <w:ins w:id="2271" w:author="Arthur Parmentier" w:date="2020-06-11T14:56:00Z">
        <w:r w:rsidR="00B10DC2">
          <w:t>ping</w:t>
        </w:r>
      </w:ins>
      <w:ins w:id="2272" w:author="Arthur Parmentier" w:date="2020-06-11T16:30:00Z">
        <w:r w:rsidR="008B4FF2">
          <w:rPr>
            <w:rStyle w:val="Appelnotedebasdep"/>
          </w:rPr>
          <w:footnoteReference w:id="11"/>
        </w:r>
      </w:ins>
      <w:ins w:id="2279" w:author="Arthur Parmentier" w:date="2020-06-11T14:37:00Z">
        <w:r>
          <w:t xml:space="preserve"> is</w:t>
        </w:r>
      </w:ins>
      <w:ins w:id="2280" w:author="Arthur Parmentier" w:date="2020-06-11T14:54:00Z">
        <w:r w:rsidR="00B10DC2">
          <w:t xml:space="preserve"> often described by a function from a domain (the input s</w:t>
        </w:r>
      </w:ins>
      <w:ins w:id="2281" w:author="Arthur Parmentier" w:date="2020-06-11T14:55:00Z">
        <w:r w:rsidR="00B10DC2">
          <w:t>pace) to a codomain (the output space).</w:t>
        </w:r>
      </w:ins>
      <w:ins w:id="2282" w:author="Arthur Parmentier" w:date="2020-06-11T14:57:00Z">
        <w:r w:rsidR="00B10DC2">
          <w:t xml:space="preserve"> In the case of SP, I would like to </w:t>
        </w:r>
      </w:ins>
      <w:ins w:id="2283" w:author="Arthur Parmentier" w:date="2020-06-11T14:58:00Z">
        <w:r w:rsidR="00B10DC2">
          <w:t xml:space="preserve">identify </w:t>
        </w:r>
      </w:ins>
      <w:ins w:id="2284" w:author="Arthur Parmentier" w:date="2020-06-11T16:27:00Z">
        <w:r w:rsidR="00C72A11">
          <w:t xml:space="preserve">several conceptual spaces from which it constructed its </w:t>
        </w:r>
      </w:ins>
      <w:ins w:id="2285" w:author="Arthur Parmentier" w:date="2020-06-11T16:28:00Z">
        <w:r w:rsidR="00C72A11">
          <w:t>own concepts (several input spaces) and identify several output spaces</w:t>
        </w:r>
      </w:ins>
      <w:ins w:id="2286" w:author="Arthur Parmentier" w:date="2020-06-11T16:29:00Z">
        <w:r w:rsidR="00C72A11">
          <w:t xml:space="preserve"> that may be signs with the body but also imaginary spaces around it that are significant in SP.</w:t>
        </w:r>
      </w:ins>
    </w:p>
    <w:p w:rsidR="00D621DF" w:rsidRPr="007C437A" w:rsidRDefault="00247A69">
      <w:pPr>
        <w:rPr>
          <w:ins w:id="2287" w:author="Arthur Parmentier" w:date="2020-05-14T13:32:00Z"/>
        </w:rPr>
      </w:pPr>
      <w:ins w:id="2288" w:author="Arthur Parmentier" w:date="2020-06-11T16:29:00Z">
        <w:r>
          <w:t xml:space="preserve">ILLUSTRATION OF </w:t>
        </w:r>
      </w:ins>
      <w:ins w:id="2289" w:author="Arthur Parmentier" w:date="2020-05-14T13:32:00Z">
        <w:r w:rsidR="00D621DF" w:rsidRPr="007C437A">
          <w:t>OVERALL TRANSFORMATION SCHEME (illustrate the scheme of the transformation process: source concepts to signs that represents them, gestures that evoke them…)</w:t>
        </w:r>
      </w:ins>
    </w:p>
    <w:p w:rsidR="00D621DF" w:rsidRPr="007C437A" w:rsidRDefault="00D621DF">
      <w:pPr>
        <w:pStyle w:val="Titre4"/>
        <w:rPr>
          <w:ins w:id="2290" w:author="Arthur Parmentier" w:date="2020-05-14T13:32:00Z"/>
        </w:rPr>
        <w:pPrChange w:id="2291" w:author="Arthur Parmentier" w:date="2020-06-10T16:26:00Z">
          <w:pPr>
            <w:pStyle w:val="Titre3"/>
          </w:pPr>
        </w:pPrChange>
      </w:pPr>
      <w:ins w:id="2292" w:author="Arthur Parmentier" w:date="2020-05-14T13:32:00Z">
        <w:r w:rsidRPr="007C437A">
          <w:lastRenderedPageBreak/>
          <w:t>Input space</w:t>
        </w:r>
      </w:ins>
      <w:ins w:id="2293" w:author="Arthur Parmentier" w:date="2020-06-11T16:29:00Z">
        <w:r w:rsidR="00247A69">
          <w:t>s</w:t>
        </w:r>
      </w:ins>
    </w:p>
    <w:p w:rsidR="00D621DF" w:rsidRPr="007C437A" w:rsidRDefault="00D621DF">
      <w:pPr>
        <w:rPr>
          <w:ins w:id="2294" w:author="Arthur Parmentier" w:date="2020-05-14T13:32:00Z"/>
        </w:rPr>
      </w:pPr>
      <w:ins w:id="2295" w:author="Arthur Parmentier" w:date="2020-05-14T13:32:00Z">
        <w:r w:rsidRPr="007C437A">
          <w:t xml:space="preserve">We can identify several repertoires (sources) of concepts </w:t>
        </w:r>
      </w:ins>
      <w:ins w:id="2296" w:author="Arthur Parmentier" w:date="2020-06-11T16:30:00Z">
        <w:r w:rsidR="008B4FF2">
          <w:t>as different input spaces</w:t>
        </w:r>
      </w:ins>
      <w:ins w:id="2297" w:author="Arthur Parmentier" w:date="2020-05-14T13:32:00Z">
        <w:r w:rsidRPr="007C437A">
          <w:t xml:space="preserve"> of th</w:t>
        </w:r>
      </w:ins>
      <w:ins w:id="2298" w:author="Arthur Parmentier" w:date="2020-06-11T16:30:00Z">
        <w:r w:rsidR="008B4FF2">
          <w:t>e</w:t>
        </w:r>
      </w:ins>
      <w:ins w:id="2299" w:author="Arthur Parmentier" w:date="2020-05-14T13:32:00Z">
        <w:r w:rsidRPr="007C437A">
          <w:t xml:space="preserve"> </w:t>
        </w:r>
      </w:ins>
      <w:ins w:id="2300" w:author="Arthur Parmentier" w:date="2020-06-11T16:30:00Z">
        <w:r w:rsidR="008B4FF2">
          <w:t>mapping</w:t>
        </w:r>
      </w:ins>
      <w:ins w:id="2301" w:author="Arthur Parmentier" w:date="2020-05-14T13:32:00Z">
        <w:r w:rsidRPr="007C437A">
          <w:t xml:space="preserve"> scheme</w:t>
        </w:r>
      </w:ins>
      <w:ins w:id="2302" w:author="Arthur Parmentier" w:date="2020-06-11T16:30:00Z">
        <w:r w:rsidR="008B4FF2">
          <w:t xml:space="preserve"> of SP.</w:t>
        </w:r>
      </w:ins>
    </w:p>
    <w:p w:rsidR="00D621DF" w:rsidRPr="007C437A" w:rsidRDefault="00D621DF">
      <w:pPr>
        <w:pStyle w:val="Titre5"/>
        <w:rPr>
          <w:ins w:id="2303" w:author="Arthur Parmentier" w:date="2020-05-14T13:32:00Z"/>
        </w:rPr>
        <w:pPrChange w:id="2304" w:author="Arthur Parmentier" w:date="2020-06-10T16:26:00Z">
          <w:pPr>
            <w:pStyle w:val="Titre4"/>
          </w:pPr>
        </w:pPrChange>
      </w:pPr>
      <w:ins w:id="2305" w:author="Arthur Parmentier" w:date="2020-05-14T13:32:00Z">
        <w:r w:rsidRPr="007C437A">
          <w:t>Concepts from artistic disciplines</w:t>
        </w:r>
      </w:ins>
    </w:p>
    <w:p w:rsidR="00B10DC2" w:rsidRDefault="00B10DC2">
      <w:pPr>
        <w:rPr>
          <w:ins w:id="2306" w:author="Arthur Parmentier" w:date="2020-06-11T15:01:00Z"/>
        </w:rPr>
      </w:pPr>
      <w:ins w:id="2307" w:author="Arthur Parmentier" w:date="2020-06-11T15:00:00Z">
        <w:r>
          <w:t xml:space="preserve">The first input space that I would like to consider is the space of concepts from existing artistic disciplines. </w:t>
        </w:r>
      </w:ins>
      <w:ins w:id="2308" w:author="Arthur Parmentier" w:date="2020-06-11T15:01:00Z">
        <w:r>
          <w:t xml:space="preserve">As Thompson </w:t>
        </w:r>
      </w:ins>
      <w:ins w:id="2309" w:author="Arthur Parmentier" w:date="2020-06-11T15:03:00Z">
        <w:r w:rsidR="008677BF">
          <w:t>says,</w:t>
        </w:r>
        <w:r>
          <w:t xml:space="preserve"> “I created many of the gestures from concepts found in theatre, music, dancing, visual arts</w:t>
        </w:r>
        <w:r w:rsidR="008677BF">
          <w:t xml:space="preserve"> […].”</w:t>
        </w:r>
      </w:ins>
    </w:p>
    <w:p w:rsidR="00237DE8" w:rsidRPr="007C437A" w:rsidRDefault="008677BF">
      <w:pPr>
        <w:rPr>
          <w:ins w:id="2310" w:author="Arthur Parmentier" w:date="2020-05-14T13:32:00Z"/>
        </w:rPr>
      </w:pPr>
      <w:ins w:id="2311" w:author="Arthur Parmentier" w:date="2020-06-11T15:12:00Z">
        <w:r>
          <w:t xml:space="preserve">We </w:t>
        </w:r>
      </w:ins>
      <w:ins w:id="2312" w:author="Arthur Parmentier" w:date="2020-06-11T16:22:00Z">
        <w:r w:rsidR="00D23CF7">
          <w:t>usually</w:t>
        </w:r>
      </w:ins>
      <w:ins w:id="2313" w:author="Arthur Parmentier" w:date="2020-06-11T15:14:00Z">
        <w:r>
          <w:t xml:space="preserve"> identify the origins of the concepts from </w:t>
        </w:r>
      </w:ins>
      <w:ins w:id="2314" w:author="Arthur Parmentier" w:date="2020-06-11T15:15:00Z">
        <w:r w:rsidR="00AF02AC">
          <w:t>their names: “Long Tone” (</w:t>
        </w:r>
      </w:ins>
      <w:ins w:id="2315" w:author="Arthur Parmentier" w:date="2020-06-11T15:16:00Z">
        <w:r w:rsidR="00AF02AC">
          <w:t xml:space="preserve">from music, although “tone” itself could </w:t>
        </w:r>
      </w:ins>
      <w:ins w:id="2316" w:author="Arthur Parmentier" w:date="2020-06-11T15:17:00Z">
        <w:r w:rsidR="00AF02AC">
          <w:t xml:space="preserve">also </w:t>
        </w:r>
      </w:ins>
      <w:ins w:id="2317" w:author="Arthur Parmentier" w:date="2020-06-11T15:16:00Z">
        <w:r w:rsidR="00AF02AC">
          <w:t xml:space="preserve">refer to </w:t>
        </w:r>
      </w:ins>
      <w:ins w:id="2318" w:author="Arthur Parmentier" w:date="2020-06-11T15:17:00Z">
        <w:r w:rsidR="00AF02AC">
          <w:t>visual arts)</w:t>
        </w:r>
      </w:ins>
      <w:ins w:id="2319" w:author="Arthur Parmentier" w:date="2020-06-11T15:22:00Z">
        <w:r w:rsidR="000A6D71">
          <w:t>, “Brush Work” (visual arts – painting)</w:t>
        </w:r>
      </w:ins>
      <w:ins w:id="2320" w:author="Arthur Parmentier" w:date="2020-06-11T15:23:00Z">
        <w:r w:rsidR="000A6D71">
          <w:t>, “Tempo” (</w:t>
        </w:r>
      </w:ins>
      <w:ins w:id="2321" w:author="Arthur Parmentier" w:date="2020-06-11T16:10:00Z">
        <w:r w:rsidR="00157755">
          <w:t xml:space="preserve">music), “Volume” (music), </w:t>
        </w:r>
      </w:ins>
      <w:ins w:id="2322" w:author="Arthur Parmentier" w:date="2020-06-11T16:18:00Z">
        <w:r w:rsidR="00D23CF7">
          <w:t xml:space="preserve">“Snapshot” (visual arts </w:t>
        </w:r>
      </w:ins>
      <w:ins w:id="2323" w:author="Arthur Parmentier" w:date="2020-06-11T16:19:00Z">
        <w:r w:rsidR="00D23CF7">
          <w:t>–</w:t>
        </w:r>
      </w:ins>
      <w:ins w:id="2324" w:author="Arthur Parmentier" w:date="2020-06-11T16:18:00Z">
        <w:r w:rsidR="00D23CF7">
          <w:t xml:space="preserve"> photograph</w:t>
        </w:r>
      </w:ins>
      <w:ins w:id="2325" w:author="Arthur Parmentier" w:date="2020-06-11T16:19:00Z">
        <w:r w:rsidR="00D23CF7">
          <w:t>y)</w:t>
        </w:r>
      </w:ins>
      <w:ins w:id="2326" w:author="Arthur Parmentier" w:date="2020-06-11T16:20:00Z">
        <w:r w:rsidR="00D23CF7">
          <w:t>, “Hit” (dance, music), etc.</w:t>
        </w:r>
      </w:ins>
    </w:p>
    <w:p w:rsidR="00D621DF" w:rsidRDefault="000905F4">
      <w:pPr>
        <w:pStyle w:val="Titre5"/>
        <w:rPr>
          <w:ins w:id="2327" w:author="Arthur Parmentier" w:date="2020-06-11T16:34:00Z"/>
        </w:rPr>
      </w:pPr>
      <w:ins w:id="2328" w:author="Arthur Parmentier" w:date="2020-06-11T17:21:00Z">
        <w:r>
          <w:t xml:space="preserve">A </w:t>
        </w:r>
        <w:r>
          <w:rPr>
            <w:i/>
            <w:iCs/>
          </w:rPr>
          <w:t>metageometry</w:t>
        </w:r>
        <w:r>
          <w:t>: cultural</w:t>
        </w:r>
      </w:ins>
      <w:ins w:id="2329" w:author="Arthur Parmentier" w:date="2020-05-14T13:32:00Z">
        <w:r w:rsidR="00D621DF" w:rsidRPr="007C437A">
          <w:t xml:space="preserve"> representations of </w:t>
        </w:r>
      </w:ins>
      <w:ins w:id="2330" w:author="Arthur Parmentier" w:date="2020-06-11T17:21:00Z">
        <w:r>
          <w:t>sound</w:t>
        </w:r>
      </w:ins>
      <w:ins w:id="2331" w:author="Arthur Parmentier" w:date="2020-06-11T17:24:00Z">
        <w:r w:rsidR="008A4D44">
          <w:t xml:space="preserve"> and </w:t>
        </w:r>
        <w:r w:rsidR="0087322D">
          <w:t>the stage</w:t>
        </w:r>
      </w:ins>
    </w:p>
    <w:p w:rsidR="00607932" w:rsidRPr="00607932" w:rsidRDefault="00607932" w:rsidP="00607932">
      <w:pPr>
        <w:rPr>
          <w:ins w:id="2332" w:author="Arthur Parmentier" w:date="2020-05-14T13:32:00Z"/>
          <w:rPrChange w:id="2333" w:author="Arthur Parmentier" w:date="2020-06-11T16:34:00Z">
            <w:rPr>
              <w:ins w:id="2334" w:author="Arthur Parmentier" w:date="2020-05-14T13:32:00Z"/>
            </w:rPr>
          </w:rPrChange>
        </w:rPr>
        <w:pPrChange w:id="2335" w:author="Arthur Parmentier" w:date="2020-06-11T16:34:00Z">
          <w:pPr>
            <w:pStyle w:val="Titre4"/>
          </w:pPr>
        </w:pPrChange>
      </w:pPr>
      <w:ins w:id="2336" w:author="Arthur Parmentier" w:date="2020-06-11T16:34:00Z">
        <w:r>
          <w:t>However, SP also has several gestures that are born from cultural representations proper to Western context</w:t>
        </w:r>
      </w:ins>
      <w:ins w:id="2337" w:author="Arthur Parmentier" w:date="2020-06-11T16:35:00Z">
        <w:r>
          <w:t>, such as the concept of height for describing a sound (e.g. high and low).</w:t>
        </w:r>
      </w:ins>
    </w:p>
    <w:p w:rsidR="00237DE8" w:rsidRDefault="00D621DF" w:rsidP="00607932">
      <w:pPr>
        <w:rPr>
          <w:ins w:id="2338" w:author="Arthur Parmentier" w:date="2020-06-11T17:11:00Z"/>
        </w:rPr>
      </w:pPr>
      <w:ins w:id="2339" w:author="Arthur Parmentier" w:date="2020-05-14T13:32:00Z">
        <w:r w:rsidRPr="007C437A">
          <w:t>Even though the concepts of volume, tempo or pitch may be universal, their mapping onto a low/high axis i</w:t>
        </w:r>
      </w:ins>
      <w:ins w:id="2340" w:author="Arthur Parmentier" w:date="2020-06-11T17:01:00Z">
        <w:r w:rsidR="00B14882">
          <w:t xml:space="preserve">s part of the </w:t>
        </w:r>
        <w:r w:rsidR="00B14882">
          <w:rPr>
            <w:i/>
            <w:iCs/>
          </w:rPr>
          <w:t>meta</w:t>
        </w:r>
      </w:ins>
      <w:ins w:id="2341" w:author="Arthur Parmentier" w:date="2020-06-11T17:02:00Z">
        <w:r w:rsidR="00B14882">
          <w:rPr>
            <w:i/>
            <w:iCs/>
          </w:rPr>
          <w:t>geometry</w:t>
        </w:r>
      </w:ins>
      <w:ins w:id="2342" w:author="Arthur Parmentier" w:date="2020-06-11T17:43:00Z">
        <w:r w:rsidR="006A5B8C">
          <w:rPr>
            <w:i/>
            <w:iCs/>
          </w:rPr>
          <w:t>,</w:t>
        </w:r>
      </w:ins>
      <w:ins w:id="2343" w:author="Arthur Parmentier" w:date="2020-05-14T13:32:00Z">
        <w:r w:rsidRPr="007C437A">
          <w:t xml:space="preserve"> </w:t>
        </w:r>
      </w:ins>
      <w:ins w:id="2344" w:author="Arthur Parmentier" w:date="2020-06-11T17:43:00Z">
        <w:r w:rsidR="000725F4">
          <w:t>(</w:t>
        </w:r>
        <w:r w:rsidR="006A5B8C">
          <w:t xml:space="preserve">i.e. the rationalization of the spatial condition of </w:t>
        </w:r>
        <w:r w:rsidR="000725F4">
          <w:t>knowledge)</w:t>
        </w:r>
        <w:r w:rsidR="006A5B8C">
          <w:t xml:space="preserve"> of</w:t>
        </w:r>
      </w:ins>
      <w:ins w:id="2345" w:author="Arthur Parmentier" w:date="2020-05-14T13:32:00Z">
        <w:r w:rsidRPr="007C437A">
          <w:t xml:space="preserve"> modern societies</w:t>
        </w:r>
      </w:ins>
      <w:ins w:id="2346" w:author="Arthur Parmentier" w:date="2020-06-11T17:02:00Z">
        <w:r w:rsidR="004B2498">
          <w:t xml:space="preserve">, that use space and time (we already saw the example of cheironomy) to </w:t>
        </w:r>
      </w:ins>
      <w:ins w:id="2347" w:author="Arthur Parmentier" w:date="2020-06-11T17:03:00Z">
        <w:r w:rsidR="004B2498">
          <w:t>represent relations in music.</w:t>
        </w:r>
      </w:ins>
      <w:ins w:id="2348" w:author="Arthur Parmentier" w:date="2020-06-11T16:51:00Z">
        <w:r w:rsidR="00A519B8">
          <w:t xml:space="preserve"> </w:t>
        </w:r>
      </w:ins>
      <w:ins w:id="2349" w:author="Arthur Parmentier" w:date="2020-06-11T17:04:00Z">
        <w:r w:rsidR="004B2498">
          <w:t xml:space="preserve">In fact, the </w:t>
        </w:r>
      </w:ins>
      <w:ins w:id="2350" w:author="Arthur Parmentier" w:date="2020-06-11T17:05:00Z">
        <w:r w:rsidR="004B2498">
          <w:t xml:space="preserve">music intelligibility </w:t>
        </w:r>
      </w:ins>
      <w:ins w:id="2351" w:author="Arthur Parmentier" w:date="2020-06-11T17:06:00Z">
        <w:r w:rsidR="004B2498">
          <w:t xml:space="preserve">of qualities such as </w:t>
        </w:r>
      </w:ins>
      <w:ins w:id="2352" w:author="Arthur Parmentier" w:date="2020-06-11T17:07:00Z">
        <w:r w:rsidR="004B2498">
          <w:t xml:space="preserve">the frequency of sound </w:t>
        </w:r>
      </w:ins>
      <w:ins w:id="2353" w:author="Arthur Parmentier" w:date="2020-06-11T17:06:00Z">
        <w:r w:rsidR="004B2498">
          <w:t>through</w:t>
        </w:r>
      </w:ins>
      <w:ins w:id="2354" w:author="Arthur Parmentier" w:date="2020-06-11T17:05:00Z">
        <w:r w:rsidR="004B2498">
          <w:t xml:space="preserve"> representations in space </w:t>
        </w:r>
      </w:ins>
      <w:ins w:id="2355" w:author="Arthur Parmentier" w:date="2020-06-11T17:06:00Z">
        <w:r w:rsidR="004B2498">
          <w:t>is</w:t>
        </w:r>
      </w:ins>
      <w:ins w:id="2356" w:author="Arthur Parmentier" w:date="2020-06-11T17:05:00Z">
        <w:r w:rsidR="004B2498">
          <w:t xml:space="preserve"> common to many musical civilizations</w:t>
        </w:r>
      </w:ins>
      <w:ins w:id="2357" w:author="Arthur Parmentier" w:date="2020-06-11T17:06:00Z">
        <w:r w:rsidR="004B2498">
          <w:t xml:space="preserve"> but</w:t>
        </w:r>
      </w:ins>
      <w:ins w:id="2358" w:author="Arthur Parmentier" w:date="2020-06-11T17:05:00Z">
        <w:r w:rsidR="004B2498">
          <w:t xml:space="preserve"> </w:t>
        </w:r>
      </w:ins>
      <w:ins w:id="2359" w:author="Arthur Parmentier" w:date="2020-06-11T17:07:00Z">
        <w:r w:rsidR="004B2498">
          <w:t xml:space="preserve">the choice </w:t>
        </w:r>
      </w:ins>
      <w:ins w:id="2360" w:author="Arthur Parmentier" w:date="2020-06-11T17:08:00Z">
        <w:r w:rsidR="004B2498">
          <w:t>of particular orientations in space is arbitrary and varies with cultures and history</w:t>
        </w:r>
      </w:ins>
      <w:ins w:id="2361" w:author="Arthur Parmentier" w:date="2020-06-11T17:09:00Z">
        <w:r w:rsidR="004B2498">
          <w:t xml:space="preserve"> </w:t>
        </w:r>
      </w:ins>
      <w:customXmlInsRangeStart w:id="2362" w:author="Arthur Parmentier" w:date="2020-06-11T17:09:00Z"/>
      <w:sdt>
        <w:sdtPr>
          <w:id w:val="111327964"/>
          <w:citation/>
        </w:sdtPr>
        <w:sdtContent>
          <w:customXmlInsRangeEnd w:id="2362"/>
          <w:ins w:id="2363" w:author="Arthur Parmentier" w:date="2020-06-11T17:09:00Z">
            <w:r w:rsidR="004B2498">
              <w:fldChar w:fldCharType="begin"/>
            </w:r>
            <w:r w:rsidR="004B2498" w:rsidRPr="004B2498">
              <w:rPr>
                <w:rPrChange w:id="2364" w:author="Arthur Parmentier" w:date="2020-06-11T17:09:00Z">
                  <w:rPr>
                    <w:lang w:val="fr-FR"/>
                  </w:rPr>
                </w:rPrChange>
              </w:rPr>
              <w:instrText xml:space="preserve"> CITATION Mar79 \l 1036 </w:instrText>
            </w:r>
          </w:ins>
          <w:r w:rsidR="004B2498">
            <w:fldChar w:fldCharType="separate"/>
          </w:r>
          <w:ins w:id="2365" w:author="Arthur Parmentier" w:date="2020-06-11T17:09:00Z">
            <w:r w:rsidR="004B2498" w:rsidRPr="004B2498">
              <w:rPr>
                <w:noProof/>
                <w:rPrChange w:id="2366" w:author="Arthur Parmentier" w:date="2020-06-11T17:09:00Z">
                  <w:rPr/>
                </w:rPrChange>
              </w:rPr>
              <w:t>(Duchez, 1979)</w:t>
            </w:r>
            <w:r w:rsidR="004B2498">
              <w:fldChar w:fldCharType="end"/>
            </w:r>
          </w:ins>
          <w:customXmlInsRangeStart w:id="2367" w:author="Arthur Parmentier" w:date="2020-06-11T17:09:00Z"/>
        </w:sdtContent>
      </w:sdt>
      <w:customXmlInsRangeEnd w:id="2367"/>
      <w:ins w:id="2368" w:author="Arthur Parmentier" w:date="2020-06-11T17:09:00Z">
        <w:r w:rsidR="004B2498">
          <w:t>.</w:t>
        </w:r>
      </w:ins>
    </w:p>
    <w:p w:rsidR="009F3F11" w:rsidRDefault="009F3F11" w:rsidP="009F3F11">
      <w:pPr>
        <w:pStyle w:val="Titre5"/>
        <w:rPr>
          <w:ins w:id="2369" w:author="Arthur Parmentier" w:date="2020-06-11T17:51:00Z"/>
        </w:rPr>
      </w:pPr>
      <w:ins w:id="2370" w:author="Arthur Parmentier" w:date="2020-06-11T17:51:00Z">
        <w:r>
          <w:t>Objects, body parts, actions</w:t>
        </w:r>
      </w:ins>
    </w:p>
    <w:p w:rsidR="000D2DFE" w:rsidRDefault="009F3F11" w:rsidP="009F3F11">
      <w:pPr>
        <w:rPr>
          <w:ins w:id="2371" w:author="Arthur Parmentier" w:date="2020-06-11T18:08:00Z"/>
        </w:rPr>
      </w:pPr>
      <w:ins w:id="2372" w:author="Arthur Parmentier" w:date="2020-06-11T17:51:00Z">
        <w:r>
          <w:t>To the question “In what way would you say your gestures are culturally determined (specific to Western contexts)?”, Thompson respond: “The gestures are culturally determined in a sense that their physicality is created from what we see in everyday life such as events occurring on television, computers, people in crowds, sports, etc.”</w:t>
        </w:r>
      </w:ins>
      <w:ins w:id="2373" w:author="Arthur Parmentier" w:date="2020-06-11T17:52:00Z">
        <w:r w:rsidR="008D11EF">
          <w:t xml:space="preserve">. </w:t>
        </w:r>
      </w:ins>
    </w:p>
    <w:p w:rsidR="00276041" w:rsidRPr="007C437A" w:rsidRDefault="008D11EF" w:rsidP="009F3F11">
      <w:pPr>
        <w:rPr>
          <w:ins w:id="2374" w:author="Arthur Parmentier" w:date="2020-06-11T17:51:00Z"/>
        </w:rPr>
      </w:pPr>
      <w:ins w:id="2375" w:author="Arthur Parmentier" w:date="2020-06-11T17:52:00Z">
        <w:r>
          <w:t xml:space="preserve">While from the previous, point, it may be clear that forgets some cultural </w:t>
        </w:r>
      </w:ins>
      <w:ins w:id="2376" w:author="Arthur Parmentier" w:date="2020-06-11T17:53:00Z">
        <w:r>
          <w:t xml:space="preserve">representations in the construction of signs, </w:t>
        </w:r>
      </w:ins>
      <w:ins w:id="2377" w:author="Arthur Parmentier" w:date="2020-06-11T17:51:00Z">
        <w:r w:rsidR="009F3F11">
          <w:t>SP</w:t>
        </w:r>
      </w:ins>
      <w:ins w:id="2378" w:author="Arthur Parmentier" w:date="2020-06-11T17:54:00Z">
        <w:r>
          <w:t xml:space="preserve"> does indeed</w:t>
        </w:r>
      </w:ins>
      <w:ins w:id="2379" w:author="Arthur Parmentier" w:date="2020-06-11T17:51:00Z">
        <w:r w:rsidR="009F3F11">
          <w:t xml:space="preserve"> borrows concepts from the Western culture in general that refer to objects, body parts or actions: “Accessory”, “Drone”, “Tear up”, “Develop”, “Configuration”, “Change This”, “Blinders”, “Prepare”, “Sprinkle”,</w:t>
        </w:r>
      </w:ins>
      <w:ins w:id="2380" w:author="Arthur Parmentier" w:date="2020-06-11T18:07:00Z">
        <w:r w:rsidR="003B3C11">
          <w:t xml:space="preserve"> “Mouth”, “Open”, “Close”, “Body”,</w:t>
        </w:r>
      </w:ins>
      <w:ins w:id="2381" w:author="Arthur Parmentier" w:date="2020-06-11T17:51:00Z">
        <w:r w:rsidR="009F3F11">
          <w:t xml:space="preserve"> etc.</w:t>
        </w:r>
      </w:ins>
    </w:p>
    <w:p w:rsidR="009F3F11" w:rsidRDefault="008D11EF" w:rsidP="00C33217">
      <w:pPr>
        <w:pStyle w:val="Titre5"/>
        <w:rPr>
          <w:ins w:id="2382" w:author="Arthur Parmentier" w:date="2020-06-11T17:56:00Z"/>
        </w:rPr>
        <w:pPrChange w:id="2383" w:author="Arthur Parmentier" w:date="2020-06-11T18:07:00Z">
          <w:pPr>
            <w:pStyle w:val="Titre4"/>
          </w:pPr>
        </w:pPrChange>
      </w:pPr>
      <w:ins w:id="2384" w:author="Arthur Parmentier" w:date="2020-06-11T17:55:00Z">
        <w:r>
          <w:t xml:space="preserve">Elements of syntax from </w:t>
        </w:r>
      </w:ins>
      <w:ins w:id="2385" w:author="Arthur Parmentier" w:date="2020-06-11T17:56:00Z">
        <w:r>
          <w:t>the grammars of</w:t>
        </w:r>
      </w:ins>
      <w:ins w:id="2386" w:author="Arthur Parmentier" w:date="2020-06-11T18:09:00Z">
        <w:r w:rsidR="00A07DB6">
          <w:t xml:space="preserve"> Western</w:t>
        </w:r>
      </w:ins>
      <w:ins w:id="2387" w:author="Arthur Parmentier" w:date="2020-06-11T17:56:00Z">
        <w:r>
          <w:t xml:space="preserve"> oral and written languages</w:t>
        </w:r>
      </w:ins>
    </w:p>
    <w:p w:rsidR="008D11EF" w:rsidRDefault="008D11EF" w:rsidP="008D11EF">
      <w:pPr>
        <w:rPr>
          <w:ins w:id="2388" w:author="Arthur Parmentier" w:date="2020-06-11T18:04:00Z"/>
        </w:rPr>
      </w:pPr>
      <w:ins w:id="2389" w:author="Arthur Parmentier" w:date="2020-06-11T18:00:00Z">
        <w:r>
          <w:t xml:space="preserve">Additionally, SP borrows some </w:t>
        </w:r>
      </w:ins>
      <w:ins w:id="2390" w:author="Arthur Parmentier" w:date="2020-06-11T18:01:00Z">
        <w:r>
          <w:t>elements of grammar from other languages, in particular adpositional elements (prepositions and postpositions)</w:t>
        </w:r>
      </w:ins>
      <w:ins w:id="2391" w:author="Arthur Parmentier" w:date="2020-06-11T18:02:00Z">
        <w:r>
          <w:t>: “with”, “within”, “without”, “t</w:t>
        </w:r>
        <w:r w:rsidR="0082337B">
          <w:t>hrough”, “</w:t>
        </w:r>
      </w:ins>
      <w:ins w:id="2392" w:author="Arthur Parmentier" w:date="2020-06-11T18:04:00Z">
        <w:r w:rsidR="0082337B">
          <w:t xml:space="preserve">go </w:t>
        </w:r>
      </w:ins>
      <w:ins w:id="2393" w:author="Arthur Parmentier" w:date="2020-06-11T18:02:00Z">
        <w:r w:rsidR="0082337B">
          <w:t>back to”</w:t>
        </w:r>
      </w:ins>
      <w:ins w:id="2394" w:author="Arthur Parmentier" w:date="2020-06-11T18:04:00Z">
        <w:r w:rsidR="0082337B">
          <w:t>, “go onto”, etc.</w:t>
        </w:r>
      </w:ins>
    </w:p>
    <w:p w:rsidR="00D621DF" w:rsidRDefault="0082337B" w:rsidP="00C33217">
      <w:pPr>
        <w:rPr>
          <w:ins w:id="2395" w:author="Arthur Parmentier" w:date="2020-06-11T18:47:00Z"/>
        </w:rPr>
      </w:pPr>
      <w:ins w:id="2396" w:author="Arthur Parmentier" w:date="2020-06-11T18:04:00Z">
        <w:r>
          <w:t>We will see in fut</w:t>
        </w:r>
      </w:ins>
      <w:ins w:id="2397" w:author="Arthur Parmentier" w:date="2020-06-11T18:05:00Z">
        <w:r>
          <w:t>ure section that the instruction of these element fundamentally changes the SP from a context-free</w:t>
        </w:r>
      </w:ins>
      <w:ins w:id="2398" w:author="Arthur Parmentier" w:date="2020-06-11T18:06:00Z">
        <w:r>
          <w:t xml:space="preserve"> to context-sensitive grammar.</w:t>
        </w:r>
      </w:ins>
    </w:p>
    <w:p w:rsidR="00D621DF" w:rsidRPr="007C437A" w:rsidRDefault="006C4CC2">
      <w:pPr>
        <w:pStyle w:val="Titre4"/>
        <w:rPr>
          <w:ins w:id="2399" w:author="Arthur Parmentier" w:date="2020-05-14T13:39:00Z"/>
        </w:rPr>
        <w:pPrChange w:id="2400" w:author="Arthur Parmentier" w:date="2020-06-10T16:26:00Z">
          <w:pPr>
            <w:pStyle w:val="Titre3"/>
          </w:pPr>
        </w:pPrChange>
      </w:pPr>
      <w:ins w:id="2401" w:author="Arthur Parmentier" w:date="2020-06-11T18:22:00Z">
        <w:r>
          <w:lastRenderedPageBreak/>
          <w:t>Mappings</w:t>
        </w:r>
      </w:ins>
      <w:ins w:id="2402" w:author="Arthur Parmentier" w:date="2020-05-14T13:32:00Z">
        <w:r w:rsidR="00D621DF" w:rsidRPr="007C437A">
          <w:t xml:space="preserve"> and output spaces</w:t>
        </w:r>
      </w:ins>
    </w:p>
    <w:p w:rsidR="00D0639C" w:rsidRDefault="006C4CC2">
      <w:pPr>
        <w:rPr>
          <w:ins w:id="2403" w:author="Arthur Parmentier" w:date="2020-06-11T18:37:00Z"/>
        </w:rPr>
      </w:pPr>
      <w:ins w:id="2404" w:author="Arthur Parmentier" w:date="2020-06-11T18:20:00Z">
        <w:r>
          <w:t xml:space="preserve">Now that we have described the main input spaces from which SP </w:t>
        </w:r>
      </w:ins>
      <w:ins w:id="2405" w:author="Arthur Parmentier" w:date="2020-06-11T18:21:00Z">
        <w:r>
          <w:t xml:space="preserve">borrows or construct concepts, I would like to identify </w:t>
        </w:r>
      </w:ins>
      <w:ins w:id="2406" w:author="Arthur Parmentier" w:date="2020-06-11T18:35:00Z">
        <w:r w:rsidR="0018360D">
          <w:t>4</w:t>
        </w:r>
      </w:ins>
      <w:ins w:id="2407" w:author="Arthur Parmentier" w:date="2020-06-11T18:22:00Z">
        <w:r>
          <w:t xml:space="preserve"> typologies of </w:t>
        </w:r>
      </w:ins>
      <w:ins w:id="2408" w:author="Arthur Parmentier" w:date="2020-06-11T18:35:00Z">
        <w:r w:rsidR="0018360D">
          <w:t xml:space="preserve">transformations </w:t>
        </w:r>
      </w:ins>
      <w:ins w:id="2409" w:author="Arthur Parmentier" w:date="2020-06-11T18:36:00Z">
        <w:r w:rsidR="0018360D">
          <w:t xml:space="preserve">of the concepts </w:t>
        </w:r>
      </w:ins>
      <w:ins w:id="2410" w:author="Arthur Parmentier" w:date="2020-06-11T18:35:00Z">
        <w:r w:rsidR="0018360D">
          <w:t>to th</w:t>
        </w:r>
      </w:ins>
      <w:ins w:id="2411" w:author="Arthur Parmentier" w:date="2020-06-11T18:36:00Z">
        <w:r w:rsidR="0018360D">
          <w:t>e body space: three types of signs</w:t>
        </w:r>
      </w:ins>
      <w:ins w:id="2412" w:author="Arthur Parmentier" w:date="2020-06-11T18:22:00Z">
        <w:r>
          <w:t xml:space="preserve"> (according to Peirce’s classifications of signs) and </w:t>
        </w:r>
      </w:ins>
      <w:ins w:id="2413" w:author="Arthur Parmentier" w:date="2020-06-11T18:36:00Z">
        <w:r w:rsidR="0018360D">
          <w:t>one</w:t>
        </w:r>
      </w:ins>
      <w:ins w:id="2414" w:author="Arthur Parmentier" w:date="2020-06-11T18:22:00Z">
        <w:r>
          <w:t xml:space="preserve"> </w:t>
        </w:r>
        <w:r w:rsidRPr="009B2B77">
          <w:rPr>
            <w:i/>
            <w:iCs/>
            <w:rPrChange w:id="2415" w:author="Arthur Parmentier" w:date="2020-06-11T18:23:00Z">
              <w:rPr/>
            </w:rPrChange>
          </w:rPr>
          <w:t>metageometry</w:t>
        </w:r>
        <w:r>
          <w:t xml:space="preserve"> that does not ex</w:t>
        </w:r>
      </w:ins>
      <w:ins w:id="2416" w:author="Arthur Parmentier" w:date="2020-06-11T18:23:00Z">
        <w:r>
          <w:t>actly act as a sign</w:t>
        </w:r>
        <w:r w:rsidR="009B2B77">
          <w:t xml:space="preserve"> but rather as a underlying schem</w:t>
        </w:r>
      </w:ins>
      <w:ins w:id="2417" w:author="Arthur Parmentier" w:date="2020-06-11T18:24:00Z">
        <w:r w:rsidR="009B2B77">
          <w:t>e for signs that represent space or frequency.</w:t>
        </w:r>
      </w:ins>
    </w:p>
    <w:p w:rsidR="003623E9" w:rsidRDefault="00D50EA7" w:rsidP="00276041">
      <w:pPr>
        <w:rPr>
          <w:ins w:id="2418" w:author="Arthur Parmentier" w:date="2020-06-11T18:54:00Z"/>
        </w:rPr>
        <w:pPrChange w:id="2419" w:author="Arthur Parmentier" w:date="2020-06-11T18:54:00Z">
          <w:pPr>
            <w:pStyle w:val="Titre5"/>
          </w:pPr>
        </w:pPrChange>
      </w:pPr>
      <w:ins w:id="2420" w:author="Arthur Parmentier" w:date="2020-06-11T18:37:00Z">
        <w:r>
          <w:t xml:space="preserve">It is implicit that all SP gestures do not enter exactly in one category only; there </w:t>
        </w:r>
      </w:ins>
      <w:ins w:id="2421" w:author="Arthur Parmentier" w:date="2020-06-11T19:54:00Z">
        <w:r w:rsidR="00FA4412">
          <w:t>is at least a</w:t>
        </w:r>
      </w:ins>
      <w:ins w:id="2422" w:author="Arthur Parmentier" w:date="2020-06-11T19:53:00Z">
        <w:r w:rsidR="00FA4412">
          <w:t xml:space="preserve"> symbolic</w:t>
        </w:r>
      </w:ins>
      <w:ins w:id="2423" w:author="Arthur Parmentier" w:date="2020-06-11T19:54:00Z">
        <w:r w:rsidR="00FA4412">
          <w:t xml:space="preserve"> component to each sign, while they may also carry several elements of iconicity</w:t>
        </w:r>
      </w:ins>
      <w:ins w:id="2424" w:author="Arthur Parmentier" w:date="2020-06-11T19:55:00Z">
        <w:r w:rsidR="00FA4412">
          <w:t>.</w:t>
        </w:r>
      </w:ins>
    </w:p>
    <w:p w:rsidR="00D621DF" w:rsidRPr="007C437A" w:rsidRDefault="00D621DF">
      <w:pPr>
        <w:pStyle w:val="Titre5"/>
        <w:rPr>
          <w:ins w:id="2425" w:author="Arthur Parmentier" w:date="2020-05-14T13:32:00Z"/>
        </w:rPr>
        <w:pPrChange w:id="2426" w:author="Arthur Parmentier" w:date="2020-06-10T16:26:00Z">
          <w:pPr>
            <w:pStyle w:val="Titre4"/>
          </w:pPr>
        </w:pPrChange>
      </w:pPr>
      <w:ins w:id="2427" w:author="Arthur Parmentier" w:date="2020-05-14T13:32:00Z">
        <w:r w:rsidRPr="007C437A">
          <w:t>Creation of a s</w:t>
        </w:r>
      </w:ins>
      <w:ins w:id="2428" w:author="Arthur Parmentier" w:date="2020-05-14T13:39:00Z">
        <w:r w:rsidR="00D0639C" w:rsidRPr="007C437A">
          <w:t>ymbol</w:t>
        </w:r>
      </w:ins>
    </w:p>
    <w:p w:rsidR="00D621DF" w:rsidRDefault="00D50EA7">
      <w:pPr>
        <w:rPr>
          <w:ins w:id="2429" w:author="Arthur Parmentier" w:date="2020-06-11T18:54:00Z"/>
        </w:rPr>
      </w:pPr>
      <w:ins w:id="2430" w:author="Arthur Parmentier" w:date="2020-06-11T18:39:00Z">
        <w:r>
          <w:t xml:space="preserve">Symbols </w:t>
        </w:r>
      </w:ins>
      <w:ins w:id="2431" w:author="Arthur Parmentier" w:date="2020-06-11T18:40:00Z">
        <w:r>
          <w:t xml:space="preserve">in SP may appear as the less convenient type of sign (despite Peirce’s argument of </w:t>
        </w:r>
      </w:ins>
      <w:ins w:id="2432" w:author="Arthur Parmentier" w:date="2020-06-11T18:41:00Z">
        <w:r>
          <w:t>versatility</w:t>
        </w:r>
      </w:ins>
      <w:ins w:id="2433" w:author="Arthur Parmentier" w:date="2020-06-11T18:40:00Z">
        <w:r>
          <w:t>)</w:t>
        </w:r>
      </w:ins>
      <w:ins w:id="2434" w:author="Arthur Parmentier" w:date="2020-06-11T18:42:00Z">
        <w:r>
          <w:t>: because</w:t>
        </w:r>
      </w:ins>
      <w:ins w:id="2435" w:author="Arthur Parmentier" w:date="2020-06-11T18:40:00Z">
        <w:r>
          <w:t xml:space="preserve"> they </w:t>
        </w:r>
      </w:ins>
      <w:ins w:id="2436" w:author="Arthur Parmentier" w:date="2020-06-11T18:41:00Z">
        <w:r>
          <w:t>do not convey an image of what they represent and are mere conventions</w:t>
        </w:r>
      </w:ins>
      <w:ins w:id="2437" w:author="Arthur Parmentier" w:date="2020-06-11T18:42:00Z">
        <w:r>
          <w:t xml:space="preserve">, they may be difficult to memorize and </w:t>
        </w:r>
      </w:ins>
      <w:ins w:id="2438" w:author="Arthur Parmentier" w:date="2020-06-11T18:43:00Z">
        <w:r>
          <w:t>transform. However, there are only a few symbolic signs in SP, for instance</w:t>
        </w:r>
      </w:ins>
      <w:ins w:id="2439" w:author="Arthur Parmentier" w:date="2020-06-11T18:44:00Z">
        <w:r>
          <w:t xml:space="preserve"> “Palette”, “Mode”, “Configuration”, notes, chords, “Melody”</w:t>
        </w:r>
      </w:ins>
      <w:ins w:id="2440" w:author="Arthur Parmentier" w:date="2020-06-11T18:46:00Z">
        <w:r w:rsidR="000A0934">
          <w:t>,</w:t>
        </w:r>
      </w:ins>
      <w:ins w:id="2441" w:author="Arthur Parmentier" w:date="2020-06-11T18:44:00Z">
        <w:r>
          <w:t xml:space="preserve"> etc</w:t>
        </w:r>
      </w:ins>
      <w:ins w:id="2442" w:author="Arthur Parmentier" w:date="2020-06-11T18:45:00Z">
        <w:r>
          <w:t>, in which I could hardly see any iconicity.</w:t>
        </w:r>
      </w:ins>
    </w:p>
    <w:p w:rsidR="00276041" w:rsidRDefault="00276041" w:rsidP="00276041">
      <w:pPr>
        <w:pStyle w:val="Titre5"/>
        <w:rPr>
          <w:ins w:id="2443" w:author="Arthur Parmentier" w:date="2020-06-11T18:53:00Z"/>
        </w:rPr>
        <w:pPrChange w:id="2444" w:author="Arthur Parmentier" w:date="2020-06-11T18:54:00Z">
          <w:pPr/>
        </w:pPrChange>
      </w:pPr>
      <w:ins w:id="2445" w:author="Arthur Parmentier" w:date="2020-06-11T18:54:00Z">
        <w:r>
          <w:t xml:space="preserve">Borrowing of a sign from </w:t>
        </w:r>
      </w:ins>
      <w:ins w:id="2446" w:author="Arthur Parmentier" w:date="2020-06-11T18:55:00Z">
        <w:r>
          <w:t>another</w:t>
        </w:r>
      </w:ins>
      <w:ins w:id="2447" w:author="Arthur Parmentier" w:date="2020-06-11T18:54:00Z">
        <w:r>
          <w:t xml:space="preserve"> sign language</w:t>
        </w:r>
      </w:ins>
    </w:p>
    <w:p w:rsidR="00276041" w:rsidRDefault="00276041">
      <w:pPr>
        <w:rPr>
          <w:ins w:id="2448" w:author="Arthur Parmentier" w:date="2020-06-11T19:22:00Z"/>
        </w:rPr>
      </w:pPr>
      <w:ins w:id="2449" w:author="Arthur Parmentier" w:date="2020-06-11T18:53:00Z">
        <w:r>
          <w:t xml:space="preserve">It is </w:t>
        </w:r>
      </w:ins>
      <w:ins w:id="2450" w:author="Arthur Parmentier" w:date="2020-06-11T18:54:00Z">
        <w:r>
          <w:t xml:space="preserve">interesting to note </w:t>
        </w:r>
      </w:ins>
      <w:ins w:id="2451" w:author="Arthur Parmentier" w:date="2020-06-11T18:55:00Z">
        <w:r>
          <w:t>that some symbols in SP come from other sign languages, especially the American Sign Language.</w:t>
        </w:r>
      </w:ins>
    </w:p>
    <w:p w:rsidR="00CF0E1E" w:rsidRPr="007C437A" w:rsidRDefault="00CF0E1E">
      <w:pPr>
        <w:rPr>
          <w:ins w:id="2452" w:author="Arthur Parmentier" w:date="2020-05-14T13:32:00Z"/>
        </w:rPr>
      </w:pPr>
      <w:ins w:id="2453" w:author="Arthur Parmentier" w:date="2020-06-11T19:22:00Z">
        <w:r>
          <w:t>----------- MISSING EXAMPLES --------------</w:t>
        </w:r>
      </w:ins>
    </w:p>
    <w:p w:rsidR="005709A0" w:rsidRPr="005709A0" w:rsidRDefault="00D621DF" w:rsidP="005709A0">
      <w:pPr>
        <w:pStyle w:val="Titre5"/>
        <w:rPr>
          <w:ins w:id="2454" w:author="Arthur Parmentier" w:date="2020-06-06T17:06:00Z"/>
          <w:rPrChange w:id="2455" w:author="Arthur Parmentier" w:date="2020-06-11T18:14:00Z">
            <w:rPr>
              <w:ins w:id="2456" w:author="Arthur Parmentier" w:date="2020-06-06T17:06:00Z"/>
            </w:rPr>
          </w:rPrChange>
        </w:rPr>
        <w:pPrChange w:id="2457" w:author="Arthur Parmentier" w:date="2020-06-11T18:14:00Z">
          <w:pPr>
            <w:pStyle w:val="Titre4"/>
          </w:pPr>
        </w:pPrChange>
      </w:pPr>
      <w:ins w:id="2458" w:author="Arthur Parmentier" w:date="2020-05-14T13:32:00Z">
        <w:r w:rsidRPr="007C437A">
          <w:t>Creation of a</w:t>
        </w:r>
      </w:ins>
      <w:ins w:id="2459" w:author="Arthur Parmentier" w:date="2020-06-11T19:33:00Z">
        <w:r w:rsidR="0005226C">
          <w:t>n</w:t>
        </w:r>
      </w:ins>
      <w:ins w:id="2460" w:author="Arthur Parmentier" w:date="2020-05-14T13:32:00Z">
        <w:r w:rsidRPr="007C437A">
          <w:t xml:space="preserve"> </w:t>
        </w:r>
      </w:ins>
      <w:ins w:id="2461" w:author="Arthur Parmentier" w:date="2020-05-14T13:39:00Z">
        <w:r w:rsidR="00D0639C" w:rsidRPr="007C437A">
          <w:t>icon</w:t>
        </w:r>
      </w:ins>
    </w:p>
    <w:p w:rsidR="003C785D" w:rsidRDefault="00151508">
      <w:pPr>
        <w:rPr>
          <w:ins w:id="2462" w:author="Arthur Parmentier" w:date="2020-06-09T23:45:00Z"/>
        </w:rPr>
      </w:pPr>
      <w:ins w:id="2463" w:author="Arthur Parmentier" w:date="2020-06-11T19:30:00Z">
        <w:r>
          <w:t>In his interview with Helen Minors, Thompson says:</w:t>
        </w:r>
        <w:r>
          <w:br/>
        </w:r>
      </w:ins>
      <w:ins w:id="2464" w:author="Arthur Parmentier" w:date="2020-06-06T17:06:00Z">
        <w:r w:rsidR="003C785D" w:rsidRPr="007C437A">
          <w:t xml:space="preserve">“Some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w:t>
        </w:r>
      </w:ins>
      <w:ins w:id="2465" w:author="Arthur Parmentier" w:date="2020-06-11T19:34:00Z">
        <w:r w:rsidR="00431211">
          <w:t>[</w:t>
        </w:r>
      </w:ins>
      <w:ins w:id="2466" w:author="Arthur Parmentier" w:date="2020-06-11T19:35:00Z">
        <w:r w:rsidR="00431211">
          <w:t xml:space="preserve">usually] </w:t>
        </w:r>
      </w:ins>
      <w:ins w:id="2467" w:author="Arthur Parmentier" w:date="2020-06-06T17:06:00Z">
        <w:r w:rsidR="003C785D" w:rsidRPr="007C437A">
          <w:t>based on the language for the deaf or hard of hearing.”</w:t>
        </w:r>
      </w:ins>
      <w:ins w:id="2468" w:author="Arthur Parmentier" w:date="2020-06-11T19:31:00Z">
        <w:r w:rsidR="001960DA">
          <w:t xml:space="preserve"> </w:t>
        </w:r>
      </w:ins>
      <w:customXmlInsRangeStart w:id="2469" w:author="Arthur Parmentier" w:date="2020-06-11T19:31:00Z"/>
      <w:sdt>
        <w:sdtPr>
          <w:id w:val="-1909609328"/>
          <w:citation/>
        </w:sdtPr>
        <w:sdtContent>
          <w:customXmlInsRangeEnd w:id="2469"/>
          <w:ins w:id="2470" w:author="Arthur Parmentier" w:date="2020-06-11T19:31:00Z">
            <w:r w:rsidR="001960DA">
              <w:fldChar w:fldCharType="begin"/>
            </w:r>
            <w:r w:rsidR="001960DA" w:rsidRPr="00431211">
              <w:rPr>
                <w:rPrChange w:id="2471" w:author="Arthur Parmentier" w:date="2020-06-11T19:35:00Z">
                  <w:rPr>
                    <w:lang w:val="fr-FR"/>
                  </w:rPr>
                </w:rPrChange>
              </w:rPr>
              <w:instrText xml:space="preserve"> CITATION Hel \l 1036 </w:instrText>
            </w:r>
          </w:ins>
          <w:r w:rsidR="001960DA">
            <w:fldChar w:fldCharType="separate"/>
          </w:r>
          <w:ins w:id="2472" w:author="Arthur Parmentier" w:date="2020-06-11T19:31:00Z">
            <w:r w:rsidR="001960DA" w:rsidRPr="001960DA">
              <w:rPr>
                <w:noProof/>
                <w:rPrChange w:id="2473" w:author="Arthur Parmentier" w:date="2020-06-11T19:32:00Z">
                  <w:rPr/>
                </w:rPrChange>
              </w:rPr>
              <w:t>(Minors &amp; Thompson, s.d.)</w:t>
            </w:r>
            <w:r w:rsidR="001960DA">
              <w:fldChar w:fldCharType="end"/>
            </w:r>
          </w:ins>
          <w:customXmlInsRangeStart w:id="2474" w:author="Arthur Parmentier" w:date="2020-06-11T19:31:00Z"/>
        </w:sdtContent>
      </w:sdt>
      <w:customXmlInsRangeEnd w:id="2474"/>
    </w:p>
    <w:p w:rsidR="000F0464" w:rsidRDefault="001960DA">
      <w:pPr>
        <w:rPr>
          <w:ins w:id="2475" w:author="Arthur Parmentier" w:date="2020-06-11T19:44:00Z"/>
          <w:lang w:val="fr-FR"/>
        </w:rPr>
      </w:pPr>
      <w:ins w:id="2476" w:author="Arthur Parmentier" w:date="2020-06-11T19:32:00Z">
        <w:r>
          <w:t>Duby also remarks that “t</w:t>
        </w:r>
      </w:ins>
      <w:ins w:id="2477" w:author="Arthur Parmentier" w:date="2020-06-09T23:45:00Z">
        <w:r w:rsidR="00C8744E" w:rsidRPr="00C8744E">
          <w:rPr>
            <w:rPrChange w:id="2478" w:author="Arthur Parmentier" w:date="2020-06-09T23:45:00Z">
              <w:rPr>
                <w:rFonts w:ascii="ArialMT" w:hAnsi="ArialMT" w:cs="ArialMT"/>
                <w:color w:val="FFFFFF"/>
                <w:sz w:val="24"/>
                <w:szCs w:val="24"/>
                <w:lang w:val="fr-FR"/>
              </w:rPr>
            </w:rPrChange>
          </w:rPr>
          <w:t>he iconic element of the gestures of Soundpainting is often conveyed in a</w:t>
        </w:r>
      </w:ins>
      <w:ins w:id="2479" w:author="Arthur Parmentier" w:date="2020-06-11T19:32:00Z">
        <w:r>
          <w:t xml:space="preserve"> </w:t>
        </w:r>
      </w:ins>
      <w:ins w:id="2480" w:author="Arthur Parmentier" w:date="2020-06-09T23:45:00Z">
        <w:r w:rsidR="00C8744E" w:rsidRPr="00C8744E">
          <w:rPr>
            <w:rPrChange w:id="2481" w:author="Arthur Parmentier" w:date="2020-06-09T23:45:00Z">
              <w:rPr>
                <w:rFonts w:ascii="ArialMT" w:hAnsi="ArialMT" w:cs="ArialMT"/>
                <w:color w:val="FFFFFF"/>
                <w:sz w:val="24"/>
                <w:szCs w:val="24"/>
                <w:lang w:val="fr-FR"/>
              </w:rPr>
            </w:rPrChange>
          </w:rPr>
          <w:t xml:space="preserve">humorous manner. For example, the </w:t>
        </w:r>
      </w:ins>
      <w:ins w:id="2482" w:author="Arthur Parmentier" w:date="2020-06-11T19:34:00Z">
        <w:r w:rsidR="00781D4A">
          <w:t>“R</w:t>
        </w:r>
      </w:ins>
      <w:ins w:id="2483" w:author="Arthur Parmentier" w:date="2020-06-09T23:45:00Z">
        <w:r w:rsidR="00C8744E" w:rsidRPr="00C8744E">
          <w:rPr>
            <w:rPrChange w:id="2484" w:author="Arthur Parmentier" w:date="2020-06-09T23:45:00Z">
              <w:rPr>
                <w:rFonts w:ascii="ArialMT" w:hAnsi="ArialMT" w:cs="ArialMT"/>
                <w:color w:val="FFFFFF"/>
                <w:sz w:val="24"/>
                <w:szCs w:val="24"/>
                <w:lang w:val="fr-FR"/>
              </w:rPr>
            </w:rPrChange>
          </w:rPr>
          <w:t>ock</w:t>
        </w:r>
      </w:ins>
      <w:ins w:id="2485" w:author="Arthur Parmentier" w:date="2020-06-11T19:34:00Z">
        <w:r w:rsidR="00781D4A">
          <w:t xml:space="preserve">” </w:t>
        </w:r>
      </w:ins>
      <w:ins w:id="2486" w:author="Arthur Parmentier" w:date="2020-06-09T23:45:00Z">
        <w:r w:rsidR="00C8744E" w:rsidRPr="00C8744E">
          <w:rPr>
            <w:rPrChange w:id="2487" w:author="Arthur Parmentier" w:date="2020-06-09T23:45:00Z">
              <w:rPr>
                <w:rFonts w:ascii="ArialMT" w:hAnsi="ArialMT" w:cs="ArialMT"/>
                <w:color w:val="FFFFFF"/>
                <w:sz w:val="24"/>
                <w:szCs w:val="24"/>
                <w:lang w:val="fr-FR"/>
              </w:rPr>
            </w:rPrChange>
          </w:rPr>
          <w:t>gesture, in which the</w:t>
        </w:r>
      </w:ins>
      <w:ins w:id="2488" w:author="Arthur Parmentier" w:date="2020-06-11T19:32:00Z">
        <w:r>
          <w:t xml:space="preserve"> </w:t>
        </w:r>
      </w:ins>
      <w:ins w:id="2489" w:author="Arthur Parmentier" w:date="2020-06-11T19:34:00Z">
        <w:r w:rsidR="002313A9">
          <w:t>s</w:t>
        </w:r>
      </w:ins>
      <w:ins w:id="2490" w:author="Arthur Parmentier" w:date="2020-06-09T23:45:00Z">
        <w:r w:rsidR="00C8744E" w:rsidRPr="00C8744E">
          <w:rPr>
            <w:rPrChange w:id="2491" w:author="Arthur Parmentier" w:date="2020-06-09T23:45:00Z">
              <w:rPr>
                <w:rFonts w:ascii="ArialMT" w:hAnsi="ArialMT" w:cs="ArialMT"/>
                <w:color w:val="FFFFFF"/>
                <w:sz w:val="24"/>
                <w:szCs w:val="24"/>
                <w:lang w:val="fr-FR"/>
              </w:rPr>
            </w:rPrChange>
          </w:rPr>
          <w:t>oundpainter clenches the fist (to mimic throwing a rock), can be</w:t>
        </w:r>
      </w:ins>
      <w:ins w:id="2492" w:author="Arthur Parmentier" w:date="2020-06-11T19:32:00Z">
        <w:r>
          <w:t xml:space="preserve"> </w:t>
        </w:r>
      </w:ins>
      <w:ins w:id="2493" w:author="Arthur Parmentier" w:date="2020-06-09T23:45:00Z">
        <w:r w:rsidR="00C8744E" w:rsidRPr="00C8744E">
          <w:rPr>
            <w:rPrChange w:id="2494" w:author="Arthur Parmentier" w:date="2020-06-09T23:45:00Z">
              <w:rPr>
                <w:rFonts w:ascii="ArialMT" w:hAnsi="ArialMT" w:cs="ArialMT"/>
                <w:color w:val="FFFFFF"/>
                <w:sz w:val="24"/>
                <w:szCs w:val="24"/>
                <w:lang w:val="fr-FR"/>
              </w:rPr>
            </w:rPrChange>
          </w:rPr>
          <w:t>interpreted quite literally "to mean what it says," but at the same time the</w:t>
        </w:r>
      </w:ins>
      <w:ins w:id="2495" w:author="Arthur Parmentier" w:date="2020-06-11T19:32:00Z">
        <w:r>
          <w:t xml:space="preserve"> </w:t>
        </w:r>
      </w:ins>
      <w:ins w:id="2496" w:author="Arthur Parmentier" w:date="2020-06-09T23:45:00Z">
        <w:r w:rsidR="00C8744E" w:rsidRPr="00C8744E">
          <w:rPr>
            <w:rPrChange w:id="2497" w:author="Arthur Parmentier" w:date="2020-06-09T23:45:00Z">
              <w:rPr>
                <w:rFonts w:ascii="ArialMT" w:hAnsi="ArialMT" w:cs="ArialMT"/>
                <w:color w:val="FFFFFF"/>
                <w:sz w:val="24"/>
                <w:szCs w:val="24"/>
                <w:lang w:val="fr-FR"/>
              </w:rPr>
            </w:rPrChange>
          </w:rPr>
          <w:t>punning visual element in this gesture lends it an ironic, tongue-in-cheek</w:t>
        </w:r>
      </w:ins>
      <w:ins w:id="2498" w:author="Arthur Parmentier" w:date="2020-06-11T19:32:00Z">
        <w:r>
          <w:t xml:space="preserve"> </w:t>
        </w:r>
      </w:ins>
      <w:ins w:id="2499" w:author="Arthur Parmentier" w:date="2020-06-09T23:45:00Z">
        <w:r w:rsidR="00C8744E" w:rsidRPr="00C8744E">
          <w:rPr>
            <w:rPrChange w:id="2500" w:author="Arthur Parmentier" w:date="2020-06-09T23:45:00Z">
              <w:rPr>
                <w:rFonts w:ascii="ArialMT" w:hAnsi="ArialMT" w:cs="ArialMT"/>
                <w:color w:val="FFFFFF"/>
                <w:sz w:val="24"/>
                <w:szCs w:val="24"/>
                <w:lang w:val="fr-FR"/>
              </w:rPr>
            </w:rPrChange>
          </w:rPr>
          <w:t>quality. In this sense, many of the gestures have a double meaning,</w:t>
        </w:r>
      </w:ins>
      <w:ins w:id="2501" w:author="Arthur Parmentier" w:date="2020-06-11T19:32:00Z">
        <w:r>
          <w:t xml:space="preserve"> </w:t>
        </w:r>
      </w:ins>
      <w:ins w:id="2502" w:author="Arthur Parmentier" w:date="2020-06-09T23:45:00Z">
        <w:r w:rsidR="00C8744E" w:rsidRPr="00C8744E">
          <w:rPr>
            <w:rPrChange w:id="2503" w:author="Arthur Parmentier" w:date="2020-06-09T23:45:00Z">
              <w:rPr>
                <w:rFonts w:ascii="ArialMT" w:hAnsi="ArialMT" w:cs="ArialMT"/>
                <w:color w:val="FFFFFF"/>
                <w:sz w:val="24"/>
                <w:szCs w:val="24"/>
                <w:lang w:val="fr-FR"/>
              </w:rPr>
            </w:rPrChange>
          </w:rPr>
          <w:t>functioning both as icons and as ironic reflections of an unproblematic</w:t>
        </w:r>
      </w:ins>
      <w:ins w:id="2504" w:author="Arthur Parmentier" w:date="2020-06-11T19:32:00Z">
        <w:r w:rsidR="0005226C">
          <w:t xml:space="preserve"> </w:t>
        </w:r>
      </w:ins>
      <w:ins w:id="2505" w:author="Arthur Parmentier" w:date="2020-06-09T23:45:00Z">
        <w:r w:rsidR="00C8744E" w:rsidRPr="0005226C">
          <w:rPr>
            <w:rPrChange w:id="2506" w:author="Arthur Parmentier" w:date="2020-06-11T19:32:00Z">
              <w:rPr>
                <w:lang w:val="fr-FR"/>
              </w:rPr>
            </w:rPrChange>
          </w:rPr>
          <w:t>iconicity.</w:t>
        </w:r>
      </w:ins>
      <w:ins w:id="2507" w:author="Arthur Parmentier" w:date="2020-06-11T19:32:00Z">
        <w:r w:rsidRPr="0005226C">
          <w:rPr>
            <w:rPrChange w:id="2508" w:author="Arthur Parmentier" w:date="2020-06-11T19:32:00Z">
              <w:rPr>
                <w:lang w:val="fr-FR"/>
              </w:rPr>
            </w:rPrChange>
          </w:rPr>
          <w:t xml:space="preserve"> </w:t>
        </w:r>
      </w:ins>
      <w:customXmlInsRangeStart w:id="2509" w:author="Arthur Parmentier" w:date="2020-06-11T19:32:00Z"/>
      <w:sdt>
        <w:sdtPr>
          <w:rPr>
            <w:lang w:val="fr-FR"/>
          </w:rPr>
          <w:id w:val="324094352"/>
          <w:citation/>
        </w:sdtPr>
        <w:sdtContent>
          <w:customXmlInsRangeEnd w:id="2509"/>
          <w:ins w:id="2510" w:author="Arthur Parmentier" w:date="2020-06-11T19:32:00Z">
            <w:r>
              <w:rPr>
                <w:lang w:val="fr-FR"/>
              </w:rPr>
              <w:fldChar w:fldCharType="begin"/>
            </w:r>
            <w:r w:rsidRPr="0005226C">
              <w:rPr>
                <w:rPrChange w:id="2511" w:author="Arthur Parmentier" w:date="2020-06-11T19:32:00Z">
                  <w:rPr>
                    <w:lang w:val="fr-FR"/>
                  </w:rPr>
                </w:rPrChange>
              </w:rPr>
              <w:instrText xml:space="preserve"> CITATION Dub06 \l 1036 </w:instrText>
            </w:r>
          </w:ins>
          <w:r>
            <w:rPr>
              <w:lang w:val="fr-FR"/>
            </w:rPr>
            <w:fldChar w:fldCharType="separate"/>
          </w:r>
          <w:ins w:id="2512" w:author="Arthur Parmentier" w:date="2020-06-11T19:32:00Z">
            <w:r w:rsidRPr="0005226C">
              <w:rPr>
                <w:noProof/>
                <w:rPrChange w:id="2513" w:author="Arthur Parmentier" w:date="2020-06-11T19:32:00Z">
                  <w:rPr/>
                </w:rPrChange>
              </w:rPr>
              <w:t>(Duby, 2006)</w:t>
            </w:r>
            <w:r>
              <w:rPr>
                <w:lang w:val="fr-FR"/>
              </w:rPr>
              <w:fldChar w:fldCharType="end"/>
            </w:r>
          </w:ins>
          <w:customXmlInsRangeStart w:id="2514" w:author="Arthur Parmentier" w:date="2020-06-11T19:32:00Z"/>
        </w:sdtContent>
      </w:sdt>
      <w:customXmlInsRangeEnd w:id="2514"/>
    </w:p>
    <w:p w:rsidR="00785EAF" w:rsidRPr="00785EAF" w:rsidRDefault="00785EAF">
      <w:pPr>
        <w:rPr>
          <w:ins w:id="2515" w:author="Arthur Parmentier" w:date="2020-06-11T19:36:00Z"/>
          <w:rPrChange w:id="2516" w:author="Arthur Parmentier" w:date="2020-06-11T19:44:00Z">
            <w:rPr>
              <w:ins w:id="2517" w:author="Arthur Parmentier" w:date="2020-06-11T19:36:00Z"/>
              <w:lang w:val="fr-FR"/>
            </w:rPr>
          </w:rPrChange>
        </w:rPr>
      </w:pPr>
      <w:ins w:id="2518" w:author="Arthur Parmentier" w:date="2020-06-11T19:44:00Z">
        <w:r w:rsidRPr="00785EAF">
          <w:rPr>
            <w:rPrChange w:id="2519" w:author="Arthur Parmentier" w:date="2020-06-11T19:44:00Z">
              <w:rPr>
                <w:lang w:val="fr-FR"/>
              </w:rPr>
            </w:rPrChange>
          </w:rPr>
          <w:t xml:space="preserve">As </w:t>
        </w:r>
        <w:r>
          <w:t>additional examples, one can think of “Break”, “Change”</w:t>
        </w:r>
      </w:ins>
      <w:ins w:id="2520" w:author="Arthur Parmentier" w:date="2020-06-11T19:45:00Z">
        <w:r>
          <w:t xml:space="preserve"> and “Volume”</w:t>
        </w:r>
      </w:ins>
      <w:ins w:id="2521" w:author="Arthur Parmentier" w:date="2020-06-11T19:44:00Z">
        <w:r>
          <w:t xml:space="preserve"> (as the icon</w:t>
        </w:r>
      </w:ins>
      <w:ins w:id="2522" w:author="Arthur Parmentier" w:date="2020-06-11T19:45:00Z">
        <w:r>
          <w:t>s</w:t>
        </w:r>
      </w:ins>
      <w:ins w:id="2523" w:author="Arthur Parmentier" w:date="2020-06-11T19:44:00Z">
        <w:r>
          <w:t xml:space="preserve"> for the letter </w:t>
        </w:r>
      </w:ins>
      <w:ins w:id="2524" w:author="Arthur Parmentier" w:date="2020-06-11T19:45:00Z">
        <w:r>
          <w:t>C V of “change” and “volume”), “Match”, etc, as iconic signs.</w:t>
        </w:r>
      </w:ins>
    </w:p>
    <w:p w:rsidR="000F0464" w:rsidRPr="000F0464" w:rsidRDefault="000F0464">
      <w:pPr>
        <w:rPr>
          <w:ins w:id="2525" w:author="Arthur Parmentier" w:date="2020-05-14T13:32:00Z"/>
          <w:rPrChange w:id="2526" w:author="Arthur Parmentier" w:date="2020-06-11T19:36:00Z">
            <w:rPr>
              <w:ins w:id="2527" w:author="Arthur Parmentier" w:date="2020-05-14T13:32:00Z"/>
            </w:rPr>
          </w:rPrChange>
        </w:rPr>
      </w:pPr>
      <w:ins w:id="2528" w:author="Arthur Parmentier" w:date="2020-06-11T19:36:00Z">
        <w:r w:rsidRPr="000F0464">
          <w:rPr>
            <w:rPrChange w:id="2529" w:author="Arthur Parmentier" w:date="2020-06-11T19:36:00Z">
              <w:rPr>
                <w:lang w:val="fr-FR"/>
              </w:rPr>
            </w:rPrChange>
          </w:rPr>
          <w:t>Whatever the intent from t</w:t>
        </w:r>
        <w:r>
          <w:t>he creator of the signs is, it is also remar</w:t>
        </w:r>
      </w:ins>
      <w:ins w:id="2530" w:author="Arthur Parmentier" w:date="2020-06-11T19:37:00Z">
        <w:r>
          <w:t>kable that icons are very performative</w:t>
        </w:r>
      </w:ins>
      <w:ins w:id="2531" w:author="Arthur Parmentier" w:date="2020-06-11T19:39:00Z">
        <w:r w:rsidR="00621F46">
          <w:t xml:space="preserve">: </w:t>
        </w:r>
      </w:ins>
      <w:ins w:id="2532" w:author="Arthur Parmentier" w:date="2020-06-11T19:37:00Z">
        <w:r>
          <w:t>slight changes in the icon could be also interpreted as such conceptually</w:t>
        </w:r>
      </w:ins>
      <w:ins w:id="2533" w:author="Arthur Parmentier" w:date="2020-06-11T19:38:00Z">
        <w:r>
          <w:t xml:space="preserve"> and their memorization is made easier by the clear </w:t>
        </w:r>
      </w:ins>
      <w:ins w:id="2534" w:author="Arthur Parmentier" w:date="2020-06-11T19:44:00Z">
        <w:r w:rsidR="00785EAF">
          <w:t>reference</w:t>
        </w:r>
      </w:ins>
      <w:ins w:id="2535" w:author="Arthur Parmentier" w:date="2020-06-11T19:38:00Z">
        <w:r>
          <w:t xml:space="preserve"> they </w:t>
        </w:r>
      </w:ins>
      <w:ins w:id="2536" w:author="Arthur Parmentier" w:date="2020-06-11T19:44:00Z">
        <w:r w:rsidR="00785EAF">
          <w:t>provide</w:t>
        </w:r>
      </w:ins>
      <w:ins w:id="2537" w:author="Arthur Parmentier" w:date="2020-06-11T19:38:00Z">
        <w:r>
          <w:t xml:space="preserve"> to the concept they signify.</w:t>
        </w:r>
      </w:ins>
    </w:p>
    <w:p w:rsidR="00D621DF" w:rsidRDefault="009B469F">
      <w:pPr>
        <w:pStyle w:val="Titre5"/>
        <w:rPr>
          <w:ins w:id="2538" w:author="Arthur Parmentier" w:date="2020-06-11T19:39:00Z"/>
        </w:rPr>
      </w:pPr>
      <w:ins w:id="2539" w:author="Arthur Parmentier" w:date="2020-06-11T19:48:00Z">
        <w:r>
          <w:lastRenderedPageBreak/>
          <w:t>Use of</w:t>
        </w:r>
      </w:ins>
      <w:ins w:id="2540" w:author="Arthur Parmentier" w:date="2020-05-14T13:39:00Z">
        <w:r w:rsidR="00D0639C" w:rsidRPr="007C437A">
          <w:rPr>
            <w:rPrChange w:id="2541" w:author="Arthur Parmentier" w:date="2020-06-07T15:27:00Z">
              <w:rPr/>
            </w:rPrChange>
          </w:rPr>
          <w:t xml:space="preserve"> </w:t>
        </w:r>
      </w:ins>
      <w:ins w:id="2542" w:author="Arthur Parmentier" w:date="2020-05-14T13:40:00Z">
        <w:r w:rsidR="00D0639C" w:rsidRPr="007C437A">
          <w:rPr>
            <w:rPrChange w:id="2543" w:author="Arthur Parmentier" w:date="2020-06-07T15:27:00Z">
              <w:rPr/>
            </w:rPrChange>
          </w:rPr>
          <w:t>indices</w:t>
        </w:r>
      </w:ins>
    </w:p>
    <w:p w:rsidR="00815A3B" w:rsidRPr="00815A3B" w:rsidRDefault="00815A3B" w:rsidP="00815A3B">
      <w:pPr>
        <w:rPr>
          <w:ins w:id="2544" w:author="Arthur Parmentier" w:date="2020-06-11T18:16:00Z"/>
          <w:rPrChange w:id="2545" w:author="Arthur Parmentier" w:date="2020-06-11T19:39:00Z">
            <w:rPr>
              <w:ins w:id="2546" w:author="Arthur Parmentier" w:date="2020-06-11T18:16:00Z"/>
            </w:rPr>
          </w:rPrChange>
        </w:rPr>
        <w:pPrChange w:id="2547" w:author="Arthur Parmentier" w:date="2020-06-11T19:39:00Z">
          <w:pPr>
            <w:pStyle w:val="Titre5"/>
          </w:pPr>
        </w:pPrChange>
      </w:pPr>
      <w:ins w:id="2548" w:author="Arthur Parmentier" w:date="2020-06-11T19:39:00Z">
        <w:r>
          <w:t>Indices are rather difficult to observe in SP (I think they are the less usual type of sign among those that ar</w:t>
        </w:r>
      </w:ins>
      <w:ins w:id="2549" w:author="Arthur Parmentier" w:date="2020-06-11T19:40:00Z">
        <w:r>
          <w:t>e commonly use to describe SP)</w:t>
        </w:r>
      </w:ins>
      <w:ins w:id="2550" w:author="Arthur Parmentier" w:date="2020-06-11T19:47:00Z">
        <w:r w:rsidR="009B469F">
          <w:t xml:space="preserve"> and I can here only point to </w:t>
        </w:r>
      </w:ins>
      <w:ins w:id="2551" w:author="Arthur Parmentier" w:date="2020-06-11T19:40:00Z">
        <w:r>
          <w:t>th</w:t>
        </w:r>
      </w:ins>
      <w:ins w:id="2552" w:author="Arthur Parmentier" w:date="2020-06-11T19:42:00Z">
        <w:r>
          <w:t>eir use in “Shapeline”</w:t>
        </w:r>
      </w:ins>
      <w:ins w:id="2553" w:author="Arthur Parmentier" w:date="2020-06-11T19:47:00Z">
        <w:r w:rsidR="009B469F">
          <w:t xml:space="preserve">, </w:t>
        </w:r>
      </w:ins>
      <w:ins w:id="2554" w:author="Arthur Parmentier" w:date="2020-06-11T19:42:00Z">
        <w:r>
          <w:t xml:space="preserve">a SP mode in which all signs – not only SP signs – must </w:t>
        </w:r>
      </w:ins>
      <w:ins w:id="2555" w:author="Arthur Parmentier" w:date="2020-06-11T19:43:00Z">
        <w:r>
          <w:t>be interpreted by the performers</w:t>
        </w:r>
      </w:ins>
      <w:ins w:id="2556" w:author="Arthur Parmentier" w:date="2020-06-11T19:47:00Z">
        <w:r w:rsidR="009B469F">
          <w:t>, in which the soundpainter use indices (just like an actor</w:t>
        </w:r>
      </w:ins>
      <w:ins w:id="2557" w:author="Arthur Parmentier" w:date="2020-06-11T19:48:00Z">
        <w:r w:rsidR="009B469F">
          <w:t>).</w:t>
        </w:r>
        <w:r w:rsidR="00F15D4D">
          <w:t xml:space="preserve"> </w:t>
        </w:r>
      </w:ins>
      <w:ins w:id="2558" w:author="Arthur Parmentier" w:date="2020-06-11T19:49:00Z">
        <w:r w:rsidR="00564D5A">
          <w:t>From my knowledge and a</w:t>
        </w:r>
      </w:ins>
      <w:ins w:id="2559" w:author="Arthur Parmentier" w:date="2020-06-11T19:48:00Z">
        <w:r w:rsidR="00F15D4D">
          <w:t xml:space="preserve">s such, there are no indices </w:t>
        </w:r>
      </w:ins>
      <w:ins w:id="2560" w:author="Arthur Parmentier" w:date="2020-06-11T19:49:00Z">
        <w:r w:rsidR="00F15D4D">
          <w:t>in SP signs.</w:t>
        </w:r>
      </w:ins>
    </w:p>
    <w:p w:rsidR="005709A0" w:rsidRDefault="005709A0" w:rsidP="005709A0">
      <w:pPr>
        <w:pStyle w:val="Titre5"/>
        <w:rPr>
          <w:ins w:id="2561" w:author="Arthur Parmentier" w:date="2020-06-11T18:16:00Z"/>
        </w:rPr>
      </w:pPr>
      <w:ins w:id="2562" w:author="Arthur Parmentier" w:date="2020-06-11T18:16:00Z">
        <w:r>
          <w:t xml:space="preserve">Creation of a </w:t>
        </w:r>
        <w:r w:rsidRPr="00801383">
          <w:rPr>
            <w:i/>
            <w:iCs/>
            <w:rPrChange w:id="2563" w:author="Arthur Parmentier" w:date="2020-06-11T18:17:00Z">
              <w:rPr/>
            </w:rPrChange>
          </w:rPr>
          <w:t>metageometry</w:t>
        </w:r>
      </w:ins>
    </w:p>
    <w:p w:rsidR="005709A0" w:rsidRDefault="005709A0" w:rsidP="005709A0">
      <w:pPr>
        <w:rPr>
          <w:ins w:id="2564" w:author="Arthur Parmentier" w:date="2020-06-11T18:16:00Z"/>
        </w:rPr>
      </w:pPr>
      <w:ins w:id="2565" w:author="Arthur Parmentier" w:date="2020-06-11T18:16:00Z">
        <w:r>
          <w:t>In SP, Thompson describes the use of an“imaginary region” which can be interpreted as such cultural representations:</w:t>
        </w:r>
      </w:ins>
    </w:p>
    <w:p w:rsidR="005709A0" w:rsidRDefault="005709A0" w:rsidP="005709A0">
      <w:pPr>
        <w:rPr>
          <w:ins w:id="2566" w:author="Arthur Parmentier" w:date="2020-06-11T18:16:00Z"/>
        </w:rPr>
      </w:pPr>
      <w:ins w:id="2567" w:author="Arthur Parmentier" w:date="2020-06-11T18:16:00Z">
        <w:r>
          <w:t>“The Imaginary Staff: An imaginary vertical field 1 and ½ meters (3 ½ feet) just in front of the Soundpainter that indicates low to high pitch range with sound and slow to fast movement with certain gestures such as a Long Tone. Note: The name Imaginary Staff is derived from music language. It is related to the music staff, which is a set of five parallel lines with spaces between them, on which notes are written to indicate their pitch.”</w:t>
        </w:r>
      </w:ins>
    </w:p>
    <w:p w:rsidR="005709A0" w:rsidRDefault="005709A0" w:rsidP="005709A0">
      <w:pPr>
        <w:rPr>
          <w:ins w:id="2568" w:author="Arthur Parmentier" w:date="2020-06-11T18:16:00Z"/>
        </w:rPr>
      </w:pPr>
      <w:ins w:id="2569" w:author="Arthur Parmentier" w:date="2020-06-11T18:16:00Z">
        <w:r>
          <w:t xml:space="preserve">He also proposed an “imaginary stage”, which also has cultural foundations (the idea of a stage, viewing space as 2D): </w:t>
        </w:r>
      </w:ins>
    </w:p>
    <w:p w:rsidR="005709A0" w:rsidRDefault="005709A0" w:rsidP="005709A0">
      <w:pPr>
        <w:rPr>
          <w:ins w:id="2570" w:author="Arthur Parmentier" w:date="2020-06-11T18:16:00Z"/>
        </w:rPr>
      </w:pPr>
      <w:ins w:id="2571" w:author="Arthur Parmentier" w:date="2020-06-11T18:16:00Z">
        <w:r>
          <w:t>“The Imaginary Stage: A horizontal field (like a small square table top) approximately ¾ of a meter for each side (3/4 of a yard squared) at waist height positioned just in front of the Soundpainter. The Imaginary Stage is the region in which the Soundpainter indicates movement directions on the stage – where the movement will travel to and from. Such gestures as Directions and Space Fader are both signed on the Imaginary Stage.”</w:t>
        </w:r>
      </w:ins>
    </w:p>
    <w:p w:rsidR="005709A0" w:rsidRDefault="005709A0" w:rsidP="005709A0">
      <w:pPr>
        <w:rPr>
          <w:ins w:id="2572" w:author="Arthur Parmentier" w:date="2020-06-11T18:16:00Z"/>
        </w:rPr>
      </w:pPr>
      <w:ins w:id="2573" w:author="Arthur Parmentier" w:date="2020-06-11T18:16:00Z">
        <w:r>
          <w:t>These representations share common traits:</w:t>
        </w:r>
      </w:ins>
    </w:p>
    <w:p w:rsidR="005709A0" w:rsidRDefault="005709A0" w:rsidP="005709A0">
      <w:pPr>
        <w:pStyle w:val="Paragraphedeliste"/>
        <w:numPr>
          <w:ilvl w:val="0"/>
          <w:numId w:val="43"/>
        </w:numPr>
        <w:rPr>
          <w:ins w:id="2574" w:author="Arthur Parmentier" w:date="2020-06-11T18:16:00Z"/>
        </w:rPr>
      </w:pPr>
      <w:ins w:id="2575" w:author="Arthur Parmentier" w:date="2020-06-11T18:16:00Z">
        <w:r>
          <w:t xml:space="preserve">They are the result of operations </w:t>
        </w:r>
      </w:ins>
    </w:p>
    <w:p w:rsidR="005709A0" w:rsidRDefault="005709A0" w:rsidP="005709A0">
      <w:pPr>
        <w:pStyle w:val="Paragraphedeliste"/>
        <w:numPr>
          <w:ilvl w:val="1"/>
          <w:numId w:val="43"/>
        </w:numPr>
        <w:rPr>
          <w:ins w:id="2576" w:author="Arthur Parmentier" w:date="2020-06-11T18:16:00Z"/>
        </w:rPr>
      </w:pPr>
      <w:ins w:id="2577" w:author="Arthur Parmentier" w:date="2020-06-11T18:16:00Z">
        <w:r>
          <w:t>spatialization (or re-spatialization in the case of the stage), that one could also call a projection</w:t>
        </w:r>
      </w:ins>
    </w:p>
    <w:p w:rsidR="005709A0" w:rsidRDefault="005709A0" w:rsidP="005709A0">
      <w:pPr>
        <w:pStyle w:val="Paragraphedeliste"/>
        <w:numPr>
          <w:ilvl w:val="1"/>
          <w:numId w:val="43"/>
        </w:numPr>
        <w:rPr>
          <w:ins w:id="2578" w:author="Arthur Parmentier" w:date="2020-06-11T18:16:00Z"/>
        </w:rPr>
      </w:pPr>
      <w:ins w:id="2579" w:author="Arthur Parmentier" w:date="2020-06-11T18:16:00Z">
        <w:r>
          <w:t>orientation</w:t>
        </w:r>
      </w:ins>
    </w:p>
    <w:p w:rsidR="005709A0" w:rsidRDefault="005709A0" w:rsidP="005709A0">
      <w:pPr>
        <w:pStyle w:val="Paragraphedeliste"/>
        <w:numPr>
          <w:ilvl w:val="1"/>
          <w:numId w:val="43"/>
        </w:numPr>
        <w:rPr>
          <w:ins w:id="2580" w:author="Arthur Parmentier" w:date="2020-06-11T18:16:00Z"/>
        </w:rPr>
      </w:pPr>
      <w:ins w:id="2581" w:author="Arthur Parmentier" w:date="2020-06-11T18:16:00Z">
        <w:r>
          <w:t>evaluation</w:t>
        </w:r>
      </w:ins>
    </w:p>
    <w:p w:rsidR="005709A0" w:rsidRDefault="005709A0" w:rsidP="005709A0">
      <w:pPr>
        <w:pStyle w:val="Paragraphedeliste"/>
        <w:numPr>
          <w:ilvl w:val="0"/>
          <w:numId w:val="43"/>
        </w:numPr>
        <w:rPr>
          <w:ins w:id="2582" w:author="Arthur Parmentier" w:date="2020-06-11T18:16:00Z"/>
        </w:rPr>
      </w:pPr>
      <w:ins w:id="2583" w:author="Arthur Parmentier" w:date="2020-06-11T18:16:00Z">
        <w:r>
          <w:t xml:space="preserve"> Their relative character (there is no absolute value or measure in each representation), therefore they function as a relational space</w:t>
        </w:r>
      </w:ins>
    </w:p>
    <w:p w:rsidR="005709A0" w:rsidRDefault="005709A0" w:rsidP="005709A0">
      <w:pPr>
        <w:pStyle w:val="Paragraphedeliste"/>
        <w:numPr>
          <w:ilvl w:val="0"/>
          <w:numId w:val="43"/>
        </w:numPr>
        <w:rPr>
          <w:ins w:id="2584" w:author="Arthur Parmentier" w:date="2020-06-11T18:16:00Z"/>
        </w:rPr>
      </w:pPr>
      <w:ins w:id="2585" w:author="Arthur Parmentier" w:date="2020-06-11T18:16:00Z">
        <w:r>
          <w:t>Their function as underlying scheme for several signs in soundpainting</w:t>
        </w:r>
      </w:ins>
    </w:p>
    <w:p w:rsidR="005709A0" w:rsidRDefault="006234F6" w:rsidP="005709A0">
      <w:pPr>
        <w:rPr>
          <w:ins w:id="2586" w:author="Arthur Parmentier" w:date="2020-06-11T19:03:00Z"/>
        </w:rPr>
      </w:pPr>
      <w:ins w:id="2587" w:author="Arthur Parmentier" w:date="2020-06-11T18:25:00Z">
        <w:r>
          <w:t xml:space="preserve">Similarly to the frequency of the sound, </w:t>
        </w:r>
      </w:ins>
      <w:ins w:id="2588" w:author="Arthur Parmentier" w:date="2020-06-11T18:26:00Z">
        <w:r>
          <w:t>Thompson’s faders (height as a spatial evaluation</w:t>
        </w:r>
      </w:ins>
      <w:ins w:id="2589" w:author="Arthur Parmentier" w:date="2020-06-11T18:27:00Z">
        <w:r>
          <w:t>)</w:t>
        </w:r>
      </w:ins>
      <w:ins w:id="2590" w:author="Arthur Parmentier" w:date="2020-06-11T18:26:00Z">
        <w:r>
          <w:t xml:space="preserve"> are</w:t>
        </w:r>
      </w:ins>
      <w:ins w:id="2591" w:author="Arthur Parmentier" w:date="2020-06-11T18:27:00Z">
        <w:r>
          <w:t xml:space="preserve"> used in conjunction with other signs such as tempo, volume, complexity, etc.</w:t>
        </w:r>
      </w:ins>
    </w:p>
    <w:p w:rsidR="003623E9" w:rsidRDefault="003623E9" w:rsidP="003623E9">
      <w:pPr>
        <w:pStyle w:val="Titre5"/>
        <w:rPr>
          <w:ins w:id="2592" w:author="Arthur Parmentier" w:date="2020-06-11T19:03:00Z"/>
        </w:rPr>
      </w:pPr>
      <w:ins w:id="2593" w:author="Arthur Parmentier" w:date="2020-06-11T19:03:00Z">
        <w:r>
          <w:t>A deeper look in the mapping process: the visual codes</w:t>
        </w:r>
      </w:ins>
    </w:p>
    <w:p w:rsidR="003623E9" w:rsidRDefault="003623E9" w:rsidP="003623E9">
      <w:pPr>
        <w:rPr>
          <w:ins w:id="2594" w:author="Arthur Parmentier" w:date="2020-06-11T19:12:00Z"/>
        </w:rPr>
      </w:pPr>
      <w:ins w:id="2595" w:author="Arthur Parmentier" w:date="2020-06-11T19:04:00Z">
        <w:r>
          <w:t>From the typology that I have intro</w:t>
        </w:r>
      </w:ins>
      <w:ins w:id="2596" w:author="Arthur Parmentier" w:date="2020-06-11T19:05:00Z">
        <w:r>
          <w:t xml:space="preserve">duced, one may wonder at a more fundamental level what the mapping process relies on and how exactly the sign is </w:t>
        </w:r>
      </w:ins>
      <w:ins w:id="2597" w:author="Arthur Parmentier" w:date="2020-06-11T19:06:00Z">
        <w:r>
          <w:t xml:space="preserve">constructed </w:t>
        </w:r>
      </w:ins>
      <w:ins w:id="2598" w:author="Arthur Parmentier" w:date="2020-06-11T19:05:00Z">
        <w:r>
          <w:t>visually</w:t>
        </w:r>
      </w:ins>
      <w:ins w:id="2599" w:author="Arthur Parmentier" w:date="2020-06-11T19:06:00Z">
        <w:r>
          <w:t xml:space="preserve"> by its creator and understood by other people.</w:t>
        </w:r>
        <w:r>
          <w:br/>
          <w:t xml:space="preserve">As a first answer to this complex question, I would like </w:t>
        </w:r>
      </w:ins>
      <w:ins w:id="2600" w:author="Arthur Parmentier" w:date="2020-06-11T19:07:00Z">
        <w:r>
          <w:t xml:space="preserve">to point out the analysis of SP visual codes by </w:t>
        </w:r>
      </w:ins>
      <w:ins w:id="2601" w:author="Arthur Parmentier" w:date="2020-06-11T19:08:00Z">
        <w:r>
          <w:lastRenderedPageBreak/>
          <w:t xml:space="preserve">Yerlikaya and Coskuner </w:t>
        </w:r>
      </w:ins>
      <w:customXmlInsRangeStart w:id="2602" w:author="Arthur Parmentier" w:date="2020-06-11T19:09:00Z"/>
      <w:sdt>
        <w:sdtPr>
          <w:id w:val="-2073261776"/>
          <w:citation/>
        </w:sdtPr>
        <w:sdtContent>
          <w:customXmlInsRangeEnd w:id="2602"/>
          <w:ins w:id="2603" w:author="Arthur Parmentier" w:date="2020-06-11T19:09:00Z">
            <w:r>
              <w:fldChar w:fldCharType="begin"/>
            </w:r>
          </w:ins>
          <w:ins w:id="2604" w:author="Arthur Parmentier" w:date="2020-06-11T19:10:00Z">
            <w:r w:rsidR="00294768">
              <w:rPr>
                <w:rPrChange w:id="2605" w:author="Arthur Parmentier" w:date="2020-06-11T19:09:00Z">
                  <w:rPr/>
                </w:rPrChange>
              </w:rPr>
              <w:instrText xml:space="preserve">CITATION Yer \l 1036 </w:instrText>
            </w:r>
          </w:ins>
          <w:r>
            <w:fldChar w:fldCharType="separate"/>
          </w:r>
          <w:ins w:id="2606" w:author="Arthur Parmentier" w:date="2020-06-11T19:10:00Z">
            <w:r w:rsidR="00294768">
              <w:rPr>
                <w:noProof/>
              </w:rPr>
              <w:t>(Yerlikaya &amp; Coskumer, 2016)</w:t>
            </w:r>
          </w:ins>
          <w:ins w:id="2607" w:author="Arthur Parmentier" w:date="2020-06-11T19:09:00Z">
            <w:r>
              <w:fldChar w:fldCharType="end"/>
            </w:r>
          </w:ins>
          <w:customXmlInsRangeStart w:id="2608" w:author="Arthur Parmentier" w:date="2020-06-11T19:09:00Z"/>
        </w:sdtContent>
      </w:sdt>
      <w:customXmlInsRangeEnd w:id="2608"/>
      <w:ins w:id="2609" w:author="Arthur Parmentier" w:date="2020-06-11T19:10:00Z">
        <w:r w:rsidR="00294768">
          <w:t xml:space="preserve">, that brings finer element of interpretation to the signs that explicate </w:t>
        </w:r>
      </w:ins>
      <w:ins w:id="2610" w:author="Arthur Parmentier" w:date="2020-06-11T19:11:00Z">
        <w:r w:rsidR="00294768">
          <w:t>how they may have been formed intentionally or not by their creator.</w:t>
        </w:r>
      </w:ins>
    </w:p>
    <w:p w:rsidR="00D13821" w:rsidRPr="003623E9" w:rsidRDefault="00D13821" w:rsidP="00D13821">
      <w:pPr>
        <w:rPr>
          <w:ins w:id="2611" w:author="Arthur Parmentier" w:date="2020-05-14T13:32:00Z"/>
          <w:rPrChange w:id="2612" w:author="Arthur Parmentier" w:date="2020-06-11T19:03:00Z">
            <w:rPr>
              <w:ins w:id="2613" w:author="Arthur Parmentier" w:date="2020-05-14T13:32:00Z"/>
            </w:rPr>
          </w:rPrChange>
        </w:rPr>
        <w:pPrChange w:id="2614" w:author="Arthur Parmentier" w:date="2020-06-11T19:03:00Z">
          <w:pPr/>
        </w:pPrChange>
      </w:pPr>
      <w:ins w:id="2615" w:author="Arthur Parmentier" w:date="2020-06-11T19:12:00Z">
        <w:r>
          <w:t xml:space="preserve">For instance, they </w:t>
        </w:r>
      </w:ins>
      <w:ins w:id="2616" w:author="Arthur Parmentier" w:date="2020-06-11T19:13:00Z">
        <w:r>
          <w:t>analyze</w:t>
        </w:r>
      </w:ins>
      <w:ins w:id="2617" w:author="Arthur Parmentier" w:date="2020-06-11T19:12:00Z">
        <w:r>
          <w:t xml:space="preserve"> the “knowledge of </w:t>
        </w:r>
      </w:ins>
      <w:ins w:id="2618" w:author="Arthur Parmentier" w:date="2020-06-11T19:13:00Z">
        <w:r>
          <w:t>visual contract” in the sign “Whole group” as “Circle [that] evokes the concepts like a round table or a ring. It incorporates the constructs as whole, being together etc</w:t>
        </w:r>
      </w:ins>
      <w:ins w:id="2619" w:author="Arthur Parmentier" w:date="2020-06-11T19:15:00Z">
        <w:r>
          <w:t>.”</w:t>
        </w:r>
      </w:ins>
      <w:ins w:id="2620" w:author="Arthur Parmentier" w:date="2020-06-11T19:16:00Z">
        <w:r>
          <w:t xml:space="preserve"> among several visual codes that </w:t>
        </w:r>
      </w:ins>
      <w:ins w:id="2621" w:author="Arthur Parmentier" w:date="2020-06-11T19:17:00Z">
        <w:r w:rsidR="00BD4E6E">
          <w:t xml:space="preserve">are sometimes </w:t>
        </w:r>
      </w:ins>
      <w:ins w:id="2622" w:author="Arthur Parmentier" w:date="2020-06-11T19:16:00Z">
        <w:r>
          <w:t xml:space="preserve">relevant to </w:t>
        </w:r>
      </w:ins>
      <w:ins w:id="2623" w:author="Arthur Parmentier" w:date="2020-06-11T19:17:00Z">
        <w:r>
          <w:t>explain the signifier-signified</w:t>
        </w:r>
      </w:ins>
      <w:ins w:id="2624" w:author="Arthur Parmentier" w:date="2020-06-11T19:15:00Z">
        <w:r>
          <w:t xml:space="preserve"> </w:t>
        </w:r>
      </w:ins>
      <w:ins w:id="2625" w:author="Arthur Parmentier" w:date="2020-06-11T19:17:00Z">
        <w:r>
          <w:t>relation.</w:t>
        </w:r>
      </w:ins>
    </w:p>
    <w:p w:rsidR="00D621DF" w:rsidRPr="007C437A" w:rsidDel="00D0639C" w:rsidRDefault="003E1EE3">
      <w:pPr>
        <w:pStyle w:val="Titre3"/>
        <w:rPr>
          <w:del w:id="2626" w:author="Arthur Parmentier" w:date="2020-05-14T13:40:00Z"/>
          <w:i/>
          <w:iCs/>
          <w:rPrChange w:id="2627" w:author="Arthur Parmentier" w:date="2020-06-07T15:27:00Z">
            <w:rPr>
              <w:del w:id="2628" w:author="Arthur Parmentier" w:date="2020-05-14T13:40:00Z"/>
            </w:rPr>
          </w:rPrChange>
        </w:rPr>
        <w:pPrChange w:id="2629" w:author="Arthur Parmentier" w:date="2020-06-10T16:26:00Z">
          <w:pPr/>
        </w:pPrChange>
      </w:pPr>
      <w:bookmarkStart w:id="2630" w:name="_Toc40356075"/>
      <w:bookmarkStart w:id="2631" w:name="_Toc42698929"/>
      <w:bookmarkEnd w:id="2630"/>
      <w:ins w:id="2632" w:author="Arthur Parmentier" w:date="2020-05-14T13:40:00Z">
        <w:r w:rsidRPr="007C437A">
          <w:t>Mechanism 2:</w:t>
        </w:r>
        <w:bookmarkEnd w:id="2631"/>
        <w:r w:rsidRPr="007C437A">
          <w:t xml:space="preserve"> </w:t>
        </w:r>
      </w:ins>
    </w:p>
    <w:p w:rsidR="007B1805" w:rsidRDefault="007B1805">
      <w:pPr>
        <w:pStyle w:val="Titre3"/>
        <w:rPr>
          <w:ins w:id="2633" w:author="Arthur Parmentier" w:date="2020-06-11T17:00:00Z"/>
        </w:rPr>
      </w:pPr>
      <w:bookmarkStart w:id="2634" w:name="_Toc42698930"/>
      <w:r w:rsidRPr="007C437A">
        <w:t xml:space="preserve">Sign </w:t>
      </w:r>
      <w:ins w:id="2635" w:author="Arthur Parmentier" w:date="2020-05-13T10:35:00Z">
        <w:r w:rsidR="003D29B8" w:rsidRPr="007C437A">
          <w:t>“</w:t>
        </w:r>
      </w:ins>
      <w:r w:rsidRPr="007C437A">
        <w:t>overloading</w:t>
      </w:r>
      <w:ins w:id="2636" w:author="Arthur Parmentier" w:date="2020-05-13T10:35:00Z">
        <w:r w:rsidR="003D29B8" w:rsidRPr="007C437A">
          <w:t>”</w:t>
        </w:r>
      </w:ins>
      <w:bookmarkEnd w:id="2634"/>
    </w:p>
    <w:p w:rsidR="00A519B8" w:rsidRPr="004055D8" w:rsidRDefault="00A47814" w:rsidP="00A519B8">
      <w:pPr>
        <w:rPr>
          <w:ins w:id="2637" w:author="Arthur Parmentier" w:date="2020-06-11T17:00:00Z"/>
        </w:rPr>
      </w:pPr>
      <w:ins w:id="2638" w:author="Arthur Parmentier" w:date="2020-06-11T19:56:00Z">
        <w:r>
          <w:t xml:space="preserve">In </w:t>
        </w:r>
      </w:ins>
      <w:ins w:id="2639" w:author="Arthur Parmentier" w:date="2020-06-11T19:57:00Z">
        <w:r>
          <w:t>Thompson’s</w:t>
        </w:r>
      </w:ins>
      <w:ins w:id="2640" w:author="Arthur Parmentier" w:date="2020-06-11T19:56:00Z">
        <w:r>
          <w:t xml:space="preserve"> interview with Helen Minors</w:t>
        </w:r>
      </w:ins>
      <w:ins w:id="2641" w:author="Arthur Parmentier" w:date="2020-06-11T19:57:00Z">
        <w:r>
          <w:t xml:space="preserve">, she asks: </w:t>
        </w:r>
      </w:ins>
      <w:ins w:id="2642" w:author="Arthur Parmentier" w:date="2020-06-11T17:00:00Z">
        <w:r w:rsidR="00A519B8">
          <w:t>“</w:t>
        </w:r>
        <w:r w:rsidR="00A519B8" w:rsidRPr="004055D8">
          <w:t>Pitch is reliant on a Western concept of height in relation to sound (e.g. high and low), replying on our metaphorical understanding of music. How would you expect a dancer/actor to respond to this musically determined gesture?</w:t>
        </w:r>
      </w:ins>
      <w:ins w:id="2643" w:author="Arthur Parmentier" w:date="2020-06-11T19:57:00Z">
        <w:r>
          <w:t xml:space="preserve">”. </w:t>
        </w:r>
        <w:r>
          <w:br/>
          <w:t>Thompson respond</w:t>
        </w:r>
        <w:r w:rsidR="00135586">
          <w:t>s</w:t>
        </w:r>
        <w:bookmarkStart w:id="2644" w:name="_GoBack"/>
        <w:bookmarkEnd w:id="2644"/>
        <w:r>
          <w:t xml:space="preserve"> that “</w:t>
        </w:r>
      </w:ins>
      <w:ins w:id="2645" w:author="Arthur Parmentier" w:date="2020-06-11T17:00:00Z">
        <w:r w:rsidR="00A519B8" w:rsidRPr="004055D8">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w:t>
        </w:r>
        <w:r w:rsidR="00A519B8">
          <w:t xml:space="preserve">” </w:t>
        </w:r>
      </w:ins>
      <w:customXmlInsRangeStart w:id="2646" w:author="Arthur Parmentier" w:date="2020-06-11T17:00:00Z"/>
      <w:sdt>
        <w:sdtPr>
          <w:id w:val="-1381710217"/>
          <w:citation/>
        </w:sdtPr>
        <w:sdtContent>
          <w:customXmlInsRangeEnd w:id="2646"/>
          <w:ins w:id="2647" w:author="Arthur Parmentier" w:date="2020-06-11T17:00:00Z">
            <w:r w:rsidR="00A519B8">
              <w:fldChar w:fldCharType="begin"/>
            </w:r>
            <w:r w:rsidR="00A519B8" w:rsidRPr="00A519B8">
              <w:rPr>
                <w:rPrChange w:id="2648" w:author="Arthur Parmentier" w:date="2020-06-11T17:00:00Z">
                  <w:rPr>
                    <w:lang w:val="fr-FR"/>
                  </w:rPr>
                </w:rPrChange>
              </w:rPr>
              <w:instrText xml:space="preserve"> CITATION Hel \l 1036 </w:instrText>
            </w:r>
            <w:r w:rsidR="00A519B8">
              <w:fldChar w:fldCharType="separate"/>
            </w:r>
            <w:r w:rsidR="00A519B8" w:rsidRPr="004055D8">
              <w:rPr>
                <w:noProof/>
                <w:lang w:val="fr-FR"/>
              </w:rPr>
              <w:t>(Minors &amp; Thompson, s.d.)</w:t>
            </w:r>
            <w:r w:rsidR="00A519B8">
              <w:fldChar w:fldCharType="end"/>
            </w:r>
          </w:ins>
          <w:customXmlInsRangeStart w:id="2649" w:author="Arthur Parmentier" w:date="2020-06-11T17:00:00Z"/>
        </w:sdtContent>
      </w:sdt>
      <w:customXmlInsRangeEnd w:id="2649"/>
    </w:p>
    <w:p w:rsidR="00A519B8" w:rsidRPr="00A519B8" w:rsidRDefault="00A519B8" w:rsidP="00A519B8">
      <w:pPr>
        <w:rPr>
          <w:rPrChange w:id="2650" w:author="Arthur Parmentier" w:date="2020-06-11T17:00:00Z">
            <w:rPr/>
          </w:rPrChange>
        </w:rPr>
        <w:pPrChange w:id="2651" w:author="Arthur Parmentier" w:date="2020-06-11T17:00:00Z">
          <w:pPr>
            <w:pStyle w:val="Titre2"/>
          </w:pPr>
        </w:pPrChange>
      </w:pPr>
    </w:p>
    <w:p w:rsidR="005A6DBA" w:rsidRPr="007C437A" w:rsidRDefault="005A6DBA">
      <w:pPr>
        <w:pStyle w:val="Titre4"/>
        <w:rPr>
          <w:ins w:id="2652" w:author="Arthur Parmentier" w:date="2020-05-13T10:10:00Z"/>
          <w:rPrChange w:id="2653" w:author="Arthur Parmentier" w:date="2020-06-07T15:27:00Z">
            <w:rPr>
              <w:ins w:id="2654" w:author="Arthur Parmentier" w:date="2020-05-13T10:10:00Z"/>
            </w:rPr>
          </w:rPrChange>
        </w:rPr>
        <w:pPrChange w:id="2655" w:author="Arthur Parmentier" w:date="2020-06-10T16:26:00Z">
          <w:pPr/>
        </w:pPrChange>
      </w:pPr>
      <w:ins w:id="2656" w:author="Arthur Parmentier" w:date="2020-05-13T10:10:00Z">
        <w:r w:rsidRPr="007C437A">
          <w:rPr>
            <w:rPrChange w:id="2657" w:author="Arthur Parmentier" w:date="2020-06-07T15:27:00Z">
              <w:rPr/>
            </w:rPrChange>
          </w:rPr>
          <w:t>Motivation</w:t>
        </w:r>
      </w:ins>
    </w:p>
    <w:p w:rsidR="0053230A" w:rsidRPr="007C437A" w:rsidRDefault="001B082B">
      <w:pPr>
        <w:rPr>
          <w:ins w:id="2658" w:author="Arthur Parmentier" w:date="2020-05-13T09:52:00Z"/>
        </w:rPr>
      </w:pPr>
      <w:r w:rsidRPr="007C437A">
        <w:t xml:space="preserve">We have seen from the evolution of SP that </w:t>
      </w:r>
      <w:ins w:id="2659" w:author="Arthur Parmentier" w:date="2020-05-13T09:50:00Z">
        <w:r w:rsidR="0053230A" w:rsidRPr="007C437A">
          <w:t xml:space="preserve">a single sign </w:t>
        </w:r>
      </w:ins>
      <w:ins w:id="2660" w:author="Arthur Parmentier" w:date="2020-05-13T09:51:00Z">
        <w:r w:rsidR="0053230A" w:rsidRPr="007C437A">
          <w:t>can be use to signify a content</w:t>
        </w:r>
      </w:ins>
      <w:ins w:id="2661" w:author="Arthur Parmentier" w:date="2020-05-13T11:16:00Z">
        <w:r w:rsidR="00B45CE3" w:rsidRPr="007C437A">
          <w:rPr>
            <w:rStyle w:val="Appelnotedebasdep"/>
          </w:rPr>
          <w:footnoteReference w:id="12"/>
        </w:r>
      </w:ins>
      <w:ins w:id="2665" w:author="Arthur Parmentier" w:date="2020-05-13T09:52:00Z">
        <w:r w:rsidR="0053230A" w:rsidRPr="007C437A">
          <w:t xml:space="preserve"> not only for different instruments of the same discipline</w:t>
        </w:r>
      </w:ins>
      <w:ins w:id="2666" w:author="Arthur Parmentier" w:date="2020-05-13T10:07:00Z">
        <w:r w:rsidR="00434325" w:rsidRPr="007C437A">
          <w:t xml:space="preserve"> (1)</w:t>
        </w:r>
      </w:ins>
      <w:ins w:id="2667" w:author="Arthur Parmentier" w:date="2020-05-13T09:52:00Z">
        <w:r w:rsidR="0053230A" w:rsidRPr="007C437A">
          <w:t xml:space="preserve"> but also across discipline</w:t>
        </w:r>
      </w:ins>
      <w:ins w:id="2668" w:author="Arthur Parmentier" w:date="2020-05-13T10:07:00Z">
        <w:r w:rsidR="00434325" w:rsidRPr="007C437A">
          <w:t xml:space="preserve"> (2).</w:t>
        </w:r>
      </w:ins>
      <w:ins w:id="2669" w:author="Arthur Parmentier" w:date="2020-05-13T10:35:00Z">
        <w:r w:rsidR="003D29B8" w:rsidRPr="007C437A">
          <w:t xml:space="preserve"> This what I call the “overloading” of a sign.</w:t>
        </w:r>
        <w:r w:rsidR="003D29B8" w:rsidRPr="007C437A">
          <w:rPr>
            <w:rStyle w:val="Appelnotedebasdep"/>
          </w:rPr>
          <w:footnoteReference w:id="13"/>
        </w:r>
      </w:ins>
      <w:del w:id="2674"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675" w:author="Arthur Parmentier" w:date="2020-05-13T09:49:00Z">
        <w:r w:rsidRPr="007C437A" w:rsidDel="0053230A">
          <w:delText xml:space="preserve"> encapsulate several concepts from different disciplines</w:delText>
        </w:r>
      </w:del>
      <w:del w:id="2676" w:author="Arthur Parmentier" w:date="2020-05-13T09:52:00Z">
        <w:r w:rsidRPr="007C437A" w:rsidDel="0053230A">
          <w:delText xml:space="preserve">; </w:delText>
        </w:r>
      </w:del>
    </w:p>
    <w:p w:rsidR="00B45CE3" w:rsidRPr="007C437A" w:rsidRDefault="00434325">
      <w:pPr>
        <w:rPr>
          <w:ins w:id="2677" w:author="Arthur Parmentier" w:date="2020-05-13T09:52:00Z"/>
        </w:rPr>
      </w:pPr>
      <w:ins w:id="2678" w:author="Arthur Parmentier" w:date="2020-05-13T10:08:00Z">
        <w:r w:rsidRPr="007C437A">
          <w:t xml:space="preserve">We will try to identify whether the operability of a sign </w:t>
        </w:r>
      </w:ins>
      <w:ins w:id="2679" w:author="Arthur Parmentier" w:date="2020-05-13T10:09:00Z">
        <w:r w:rsidRPr="007C437A">
          <w:t xml:space="preserve">in (1) and (2) </w:t>
        </w:r>
      </w:ins>
      <w:ins w:id="2680" w:author="Arthur Parmentier" w:date="2020-05-13T10:08:00Z">
        <w:r w:rsidRPr="007C437A">
          <w:t>involves mechanisms of different nature</w:t>
        </w:r>
      </w:ins>
      <w:ins w:id="2681" w:author="Arthur Parmentier" w:date="2020-05-13T10:09:00Z">
        <w:r w:rsidRPr="007C437A">
          <w:t>.</w:t>
        </w:r>
      </w:ins>
    </w:p>
    <w:p w:rsidR="0053230A" w:rsidRPr="007C437A" w:rsidRDefault="005A6DBA">
      <w:pPr>
        <w:pStyle w:val="Titre4"/>
        <w:rPr>
          <w:ins w:id="2682" w:author="Arthur Parmentier" w:date="2020-05-13T09:52:00Z"/>
          <w:rPrChange w:id="2683" w:author="Arthur Parmentier" w:date="2020-06-07T15:27:00Z">
            <w:rPr>
              <w:ins w:id="2684" w:author="Arthur Parmentier" w:date="2020-05-13T09:52:00Z"/>
            </w:rPr>
          </w:rPrChange>
        </w:rPr>
        <w:pPrChange w:id="2685" w:author="Arthur Parmentier" w:date="2020-06-10T16:26:00Z">
          <w:pPr/>
        </w:pPrChange>
      </w:pPr>
      <w:ins w:id="2686" w:author="Arthur Parmentier" w:date="2020-05-13T10:11:00Z">
        <w:r w:rsidRPr="007C437A">
          <w:rPr>
            <w:rPrChange w:id="2687" w:author="Arthur Parmentier" w:date="2020-06-07T15:27:00Z">
              <w:rPr/>
            </w:rPrChange>
          </w:rPr>
          <w:t>Differentiation of signified across disciplines</w:t>
        </w:r>
      </w:ins>
    </w:p>
    <w:p w:rsidR="002F5B0B" w:rsidRPr="007C437A" w:rsidRDefault="002F5B0B">
      <w:pPr>
        <w:rPr>
          <w:ins w:id="2688" w:author="Arthur Parmentier" w:date="2020-05-13T10:30:00Z"/>
        </w:rPr>
      </w:pPr>
      <w:ins w:id="2689" w:author="Arthur Parmentier" w:date="2020-05-13T10:12:00Z">
        <w:r w:rsidRPr="007C437A">
          <w:t>We very commonly observe signs made of one sign</w:t>
        </w:r>
      </w:ins>
      <w:ins w:id="2690" w:author="Arthur Parmentier" w:date="2020-05-13T10:13:00Z">
        <w:r w:rsidRPr="007C437A">
          <w:t xml:space="preserve">ifier and several signified </w:t>
        </w:r>
        <w:r w:rsidR="00AE58D1" w:rsidRPr="007C437A">
          <w:t>in oral languages and our everyday life.</w:t>
        </w:r>
      </w:ins>
      <w:ins w:id="2691" w:author="Arthur Parmentier" w:date="2020-05-13T10:14:00Z">
        <w:r w:rsidR="00AE58D1" w:rsidRPr="007C437A">
          <w:t xml:space="preserve"> The signified is understood by an operation of “disambiguation” </w:t>
        </w:r>
      </w:ins>
      <w:ins w:id="2692" w:author="Arthur Parmentier" w:date="2020-05-13T10:15:00Z">
        <w:r w:rsidR="00AE58D1" w:rsidRPr="007C437A">
          <w:t>that depends on the context of the communication.</w:t>
        </w:r>
      </w:ins>
      <w:ins w:id="2693" w:author="Arthur Parmentier" w:date="2020-05-13T10:16:00Z">
        <w:r w:rsidR="00AE58D1" w:rsidRPr="007C437A">
          <w:t xml:space="preserve"> In this section, we will see that a </w:t>
        </w:r>
      </w:ins>
      <w:ins w:id="2694" w:author="Arthur Parmentier" w:date="2020-05-14T11:09:00Z">
        <w:r w:rsidR="001F6197" w:rsidRPr="007C437A">
          <w:t xml:space="preserve">multi-disciplinary </w:t>
        </w:r>
      </w:ins>
      <w:ins w:id="2695" w:author="Arthur Parmentier" w:date="2020-05-13T10:16:00Z">
        <w:r w:rsidR="00AE58D1" w:rsidRPr="007C437A">
          <w:t>sign in SP can indeed have several si</w:t>
        </w:r>
      </w:ins>
      <w:ins w:id="2696" w:author="Arthur Parmentier" w:date="2020-05-13T10:17:00Z">
        <w:r w:rsidR="00AE58D1" w:rsidRPr="007C437A">
          <w:t>gnified</w:t>
        </w:r>
      </w:ins>
      <w:ins w:id="2697" w:author="Arthur Parmentier" w:date="2020-05-13T10:18:00Z">
        <w:r w:rsidR="00AE58D1" w:rsidRPr="007C437A">
          <w:t xml:space="preserve"> </w:t>
        </w:r>
      </w:ins>
      <w:ins w:id="2698" w:author="Arthur Parmentier" w:date="2020-05-14T10:58:00Z">
        <w:r w:rsidR="00A46D19" w:rsidRPr="007C437A">
          <w:t xml:space="preserve">that allow </w:t>
        </w:r>
      </w:ins>
      <w:ins w:id="2699" w:author="Arthur Parmentier" w:date="2020-05-14T11:09:00Z">
        <w:r w:rsidR="001F6197" w:rsidRPr="007C437A">
          <w:t>it</w:t>
        </w:r>
      </w:ins>
      <w:ins w:id="2700" w:author="Arthur Parmentier" w:date="2020-05-14T10:58:00Z">
        <w:r w:rsidR="00A46D19" w:rsidRPr="007C437A">
          <w:t xml:space="preserve"> to operate </w:t>
        </w:r>
      </w:ins>
      <w:ins w:id="2701" w:author="Arthur Parmentier" w:date="2020-05-14T10:59:00Z">
        <w:r w:rsidR="00A46D19" w:rsidRPr="007C437A">
          <w:t>in several disciplines</w:t>
        </w:r>
      </w:ins>
      <w:ins w:id="2702" w:author="Arthur Parmentier" w:date="2020-05-13T10:18:00Z">
        <w:r w:rsidR="00AE58D1" w:rsidRPr="007C437A">
          <w:t>.</w:t>
        </w:r>
      </w:ins>
      <w:ins w:id="2703" w:author="Arthur Parmentier" w:date="2020-05-13T10:19:00Z">
        <w:r w:rsidR="00AE58D1" w:rsidRPr="007C437A">
          <w:rPr>
            <w:rStyle w:val="Appelnotedebasdep"/>
          </w:rPr>
          <w:footnoteReference w:id="14"/>
        </w:r>
      </w:ins>
      <w:ins w:id="2708" w:author="Arthur Parmentier" w:date="2020-05-13T10:18:00Z">
        <w:r w:rsidR="00AE58D1" w:rsidRPr="007C437A">
          <w:t xml:space="preserve"> </w:t>
        </w:r>
      </w:ins>
      <w:ins w:id="2709" w:author="Arthur Parmentier" w:date="2020-05-13T10:20:00Z">
        <w:r w:rsidR="00803E2B" w:rsidRPr="007C437A">
          <w:t xml:space="preserve">Moreover, </w:t>
        </w:r>
      </w:ins>
      <w:ins w:id="2710" w:author="Arthur Parmentier" w:date="2020-05-13T10:21:00Z">
        <w:r w:rsidR="00803E2B" w:rsidRPr="007C437A">
          <w:t xml:space="preserve">we </w:t>
        </w:r>
      </w:ins>
      <w:ins w:id="2711" w:author="Arthur Parmentier" w:date="2020-05-13T10:22:00Z">
        <w:r w:rsidR="00803E2B" w:rsidRPr="007C437A">
          <w:t xml:space="preserve">will discuss the </w:t>
        </w:r>
      </w:ins>
      <w:ins w:id="2712" w:author="Arthur Parmentier" w:date="2020-05-13T10:23:00Z">
        <w:r w:rsidR="00803E2B" w:rsidRPr="007C437A">
          <w:t xml:space="preserve">model of a </w:t>
        </w:r>
      </w:ins>
      <w:ins w:id="2713" w:author="Arthur Parmentier" w:date="2020-05-13T10:22:00Z">
        <w:r w:rsidR="00803E2B" w:rsidRPr="007C437A">
          <w:t xml:space="preserve">bijection between </w:t>
        </w:r>
      </w:ins>
      <w:ins w:id="2714" w:author="Arthur Parmentier" w:date="2020-05-14T11:13:00Z">
        <w:r w:rsidR="004F6E10" w:rsidRPr="007C437A">
          <w:t>signified concepts and disciplines.</w:t>
        </w:r>
      </w:ins>
      <w:ins w:id="2715" w:author="Arthur Parmentier" w:date="2020-05-14T11:11:00Z">
        <w:r w:rsidR="004F6E10" w:rsidRPr="007C437A">
          <w:t xml:space="preserve">, </w:t>
        </w:r>
      </w:ins>
      <w:ins w:id="2716" w:author="Arthur Parmentier" w:date="2020-05-14T11:13:00Z">
        <w:r w:rsidR="004F6E10" w:rsidRPr="007C437A">
          <w:t>Finally, we will discuss the construction process of these multi-disciplinary sign to show that the</w:t>
        </w:r>
      </w:ins>
      <w:ins w:id="2717" w:author="Arthur Parmentier" w:date="2020-05-14T11:14:00Z">
        <w:r w:rsidR="004F6E10" w:rsidRPr="007C437A">
          <w:t xml:space="preserve">ir signified are </w:t>
        </w:r>
      </w:ins>
      <w:ins w:id="2718" w:author="Arthur Parmentier" w:date="2020-05-14T11:37:00Z">
        <w:r w:rsidR="00BF5AB9" w:rsidRPr="007C437A">
          <w:t>linked by analogies.</w:t>
        </w:r>
      </w:ins>
      <w:ins w:id="2719" w:author="Arthur Parmentier" w:date="2020-05-14T11:12:00Z">
        <w:r w:rsidR="004F6E10" w:rsidRPr="007C437A">
          <w:t xml:space="preserve"> </w:t>
        </w:r>
      </w:ins>
    </w:p>
    <w:p w:rsidR="00F150E6" w:rsidRPr="007C437A" w:rsidRDefault="00F150E6">
      <w:pPr>
        <w:pStyle w:val="Titre5"/>
        <w:rPr>
          <w:ins w:id="2720" w:author="Arthur Parmentier" w:date="2020-05-13T10:41:00Z"/>
          <w:rPrChange w:id="2721" w:author="Arthur Parmentier" w:date="2020-06-07T15:27:00Z">
            <w:rPr>
              <w:ins w:id="2722" w:author="Arthur Parmentier" w:date="2020-05-13T10:41:00Z"/>
            </w:rPr>
          </w:rPrChange>
        </w:rPr>
        <w:pPrChange w:id="2723" w:author="Arthur Parmentier" w:date="2020-06-10T16:26:00Z">
          <w:pPr/>
        </w:pPrChange>
      </w:pPr>
      <w:ins w:id="2724" w:author="Arthur Parmentier" w:date="2020-05-13T10:41:00Z">
        <w:r w:rsidRPr="007C437A">
          <w:rPr>
            <w:rPrChange w:id="2725" w:author="Arthur Parmentier" w:date="2020-06-07T15:27:00Z">
              <w:rPr/>
            </w:rPrChange>
          </w:rPr>
          <w:lastRenderedPageBreak/>
          <w:t>Existence of several signified concepts</w:t>
        </w:r>
      </w:ins>
    </w:p>
    <w:p w:rsidR="005868B3" w:rsidRPr="007C437A" w:rsidRDefault="00FD47FA">
      <w:pPr>
        <w:rPr>
          <w:ins w:id="2726" w:author="Arthur Parmentier" w:date="2020-05-13T10:30:00Z"/>
        </w:rPr>
      </w:pPr>
      <w:ins w:id="2727" w:author="Arthur Parmentier" w:date="2020-05-13T10:37:00Z">
        <w:r w:rsidRPr="007C437A">
          <w:t xml:space="preserve">To demonstrate the existence of several concepts (the signified) </w:t>
        </w:r>
      </w:ins>
      <w:ins w:id="2728" w:author="Arthur Parmentier" w:date="2020-05-13T10:38:00Z">
        <w:r w:rsidRPr="007C437A">
          <w:t>under a multi-disciplinary sign in SP, l</w:t>
        </w:r>
      </w:ins>
      <w:ins w:id="2729" w:author="Arthur Parmentier" w:date="2020-05-13T10:30:00Z">
        <w:r w:rsidR="005868B3" w:rsidRPr="007C437A">
          <w:t>et’s take the</w:t>
        </w:r>
      </w:ins>
      <w:ins w:id="2730" w:author="Arthur Parmentier" w:date="2020-05-13T10:38:00Z">
        <w:r w:rsidRPr="007C437A">
          <w:t xml:space="preserve"> common</w:t>
        </w:r>
      </w:ins>
      <w:ins w:id="2731" w:author="Arthur Parmentier" w:date="2020-05-13T10:30:00Z">
        <w:r w:rsidR="005868B3" w:rsidRPr="007C437A">
          <w:t xml:space="preserve"> example of the LT, that we will use all over this section to demonstrate some of the mechanisms of SP.</w:t>
        </w:r>
      </w:ins>
    </w:p>
    <w:p w:rsidR="005868B3" w:rsidRPr="007C437A" w:rsidRDefault="005868B3">
      <w:pPr>
        <w:rPr>
          <w:ins w:id="2732" w:author="Arthur Parmentier" w:date="2020-05-13T10:30:00Z"/>
        </w:rPr>
      </w:pPr>
      <w:ins w:id="2733" w:author="Arthur Parmentier" w:date="2020-05-13T10:30:00Z">
        <w:r w:rsidRPr="007C437A">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pPr>
        <w:pStyle w:val="Paragraphedeliste"/>
        <w:numPr>
          <w:ilvl w:val="0"/>
          <w:numId w:val="17"/>
        </w:numPr>
        <w:rPr>
          <w:ins w:id="2734" w:author="Arthur Parmentier" w:date="2020-05-13T10:30:00Z"/>
        </w:rPr>
      </w:pPr>
      <w:ins w:id="2735" w:author="Arthur Parmentier" w:date="2020-05-13T10:30:00Z">
        <w:r w:rsidRPr="007C437A" w:rsidDel="00697BA8">
          <w:t xml:space="preserve"> </w:t>
        </w:r>
        <w:r w:rsidRPr="007C437A">
          <w:t>“A fluid movement, without accent” for dancers</w:t>
        </w:r>
      </w:ins>
    </w:p>
    <w:p w:rsidR="005868B3" w:rsidRPr="007C437A" w:rsidRDefault="005868B3">
      <w:pPr>
        <w:pStyle w:val="Paragraphedeliste"/>
        <w:numPr>
          <w:ilvl w:val="0"/>
          <w:numId w:val="17"/>
        </w:numPr>
        <w:rPr>
          <w:ins w:id="2736" w:author="Arthur Parmentier" w:date="2020-05-13T10:30:00Z"/>
        </w:rPr>
      </w:pPr>
      <w:ins w:id="2737" w:author="Arthur Parmentier" w:date="2020-05-13T10:30:00Z">
        <w:r w:rsidRPr="007C437A" w:rsidDel="002C1E78">
          <w:t xml:space="preserve"> </w:t>
        </w:r>
        <w:r w:rsidRPr="007C437A">
          <w:t>“A freeze on the first syllable of a word” for actors</w:t>
        </w:r>
      </w:ins>
    </w:p>
    <w:p w:rsidR="005868B3" w:rsidRPr="007C437A" w:rsidRDefault="005868B3">
      <w:pPr>
        <w:pStyle w:val="Paragraphedeliste"/>
        <w:numPr>
          <w:ilvl w:val="0"/>
          <w:numId w:val="17"/>
        </w:numPr>
        <w:rPr>
          <w:ins w:id="2738" w:author="Arthur Parmentier" w:date="2020-05-13T10:30:00Z"/>
        </w:rPr>
      </w:pPr>
      <w:ins w:id="2739" w:author="Arthur Parmentier" w:date="2020-05-13T10:30:00Z">
        <w:r w:rsidRPr="007C437A">
          <w:t>“A note with constant volume and constant pitch over time” for most musicians</w:t>
        </w:r>
      </w:ins>
    </w:p>
    <w:p w:rsidR="005868B3" w:rsidRPr="007C437A" w:rsidRDefault="005868B3">
      <w:pPr>
        <w:pStyle w:val="Paragraphedeliste"/>
        <w:numPr>
          <w:ilvl w:val="0"/>
          <w:numId w:val="17"/>
        </w:numPr>
        <w:rPr>
          <w:ins w:id="2740" w:author="Arthur Parmentier" w:date="2020-05-13T10:30:00Z"/>
        </w:rPr>
      </w:pPr>
      <w:ins w:id="2741" w:author="Arthur Parmentier" w:date="2020-05-13T10:30:00Z">
        <w:r w:rsidRPr="007C437A">
          <w:t>…</w:t>
        </w:r>
      </w:ins>
    </w:p>
    <w:p w:rsidR="005868B3" w:rsidRPr="007C437A" w:rsidRDefault="005868B3">
      <w:pPr>
        <w:rPr>
          <w:ins w:id="2742" w:author="Arthur Parmentier" w:date="2020-05-13T10:30:00Z"/>
        </w:rPr>
      </w:pPr>
      <w:ins w:id="2743" w:author="Arthur Parmentier" w:date="2020-05-13T10:30:00Z">
        <w:r w:rsidRPr="007C437A">
          <w:t>They also often illustrate those descriptions with a prototypical example.</w:t>
        </w:r>
      </w:ins>
    </w:p>
    <w:p w:rsidR="005868B3" w:rsidRPr="007C437A" w:rsidRDefault="005868B3">
      <w:pPr>
        <w:rPr>
          <w:ins w:id="2744" w:author="Arthur Parmentier" w:date="2020-05-13T10:30:00Z"/>
        </w:rPr>
      </w:pPr>
      <w:ins w:id="2745" w:author="Arthur Parmentier" w:date="2020-05-13T10:30:00Z">
        <w:r w:rsidRPr="007C437A">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2746" w:author="Arthur Parmentier" w:date="2020-05-13T10:39:00Z">
        <w:r w:rsidR="003E3E64" w:rsidRPr="007C437A">
          <w:t>signified of the sign</w:t>
        </w:r>
      </w:ins>
      <w:ins w:id="2747" w:author="Arthur Parmentier" w:date="2020-05-13T10:30:00Z">
        <w:r w:rsidRPr="007C437A">
          <w:t xml:space="preserve"> “LT” is a voluntary construction</w:t>
        </w:r>
        <w:r w:rsidRPr="007C437A">
          <w:rPr>
            <w:rStyle w:val="Appelnotedebasdep"/>
          </w:rPr>
          <w:footnoteReference w:id="15"/>
        </w:r>
        <w:r w:rsidRPr="007C437A">
          <w:t>.</w:t>
        </w:r>
      </w:ins>
    </w:p>
    <w:p w:rsidR="005868B3" w:rsidRPr="007C437A" w:rsidRDefault="005868B3">
      <w:pPr>
        <w:rPr>
          <w:ins w:id="2753" w:author="Arthur Parmentier" w:date="2020-05-13T17:10:00Z"/>
        </w:rPr>
      </w:pPr>
      <w:ins w:id="2754"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pPr>
        <w:pStyle w:val="Titre5"/>
        <w:rPr>
          <w:ins w:id="2755" w:author="Arthur Parmentier" w:date="2020-05-13T10:43:00Z"/>
        </w:rPr>
        <w:pPrChange w:id="2756" w:author="Arthur Parmentier" w:date="2020-06-10T16:26:00Z">
          <w:pPr>
            <w:pStyle w:val="Titre4"/>
          </w:pPr>
        </w:pPrChange>
      </w:pPr>
      <w:ins w:id="2757" w:author="Arthur Parmentier" w:date="2020-05-13T10:42:00Z">
        <w:r w:rsidRPr="007C437A">
          <w:t xml:space="preserve">Bijection, surjection or injection between </w:t>
        </w:r>
      </w:ins>
      <w:ins w:id="2758" w:author="Arthur Parmentier" w:date="2020-05-13T10:43:00Z">
        <w:r w:rsidRPr="007C437A">
          <w:t>signified and disciplines?</w:t>
        </w:r>
      </w:ins>
    </w:p>
    <w:p w:rsidR="00603CFA" w:rsidRPr="007C437A" w:rsidRDefault="00F150E6">
      <w:pPr>
        <w:rPr>
          <w:ins w:id="2759" w:author="Arthur Parmentier" w:date="2020-05-13T11:01:00Z"/>
        </w:rPr>
      </w:pPr>
      <w:ins w:id="2760" w:author="Arthur Parmentier" w:date="2020-05-13T10:43:00Z">
        <w:r w:rsidRPr="007C437A">
          <w:t xml:space="preserve">Although we have shown the existence of several signified </w:t>
        </w:r>
      </w:ins>
      <w:ins w:id="2761" w:author="Arthur Parmentier" w:date="2020-05-13T17:40:00Z">
        <w:r w:rsidR="00693047" w:rsidRPr="007C437A">
          <w:t xml:space="preserve">(several concepts) </w:t>
        </w:r>
      </w:ins>
      <w:ins w:id="2762" w:author="Arthur Parmentier" w:date="2020-05-13T10:43:00Z">
        <w:r w:rsidRPr="007C437A">
          <w:t xml:space="preserve">and their </w:t>
        </w:r>
      </w:ins>
      <w:ins w:id="2763" w:author="Arthur Parmentier" w:date="2020-05-13T10:44:00Z">
        <w:r w:rsidRPr="007C437A">
          <w:t>relationship</w:t>
        </w:r>
      </w:ins>
      <w:ins w:id="2764" w:author="Arthur Parmentier" w:date="2020-05-13T10:43:00Z">
        <w:r w:rsidRPr="007C437A">
          <w:t xml:space="preserve"> with</w:t>
        </w:r>
      </w:ins>
      <w:ins w:id="2765" w:author="Arthur Parmentier" w:date="2020-05-13T10:44:00Z">
        <w:r w:rsidRPr="007C437A">
          <w:t xml:space="preserve"> discipline</w:t>
        </w:r>
      </w:ins>
      <w:ins w:id="2766" w:author="Arthur Parmentier" w:date="2020-05-13T17:40:00Z">
        <w:r w:rsidR="00C209FE" w:rsidRPr="007C437A">
          <w:t>s</w:t>
        </w:r>
      </w:ins>
      <w:ins w:id="2767" w:author="Arthur Parmentier" w:date="2020-05-13T10:44:00Z">
        <w:r w:rsidRPr="007C437A">
          <w:t>, one can wonder whether</w:t>
        </w:r>
      </w:ins>
      <w:ins w:id="2768" w:author="Arthur Parmentier" w:date="2020-05-13T10:58:00Z">
        <w:r w:rsidR="00581F4F" w:rsidRPr="007C437A">
          <w:t xml:space="preserve"> their relationship is a bijection</w:t>
        </w:r>
      </w:ins>
      <w:ins w:id="2769" w:author="Arthur Parmentier" w:date="2020-05-13T11:11:00Z">
        <w:r w:rsidR="00C36A2F" w:rsidRPr="007C437A">
          <w:t xml:space="preserve"> (to a unique discipline corresponds a unique signified)</w:t>
        </w:r>
      </w:ins>
      <w:ins w:id="2770" w:author="Arthur Parmentier" w:date="2020-05-13T10:58:00Z">
        <w:r w:rsidR="00581F4F" w:rsidRPr="007C437A">
          <w:t>, su</w:t>
        </w:r>
      </w:ins>
      <w:ins w:id="2771" w:author="Arthur Parmentier" w:date="2020-05-13T10:59:00Z">
        <w:r w:rsidR="00581F4F" w:rsidRPr="007C437A">
          <w:t>r</w:t>
        </w:r>
      </w:ins>
      <w:ins w:id="2772" w:author="Arthur Parmentier" w:date="2020-05-13T10:58:00Z">
        <w:r w:rsidR="00581F4F" w:rsidRPr="007C437A">
          <w:t>jection</w:t>
        </w:r>
      </w:ins>
      <w:ins w:id="2773" w:author="Arthur Parmentier" w:date="2020-05-13T11:11:00Z">
        <w:r w:rsidR="00C36A2F" w:rsidRPr="007C437A">
          <w:t xml:space="preserve"> (each discipline has one or more signified)</w:t>
        </w:r>
      </w:ins>
      <w:ins w:id="2774" w:author="Arthur Parmentier" w:date="2020-05-13T10:58:00Z">
        <w:r w:rsidR="00581F4F" w:rsidRPr="007C437A">
          <w:t xml:space="preserve"> or injection</w:t>
        </w:r>
      </w:ins>
      <w:ins w:id="2775" w:author="Arthur Parmentier" w:date="2020-05-13T11:12:00Z">
        <w:r w:rsidR="00C36A2F" w:rsidRPr="007C437A">
          <w:t xml:space="preserve"> (each discipline </w:t>
        </w:r>
        <w:r w:rsidR="00862E4D" w:rsidRPr="007C437A">
          <w:t>has either a unique signified, either no signified)</w:t>
        </w:r>
      </w:ins>
      <w:ins w:id="2776" w:author="Arthur Parmentier" w:date="2020-05-13T10:58:00Z">
        <w:r w:rsidR="00581F4F" w:rsidRPr="007C437A">
          <w:t>.</w:t>
        </w:r>
      </w:ins>
    </w:p>
    <w:p w:rsidR="00581F4F" w:rsidRPr="007C437A" w:rsidRDefault="0083672F">
      <w:pPr>
        <w:rPr>
          <w:ins w:id="2777" w:author="Arthur Parmentier" w:date="2020-05-13T10:49:00Z"/>
        </w:rPr>
        <w:pPrChange w:id="2778" w:author="Arthur Parmentier" w:date="2020-06-10T16:26:00Z">
          <w:pPr>
            <w:pStyle w:val="Paragraphedeliste"/>
            <w:numPr>
              <w:numId w:val="19"/>
            </w:numPr>
            <w:ind w:hanging="360"/>
          </w:pPr>
        </w:pPrChange>
      </w:pPr>
      <w:ins w:id="2779" w:author="Arthur Parmentier" w:date="2020-05-13T11:03:00Z">
        <w:r w:rsidRPr="007C437A">
          <w:t xml:space="preserve">First, we can remark that </w:t>
        </w:r>
      </w:ins>
      <w:ins w:id="2780" w:author="Arthur Parmentier" w:date="2020-05-13T11:04:00Z">
        <w:r w:rsidRPr="007C437A">
          <w:t>there is a bijection in the case of the so called “multi-disciplinary signs” whose properties is exactly that each discipline has its own</w:t>
        </w:r>
      </w:ins>
      <w:ins w:id="2781" w:author="Arthur Parmentier" w:date="2020-05-13T11:05:00Z">
        <w:r w:rsidRPr="007C437A">
          <w:t xml:space="preserve"> unique</w:t>
        </w:r>
      </w:ins>
      <w:ins w:id="2782" w:author="Arthur Parmentier" w:date="2020-05-13T11:04:00Z">
        <w:r w:rsidRPr="007C437A">
          <w:t xml:space="preserve"> interpretation (signified) of the sign.</w:t>
        </w:r>
      </w:ins>
    </w:p>
    <w:p w:rsidR="00603CFA" w:rsidRPr="007C437A" w:rsidRDefault="0083672F">
      <w:pPr>
        <w:rPr>
          <w:ins w:id="2783" w:author="Arthur Parmentier" w:date="2020-05-13T11:08:00Z"/>
        </w:rPr>
      </w:pPr>
      <w:ins w:id="2784" w:author="Arthur Parmentier" w:date="2020-05-13T11:05:00Z">
        <w:r w:rsidRPr="007C437A">
          <w:t xml:space="preserve">Then, we can also </w:t>
        </w:r>
      </w:ins>
      <w:ins w:id="2785" w:author="Arthur Parmentier" w:date="2020-05-13T11:19:00Z">
        <w:r w:rsidR="002067E2" w:rsidRPr="007C437A">
          <w:t xml:space="preserve">observe that </w:t>
        </w:r>
      </w:ins>
      <w:ins w:id="2786" w:author="Arthur Parmentier" w:date="2020-05-13T11:05:00Z">
        <w:r w:rsidRPr="007C437A">
          <w:t xml:space="preserve">some signs </w:t>
        </w:r>
      </w:ins>
      <w:ins w:id="2787" w:author="Arthur Parmentier" w:date="2020-05-13T11:06:00Z">
        <w:r w:rsidRPr="007C437A">
          <w:t>are very specific to a discipline</w:t>
        </w:r>
      </w:ins>
      <w:ins w:id="2788" w:author="Arthur Parmentier" w:date="2020-05-13T11:07:00Z">
        <w:r w:rsidRPr="007C437A">
          <w:t xml:space="preserve"> (</w:t>
        </w:r>
      </w:ins>
      <w:ins w:id="2789" w:author="Arthur Parmentier" w:date="2020-05-13T11:08:00Z">
        <w:r w:rsidRPr="007C437A">
          <w:t>sometimes by construction)</w:t>
        </w:r>
      </w:ins>
      <w:ins w:id="2790" w:author="Arthur Parmentier" w:date="2020-05-13T11:06:00Z">
        <w:r w:rsidRPr="007C437A">
          <w:t>, such that other discipline cannot interpret them.</w:t>
        </w:r>
      </w:ins>
      <w:ins w:id="2791" w:author="Arthur Parmentier" w:date="2020-05-13T11:08:00Z">
        <w:r w:rsidR="00C36A2F" w:rsidRPr="007C437A">
          <w:t xml:space="preserve"> It is </w:t>
        </w:r>
      </w:ins>
      <w:ins w:id="2792" w:author="Arthur Parmentier" w:date="2020-05-13T11:12:00Z">
        <w:r w:rsidR="00365C58" w:rsidRPr="007C437A">
          <w:t>enough</w:t>
        </w:r>
      </w:ins>
      <w:ins w:id="2793" w:author="Arthur Parmentier" w:date="2020-05-13T11:08:00Z">
        <w:r w:rsidR="00C36A2F" w:rsidRPr="007C437A">
          <w:t xml:space="preserve"> to conclude that in general, there is no surjection between signified and the set of disciplines.</w:t>
        </w:r>
      </w:ins>
    </w:p>
    <w:p w:rsidR="00C36A2F" w:rsidRPr="007C437A" w:rsidRDefault="00C36A2F">
      <w:pPr>
        <w:rPr>
          <w:ins w:id="2794" w:author="Arthur Parmentier" w:date="2020-05-13T10:54:00Z"/>
        </w:rPr>
      </w:pPr>
      <w:ins w:id="2795" w:author="Arthur Parmentier" w:date="2020-05-13T11:08:00Z">
        <w:r w:rsidRPr="007C437A">
          <w:t>Finally</w:t>
        </w:r>
      </w:ins>
      <w:ins w:id="2796" w:author="Arthur Parmentier" w:date="2020-05-13T11:09:00Z">
        <w:r w:rsidRPr="007C437A">
          <w:t xml:space="preserve">, </w:t>
        </w:r>
      </w:ins>
      <w:ins w:id="2797" w:author="Arthur Parmentier" w:date="2020-05-13T11:31:00Z">
        <w:r w:rsidR="00D5164C" w:rsidRPr="007C437A">
          <w:t>on the question of injectivity, m</w:t>
        </w:r>
      </w:ins>
      <w:ins w:id="2798" w:author="Arthur Parmentier" w:date="2020-05-13T11:22:00Z">
        <w:r w:rsidR="00D5164C" w:rsidRPr="007C437A">
          <w:t xml:space="preserve">y hypothesis is that unlike oral languages, SP </w:t>
        </w:r>
      </w:ins>
      <w:ins w:id="2799" w:author="Arthur Parmentier" w:date="2020-05-13T11:25:00Z">
        <w:r w:rsidR="00D5164C" w:rsidRPr="007C437A">
          <w:t>can be modeled as a regular langua</w:t>
        </w:r>
      </w:ins>
      <w:ins w:id="2800" w:author="Arthur Parmentier" w:date="2020-05-13T11:26:00Z">
        <w:r w:rsidR="00D5164C" w:rsidRPr="007C437A">
          <w:t xml:space="preserve">ge, hence a </w:t>
        </w:r>
      </w:ins>
      <w:ins w:id="2801" w:author="Arthur Parmentier" w:date="2020-05-13T11:27:00Z">
        <w:r w:rsidR="00D5164C" w:rsidRPr="007C437A">
          <w:t>context-free language, such that the context (signs prior</w:t>
        </w:r>
      </w:ins>
      <w:ins w:id="2802" w:author="Arthur Parmentier" w:date="2020-05-13T11:28:00Z">
        <w:r w:rsidR="00D5164C" w:rsidRPr="007C437A">
          <w:t xml:space="preserve"> to the last executed sign) does not influence the meaning of</w:t>
        </w:r>
      </w:ins>
      <w:ins w:id="2803" w:author="Arthur Parmentier" w:date="2020-05-13T11:29:00Z">
        <w:r w:rsidR="00D5164C" w:rsidRPr="007C437A">
          <w:t xml:space="preserve"> the considered sign. We will see </w:t>
        </w:r>
      </w:ins>
      <w:ins w:id="2804" w:author="Arthur Parmentier" w:date="2020-05-13T11:30:00Z">
        <w:r w:rsidR="00D5164C" w:rsidRPr="007C437A">
          <w:t xml:space="preserve">in a future section </w:t>
        </w:r>
      </w:ins>
      <w:ins w:id="2805" w:author="Arthur Parmentier" w:date="2020-05-13T11:29:00Z">
        <w:r w:rsidR="00D5164C" w:rsidRPr="007C437A">
          <w:t xml:space="preserve">how this approach is successful in modeling </w:t>
        </w:r>
      </w:ins>
      <w:ins w:id="2806" w:author="Arthur Parmentier" w:date="2020-05-13T11:30:00Z">
        <w:r w:rsidR="00D5164C" w:rsidRPr="007C437A">
          <w:t xml:space="preserve">the very basics of SP, while it is unclear whether all SP modes, </w:t>
        </w:r>
      </w:ins>
      <w:ins w:id="2807" w:author="Arthur Parmentier" w:date="2020-05-13T11:31:00Z">
        <w:r w:rsidR="00D5164C" w:rsidRPr="007C437A">
          <w:t xml:space="preserve">rules and signs could indeed </w:t>
        </w:r>
      </w:ins>
      <w:ins w:id="2808" w:author="Arthur Parmentier" w:date="2020-05-13T11:59:00Z">
        <w:r w:rsidR="000C29FF" w:rsidRPr="007C437A">
          <w:t>be represented by</w:t>
        </w:r>
      </w:ins>
      <w:ins w:id="2809" w:author="Arthur Parmentier" w:date="2020-05-13T11:31:00Z">
        <w:r w:rsidR="00D5164C" w:rsidRPr="007C437A">
          <w:t xml:space="preserve"> a regular language.</w:t>
        </w:r>
      </w:ins>
      <w:ins w:id="2810" w:author="Arthur Parmentier" w:date="2020-05-13T12:00:00Z">
        <w:r w:rsidR="009230DE" w:rsidRPr="007C437A">
          <w:t xml:space="preserve"> In my hypothesis, there is </w:t>
        </w:r>
        <w:r w:rsidR="009230DE" w:rsidRPr="007C437A">
          <w:lastRenderedPageBreak/>
          <w:t>indeed an injection</w:t>
        </w:r>
      </w:ins>
      <w:ins w:id="2811" w:author="Arthur Parmentier" w:date="2020-05-13T12:01:00Z">
        <w:r w:rsidR="009230DE" w:rsidRPr="007C437A">
          <w:t xml:space="preserve"> between signified and disciplines, but </w:t>
        </w:r>
      </w:ins>
      <w:ins w:id="2812" w:author="Arthur Parmentier" w:date="2020-05-13T11:32:00Z">
        <w:r w:rsidR="00D5164C" w:rsidRPr="007C437A">
          <w:t xml:space="preserve">I leave to experts in the domain the prospection of </w:t>
        </w:r>
      </w:ins>
      <w:ins w:id="2813" w:author="Arthur Parmentier" w:date="2020-05-13T12:01:00Z">
        <w:r w:rsidR="00B41CA4" w:rsidRPr="007C437A">
          <w:t xml:space="preserve">counter examples, such as </w:t>
        </w:r>
      </w:ins>
      <w:ins w:id="2814" w:author="Arthur Parmentier" w:date="2020-05-13T11:32:00Z">
        <w:r w:rsidR="00D5164C" w:rsidRPr="007C437A">
          <w:t xml:space="preserve">context-sensitive examples that </w:t>
        </w:r>
        <w:r w:rsidR="002463AB" w:rsidRPr="007C437A">
          <w:t xml:space="preserve">would demonstrate that a single sign can indeed have </w:t>
        </w:r>
      </w:ins>
      <w:ins w:id="2815" w:author="Arthur Parmentier" w:date="2020-05-13T11:33:00Z">
        <w:r w:rsidR="002463AB" w:rsidRPr="007C437A">
          <w:t>several signified for one discipline, that can be differentiated by the context instead.</w:t>
        </w:r>
      </w:ins>
    </w:p>
    <w:p w:rsidR="00EE2DD4" w:rsidRPr="007C437A" w:rsidRDefault="00543457">
      <w:pPr>
        <w:pStyle w:val="Titre4"/>
        <w:rPr>
          <w:ins w:id="2816" w:author="Arthur Parmentier" w:date="2020-05-13T12:05:00Z"/>
        </w:rPr>
      </w:pPr>
      <w:ins w:id="2817" w:author="Arthur Parmentier" w:date="2020-05-13T12:05:00Z">
        <w:r w:rsidRPr="007C437A">
          <w:t>The difference between discipline</w:t>
        </w:r>
      </w:ins>
      <w:ins w:id="2818" w:author="Arthur Parmentier" w:date="2020-05-14T14:45:00Z">
        <w:r w:rsidR="00AE0A35" w:rsidRPr="007C437A">
          <w:t xml:space="preserve"> (</w:t>
        </w:r>
      </w:ins>
      <w:ins w:id="2819" w:author="Arthur Parmentier" w:date="2020-05-14T14:46:00Z">
        <w:r w:rsidR="00AE0A35" w:rsidRPr="007C437A">
          <w:t>music, theater..)</w:t>
        </w:r>
      </w:ins>
      <w:ins w:id="2820" w:author="Arthur Parmentier" w:date="2020-05-13T12:05:00Z">
        <w:r w:rsidRPr="007C437A">
          <w:t xml:space="preserve"> and technical apparatus</w:t>
        </w:r>
      </w:ins>
      <w:ins w:id="2821" w:author="Arthur Parmentier" w:date="2020-05-13T17:18:00Z">
        <w:r w:rsidR="00D7385F" w:rsidRPr="007C437A">
          <w:t xml:space="preserve">, or “why we </w:t>
        </w:r>
      </w:ins>
      <w:ins w:id="2822" w:author="Arthur Parmentier" w:date="2020-05-13T17:19:00Z">
        <w:r w:rsidR="00D7385F" w:rsidRPr="007C437A">
          <w:t>sometimes need to specify how to play a long tone, and sometimes not”</w:t>
        </w:r>
      </w:ins>
    </w:p>
    <w:p w:rsidR="00167DAB" w:rsidRPr="007C437A" w:rsidRDefault="00543457">
      <w:pPr>
        <w:rPr>
          <w:ins w:id="2823" w:author="Arthur Parmentier" w:date="2020-05-13T18:36:00Z"/>
        </w:rPr>
      </w:pPr>
      <w:ins w:id="2824" w:author="Arthur Parmentier" w:date="2020-05-13T12:05:00Z">
        <w:r w:rsidRPr="007C437A">
          <w:t xml:space="preserve">In the “Motivation” part, </w:t>
        </w:r>
      </w:ins>
      <w:ins w:id="2825" w:author="Arthur Parmentier" w:date="2020-05-13T12:06:00Z">
        <w:r w:rsidRPr="007C437A">
          <w:t xml:space="preserve">I </w:t>
        </w:r>
      </w:ins>
      <w:ins w:id="2826" w:author="Arthur Parmentier" w:date="2020-05-13T14:22:00Z">
        <w:r w:rsidR="007E0A0A" w:rsidRPr="007C437A">
          <w:t>differentiated</w:t>
        </w:r>
      </w:ins>
      <w:ins w:id="2827" w:author="Arthur Parmentier" w:date="2020-05-13T12:06:00Z">
        <w:r w:rsidRPr="007C437A">
          <w:t xml:space="preserve"> the notion of “discipline” and “instrument”, that we could </w:t>
        </w:r>
      </w:ins>
      <w:ins w:id="2828" w:author="Arthur Parmentier" w:date="2020-05-13T17:14:00Z">
        <w:r w:rsidR="00454612" w:rsidRPr="007C437A">
          <w:t>also call a</w:t>
        </w:r>
      </w:ins>
      <w:ins w:id="2829" w:author="Arthur Parmentier" w:date="2020-05-13T12:06:00Z">
        <w:r w:rsidRPr="007C437A">
          <w:t xml:space="preserve"> “technical appa</w:t>
        </w:r>
      </w:ins>
      <w:ins w:id="2830" w:author="Arthur Parmentier" w:date="2020-05-13T12:07:00Z">
        <w:r w:rsidRPr="007C437A">
          <w:t>ratus”.</w:t>
        </w:r>
      </w:ins>
      <w:ins w:id="2831" w:author="Arthur Parmentier" w:date="2020-05-13T14:28:00Z">
        <w:r w:rsidR="00596602" w:rsidRPr="007C437A">
          <w:t xml:space="preserve"> In</w:t>
        </w:r>
      </w:ins>
      <w:ins w:id="2832" w:author="Arthur Parmentier" w:date="2020-05-13T14:29:00Z">
        <w:r w:rsidR="00596602" w:rsidRPr="007C437A">
          <w:t>deed, one</w:t>
        </w:r>
      </w:ins>
      <w:ins w:id="2833" w:author="Arthur Parmentier" w:date="2020-05-13T14:30:00Z">
        <w:r w:rsidR="00596602" w:rsidRPr="007C437A">
          <w:t xml:space="preserve"> could </w:t>
        </w:r>
      </w:ins>
      <w:ins w:id="2834" w:author="Arthur Parmentier" w:date="2020-05-13T18:36:00Z">
        <w:r w:rsidR="00E34725" w:rsidRPr="007C437A">
          <w:t xml:space="preserve">wonder why </w:t>
        </w:r>
      </w:ins>
      <w:ins w:id="2835"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pPr>
        <w:rPr>
          <w:ins w:id="2836" w:author="Arthur Parmentier" w:date="2020-05-13T18:36:00Z"/>
        </w:rPr>
      </w:pPr>
      <w:ins w:id="2837" w:author="Arthur Parmentier" w:date="2020-05-14T11:39:00Z">
        <w:r w:rsidRPr="007C437A">
          <w:t>In this part, I wil try to show you that the operability of a sign across disciplines is constructed</w:t>
        </w:r>
      </w:ins>
      <w:ins w:id="2838" w:author="Arthur Parmentier" w:date="2020-05-14T11:42:00Z">
        <w:r w:rsidRPr="007C437A">
          <w:t xml:space="preserve"> “by SP”</w:t>
        </w:r>
      </w:ins>
      <w:ins w:id="2839" w:author="Arthur Parmentier" w:date="2020-05-14T11:39:00Z">
        <w:r w:rsidRPr="007C437A">
          <w:t xml:space="preserve"> with </w:t>
        </w:r>
      </w:ins>
      <w:ins w:id="2840" w:author="Arthur Parmentier" w:date="2020-05-14T11:40:00Z">
        <w:r w:rsidRPr="007C437A">
          <w:t xml:space="preserve">learned (cultural) relations of analogy between signified whereas the operability of a sign across instruments of the same discipline </w:t>
        </w:r>
      </w:ins>
      <w:ins w:id="2841" w:author="Arthur Parmentier" w:date="2020-05-14T11:41:00Z">
        <w:r w:rsidRPr="007C437A">
          <w:t xml:space="preserve">is in general </w:t>
        </w:r>
      </w:ins>
      <w:ins w:id="2842" w:author="Arthur Parmentier" w:date="2020-05-14T11:42:00Z">
        <w:r w:rsidR="00A708EC" w:rsidRPr="007C437A">
          <w:t>a construction external to SP</w:t>
        </w:r>
      </w:ins>
      <w:ins w:id="2843" w:author="Arthur Parmentier" w:date="2020-05-14T11:43:00Z">
        <w:r w:rsidR="00A708EC" w:rsidRPr="007C437A">
          <w:t xml:space="preserve"> that i</w:t>
        </w:r>
      </w:ins>
      <w:ins w:id="2844" w:author="Arthur Parmentier" w:date="2020-05-14T11:44:00Z">
        <w:r w:rsidR="00A708EC" w:rsidRPr="007C437A">
          <w:t>n</w:t>
        </w:r>
      </w:ins>
      <w:ins w:id="2845" w:author="Arthur Parmentier" w:date="2020-05-14T11:45:00Z">
        <w:r w:rsidR="00A708EC" w:rsidRPr="007C437A">
          <w:t xml:space="preserve">volves </w:t>
        </w:r>
      </w:ins>
      <w:ins w:id="2846" w:author="Arthur Parmentier" w:date="2020-05-14T11:46:00Z">
        <w:r w:rsidR="00A708EC" w:rsidRPr="007C437A">
          <w:t>the human perceptual scheme.</w:t>
        </w:r>
      </w:ins>
    </w:p>
    <w:p w:rsidR="005868B3" w:rsidRPr="007C437A" w:rsidRDefault="005868B3">
      <w:pPr>
        <w:rPr>
          <w:ins w:id="2847" w:author="Arthur Parmentier" w:date="2020-05-14T11:38:00Z"/>
        </w:rPr>
      </w:pPr>
    </w:p>
    <w:p w:rsidR="00F00F6E" w:rsidRPr="007C437A" w:rsidRDefault="00F00F6E">
      <w:pPr>
        <w:rPr>
          <w:ins w:id="2848" w:author="Arthur Parmentier" w:date="2020-05-13T10:31:00Z"/>
        </w:rPr>
      </w:pPr>
    </w:p>
    <w:p w:rsidR="005868B3" w:rsidRPr="008C7E78" w:rsidRDefault="005868B3">
      <w:pPr>
        <w:rPr>
          <w:ins w:id="2849" w:author="Arthur Parmentier" w:date="2020-05-13T10:31:00Z"/>
          <w:lang w:val="fr-FR"/>
          <w:rPrChange w:id="2850" w:author="Arthur Parmentier" w:date="2020-06-07T18:31:00Z">
            <w:rPr>
              <w:ins w:id="2851" w:author="Arthur Parmentier" w:date="2020-05-13T10:31:00Z"/>
            </w:rPr>
          </w:rPrChange>
        </w:rPr>
      </w:pPr>
      <w:ins w:id="2852" w:author="Arthur Parmentier" w:date="2020-05-13T10:31:00Z">
        <w:r w:rsidRPr="008C7E78">
          <w:rPr>
            <w:lang w:val="fr-FR"/>
            <w:rPrChange w:id="2853" w:author="Arthur Parmentier" w:date="2020-06-07T18:31:00Z">
              <w:rPr/>
            </w:rPrChange>
          </w:rPr>
          <w:t>DIFFERENCE D APPAREIL TECHNIQUE MAIS MEME PROROTYPE VS DIFF DE DISCIPLINE DONC DE PROTOTYPE (MEME SI L APPAREIL TECHNIQUE EST LE MEME).</w:t>
        </w:r>
      </w:ins>
    </w:p>
    <w:p w:rsidR="005868B3" w:rsidRPr="008C7E78" w:rsidRDefault="005868B3">
      <w:pPr>
        <w:rPr>
          <w:ins w:id="2854" w:author="Arthur Parmentier" w:date="2020-05-13T10:30:00Z"/>
          <w:lang w:val="fr-FR"/>
          <w:rPrChange w:id="2855" w:author="Arthur Parmentier" w:date="2020-06-07T18:31:00Z">
            <w:rPr>
              <w:ins w:id="2856" w:author="Arthur Parmentier" w:date="2020-05-13T10:30:00Z"/>
            </w:rPr>
          </w:rPrChange>
        </w:rPr>
      </w:pPr>
    </w:p>
    <w:p w:rsidR="005868B3" w:rsidRPr="008C7E78" w:rsidRDefault="005868B3">
      <w:pPr>
        <w:rPr>
          <w:ins w:id="2857" w:author="Arthur Parmentier" w:date="2020-05-13T10:15:00Z"/>
          <w:lang w:val="fr-FR"/>
          <w:rPrChange w:id="2858" w:author="Arthur Parmentier" w:date="2020-06-07T18:31:00Z">
            <w:rPr>
              <w:ins w:id="2859" w:author="Arthur Parmentier" w:date="2020-05-13T10:15:00Z"/>
            </w:rPr>
          </w:rPrChange>
        </w:rPr>
      </w:pPr>
    </w:p>
    <w:p w:rsidR="00AE58D1" w:rsidRPr="007C437A" w:rsidRDefault="00743436">
      <w:pPr>
        <w:pStyle w:val="Titre4"/>
        <w:rPr>
          <w:ins w:id="2860" w:author="Arthur Parmentier" w:date="2020-05-13T10:11:00Z"/>
          <w:rPrChange w:id="2861" w:author="Arthur Parmentier" w:date="2020-06-07T15:27:00Z">
            <w:rPr>
              <w:ins w:id="2862" w:author="Arthur Parmentier" w:date="2020-05-13T10:11:00Z"/>
            </w:rPr>
          </w:rPrChange>
        </w:rPr>
        <w:pPrChange w:id="2863" w:author="Arthur Parmentier" w:date="2020-06-10T16:26:00Z">
          <w:pPr/>
        </w:pPrChange>
      </w:pPr>
      <w:ins w:id="2864" w:author="Arthur Parmentier" w:date="2020-05-13T10:29:00Z">
        <w:r w:rsidRPr="007C437A">
          <w:rPr>
            <w:rPrChange w:id="2865" w:author="Arthur Parmentier" w:date="2020-06-07T15:27:00Z">
              <w:rPr/>
            </w:rPrChange>
          </w:rPr>
          <w:t>Speculative theory of differen</w:t>
        </w:r>
      </w:ins>
      <w:ins w:id="2866" w:author="Arthur Parmentier" w:date="2020-05-13T10:30:00Z">
        <w:r w:rsidRPr="007C437A">
          <w:rPr>
            <w:rPrChange w:id="2867" w:author="Arthur Parmentier" w:date="2020-06-07T15:27:00Z">
              <w:rPr/>
            </w:rPrChange>
          </w:rPr>
          <w:t>tiation of signified across instruments (technical apparatus) of the same discipline</w:t>
        </w:r>
      </w:ins>
    </w:p>
    <w:p w:rsidR="001A0623" w:rsidRPr="007C437A" w:rsidDel="005868B3" w:rsidRDefault="001B082B">
      <w:pPr>
        <w:rPr>
          <w:del w:id="2868" w:author="Arthur Parmentier" w:date="2020-05-13T10:30:00Z"/>
        </w:rPr>
      </w:pPr>
      <w:del w:id="2869"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2870" w:author="Arthur Parmentier" w:date="2020-05-12T18:25:00Z">
        <w:r w:rsidR="001A0623" w:rsidRPr="007C437A" w:rsidDel="009B2D7C">
          <w:delText>at the core</w:delText>
        </w:r>
      </w:del>
      <w:del w:id="2871" w:author="Arthur Parmentier" w:date="2020-05-13T10:30:00Z">
        <w:r w:rsidR="001A0623" w:rsidRPr="007C437A" w:rsidDel="005868B3">
          <w:delText xml:space="preserve"> of the </w:delText>
        </w:r>
      </w:del>
      <w:del w:id="2872" w:author="Arthur Parmentier" w:date="2020-05-12T18:25:00Z">
        <w:r w:rsidR="001A0623" w:rsidRPr="007C437A" w:rsidDel="007D075F">
          <w:delText>set</w:delText>
        </w:r>
      </w:del>
      <w:del w:id="2873" w:author="Arthur Parmentier" w:date="2020-05-13T10:30:00Z">
        <w:r w:rsidR="001A0623" w:rsidRPr="007C437A" w:rsidDel="005868B3">
          <w:delText xml:space="preserve"> of multidisciplinary signs.</w:delText>
        </w:r>
      </w:del>
    </w:p>
    <w:p w:rsidR="001A0623" w:rsidRPr="007C437A" w:rsidDel="005868B3" w:rsidRDefault="001A0623">
      <w:pPr>
        <w:rPr>
          <w:del w:id="2874" w:author="Arthur Parmentier" w:date="2020-05-13T10:30:00Z"/>
        </w:rPr>
      </w:pPr>
      <w:del w:id="2875"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pPr>
        <w:rPr>
          <w:del w:id="2876" w:author="Arthur Parmentier" w:date="2020-05-12T18:13:00Z"/>
        </w:rPr>
      </w:pPr>
      <w:del w:id="2877" w:author="Arthur Parmentier" w:date="2020-05-13T10:30:00Z">
        <w:r w:rsidRPr="007C437A" w:rsidDel="005868B3">
          <w:delText xml:space="preserve">For a musician, the LT </w:delText>
        </w:r>
      </w:del>
      <w:del w:id="2878" w:author="Arthur Parmentier" w:date="2020-05-12T18:22:00Z">
        <w:r w:rsidRPr="007C437A" w:rsidDel="00AD0ADB">
          <w:delText xml:space="preserve">has </w:delText>
        </w:r>
      </w:del>
      <w:del w:id="2879" w:author="Arthur Parmentier" w:date="2020-05-13T10:30:00Z">
        <w:r w:rsidRPr="007C437A" w:rsidDel="005868B3">
          <w:delText xml:space="preserve">a specific prototype, whose characteristic traits are “constant volume”, “constant pitch” (among others). But is the </w:delText>
        </w:r>
      </w:del>
      <w:del w:id="2880" w:author="Arthur Parmentier" w:date="2020-05-12T18:23:00Z">
        <w:r w:rsidRPr="007C437A" w:rsidDel="009B2D7C">
          <w:delText>prototype</w:delText>
        </w:r>
      </w:del>
      <w:del w:id="2881"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2882" w:author="Arthur Parmentier" w:date="2020-05-12T18:13:00Z">
        <w:r w:rsidRPr="007C437A" w:rsidDel="00697BA8">
          <w:delText>:</w:delText>
        </w:r>
      </w:del>
    </w:p>
    <w:p w:rsidR="001A0623" w:rsidRPr="007C437A" w:rsidDel="00697BA8" w:rsidRDefault="005C09F0">
      <w:pPr>
        <w:rPr>
          <w:del w:id="2883" w:author="Arthur Parmentier" w:date="2020-05-12T18:13:00Z"/>
        </w:rPr>
        <w:pPrChange w:id="2884" w:author="Arthur Parmentier" w:date="2020-06-10T16:26:00Z">
          <w:pPr>
            <w:pStyle w:val="Paragraphedeliste"/>
            <w:numPr>
              <w:numId w:val="17"/>
            </w:numPr>
            <w:ind w:hanging="360"/>
          </w:pPr>
        </w:pPrChange>
      </w:pPr>
      <w:del w:id="2885"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rPr>
          <w:del w:id="2886" w:author="Arthur Parmentier" w:date="2020-05-13T10:30:00Z"/>
        </w:rPr>
        <w:pPrChange w:id="2887" w:author="Arthur Parmentier" w:date="2020-06-10T16:26:00Z">
          <w:pPr>
            <w:pStyle w:val="Paragraphedeliste"/>
            <w:numPr>
              <w:numId w:val="17"/>
            </w:numPr>
            <w:ind w:hanging="360"/>
          </w:pPr>
        </w:pPrChange>
      </w:pPr>
      <w:del w:id="2888"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16"/>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pPr>
        <w:rPr>
          <w:del w:id="2891" w:author="Arthur Parmentier" w:date="2020-05-12T18:14:00Z"/>
        </w:rPr>
      </w:pPr>
      <w:del w:id="2892"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pPr>
        <w:pStyle w:val="Paragraphedeliste"/>
        <w:numPr>
          <w:ilvl w:val="0"/>
          <w:numId w:val="17"/>
        </w:numPr>
        <w:rPr>
          <w:del w:id="2893" w:author="Arthur Parmentier" w:date="2020-05-13T10:30:00Z"/>
        </w:rPr>
      </w:pPr>
      <w:del w:id="2894" w:author="Arthur Parmentier" w:date="2020-05-13T10:30:00Z">
        <w:r w:rsidRPr="007C437A" w:rsidDel="005868B3">
          <w:delText>“A fluid movement, without accent” for dancers</w:delText>
        </w:r>
      </w:del>
    </w:p>
    <w:p w:rsidR="004714EE" w:rsidRPr="007C437A" w:rsidDel="005868B3" w:rsidRDefault="004714EE">
      <w:pPr>
        <w:pStyle w:val="Paragraphedeliste"/>
        <w:numPr>
          <w:ilvl w:val="0"/>
          <w:numId w:val="17"/>
        </w:numPr>
        <w:rPr>
          <w:del w:id="2895" w:author="Arthur Parmentier" w:date="2020-05-13T10:30:00Z"/>
          <w:moveFrom w:id="2896" w:author="Arthur Parmentier" w:date="2020-05-12T18:21:00Z"/>
        </w:rPr>
      </w:pPr>
      <w:moveFromRangeStart w:id="2897" w:author="Arthur Parmentier" w:date="2020-05-12T18:21:00Z" w:name="move40200108"/>
      <w:moveFrom w:id="2898" w:author="Arthur Parmentier" w:date="2020-05-12T18:21:00Z">
        <w:del w:id="2899" w:author="Arthur Parmentier" w:date="2020-05-13T10:30:00Z">
          <w:r w:rsidRPr="007C437A" w:rsidDel="005868B3">
            <w:delText>“A fast roll” for percussions</w:delText>
          </w:r>
        </w:del>
      </w:moveFrom>
    </w:p>
    <w:moveFromRangeEnd w:id="2897"/>
    <w:p w:rsidR="002C1E78" w:rsidRPr="007C437A" w:rsidDel="002C1E78" w:rsidRDefault="004714EE">
      <w:pPr>
        <w:pStyle w:val="Paragraphedeliste"/>
        <w:numPr>
          <w:ilvl w:val="0"/>
          <w:numId w:val="17"/>
        </w:numPr>
        <w:rPr>
          <w:del w:id="2900" w:author="Arthur Parmentier" w:date="2020-05-12T18:21:00Z"/>
          <w:moveTo w:id="2901" w:author="Arthur Parmentier" w:date="2020-05-12T18:21:00Z"/>
        </w:rPr>
      </w:pPr>
      <w:del w:id="2902" w:author="Arthur Parmentier" w:date="2020-05-13T10:30:00Z">
        <w:r w:rsidRPr="007C437A" w:rsidDel="005868B3">
          <w:delText>“A freeze on the first syllable of a word” for actors</w:delText>
        </w:r>
      </w:del>
      <w:moveToRangeStart w:id="2903" w:author="Arthur Parmentier" w:date="2020-05-12T18:21:00Z" w:name="move40200108"/>
      <w:moveTo w:id="2904" w:author="Arthur Parmentier" w:date="2020-05-12T18:21:00Z">
        <w:del w:id="2905" w:author="Arthur Parmentier" w:date="2020-05-13T10:30:00Z">
          <w:r w:rsidR="002C1E78" w:rsidRPr="007C437A" w:rsidDel="005868B3">
            <w:delText>“A fast roll” for percussions</w:delText>
          </w:r>
        </w:del>
      </w:moveTo>
    </w:p>
    <w:moveToRangeEnd w:id="2903"/>
    <w:p w:rsidR="00697BA8" w:rsidRPr="007C437A" w:rsidDel="005868B3" w:rsidRDefault="00697BA8">
      <w:pPr>
        <w:pStyle w:val="Paragraphedeliste"/>
        <w:numPr>
          <w:ilvl w:val="0"/>
          <w:numId w:val="17"/>
        </w:numPr>
        <w:rPr>
          <w:del w:id="2906" w:author="Arthur Parmentier" w:date="2020-05-13T10:30:00Z"/>
        </w:rPr>
      </w:pPr>
    </w:p>
    <w:p w:rsidR="00697BA8" w:rsidRPr="007C437A" w:rsidDel="005868B3" w:rsidRDefault="004714EE">
      <w:pPr>
        <w:rPr>
          <w:del w:id="2907" w:author="Arthur Parmentier" w:date="2020-05-13T10:30:00Z"/>
        </w:rPr>
        <w:pPrChange w:id="2908" w:author="Arthur Parmentier" w:date="2020-06-10T16:26:00Z">
          <w:pPr>
            <w:pStyle w:val="Paragraphedeliste"/>
            <w:numPr>
              <w:numId w:val="17"/>
            </w:numPr>
            <w:ind w:hanging="360"/>
          </w:pPr>
        </w:pPrChange>
      </w:pPr>
      <w:del w:id="2909" w:author="Arthur Parmentier" w:date="2020-05-13T10:30:00Z">
        <w:r w:rsidRPr="007C437A" w:rsidDel="005868B3">
          <w:delText>…</w:delText>
        </w:r>
      </w:del>
    </w:p>
    <w:p w:rsidR="004E4397" w:rsidRPr="007C437A" w:rsidDel="005868B3" w:rsidRDefault="00B44442">
      <w:pPr>
        <w:rPr>
          <w:del w:id="2910" w:author="Arthur Parmentier" w:date="2020-05-13T10:30:00Z"/>
          <w:moveTo w:id="2911" w:author="Arthur Parmentier" w:date="2020-05-12T18:35:00Z"/>
        </w:rPr>
      </w:pPr>
      <w:del w:id="2912"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2913" w:author="Arthur Parmentier" w:date="2020-05-12T18:35:00Z" w:name="move40200963"/>
      <w:moveTo w:id="2914" w:author="Arthur Parmentier" w:date="2020-05-12T18:35:00Z">
        <w:del w:id="2915"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2913"/>
    <w:p w:rsidR="002459E7" w:rsidRPr="007C437A" w:rsidRDefault="002459E7">
      <w:pPr>
        <w:rPr>
          <w:ins w:id="2916" w:author="Arthur Parmentier" w:date="2020-05-12T18:38:00Z"/>
        </w:rPr>
      </w:pPr>
    </w:p>
    <w:p w:rsidR="002459E7" w:rsidRPr="007C437A" w:rsidRDefault="002459E7">
      <w:pPr>
        <w:rPr>
          <w:ins w:id="2917" w:author="Arthur Parmentier" w:date="2020-05-12T18:38:00Z"/>
        </w:rPr>
      </w:pPr>
    </w:p>
    <w:p w:rsidR="004714EE" w:rsidRPr="007C437A" w:rsidDel="005868B3" w:rsidRDefault="00277A13">
      <w:pPr>
        <w:rPr>
          <w:del w:id="2918" w:author="Arthur Parmentier" w:date="2020-05-13T10:30:00Z"/>
        </w:rPr>
      </w:pPr>
      <w:r w:rsidRPr="007C437A">
        <w:br/>
      </w:r>
      <w:del w:id="2919" w:author="Arthur Parmentier" w:date="2020-05-12T18:34:00Z">
        <w:r w:rsidRPr="007C437A" w:rsidDel="004E4397">
          <w:delText>My conclusion is</w:delText>
        </w:r>
      </w:del>
      <w:del w:id="2920" w:author="Arthur Parmentier" w:date="2020-05-13T10:30:00Z">
        <w:r w:rsidRPr="007C437A" w:rsidDel="005868B3">
          <w:delText xml:space="preserve"> that:</w:delText>
        </w:r>
      </w:del>
    </w:p>
    <w:p w:rsidR="00277A13" w:rsidRPr="007C437A" w:rsidDel="005868B3" w:rsidRDefault="0051191F">
      <w:pPr>
        <w:rPr>
          <w:del w:id="2921" w:author="Arthur Parmentier" w:date="2020-05-13T10:30:00Z"/>
        </w:rPr>
        <w:pPrChange w:id="2922" w:author="Arthur Parmentier" w:date="2020-06-10T16:26:00Z">
          <w:pPr>
            <w:pStyle w:val="Paragraphedeliste"/>
            <w:numPr>
              <w:numId w:val="18"/>
            </w:numPr>
            <w:ind w:hanging="360"/>
          </w:pPr>
        </w:pPrChange>
      </w:pPr>
      <w:del w:id="2923" w:author="Arthur Parmentier" w:date="2020-05-12T18:26:00Z">
        <w:r w:rsidRPr="007C437A" w:rsidDel="009D7F8E">
          <w:delText>T</w:delText>
        </w:r>
      </w:del>
      <w:del w:id="2924" w:author="Arthur Parmentier" w:date="2020-05-12T18:35:00Z">
        <w:r w:rsidRPr="007C437A" w:rsidDel="004E4397">
          <w:delText>he</w:delText>
        </w:r>
      </w:del>
      <w:del w:id="2925" w:author="Arthur Parmentier" w:date="2020-05-13T10:30:00Z">
        <w:r w:rsidRPr="007C437A" w:rsidDel="005868B3">
          <w:delText xml:space="preserve"> sign</w:delText>
        </w:r>
      </w:del>
      <w:del w:id="2926" w:author="Arthur Parmentier" w:date="2020-05-12T18:34:00Z">
        <w:r w:rsidRPr="007C437A" w:rsidDel="004E4397">
          <w:delText xml:space="preserve"> </w:delText>
        </w:r>
        <w:r w:rsidR="00277A13" w:rsidRPr="007C437A" w:rsidDel="004E4397">
          <w:delText>LT</w:delText>
        </w:r>
      </w:del>
      <w:del w:id="2927"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rPr>
          <w:del w:id="2928" w:author="Arthur Parmentier" w:date="2020-05-13T10:30:00Z"/>
        </w:rPr>
        <w:pPrChange w:id="2929" w:author="Arthur Parmentier" w:date="2020-06-10T16:26:00Z">
          <w:pPr>
            <w:pStyle w:val="Paragraphedeliste"/>
            <w:numPr>
              <w:numId w:val="18"/>
            </w:numPr>
            <w:ind w:hanging="360"/>
          </w:pPr>
        </w:pPrChange>
      </w:pPr>
      <w:del w:id="2930" w:author="Arthur Parmentier" w:date="2020-05-13T10:30:00Z">
        <w:r w:rsidRPr="007C437A" w:rsidDel="005868B3">
          <w:delText>Each discipline or technical apparatus may have its own concept of a LT</w:delText>
        </w:r>
      </w:del>
    </w:p>
    <w:p w:rsidR="00277A13" w:rsidRPr="007C437A" w:rsidDel="005868B3" w:rsidRDefault="00277A13">
      <w:pPr>
        <w:rPr>
          <w:del w:id="2931" w:author="Arthur Parmentier" w:date="2020-05-13T10:30:00Z"/>
        </w:rPr>
        <w:pPrChange w:id="2932" w:author="Arthur Parmentier" w:date="2020-06-10T16:26:00Z">
          <w:pPr>
            <w:pStyle w:val="Paragraphedeliste"/>
            <w:numPr>
              <w:numId w:val="18"/>
            </w:numPr>
            <w:ind w:hanging="360"/>
          </w:pPr>
        </w:pPrChange>
      </w:pPr>
      <w:del w:id="2933"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2934" w:author="Arthur Parmentier" w:date="2020-05-12T18:28:00Z">
        <w:r w:rsidRPr="007C437A" w:rsidDel="00BF3C70">
          <w:delText>must be</w:delText>
        </w:r>
      </w:del>
      <w:del w:id="2935" w:author="Arthur Parmentier" w:date="2020-05-13T10:30:00Z">
        <w:r w:rsidRPr="007C437A" w:rsidDel="005868B3">
          <w:delText xml:space="preserve"> </w:delText>
        </w:r>
      </w:del>
      <w:del w:id="2936" w:author="Arthur Parmentier" w:date="2020-05-12T18:30:00Z">
        <w:r w:rsidRPr="007C437A" w:rsidDel="00042A1D">
          <w:delText xml:space="preserve">constructed </w:delText>
        </w:r>
      </w:del>
      <w:del w:id="2937" w:author="Arthur Parmentier" w:date="2020-05-13T10:30:00Z">
        <w:r w:rsidRPr="007C437A" w:rsidDel="005868B3">
          <w:delText xml:space="preserve">in relation with the concepts </w:delText>
        </w:r>
      </w:del>
      <w:del w:id="2938" w:author="Arthur Parmentier" w:date="2020-05-12T18:28:00Z">
        <w:r w:rsidRPr="007C437A" w:rsidDel="003126BD">
          <w:delText xml:space="preserve">representing a </w:delText>
        </w:r>
      </w:del>
      <w:del w:id="2939"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rPr>
          <w:del w:id="2940" w:author="Arthur Parmentier" w:date="2020-05-13T10:30:00Z"/>
        </w:rPr>
      </w:pPr>
      <w:del w:id="2941"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17"/>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rPr>
          <w:del w:id="2944" w:author="Arthur Parmentier" w:date="2020-05-13T10:30:00Z"/>
          <w:moveFrom w:id="2945" w:author="Arthur Parmentier" w:date="2020-05-12T18:35:00Z"/>
        </w:rPr>
      </w:pPr>
      <w:moveFromRangeStart w:id="2946" w:author="Arthur Parmentier" w:date="2020-05-12T18:35:00Z" w:name="move40200963"/>
      <w:moveFrom w:id="2947" w:author="Arthur Parmentier" w:date="2020-05-12T18:35:00Z">
        <w:del w:id="2948"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2946"/>
    <w:p w:rsidR="001B082B" w:rsidRPr="007C437A" w:rsidDel="005868B3" w:rsidRDefault="001B082B">
      <w:pPr>
        <w:rPr>
          <w:del w:id="2949" w:author="Arthur Parmentier" w:date="2020-05-13T10:30:00Z"/>
        </w:rPr>
      </w:pPr>
    </w:p>
    <w:p w:rsidR="001D7225" w:rsidRPr="007C437A" w:rsidDel="005868B3" w:rsidRDefault="001D7225">
      <w:pPr>
        <w:rPr>
          <w:del w:id="2950" w:author="Arthur Parmentier" w:date="2020-05-13T10:30:00Z"/>
        </w:rPr>
      </w:pPr>
      <w:del w:id="2951"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pPr>
        <w:rPr>
          <w:rPrChange w:id="2952" w:author="Arthur Parmentier" w:date="2020-06-07T15:27:00Z">
            <w:rPr/>
          </w:rPrChange>
        </w:rPr>
        <w:pPrChange w:id="2953" w:author="Arthur Parmentier" w:date="2020-06-10T16:26:00Z">
          <w:pPr>
            <w:pStyle w:val="Titre2"/>
          </w:pPr>
        </w:pPrChange>
      </w:pPr>
      <w:r w:rsidRPr="007C437A">
        <w:rPr>
          <w:rPrChange w:id="2954" w:author="Arthur Parmentier" w:date="2020-06-07T15:27:00Z">
            <w:rPr/>
          </w:rPrChange>
        </w:rPr>
        <w:t>Wrap-up: w</w:t>
      </w:r>
      <w:r w:rsidR="00B53663" w:rsidRPr="007C437A">
        <w:rPr>
          <w:rPrChange w:id="2955" w:author="Arthur Parmentier" w:date="2020-06-07T15:27:00Z">
            <w:rPr/>
          </w:rPrChange>
        </w:rPr>
        <w:t>hat is a long tone?</w:t>
      </w:r>
    </w:p>
    <w:p w:rsidR="006155A3" w:rsidRPr="007C437A" w:rsidRDefault="00F163F4">
      <w:r w:rsidRPr="007C437A">
        <w:t>By taking the simple example of the LT, we will see how the categorical and prototypical perception scheme plays an important role in the mechanisms of SP.</w:t>
      </w:r>
    </w:p>
    <w:p w:rsidR="00BC3D06" w:rsidRPr="007C437A" w:rsidRDefault="00BC3D06">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pPr>
        <w:pStyle w:val="Paragraphedeliste"/>
        <w:numPr>
          <w:ilvl w:val="0"/>
          <w:numId w:val="14"/>
        </w:numPr>
      </w:pPr>
      <w:r w:rsidRPr="007C437A">
        <w:t>In music, a constant pitch and volume over time</w:t>
      </w:r>
    </w:p>
    <w:p w:rsidR="00BC3D06" w:rsidRPr="007C437A" w:rsidRDefault="00BC3D06">
      <w:pPr>
        <w:pStyle w:val="Paragraphedeliste"/>
        <w:numPr>
          <w:ilvl w:val="0"/>
          <w:numId w:val="14"/>
        </w:numPr>
      </w:pPr>
      <w:r w:rsidRPr="007C437A">
        <w:t>In dance, a movement without accent…</w:t>
      </w:r>
    </w:p>
    <w:p w:rsidR="00E44A97" w:rsidRPr="007C437A" w:rsidRDefault="00BC3D06">
      <w:r w:rsidRPr="007C437A">
        <w:lastRenderedPageBreak/>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scheme</w:t>
      </w:r>
      <w:r w:rsidR="00F636CA" w:rsidRPr="007C437A">
        <w:rPr>
          <w:rStyle w:val="Appelnotedebasdep"/>
        </w:rPr>
        <w:footnoteReference w:id="18"/>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pPr>
        <w:pStyle w:val="Titre4"/>
        <w:pPrChange w:id="2957" w:author="Arthur Parmentier" w:date="2020-06-10T16:26:00Z">
          <w:pPr>
            <w:pStyle w:val="Titre3"/>
          </w:pPr>
        </w:pPrChange>
      </w:pPr>
      <w:r w:rsidRPr="007C437A">
        <w:t>Sign overloading</w:t>
      </w:r>
    </w:p>
    <w:p w:rsidR="00FF5B3F" w:rsidRPr="007C437A" w:rsidRDefault="004659F5">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pPr>
        <w:pStyle w:val="Titre5"/>
        <w:pPrChange w:id="2958" w:author="Arthur Parmentier" w:date="2020-06-10T16:26:00Z">
          <w:pPr>
            <w:pStyle w:val="Titre4"/>
          </w:pPr>
        </w:pPrChange>
      </w:pPr>
      <w:r w:rsidRPr="007C437A">
        <w:t>Innate perception schemes</w:t>
      </w:r>
    </w:p>
    <w:p w:rsidR="0036185A" w:rsidRPr="007C437A" w:rsidRDefault="0036185A">
      <w:pPr>
        <w:pStyle w:val="Titre6"/>
        <w:pPrChange w:id="2959" w:author="Arthur Parmentier" w:date="2020-06-10T16:26:00Z">
          <w:pPr>
            <w:pStyle w:val="Titre5"/>
          </w:pPr>
        </w:pPrChange>
      </w:pPr>
      <w:r w:rsidRPr="007C437A">
        <w:t>How to perform a LT on percussions?</w:t>
      </w:r>
    </w:p>
    <w:p w:rsidR="00C362C5" w:rsidRPr="007C437A" w:rsidRDefault="00161FBC">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pPr>
        <w:pStyle w:val="Titre6"/>
        <w:pPrChange w:id="2960" w:author="Arthur Parmentier" w:date="2020-06-10T16:26:00Z">
          <w:pPr>
            <w:pStyle w:val="Titre5"/>
          </w:pPr>
        </w:pPrChange>
      </w:pPr>
      <w:r w:rsidRPr="007C437A">
        <w:t xml:space="preserve">An implicit translation </w:t>
      </w:r>
      <w:r w:rsidR="00C91523" w:rsidRPr="007C437A">
        <w:t>by our perception scheme</w:t>
      </w:r>
    </w:p>
    <w:p w:rsidR="00914B9D" w:rsidRPr="007C437A" w:rsidRDefault="00161FBC">
      <w:r w:rsidRPr="007C437A">
        <w:t>The important point illustrated here is that SP involves operations of translation from concepts whose prototype</w:t>
      </w:r>
      <w:r w:rsidR="007E7D0A" w:rsidRPr="007C437A">
        <w:rPr>
          <w:rStyle w:val="Appelnotedebasdep"/>
        </w:rPr>
        <w:footnoteReference w:id="19"/>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w:t>
      </w:r>
      <w:r w:rsidR="00914B9D" w:rsidRPr="007C437A">
        <w:lastRenderedPageBreak/>
        <w:t>performer’s expectation of the acoustic response of a LT, such that the human perception scheme will associate the fast roll with the prototype of the LT.</w:t>
      </w:r>
    </w:p>
    <w:p w:rsidR="00FA4DD8" w:rsidRPr="007C437A" w:rsidRDefault="00FA4DD8">
      <w:pPr>
        <w:pStyle w:val="Titre6"/>
        <w:pPrChange w:id="2962" w:author="Arthur Parmentier" w:date="2020-06-10T16:26:00Z">
          <w:pPr>
            <w:pStyle w:val="Titre5"/>
          </w:pPr>
        </w:pPrChange>
      </w:pPr>
      <w:r w:rsidRPr="007C437A">
        <w:t>Learning the translation</w:t>
      </w:r>
    </w:p>
    <w:p w:rsidR="00161FBC" w:rsidRPr="007C437A" w:rsidRDefault="00161FBC">
      <w:pPr>
        <w:rPr>
          <w:ins w:id="2963"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2964" w:author="Arthur Parmentier" w:date="2020-05-14T16:15:00Z">
        <w:r w:rsidR="00FE325D" w:rsidRPr="007C437A">
          <w:br/>
        </w:r>
        <w:r w:rsidR="00FE325D" w:rsidRPr="007C437A">
          <w:br/>
          <w:t>IMITATION</w:t>
        </w:r>
        <w:r w:rsidR="003873DC" w:rsidRPr="007C437A">
          <w:t xml:space="preserve"> et mimetisme</w:t>
        </w:r>
      </w:ins>
    </w:p>
    <w:p w:rsidR="00863F70" w:rsidRPr="007C437A" w:rsidRDefault="00863F70">
      <w:ins w:id="2965" w:author="Arthur Parmentier" w:date="2020-05-14T16:16:00Z">
        <w:r w:rsidRPr="007C437A">
          <w:t>SEul vs a plusieurs</w:t>
        </w:r>
      </w:ins>
    </w:p>
    <w:p w:rsidR="00161FBC" w:rsidRPr="007C437A" w:rsidRDefault="00161FBC"/>
    <w:p w:rsidR="00727764" w:rsidRPr="007C437A" w:rsidRDefault="00727764">
      <w:pPr>
        <w:pStyle w:val="Titre5"/>
        <w:pPrChange w:id="2966" w:author="Arthur Parmentier" w:date="2020-06-10T16:26:00Z">
          <w:pPr>
            <w:pStyle w:val="Titre4"/>
          </w:pPr>
        </w:pPrChange>
      </w:pPr>
      <w:r w:rsidRPr="007C437A">
        <w:t>Cultural analogies</w:t>
      </w:r>
    </w:p>
    <w:p w:rsidR="00D36F5F" w:rsidRPr="007C437A" w:rsidRDefault="00D36F5F">
      <w:pPr>
        <w:pStyle w:val="Titre3"/>
        <w:pPrChange w:id="2967" w:author="Arthur Parmentier" w:date="2020-06-10T16:26:00Z">
          <w:pPr>
            <w:pStyle w:val="Titre2"/>
          </w:pPr>
        </w:pPrChange>
      </w:pPr>
      <w:bookmarkStart w:id="2968" w:name="_Toc42698931"/>
      <w:r w:rsidRPr="007C437A">
        <w:t>Personal observations during SP practice</w:t>
      </w:r>
      <w:bookmarkEnd w:id="2968"/>
    </w:p>
    <w:p w:rsidR="003E3973" w:rsidRPr="007C437A" w:rsidRDefault="004F1D82">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pPr>
        <w:pStyle w:val="Paragraphedeliste"/>
        <w:numPr>
          <w:ilvl w:val="0"/>
          <w:numId w:val="11"/>
        </w:numPr>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20"/>
      </w:r>
      <w:r w:rsidR="001A2544" w:rsidRPr="007C437A">
        <w:t xml:space="preserve"> </w:t>
      </w:r>
      <w:r w:rsidR="00B4379D" w:rsidRPr="007C437A">
        <w:t xml:space="preserve">and their characteristic </w:t>
      </w:r>
      <w:r w:rsidR="00B4379D" w:rsidRPr="007C437A">
        <w:lastRenderedPageBreak/>
        <w:t>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pPr>
        <w:pStyle w:val="Paragraphedeliste"/>
      </w:pPr>
      <w:r w:rsidRPr="007C437A">
        <w:t>From my experience in Brazil, I can add to the latter the following remark:</w:t>
      </w:r>
    </w:p>
    <w:p w:rsidR="00DB6A50" w:rsidRPr="007C437A" w:rsidRDefault="00DB6A50">
      <w:pPr>
        <w:pStyle w:val="Paragraphedeliste"/>
        <w:numPr>
          <w:ilvl w:val="1"/>
          <w:numId w:val="11"/>
        </w:numPr>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21"/>
      </w:r>
    </w:p>
    <w:p w:rsidR="00446AB2" w:rsidRPr="007C437A" w:rsidRDefault="00446AB2">
      <w:pPr>
        <w:pStyle w:val="Paragraphedeliste"/>
        <w:numPr>
          <w:ilvl w:val="0"/>
          <w:numId w:val="11"/>
        </w:numPr>
      </w:pPr>
      <w:r w:rsidRPr="007C437A">
        <w:lastRenderedPageBreak/>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7C437A" w:rsidRDefault="00E6096A"/>
    <w:p w:rsidR="00B400C3" w:rsidRPr="007C437A" w:rsidRDefault="00B400C3">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pPr>
        <w:pStyle w:val="Titre3"/>
        <w:rPr>
          <w:del w:id="2973" w:author="Arthur Parmentier" w:date="2020-05-14T13:31:00Z"/>
        </w:rPr>
        <w:pPrChange w:id="2974" w:author="Arthur Parmentier" w:date="2020-06-10T16:26:00Z">
          <w:pPr>
            <w:pStyle w:val="Titre2"/>
          </w:pPr>
        </w:pPrChange>
      </w:pPr>
      <w:bookmarkStart w:id="2975" w:name="_Toc40025935"/>
      <w:del w:id="2976"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2975"/>
      </w:del>
    </w:p>
    <w:p w:rsidR="00616215" w:rsidRPr="007C437A" w:rsidDel="007776CB" w:rsidRDefault="00616215">
      <w:pPr>
        <w:rPr>
          <w:del w:id="2977" w:author="Arthur Parmentier" w:date="2020-05-14T13:31:00Z"/>
        </w:rPr>
      </w:pPr>
      <w:del w:id="2978"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pPr>
        <w:rPr>
          <w:del w:id="2979" w:author="Arthur Parmentier" w:date="2020-05-14T13:31:00Z"/>
        </w:rPr>
      </w:pPr>
      <w:del w:id="2980"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pPr>
        <w:pStyle w:val="Titre4"/>
        <w:rPr>
          <w:del w:id="2981" w:author="Arthur Parmentier" w:date="2020-05-14T13:31:00Z"/>
        </w:rPr>
        <w:pPrChange w:id="2982" w:author="Arthur Parmentier" w:date="2020-06-10T16:26:00Z">
          <w:pPr>
            <w:pStyle w:val="Titre3"/>
          </w:pPr>
        </w:pPrChange>
      </w:pPr>
      <w:del w:id="2983" w:author="Arthur Parmentier" w:date="2020-05-14T13:31:00Z">
        <w:r w:rsidRPr="007C437A" w:rsidDel="007776CB">
          <w:delText>Input space</w:delText>
        </w:r>
      </w:del>
    </w:p>
    <w:p w:rsidR="00DE1B67" w:rsidRPr="007C437A" w:rsidDel="007776CB" w:rsidRDefault="00AD2F7B">
      <w:pPr>
        <w:rPr>
          <w:del w:id="2984" w:author="Arthur Parmentier" w:date="2020-05-14T13:31:00Z"/>
        </w:rPr>
      </w:pPr>
      <w:del w:id="2985"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pPr>
        <w:pStyle w:val="Titre5"/>
        <w:rPr>
          <w:del w:id="2986" w:author="Arthur Parmentier" w:date="2020-05-14T13:31:00Z"/>
        </w:rPr>
        <w:pPrChange w:id="2987" w:author="Arthur Parmentier" w:date="2020-06-10T16:26:00Z">
          <w:pPr>
            <w:pStyle w:val="Titre4"/>
          </w:pPr>
        </w:pPrChange>
      </w:pPr>
      <w:del w:id="2988" w:author="Arthur Parmentier" w:date="2020-05-14T13:31:00Z">
        <w:r w:rsidRPr="007C437A" w:rsidDel="007776CB">
          <w:delText>Concepts from artistic disciplines</w:delText>
        </w:r>
      </w:del>
    </w:p>
    <w:p w:rsidR="005A3CBF" w:rsidRPr="007C437A" w:rsidDel="007776CB" w:rsidRDefault="005A3CBF">
      <w:pPr>
        <w:rPr>
          <w:del w:id="2989" w:author="Arthur Parmentier" w:date="2020-05-14T13:31:00Z"/>
        </w:rPr>
      </w:pPr>
      <w:del w:id="2990" w:author="Arthur Parmentier" w:date="2020-05-14T13:31:00Z">
        <w:r w:rsidRPr="007C437A" w:rsidDel="007776CB">
          <w:delText>Long Tone, minimalism…</w:delText>
        </w:r>
      </w:del>
    </w:p>
    <w:p w:rsidR="0049358D" w:rsidRPr="007C437A" w:rsidDel="007776CB" w:rsidRDefault="005A3CBF">
      <w:pPr>
        <w:pStyle w:val="Titre5"/>
        <w:rPr>
          <w:del w:id="2991" w:author="Arthur Parmentier" w:date="2020-05-14T13:31:00Z"/>
        </w:rPr>
        <w:pPrChange w:id="2992" w:author="Arthur Parmentier" w:date="2020-06-10T16:26:00Z">
          <w:pPr>
            <w:pStyle w:val="Titre4"/>
          </w:pPr>
        </w:pPrChange>
      </w:pPr>
      <w:del w:id="2993"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pPr>
        <w:rPr>
          <w:del w:id="2994" w:author="Arthur Parmentier" w:date="2020-05-14T13:31:00Z"/>
        </w:rPr>
      </w:pPr>
      <w:del w:id="2995" w:author="Arthur Parmentier" w:date="2020-05-14T13:31:00Z">
        <w:r w:rsidRPr="007C437A" w:rsidDel="007776CB">
          <w:delText>Logic</w:delText>
        </w:r>
        <w:r w:rsidR="0067424B" w:rsidRPr="007C437A" w:rsidDel="007776CB">
          <w:delText>al elements</w:delText>
        </w:r>
      </w:del>
    </w:p>
    <w:p w:rsidR="008833B3" w:rsidRPr="007C437A" w:rsidDel="007776CB" w:rsidRDefault="0067424B">
      <w:pPr>
        <w:pStyle w:val="Titre5"/>
        <w:rPr>
          <w:del w:id="2996" w:author="Arthur Parmentier" w:date="2020-05-14T13:31:00Z"/>
        </w:rPr>
        <w:pPrChange w:id="2997" w:author="Arthur Parmentier" w:date="2020-06-10T16:26:00Z">
          <w:pPr>
            <w:pStyle w:val="Titre4"/>
          </w:pPr>
        </w:pPrChange>
      </w:pPr>
      <w:del w:id="2998"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pPr>
        <w:rPr>
          <w:del w:id="2999" w:author="Arthur Parmentier" w:date="2020-05-14T13:31:00Z"/>
        </w:rPr>
      </w:pPr>
      <w:del w:id="3000"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pPr>
        <w:pStyle w:val="Titre5"/>
        <w:rPr>
          <w:del w:id="3001" w:author="Arthur Parmentier" w:date="2020-05-14T13:31:00Z"/>
        </w:rPr>
        <w:pPrChange w:id="3002" w:author="Arthur Parmentier" w:date="2020-06-10T16:26:00Z">
          <w:pPr>
            <w:pStyle w:val="Titre4"/>
          </w:pPr>
        </w:pPrChange>
      </w:pPr>
      <w:del w:id="3003" w:author="Arthur Parmentier" w:date="2020-05-14T13:31:00Z">
        <w:r w:rsidRPr="007C437A" w:rsidDel="007776CB">
          <w:delText>…</w:delText>
        </w:r>
      </w:del>
    </w:p>
    <w:p w:rsidR="008833B3" w:rsidRPr="007C437A" w:rsidDel="007776CB" w:rsidRDefault="008833B3">
      <w:pPr>
        <w:pStyle w:val="Titre4"/>
        <w:rPr>
          <w:del w:id="3004" w:author="Arthur Parmentier" w:date="2020-05-14T13:31:00Z"/>
        </w:rPr>
        <w:pPrChange w:id="3005" w:author="Arthur Parmentier" w:date="2020-06-10T16:26:00Z">
          <w:pPr>
            <w:pStyle w:val="Titre3"/>
          </w:pPr>
        </w:pPrChange>
      </w:pPr>
      <w:del w:id="3006"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pPr>
        <w:pStyle w:val="Titre5"/>
        <w:rPr>
          <w:del w:id="3007" w:author="Arthur Parmentier" w:date="2020-05-14T13:31:00Z"/>
        </w:rPr>
        <w:pPrChange w:id="3008" w:author="Arthur Parmentier" w:date="2020-06-10T16:26:00Z">
          <w:pPr>
            <w:pStyle w:val="Titre4"/>
          </w:pPr>
        </w:pPrChange>
      </w:pPr>
      <w:del w:id="3009" w:author="Arthur Parmentier" w:date="2020-05-14T13:31:00Z">
        <w:r w:rsidRPr="007C437A" w:rsidDel="007776CB">
          <w:delText>Creation of a sign</w:delText>
        </w:r>
      </w:del>
    </w:p>
    <w:p w:rsidR="008833B3" w:rsidRPr="007C437A" w:rsidDel="007776CB" w:rsidRDefault="008833B3">
      <w:pPr>
        <w:rPr>
          <w:del w:id="3010" w:author="Arthur Parmentier" w:date="2020-05-14T13:31:00Z"/>
        </w:rPr>
      </w:pPr>
      <w:del w:id="3011" w:author="Arthur Parmentier" w:date="2020-05-14T13:31:00Z">
        <w:r w:rsidRPr="007C437A" w:rsidDel="007776CB">
          <w:delText>… Describe here more about the process of creating a sign (examples, general rules…)</w:delText>
        </w:r>
      </w:del>
    </w:p>
    <w:p w:rsidR="008833B3" w:rsidRPr="007C437A" w:rsidDel="007776CB" w:rsidRDefault="008833B3">
      <w:pPr>
        <w:pStyle w:val="Titre5"/>
        <w:rPr>
          <w:del w:id="3012" w:author="Arthur Parmentier" w:date="2020-05-14T13:31:00Z"/>
        </w:rPr>
        <w:pPrChange w:id="3013" w:author="Arthur Parmentier" w:date="2020-06-10T16:26:00Z">
          <w:pPr>
            <w:pStyle w:val="Titre4"/>
          </w:pPr>
        </w:pPrChange>
      </w:pPr>
      <w:del w:id="3014" w:author="Arthur Parmentier" w:date="2020-05-14T13:31:00Z">
        <w:r w:rsidRPr="007C437A" w:rsidDel="007776CB">
          <w:delText>Creation of a potentiometer</w:delText>
        </w:r>
      </w:del>
    </w:p>
    <w:p w:rsidR="002A0CF5" w:rsidRPr="007C437A" w:rsidDel="007776CB" w:rsidRDefault="002A0CF5">
      <w:pPr>
        <w:rPr>
          <w:del w:id="3015" w:author="Arthur Parmentier" w:date="2020-05-14T13:31:00Z"/>
        </w:rPr>
      </w:pPr>
      <w:del w:id="3016" w:author="Arthur Parmentier" w:date="2020-05-14T13:31:00Z">
        <w:r w:rsidRPr="007C437A" w:rsidDel="007776CB">
          <w:delText>Volume, tempo…</w:delText>
        </w:r>
      </w:del>
    </w:p>
    <w:p w:rsidR="00B5754F" w:rsidRPr="007C437A" w:rsidDel="007776CB" w:rsidRDefault="00B5754F">
      <w:pPr>
        <w:pStyle w:val="Titre5"/>
        <w:rPr>
          <w:del w:id="3017" w:author="Arthur Parmentier" w:date="2020-05-14T13:31:00Z"/>
        </w:rPr>
        <w:pPrChange w:id="3018" w:author="Arthur Parmentier" w:date="2020-06-10T16:26:00Z">
          <w:pPr>
            <w:pStyle w:val="Titre4"/>
          </w:pPr>
        </w:pPrChange>
      </w:pPr>
      <w:del w:id="3019" w:author="Arthur Parmentier" w:date="2020-05-14T13:31:00Z">
        <w:r w:rsidRPr="007C437A" w:rsidDel="007776CB">
          <w:delText>Creation of a “pointer” (as identifier)</w:delText>
        </w:r>
      </w:del>
    </w:p>
    <w:p w:rsidR="007A5BBA" w:rsidRPr="007C437A" w:rsidDel="007776CB" w:rsidRDefault="007A5BBA">
      <w:pPr>
        <w:rPr>
          <w:del w:id="3020" w:author="Arthur Parmentier" w:date="2020-05-14T13:31:00Z"/>
        </w:rPr>
      </w:pPr>
      <w:del w:id="3021" w:author="Arthur Parmentier" w:date="2020-05-14T13:31:00Z">
        <w:r w:rsidRPr="007C437A" w:rsidDel="007776CB">
          <w:delText>PTP, scanning</w:delText>
        </w:r>
      </w:del>
    </w:p>
    <w:p w:rsidR="000E4DCD" w:rsidRPr="007C437A" w:rsidDel="007776CB" w:rsidRDefault="000E4DCD">
      <w:pPr>
        <w:pStyle w:val="Titre5"/>
        <w:rPr>
          <w:del w:id="3022" w:author="Arthur Parmentier" w:date="2020-05-14T13:31:00Z"/>
        </w:rPr>
        <w:pPrChange w:id="3023" w:author="Arthur Parmentier" w:date="2020-06-10T16:26:00Z">
          <w:pPr>
            <w:pStyle w:val="Titre4"/>
          </w:pPr>
        </w:pPrChange>
      </w:pPr>
      <w:del w:id="3024"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del w:id="3025"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81445D">
      <w:pPr>
        <w:pStyle w:val="Titre3"/>
        <w:rPr>
          <w:ins w:id="3026" w:author="Arthur Parmentier" w:date="2020-06-05T16:28:00Z"/>
        </w:rPr>
        <w:pPrChange w:id="3027" w:author="Arthur Parmentier" w:date="2020-06-10T16:26:00Z">
          <w:pPr>
            <w:pStyle w:val="Titre2"/>
          </w:pPr>
        </w:pPrChange>
      </w:pPr>
      <w:bookmarkStart w:id="3028" w:name="_Toc42698932"/>
      <w:bookmarkStart w:id="3029" w:name="_Toc40025938"/>
      <w:ins w:id="3030" w:author="Arthur Parmentier" w:date="2020-06-10T19:44:00Z">
        <w:r>
          <w:t>T</w:t>
        </w:r>
      </w:ins>
      <w:ins w:id="3031" w:author="Arthur Parmentier" w:date="2020-06-06T20:39:00Z">
        <w:r w:rsidR="005E6896" w:rsidRPr="007C437A">
          <w:t>he SP grammar</w:t>
        </w:r>
      </w:ins>
      <w:bookmarkEnd w:id="3028"/>
      <w:del w:id="3032" w:author="Arthur Parmentier" w:date="2020-06-06T20:39:00Z">
        <w:r w:rsidR="00BE04C2" w:rsidRPr="007C437A" w:rsidDel="005E6896">
          <w:delText>Structur</w:delText>
        </w:r>
      </w:del>
      <w:del w:id="3033" w:author="Arthur Parmentier" w:date="2020-06-06T20:38:00Z">
        <w:r w:rsidR="00C16C06" w:rsidRPr="007C437A" w:rsidDel="00397A02">
          <w:delText>al</w:delText>
        </w:r>
      </w:del>
      <w:del w:id="3034" w:author="Arthur Parmentier" w:date="2020-06-06T20:39:00Z">
        <w:r w:rsidR="00C16C06" w:rsidRPr="007C437A" w:rsidDel="005E6896">
          <w:delText xml:space="preserve"> concepts</w:delText>
        </w:r>
      </w:del>
      <w:del w:id="3035" w:author="Arthur Parmentier" w:date="2020-06-06T20:38:00Z">
        <w:r w:rsidR="00C16C06" w:rsidRPr="007C437A" w:rsidDel="00397A02">
          <w:delText xml:space="preserve"> (the grammar</w:delText>
        </w:r>
        <w:r w:rsidR="00915B3A" w:rsidRPr="007C437A" w:rsidDel="00397A02">
          <w:delText xml:space="preserve"> of the language</w:delText>
        </w:r>
      </w:del>
      <w:del w:id="3036" w:author="Arthur Parmentier" w:date="2020-06-05T16:27:00Z">
        <w:r w:rsidR="00FC7B7A" w:rsidRPr="007C437A" w:rsidDel="00E814B3">
          <w:delText>, that results in its language</w:delText>
        </w:r>
        <w:r w:rsidR="00C16C06" w:rsidRPr="007C437A" w:rsidDel="00E814B3">
          <w:delText>)</w:delText>
        </w:r>
      </w:del>
      <w:bookmarkEnd w:id="3029"/>
    </w:p>
    <w:p w:rsidR="00E814B3" w:rsidRPr="007C437A" w:rsidRDefault="00E814B3">
      <w:pPr>
        <w:rPr>
          <w:ins w:id="3037" w:author="Arthur Parmentier" w:date="2020-06-05T16:28:00Z"/>
        </w:rPr>
      </w:pPr>
      <w:ins w:id="3038" w:author="Arthur Parmentier" w:date="2020-06-05T16:28:00Z">
        <w:r w:rsidRPr="007C437A">
          <w:t xml:space="preserve">Like </w:t>
        </w:r>
      </w:ins>
      <w:ins w:id="3039" w:author="Arthur Parmentier" w:date="2020-06-05T16:29:00Z">
        <w:r w:rsidRPr="007C437A">
          <w:t>other languages</w:t>
        </w:r>
      </w:ins>
      <w:ins w:id="3040" w:author="Arthur Parmentier" w:date="2020-06-06T18:49:00Z">
        <w:r w:rsidR="00C76B94" w:rsidRPr="007C437A">
          <w:t xml:space="preserve">, </w:t>
        </w:r>
      </w:ins>
      <w:ins w:id="3041" w:author="Arthur Parmentier" w:date="2020-06-05T16:29:00Z">
        <w:r w:rsidRPr="007C437A">
          <w:t xml:space="preserve">SP has evolved </w:t>
        </w:r>
      </w:ins>
      <w:ins w:id="3042" w:author="Arthur Parmentier" w:date="2020-06-06T18:50:00Z">
        <w:r w:rsidR="00C76B94" w:rsidRPr="007C437A">
          <w:t>with</w:t>
        </w:r>
      </w:ins>
      <w:ins w:id="3043" w:author="Arthur Parmentier" w:date="2020-06-05T16:29:00Z">
        <w:r w:rsidRPr="007C437A">
          <w:t xml:space="preserve"> complex structures</w:t>
        </w:r>
      </w:ins>
      <w:ins w:id="3044" w:author="Arthur Parmentier" w:date="2020-06-05T16:30:00Z">
        <w:r w:rsidRPr="007C437A">
          <w:t xml:space="preserve"> and rules that allow to form sentences, i.e. </w:t>
        </w:r>
      </w:ins>
      <w:ins w:id="3045" w:author="Arthur Parmentier" w:date="2020-06-06T18:50:00Z">
        <w:r w:rsidR="00E30346" w:rsidRPr="007C437A">
          <w:t xml:space="preserve">to form </w:t>
        </w:r>
      </w:ins>
      <w:ins w:id="3046" w:author="Arthur Parmentier" w:date="2020-06-05T16:30:00Z">
        <w:r w:rsidRPr="007C437A">
          <w:t>meaning at a higher level that the signs themselves. Those structures are what define the grammar</w:t>
        </w:r>
      </w:ins>
      <w:ins w:id="3047" w:author="Arthur Parmentier" w:date="2020-06-05T16:31:00Z">
        <w:r w:rsidRPr="007C437A">
          <w:t xml:space="preserve"> of SP</w:t>
        </w:r>
      </w:ins>
      <w:ins w:id="3048" w:author="Arthur Parmentier" w:date="2020-06-06T18:50:00Z">
        <w:r w:rsidR="00C928AB" w:rsidRPr="007C437A">
          <w:t>, which</w:t>
        </w:r>
      </w:ins>
      <w:ins w:id="3049" w:author="Arthur Parmentier" w:date="2020-06-05T16:31:00Z">
        <w:r w:rsidRPr="007C437A">
          <w:t xml:space="preserve"> allow</w:t>
        </w:r>
      </w:ins>
      <w:ins w:id="3050" w:author="Arthur Parmentier" w:date="2020-06-06T18:51:00Z">
        <w:r w:rsidR="0045073A" w:rsidRPr="007C437A">
          <w:t xml:space="preserve"> soundpainters</w:t>
        </w:r>
      </w:ins>
      <w:ins w:id="3051" w:author="Arthur Parmentier" w:date="2020-06-05T16:31:00Z">
        <w:r w:rsidRPr="007C437A">
          <w:t xml:space="preserve"> to communicate by creating temporal sequences of </w:t>
        </w:r>
      </w:ins>
      <w:ins w:id="3052" w:author="Arthur Parmentier" w:date="2020-06-05T16:35:00Z">
        <w:r w:rsidRPr="007C437A">
          <w:t>signs or</w:t>
        </w:r>
      </w:ins>
      <w:ins w:id="3053" w:author="Arthur Parmentier" w:date="2020-06-05T16:34:00Z">
        <w:r w:rsidRPr="007C437A">
          <w:t xml:space="preserve"> combining several signs together.</w:t>
        </w:r>
      </w:ins>
    </w:p>
    <w:p w:rsidR="00E814B3" w:rsidRPr="007C437A" w:rsidRDefault="00E814B3">
      <w:pPr>
        <w:rPr>
          <w:ins w:id="3054" w:author="Arthur Parmentier" w:date="2020-06-05T16:35:00Z"/>
        </w:rPr>
      </w:pPr>
      <w:ins w:id="3055" w:author="Arthur Parmentier" w:date="2020-06-05T16:35:00Z">
        <w:r w:rsidRPr="007C437A">
          <w:t>At the linguistic level, grammar can be split in two parts: morphology and syntax.</w:t>
        </w:r>
      </w:ins>
    </w:p>
    <w:p w:rsidR="00E814B3" w:rsidRPr="007C437A" w:rsidRDefault="00E814B3">
      <w:pPr>
        <w:pStyle w:val="Titre4"/>
        <w:rPr>
          <w:ins w:id="3056" w:author="Arthur Parmentier" w:date="2020-06-05T16:36:00Z"/>
        </w:rPr>
      </w:pPr>
      <w:ins w:id="3057" w:author="Arthur Parmentier" w:date="2020-06-05T16:36:00Z">
        <w:r w:rsidRPr="007C437A">
          <w:t xml:space="preserve">Morphology </w:t>
        </w:r>
      </w:ins>
      <w:ins w:id="3058" w:author="Arthur Parmentier" w:date="2020-06-05T16:39:00Z">
        <w:r w:rsidR="00501832" w:rsidRPr="007C437A">
          <w:t>in</w:t>
        </w:r>
      </w:ins>
      <w:ins w:id="3059" w:author="Arthur Parmentier" w:date="2020-06-05T16:36:00Z">
        <w:r w:rsidRPr="007C437A">
          <w:t xml:space="preserve"> SP</w:t>
        </w:r>
      </w:ins>
    </w:p>
    <w:p w:rsidR="00E814B3" w:rsidRPr="007C437A" w:rsidRDefault="00501832">
      <w:pPr>
        <w:rPr>
          <w:ins w:id="3060" w:author="Arthur Parmentier" w:date="2020-06-05T16:39:00Z"/>
        </w:rPr>
      </w:pPr>
      <w:ins w:id="3061" w:author="Arthur Parmentier" w:date="2020-06-05T16:38:00Z">
        <w:r w:rsidRPr="007C437A">
          <w:t>As defined in written and oral languages, m</w:t>
        </w:r>
      </w:ins>
      <w:ins w:id="3062" w:author="Arthur Parmentier" w:date="2020-06-05T16:37:00Z">
        <w:r w:rsidR="00E814B3" w:rsidRPr="007C437A">
          <w:t xml:space="preserve">orphology has to do with the </w:t>
        </w:r>
        <w:r w:rsidR="00E814B3" w:rsidRPr="007C437A">
          <w:rPr>
            <w:rStyle w:val="lev"/>
            <w:b w:val="0"/>
            <w:bCs w:val="0"/>
            <w:rPrChange w:id="3063" w:author="Arthur Parmentier" w:date="2020-06-07T15:27:00Z">
              <w:rPr>
                <w:rStyle w:val="lev"/>
              </w:rPr>
            </w:rPrChange>
          </w:rPr>
          <w:t>internal</w:t>
        </w:r>
        <w:r w:rsidR="00E814B3" w:rsidRPr="007C437A">
          <w:t xml:space="preserve"> economy of words. </w:t>
        </w:r>
      </w:ins>
      <w:ins w:id="3064" w:author="Arthur Parmentier" w:date="2020-06-05T16:38:00Z">
        <w:r w:rsidRPr="007C437A">
          <w:t>In English, a</w:t>
        </w:r>
      </w:ins>
      <w:ins w:id="3065"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-er, -s</w:t>
        </w:r>
        <w:r w:rsidR="00E814B3" w:rsidRPr="007C437A">
          <w:t>) and is put together with morphology</w:t>
        </w:r>
      </w:ins>
      <w:ins w:id="3066" w:author="Arthur Parmentier" w:date="2020-06-05T16:38:00Z">
        <w:r w:rsidRPr="007C437A">
          <w:t>.</w:t>
        </w:r>
      </w:ins>
    </w:p>
    <w:p w:rsidR="00C30769" w:rsidRPr="007C437A" w:rsidRDefault="00501832">
      <w:pPr>
        <w:rPr>
          <w:ins w:id="3067" w:author="Arthur Parmentier" w:date="2020-06-06T18:57:00Z"/>
        </w:rPr>
      </w:pPr>
      <w:ins w:id="3068" w:author="Arthur Parmentier" w:date="2020-06-05T16:39:00Z">
        <w:r w:rsidRPr="007C437A">
          <w:t xml:space="preserve">In </w:t>
        </w:r>
      </w:ins>
      <w:ins w:id="3069" w:author="Arthur Parmentier" w:date="2020-06-05T16:40:00Z">
        <w:r w:rsidRPr="007C437A">
          <w:t>sign languages in general, there are a variety of morphological</w:t>
        </w:r>
      </w:ins>
      <w:ins w:id="3070" w:author="Arthur Parmentier" w:date="2020-06-05T16:42:00Z">
        <w:r w:rsidRPr="007C437A">
          <w:t xml:space="preserve"> systems and rules</w:t>
        </w:r>
      </w:ins>
      <w:ins w:id="3071" w:author="Arthur Parmentier" w:date="2020-06-05T16:54:00Z">
        <w:r w:rsidR="007C61CD" w:rsidRPr="007C437A">
          <w:rPr>
            <w:rStyle w:val="Appelnotedebasdep"/>
          </w:rPr>
          <w:footnoteReference w:id="22"/>
        </w:r>
      </w:ins>
      <w:ins w:id="3076" w:author="Arthur Parmentier" w:date="2020-06-06T18:52:00Z">
        <w:r w:rsidR="00476F68" w:rsidRPr="007C437A">
          <w:t xml:space="preserve"> that </w:t>
        </w:r>
      </w:ins>
      <w:ins w:id="3077" w:author="Arthur Parmentier" w:date="2020-06-06T18:55:00Z">
        <w:r w:rsidR="00F701F6" w:rsidRPr="007C437A">
          <w:t>assemble basic signs (the equivalent or morphemes) in more complex</w:t>
        </w:r>
      </w:ins>
      <w:ins w:id="3078" w:author="Arthur Parmentier" w:date="2020-06-06T18:56:00Z">
        <w:r w:rsidR="00F701F6" w:rsidRPr="007C437A">
          <w:t xml:space="preserve"> ones (the equivalent of the words)</w:t>
        </w:r>
      </w:ins>
      <w:ins w:id="3079" w:author="Arthur Parmentier" w:date="2020-06-05T16:42:00Z">
        <w:r w:rsidRPr="007C437A">
          <w:t xml:space="preserve">. </w:t>
        </w:r>
      </w:ins>
      <w:ins w:id="3080" w:author="Arthur Parmentier" w:date="2020-06-05T16:43:00Z">
        <w:r w:rsidRPr="007C437A">
          <w:t xml:space="preserve">Consider for instance the sign for “falling” in </w:t>
        </w:r>
      </w:ins>
      <w:ins w:id="3081" w:author="Arthur Parmentier" w:date="2020-06-05T16:44:00Z">
        <w:r w:rsidRPr="007C437A">
          <w:t>French sign language</w:t>
        </w:r>
        <w:r w:rsidRPr="007C437A">
          <w:rPr>
            <w:rStyle w:val="Appelnotedebasdep"/>
          </w:rPr>
          <w:footnoteReference w:id="23"/>
        </w:r>
        <w:r w:rsidRPr="007C437A">
          <w:t>:</w:t>
        </w:r>
        <w:r w:rsidR="00585D0B" w:rsidRPr="007C437A">
          <w:t xml:space="preserve"> starting </w:t>
        </w:r>
      </w:ins>
      <w:ins w:id="3084" w:author="Arthur Parmentier" w:date="2020-06-05T16:45:00Z">
        <w:r w:rsidR="00585D0B" w:rsidRPr="007C437A">
          <w:t xml:space="preserve">from the icon of a person with one hand and the icon of the ground with the other hand, the movement of both hands represents the </w:t>
        </w:r>
      </w:ins>
      <w:ins w:id="3085" w:author="Arthur Parmentier" w:date="2020-06-05T16:46:00Z">
        <w:r w:rsidR="00585D0B" w:rsidRPr="007C437A">
          <w:t xml:space="preserve">movement that a person would have when falling on the ground. We can interpret this sign as a morphological construction </w:t>
        </w:r>
      </w:ins>
      <w:ins w:id="3086" w:author="Arthur Parmentier" w:date="2020-06-05T16:50:00Z">
        <w:r w:rsidR="007C61CD" w:rsidRPr="007C437A">
          <w:t>from the morphemes “</w:t>
        </w:r>
      </w:ins>
      <w:ins w:id="3087" w:author="Arthur Parmentier" w:date="2020-06-05T16:51:00Z">
        <w:r w:rsidR="007C61CD" w:rsidRPr="007C437A">
          <w:t>agent</w:t>
        </w:r>
      </w:ins>
      <w:ins w:id="3088" w:author="Arthur Parmentier" w:date="2020-06-05T16:50:00Z">
        <w:r w:rsidR="007C61CD" w:rsidRPr="007C437A">
          <w:t>”</w:t>
        </w:r>
      </w:ins>
      <w:ins w:id="3089" w:author="Arthur Parmentier" w:date="2020-06-05T16:51:00Z">
        <w:r w:rsidR="007C61CD" w:rsidRPr="007C437A">
          <w:t xml:space="preserve"> (person)</w:t>
        </w:r>
      </w:ins>
      <w:ins w:id="3090" w:author="Arthur Parmentier" w:date="2020-06-05T16:50:00Z">
        <w:r w:rsidR="007C61CD" w:rsidRPr="007C437A">
          <w:t xml:space="preserve"> and “ground”.</w:t>
        </w:r>
      </w:ins>
      <w:ins w:id="3091" w:author="Arthur Parmentier" w:date="2020-06-05T16:51:00Z">
        <w:r w:rsidR="007C61CD" w:rsidRPr="007C437A">
          <w:t xml:space="preserve"> Because of the relatively young age of several sign language, there morpho</w:t>
        </w:r>
      </w:ins>
      <w:ins w:id="3092" w:author="Arthur Parmentier" w:date="2020-06-05T16:52:00Z">
        <w:r w:rsidR="007C61CD" w:rsidRPr="007C437A">
          <w:t>logy is not always clear</w:t>
        </w:r>
      </w:ins>
      <w:ins w:id="3093" w:author="Arthur Parmentier" w:date="2020-06-05T16:53:00Z">
        <w:r w:rsidR="007C61CD" w:rsidRPr="007C437A">
          <w:t xml:space="preserve"> and shared among all speakers of the language.</w:t>
        </w:r>
        <w:r w:rsidR="007C61CD" w:rsidRPr="007C437A">
          <w:rPr>
            <w:rStyle w:val="Appelnotedebasdep"/>
          </w:rPr>
          <w:footnoteReference w:id="24"/>
        </w:r>
      </w:ins>
    </w:p>
    <w:p w:rsidR="007D784E" w:rsidRPr="007C437A" w:rsidRDefault="00C30769">
      <w:pPr>
        <w:rPr>
          <w:ins w:id="3099" w:author="Arthur Parmentier" w:date="2020-06-05T17:03:00Z"/>
        </w:rPr>
      </w:pPr>
      <w:ins w:id="3100" w:author="Arthur Parmentier" w:date="2020-06-06T18:57:00Z">
        <w:r w:rsidRPr="007C437A">
          <w:t>I</w:t>
        </w:r>
      </w:ins>
      <w:ins w:id="3101" w:author="Arthur Parmentier" w:date="2020-06-05T16:55:00Z">
        <w:r w:rsidR="007D784E" w:rsidRPr="007C437A">
          <w:t xml:space="preserve">n SP, </w:t>
        </w:r>
      </w:ins>
      <w:ins w:id="3102" w:author="Arthur Parmentier" w:date="2020-06-06T18:57:00Z">
        <w:r w:rsidRPr="007C437A">
          <w:t>we can also observe</w:t>
        </w:r>
      </w:ins>
      <w:ins w:id="3103" w:author="Arthur Parmentier" w:date="2020-06-05T16:55:00Z">
        <w:r w:rsidR="007D784E" w:rsidRPr="007C437A">
          <w:t xml:space="preserve"> several morphological constructions that </w:t>
        </w:r>
      </w:ins>
      <w:ins w:id="3104" w:author="Arthur Parmentier" w:date="2020-06-06T18:58:00Z">
        <w:r w:rsidRPr="007C437A">
          <w:t>historically explain particular formations of new signs</w:t>
        </w:r>
      </w:ins>
      <w:ins w:id="3105" w:author="Arthur Parmentier" w:date="2020-06-05T16:56:00Z">
        <w:r w:rsidR="007D784E" w:rsidRPr="007C437A">
          <w:t xml:space="preserve">. </w:t>
        </w:r>
      </w:ins>
      <w:ins w:id="3106" w:author="Arthur Parmentier" w:date="2020-06-05T17:00:00Z">
        <w:r w:rsidR="00B6139A" w:rsidRPr="007C437A">
          <w:t>A controverted example in the SP community is the “chan</w:t>
        </w:r>
      </w:ins>
      <w:ins w:id="3107" w:author="Arthur Parmentier" w:date="2020-06-05T17:01:00Z">
        <w:r w:rsidR="00B6139A" w:rsidRPr="007C437A">
          <w:t xml:space="preserve">ge now” sign that </w:t>
        </w:r>
      </w:ins>
      <w:ins w:id="3108" w:author="Arthur Parmentier" w:date="2020-06-05T17:02:00Z">
        <w:r w:rsidR="00B6139A" w:rsidRPr="007C437A">
          <w:t>is</w:t>
        </w:r>
      </w:ins>
      <w:ins w:id="3109" w:author="Arthur Parmentier" w:date="2020-06-05T17:01:00Z">
        <w:r w:rsidR="00B6139A" w:rsidRPr="007C437A">
          <w:t xml:space="preserve"> a morphological construction from the </w:t>
        </w:r>
      </w:ins>
      <w:ins w:id="3110" w:author="Arthur Parmentier" w:date="2020-06-06T19:00:00Z">
        <w:r w:rsidR="00B44471" w:rsidRPr="007C437A">
          <w:t>morpheme</w:t>
        </w:r>
      </w:ins>
      <w:ins w:id="3111" w:author="Arthur Parmentier" w:date="2020-06-05T17:01:00Z">
        <w:r w:rsidR="00B6139A" w:rsidRPr="007C437A">
          <w:t xml:space="preserve"> “</w:t>
        </w:r>
      </w:ins>
      <w:ins w:id="3112" w:author="Arthur Parmentier" w:date="2020-06-05T17:02:00Z">
        <w:r w:rsidR="00B6139A" w:rsidRPr="007C437A">
          <w:t>change” and the</w:t>
        </w:r>
      </w:ins>
      <w:ins w:id="3113" w:author="Arthur Parmentier" w:date="2020-06-06T19:00:00Z">
        <w:r w:rsidR="00B44471" w:rsidRPr="007C437A">
          <w:t xml:space="preserve"> morpheme</w:t>
        </w:r>
      </w:ins>
      <w:ins w:id="3114" w:author="Arthur Parmentier" w:date="2020-06-05T17:02:00Z">
        <w:r w:rsidR="00B6139A" w:rsidRPr="007C437A">
          <w:t xml:space="preserve"> “hit”, borrowing the </w:t>
        </w:r>
        <w:r w:rsidR="00B6139A" w:rsidRPr="007C437A">
          <w:lastRenderedPageBreak/>
          <w:t xml:space="preserve">hand pose from the first and the movement of the hand from the latter one, creating a </w:t>
        </w:r>
      </w:ins>
      <w:ins w:id="3115" w:author="Arthur Parmentier" w:date="2020-06-05T17:03:00Z">
        <w:r w:rsidR="00B6139A" w:rsidRPr="007C437A">
          <w:t xml:space="preserve">new sign </w:t>
        </w:r>
      </w:ins>
      <w:ins w:id="3116" w:author="Arthur Parmentier" w:date="2020-06-06T19:00:00Z">
        <w:r w:rsidR="00B44471" w:rsidRPr="007C437A">
          <w:t>that could be named</w:t>
        </w:r>
      </w:ins>
      <w:ins w:id="3117" w:author="Arthur Parmentier" w:date="2020-06-05T17:03:00Z">
        <w:r w:rsidR="00B6139A" w:rsidRPr="007C437A">
          <w:t xml:space="preserve"> “change now” (or “change hit”).</w:t>
        </w:r>
      </w:ins>
      <w:ins w:id="3118" w:author="Arthur Parmentier" w:date="2020-06-06T19:01:00Z">
        <w:r w:rsidR="00A83B49" w:rsidRPr="007C437A">
          <w:t xml:space="preserve"> It is also possible to think of the sign “glissando” as an extension of the morpheme “long tone” to</w:t>
        </w:r>
      </w:ins>
      <w:ins w:id="3119"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3120" w:author="Arthur Parmentier" w:date="2020-06-05T16:36:00Z"/>
          <w:rPrChange w:id="3121" w:author="Arthur Parmentier" w:date="2020-06-07T15:27:00Z">
            <w:rPr>
              <w:ins w:id="3122" w:author="Arthur Parmentier" w:date="2020-06-05T16:36:00Z"/>
            </w:rPr>
          </w:rPrChange>
        </w:rPr>
        <w:pPrChange w:id="3123" w:author="Arthur Parmentier" w:date="2020-06-10T16:26:00Z">
          <w:pPr>
            <w:pStyle w:val="Titre4"/>
          </w:pPr>
        </w:pPrChange>
      </w:pPr>
      <w:ins w:id="3124" w:author="Arthur Parmentier" w:date="2020-06-05T17:03:00Z">
        <w:r w:rsidRPr="007C437A">
          <w:rPr>
            <w:rPrChange w:id="3125" w:author="Arthur Parmentier" w:date="2020-06-07T15:27:00Z">
              <w:rPr/>
            </w:rPrChange>
          </w:rPr>
          <w:t>These examples are raised</w:t>
        </w:r>
      </w:ins>
      <w:ins w:id="3126" w:author="Arthur Parmentier" w:date="2020-06-06T19:03:00Z">
        <w:r w:rsidR="00201997" w:rsidRPr="007C437A">
          <w:rPr>
            <w:rPrChange w:id="3127" w:author="Arthur Parmentier" w:date="2020-06-07T15:27:00Z">
              <w:rPr/>
            </w:rPrChange>
          </w:rPr>
          <w:t xml:space="preserve"> in this report</w:t>
        </w:r>
      </w:ins>
      <w:ins w:id="3128" w:author="Arthur Parmentier" w:date="2020-06-05T17:03:00Z">
        <w:r w:rsidRPr="007C437A">
          <w:rPr>
            <w:rPrChange w:id="3129" w:author="Arthur Parmentier" w:date="2020-06-07T15:27:00Z">
              <w:rPr/>
            </w:rPrChange>
          </w:rPr>
          <w:t xml:space="preserve"> </w:t>
        </w:r>
      </w:ins>
      <w:ins w:id="3130" w:author="Arthur Parmentier" w:date="2020-06-05T17:04:00Z">
        <w:r w:rsidRPr="007C437A">
          <w:rPr>
            <w:rPrChange w:id="3131"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4"/>
        <w:rPr>
          <w:ins w:id="3132" w:author="Arthur Parmentier" w:date="2020-06-05T18:58:00Z"/>
        </w:rPr>
      </w:pPr>
      <w:ins w:id="3133" w:author="Arthur Parmentier" w:date="2020-06-05T16:36:00Z">
        <w:r w:rsidRPr="007C437A">
          <w:t xml:space="preserve">Syntax </w:t>
        </w:r>
      </w:ins>
      <w:ins w:id="3134" w:author="Arthur Parmentier" w:date="2020-06-05T16:39:00Z">
        <w:r w:rsidR="00501832" w:rsidRPr="007C437A">
          <w:t>in</w:t>
        </w:r>
      </w:ins>
      <w:ins w:id="3135" w:author="Arthur Parmentier" w:date="2020-06-05T16:36:00Z">
        <w:r w:rsidRPr="007C437A">
          <w:t xml:space="preserve"> SP</w:t>
        </w:r>
      </w:ins>
    </w:p>
    <w:p w:rsidR="00EB42AE" w:rsidRPr="007C437A" w:rsidRDefault="00EB42AE">
      <w:pPr>
        <w:pStyle w:val="Titre5"/>
        <w:rPr>
          <w:ins w:id="3136" w:author="Arthur Parmentier" w:date="2020-06-05T16:35:00Z"/>
          <w:rPrChange w:id="3137" w:author="Arthur Parmentier" w:date="2020-06-07T15:27:00Z">
            <w:rPr>
              <w:ins w:id="3138" w:author="Arthur Parmentier" w:date="2020-06-05T16:35:00Z"/>
            </w:rPr>
          </w:rPrChange>
        </w:rPr>
        <w:pPrChange w:id="3139" w:author="Arthur Parmentier" w:date="2020-06-10T16:26:00Z">
          <w:pPr/>
        </w:pPrChange>
      </w:pPr>
      <w:ins w:id="3140" w:author="Arthur Parmentier" w:date="2020-06-05T18:58:00Z">
        <w:r w:rsidRPr="007C437A">
          <w:rPr>
            <w:rPrChange w:id="3141" w:author="Arthur Parmentier" w:date="2020-06-07T15:27:00Z">
              <w:rPr/>
            </w:rPrChange>
          </w:rPr>
          <w:t>The way SP syntax is usually</w:t>
        </w:r>
      </w:ins>
      <w:ins w:id="3142" w:author="Arthur Parmentier" w:date="2020-06-06T19:03:00Z">
        <w:r w:rsidR="007D41A1" w:rsidRPr="007C437A">
          <w:rPr>
            <w:rPrChange w:id="3143" w:author="Arthur Parmentier" w:date="2020-06-07T15:27:00Z">
              <w:rPr/>
            </w:rPrChange>
          </w:rPr>
          <w:t xml:space="preserve"> (historically?)</w:t>
        </w:r>
      </w:ins>
      <w:ins w:id="3144" w:author="Arthur Parmentier" w:date="2020-06-05T18:58:00Z">
        <w:r w:rsidRPr="007C437A">
          <w:rPr>
            <w:rPrChange w:id="3145" w:author="Arthur Parmentier" w:date="2020-06-07T15:27:00Z">
              <w:rPr/>
            </w:rPrChange>
          </w:rPr>
          <w:t xml:space="preserve"> presented</w:t>
        </w:r>
      </w:ins>
    </w:p>
    <w:p w:rsidR="00E814B3" w:rsidRPr="007C437A" w:rsidRDefault="00B40A17">
      <w:pPr>
        <w:rPr>
          <w:ins w:id="3146" w:author="Arthur Parmentier" w:date="2020-06-05T17:09:00Z"/>
        </w:rPr>
      </w:pPr>
      <w:ins w:id="3147" w:author="Arthur Parmentier" w:date="2020-06-06T19:04:00Z">
        <w:r w:rsidRPr="007C437A">
          <w:t>In addition</w:t>
        </w:r>
      </w:ins>
      <w:ins w:id="3148" w:author="Arthur Parmentier" w:date="2020-06-05T17:07:00Z">
        <w:r w:rsidR="00F941D4" w:rsidRPr="007C437A">
          <w:t xml:space="preserve"> to morphology, syntax is </w:t>
        </w:r>
      </w:ins>
      <w:ins w:id="3149" w:author="Arthur Parmentier" w:date="2020-06-06T19:04:00Z">
        <w:r w:rsidR="00F2032B" w:rsidRPr="007C437A">
          <w:t>the second</w:t>
        </w:r>
      </w:ins>
      <w:ins w:id="3150"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pPr>
        <w:rPr>
          <w:ins w:id="3151" w:author="Arthur Parmentier" w:date="2020-06-05T16:28:00Z"/>
        </w:rPr>
      </w:pPr>
      <w:ins w:id="3152" w:author="Arthur Parmentier" w:date="2020-06-05T17:09:00Z">
        <w:r w:rsidRPr="007C437A">
          <w:t>Historically, syntax in SP started to be discu</w:t>
        </w:r>
      </w:ins>
      <w:ins w:id="3153" w:author="Arthur Parmentier" w:date="2020-06-05T17:10:00Z">
        <w:r w:rsidRPr="007C437A">
          <w:t>ssed in the 90’s, long after its basic rules were already internalized and used by Walter himself and the other few soundpainters that had learned the langu</w:t>
        </w:r>
      </w:ins>
      <w:ins w:id="3154" w:author="Arthur Parmentier" w:date="2020-06-05T17:11:00Z">
        <w:r w:rsidRPr="007C437A">
          <w:t>age</w:t>
        </w:r>
      </w:ins>
      <w:ins w:id="3155" w:author="Arthur Parmentier" w:date="2020-06-06T17:05:00Z">
        <w:r w:rsidR="003724FD" w:rsidRPr="007C437A">
          <w:t>: “It wasn’t until 1997 during a Soundpainting residence in Woodstock, NY that I and Soundpainter Sarah Weaver formalized the syntax.”</w:t>
        </w:r>
      </w:ins>
      <w:ins w:id="3156" w:author="Arthur Parmentier" w:date="2020-06-10T19:45:00Z">
        <w:r w:rsidR="00EF0904">
          <w:t xml:space="preserve"> </w:t>
        </w:r>
      </w:ins>
      <w:customXmlInsRangeStart w:id="3157" w:author="Arthur Parmentier" w:date="2020-06-10T19:45:00Z"/>
      <w:sdt>
        <w:sdtPr>
          <w:id w:val="941110167"/>
          <w:citation/>
        </w:sdtPr>
        <w:sdtContent>
          <w:customXmlInsRangeEnd w:id="3157"/>
          <w:ins w:id="3158" w:author="Arthur Parmentier" w:date="2020-06-10T19:45:00Z">
            <w:r w:rsidR="00EF0904">
              <w:fldChar w:fldCharType="begin"/>
            </w:r>
            <w:r w:rsidR="00EF0904" w:rsidRPr="008C0EC1">
              <w:rPr>
                <w:rPrChange w:id="3159" w:author="Arthur Parmentier" w:date="2020-06-11T11:42:00Z">
                  <w:rPr>
                    <w:lang w:val="fr-FR"/>
                  </w:rPr>
                </w:rPrChange>
              </w:rPr>
              <w:instrText xml:space="preserve"> CITATION Hel \l 1036 </w:instrText>
            </w:r>
          </w:ins>
          <w:r w:rsidR="00EF0904">
            <w:fldChar w:fldCharType="separate"/>
          </w:r>
          <w:r w:rsidR="00304C55" w:rsidRPr="008C0EC1">
            <w:rPr>
              <w:noProof/>
              <w:rPrChange w:id="3160" w:author="Arthur Parmentier" w:date="2020-06-11T11:42:00Z">
                <w:rPr>
                  <w:noProof/>
                  <w:lang w:val="fr-FR"/>
                </w:rPr>
              </w:rPrChange>
            </w:rPr>
            <w:t>(Minors &amp; Thompson, s.d.)</w:t>
          </w:r>
          <w:ins w:id="3161" w:author="Arthur Parmentier" w:date="2020-06-10T19:45:00Z">
            <w:r w:rsidR="00EF0904">
              <w:fldChar w:fldCharType="end"/>
            </w:r>
          </w:ins>
          <w:customXmlInsRangeStart w:id="3162" w:author="Arthur Parmentier" w:date="2020-06-10T19:45:00Z"/>
        </w:sdtContent>
      </w:sdt>
      <w:customXmlInsRangeEnd w:id="3162"/>
    </w:p>
    <w:p w:rsidR="00FE0C03" w:rsidRPr="007C437A" w:rsidRDefault="00FE0C03">
      <w:pPr>
        <w:rPr>
          <w:ins w:id="3163" w:author="Arthur Parmentier" w:date="2020-06-05T17:15:00Z"/>
        </w:rPr>
      </w:pPr>
      <w:ins w:id="3164" w:author="Arthur Parmentier" w:date="2020-06-05T17:12:00Z">
        <w:r w:rsidRPr="007C437A">
          <w:t>In his SP workbook</w:t>
        </w:r>
      </w:ins>
      <w:ins w:id="3165" w:author="Arthur Parmentier" w:date="2020-06-05T17:13:00Z">
        <w:r w:rsidRPr="007C437A">
          <w:t xml:space="preserve"> 2</w:t>
        </w:r>
      </w:ins>
      <w:ins w:id="3166" w:author="Arthur Parmentier" w:date="2020-06-05T17:14:00Z">
        <w:r w:rsidRPr="007C437A">
          <w:t xml:space="preserve"> as well as on his website</w:t>
        </w:r>
      </w:ins>
      <w:ins w:id="3167" w:author="Arthur Parmentier" w:date="2020-06-05T17:12:00Z">
        <w:r w:rsidRPr="007C437A">
          <w:t xml:space="preserve">, </w:t>
        </w:r>
      </w:ins>
      <w:ins w:id="3168" w:author="Arthur Parmentier" w:date="2020-06-10T19:45:00Z">
        <w:r w:rsidR="00EF0904">
          <w:t>Thompson</w:t>
        </w:r>
      </w:ins>
      <w:ins w:id="3169" w:author="Arthur Parmentier" w:date="2020-06-05T17:13:00Z">
        <w:r w:rsidRPr="007C437A">
          <w:t xml:space="preserve"> presents the “structure of SP” in the following terms:</w:t>
        </w:r>
      </w:ins>
      <w:ins w:id="3170" w:author="Arthur Parmentier" w:date="2020-06-05T17:15:00Z">
        <w:r w:rsidRPr="007C437A">
          <w:t xml:space="preserve"> </w:t>
        </w:r>
      </w:ins>
    </w:p>
    <w:p w:rsidR="00FE0C03" w:rsidRPr="007C437A" w:rsidRDefault="00FE0C03">
      <w:pPr>
        <w:pStyle w:val="Citation"/>
        <w:rPr>
          <w:ins w:id="3171" w:author="Arthur Parmentier" w:date="2020-06-05T17:15:00Z"/>
          <w:rPrChange w:id="3172" w:author="Arthur Parmentier" w:date="2020-06-07T15:27:00Z">
            <w:rPr>
              <w:ins w:id="3173" w:author="Arthur Parmentier" w:date="2020-06-05T17:15:00Z"/>
            </w:rPr>
          </w:rPrChange>
        </w:rPr>
        <w:pPrChange w:id="3174" w:author="Arthur Parmentier" w:date="2020-06-10T16:26:00Z">
          <w:pPr/>
        </w:pPrChange>
      </w:pPr>
      <w:ins w:id="3175" w:author="Arthur Parmentier" w:date="2020-06-05T17:15:00Z">
        <w:r w:rsidRPr="007C437A">
          <w:rPr>
            <w:rPrChange w:id="3176" w:author="Arthur Parmentier" w:date="2020-06-07T15:27:00Z">
              <w:rPr/>
            </w:rPrChange>
          </w:rPr>
          <w:t>“The Soundpainting gestures are grouped in two basic categories: Sculpting gestures and Function signals.</w:t>
        </w:r>
      </w:ins>
    </w:p>
    <w:p w:rsidR="00FE0C03" w:rsidRPr="007C437A" w:rsidRDefault="00FE0C03">
      <w:pPr>
        <w:pStyle w:val="Citation"/>
        <w:rPr>
          <w:ins w:id="3177" w:author="Arthur Parmentier" w:date="2020-06-05T17:15:00Z"/>
          <w:rPrChange w:id="3178" w:author="Arthur Parmentier" w:date="2020-06-07T15:27:00Z">
            <w:rPr>
              <w:ins w:id="3179" w:author="Arthur Parmentier" w:date="2020-06-05T17:15:00Z"/>
            </w:rPr>
          </w:rPrChange>
        </w:rPr>
        <w:pPrChange w:id="3180" w:author="Arthur Parmentier" w:date="2020-06-10T16:26:00Z">
          <w:pPr/>
        </w:pPrChange>
      </w:pPr>
      <w:ins w:id="3181" w:author="Arthur Parmentier" w:date="2020-06-05T17:15:00Z">
        <w:r w:rsidRPr="007C437A">
          <w:rPr>
            <w:rPrChange w:id="3182" w:author="Arthur Parmentier" w:date="2020-06-07T15:27:00Z">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3183" w:author="Arthur Parmentier" w:date="2020-06-05T17:15:00Z"/>
          <w:rPrChange w:id="3184" w:author="Arthur Parmentier" w:date="2020-06-07T15:27:00Z">
            <w:rPr>
              <w:ins w:id="3185" w:author="Arthur Parmentier" w:date="2020-06-05T17:15:00Z"/>
            </w:rPr>
          </w:rPrChange>
        </w:rPr>
        <w:pPrChange w:id="3186" w:author="Arthur Parmentier" w:date="2020-06-10T16:26:00Z">
          <w:pPr/>
        </w:pPrChange>
      </w:pPr>
      <w:ins w:id="3187" w:author="Arthur Parmentier" w:date="2020-06-05T17:15:00Z">
        <w:r w:rsidRPr="007C437A">
          <w:rPr>
            <w:rPrChange w:id="3188" w:author="Arthur Parmentier" w:date="2020-06-07T15:27:00Z">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3189" w:author="Arthur Parmentier" w:date="2020-06-05T17:15:00Z"/>
          <w:rPrChange w:id="3190" w:author="Arthur Parmentier" w:date="2020-06-07T15:27:00Z">
            <w:rPr>
              <w:ins w:id="3191" w:author="Arthur Parmentier" w:date="2020-06-05T17:15:00Z"/>
            </w:rPr>
          </w:rPrChange>
        </w:rPr>
        <w:pPrChange w:id="3192" w:author="Arthur Parmentier" w:date="2020-06-10T16:26:00Z">
          <w:pPr/>
        </w:pPrChange>
      </w:pPr>
      <w:ins w:id="3193" w:author="Arthur Parmentier" w:date="2020-06-05T17:15:00Z">
        <w:r w:rsidRPr="007C437A">
          <w:rPr>
            <w:rPrChange w:id="3194" w:author="Arthur Parmentier" w:date="2020-06-07T15:27:00Z">
              <w:rPr/>
            </w:rPrChange>
          </w:rPr>
          <w:t>1 – Identifiers are in the Function category and are Who gestures such as Whole Group, Woodwinds, Brass, Group 1, Rest of the Group, etc.</w:t>
        </w:r>
      </w:ins>
    </w:p>
    <w:p w:rsidR="00FE0C03" w:rsidRPr="007C437A" w:rsidRDefault="00FE0C03">
      <w:pPr>
        <w:pStyle w:val="Citation"/>
        <w:rPr>
          <w:ins w:id="3195" w:author="Arthur Parmentier" w:date="2020-06-05T17:15:00Z"/>
          <w:rPrChange w:id="3196" w:author="Arthur Parmentier" w:date="2020-06-07T15:27:00Z">
            <w:rPr>
              <w:ins w:id="3197" w:author="Arthur Parmentier" w:date="2020-06-05T17:15:00Z"/>
            </w:rPr>
          </w:rPrChange>
        </w:rPr>
        <w:pPrChange w:id="3198" w:author="Arthur Parmentier" w:date="2020-06-10T16:26:00Z">
          <w:pPr/>
        </w:pPrChange>
      </w:pPr>
      <w:ins w:id="3199" w:author="Arthur Parmentier" w:date="2020-06-05T17:15:00Z">
        <w:r w:rsidRPr="007C437A">
          <w:rPr>
            <w:rPrChange w:id="3200" w:author="Arthur Parmentier" w:date="2020-06-07T15:27:00Z">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3201" w:author="Arthur Parmentier" w:date="2020-06-05T17:15:00Z"/>
          <w:rPrChange w:id="3202" w:author="Arthur Parmentier" w:date="2020-06-07T15:27:00Z">
            <w:rPr>
              <w:ins w:id="3203" w:author="Arthur Parmentier" w:date="2020-06-05T17:15:00Z"/>
            </w:rPr>
          </w:rPrChange>
        </w:rPr>
        <w:pPrChange w:id="3204" w:author="Arthur Parmentier" w:date="2020-06-10T16:26:00Z">
          <w:pPr/>
        </w:pPrChange>
      </w:pPr>
      <w:ins w:id="3205" w:author="Arthur Parmentier" w:date="2020-06-05T17:15:00Z">
        <w:r w:rsidRPr="007C437A">
          <w:rPr>
            <w:rPrChange w:id="3206" w:author="Arthur Parmentier" w:date="2020-06-07T15:27:00Z">
              <w:rPr/>
            </w:rPrChange>
          </w:rPr>
          <w:t>3 – Modifiers are in the Sculpting category and are How gestures such as Volume Fader and Tempo Fader.</w:t>
        </w:r>
      </w:ins>
    </w:p>
    <w:p w:rsidR="00FE0C03" w:rsidRPr="007C437A" w:rsidRDefault="00FE0C03">
      <w:pPr>
        <w:pStyle w:val="Citation"/>
        <w:rPr>
          <w:ins w:id="3207" w:author="Arthur Parmentier" w:date="2020-06-05T17:15:00Z"/>
          <w:rPrChange w:id="3208" w:author="Arthur Parmentier" w:date="2020-06-07T15:27:00Z">
            <w:rPr>
              <w:ins w:id="3209" w:author="Arthur Parmentier" w:date="2020-06-05T17:15:00Z"/>
            </w:rPr>
          </w:rPrChange>
        </w:rPr>
        <w:pPrChange w:id="3210" w:author="Arthur Parmentier" w:date="2020-06-10T16:26:00Z">
          <w:pPr/>
        </w:pPrChange>
      </w:pPr>
      <w:ins w:id="3211" w:author="Arthur Parmentier" w:date="2020-06-05T17:15:00Z">
        <w:r w:rsidRPr="007C437A">
          <w:rPr>
            <w:rPrChange w:id="3212" w:author="Arthur Parmentier" w:date="2020-06-07T15:27:00Z">
              <w:rPr/>
            </w:rPrChange>
          </w:rPr>
          <w:lastRenderedPageBreak/>
          <w:t>4 – Go gestures are in the Function category and indicate When to enter or exit the composition and in some cases when to exit Content such as Snapshot or Launch Mode.</w:t>
        </w:r>
      </w:ins>
    </w:p>
    <w:p w:rsidR="00FE0C03" w:rsidRPr="007C437A" w:rsidRDefault="00FE0C03">
      <w:pPr>
        <w:pStyle w:val="Citation"/>
        <w:rPr>
          <w:ins w:id="3213" w:author="Arthur Parmentier" w:date="2020-06-05T17:15:00Z"/>
          <w:rPrChange w:id="3214" w:author="Arthur Parmentier" w:date="2020-06-07T15:27:00Z">
            <w:rPr>
              <w:ins w:id="3215" w:author="Arthur Parmentier" w:date="2020-06-05T17:15:00Z"/>
            </w:rPr>
          </w:rPrChange>
        </w:rPr>
        <w:pPrChange w:id="3216" w:author="Arthur Parmentier" w:date="2020-06-10T16:26:00Z">
          <w:pPr/>
        </w:pPrChange>
      </w:pPr>
      <w:ins w:id="3217" w:author="Arthur Parmentier" w:date="2020-06-05T17:15:00Z">
        <w:r w:rsidRPr="007C437A">
          <w:rPr>
            <w:rPrChange w:id="3218" w:author="Arthur Parmentier" w:date="2020-06-07T15:27:00Z">
              <w:rPr/>
            </w:rPrChange>
          </w:rPr>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3219" w:author="Arthur Parmentier" w:date="2020-06-05T17:13:00Z"/>
          <w:rPrChange w:id="3220" w:author="Arthur Parmentier" w:date="2020-06-07T15:27:00Z">
            <w:rPr>
              <w:ins w:id="3221" w:author="Arthur Parmentier" w:date="2020-06-05T17:13:00Z"/>
            </w:rPr>
          </w:rPrChange>
        </w:rPr>
        <w:pPrChange w:id="3222" w:author="Arthur Parmentier" w:date="2020-06-10T16:26:00Z">
          <w:pPr/>
        </w:pPrChange>
      </w:pPr>
      <w:ins w:id="3223" w:author="Arthur Parmentier" w:date="2020-06-05T17:15:00Z">
        <w:r w:rsidRPr="007C437A">
          <w:rPr>
            <w:rPrChange w:id="3224" w:author="Arthur Parmentier" w:date="2020-06-07T15:27:00Z">
              <w:rPr/>
            </w:rPrChange>
          </w:rPr>
          <w:t>6 – Palettes are in the Sculpting category and are primarily Content gestures identifying composed and/or rehearsed material”</w:t>
        </w:r>
      </w:ins>
      <w:customXmlInsRangeStart w:id="3225" w:author="Arthur Parmentier" w:date="2020-06-10T19:45:00Z"/>
      <w:sdt>
        <w:sdtPr>
          <w:id w:val="-654607672"/>
          <w:citation/>
        </w:sdtPr>
        <w:sdtContent>
          <w:customXmlInsRangeEnd w:id="3225"/>
          <w:ins w:id="3226" w:author="Arthur Parmentier" w:date="2020-06-10T19:45:00Z">
            <w:r w:rsidR="0029186E">
              <w:fldChar w:fldCharType="begin"/>
            </w:r>
            <w:r w:rsidR="0029186E" w:rsidRPr="0029186E">
              <w:rPr>
                <w:rPrChange w:id="3227" w:author="Arthur Parmentier" w:date="2020-06-10T19:45:00Z">
                  <w:rPr>
                    <w:i/>
                    <w:iCs/>
                    <w:lang w:val="fr-FR"/>
                  </w:rPr>
                </w:rPrChange>
              </w:rPr>
              <w:instrText xml:space="preserve"> CITATION Tho \l 1036 </w:instrText>
            </w:r>
          </w:ins>
          <w:r w:rsidR="0029186E">
            <w:fldChar w:fldCharType="separate"/>
          </w:r>
          <w:r w:rsidR="00304C55">
            <w:rPr>
              <w:noProof/>
            </w:rPr>
            <w:t xml:space="preserve"> (Thompson, s.d.)</w:t>
          </w:r>
          <w:ins w:id="3228" w:author="Arthur Parmentier" w:date="2020-06-10T19:45:00Z">
            <w:r w:rsidR="0029186E">
              <w:fldChar w:fldCharType="end"/>
            </w:r>
          </w:ins>
          <w:customXmlInsRangeStart w:id="3229" w:author="Arthur Parmentier" w:date="2020-06-10T19:45:00Z"/>
        </w:sdtContent>
      </w:sdt>
      <w:customXmlInsRangeEnd w:id="3229"/>
    </w:p>
    <w:p w:rsidR="00EB115B" w:rsidRDefault="00EB115B">
      <w:pPr>
        <w:pStyle w:val="Titre5"/>
        <w:rPr>
          <w:ins w:id="3230" w:author="Arthur Parmentier" w:date="2020-06-07T23:59:00Z"/>
        </w:rPr>
        <w:pPrChange w:id="3231" w:author="Arthur Parmentier" w:date="2020-06-10T16:26:00Z">
          <w:pPr/>
        </w:pPrChange>
      </w:pPr>
      <w:ins w:id="3232" w:author="Arthur Parmentier" w:date="2020-06-07T23:59:00Z">
        <w:r>
          <w:t xml:space="preserve">Initial remarks on </w:t>
        </w:r>
      </w:ins>
      <w:ins w:id="3233" w:author="Arthur Parmentier" w:date="2020-06-08T00:00:00Z">
        <w:r>
          <w:t>the “structure of SP” presented by Thompson</w:t>
        </w:r>
      </w:ins>
    </w:p>
    <w:p w:rsidR="00E814B3" w:rsidRPr="007C437A" w:rsidRDefault="00BF0C35">
      <w:pPr>
        <w:rPr>
          <w:ins w:id="3234" w:author="Arthur Parmentier" w:date="2020-06-05T17:23:00Z"/>
        </w:rPr>
      </w:pPr>
      <w:ins w:id="3235" w:author="Arthur Parmentier" w:date="2020-06-05T17:20:00Z">
        <w:r w:rsidRPr="007C437A">
          <w:t xml:space="preserve">We can see that </w:t>
        </w:r>
      </w:ins>
      <w:ins w:id="3236" w:author="Arthur Parmentier" w:date="2020-06-06T19:05:00Z">
        <w:r w:rsidR="0069782B" w:rsidRPr="007C437A">
          <w:t>by the term “structure”, Thompson refers to</w:t>
        </w:r>
      </w:ins>
      <w:ins w:id="3237" w:author="Arthur Parmentier" w:date="2020-06-08T00:00:00Z">
        <w:r w:rsidR="00CD6D2E">
          <w:t xml:space="preserve"> two elements:</w:t>
        </w:r>
      </w:ins>
      <w:ins w:id="3238" w:author="Arthur Parmentier" w:date="2020-06-05T17:20:00Z">
        <w:r w:rsidRPr="007C437A">
          <w:t xml:space="preserve"> the synta</w:t>
        </w:r>
      </w:ins>
      <w:ins w:id="3239" w:author="Arthur Parmentier" w:date="2020-06-07T22:27:00Z">
        <w:r w:rsidR="00424342">
          <w:t>ctic structure</w:t>
        </w:r>
      </w:ins>
      <w:ins w:id="3240" w:author="Arthur Parmentier" w:date="2020-06-08T00:00:00Z">
        <w:r w:rsidR="00CD6D2E">
          <w:t>s</w:t>
        </w:r>
      </w:ins>
      <w:ins w:id="3241" w:author="Arthur Parmentier" w:date="2020-06-07T22:45:00Z">
        <w:r w:rsidR="004F7994">
          <w:t xml:space="preserve"> and functions</w:t>
        </w:r>
      </w:ins>
      <w:ins w:id="3242" w:author="Arthur Parmentier" w:date="2020-06-05T17:20:00Z">
        <w:r w:rsidRPr="007C437A">
          <w:t xml:space="preserve"> of SP (and perhaps the term “structure” could be refined in that sense; we have seen previously that there</w:t>
        </w:r>
      </w:ins>
      <w:ins w:id="3243" w:author="Arthur Parmentier" w:date="2020-06-05T17:21:00Z">
        <w:r w:rsidRPr="007C437A">
          <w:t xml:space="preserve"> are other important structures in SP</w:t>
        </w:r>
      </w:ins>
      <w:ins w:id="3244" w:author="Arthur Parmentier" w:date="2020-06-07T22:27:00Z">
        <w:r w:rsidR="00424342">
          <w:t xml:space="preserve"> such as morphological structures</w:t>
        </w:r>
      </w:ins>
      <w:ins w:id="3245" w:author="Arthur Parmentier" w:date="2020-06-05T17:21:00Z">
        <w:r w:rsidRPr="007C437A">
          <w:t>). It is also in those terms that SP is presented during the workshops that I have experienced.</w:t>
        </w:r>
      </w:ins>
      <w:ins w:id="3246" w:author="Arthur Parmentier" w:date="2020-06-05T17:23:00Z">
        <w:r w:rsidRPr="007C437A">
          <w:t xml:space="preserve"> Before going further, let’s make some initial remarks on this introduction to the SP syntax:</w:t>
        </w:r>
      </w:ins>
    </w:p>
    <w:p w:rsidR="00BF0C35" w:rsidRPr="007C437A" w:rsidRDefault="00BF0C35">
      <w:pPr>
        <w:pStyle w:val="Paragraphedeliste"/>
        <w:numPr>
          <w:ilvl w:val="0"/>
          <w:numId w:val="11"/>
        </w:numPr>
        <w:rPr>
          <w:ins w:id="3247" w:author="Arthur Parmentier" w:date="2020-06-05T17:27:00Z"/>
        </w:rPr>
      </w:pPr>
      <w:ins w:id="3248" w:author="Arthur Parmentier" w:date="2020-06-05T17:25:00Z">
        <w:r w:rsidRPr="007C437A">
          <w:t xml:space="preserve">Walter describes a hierarchy of categories: the two </w:t>
        </w:r>
      </w:ins>
      <w:ins w:id="3249" w:author="Arthur Parmentier" w:date="2020-06-05T17:26:00Z">
        <w:r w:rsidRPr="007C437A">
          <w:t xml:space="preserve">initial categories “sculpting gestures” and “function signals” are </w:t>
        </w:r>
      </w:ins>
      <w:ins w:id="3250" w:author="Arthur Parmentier" w:date="2020-06-07T22:27:00Z">
        <w:r w:rsidR="005F4770">
          <w:t>“</w:t>
        </w:r>
      </w:ins>
      <w:ins w:id="3251" w:author="Arthur Parmentier" w:date="2020-06-05T17:26:00Z">
        <w:r w:rsidRPr="007C437A">
          <w:t>broken</w:t>
        </w:r>
      </w:ins>
      <w:ins w:id="3252" w:author="Arthur Parmentier" w:date="2020-06-07T22:27:00Z">
        <w:r w:rsidR="005F4770">
          <w:t xml:space="preserve"> down”</w:t>
        </w:r>
      </w:ins>
      <w:ins w:id="3253" w:author="Arthur Parmentier" w:date="2020-06-05T17:26:00Z">
        <w:r w:rsidRPr="007C437A">
          <w:t xml:space="preserve"> into the Who, What, How, When, Modes and Palettes sub-categories.</w:t>
        </w:r>
      </w:ins>
    </w:p>
    <w:p w:rsidR="00BF0C35" w:rsidRPr="007C437A" w:rsidRDefault="00BF0C35">
      <w:pPr>
        <w:pStyle w:val="Paragraphedeliste"/>
        <w:numPr>
          <w:ilvl w:val="0"/>
          <w:numId w:val="11"/>
        </w:numPr>
        <w:rPr>
          <w:ins w:id="3254" w:author="Arthur Parmentier" w:date="2020-06-05T17:34:00Z"/>
        </w:rPr>
      </w:pPr>
      <w:ins w:id="3255" w:author="Arthur Parmentier" w:date="2020-06-05T17:27:00Z">
        <w:r w:rsidRPr="007C437A">
          <w:t>The ordering at which the signs are sequenced in time is at the level of the sub-categories (Who, What, How, When – the ordering when using</w:t>
        </w:r>
      </w:ins>
      <w:ins w:id="3256" w:author="Arthur Parmentier" w:date="2020-06-05T17:28:00Z">
        <w:r w:rsidRPr="007C437A">
          <w:t xml:space="preserve"> Modes or Palettes is not mentioned) but is independent of the meta-categories “Sculpting gestures” and “function signals”. </w:t>
        </w:r>
      </w:ins>
      <w:ins w:id="3257" w:author="Arthur Parmentier" w:date="2020-06-05T17:35:00Z">
        <w:r w:rsidR="00573D3D" w:rsidRPr="007C437A">
          <w:t>Consequently</w:t>
        </w:r>
      </w:ins>
      <w:ins w:id="3258" w:author="Arthur Parmentier" w:date="2020-06-05T17:29:00Z">
        <w:r w:rsidRPr="007C437A">
          <w:t xml:space="preserve">, </w:t>
        </w:r>
      </w:ins>
      <w:ins w:id="3259" w:author="Arthur Parmentier" w:date="2020-06-07T22:28:00Z">
        <w:r w:rsidR="00BC41ED">
          <w:t xml:space="preserve">the “Who, What, How, When” corresponds to the syntactic structure while </w:t>
        </w:r>
      </w:ins>
      <w:ins w:id="3260" w:author="Arthur Parmentier" w:date="2020-06-05T17:29:00Z">
        <w:r w:rsidRPr="007C437A">
          <w:t xml:space="preserve">these meta-categories are not syntax </w:t>
        </w:r>
      </w:ins>
      <w:ins w:id="3261" w:author="Arthur Parmentier" w:date="2020-06-05T17:30:00Z">
        <w:r w:rsidR="00573D3D" w:rsidRPr="007C437A">
          <w:t>categorizes</w:t>
        </w:r>
      </w:ins>
      <w:ins w:id="3262" w:author="Arthur Parmentier" w:date="2020-06-05T17:29:00Z">
        <w:r w:rsidR="00573D3D" w:rsidRPr="007C437A">
          <w:t xml:space="preserve"> but </w:t>
        </w:r>
      </w:ins>
      <w:ins w:id="3263" w:author="Arthur Parmentier" w:date="2020-06-05T17:34:00Z">
        <w:r w:rsidR="00573D3D" w:rsidRPr="007C437A">
          <w:t xml:space="preserve">my interpretation is that they </w:t>
        </w:r>
      </w:ins>
      <w:ins w:id="3264" w:author="Arthur Parmentier" w:date="2020-06-05T17:29:00Z">
        <w:r w:rsidR="00573D3D" w:rsidRPr="007C437A">
          <w:t xml:space="preserve">rather </w:t>
        </w:r>
      </w:ins>
      <w:ins w:id="3265" w:author="Arthur Parmentier" w:date="2020-06-05T17:34:00Z">
        <w:r w:rsidR="00573D3D" w:rsidRPr="007C437A">
          <w:t>represent</w:t>
        </w:r>
      </w:ins>
      <w:ins w:id="3266" w:author="Arthur Parmentier" w:date="2020-06-05T17:30:00Z">
        <w:r w:rsidR="00573D3D" w:rsidRPr="007C437A">
          <w:t xml:space="preserve"> Walter’s interpretation of their </w:t>
        </w:r>
      </w:ins>
      <w:ins w:id="3267" w:author="Arthur Parmentier" w:date="2020-06-06T19:09:00Z">
        <w:r w:rsidR="005D20E2" w:rsidRPr="007C437A">
          <w:t>role</w:t>
        </w:r>
      </w:ins>
      <w:ins w:id="3268" w:author="Arthur Parmentier" w:date="2020-06-05T17:30:00Z">
        <w:r w:rsidR="00573D3D" w:rsidRPr="007C437A">
          <w:t xml:space="preserve"> in the sentence</w:t>
        </w:r>
      </w:ins>
      <w:ins w:id="3269" w:author="Arthur Parmentier" w:date="2020-06-06T19:10:00Z">
        <w:r w:rsidR="005D20E2" w:rsidRPr="007C437A">
          <w:t>, from the point of view of the composer rather than the linguist</w:t>
        </w:r>
      </w:ins>
      <w:ins w:id="3270" w:author="Arthur Parmentier" w:date="2020-06-05T17:30:00Z">
        <w:r w:rsidR="00573D3D" w:rsidRPr="007C437A">
          <w:t>.</w:t>
        </w:r>
      </w:ins>
    </w:p>
    <w:p w:rsidR="005C7C74" w:rsidRDefault="00573D3D">
      <w:pPr>
        <w:pStyle w:val="Paragraphedeliste"/>
        <w:numPr>
          <w:ilvl w:val="0"/>
          <w:numId w:val="11"/>
        </w:numPr>
        <w:rPr>
          <w:ins w:id="3271" w:author="Arthur Parmentier" w:date="2020-06-07T22:47:00Z"/>
        </w:rPr>
      </w:pPr>
      <w:ins w:id="3272" w:author="Arthur Parmentier" w:date="2020-06-05T17:35:00Z">
        <w:r w:rsidRPr="007C437A">
          <w:t>There are some ambiguities with the “Pa</w:t>
        </w:r>
      </w:ins>
      <w:ins w:id="3273" w:author="Arthur Parmentier" w:date="2020-06-05T17:36:00Z">
        <w:r w:rsidRPr="007C437A">
          <w:t>lettes”</w:t>
        </w:r>
      </w:ins>
      <w:ins w:id="3274" w:author="Arthur Parmentier" w:date="2020-06-07T22:48:00Z">
        <w:r w:rsidR="005C7C74">
          <w:t xml:space="preserve"> and “Modes”</w:t>
        </w:r>
      </w:ins>
      <w:ins w:id="3275" w:author="Arthur Parmentier" w:date="2020-06-05T17:36:00Z">
        <w:r w:rsidRPr="007C437A">
          <w:t xml:space="preserve"> categor</w:t>
        </w:r>
      </w:ins>
      <w:ins w:id="3276" w:author="Arthur Parmentier" w:date="2020-06-07T22:48:00Z">
        <w:r w:rsidR="005C7C74">
          <w:t>ies</w:t>
        </w:r>
      </w:ins>
      <w:ins w:id="3277" w:author="Arthur Parmentier" w:date="2020-06-05T17:36:00Z">
        <w:r w:rsidRPr="007C437A">
          <w:t xml:space="preserve">, that </w:t>
        </w:r>
      </w:ins>
      <w:ins w:id="3278" w:author="Arthur Parmentier" w:date="2020-06-07T22:49:00Z">
        <w:r w:rsidR="005C7C74">
          <w:t xml:space="preserve">are </w:t>
        </w:r>
      </w:ins>
      <w:ins w:id="3279" w:author="Arthur Parmentier" w:date="2020-06-05T17:36:00Z">
        <w:r w:rsidRPr="007C437A">
          <w:t>said to also contain signs o</w:t>
        </w:r>
      </w:ins>
      <w:ins w:id="3280" w:author="Arthur Parmentier" w:date="2020-06-05T17:37:00Z">
        <w:r w:rsidRPr="007C437A">
          <w:t xml:space="preserve">f </w:t>
        </w:r>
      </w:ins>
      <w:ins w:id="3281" w:author="Arthur Parmentier" w:date="2020-06-05T17:36:00Z">
        <w:r w:rsidRPr="007C437A">
          <w:t>the category “Content”, although this division is at the same level.</w:t>
        </w:r>
      </w:ins>
      <w:ins w:id="3282" w:author="Arthur Parmentier" w:date="2020-06-05T17:37:00Z">
        <w:r w:rsidRPr="007C437A">
          <w:t xml:space="preserve"> </w:t>
        </w:r>
      </w:ins>
    </w:p>
    <w:p w:rsidR="005C7C74" w:rsidRDefault="00ED0716">
      <w:pPr>
        <w:pStyle w:val="Paragraphedeliste"/>
        <w:numPr>
          <w:ilvl w:val="0"/>
          <w:numId w:val="11"/>
        </w:numPr>
        <w:rPr>
          <w:ins w:id="3283" w:author="Arthur Parmentier" w:date="2020-06-07T22:49:00Z"/>
        </w:rPr>
      </w:pPr>
      <w:ins w:id="3284" w:author="Arthur Parmentier" w:date="2020-06-07T22:49:00Z">
        <w:r>
          <w:t>On one hand, t</w:t>
        </w:r>
      </w:ins>
      <w:ins w:id="3285" w:author="Arthur Parmentier" w:date="2020-06-05T17:46:00Z">
        <w:r w:rsidR="005441BE" w:rsidRPr="007C437A">
          <w:t xml:space="preserve">he “Who, What, How, When” categories can be seen as the </w:t>
        </w:r>
      </w:ins>
      <w:ins w:id="3286" w:author="Arthur Parmentier" w:date="2020-06-05T17:47:00Z">
        <w:r w:rsidR="005441BE" w:rsidRPr="007C437A">
          <w:t>analogies</w:t>
        </w:r>
      </w:ins>
      <w:ins w:id="3287" w:author="Arthur Parmentier" w:date="2020-06-05T17:46:00Z">
        <w:r w:rsidR="005441BE" w:rsidRPr="007C437A">
          <w:t xml:space="preserve"> of </w:t>
        </w:r>
      </w:ins>
      <w:ins w:id="3288" w:author="Arthur Parmentier" w:date="2020-06-07T22:42:00Z">
        <w:r w:rsidR="0080218A">
          <w:t>subject, verb</w:t>
        </w:r>
      </w:ins>
      <w:ins w:id="3289" w:author="Arthur Parmentier" w:date="2020-06-07T22:43:00Z">
        <w:r w:rsidR="00523A85">
          <w:t>, direct object</w:t>
        </w:r>
      </w:ins>
      <w:ins w:id="3290" w:author="Arthur Parmentier" w:date="2020-06-07T22:42:00Z">
        <w:r w:rsidR="0080218A">
          <w:t xml:space="preserve"> </w:t>
        </w:r>
      </w:ins>
      <w:ins w:id="3291" w:author="Arthur Parmentier" w:date="2020-06-05T17:47:00Z">
        <w:r w:rsidR="005441BE" w:rsidRPr="007C437A">
          <w:t xml:space="preserve">and other </w:t>
        </w:r>
      </w:ins>
      <w:ins w:id="3292" w:author="Arthur Parmentier" w:date="2020-06-05T19:22:00Z">
        <w:r w:rsidR="000E299B" w:rsidRPr="007C437A">
          <w:t>syntactic</w:t>
        </w:r>
      </w:ins>
      <w:ins w:id="3293" w:author="Arthur Parmentier" w:date="2020-06-05T17:47:00Z">
        <w:r w:rsidR="005441BE" w:rsidRPr="007C437A">
          <w:t xml:space="preserve"> </w:t>
        </w:r>
      </w:ins>
      <w:ins w:id="3294" w:author="Arthur Parmentier" w:date="2020-06-07T22:42:00Z">
        <w:r w:rsidR="0080218A">
          <w:t>functions</w:t>
        </w:r>
      </w:ins>
      <w:ins w:id="3295" w:author="Arthur Parmentier" w:date="2020-06-05T17:47:00Z">
        <w:r w:rsidR="005441BE" w:rsidRPr="007C437A">
          <w:t xml:space="preserve"> in written or oral languages we are familiar with.</w:t>
        </w:r>
      </w:ins>
      <w:ins w:id="3296" w:author="Arthur Parmentier" w:date="2020-06-07T22:47:00Z">
        <w:r w:rsidR="00603BF3">
          <w:t xml:space="preserve"> Moreover, these functions have a specific order that cannot be changed.</w:t>
        </w:r>
      </w:ins>
    </w:p>
    <w:p w:rsidR="00ED0716" w:rsidRDefault="00ED0716">
      <w:pPr>
        <w:pStyle w:val="Paragraphedeliste"/>
        <w:numPr>
          <w:ilvl w:val="0"/>
          <w:numId w:val="11"/>
        </w:numPr>
        <w:rPr>
          <w:ins w:id="3297" w:author="Arthur Parmentier" w:date="2020-06-07T22:47:00Z"/>
        </w:rPr>
      </w:pPr>
      <w:ins w:id="3298" w:author="Arthur Parmentier" w:date="2020-06-07T22:49:00Z">
        <w:r>
          <w:t xml:space="preserve">On the other hand, </w:t>
        </w:r>
      </w:ins>
      <w:ins w:id="3299" w:author="Arthur Parmentier" w:date="2020-06-07T22:51:00Z">
        <w:r>
          <w:t xml:space="preserve">the “Identifiers, Content, Modifier, Go gestures”, </w:t>
        </w:r>
      </w:ins>
      <w:ins w:id="3300" w:author="Arthur Parmentier" w:date="2020-06-07T22:52:00Z">
        <w:r w:rsidR="005D0DE2">
          <w:t>etc.</w:t>
        </w:r>
      </w:ins>
      <w:ins w:id="3301" w:author="Arthur Parmentier" w:date="2020-06-07T22:51:00Z">
        <w:r>
          <w:t xml:space="preserve"> seem to correspond to </w:t>
        </w:r>
      </w:ins>
      <w:ins w:id="3302" w:author="Arthur Parmentier" w:date="2020-06-07T22:53:00Z">
        <w:r w:rsidR="00D47C89">
          <w:t>syntactic</w:t>
        </w:r>
      </w:ins>
      <w:ins w:id="3303" w:author="Arthur Parmentier" w:date="2020-06-07T22:52:00Z">
        <w:r>
          <w:t xml:space="preserve"> labels</w:t>
        </w:r>
      </w:ins>
      <w:ins w:id="3304" w:author="Arthur Parmentier" w:date="2020-06-07T22:53:00Z">
        <w:r w:rsidR="00D47C89">
          <w:t xml:space="preserve"> (</w:t>
        </w:r>
      </w:ins>
      <w:ins w:id="3305" w:author="Arthur Parmentier" w:date="2020-06-07T22:54:00Z">
        <w:r w:rsidR="00D47C89">
          <w:t>also called syntactic tags)</w:t>
        </w:r>
      </w:ins>
      <w:ins w:id="3306" w:author="Arthur Parmentier" w:date="2020-06-07T22:52:00Z">
        <w:r>
          <w:t xml:space="preserve"> of the signs in SP.</w:t>
        </w:r>
      </w:ins>
    </w:p>
    <w:p w:rsidR="00BF0C35" w:rsidRPr="007C437A" w:rsidRDefault="00CC430C">
      <w:pPr>
        <w:pStyle w:val="Paragraphedeliste"/>
        <w:numPr>
          <w:ilvl w:val="0"/>
          <w:numId w:val="11"/>
        </w:numPr>
        <w:rPr>
          <w:ins w:id="3307" w:author="Arthur Parmentier" w:date="2020-06-05T18:02:00Z"/>
        </w:rPr>
        <w:pPrChange w:id="3308" w:author="Arthur Parmentier" w:date="2020-06-10T16:26:00Z">
          <w:pPr/>
        </w:pPrChange>
      </w:pPr>
      <w:ins w:id="3309" w:author="Arthur Parmentier" w:date="2020-06-05T18:02:00Z">
        <w:r w:rsidRPr="007C437A">
          <w:t xml:space="preserve">It is in these </w:t>
        </w:r>
      </w:ins>
      <w:ins w:id="3310" w:author="Arthur Parmentier" w:date="2020-06-07T22:43:00Z">
        <w:r w:rsidR="00523A85">
          <w:t>functional categories</w:t>
        </w:r>
      </w:ins>
      <w:ins w:id="3311" w:author="Arthur Parmentier" w:date="2020-06-05T18:02:00Z">
        <w:r w:rsidRPr="007C437A">
          <w:t xml:space="preserve"> that </w:t>
        </w:r>
      </w:ins>
      <w:ins w:id="3312" w:author="Arthur Parmentier" w:date="2020-06-07T22:43:00Z">
        <w:r w:rsidR="00523A85">
          <w:t>signs</w:t>
        </w:r>
      </w:ins>
      <w:ins w:id="3313" w:author="Arthur Parmentier" w:date="2020-06-05T18:02:00Z">
        <w:r w:rsidRPr="007C437A">
          <w:t xml:space="preserve"> are also </w:t>
        </w:r>
      </w:ins>
      <w:ins w:id="3314" w:author="Arthur Parmentier" w:date="2020-06-07T22:43:00Z">
        <w:r w:rsidR="00523A85">
          <w:t>descr</w:t>
        </w:r>
      </w:ins>
      <w:ins w:id="3315" w:author="Arthur Parmentier" w:date="2020-06-07T22:44:00Z">
        <w:r w:rsidR="00523A85">
          <w:t>ibed</w:t>
        </w:r>
      </w:ins>
      <w:ins w:id="3316" w:author="Arthur Parmentier" w:date="2020-06-05T18:02:00Z">
        <w:r w:rsidRPr="007C437A">
          <w:t xml:space="preserve"> in Walter’s SP workbooks</w:t>
        </w:r>
      </w:ins>
      <w:ins w:id="3317" w:author="Arthur Parmentier" w:date="2020-06-06T19:11:00Z">
        <w:r w:rsidR="00DD6F1F" w:rsidRPr="007C437A">
          <w:t xml:space="preserve"> 1 and 2</w:t>
        </w:r>
      </w:ins>
      <w:ins w:id="3318" w:author="Arthur Parmentier" w:date="2020-06-05T18:02:00Z">
        <w:r w:rsidRPr="007C437A">
          <w:t>.</w:t>
        </w:r>
      </w:ins>
    </w:p>
    <w:p w:rsidR="00CC430C" w:rsidRPr="007C437A" w:rsidRDefault="00CC430C">
      <w:pPr>
        <w:rPr>
          <w:ins w:id="3319" w:author="Arthur Parmentier" w:date="2020-06-05T17:23:00Z"/>
        </w:rPr>
      </w:pPr>
      <w:ins w:id="3320" w:author="Arthur Parmentier" w:date="2020-06-05T18:04:00Z">
        <w:r w:rsidRPr="007C437A">
          <w:rPr>
            <w:noProof/>
            <w:rPrChange w:id="3321" w:author="Arthur Parmentier" w:date="2020-06-07T15:27:00Z">
              <w:rPr>
                <w:noProof/>
              </w:rPr>
            </w:rPrChange>
          </w:rPr>
          <w:lastRenderedPageBreak/>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pPr>
        <w:rPr>
          <w:ins w:id="3322" w:author="Arthur Parmentier" w:date="2020-06-05T17:23:00Z"/>
        </w:rPr>
      </w:pPr>
      <w:ins w:id="3323" w:author="Arthur Parmentier" w:date="2020-06-05T18:07:00Z">
        <w:r w:rsidRPr="007C437A">
          <w:rPr>
            <w:noProof/>
            <w:rPrChange w:id="3324"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3325"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3326"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3327"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3328"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pPr>
        <w:rPr>
          <w:ins w:id="3329" w:author="Arthur Parmentier" w:date="2020-06-05T18:14:00Z"/>
        </w:rPr>
      </w:pPr>
      <w:ins w:id="3330" w:author="Arthur Parmentier" w:date="2020-06-05T18:12:00Z">
        <w:r w:rsidRPr="007C437A">
          <w:t>Although</w:t>
        </w:r>
      </w:ins>
      <w:ins w:id="3331" w:author="Arthur Parmentier" w:date="2020-06-05T18:09:00Z">
        <w:r w:rsidR="00CC430C" w:rsidRPr="007C437A">
          <w:t xml:space="preserve"> in the WB1, the signs are only classified by “syntax”</w:t>
        </w:r>
      </w:ins>
      <w:ins w:id="3332" w:author="Arthur Parmentier" w:date="2020-06-05T18:10:00Z">
        <w:r w:rsidR="00CC430C" w:rsidRPr="007C437A">
          <w:t xml:space="preserve"> (Who, What, How, When)</w:t>
        </w:r>
      </w:ins>
      <w:ins w:id="3333" w:author="Arthur Parmentier" w:date="2020-06-05T18:09:00Z">
        <w:r w:rsidR="00CC430C" w:rsidRPr="007C437A">
          <w:t xml:space="preserve"> and “category” (function signals </w:t>
        </w:r>
      </w:ins>
      <w:ins w:id="3334" w:author="Arthur Parmentier" w:date="2020-06-05T18:10:00Z">
        <w:r w:rsidR="00CC430C" w:rsidRPr="007C437A">
          <w:t>or sculpting gestures), in WB2</w:t>
        </w:r>
      </w:ins>
      <w:ins w:id="3335" w:author="Arthur Parmentier" w:date="2020-06-05T18:11:00Z">
        <w:r w:rsidR="00CC430C" w:rsidRPr="007C437A">
          <w:t xml:space="preserve"> the “subcategories”</w:t>
        </w:r>
      </w:ins>
      <w:ins w:id="3336" w:author="Arthur Parmentier" w:date="2020-06-07T22:55:00Z">
        <w:r w:rsidR="00C1087F">
          <w:t xml:space="preserve"> (</w:t>
        </w:r>
        <w:r w:rsidR="00C1087F" w:rsidRPr="007C437A">
          <w:t>Identifier, Content, Modifier, Go gesture</w:t>
        </w:r>
        <w:r w:rsidR="00C1087F">
          <w:t>)</w:t>
        </w:r>
      </w:ins>
      <w:ins w:id="3337" w:author="Arthur Parmentier" w:date="2020-06-05T18:11:00Z">
        <w:r w:rsidR="00CC430C" w:rsidRPr="007C437A">
          <w:t xml:space="preserve"> are introduced.</w:t>
        </w:r>
      </w:ins>
      <w:ins w:id="3338" w:author="Arthur Parmentier" w:date="2020-06-05T18:12:00Z">
        <w:r w:rsidRPr="007C437A">
          <w:t xml:space="preserve"> </w:t>
        </w:r>
      </w:ins>
      <w:ins w:id="3339" w:author="Arthur Parmentier" w:date="2020-06-07T22:54:00Z">
        <w:r w:rsidR="00C1087F">
          <w:br/>
        </w:r>
      </w:ins>
      <w:ins w:id="3340" w:author="Arthur Parmentier" w:date="2020-06-05T18:12:00Z">
        <w:r w:rsidRPr="007C437A">
          <w:t xml:space="preserve">From the reading of the “structure of Soundpainting” and our initial remarks, we could conclude that there is an exact </w:t>
        </w:r>
      </w:ins>
      <w:ins w:id="3341" w:author="Arthur Parmentier" w:date="2020-06-05T18:13:00Z">
        <w:r w:rsidRPr="007C437A">
          <w:t>mapping between the synta</w:t>
        </w:r>
      </w:ins>
      <w:ins w:id="3342" w:author="Arthur Parmentier" w:date="2020-06-07T22:54:00Z">
        <w:r w:rsidR="00C1087F">
          <w:t xml:space="preserve">ctic functions </w:t>
        </w:r>
      </w:ins>
      <w:ins w:id="3343" w:author="Arthur Parmentier" w:date="2020-06-05T18:13:00Z">
        <w:r w:rsidRPr="007C437A">
          <w:t xml:space="preserve">Who, What, How, When and the </w:t>
        </w:r>
      </w:ins>
      <w:ins w:id="3344" w:author="Arthur Parmentier" w:date="2020-06-07T22:55:00Z">
        <w:r w:rsidR="00C1087F">
          <w:t xml:space="preserve">syntactic labels </w:t>
        </w:r>
      </w:ins>
      <w:ins w:id="3345" w:author="Arthur Parmentier" w:date="2020-06-05T18:13:00Z">
        <w:r w:rsidRPr="007C437A">
          <w:t xml:space="preserve">“Identifier, Content, Modifier, Go gesture”. However, we observer examples </w:t>
        </w:r>
      </w:ins>
      <w:ins w:id="3346" w:author="Arthur Parmentier" w:date="2020-06-05T18:14:00Z">
        <w:r w:rsidRPr="007C437A">
          <w:t xml:space="preserve">in the WB2 that contradicts this </w:t>
        </w:r>
      </w:ins>
      <w:ins w:id="3347" w:author="Arthur Parmentier" w:date="2020-06-06T19:13:00Z">
        <w:r w:rsidR="00257B38" w:rsidRPr="007C437A">
          <w:t>hypothesis</w:t>
        </w:r>
      </w:ins>
      <w:ins w:id="3348" w:author="Arthur Parmentier" w:date="2020-06-05T18:14:00Z">
        <w:r w:rsidRPr="007C437A">
          <w:t>.</w:t>
        </w:r>
      </w:ins>
    </w:p>
    <w:p w:rsidR="00C04C33" w:rsidRPr="007C437A" w:rsidRDefault="00C04C33">
      <w:pPr>
        <w:rPr>
          <w:ins w:id="3349" w:author="Arthur Parmentier" w:date="2020-06-05T18:08:00Z"/>
        </w:rPr>
      </w:pPr>
      <w:ins w:id="3350" w:author="Arthur Parmentier" w:date="2020-06-05T18:15:00Z">
        <w:r w:rsidRPr="007C437A">
          <w:rPr>
            <w:noProof/>
            <w:rPrChange w:id="3351"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3352"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3353"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3354"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pPr>
        <w:rPr>
          <w:ins w:id="3355" w:author="Arthur Parmentier" w:date="2020-06-05T18:19:00Z"/>
        </w:rPr>
      </w:pPr>
      <w:ins w:id="3356" w:author="Arthur Parmentier" w:date="2020-06-05T18:16:00Z">
        <w:r w:rsidRPr="007C437A">
          <w:t xml:space="preserve">In those examples, additional </w:t>
        </w:r>
      </w:ins>
      <w:ins w:id="3357" w:author="Arthur Parmentier" w:date="2020-06-07T22:55:00Z">
        <w:r w:rsidR="00CC2C90">
          <w:t>“</w:t>
        </w:r>
      </w:ins>
      <w:ins w:id="3358" w:author="Arthur Parmentier" w:date="2020-06-05T18:16:00Z">
        <w:r w:rsidRPr="007C437A">
          <w:t>syntax</w:t>
        </w:r>
      </w:ins>
      <w:ins w:id="3359" w:author="Arthur Parmentier" w:date="2020-06-07T22:55:00Z">
        <w:r w:rsidR="00CC2C90">
          <w:t>”</w:t>
        </w:r>
      </w:ins>
      <w:ins w:id="3360" w:author="Arthur Parmentier" w:date="2020-06-05T18:16:00Z">
        <w:r w:rsidRPr="007C437A">
          <w:t xml:space="preserve"> categories are mentioned in parenthesis and we observe signs of the </w:t>
        </w:r>
      </w:ins>
      <w:ins w:id="3361" w:author="Arthur Parmentier" w:date="2020-06-07T22:56:00Z">
        <w:r w:rsidR="00CC2C90">
          <w:t>label</w:t>
        </w:r>
      </w:ins>
      <w:ins w:id="3362" w:author="Arthur Parmentier" w:date="2020-06-05T18:17:00Z">
        <w:r w:rsidRPr="007C437A">
          <w:t xml:space="preserve"> “Content” that are classified as part of the “How” </w:t>
        </w:r>
      </w:ins>
      <w:ins w:id="3363" w:author="Arthur Parmentier" w:date="2020-06-07T22:56:00Z">
        <w:r w:rsidR="00CC2C90">
          <w:t>syntactic function</w:t>
        </w:r>
      </w:ins>
      <w:ins w:id="3364" w:author="Arthur Parmentier" w:date="2020-06-05T18:17:00Z">
        <w:r w:rsidRPr="007C437A">
          <w:t xml:space="preserve">, or “Modifiers” that </w:t>
        </w:r>
      </w:ins>
      <w:ins w:id="3365" w:author="Arthur Parmentier" w:date="2020-06-07T22:56:00Z">
        <w:r w:rsidR="00CC2C90">
          <w:t>classified as</w:t>
        </w:r>
      </w:ins>
      <w:ins w:id="3366" w:author="Arthur Parmentier" w:date="2020-06-05T18:17:00Z">
        <w:r w:rsidRPr="007C437A">
          <w:t xml:space="preserve"> “What” </w:t>
        </w:r>
      </w:ins>
      <w:ins w:id="3367" w:author="Arthur Parmentier" w:date="2020-06-07T22:56:00Z">
        <w:r w:rsidR="00CC2C90">
          <w:t>or</w:t>
        </w:r>
      </w:ins>
      <w:ins w:id="3368" w:author="Arthur Parmentier" w:date="2020-06-05T18:17:00Z">
        <w:r w:rsidRPr="007C437A">
          <w:t xml:space="preserve"> “</w:t>
        </w:r>
      </w:ins>
      <w:ins w:id="3369" w:author="Arthur Parmentier" w:date="2020-06-05T18:18:00Z">
        <w:r w:rsidRPr="007C437A">
          <w:t xml:space="preserve">Who”. Similarly, other signs are indicated as sharing the </w:t>
        </w:r>
      </w:ins>
      <w:ins w:id="3370" w:author="Arthur Parmentier" w:date="2020-06-07T22:57:00Z">
        <w:r w:rsidR="00CC2C90">
          <w:t>functions</w:t>
        </w:r>
      </w:ins>
      <w:ins w:id="3371" w:author="Arthur Parmentier" w:date="2020-06-05T18:18:00Z">
        <w:r w:rsidRPr="007C437A">
          <w:t xml:space="preserve"> What and How, What and Who… and</w:t>
        </w:r>
      </w:ins>
      <w:ins w:id="3372" w:author="Arthur Parmentier" w:date="2020-06-05T18:19:00Z">
        <w:r w:rsidRPr="007C437A">
          <w:t xml:space="preserve"> some Modifiers are </w:t>
        </w:r>
      </w:ins>
      <w:ins w:id="3373" w:author="Arthur Parmentier" w:date="2020-06-07T22:57:00Z">
        <w:r w:rsidR="00CC2C90">
          <w:t>classified as</w:t>
        </w:r>
      </w:ins>
      <w:ins w:id="3374" w:author="Arthur Parmentier" w:date="2020-06-05T18:19:00Z">
        <w:r w:rsidRPr="007C437A">
          <w:t xml:space="preserve"> “When”.</w:t>
        </w:r>
      </w:ins>
      <w:ins w:id="3375" w:author="Arthur Parmentier" w:date="2020-06-08T00:02:00Z">
        <w:r w:rsidR="00CD6D2E">
          <w:t xml:space="preserve"> A pri</w:t>
        </w:r>
      </w:ins>
      <w:ins w:id="3376" w:author="Arthur Parmentier" w:date="2020-06-08T00:03:00Z">
        <w:r w:rsidR="00CD6D2E">
          <w:t>ori, these could be interpreted as inconsistencies in Thompson’s analysis of the SP grammar.</w:t>
        </w:r>
      </w:ins>
    </w:p>
    <w:p w:rsidR="00752860" w:rsidRPr="007C437A" w:rsidRDefault="00CD6D2E">
      <w:pPr>
        <w:rPr>
          <w:ins w:id="3377" w:author="Arthur Parmentier" w:date="2020-06-05T18:22:00Z"/>
        </w:rPr>
      </w:pPr>
      <w:ins w:id="3378" w:author="Arthur Parmentier" w:date="2020-06-08T00:04:00Z">
        <w:r>
          <w:t xml:space="preserve">My interpretation of his analysis of the SP grammar is the </w:t>
        </w:r>
        <w:r w:rsidR="00857472">
          <w:t>following</w:t>
        </w:r>
      </w:ins>
      <w:ins w:id="3379" w:author="Arthur Parmentier" w:date="2020-06-05T18:22:00Z">
        <w:r w:rsidR="00752860" w:rsidRPr="007C437A">
          <w:t>:</w:t>
        </w:r>
      </w:ins>
    </w:p>
    <w:p w:rsidR="00857472" w:rsidRDefault="00752860">
      <w:pPr>
        <w:pStyle w:val="Paragraphedeliste"/>
        <w:numPr>
          <w:ilvl w:val="0"/>
          <w:numId w:val="11"/>
        </w:numPr>
        <w:rPr>
          <w:ins w:id="3380" w:author="Arthur Parmentier" w:date="2020-06-08T00:10:00Z"/>
        </w:rPr>
      </w:pPr>
      <w:ins w:id="3381" w:author="Arthur Parmentier" w:date="2020-06-05T18:22:00Z">
        <w:r w:rsidRPr="007C437A">
          <w:lastRenderedPageBreak/>
          <w:t>First, I think that</w:t>
        </w:r>
      </w:ins>
      <w:ins w:id="3382" w:author="Arthur Parmentier" w:date="2020-06-05T18:19:00Z">
        <w:r w:rsidR="00C04C33" w:rsidRPr="007C437A">
          <w:t xml:space="preserve"> there </w:t>
        </w:r>
      </w:ins>
      <w:ins w:id="3383" w:author="Arthur Parmentier" w:date="2020-06-05T18:20:00Z">
        <w:r w:rsidR="00C04C33" w:rsidRPr="007C437A">
          <w:t xml:space="preserve">is a confusion between the </w:t>
        </w:r>
      </w:ins>
      <w:ins w:id="3384" w:author="Arthur Parmentier" w:date="2020-06-08T00:05:00Z">
        <w:r w:rsidR="00857472">
          <w:t xml:space="preserve">notions of </w:t>
        </w:r>
      </w:ins>
      <w:ins w:id="3385" w:author="Arthur Parmentier" w:date="2020-06-08T00:34:00Z">
        <w:r w:rsidR="006B356D">
          <w:t>lexical categor</w:t>
        </w:r>
      </w:ins>
      <w:ins w:id="3386" w:author="Arthur Parmentier" w:date="2020-06-08T00:35:00Z">
        <w:r w:rsidR="006B356D">
          <w:t>ie</w:t>
        </w:r>
      </w:ins>
      <w:ins w:id="3387" w:author="Arthur Parmentier" w:date="2020-06-08T00:05:00Z">
        <w:r w:rsidR="00857472">
          <w:t xml:space="preserve">s, </w:t>
        </w:r>
      </w:ins>
      <w:ins w:id="3388" w:author="Arthur Parmentier" w:date="2020-06-08T00:35:00Z">
        <w:r w:rsidR="00E71AB6">
          <w:t xml:space="preserve">syntactic </w:t>
        </w:r>
      </w:ins>
      <w:ins w:id="3389" w:author="Arthur Parmentier" w:date="2020-06-07T22:24:00Z">
        <w:r w:rsidR="00EF5C44">
          <w:t>structure</w:t>
        </w:r>
      </w:ins>
      <w:ins w:id="3390" w:author="Arthur Parmentier" w:date="2020-06-08T00:05:00Z">
        <w:r w:rsidR="00857472">
          <w:t>s and functions in his a</w:t>
        </w:r>
      </w:ins>
      <w:ins w:id="3391" w:author="Arthur Parmentier" w:date="2020-06-08T00:06:00Z">
        <w:r w:rsidR="00857472">
          <w:t xml:space="preserve">nalysis. It is suggested in his definition of the SP structure that </w:t>
        </w:r>
      </w:ins>
      <w:ins w:id="3392" w:author="Arthur Parmentier" w:date="2020-06-08T00:07:00Z">
        <w:r w:rsidR="00857472">
          <w:t xml:space="preserve">to each </w:t>
        </w:r>
      </w:ins>
      <w:ins w:id="3393" w:author="Arthur Parmentier" w:date="2020-06-08T00:34:00Z">
        <w:r w:rsidR="006B356D">
          <w:t>lexical category</w:t>
        </w:r>
      </w:ins>
      <w:ins w:id="3394" w:author="Arthur Parmentier" w:date="2020-06-08T00:07:00Z">
        <w:r w:rsidR="00857472">
          <w:t xml:space="preserve"> (Identifier, Content, Modifier, Go gesture…) corresponds a single grammatical </w:t>
        </w:r>
      </w:ins>
      <w:ins w:id="3395" w:author="Arthur Parmentier" w:date="2020-06-08T00:08:00Z">
        <w:r w:rsidR="00857472">
          <w:t>function (Who, What, How, When)</w:t>
        </w:r>
      </w:ins>
      <w:ins w:id="3396" w:author="Arthur Parmentier" w:date="2020-06-08T00:09:00Z">
        <w:r w:rsidR="00857472">
          <w:t xml:space="preserve">, while in his WB 2, he shows </w:t>
        </w:r>
      </w:ins>
      <w:ins w:id="3397" w:author="Arthur Parmentier" w:date="2020-06-08T00:35:00Z">
        <w:r w:rsidR="004D5BD4">
          <w:t>it</w:t>
        </w:r>
      </w:ins>
      <w:ins w:id="3398" w:author="Arthur Parmentier" w:date="2020-06-08T00:09:00Z">
        <w:r w:rsidR="00857472">
          <w:t xml:space="preserve"> can correspond</w:t>
        </w:r>
      </w:ins>
      <w:ins w:id="3399" w:author="Arthur Parmentier" w:date="2020-06-08T00:35:00Z">
        <w:r w:rsidR="009D140B">
          <w:t xml:space="preserve"> to</w:t>
        </w:r>
      </w:ins>
      <w:ins w:id="3400" w:author="Arthur Parmentier" w:date="2020-06-08T00:09:00Z">
        <w:r w:rsidR="00857472">
          <w:t xml:space="preserve"> several functions. He does however not detail how a </w:t>
        </w:r>
      </w:ins>
      <w:ins w:id="3401" w:author="Arthur Parmentier" w:date="2020-06-08T00:36:00Z">
        <w:r w:rsidR="00B41BD3">
          <w:t>lexical category</w:t>
        </w:r>
      </w:ins>
      <w:ins w:id="3402" w:author="Arthur Parmentier" w:date="2020-06-08T00:09:00Z">
        <w:r w:rsidR="00857472">
          <w:t xml:space="preserve"> performs a specific function, or </w:t>
        </w:r>
      </w:ins>
      <w:ins w:id="3403" w:author="Arthur Parmentier" w:date="2020-06-08T00:10:00Z">
        <w:r w:rsidR="00857472">
          <w:t>in which structures it can change from its “main function” to its “alternative” ones.</w:t>
        </w:r>
      </w:ins>
    </w:p>
    <w:p w:rsidR="00857472" w:rsidRDefault="00857472">
      <w:pPr>
        <w:pStyle w:val="Paragraphedeliste"/>
        <w:numPr>
          <w:ilvl w:val="0"/>
          <w:numId w:val="11"/>
        </w:numPr>
        <w:rPr>
          <w:ins w:id="3404" w:author="Arthur Parmentier" w:date="2020-06-08T00:12:00Z"/>
        </w:rPr>
      </w:pPr>
      <w:ins w:id="3405" w:author="Arthur Parmentier" w:date="2020-06-08T00:11:00Z">
        <w:r>
          <w:t xml:space="preserve">Then, I think that additional confusion is brought by the naming of his categories for the </w:t>
        </w:r>
      </w:ins>
      <w:ins w:id="3406" w:author="Arthur Parmentier" w:date="2020-06-08T00:12:00Z">
        <w:r>
          <w:t xml:space="preserve">signs: </w:t>
        </w:r>
      </w:ins>
      <w:ins w:id="3407" w:author="Arthur Parmentier" w:date="2020-06-08T00:11:00Z">
        <w:r>
          <w:t xml:space="preserve">“category”, “subcategory”, “syntax”. </w:t>
        </w:r>
      </w:ins>
      <w:ins w:id="3408" w:author="Arthur Parmentier" w:date="2020-06-08T00:12:00Z">
        <w:r>
          <w:t>I think he misses two important things:</w:t>
        </w:r>
      </w:ins>
    </w:p>
    <w:p w:rsidR="00857472" w:rsidRDefault="00BE0944">
      <w:pPr>
        <w:pStyle w:val="Paragraphedeliste"/>
        <w:numPr>
          <w:ilvl w:val="1"/>
          <w:numId w:val="11"/>
        </w:numPr>
        <w:rPr>
          <w:ins w:id="3409" w:author="Arthur Parmentier" w:date="2020-06-08T00:13:00Z"/>
        </w:rPr>
      </w:pPr>
      <w:ins w:id="3410" w:author="Arthur Parmentier" w:date="2020-06-08T00:38:00Z">
        <w:r>
          <w:t>What is named “syntax” correspond to the typical syntactic functions that the sign</w:t>
        </w:r>
      </w:ins>
      <w:ins w:id="3411" w:author="Arthur Parmentier" w:date="2020-06-08T00:39:00Z">
        <w:r>
          <w:t xml:space="preserve"> can perform in the clause.</w:t>
        </w:r>
        <w:r w:rsidR="000F22A7">
          <w:t xml:space="preserve"> However, it is different from the syntactic categories themselves</w:t>
        </w:r>
      </w:ins>
      <w:ins w:id="3412" w:author="Arthur Parmentier" w:date="2020-06-08T00:41:00Z">
        <w:r w:rsidR="000F22A7">
          <w:t xml:space="preserve"> (I suggest to name them “Identifier phrase”, “Content phrase”…)</w:t>
        </w:r>
      </w:ins>
      <w:ins w:id="3413" w:author="Arthur Parmentier" w:date="2020-06-08T00:39:00Z">
        <w:r w:rsidR="000F22A7">
          <w:t xml:space="preserve">, among which the lexical category is relevant </w:t>
        </w:r>
      </w:ins>
      <w:ins w:id="3414" w:author="Arthur Parmentier" w:date="2020-06-08T00:40:00Z">
        <w:r w:rsidR="000F22A7">
          <w:t>for a single sign (Identifier, Co</w:t>
        </w:r>
      </w:ins>
      <w:ins w:id="3415" w:author="Arthur Parmentier" w:date="2020-06-08T00:41:00Z">
        <w:r w:rsidR="000F22A7">
          <w:t>ntent…)</w:t>
        </w:r>
        <w:r w:rsidR="0030454A">
          <w:t>.</w:t>
        </w:r>
      </w:ins>
    </w:p>
    <w:p w:rsidR="00C9469B" w:rsidRDefault="00857472">
      <w:pPr>
        <w:pStyle w:val="Paragraphedeliste"/>
        <w:numPr>
          <w:ilvl w:val="1"/>
          <w:numId w:val="11"/>
        </w:numPr>
        <w:rPr>
          <w:ins w:id="3416" w:author="Arthur Parmentier" w:date="2020-06-08T00:17:00Z"/>
        </w:rPr>
      </w:pPr>
      <w:ins w:id="3417" w:author="Arthur Parmentier" w:date="2020-06-08T00:13:00Z">
        <w:r>
          <w:t xml:space="preserve">That </w:t>
        </w:r>
      </w:ins>
      <w:ins w:id="3418" w:author="Arthur Parmentier" w:date="2020-06-08T00:14:00Z">
        <w:r>
          <w:t xml:space="preserve">the “categories” (at the opposite of the “subcategories” and “syntax”) </w:t>
        </w:r>
      </w:ins>
      <w:ins w:id="3419" w:author="Arthur Parmentier" w:date="2020-06-08T00:15:00Z">
        <w:r w:rsidR="00A8465E">
          <w:t xml:space="preserve">may be relevant in artistic terms, in order to think the roles of the signs in the artistic creation (sculpting, function…) but may not be relevant </w:t>
        </w:r>
      </w:ins>
      <w:ins w:id="3420" w:author="Arthur Parmentier" w:date="2020-06-08T00:16:00Z">
        <w:r w:rsidR="00A8465E">
          <w:t>at the syntax level</w:t>
        </w:r>
      </w:ins>
      <w:ins w:id="3421" w:author="Arthur Parmentier" w:date="2020-06-08T00:15:00Z">
        <w:r w:rsidR="00A8465E">
          <w:t>.</w:t>
        </w:r>
      </w:ins>
    </w:p>
    <w:p w:rsidR="00C04C33" w:rsidRPr="007C437A" w:rsidRDefault="00C9469B">
      <w:pPr>
        <w:ind w:left="720"/>
        <w:rPr>
          <w:ins w:id="3422" w:author="Arthur Parmentier" w:date="2020-06-05T18:23:00Z"/>
        </w:rPr>
        <w:pPrChange w:id="3423" w:author="Arthur Parmentier" w:date="2020-06-10T16:26:00Z">
          <w:pPr>
            <w:pStyle w:val="Paragraphedeliste"/>
            <w:numPr>
              <w:numId w:val="11"/>
            </w:numPr>
            <w:ind w:hanging="360"/>
          </w:pPr>
        </w:pPrChange>
      </w:pPr>
      <w:ins w:id="3424" w:author="Arthur Parmentier" w:date="2020-06-08T00:17:00Z">
        <w:r>
          <w:t>If instead, he would rename those categories as “artistic category”, “</w:t>
        </w:r>
      </w:ins>
      <w:ins w:id="3425" w:author="Arthur Parmentier" w:date="2020-06-08T00:34:00Z">
        <w:r w:rsidR="006B356D">
          <w:t>lexical category</w:t>
        </w:r>
      </w:ins>
      <w:ins w:id="3426" w:author="Arthur Parmentier" w:date="2020-06-08T00:17:00Z">
        <w:r>
          <w:t xml:space="preserve">” and “syntactic function”, parts of the </w:t>
        </w:r>
      </w:ins>
      <w:ins w:id="3427" w:author="Arthur Parmentier" w:date="2020-06-08T00:18:00Z">
        <w:r>
          <w:t>ambiguity would be removed.</w:t>
        </w:r>
      </w:ins>
    </w:p>
    <w:p w:rsidR="00DD5382" w:rsidRDefault="00C9469B">
      <w:pPr>
        <w:pStyle w:val="Paragraphedeliste"/>
        <w:numPr>
          <w:ilvl w:val="0"/>
          <w:numId w:val="11"/>
        </w:numPr>
        <w:rPr>
          <w:ins w:id="3428" w:author="Arthur Parmentier" w:date="2020-06-08T00:43:00Z"/>
        </w:rPr>
      </w:pPr>
      <w:ins w:id="3429" w:author="Arthur Parmentier" w:date="2020-06-08T00:21:00Z">
        <w:r>
          <w:t xml:space="preserve">Moreover, </w:t>
        </w:r>
      </w:ins>
      <w:ins w:id="3430" w:author="Arthur Parmentier" w:date="2020-06-05T18:24:00Z">
        <w:r w:rsidR="00752860" w:rsidRPr="007C437A">
          <w:t>I think that this hierarchy of categories has been designed to explain further complexity in the syntax itself, without studying it</w:t>
        </w:r>
      </w:ins>
      <w:ins w:id="3431" w:author="Arthur Parmentier" w:date="2020-06-08T00:42:00Z">
        <w:r w:rsidR="00F82F29">
          <w:t>s</w:t>
        </w:r>
        <w:r w:rsidR="00486495">
          <w:t xml:space="preserve"> deeper</w:t>
        </w:r>
      </w:ins>
      <w:ins w:id="3432" w:author="Arthur Parmentier" w:date="2020-06-05T18:24:00Z">
        <w:r w:rsidR="00752860" w:rsidRPr="007C437A">
          <w:t xml:space="preserve"> mechanisms </w:t>
        </w:r>
      </w:ins>
      <w:ins w:id="3433" w:author="Arthur Parmentier" w:date="2020-06-05T18:25:00Z">
        <w:r w:rsidR="00752860" w:rsidRPr="007C437A">
          <w:t>to derive the relevant synta</w:t>
        </w:r>
      </w:ins>
      <w:ins w:id="3434" w:author="Arthur Parmentier" w:date="2020-06-08T00:43:00Z">
        <w:r w:rsidR="00BB0B55">
          <w:t>ctic</w:t>
        </w:r>
      </w:ins>
      <w:ins w:id="3435" w:author="Arthur Parmentier" w:date="2020-06-05T18:25:00Z">
        <w:r w:rsidR="00752860" w:rsidRPr="007C437A">
          <w:t xml:space="preserve"> categories in SP.</w:t>
        </w:r>
      </w:ins>
      <w:ins w:id="3436" w:author="Arthur Parmentier" w:date="2020-06-05T18:26:00Z">
        <w:r w:rsidR="00C87BEA" w:rsidRPr="007C437A">
          <w:t xml:space="preserve"> In other words, </w:t>
        </w:r>
      </w:ins>
      <w:ins w:id="3437" w:author="Arthur Parmentier" w:date="2020-06-08T00:23:00Z">
        <w:r w:rsidR="00480CA1">
          <w:t>by suggesting the existence of “alternative syntax” categories,</w:t>
        </w:r>
      </w:ins>
      <w:ins w:id="3438" w:author="Arthur Parmentier" w:date="2020-06-08T00:22:00Z">
        <w:r w:rsidR="00480CA1">
          <w:t xml:space="preserve"> Thompson is leaving implicit that</w:t>
        </w:r>
      </w:ins>
      <w:ins w:id="3439" w:author="Arthur Parmentier" w:date="2020-06-08T00:43:00Z">
        <w:r w:rsidR="00DD5382">
          <w:t>:</w:t>
        </w:r>
      </w:ins>
    </w:p>
    <w:p w:rsidR="00DD5382" w:rsidRDefault="00C87BEA">
      <w:pPr>
        <w:pStyle w:val="Paragraphedeliste"/>
        <w:numPr>
          <w:ilvl w:val="1"/>
          <w:numId w:val="11"/>
        </w:numPr>
        <w:rPr>
          <w:ins w:id="3440" w:author="Arthur Parmentier" w:date="2020-06-08T00:43:00Z"/>
        </w:rPr>
      </w:pPr>
      <w:ins w:id="3441" w:author="Arthur Parmentier" w:date="2020-06-05T18:26:00Z">
        <w:r w:rsidRPr="007C437A">
          <w:t xml:space="preserve"> </w:t>
        </w:r>
      </w:ins>
      <w:ins w:id="3442" w:author="Arthur Parmentier" w:date="2020-06-08T00:51:00Z">
        <w:r w:rsidR="00326B6E">
          <w:t>T</w:t>
        </w:r>
      </w:ins>
      <w:ins w:id="3443" w:author="Arthur Parmentier" w:date="2020-06-05T18:26:00Z">
        <w:r w:rsidRPr="007C437A">
          <w:t xml:space="preserve">he syntax of </w:t>
        </w:r>
      </w:ins>
      <w:ins w:id="3444" w:author="Arthur Parmentier" w:date="2020-06-08T00:44:00Z">
        <w:r w:rsidR="00DD5382">
          <w:t>SP has</w:t>
        </w:r>
      </w:ins>
      <w:ins w:id="3445" w:author="Arthur Parmentier" w:date="2020-06-08T00:45:00Z">
        <w:r w:rsidR="00DD5382">
          <w:t xml:space="preserve"> several</w:t>
        </w:r>
      </w:ins>
      <w:ins w:id="3446" w:author="Arthur Parmentier" w:date="2020-06-08T00:44:00Z">
        <w:r w:rsidR="00DD5382">
          <w:t xml:space="preserve"> </w:t>
        </w:r>
      </w:ins>
      <w:ins w:id="3447" w:author="Arthur Parmentier" w:date="2020-06-08T00:45:00Z">
        <w:r w:rsidR="00DD5382">
          <w:t>hierarchical structures (phrases) that can be constructed out of several sign to perform a single function</w:t>
        </w:r>
      </w:ins>
    </w:p>
    <w:p w:rsidR="00DD5382" w:rsidRDefault="00DD5382">
      <w:pPr>
        <w:pStyle w:val="Paragraphedeliste"/>
        <w:numPr>
          <w:ilvl w:val="1"/>
          <w:numId w:val="11"/>
        </w:numPr>
        <w:rPr>
          <w:ins w:id="3448" w:author="Arthur Parmentier" w:date="2020-06-08T00:47:00Z"/>
        </w:rPr>
      </w:pPr>
      <w:ins w:id="3449" w:author="Arthur Parmentier" w:date="2020-06-08T00:46:00Z">
        <w:r>
          <w:t>There are additional lexical categories such as adpositions that allow to construct phrases from single signs, while changing their funct</w:t>
        </w:r>
      </w:ins>
      <w:ins w:id="3450" w:author="Arthur Parmentier" w:date="2020-06-08T00:47:00Z">
        <w:r>
          <w:t>ion</w:t>
        </w:r>
      </w:ins>
    </w:p>
    <w:p w:rsidR="00DD5382" w:rsidRDefault="00DD5382">
      <w:pPr>
        <w:pStyle w:val="Paragraphedeliste"/>
        <w:rPr>
          <w:ins w:id="3451" w:author="Arthur Parmentier" w:date="2020-06-09T23:50:00Z"/>
        </w:rPr>
      </w:pPr>
      <w:ins w:id="3452" w:author="Arthur Parmentier" w:date="2020-06-08T00:47:00Z">
        <w:r>
          <w:t xml:space="preserve">As a simple example, let’s simply mention at this point that the </w:t>
        </w:r>
      </w:ins>
      <w:ins w:id="3453" w:author="Arthur Parmentier" w:date="2020-06-08T00:50:00Z">
        <w:r w:rsidR="00393C40">
          <w:t xml:space="preserve">common </w:t>
        </w:r>
      </w:ins>
      <w:ins w:id="3454" w:author="Arthur Parmentier" w:date="2020-06-08T00:47:00Z">
        <w:r>
          <w:t>clause “minimalism group</w:t>
        </w:r>
      </w:ins>
      <w:ins w:id="3455" w:author="Arthur Parmentier" w:date="2020-06-08T00:48:00Z">
        <w:r>
          <w:t xml:space="preserve">, off” is not explained in Thompson’s description, nor “Whole group, </w:t>
        </w:r>
      </w:ins>
      <w:ins w:id="3456" w:author="Arthur Parmentier" w:date="2020-06-08T00:49:00Z">
        <w:r>
          <w:t>long tone with movement, play” or “Whole group, movement with long tone, play” (and it</w:t>
        </w:r>
      </w:ins>
      <w:ins w:id="3457" w:author="Arthur Parmentier" w:date="2020-06-08T00:50:00Z">
        <w:r>
          <w:t xml:space="preserve"> is unclear at this stage too which one of the latter is correct).</w:t>
        </w:r>
      </w:ins>
    </w:p>
    <w:p w:rsidR="008D30F8" w:rsidRDefault="008D30F8">
      <w:pPr>
        <w:pStyle w:val="Paragraphedeliste"/>
        <w:rPr>
          <w:ins w:id="3458" w:author="Arthur Parmentier" w:date="2020-06-09T23:50:00Z"/>
        </w:rPr>
      </w:pPr>
    </w:p>
    <w:p w:rsidR="008D30F8" w:rsidRPr="008D30F8" w:rsidRDefault="008D30F8">
      <w:pPr>
        <w:autoSpaceDE w:val="0"/>
        <w:autoSpaceDN w:val="0"/>
        <w:adjustRightInd w:val="0"/>
        <w:spacing w:after="0" w:line="240" w:lineRule="auto"/>
        <w:rPr>
          <w:ins w:id="3459" w:author="Arthur Parmentier" w:date="2020-06-09T23:50:00Z"/>
          <w:rFonts w:ascii="ArialMT" w:hAnsi="ArialMT" w:cs="ArialMT"/>
          <w:color w:val="FFFFFF"/>
          <w:rPrChange w:id="3460" w:author="Arthur Parmentier" w:date="2020-06-09T23:50:00Z">
            <w:rPr>
              <w:ins w:id="3461" w:author="Arthur Parmentier" w:date="2020-06-09T23:50:00Z"/>
              <w:rFonts w:ascii="ArialMT" w:hAnsi="ArialMT" w:cs="ArialMT"/>
              <w:color w:val="FFFFFF"/>
              <w:lang w:val="fr-FR"/>
            </w:rPr>
          </w:rPrChange>
        </w:rPr>
      </w:pPr>
      <w:ins w:id="3462" w:author="Arthur Parmentier" w:date="2020-06-09T23:50:00Z">
        <w:r w:rsidRPr="008D30F8">
          <w:rPr>
            <w:rFonts w:ascii="ArialMT" w:hAnsi="ArialMT" w:cs="ArialMT"/>
            <w:color w:val="FFFFFF"/>
            <w:rPrChange w:id="3463" w:author="Arthur Parmentier" w:date="2020-06-09T23:50:00Z">
              <w:rPr>
                <w:rFonts w:ascii="ArialMT" w:hAnsi="ArialMT" w:cs="ArialMT"/>
                <w:color w:val="FFFFFF"/>
                <w:lang w:val="fr-FR"/>
              </w:rPr>
            </w:rPrChange>
          </w:rPr>
          <w:t>There are several gestures in Soundpainting which defy reasoning—</w:t>
        </w:r>
      </w:ins>
    </w:p>
    <w:p w:rsidR="008D30F8" w:rsidRPr="008D30F8" w:rsidRDefault="008D30F8">
      <w:pPr>
        <w:autoSpaceDE w:val="0"/>
        <w:autoSpaceDN w:val="0"/>
        <w:adjustRightInd w:val="0"/>
        <w:spacing w:after="0" w:line="240" w:lineRule="auto"/>
        <w:rPr>
          <w:ins w:id="3464" w:author="Arthur Parmentier" w:date="2020-06-09T23:50:00Z"/>
          <w:rFonts w:ascii="ArialMT" w:hAnsi="ArialMT" w:cs="ArialMT"/>
          <w:color w:val="FFFFFF"/>
          <w:rPrChange w:id="3465" w:author="Arthur Parmentier" w:date="2020-06-09T23:50:00Z">
            <w:rPr>
              <w:ins w:id="3466" w:author="Arthur Parmentier" w:date="2020-06-09T23:50:00Z"/>
              <w:rFonts w:ascii="ArialMT" w:hAnsi="ArialMT" w:cs="ArialMT"/>
              <w:color w:val="FFFFFF"/>
              <w:lang w:val="fr-FR"/>
            </w:rPr>
          </w:rPrChange>
        </w:rPr>
      </w:pPr>
      <w:ins w:id="3467" w:author="Arthur Parmentier" w:date="2020-06-09T23:50:00Z">
        <w:r w:rsidRPr="008D30F8">
          <w:rPr>
            <w:rFonts w:ascii="ArialMT" w:hAnsi="ArialMT" w:cs="ArialMT"/>
            <w:color w:val="FFFFFF"/>
            <w:rPrChange w:id="3468" w:author="Arthur Parmentier" w:date="2020-06-09T23:50:00Z">
              <w:rPr>
                <w:rFonts w:ascii="ArialMT" w:hAnsi="ArialMT" w:cs="ArialMT"/>
                <w:color w:val="FFFFFF"/>
                <w:lang w:val="fr-FR"/>
              </w:rPr>
            </w:rPrChange>
          </w:rPr>
          <w:t>irregular verbs so-to-speak. In other words, they break the rules of</w:t>
        </w:r>
      </w:ins>
    </w:p>
    <w:p w:rsidR="008D30F8" w:rsidRPr="008D30F8" w:rsidRDefault="008D30F8">
      <w:pPr>
        <w:autoSpaceDE w:val="0"/>
        <w:autoSpaceDN w:val="0"/>
        <w:adjustRightInd w:val="0"/>
        <w:spacing w:after="0" w:line="240" w:lineRule="auto"/>
        <w:rPr>
          <w:ins w:id="3469" w:author="Arthur Parmentier" w:date="2020-06-09T23:50:00Z"/>
          <w:rFonts w:ascii="ArialMT" w:hAnsi="ArialMT" w:cs="ArialMT"/>
          <w:color w:val="FFFFFF"/>
          <w:rPrChange w:id="3470" w:author="Arthur Parmentier" w:date="2020-06-09T23:50:00Z">
            <w:rPr>
              <w:ins w:id="3471" w:author="Arthur Parmentier" w:date="2020-06-09T23:50:00Z"/>
              <w:rFonts w:ascii="ArialMT" w:hAnsi="ArialMT" w:cs="ArialMT"/>
              <w:color w:val="FFFFFF"/>
              <w:lang w:val="fr-FR"/>
            </w:rPr>
          </w:rPrChange>
        </w:rPr>
      </w:pPr>
      <w:ins w:id="3472" w:author="Arthur Parmentier" w:date="2020-06-09T23:50:00Z">
        <w:r w:rsidRPr="008D30F8">
          <w:rPr>
            <w:rFonts w:ascii="ArialMT" w:hAnsi="ArialMT" w:cs="ArialMT"/>
            <w:color w:val="FFFFFF"/>
            <w:rPrChange w:id="3473" w:author="Arthur Parmentier" w:date="2020-06-09T23:50:00Z">
              <w:rPr>
                <w:rFonts w:ascii="ArialMT" w:hAnsi="ArialMT" w:cs="ArialMT"/>
                <w:color w:val="FFFFFF"/>
                <w:lang w:val="fr-FR"/>
              </w:rPr>
            </w:rPrChange>
          </w:rPr>
          <w:t>Soundpainting. A good example of this is the 'Watch Me' gesture,</w:t>
        </w:r>
      </w:ins>
    </w:p>
    <w:p w:rsidR="008D30F8" w:rsidRPr="008D30F8" w:rsidRDefault="008D30F8">
      <w:pPr>
        <w:autoSpaceDE w:val="0"/>
        <w:autoSpaceDN w:val="0"/>
        <w:adjustRightInd w:val="0"/>
        <w:spacing w:after="0" w:line="240" w:lineRule="auto"/>
        <w:rPr>
          <w:ins w:id="3474" w:author="Arthur Parmentier" w:date="2020-06-09T23:50:00Z"/>
          <w:rFonts w:ascii="ArialMT" w:hAnsi="ArialMT" w:cs="ArialMT"/>
          <w:color w:val="FFFFFF"/>
          <w:rPrChange w:id="3475" w:author="Arthur Parmentier" w:date="2020-06-09T23:50:00Z">
            <w:rPr>
              <w:ins w:id="3476" w:author="Arthur Parmentier" w:date="2020-06-09T23:50:00Z"/>
              <w:rFonts w:ascii="ArialMT" w:hAnsi="ArialMT" w:cs="ArialMT"/>
              <w:color w:val="FFFFFF"/>
              <w:lang w:val="fr-FR"/>
            </w:rPr>
          </w:rPrChange>
        </w:rPr>
      </w:pPr>
      <w:ins w:id="3477" w:author="Arthur Parmentier" w:date="2020-06-09T23:50:00Z">
        <w:r w:rsidRPr="008D30F8">
          <w:rPr>
            <w:rFonts w:ascii="ArialMT" w:hAnsi="ArialMT" w:cs="ArialMT"/>
            <w:color w:val="FFFFFF"/>
            <w:rPrChange w:id="3478" w:author="Arthur Parmentier" w:date="2020-06-09T23:50:00Z">
              <w:rPr>
                <w:rFonts w:ascii="ArialMT" w:hAnsi="ArialMT" w:cs="ArialMT"/>
                <w:color w:val="FFFFFF"/>
                <w:lang w:val="fr-FR"/>
              </w:rPr>
            </w:rPrChange>
          </w:rPr>
          <w:t>which gets used as an 'off' gesture when removing yourself from</w:t>
        </w:r>
      </w:ins>
    </w:p>
    <w:p w:rsidR="008D30F8" w:rsidRPr="008D30F8" w:rsidRDefault="008D30F8">
      <w:pPr>
        <w:autoSpaceDE w:val="0"/>
        <w:autoSpaceDN w:val="0"/>
        <w:adjustRightInd w:val="0"/>
        <w:spacing w:after="0" w:line="240" w:lineRule="auto"/>
        <w:rPr>
          <w:ins w:id="3479" w:author="Arthur Parmentier" w:date="2020-06-09T23:50:00Z"/>
          <w:rFonts w:ascii="ArialMT" w:hAnsi="ArialMT" w:cs="ArialMT"/>
          <w:color w:val="FFFFFF"/>
          <w:rPrChange w:id="3480" w:author="Arthur Parmentier" w:date="2020-06-09T23:50:00Z">
            <w:rPr>
              <w:ins w:id="3481" w:author="Arthur Parmentier" w:date="2020-06-09T23:50:00Z"/>
              <w:rFonts w:ascii="ArialMT" w:hAnsi="ArialMT" w:cs="ArialMT"/>
              <w:color w:val="FFFFFF"/>
              <w:lang w:val="fr-FR"/>
            </w:rPr>
          </w:rPrChange>
        </w:rPr>
      </w:pPr>
      <w:ins w:id="3482" w:author="Arthur Parmentier" w:date="2020-06-09T23:50:00Z">
        <w:r w:rsidRPr="008D30F8">
          <w:rPr>
            <w:rFonts w:ascii="ArialMT" w:hAnsi="ArialMT" w:cs="ArialMT"/>
            <w:color w:val="FFFFFF"/>
            <w:rPrChange w:id="3483" w:author="Arthur Parmentier" w:date="2020-06-09T23:50:00Z">
              <w:rPr>
                <w:rFonts w:ascii="ArialMT" w:hAnsi="ArialMT" w:cs="ArialMT"/>
                <w:color w:val="FFFFFF"/>
                <w:lang w:val="fr-FR"/>
              </w:rPr>
            </w:rPrChange>
          </w:rPr>
          <w:t>'Shapeline' mode. Another example is the 'Synchronize' gesture—in</w:t>
        </w:r>
      </w:ins>
    </w:p>
    <w:p w:rsidR="008D30F8" w:rsidRPr="008D30F8" w:rsidRDefault="008D30F8">
      <w:pPr>
        <w:autoSpaceDE w:val="0"/>
        <w:autoSpaceDN w:val="0"/>
        <w:adjustRightInd w:val="0"/>
        <w:spacing w:after="0" w:line="240" w:lineRule="auto"/>
        <w:rPr>
          <w:ins w:id="3484" w:author="Arthur Parmentier" w:date="2020-06-09T23:50:00Z"/>
          <w:rFonts w:ascii="ArialMT" w:hAnsi="ArialMT" w:cs="ArialMT"/>
          <w:color w:val="FFFFFF"/>
          <w:rPrChange w:id="3485" w:author="Arthur Parmentier" w:date="2020-06-09T23:50:00Z">
            <w:rPr>
              <w:ins w:id="3486" w:author="Arthur Parmentier" w:date="2020-06-09T23:50:00Z"/>
              <w:rFonts w:ascii="ArialMT" w:hAnsi="ArialMT" w:cs="ArialMT"/>
              <w:color w:val="FFFFFF"/>
              <w:lang w:val="fr-FR"/>
            </w:rPr>
          </w:rPrChange>
        </w:rPr>
      </w:pPr>
      <w:ins w:id="3487" w:author="Arthur Parmentier" w:date="2020-06-09T23:50:00Z">
        <w:r w:rsidRPr="008D30F8">
          <w:rPr>
            <w:rFonts w:ascii="ArialMT" w:hAnsi="ArialMT" w:cs="ArialMT"/>
            <w:color w:val="FFFFFF"/>
            <w:rPrChange w:id="3488" w:author="Arthur Parmentier" w:date="2020-06-09T23:50:00Z">
              <w:rPr>
                <w:rFonts w:ascii="ArialMT" w:hAnsi="ArialMT" w:cs="ArialMT"/>
                <w:color w:val="FFFFFF"/>
                <w:lang w:val="fr-FR"/>
              </w:rPr>
            </w:rPrChange>
          </w:rPr>
          <w:t>this case, the gesture isn't initiated by a 'Go' gesture—the content is</w:t>
        </w:r>
      </w:ins>
    </w:p>
    <w:p w:rsidR="008D30F8" w:rsidRPr="008D30F8" w:rsidRDefault="008D30F8">
      <w:pPr>
        <w:autoSpaceDE w:val="0"/>
        <w:autoSpaceDN w:val="0"/>
        <w:adjustRightInd w:val="0"/>
        <w:spacing w:after="0" w:line="240" w:lineRule="auto"/>
        <w:rPr>
          <w:ins w:id="3489" w:author="Arthur Parmentier" w:date="2020-06-09T23:50:00Z"/>
          <w:rFonts w:ascii="ArialMT" w:hAnsi="ArialMT" w:cs="ArialMT"/>
          <w:color w:val="FFFFFF"/>
          <w:rPrChange w:id="3490" w:author="Arthur Parmentier" w:date="2020-06-09T23:50:00Z">
            <w:rPr>
              <w:ins w:id="3491" w:author="Arthur Parmentier" w:date="2020-06-09T23:50:00Z"/>
              <w:rFonts w:ascii="ArialMT" w:hAnsi="ArialMT" w:cs="ArialMT"/>
              <w:color w:val="FFFFFF"/>
              <w:lang w:val="fr-FR"/>
            </w:rPr>
          </w:rPrChange>
        </w:rPr>
      </w:pPr>
      <w:ins w:id="3492" w:author="Arthur Parmentier" w:date="2020-06-09T23:50:00Z">
        <w:r w:rsidRPr="008D30F8">
          <w:rPr>
            <w:rFonts w:ascii="ArialMT" w:hAnsi="ArialMT" w:cs="ArialMT"/>
            <w:color w:val="FFFFFF"/>
            <w:rPrChange w:id="3493" w:author="Arthur Parmentier" w:date="2020-06-09T23:50:00Z">
              <w:rPr>
                <w:rFonts w:ascii="ArialMT" w:hAnsi="ArialMT" w:cs="ArialMT"/>
                <w:color w:val="FFFFFF"/>
                <w:lang w:val="fr-FR"/>
              </w:rPr>
            </w:rPrChange>
          </w:rPr>
          <w:t>performed once the 'Synchronization' gesture is signed.</w:t>
        </w:r>
      </w:ins>
    </w:p>
    <w:p w:rsidR="008D30F8" w:rsidRPr="008D30F8" w:rsidRDefault="008D30F8">
      <w:pPr>
        <w:autoSpaceDE w:val="0"/>
        <w:autoSpaceDN w:val="0"/>
        <w:adjustRightInd w:val="0"/>
        <w:spacing w:after="0" w:line="240" w:lineRule="auto"/>
        <w:rPr>
          <w:ins w:id="3494" w:author="Arthur Parmentier" w:date="2020-06-09T23:50:00Z"/>
          <w:rFonts w:ascii="ArialMT" w:hAnsi="ArialMT" w:cs="ArialMT"/>
          <w:color w:val="FFFFFF"/>
          <w:rPrChange w:id="3495" w:author="Arthur Parmentier" w:date="2020-06-09T23:50:00Z">
            <w:rPr>
              <w:ins w:id="3496" w:author="Arthur Parmentier" w:date="2020-06-09T23:50:00Z"/>
              <w:rFonts w:ascii="ArialMT" w:hAnsi="ArialMT" w:cs="ArialMT"/>
              <w:color w:val="FFFFFF"/>
              <w:lang w:val="fr-FR"/>
            </w:rPr>
          </w:rPrChange>
        </w:rPr>
      </w:pPr>
      <w:ins w:id="3497" w:author="Arthur Parmentier" w:date="2020-06-09T23:50:00Z">
        <w:r w:rsidRPr="008D30F8">
          <w:rPr>
            <w:rFonts w:ascii="ArialMT" w:hAnsi="ArialMT" w:cs="ArialMT"/>
            <w:color w:val="FFFFFF"/>
            <w:rPrChange w:id="3498" w:author="Arthur Parmentier" w:date="2020-06-09T23:50:00Z">
              <w:rPr>
                <w:rFonts w:ascii="ArialMT" w:hAnsi="ArialMT" w:cs="ArialMT"/>
                <w:color w:val="FFFFFF"/>
                <w:lang w:val="fr-FR"/>
              </w:rPr>
            </w:rPrChange>
          </w:rPr>
          <w:t>In most spoken languages there are irregular verbs—the reasoning</w:t>
        </w:r>
      </w:ins>
    </w:p>
    <w:p w:rsidR="008D30F8" w:rsidRPr="008D30F8" w:rsidRDefault="008D30F8">
      <w:pPr>
        <w:autoSpaceDE w:val="0"/>
        <w:autoSpaceDN w:val="0"/>
        <w:adjustRightInd w:val="0"/>
        <w:spacing w:after="0" w:line="240" w:lineRule="auto"/>
        <w:rPr>
          <w:ins w:id="3499" w:author="Arthur Parmentier" w:date="2020-06-09T23:50:00Z"/>
          <w:rFonts w:ascii="ArialMT" w:hAnsi="ArialMT" w:cs="ArialMT"/>
          <w:color w:val="FFFFFF"/>
          <w:rPrChange w:id="3500" w:author="Arthur Parmentier" w:date="2020-06-09T23:50:00Z">
            <w:rPr>
              <w:ins w:id="3501" w:author="Arthur Parmentier" w:date="2020-06-09T23:50:00Z"/>
              <w:rFonts w:ascii="ArialMT" w:hAnsi="ArialMT" w:cs="ArialMT"/>
              <w:color w:val="FFFFFF"/>
              <w:lang w:val="fr-FR"/>
            </w:rPr>
          </w:rPrChange>
        </w:rPr>
      </w:pPr>
      <w:ins w:id="3502" w:author="Arthur Parmentier" w:date="2020-06-09T23:50:00Z">
        <w:r w:rsidRPr="008D30F8">
          <w:rPr>
            <w:rFonts w:ascii="ArialMT" w:hAnsi="ArialMT" w:cs="ArialMT"/>
            <w:color w:val="FFFFFF"/>
            <w:rPrChange w:id="3503" w:author="Arthur Parmentier" w:date="2020-06-09T23:50:00Z">
              <w:rPr>
                <w:rFonts w:ascii="ArialMT" w:hAnsi="ArialMT" w:cs="ArialMT"/>
                <w:color w:val="FFFFFF"/>
                <w:lang w:val="fr-FR"/>
              </w:rPr>
            </w:rPrChange>
          </w:rPr>
          <w:t>for their existence is confusing. I can't say how this came about in</w:t>
        </w:r>
      </w:ins>
    </w:p>
    <w:p w:rsidR="008D30F8" w:rsidRPr="008D30F8" w:rsidRDefault="008D30F8">
      <w:pPr>
        <w:autoSpaceDE w:val="0"/>
        <w:autoSpaceDN w:val="0"/>
        <w:adjustRightInd w:val="0"/>
        <w:spacing w:after="0" w:line="240" w:lineRule="auto"/>
        <w:rPr>
          <w:ins w:id="3504" w:author="Arthur Parmentier" w:date="2020-06-09T23:50:00Z"/>
          <w:rFonts w:ascii="ArialMT" w:hAnsi="ArialMT" w:cs="ArialMT"/>
          <w:color w:val="FFFFFF"/>
          <w:rPrChange w:id="3505" w:author="Arthur Parmentier" w:date="2020-06-09T23:50:00Z">
            <w:rPr>
              <w:ins w:id="3506" w:author="Arthur Parmentier" w:date="2020-06-09T23:50:00Z"/>
              <w:rFonts w:ascii="ArialMT" w:hAnsi="ArialMT" w:cs="ArialMT"/>
              <w:color w:val="FFFFFF"/>
              <w:lang w:val="fr-FR"/>
            </w:rPr>
          </w:rPrChange>
        </w:rPr>
      </w:pPr>
      <w:ins w:id="3507" w:author="Arthur Parmentier" w:date="2020-06-09T23:50:00Z">
        <w:r w:rsidRPr="008D30F8">
          <w:rPr>
            <w:rFonts w:ascii="ArialMT" w:hAnsi="ArialMT" w:cs="ArialMT"/>
            <w:color w:val="FFFFFF"/>
            <w:rPrChange w:id="3508" w:author="Arthur Parmentier" w:date="2020-06-09T23:50:00Z">
              <w:rPr>
                <w:rFonts w:ascii="ArialMT" w:hAnsi="ArialMT" w:cs="ArialMT"/>
                <w:color w:val="FFFFFF"/>
                <w:lang w:val="fr-FR"/>
              </w:rPr>
            </w:rPrChange>
          </w:rPr>
          <w:t>other languages, but I would venture to say it's probably for the same</w:t>
        </w:r>
      </w:ins>
    </w:p>
    <w:p w:rsidR="008D30F8" w:rsidRPr="008D30F8" w:rsidRDefault="008D30F8">
      <w:pPr>
        <w:autoSpaceDE w:val="0"/>
        <w:autoSpaceDN w:val="0"/>
        <w:adjustRightInd w:val="0"/>
        <w:spacing w:after="0" w:line="240" w:lineRule="auto"/>
        <w:rPr>
          <w:ins w:id="3509" w:author="Arthur Parmentier" w:date="2020-06-09T23:50:00Z"/>
          <w:rFonts w:ascii="ArialMT" w:hAnsi="ArialMT" w:cs="ArialMT"/>
          <w:color w:val="FFFFFF"/>
          <w:rPrChange w:id="3510" w:author="Arthur Parmentier" w:date="2020-06-09T23:50:00Z">
            <w:rPr>
              <w:ins w:id="3511" w:author="Arthur Parmentier" w:date="2020-06-09T23:50:00Z"/>
              <w:rFonts w:ascii="ArialMT" w:hAnsi="ArialMT" w:cs="ArialMT"/>
              <w:color w:val="FFFFFF"/>
              <w:lang w:val="fr-FR"/>
            </w:rPr>
          </w:rPrChange>
        </w:rPr>
      </w:pPr>
      <w:ins w:id="3512" w:author="Arthur Parmentier" w:date="2020-06-09T23:50:00Z">
        <w:r w:rsidRPr="008D30F8">
          <w:rPr>
            <w:rFonts w:ascii="ArialMT" w:hAnsi="ArialMT" w:cs="ArialMT"/>
            <w:color w:val="FFFFFF"/>
            <w:rPrChange w:id="3513" w:author="Arthur Parmentier" w:date="2020-06-09T23:50:00Z">
              <w:rPr>
                <w:rFonts w:ascii="ArialMT" w:hAnsi="ArialMT" w:cs="ArialMT"/>
                <w:color w:val="FFFFFF"/>
                <w:lang w:val="fr-FR"/>
              </w:rPr>
            </w:rPrChange>
          </w:rPr>
          <w:t>reason—in the Soundpainting language, in each case, I had to break</w:t>
        </w:r>
      </w:ins>
    </w:p>
    <w:p w:rsidR="008D30F8" w:rsidRPr="008D30F8" w:rsidRDefault="008D30F8">
      <w:pPr>
        <w:pStyle w:val="Paragraphedeliste"/>
        <w:rPr>
          <w:ins w:id="3514" w:author="Arthur Parmentier" w:date="2020-06-08T00:43:00Z"/>
        </w:rPr>
        <w:pPrChange w:id="3515" w:author="Arthur Parmentier" w:date="2020-06-10T16:26:00Z">
          <w:pPr>
            <w:pStyle w:val="Paragraphedeliste"/>
            <w:numPr>
              <w:ilvl w:val="1"/>
              <w:numId w:val="11"/>
            </w:numPr>
            <w:ind w:left="1440" w:hanging="360"/>
          </w:pPr>
        </w:pPrChange>
      </w:pPr>
      <w:ins w:id="3516" w:author="Arthur Parmentier" w:date="2020-06-09T23:50:00Z">
        <w:r w:rsidRPr="008D30F8">
          <w:rPr>
            <w:rFonts w:ascii="ArialMT" w:hAnsi="ArialMT" w:cs="ArialMT"/>
            <w:color w:val="FFFFFF"/>
            <w:rPrChange w:id="3517" w:author="Arthur Parmentier" w:date="2020-06-09T23:50:00Z">
              <w:rPr>
                <w:rFonts w:ascii="ArialMT" w:hAnsi="ArialMT" w:cs="ArialMT"/>
                <w:color w:val="FFFFFF"/>
                <w:lang w:val="fr-FR"/>
              </w:rPr>
            </w:rPrChange>
          </w:rPr>
          <w:t>the rules to achieve my goals.</w:t>
        </w:r>
      </w:ins>
    </w:p>
    <w:p w:rsidR="00752860" w:rsidRPr="007C437A" w:rsidRDefault="00480CA1">
      <w:pPr>
        <w:ind w:left="720"/>
        <w:rPr>
          <w:ins w:id="3518" w:author="Arthur Parmentier" w:date="2020-06-05T18:25:00Z"/>
        </w:rPr>
        <w:pPrChange w:id="3519" w:author="Arthur Parmentier" w:date="2020-06-10T16:26:00Z">
          <w:pPr>
            <w:pStyle w:val="Paragraphedeliste"/>
            <w:numPr>
              <w:numId w:val="11"/>
            </w:numPr>
            <w:ind w:hanging="360"/>
          </w:pPr>
        </w:pPrChange>
      </w:pPr>
      <w:ins w:id="3520" w:author="Arthur Parmentier" w:date="2020-06-08T00:24:00Z">
        <w:r>
          <w:lastRenderedPageBreak/>
          <w:t>A deeper linguistic analysis</w:t>
        </w:r>
      </w:ins>
      <w:ins w:id="3521" w:author="Arthur Parmentier" w:date="2020-06-05T18:27:00Z">
        <w:r w:rsidR="00C87BEA" w:rsidRPr="007C437A">
          <w:t xml:space="preserve"> would</w:t>
        </w:r>
      </w:ins>
      <w:ins w:id="3522" w:author="Arthur Parmentier" w:date="2020-06-08T00:24:00Z">
        <w:r>
          <w:t xml:space="preserve"> probably</w:t>
        </w:r>
      </w:ins>
      <w:ins w:id="3523" w:author="Arthur Parmentier" w:date="2020-06-05T18:27:00Z">
        <w:r w:rsidR="00C87BEA" w:rsidRPr="007C437A">
          <w:t xml:space="preserve"> lead to</w:t>
        </w:r>
      </w:ins>
      <w:ins w:id="3524" w:author="Arthur Parmentier" w:date="2020-06-08T00:24:00Z">
        <w:r>
          <w:t xml:space="preserve"> more</w:t>
        </w:r>
      </w:ins>
      <w:ins w:id="3525" w:author="Arthur Parmentier" w:date="2020-06-05T18:27:00Z">
        <w:r w:rsidR="00C87BEA" w:rsidRPr="007C437A">
          <w:t xml:space="preserve"> relevant categories to think </w:t>
        </w:r>
      </w:ins>
      <w:ins w:id="3526" w:author="Arthur Parmentier" w:date="2020-06-05T18:28:00Z">
        <w:r w:rsidR="00C87BEA" w:rsidRPr="007C437A">
          <w:t>signs</w:t>
        </w:r>
      </w:ins>
      <w:ins w:id="3527" w:author="Arthur Parmentier" w:date="2020-06-08T00:50:00Z">
        <w:r w:rsidR="00F7044D">
          <w:t xml:space="preserve"> with,</w:t>
        </w:r>
      </w:ins>
      <w:ins w:id="3528" w:author="Arthur Parmentier" w:date="2020-06-05T18:28:00Z">
        <w:r w:rsidR="00C87BEA" w:rsidRPr="007C437A">
          <w:t xml:space="preserve"> in terms of their position in the </w:t>
        </w:r>
      </w:ins>
      <w:ins w:id="3529" w:author="Arthur Parmentier" w:date="2020-06-08T00:51:00Z">
        <w:r w:rsidR="00F7044D">
          <w:t>clause</w:t>
        </w:r>
      </w:ins>
      <w:ins w:id="3530" w:author="Arthur Parmentier" w:date="2020-06-08T00:20:00Z">
        <w:r w:rsidR="00C9469B">
          <w:t xml:space="preserve">, their function, but also their use in more complex </w:t>
        </w:r>
      </w:ins>
      <w:ins w:id="3531" w:author="Arthur Parmentier" w:date="2020-06-08T00:51:00Z">
        <w:r w:rsidR="00944734">
          <w:t xml:space="preserve">syntactic </w:t>
        </w:r>
      </w:ins>
      <w:ins w:id="3532" w:author="Arthur Parmentier" w:date="2020-06-08T00:20:00Z">
        <w:r w:rsidR="00C9469B">
          <w:t>structures</w:t>
        </w:r>
      </w:ins>
      <w:ins w:id="3533" w:author="Arthur Parmentier" w:date="2020-06-08T00:51:00Z">
        <w:r w:rsidR="00944734">
          <w:t>.</w:t>
        </w:r>
      </w:ins>
    </w:p>
    <w:p w:rsidR="00752860" w:rsidRPr="007C437A" w:rsidRDefault="00C87BEA">
      <w:pPr>
        <w:pStyle w:val="Paragraphedeliste"/>
        <w:numPr>
          <w:ilvl w:val="0"/>
          <w:numId w:val="11"/>
        </w:numPr>
        <w:rPr>
          <w:ins w:id="3534" w:author="Arthur Parmentier" w:date="2020-06-06T18:04:00Z"/>
        </w:rPr>
      </w:pPr>
      <w:ins w:id="3535" w:author="Arthur Parmentier" w:date="2020-06-05T18:29:00Z">
        <w:r w:rsidRPr="007C437A">
          <w:t xml:space="preserve">Finally, I think that </w:t>
        </w:r>
      </w:ins>
      <w:ins w:id="3536" w:author="Arthur Parmentier" w:date="2020-06-08T00:25:00Z">
        <w:r w:rsidR="00D15FB4">
          <w:t xml:space="preserve">his </w:t>
        </w:r>
      </w:ins>
      <w:ins w:id="3537" w:author="Arthur Parmentier" w:date="2020-06-05T18:29:00Z">
        <w:r w:rsidRPr="007C437A">
          <w:t xml:space="preserve">description suffers from the </w:t>
        </w:r>
      </w:ins>
      <w:ins w:id="3538" w:author="Arthur Parmentier" w:date="2020-06-08T00:25:00Z">
        <w:r w:rsidR="00D15FB4">
          <w:t>velocity</w:t>
        </w:r>
      </w:ins>
      <w:ins w:id="3539" w:author="Arthur Parmentier" w:date="2020-06-05T18:29:00Z">
        <w:r w:rsidRPr="007C437A">
          <w:t xml:space="preserve"> at which the language has evolved from</w:t>
        </w:r>
      </w:ins>
      <w:ins w:id="3540" w:author="Arthur Parmentier" w:date="2020-06-08T00:25:00Z">
        <w:r w:rsidR="00EE0694">
          <w:t xml:space="preserve"> its most</w:t>
        </w:r>
      </w:ins>
      <w:ins w:id="3541" w:author="Arthur Parmentier" w:date="2020-06-05T18:29:00Z">
        <w:r w:rsidRPr="007C437A">
          <w:t xml:space="preserve"> basic elements to complex uses and rul</w:t>
        </w:r>
      </w:ins>
      <w:ins w:id="3542" w:author="Arthur Parmentier" w:date="2020-06-05T18:30:00Z">
        <w:r w:rsidRPr="007C437A">
          <w:t>es</w:t>
        </w:r>
      </w:ins>
      <w:ins w:id="3543" w:author="Arthur Parmentier" w:date="2020-06-08T00:30:00Z">
        <w:r w:rsidR="00AB5E12">
          <w:t>, leading to describe its structure both in artistic and linguis</w:t>
        </w:r>
      </w:ins>
      <w:ins w:id="3544" w:author="Arthur Parmentier" w:date="2020-06-08T00:31:00Z">
        <w:r w:rsidR="00AB5E12">
          <w:t>tic terms and principles</w:t>
        </w:r>
      </w:ins>
      <w:ins w:id="3545" w:author="Arthur Parmentier" w:date="2020-06-05T18:30:00Z">
        <w:r w:rsidRPr="007C437A">
          <w:t>. This description might have been proposed at a time at which it made sense to think in those</w:t>
        </w:r>
      </w:ins>
      <w:ins w:id="3546" w:author="Arthur Parmentier" w:date="2020-06-08T00:26:00Z">
        <w:r w:rsidR="00EE0694">
          <w:t xml:space="preserve"> simple</w:t>
        </w:r>
      </w:ins>
      <w:ins w:id="3547" w:author="Arthur Parmentier" w:date="2020-06-05T18:30:00Z">
        <w:r w:rsidRPr="007C437A">
          <w:t xml:space="preserve"> terms, while </w:t>
        </w:r>
      </w:ins>
      <w:ins w:id="3548" w:author="Arthur Parmentier" w:date="2020-06-08T00:26:00Z">
        <w:r w:rsidR="00EE0694">
          <w:t xml:space="preserve">it was sufficient to introduce only superficial elements of syntax </w:t>
        </w:r>
      </w:ins>
      <w:ins w:id="3549" w:author="Arthur Parmentier" w:date="2020-06-08T00:27:00Z">
        <w:r w:rsidR="00EE0694">
          <w:t>as the performers would internalize in practice many of the implicit complexity of the language.</w:t>
        </w:r>
      </w:ins>
    </w:p>
    <w:p w:rsidR="00C51F09" w:rsidRPr="007C437A" w:rsidRDefault="00C51F09">
      <w:pPr>
        <w:rPr>
          <w:ins w:id="3550" w:author="Arthur Parmentier" w:date="2020-06-05T18:31:00Z"/>
        </w:rPr>
        <w:pPrChange w:id="3551" w:author="Arthur Parmentier" w:date="2020-06-10T16:26:00Z">
          <w:pPr>
            <w:pStyle w:val="Paragraphedeliste"/>
            <w:numPr>
              <w:numId w:val="11"/>
            </w:numPr>
            <w:ind w:hanging="360"/>
          </w:pPr>
        </w:pPrChange>
      </w:pPr>
      <w:ins w:id="3552" w:author="Arthur Parmentier" w:date="2020-06-06T18:04:00Z">
        <w:r w:rsidRPr="007C437A">
          <w:t xml:space="preserve">The description of </w:t>
        </w:r>
      </w:ins>
      <w:ins w:id="3553" w:author="Arthur Parmentier" w:date="2020-06-06T18:05:00Z">
        <w:r w:rsidRPr="007C437A">
          <w:t>the</w:t>
        </w:r>
      </w:ins>
      <w:ins w:id="3554" w:author="Arthur Parmentier" w:date="2020-06-06T18:04:00Z">
        <w:r w:rsidRPr="007C437A">
          <w:t xml:space="preserve"> whole syntax </w:t>
        </w:r>
      </w:ins>
      <w:ins w:id="3555" w:author="Arthur Parmentier" w:date="2020-06-06T18:05:00Z">
        <w:r w:rsidRPr="007C437A">
          <w:t xml:space="preserve">of SP </w:t>
        </w:r>
      </w:ins>
      <w:ins w:id="3556" w:author="Arthur Parmentier" w:date="2020-06-06T18:04:00Z">
        <w:r w:rsidRPr="007C437A">
          <w:t>would be the subject of a whole book and</w:t>
        </w:r>
      </w:ins>
      <w:ins w:id="3557" w:author="Arthur Parmentier" w:date="2020-06-08T00:51:00Z">
        <w:r w:rsidR="005539BB">
          <w:t xml:space="preserve"> out</w:t>
        </w:r>
      </w:ins>
      <w:ins w:id="3558" w:author="Arthur Parmentier" w:date="2020-06-08T00:52:00Z">
        <w:r w:rsidR="005539BB">
          <w:t xml:space="preserve"> of my field of expertise</w:t>
        </w:r>
      </w:ins>
      <w:ins w:id="3559" w:author="Arthur Parmentier" w:date="2020-06-06T18:04:00Z">
        <w:r w:rsidRPr="007C437A">
          <w:t xml:space="preserve">. </w:t>
        </w:r>
      </w:ins>
      <w:ins w:id="3560" w:author="Arthur Parmentier" w:date="2020-06-08T00:52:00Z">
        <w:r w:rsidR="0083330E">
          <w:br/>
        </w:r>
      </w:ins>
      <w:ins w:id="3561" w:author="Arthur Parmentier" w:date="2020-06-06T18:04:00Z">
        <w:r w:rsidRPr="007C437A">
          <w:t xml:space="preserve">However, I will </w:t>
        </w:r>
      </w:ins>
      <w:ins w:id="3562" w:author="Arthur Parmentier" w:date="2020-06-08T00:53:00Z">
        <w:r w:rsidR="0083330E">
          <w:t>underline</w:t>
        </w:r>
      </w:ins>
      <w:ins w:id="3563" w:author="Arthur Parmentier" w:date="2020-06-06T18:04:00Z">
        <w:r w:rsidRPr="007C437A">
          <w:t xml:space="preserve"> some of its basic elements </w:t>
        </w:r>
      </w:ins>
      <w:ins w:id="3564" w:author="Arthur Parmentier" w:date="2020-06-08T00:52:00Z">
        <w:r w:rsidR="0083330E">
          <w:t xml:space="preserve">that will be relevant to my technical proposition of a recognition tool and </w:t>
        </w:r>
      </w:ins>
      <w:ins w:id="3565" w:author="Arthur Parmentier" w:date="2020-06-08T00:53:00Z">
        <w:r w:rsidR="0083330E">
          <w:t>propose a view on its mechanisms at several levels.</w:t>
        </w:r>
      </w:ins>
    </w:p>
    <w:p w:rsidR="00EB42AE" w:rsidRPr="007C437A" w:rsidRDefault="00EB42AE">
      <w:pPr>
        <w:pStyle w:val="Titre5"/>
        <w:rPr>
          <w:ins w:id="3566" w:author="Arthur Parmentier" w:date="2020-06-05T19:00:00Z"/>
        </w:rPr>
      </w:pPr>
      <w:ins w:id="3567" w:author="Arthur Parmentier" w:date="2020-06-05T19:00:00Z">
        <w:r w:rsidRPr="007C437A">
          <w:t xml:space="preserve">A closer look </w:t>
        </w:r>
      </w:ins>
      <w:ins w:id="3568" w:author="Arthur Parmentier" w:date="2020-06-05T19:20:00Z">
        <w:r w:rsidR="000E299B" w:rsidRPr="007C437A">
          <w:t>at</w:t>
        </w:r>
      </w:ins>
      <w:ins w:id="3569" w:author="Arthur Parmentier" w:date="2020-06-05T19:00:00Z">
        <w:r w:rsidRPr="007C437A">
          <w:t xml:space="preserve"> SP syntax</w:t>
        </w:r>
      </w:ins>
    </w:p>
    <w:p w:rsidR="00DC1017" w:rsidRPr="007C437A" w:rsidRDefault="00EB42AE">
      <w:pPr>
        <w:rPr>
          <w:ins w:id="3570" w:author="Arthur Parmentier" w:date="2020-06-05T19:20:00Z"/>
        </w:rPr>
      </w:pPr>
      <w:ins w:id="3571" w:author="Arthur Parmentier" w:date="2020-06-05T19:01:00Z">
        <w:r w:rsidRPr="007C437A">
          <w:t xml:space="preserve">In this part, I will </w:t>
        </w:r>
      </w:ins>
      <w:ins w:id="3572" w:author="Arthur Parmentier" w:date="2020-06-05T19:02:00Z">
        <w:r w:rsidRPr="007C437A">
          <w:t>step back from the historical description of the SP syntax to cover its structure in its contemporary form</w:t>
        </w:r>
      </w:ins>
      <w:ins w:id="3573" w:author="Arthur Parmentier" w:date="2020-06-05T19:03:00Z">
        <w:r w:rsidRPr="007C437A">
          <w:t>s and</w:t>
        </w:r>
      </w:ins>
      <w:ins w:id="3574" w:author="Arthur Parmentier" w:date="2020-06-05T21:03:00Z">
        <w:r w:rsidR="007E76C0" w:rsidRPr="007C437A">
          <w:t xml:space="preserve"> try</w:t>
        </w:r>
      </w:ins>
      <w:ins w:id="3575" w:author="Arthur Parmentier" w:date="2020-06-06T12:46:00Z">
        <w:r w:rsidR="00551BBF" w:rsidRPr="007C437A">
          <w:t xml:space="preserve"> to</w:t>
        </w:r>
      </w:ins>
      <w:ins w:id="3576" w:author="Arthur Parmentier" w:date="2020-06-05T19:03:00Z">
        <w:r w:rsidRPr="007C437A">
          <w:t xml:space="preserve"> provide a wider view</w:t>
        </w:r>
      </w:ins>
      <w:ins w:id="3577" w:author="Arthur Parmentier" w:date="2020-06-05T19:30:00Z">
        <w:r w:rsidR="00706ADC" w:rsidRPr="007C437A">
          <w:t xml:space="preserve"> of its components</w:t>
        </w:r>
      </w:ins>
      <w:ins w:id="3578" w:author="Arthur Parmentier" w:date="2020-06-06T20:40:00Z">
        <w:r w:rsidR="005E6896" w:rsidRPr="007C437A">
          <w:t xml:space="preserve"> </w:t>
        </w:r>
        <w:r w:rsidR="006A6B19" w:rsidRPr="007C437A">
          <w:t>including my own observations and</w:t>
        </w:r>
      </w:ins>
      <w:ins w:id="3579" w:author="Arthur Parmentier" w:date="2020-06-06T20:41:00Z">
        <w:r w:rsidR="006A6B19" w:rsidRPr="007C437A">
          <w:t xml:space="preserve"> interpretations.</w:t>
        </w:r>
      </w:ins>
    </w:p>
    <w:p w:rsidR="000E299B" w:rsidRPr="007C437A" w:rsidRDefault="000E299B">
      <w:pPr>
        <w:pStyle w:val="Titre6"/>
        <w:rPr>
          <w:ins w:id="3580" w:author="Arthur Parmentier" w:date="2020-06-05T20:54:00Z"/>
        </w:rPr>
      </w:pPr>
      <w:ins w:id="3581" w:author="Arthur Parmentier" w:date="2020-06-05T19:20:00Z">
        <w:r w:rsidRPr="007C437A">
          <w:rPr>
            <w:b w:val="0"/>
          </w:rPr>
          <w:lastRenderedPageBreak/>
          <w:t>The big picture</w:t>
        </w:r>
      </w:ins>
    </w:p>
    <w:p w:rsidR="001C2AA6" w:rsidRPr="007C437A" w:rsidRDefault="007E76C0">
      <w:pPr>
        <w:keepNext/>
        <w:rPr>
          <w:ins w:id="3582" w:author="Arthur Parmentier" w:date="2020-06-05T21:05:00Z"/>
        </w:rPr>
        <w:pPrChange w:id="3583" w:author="Arthur Parmentier" w:date="2020-06-10T16:26:00Z">
          <w:pPr/>
        </w:pPrChange>
      </w:pPr>
      <w:ins w:id="3584" w:author="Arthur Parmentier" w:date="2020-06-05T20:54:00Z">
        <w:r w:rsidRPr="007C437A">
          <w:rPr>
            <w:noProof/>
            <w:rPrChange w:id="3585"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pPr>
        <w:pStyle w:val="Lgende"/>
        <w:rPr>
          <w:ins w:id="3586" w:author="Arthur Parmentier" w:date="2020-06-05T21:09:00Z"/>
        </w:rPr>
      </w:pPr>
      <w:bookmarkStart w:id="3587" w:name="_Ref42283886"/>
      <w:bookmarkStart w:id="3588" w:name="_Ref42283881"/>
      <w:ins w:id="3589" w:author="Arthur Parmentier" w:date="2020-06-05T21:05:00Z">
        <w:r w:rsidRPr="007C437A">
          <w:t xml:space="preserve">Figure </w:t>
        </w:r>
        <w:r w:rsidRPr="007C437A">
          <w:rPr>
            <w:rPrChange w:id="3590" w:author="Arthur Parmentier" w:date="2020-06-07T15:27:00Z">
              <w:rPr/>
            </w:rPrChange>
          </w:rPr>
          <w:fldChar w:fldCharType="begin"/>
        </w:r>
        <w:r w:rsidRPr="007C437A">
          <w:instrText xml:space="preserve"> SEQ Figure \* ARABIC </w:instrText>
        </w:r>
      </w:ins>
      <w:r w:rsidRPr="007C437A">
        <w:rPr>
          <w:rPrChange w:id="3591" w:author="Arthur Parmentier" w:date="2020-06-07T15:27:00Z">
            <w:rPr/>
          </w:rPrChange>
        </w:rPr>
        <w:fldChar w:fldCharType="separate"/>
      </w:r>
      <w:ins w:id="3592" w:author="Arthur Parmentier" w:date="2020-06-05T21:05:00Z">
        <w:r w:rsidRPr="007C437A">
          <w:rPr>
            <w:rPrChange w:id="3593" w:author="Arthur Parmentier" w:date="2020-06-07T15:27:00Z">
              <w:rPr>
                <w:noProof/>
              </w:rPr>
            </w:rPrChange>
          </w:rPr>
          <w:t>1</w:t>
        </w:r>
        <w:r w:rsidRPr="007C437A">
          <w:rPr>
            <w:rPrChange w:id="3594" w:author="Arthur Parmentier" w:date="2020-06-07T15:27:00Z">
              <w:rPr/>
            </w:rPrChange>
          </w:rPr>
          <w:fldChar w:fldCharType="end"/>
        </w:r>
        <w:bookmarkEnd w:id="3587"/>
        <w:r w:rsidRPr="007C437A">
          <w:t xml:space="preserve"> Representations of the modes, their "enter"-"escape" dynamic with respect to the "Default mode" and the </w:t>
        </w:r>
      </w:ins>
      <w:ins w:id="3595" w:author="Arthur Parmentier" w:date="2020-06-05T21:06:00Z">
        <w:r w:rsidR="00B964BD" w:rsidRPr="007C437A">
          <w:t>correlation of</w:t>
        </w:r>
      </w:ins>
      <w:ins w:id="3596" w:author="Arthur Parmentier" w:date="2020-06-05T21:05:00Z">
        <w:r w:rsidRPr="007C437A">
          <w:t xml:space="preserve"> the ambiguity bet</w:t>
        </w:r>
      </w:ins>
      <w:ins w:id="3597" w:author="Arthur Parmentier" w:date="2020-06-05T21:06:00Z">
        <w:r w:rsidR="003E12E8" w:rsidRPr="007C437A">
          <w:t>ween</w:t>
        </w:r>
      </w:ins>
      <w:ins w:id="3598" w:author="Arthur Parmentier" w:date="2020-06-05T21:05:00Z">
        <w:r w:rsidRPr="007C437A">
          <w:t xml:space="preserve"> two modes and their respective sig</w:t>
        </w:r>
      </w:ins>
      <w:ins w:id="3599" w:author="Arthur Parmentier" w:date="2020-06-06T12:20:00Z">
        <w:r w:rsidR="00A440D0" w:rsidRPr="007C437A">
          <w:t xml:space="preserve">n/gestures </w:t>
        </w:r>
      </w:ins>
      <w:ins w:id="3600" w:author="Arthur Parmentier" w:date="2020-06-05T21:05:00Z">
        <w:r w:rsidRPr="007C437A">
          <w:t>corpus</w:t>
        </w:r>
      </w:ins>
      <w:bookmarkEnd w:id="3588"/>
      <w:ins w:id="3601" w:author="Arthur Parmentier" w:date="2020-06-06T12:20:00Z">
        <w:r w:rsidR="00A440D0" w:rsidRPr="007C437A">
          <w:t xml:space="preserve">: the “enter” and “escape” signs are used to disambiguate the interpretation of </w:t>
        </w:r>
      </w:ins>
      <w:ins w:id="3602" w:author="Arthur Parmentier" w:date="2020-06-06T12:21:00Z">
        <w:r w:rsidR="00A440D0" w:rsidRPr="007C437A">
          <w:t>gestures or sign common to two or more modes for the performer. In the non-ambiguous cases, we see that the “escape” signs disappear (</w:t>
        </w:r>
      </w:ins>
      <w:ins w:id="3603" w:author="Arthur Parmentier" w:date="2020-06-06T12:22:00Z">
        <w:r w:rsidR="00A440D0" w:rsidRPr="007C437A">
          <w:t>or is simply a “step outside the box”).</w:t>
        </w:r>
      </w:ins>
      <w:ins w:id="3604" w:author="Arthur Parmentier" w:date="2020-06-06T19:14:00Z">
        <w:r w:rsidR="00BD746C" w:rsidRPr="007C437A">
          <w:br/>
        </w:r>
        <w:r w:rsidR="00BD746C" w:rsidRPr="007C437A">
          <w:br/>
        </w:r>
      </w:ins>
      <w:ins w:id="3605" w:author="Arthur Parmentier" w:date="2020-06-06T12:22:00Z">
        <w:r w:rsidR="00A440D0" w:rsidRPr="007C437A">
          <w:t xml:space="preserve"> </w:t>
        </w:r>
        <w:r w:rsidR="00A440D0" w:rsidRPr="007C437A">
          <w:rPr>
            <w:vertAlign w:val="superscript"/>
          </w:rPr>
          <w:t>1</w:t>
        </w:r>
        <w:r w:rsidR="00A440D0" w:rsidRPr="007C437A">
          <w:t xml:space="preserve">Launch mode </w:t>
        </w:r>
      </w:ins>
      <w:ins w:id="3606" w:author="Arthur Parmentier" w:date="2020-06-06T12:23:00Z">
        <w:r w:rsidR="00A440D0" w:rsidRPr="007C437A">
          <w:t xml:space="preserve">is ambiguous because some signs must be interpreted as in shapeline (Identifiers for instance). However, </w:t>
        </w:r>
      </w:ins>
      <w:ins w:id="3607" w:author="Arthur Parmentier" w:date="2020-06-06T12:24:00Z">
        <w:r w:rsidR="00A440D0" w:rsidRPr="007C437A">
          <w:t>it is not ambiguous for contents and modifiers, which can simply be performed immediately when the soundpainter “steps into the box”.</w:t>
        </w:r>
      </w:ins>
      <w:ins w:id="3608" w:author="Arthur Parmentier" w:date="2020-06-06T12:25:00Z">
        <w:r w:rsidR="00A440D0" w:rsidRPr="007C437A">
          <w:t xml:space="preserve"> For that reason, </w:t>
        </w:r>
      </w:ins>
      <w:ins w:id="3609" w:author="Arthur Parmentier" w:date="2020-06-06T12:46:00Z">
        <w:r w:rsidR="0071562A" w:rsidRPr="007C437A">
          <w:t>their</w:t>
        </w:r>
      </w:ins>
      <w:ins w:id="3610" w:author="Arthur Parmentier" w:date="2020-06-06T12:25:00Z">
        <w:r w:rsidR="00A440D0" w:rsidRPr="007C437A">
          <w:t xml:space="preserve"> enter and exit signs are not always performed when there is no ambiguity. It is also possible that </w:t>
        </w:r>
      </w:ins>
      <w:ins w:id="3611" w:author="Arthur Parmentier" w:date="2020-06-06T12:26:00Z">
        <w:r w:rsidR="00A440D0" w:rsidRPr="007C437A">
          <w:t>one particular mode is used by convention</w:t>
        </w:r>
      </w:ins>
      <w:ins w:id="3612" w:author="Arthur Parmentier" w:date="2020-06-06T12:46:00Z">
        <w:r w:rsidR="00FB620E" w:rsidRPr="007C437A">
          <w:t xml:space="preserve"> </w:t>
        </w:r>
      </w:ins>
      <w:ins w:id="3613" w:author="Arthur Parmentier" w:date="2020-06-06T12:47:00Z">
        <w:r w:rsidR="004D7731" w:rsidRPr="007C437A">
          <w:t xml:space="preserve">(by default) </w:t>
        </w:r>
      </w:ins>
      <w:ins w:id="3614" w:author="Arthur Parmentier" w:date="2020-06-06T12:46:00Z">
        <w:r w:rsidR="00FB620E" w:rsidRPr="007C437A">
          <w:t xml:space="preserve">instead of the </w:t>
        </w:r>
      </w:ins>
      <w:ins w:id="3615" w:author="Arthur Parmentier" w:date="2020-06-06T12:47:00Z">
        <w:r w:rsidR="005C65F5" w:rsidRPr="007C437A">
          <w:t>“</w:t>
        </w:r>
      </w:ins>
      <w:ins w:id="3616" w:author="Arthur Parmentier" w:date="2020-06-06T12:46:00Z">
        <w:r w:rsidR="00FB620E" w:rsidRPr="007C437A">
          <w:t>default mode</w:t>
        </w:r>
      </w:ins>
      <w:ins w:id="3617" w:author="Arthur Parmentier" w:date="2020-06-06T12:47:00Z">
        <w:r w:rsidR="005C65F5" w:rsidRPr="007C437A">
          <w:t>”</w:t>
        </w:r>
      </w:ins>
      <w:ins w:id="3618" w:author="Arthur Parmentier" w:date="2020-06-06T12:20:00Z">
        <w:r w:rsidR="00A440D0" w:rsidRPr="007C437A">
          <w:t xml:space="preserve"> </w:t>
        </w:r>
      </w:ins>
      <w:ins w:id="3619" w:author="Arthur Parmentier" w:date="2020-06-06T12:26:00Z">
        <w:r w:rsidR="00A440D0" w:rsidRPr="007C437A">
          <w:t xml:space="preserve">(for instance, it is often the case that dancer </w:t>
        </w:r>
      </w:ins>
      <w:ins w:id="3620" w:author="Arthur Parmentier" w:date="2020-06-06T12:46:00Z">
        <w:r w:rsidR="0071562A" w:rsidRPr="007C437A">
          <w:t>interprets</w:t>
        </w:r>
      </w:ins>
      <w:ins w:id="3621" w:author="Arthur Parmentier" w:date="2020-06-06T12:26:00Z">
        <w:r w:rsidR="00A440D0" w:rsidRPr="007C437A">
          <w:t xml:space="preserve"> signs and gestures in launch mode during p</w:t>
        </w:r>
      </w:ins>
      <w:ins w:id="3622" w:author="Arthur Parmentier" w:date="2020-06-06T12:27:00Z">
        <w:r w:rsidR="00A440D0" w:rsidRPr="007C437A">
          <w:t>erformance by default), in which case the enter and escape sign may not be used either.</w:t>
        </w:r>
      </w:ins>
    </w:p>
    <w:p w:rsidR="0077353F" w:rsidRPr="007C437A" w:rsidRDefault="00122D9C">
      <w:pPr>
        <w:rPr>
          <w:ins w:id="3623" w:author="Arthur Parmentier" w:date="2020-06-06T19:24:00Z"/>
        </w:rPr>
      </w:pPr>
      <w:ins w:id="3624" w:author="Arthur Parmentier" w:date="2020-06-05T21:09:00Z">
        <w:r w:rsidRPr="007C437A">
          <w:t>Let’s start with the big picture.</w:t>
        </w:r>
      </w:ins>
      <w:ins w:id="3625" w:author="Arthur Parmentier" w:date="2020-06-05T21:26:00Z">
        <w:r w:rsidR="00274337" w:rsidRPr="007C437A">
          <w:br/>
        </w:r>
      </w:ins>
      <w:ins w:id="3626" w:author="Arthur Parmentier" w:date="2020-06-05T21:16:00Z">
        <w:r w:rsidRPr="007C437A">
          <w:t xml:space="preserve">Imagine a language that has an alphabet (a set of signs) and several </w:t>
        </w:r>
      </w:ins>
      <w:ins w:id="3627" w:author="Arthur Parmentier" w:date="2020-06-05T21:18:00Z">
        <w:r w:rsidRPr="007C437A">
          <w:t>syntaxes</w:t>
        </w:r>
      </w:ins>
      <w:ins w:id="3628" w:author="Arthur Parmentier" w:date="2020-06-05T21:16:00Z">
        <w:r w:rsidRPr="007C437A">
          <w:t xml:space="preserve"> that </w:t>
        </w:r>
      </w:ins>
      <w:ins w:id="3629" w:author="Arthur Parmentier" w:date="2020-06-05T21:17:00Z">
        <w:r w:rsidRPr="007C437A">
          <w:t xml:space="preserve">all speakers know and can use whenever they think that one is more appropriate than </w:t>
        </w:r>
      </w:ins>
      <w:ins w:id="3630" w:author="Arthur Parmentier" w:date="2020-06-05T21:18:00Z">
        <w:r w:rsidRPr="007C437A">
          <w:t xml:space="preserve">the </w:t>
        </w:r>
      </w:ins>
      <w:ins w:id="3631" w:author="Arthur Parmentier" w:date="2020-06-05T21:17:00Z">
        <w:r w:rsidRPr="007C437A">
          <w:t xml:space="preserve">others. Let’s call these </w:t>
        </w:r>
      </w:ins>
      <w:ins w:id="3632" w:author="Arthur Parmentier" w:date="2020-06-05T21:18:00Z">
        <w:r w:rsidRPr="007C437A">
          <w:t>syntaxes</w:t>
        </w:r>
      </w:ins>
      <w:ins w:id="3633" w:author="Arthur Parmentier" w:date="2020-06-05T21:17:00Z">
        <w:r w:rsidRPr="007C437A">
          <w:t xml:space="preserve"> “modes”.</w:t>
        </w:r>
      </w:ins>
      <w:ins w:id="3634" w:author="Arthur Parmentier" w:date="2020-06-05T21:19:00Z">
        <w:r w:rsidRPr="007C437A">
          <w:t xml:space="preserve"> SP is such a language. </w:t>
        </w:r>
        <w:r w:rsidR="004C1058" w:rsidRPr="007C437A">
          <w:t xml:space="preserve">We have seen that SP has an alphabet and how it is created. </w:t>
        </w:r>
      </w:ins>
      <w:ins w:id="3635" w:author="Arthur Parmentier" w:date="2020-06-05T21:20:00Z">
        <w:r w:rsidR="004C1058" w:rsidRPr="007C437A">
          <w:t xml:space="preserve">We have also seen that modes are said by Walter Thompson to “embody </w:t>
        </w:r>
      </w:ins>
      <w:ins w:id="3636" w:author="Arthur Parmentier" w:date="2020-06-05T21:21:00Z">
        <w:r w:rsidR="004C1058" w:rsidRPr="007C437A">
          <w:t xml:space="preserve">specific performance parameters”, even though </w:t>
        </w:r>
      </w:ins>
      <w:ins w:id="3637" w:author="Arthur Parmentier" w:date="2020-06-06T19:15:00Z">
        <w:r w:rsidR="003C4D17" w:rsidRPr="007C437A">
          <w:t>they are at this point</w:t>
        </w:r>
      </w:ins>
      <w:ins w:id="3638" w:author="Arthur Parmentier" w:date="2020-06-05T21:21:00Z">
        <w:r w:rsidR="004C1058" w:rsidRPr="007C437A">
          <w:t xml:space="preserve"> probably not usual Content gestures. </w:t>
        </w:r>
      </w:ins>
      <w:ins w:id="3639" w:author="Arthur Parmentier" w:date="2020-06-06T19:15:00Z">
        <w:r w:rsidR="00163AE7" w:rsidRPr="007C437A">
          <w:br/>
        </w:r>
      </w:ins>
      <w:ins w:id="3640" w:author="Arthur Parmentier" w:date="2020-06-05T21:22:00Z">
        <w:r w:rsidR="004C1058" w:rsidRPr="007C437A">
          <w:t xml:space="preserve">My proposition is to understand modes as several </w:t>
        </w:r>
      </w:ins>
      <w:ins w:id="3641" w:author="Arthur Parmentier" w:date="2020-06-06T13:06:00Z">
        <w:r w:rsidR="00DD01C7" w:rsidRPr="007C437A">
          <w:t>syntactic</w:t>
        </w:r>
      </w:ins>
      <w:ins w:id="3642" w:author="Arthur Parmentier" w:date="2020-06-05T21:23:00Z">
        <w:r w:rsidR="004C1058" w:rsidRPr="007C437A">
          <w:t xml:space="preserve"> and semantic</w:t>
        </w:r>
        <w:r w:rsidR="004C1058" w:rsidRPr="007C437A">
          <w:rPr>
            <w:rStyle w:val="Appelnotedebasdep"/>
          </w:rPr>
          <w:footnoteReference w:id="25"/>
        </w:r>
      </w:ins>
      <w:ins w:id="3650" w:author="Arthur Parmentier" w:date="2020-06-05T21:22:00Z">
        <w:r w:rsidR="004C1058" w:rsidRPr="007C437A">
          <w:t xml:space="preserve"> modules that the </w:t>
        </w:r>
        <w:r w:rsidR="004C1058" w:rsidRPr="007C437A">
          <w:lastRenderedPageBreak/>
          <w:t>soundpainter can use during the performan</w:t>
        </w:r>
      </w:ins>
      <w:ins w:id="3651" w:author="Arthur Parmentier" w:date="2020-06-05T21:23:00Z">
        <w:r w:rsidR="004C1058" w:rsidRPr="007C437A">
          <w:t>ce</w:t>
        </w:r>
      </w:ins>
      <w:ins w:id="3652" w:author="Arthur Parmentier" w:date="2020-06-05T21:25:00Z">
        <w:r w:rsidR="002E7599" w:rsidRPr="007C437A">
          <w:t>, i.</w:t>
        </w:r>
      </w:ins>
      <w:ins w:id="3653" w:author="Arthur Parmentier" w:date="2020-06-05T21:26:00Z">
        <w:r w:rsidR="002E7599" w:rsidRPr="007C437A">
          <w:t xml:space="preserve">e. the specific performance parameters that Walter Thompson speaks about are their </w:t>
        </w:r>
      </w:ins>
      <w:ins w:id="3654" w:author="Arthur Parmentier" w:date="2020-06-06T13:06:00Z">
        <w:r w:rsidR="00DD01C7" w:rsidRPr="007C437A">
          <w:t>syntactic</w:t>
        </w:r>
      </w:ins>
      <w:ins w:id="3655" w:author="Arthur Parmentier" w:date="2020-06-05T21:26:00Z">
        <w:r w:rsidR="002E7599" w:rsidRPr="007C437A">
          <w:t xml:space="preserve"> (and semantic) </w:t>
        </w:r>
        <w:r w:rsidR="00274337" w:rsidRPr="007C437A">
          <w:t>components</w:t>
        </w:r>
        <w:r w:rsidR="002E7599" w:rsidRPr="007C437A">
          <w:t>.</w:t>
        </w:r>
      </w:ins>
      <w:ins w:id="3656" w:author="Arthur Parmentier" w:date="2020-06-05T21:27:00Z">
        <w:r w:rsidR="00274337" w:rsidRPr="007C437A">
          <w:br/>
          <w:t>One may say that such two different modules, because they have different syntaxes,</w:t>
        </w:r>
      </w:ins>
      <w:ins w:id="3657" w:author="Arthur Parmentier" w:date="2020-06-05T21:28:00Z">
        <w:r w:rsidR="00274337" w:rsidRPr="007C437A">
          <w:t xml:space="preserve"> are </w:t>
        </w:r>
      </w:ins>
      <w:ins w:id="3658" w:author="Arthur Parmentier" w:date="2020-06-06T19:16:00Z">
        <w:r w:rsidR="00C66F72" w:rsidRPr="007C437A">
          <w:t xml:space="preserve">therefore </w:t>
        </w:r>
      </w:ins>
      <w:ins w:id="3659" w:author="Arthur Parmentier" w:date="2020-06-05T21:28:00Z">
        <w:r w:rsidR="00274337" w:rsidRPr="007C437A">
          <w:t xml:space="preserve">two different languages </w:t>
        </w:r>
      </w:ins>
      <w:ins w:id="3660" w:author="Arthur Parmentier" w:date="2020-06-06T19:17:00Z">
        <w:r w:rsidR="00BB7AB5" w:rsidRPr="007C437A">
          <w:t>and wonder how they could</w:t>
        </w:r>
        <w:r w:rsidR="00983480" w:rsidRPr="007C437A">
          <w:t xml:space="preserve"> form</w:t>
        </w:r>
      </w:ins>
      <w:ins w:id="3661" w:author="Arthur Parmentier" w:date="2020-06-05T21:28:00Z">
        <w:r w:rsidR="00274337" w:rsidRPr="007C437A">
          <w:t xml:space="preserve"> a single language that we call SP. </w:t>
        </w:r>
      </w:ins>
      <w:ins w:id="3662" w:author="Arthur Parmentier" w:date="2020-06-06T19:17:00Z">
        <w:r w:rsidR="00A70873" w:rsidRPr="007C437A">
          <w:t>T</w:t>
        </w:r>
      </w:ins>
      <w:ins w:id="3663" w:author="Arthur Parmentier" w:date="2020-06-05T21:29:00Z">
        <w:r w:rsidR="00274337" w:rsidRPr="007C437A">
          <w:t xml:space="preserve">o understand how they </w:t>
        </w:r>
      </w:ins>
      <w:ins w:id="3664" w:author="Arthur Parmentier" w:date="2020-06-06T19:18:00Z">
        <w:r w:rsidR="006B144E" w:rsidRPr="007C437A">
          <w:t>relate to</w:t>
        </w:r>
      </w:ins>
      <w:ins w:id="3665" w:author="Arthur Parmentier" w:date="2020-06-05T21:29:00Z">
        <w:r w:rsidR="00274337" w:rsidRPr="007C437A">
          <w:t xml:space="preserve"> each other and labeled under “SP”, let’s take a look at the </w:t>
        </w:r>
      </w:ins>
      <w:ins w:id="3666" w:author="Arthur Parmentier" w:date="2020-06-06T19:17:00Z">
        <w:r w:rsidR="0015677B" w:rsidRPr="007C437A">
          <w:t xml:space="preserve">alphabetical level (their set of possible </w:t>
        </w:r>
      </w:ins>
      <w:ins w:id="3667" w:author="Arthur Parmentier" w:date="2020-06-06T19:18:00Z">
        <w:r w:rsidR="0015677B" w:rsidRPr="007C437A">
          <w:t xml:space="preserve">signs) </w:t>
        </w:r>
      </w:ins>
      <w:ins w:id="3668" w:author="Arthur Parmentier" w:date="2020-06-05T21:29:00Z">
        <w:r w:rsidR="00687A5C" w:rsidRPr="007C437A">
          <w:t>to understand their common features.</w:t>
        </w:r>
      </w:ins>
    </w:p>
    <w:p w:rsidR="00B437A4" w:rsidRPr="007C437A" w:rsidRDefault="00B437A4">
      <w:pPr>
        <w:pStyle w:val="Titre6"/>
        <w:rPr>
          <w:ins w:id="3669" w:author="Arthur Parmentier" w:date="2020-06-06T19:18:00Z"/>
          <w:rPrChange w:id="3670" w:author="Arthur Parmentier" w:date="2020-06-07T15:27:00Z">
            <w:rPr>
              <w:ins w:id="3671" w:author="Arthur Parmentier" w:date="2020-06-06T19:18:00Z"/>
            </w:rPr>
          </w:rPrChange>
        </w:rPr>
        <w:pPrChange w:id="3672" w:author="Arthur Parmentier" w:date="2020-06-10T16:26:00Z">
          <w:pPr/>
        </w:pPrChange>
      </w:pPr>
      <w:ins w:id="3673" w:author="Arthur Parmentier" w:date="2020-06-06T19:24:00Z">
        <w:r w:rsidRPr="007C437A">
          <w:rPr>
            <w:rPrChange w:id="3674" w:author="Arthur Parmentier" w:date="2020-06-07T15:27:00Z">
              <w:rPr>
                <w:b/>
              </w:rPr>
            </w:rPrChange>
          </w:rPr>
          <w:t>A shared alphabet for several syntaxes</w:t>
        </w:r>
      </w:ins>
    </w:p>
    <w:p w:rsidR="00122D9C" w:rsidRPr="007C437A" w:rsidRDefault="00122D9C">
      <w:pPr>
        <w:rPr>
          <w:ins w:id="3675" w:author="Arthur Parmentier" w:date="2020-06-06T19:24:00Z"/>
        </w:rPr>
      </w:pPr>
      <w:ins w:id="3676" w:author="Arthur Parmentier" w:date="2020-06-05T21:09:00Z">
        <w:r w:rsidRPr="007C437A">
          <w:t xml:space="preserve">Imagine </w:t>
        </w:r>
      </w:ins>
      <w:ins w:id="3677" w:author="Arthur Parmentier" w:date="2020-06-05T21:10:00Z">
        <w:r w:rsidRPr="007C437A">
          <w:t>the dictionary of SP and visualize the abstract space of all signs in SP (bottom of</w:t>
        </w:r>
      </w:ins>
      <w:ins w:id="3678" w:author="Arthur Parmentier" w:date="2020-06-05T21:11:00Z">
        <w:r w:rsidRPr="007C437A">
          <w:t xml:space="preserve"> </w:t>
        </w:r>
        <w:r w:rsidRPr="007C437A">
          <w:rPr>
            <w:rPrChange w:id="3679" w:author="Arthur Parmentier" w:date="2020-06-07T15:27:00Z">
              <w:rPr/>
            </w:rPrChange>
          </w:rPr>
          <w:fldChar w:fldCharType="begin"/>
        </w:r>
        <w:r w:rsidRPr="007C437A">
          <w:instrText xml:space="preserve"> REF _Ref42283886 \h </w:instrText>
        </w:r>
      </w:ins>
      <w:r w:rsidRPr="007C437A">
        <w:rPr>
          <w:rPrChange w:id="3680" w:author="Arthur Parmentier" w:date="2020-06-07T15:27:00Z">
            <w:rPr/>
          </w:rPrChange>
        </w:rPr>
      </w:r>
      <w:r w:rsidRPr="007C437A">
        <w:rPr>
          <w:rPrChange w:id="3681" w:author="Arthur Parmentier" w:date="2020-06-07T15:27:00Z">
            <w:rPr/>
          </w:rPrChange>
        </w:rPr>
        <w:fldChar w:fldCharType="separate"/>
      </w:r>
      <w:ins w:id="3682" w:author="Arthur Parmentier" w:date="2020-06-05T21:11:00Z">
        <w:r w:rsidRPr="007C437A">
          <w:t xml:space="preserve">Figure </w:t>
        </w:r>
        <w:r w:rsidRPr="007C437A">
          <w:rPr>
            <w:rPrChange w:id="3683" w:author="Arthur Parmentier" w:date="2020-06-07T15:27:00Z">
              <w:rPr>
                <w:noProof/>
              </w:rPr>
            </w:rPrChange>
          </w:rPr>
          <w:t>1</w:t>
        </w:r>
        <w:r w:rsidRPr="007C437A">
          <w:rPr>
            <w:rPrChange w:id="3684" w:author="Arthur Parmentier" w:date="2020-06-07T15:27:00Z">
              <w:rPr/>
            </w:rPrChange>
          </w:rPr>
          <w:fldChar w:fldCharType="end"/>
        </w:r>
        <w:r w:rsidRPr="007C437A">
          <w:t xml:space="preserve">). </w:t>
        </w:r>
      </w:ins>
      <w:ins w:id="3685" w:author="Arthur Parmentier" w:date="2020-06-05T21:15:00Z">
        <w:r w:rsidRPr="007C437A">
          <w:br/>
        </w:r>
      </w:ins>
      <w:ins w:id="3686" w:author="Arthur Parmentier" w:date="2020-06-05T21:11:00Z">
        <w:r w:rsidRPr="007C437A">
          <w:t xml:space="preserve">Among those signs, some are used in specific modes only. For instance, the sign “scan” </w:t>
        </w:r>
      </w:ins>
      <w:ins w:id="3687" w:author="Arthur Parmentier" w:date="2020-06-05T21:12:00Z">
        <w:r w:rsidRPr="007C437A">
          <w:t xml:space="preserve">is significant only for the mode that </w:t>
        </w:r>
      </w:ins>
      <w:ins w:id="3688" w:author="Arthur Parmentier" w:date="2020-06-06T19:19:00Z">
        <w:r w:rsidR="001D75D5" w:rsidRPr="007C437A">
          <w:t>has</w:t>
        </w:r>
      </w:ins>
      <w:ins w:id="3689" w:author="Arthur Parmentier" w:date="2020-06-05T21:12:00Z">
        <w:r w:rsidRPr="007C437A">
          <w:t xml:space="preserve"> its name, as it allows the soundpainter to enter the scan mode from </w:t>
        </w:r>
      </w:ins>
      <w:ins w:id="3690" w:author="Arthur Parmentier" w:date="2020-06-05T21:13:00Z">
        <w:r w:rsidRPr="007C437A">
          <w:t xml:space="preserve">the “Who, What, How, When”-like </w:t>
        </w:r>
      </w:ins>
      <w:ins w:id="3691" w:author="Arthur Parmentier" w:date="2020-06-05T21:14:00Z">
        <w:r w:rsidRPr="007C437A">
          <w:t xml:space="preserve">syntactic </w:t>
        </w:r>
      </w:ins>
      <w:ins w:id="3692" w:author="Arthur Parmentier" w:date="2020-06-05T21:13:00Z">
        <w:r w:rsidRPr="007C437A">
          <w:t>structure, that we will call the “</w:t>
        </w:r>
      </w:ins>
      <w:ins w:id="3693" w:author="Arthur Parmentier" w:date="2020-06-05T21:14:00Z">
        <w:r w:rsidRPr="007C437A">
          <w:t>d</w:t>
        </w:r>
      </w:ins>
      <w:ins w:id="3694" w:author="Arthur Parmentier" w:date="2020-06-05T21:13:00Z">
        <w:r w:rsidRPr="007C437A">
          <w:t>efault mode” of SP</w:t>
        </w:r>
      </w:ins>
      <w:ins w:id="3695" w:author="Arthur Parmentier" w:date="2020-06-06T19:21:00Z">
        <w:r w:rsidR="00B001BB" w:rsidRPr="007C437A">
          <w:t xml:space="preserve"> (t</w:t>
        </w:r>
      </w:ins>
      <w:ins w:id="3696" w:author="Arthur Parmentier" w:date="2020-06-06T19:19:00Z">
        <w:r w:rsidR="002869D0" w:rsidRPr="007C437A">
          <w:t xml:space="preserve">he main reason for choosing this name (default) is that it </w:t>
        </w:r>
      </w:ins>
      <w:ins w:id="3697" w:author="Arthur Parmentier" w:date="2020-06-06T19:20:00Z">
        <w:r w:rsidR="002869D0" w:rsidRPr="007C437A">
          <w:t>is the syntactic module that soundpainters use by convention and which allows to connect all modes together</w:t>
        </w:r>
      </w:ins>
      <w:ins w:id="3698" w:author="Arthur Parmentier" w:date="2020-06-06T19:21:00Z">
        <w:r w:rsidR="00B001BB" w:rsidRPr="007C437A">
          <w:t>)</w:t>
        </w:r>
      </w:ins>
      <w:ins w:id="3699" w:author="Arthur Parmentier" w:date="2020-06-06T19:20:00Z">
        <w:r w:rsidR="002869D0" w:rsidRPr="007C437A">
          <w:t>.</w:t>
        </w:r>
      </w:ins>
      <w:ins w:id="3700" w:author="Arthur Parmentier" w:date="2020-06-05T21:13:00Z">
        <w:r w:rsidRPr="007C437A">
          <w:t xml:space="preserve"> </w:t>
        </w:r>
      </w:ins>
      <w:ins w:id="3701" w:author="Arthur Parmentier" w:date="2020-06-05T21:14:00Z">
        <w:r w:rsidRPr="007C437A">
          <w:t>Outside the scan mode an</w:t>
        </w:r>
      </w:ins>
      <w:ins w:id="3702" w:author="Arthur Parmentier" w:date="2020-06-05T21:15:00Z">
        <w:r w:rsidRPr="007C437A">
          <w:t xml:space="preserve">d its variations, the </w:t>
        </w:r>
      </w:ins>
      <w:ins w:id="3703" w:author="Arthur Parmentier" w:date="2020-06-06T19:21:00Z">
        <w:r w:rsidR="00AF1433" w:rsidRPr="007C437A">
          <w:t xml:space="preserve">sign </w:t>
        </w:r>
      </w:ins>
      <w:ins w:id="3704" w:author="Arthur Parmentier" w:date="2020-06-05T21:15:00Z">
        <w:r w:rsidRPr="007C437A">
          <w:t xml:space="preserve">“scan” is practically not meaningful </w:t>
        </w:r>
      </w:ins>
      <w:ins w:id="3705" w:author="Arthur Parmentier" w:date="2020-06-06T19:21:00Z">
        <w:r w:rsidR="00AF1433" w:rsidRPr="007C437A">
          <w:t>n</w:t>
        </w:r>
      </w:ins>
      <w:ins w:id="3706" w:author="Arthur Parmentier" w:date="2020-06-05T21:15:00Z">
        <w:r w:rsidRPr="007C437A">
          <w:t>or used.</w:t>
        </w:r>
      </w:ins>
      <w:ins w:id="3707" w:author="Arthur Parmentier" w:date="2020-06-05T21:36:00Z">
        <w:r w:rsidR="006C6E21" w:rsidRPr="007C437A">
          <w:t xml:space="preserve"> Therefore, when the soundpainter uses that sign, it is clear for the performer which mode the soundpainter uses.</w:t>
        </w:r>
      </w:ins>
      <w:ins w:id="3708" w:author="Arthur Parmentier" w:date="2020-06-05T21:15:00Z">
        <w:r w:rsidRPr="007C437A">
          <w:br/>
          <w:t xml:space="preserve">However, some </w:t>
        </w:r>
      </w:ins>
      <w:ins w:id="3709" w:author="Arthur Parmentier" w:date="2020-06-05T21:32:00Z">
        <w:r w:rsidR="00907944" w:rsidRPr="007C437A">
          <w:t xml:space="preserve">signs </w:t>
        </w:r>
      </w:ins>
      <w:ins w:id="3710" w:author="Arthur Parmentier" w:date="2020-06-06T12:19:00Z">
        <w:r w:rsidR="0072567A" w:rsidRPr="007C437A">
          <w:t>are significant and can be interpreted differently</w:t>
        </w:r>
      </w:ins>
      <w:ins w:id="3711" w:author="Arthur Parmentier" w:date="2020-06-05T21:33:00Z">
        <w:r w:rsidR="00907944" w:rsidRPr="007C437A">
          <w:t xml:space="preserve"> </w:t>
        </w:r>
      </w:ins>
      <w:ins w:id="3712" w:author="Arthur Parmentier" w:date="2020-06-05T21:34:00Z">
        <w:r w:rsidR="006C6E21" w:rsidRPr="007C437A">
          <w:t xml:space="preserve">in </w:t>
        </w:r>
      </w:ins>
      <w:ins w:id="3713" w:author="Arthur Parmentier" w:date="2020-06-05T21:35:00Z">
        <w:r w:rsidR="006C6E21" w:rsidRPr="007C437A">
          <w:t xml:space="preserve">several modes, which is represented in </w:t>
        </w:r>
        <w:r w:rsidR="006C6E21" w:rsidRPr="007C437A">
          <w:rPr>
            <w:rPrChange w:id="3714" w:author="Arthur Parmentier" w:date="2020-06-07T15:27:00Z">
              <w:rPr/>
            </w:rPrChange>
          </w:rPr>
          <w:fldChar w:fldCharType="begin"/>
        </w:r>
        <w:r w:rsidR="006C6E21" w:rsidRPr="007C437A">
          <w:instrText xml:space="preserve"> REF _Ref42283886 \h </w:instrText>
        </w:r>
      </w:ins>
      <w:r w:rsidR="006C6E21" w:rsidRPr="007C437A">
        <w:rPr>
          <w:rPrChange w:id="3715" w:author="Arthur Parmentier" w:date="2020-06-07T15:27:00Z">
            <w:rPr/>
          </w:rPrChange>
        </w:rPr>
      </w:r>
      <w:ins w:id="3716" w:author="Arthur Parmentier" w:date="2020-06-05T21:35:00Z">
        <w:r w:rsidR="006C6E21" w:rsidRPr="007C437A">
          <w:rPr>
            <w:rPrChange w:id="3717" w:author="Arthur Parmentier" w:date="2020-06-07T15:27:00Z">
              <w:rPr/>
            </w:rPrChange>
          </w:rPr>
          <w:fldChar w:fldCharType="separate"/>
        </w:r>
        <w:r w:rsidR="006C6E21" w:rsidRPr="007C437A">
          <w:t xml:space="preserve">Figure </w:t>
        </w:r>
        <w:r w:rsidR="006C6E21" w:rsidRPr="007C437A">
          <w:rPr>
            <w:rPrChange w:id="3718" w:author="Arthur Parmentier" w:date="2020-06-07T15:27:00Z">
              <w:rPr>
                <w:noProof/>
              </w:rPr>
            </w:rPrChange>
          </w:rPr>
          <w:t>1</w:t>
        </w:r>
        <w:r w:rsidR="006C6E21" w:rsidRPr="007C437A">
          <w:rPr>
            <w:rPrChange w:id="3719" w:author="Arthur Parmentier" w:date="2020-06-07T15:27:00Z">
              <w:rPr/>
            </w:rPrChange>
          </w:rPr>
          <w:fldChar w:fldCharType="end"/>
        </w:r>
        <w:r w:rsidR="006C6E21" w:rsidRPr="007C437A">
          <w:t xml:space="preserve"> by the overlapping of two </w:t>
        </w:r>
      </w:ins>
      <w:ins w:id="3720" w:author="Arthur Parmentier" w:date="2020-06-06T12:19:00Z">
        <w:r w:rsidR="0072567A" w:rsidRPr="007C437A">
          <w:t>sets (ellipses)</w:t>
        </w:r>
      </w:ins>
      <w:ins w:id="3721" w:author="Arthur Parmentier" w:date="2020-06-05T21:35:00Z">
        <w:r w:rsidR="006C6E21" w:rsidRPr="007C437A">
          <w:t xml:space="preserve"> at the </w:t>
        </w:r>
      </w:ins>
      <w:ins w:id="3722" w:author="Arthur Parmentier" w:date="2020-06-06T19:22:00Z">
        <w:r w:rsidR="00E02161" w:rsidRPr="007C437A">
          <w:t>gestures</w:t>
        </w:r>
      </w:ins>
      <w:ins w:id="3723" w:author="Arthur Parmentier" w:date="2020-06-05T21:35:00Z">
        <w:r w:rsidR="006C6E21" w:rsidRPr="007C437A">
          <w:t xml:space="preserve"> level. </w:t>
        </w:r>
      </w:ins>
      <w:ins w:id="3724" w:author="Arthur Parmentier" w:date="2020-06-06T19:22:00Z">
        <w:r w:rsidR="001C10F6" w:rsidRPr="007C437A">
          <w:t>When using those signs</w:t>
        </w:r>
      </w:ins>
      <w:ins w:id="3725" w:author="Arthur Parmentier" w:date="2020-06-05T21:35:00Z">
        <w:r w:rsidR="006C6E21" w:rsidRPr="007C437A">
          <w:t xml:space="preserve">, </w:t>
        </w:r>
      </w:ins>
      <w:ins w:id="3726" w:author="Arthur Parmentier" w:date="2020-06-05T21:36:00Z">
        <w:r w:rsidR="006C6E21" w:rsidRPr="007C437A">
          <w:t xml:space="preserve">it is no longer </w:t>
        </w:r>
      </w:ins>
      <w:ins w:id="3727" w:author="Arthur Parmentier" w:date="2020-06-06T19:22:00Z">
        <w:r w:rsidR="001C10F6" w:rsidRPr="007C437A">
          <w:t>obvious</w:t>
        </w:r>
      </w:ins>
      <w:ins w:id="3728" w:author="Arthur Parmentier" w:date="2020-06-05T21:36:00Z">
        <w:r w:rsidR="006C6E21" w:rsidRPr="007C437A">
          <w:t xml:space="preserve"> what mode the soundpainter uses</w:t>
        </w:r>
      </w:ins>
      <w:ins w:id="3729" w:author="Arthur Parmentier" w:date="2020-06-06T19:22:00Z">
        <w:r w:rsidR="001C10F6" w:rsidRPr="007C437A">
          <w:t xml:space="preserve"> and how they shou</w:t>
        </w:r>
      </w:ins>
      <w:ins w:id="3730" w:author="Arthur Parmentier" w:date="2020-06-06T19:23:00Z">
        <w:r w:rsidR="001C10F6" w:rsidRPr="007C437A">
          <w:t>ld be interpreted:</w:t>
        </w:r>
      </w:ins>
      <w:ins w:id="3731" w:author="Arthur Parmentier" w:date="2020-06-06T10:34:00Z">
        <w:r w:rsidR="00EE3EF9" w:rsidRPr="007C437A">
          <w:t xml:space="preserve"> the mode is ambiguous</w:t>
        </w:r>
      </w:ins>
      <w:ins w:id="3732" w:author="Arthur Parmentier" w:date="2020-06-05T21:37:00Z">
        <w:r w:rsidR="006C6E21" w:rsidRPr="007C437A">
          <w:t xml:space="preserve">, so there </w:t>
        </w:r>
      </w:ins>
      <w:ins w:id="3733" w:author="Arthur Parmentier" w:date="2020-06-05T21:39:00Z">
        <w:r w:rsidR="00A451DF" w:rsidRPr="007C437A">
          <w:t>must</w:t>
        </w:r>
      </w:ins>
      <w:ins w:id="3734" w:author="Arthur Parmentier" w:date="2020-06-05T21:37:00Z">
        <w:r w:rsidR="006C6E21" w:rsidRPr="007C437A">
          <w:t xml:space="preserve"> be a way for the soundpainter to let the performers know what mode he is using. This is the role of what I call the “enter” and “es</w:t>
        </w:r>
      </w:ins>
      <w:ins w:id="3735" w:author="Arthur Parmentier" w:date="2020-06-05T21:38:00Z">
        <w:r w:rsidR="006C6E21" w:rsidRPr="007C437A">
          <w:t>cape”</w:t>
        </w:r>
        <w:r w:rsidR="006C6E21" w:rsidRPr="007C437A">
          <w:rPr>
            <w:rStyle w:val="Appelnotedebasdep"/>
          </w:rPr>
          <w:footnoteReference w:id="26"/>
        </w:r>
        <w:r w:rsidR="006C6E21" w:rsidRPr="007C437A">
          <w:t xml:space="preserve"> signs</w:t>
        </w:r>
      </w:ins>
      <w:ins w:id="3742" w:author="Arthur Parmentier" w:date="2020-06-06T12:28:00Z">
        <w:r w:rsidR="00595AA3" w:rsidRPr="007C437A">
          <w:t xml:space="preserve"> for each mode</w:t>
        </w:r>
      </w:ins>
      <w:ins w:id="3743" w:author="Arthur Parmentier" w:date="2020-06-06T10:44:00Z">
        <w:r w:rsidR="003A5421" w:rsidRPr="007C437A">
          <w:t>.</w:t>
        </w:r>
      </w:ins>
    </w:p>
    <w:p w:rsidR="00B437A4" w:rsidRPr="007C437A" w:rsidRDefault="00B437A4">
      <w:pPr>
        <w:pStyle w:val="Titre6"/>
        <w:rPr>
          <w:ins w:id="3744" w:author="Arthur Parmentier" w:date="2020-06-05T21:39:00Z"/>
          <w:rPrChange w:id="3745" w:author="Arthur Parmentier" w:date="2020-06-07T15:27:00Z">
            <w:rPr>
              <w:ins w:id="3746" w:author="Arthur Parmentier" w:date="2020-06-05T21:39:00Z"/>
            </w:rPr>
          </w:rPrChange>
        </w:rPr>
        <w:pPrChange w:id="3747" w:author="Arthur Parmentier" w:date="2020-06-10T16:26:00Z">
          <w:pPr/>
        </w:pPrChange>
      </w:pPr>
      <w:ins w:id="3748" w:author="Arthur Parmentier" w:date="2020-06-06T19:24:00Z">
        <w:r w:rsidRPr="007C437A">
          <w:rPr>
            <w:rPrChange w:id="3749" w:author="Arthur Parmentier" w:date="2020-06-07T15:27:00Z">
              <w:rPr>
                <w:b/>
              </w:rPr>
            </w:rPrChange>
          </w:rPr>
          <w:t>The ambiguit</w:t>
        </w:r>
      </w:ins>
      <w:ins w:id="3750" w:author="Arthur Parmentier" w:date="2020-06-06T19:25:00Z">
        <w:r w:rsidRPr="007C437A">
          <w:rPr>
            <w:rPrChange w:id="3751" w:author="Arthur Parmentier" w:date="2020-06-07T15:27:00Z">
              <w:rPr>
                <w:b/>
              </w:rPr>
            </w:rPrChange>
          </w:rPr>
          <w:t>ies</w:t>
        </w:r>
      </w:ins>
      <w:ins w:id="3752" w:author="Arthur Parmentier" w:date="2020-06-06T19:24:00Z">
        <w:r w:rsidRPr="007C437A">
          <w:rPr>
            <w:rPrChange w:id="3753" w:author="Arthur Parmentier" w:date="2020-06-07T15:27:00Z">
              <w:rPr>
                <w:b/>
              </w:rPr>
            </w:rPrChange>
          </w:rPr>
          <w:t xml:space="preserve"> between modes </w:t>
        </w:r>
      </w:ins>
      <w:ins w:id="3754" w:author="Arthur Parmentier" w:date="2020-06-06T19:25:00Z">
        <w:r w:rsidR="001303A0" w:rsidRPr="007C437A">
          <w:rPr>
            <w:rPrChange w:id="3755" w:author="Arthur Parmentier" w:date="2020-06-07T15:27:00Z">
              <w:rPr>
                <w:b/>
              </w:rPr>
            </w:rPrChange>
          </w:rPr>
          <w:t>resolved by the</w:t>
        </w:r>
      </w:ins>
      <w:ins w:id="3756" w:author="Arthur Parmentier" w:date="2020-06-06T19:24:00Z">
        <w:r w:rsidRPr="007C437A">
          <w:rPr>
            <w:rPrChange w:id="3757" w:author="Arthur Parmentier" w:date="2020-06-07T15:27:00Z">
              <w:rPr>
                <w:b/>
              </w:rPr>
            </w:rPrChange>
          </w:rPr>
          <w:t xml:space="preserve"> “enter” and “escape” signs</w:t>
        </w:r>
      </w:ins>
    </w:p>
    <w:p w:rsidR="0079757F" w:rsidRPr="007C437A" w:rsidRDefault="00A451DF">
      <w:pPr>
        <w:rPr>
          <w:ins w:id="3758" w:author="Arthur Parmentier" w:date="2020-06-06T12:51:00Z"/>
        </w:rPr>
      </w:pPr>
      <w:ins w:id="3759" w:author="Arthur Parmentier" w:date="2020-06-05T21:39:00Z">
        <w:r w:rsidRPr="007C437A">
          <w:t>The enter and escape signs allow the soundpainter to “navigate” between the different modes</w:t>
        </w:r>
        <w:r w:rsidR="00106056" w:rsidRPr="007C437A">
          <w:t xml:space="preserve">, by signing the enter sign </w:t>
        </w:r>
      </w:ins>
      <w:ins w:id="3760" w:author="Arthur Parmentier" w:date="2020-06-05T21:40:00Z">
        <w:r w:rsidR="00106056" w:rsidRPr="007C437A">
          <w:t>of</w:t>
        </w:r>
      </w:ins>
      <w:ins w:id="3761" w:author="Arthur Parmentier" w:date="2020-06-05T21:42:00Z">
        <w:r w:rsidR="00106056" w:rsidRPr="007C437A">
          <w:t xml:space="preserve"> one</w:t>
        </w:r>
      </w:ins>
      <w:ins w:id="3762" w:author="Arthur Parmentier" w:date="2020-06-05T21:40:00Z">
        <w:r w:rsidR="00106056" w:rsidRPr="007C437A">
          <w:t xml:space="preserve"> mode </w:t>
        </w:r>
      </w:ins>
      <w:ins w:id="3763" w:author="Arthur Parmentier" w:date="2020-06-05T21:42:00Z">
        <w:r w:rsidR="00106056" w:rsidRPr="007C437A">
          <w:t>to “enter</w:t>
        </w:r>
      </w:ins>
      <w:ins w:id="3764" w:author="Arthur Parmentier" w:date="2020-06-05T21:40:00Z">
        <w:r w:rsidR="00106056" w:rsidRPr="007C437A">
          <w:t xml:space="preserve"> it</w:t>
        </w:r>
      </w:ins>
      <w:ins w:id="3765" w:author="Arthur Parmentier" w:date="2020-06-05T21:42:00Z">
        <w:r w:rsidR="00106056" w:rsidRPr="007C437A">
          <w:t xml:space="preserve">” (i.e. use its </w:t>
        </w:r>
      </w:ins>
      <w:ins w:id="3766" w:author="Arthur Parmentier" w:date="2020-06-06T13:06:00Z">
        <w:r w:rsidR="00DD01C7" w:rsidRPr="007C437A">
          <w:t>syntactic</w:t>
        </w:r>
      </w:ins>
      <w:ins w:id="3767" w:author="Arthur Parmentier" w:date="2020-06-05T21:42:00Z">
        <w:r w:rsidR="00106056" w:rsidRPr="007C437A">
          <w:t xml:space="preserve"> and semantic structure)</w:t>
        </w:r>
      </w:ins>
      <w:ins w:id="3768" w:author="Arthur Parmentier" w:date="2020-06-05T21:40:00Z">
        <w:r w:rsidR="00106056" w:rsidRPr="007C437A">
          <w:t xml:space="preserve"> and signing its escape sign when escaping from that mode.</w:t>
        </w:r>
      </w:ins>
      <w:ins w:id="3769" w:author="Arthur Parmentier" w:date="2020-06-06T10:35:00Z">
        <w:r w:rsidR="00EE3EF9" w:rsidRPr="007C437A">
          <w:t xml:space="preserve"> </w:t>
        </w:r>
      </w:ins>
      <w:ins w:id="3770" w:author="Arthur Parmentier" w:date="2020-06-05T21:41:00Z">
        <w:r w:rsidR="00106056" w:rsidRPr="007C437A">
          <w:t xml:space="preserve"> </w:t>
        </w:r>
      </w:ins>
      <w:ins w:id="3771" w:author="Arthur Parmentier" w:date="2020-06-05T22:27:00Z">
        <w:r w:rsidR="00C514A9" w:rsidRPr="007C437A">
          <w:t>However, not all modes are in</w:t>
        </w:r>
      </w:ins>
      <w:ins w:id="3772" w:author="Arthur Parmentier" w:date="2020-06-05T22:28:00Z">
        <w:r w:rsidR="00C514A9" w:rsidRPr="007C437A">
          <w:t xml:space="preserve"> the graph are connected; in fact, there is a mode from which we can enter all other modes and that we return to by default when escaping a mode</w:t>
        </w:r>
      </w:ins>
      <w:ins w:id="3773" w:author="Arthur Parmentier" w:date="2020-06-05T22:29:00Z">
        <w:r w:rsidR="00C514A9" w:rsidRPr="007C437A">
          <w:t xml:space="preserve">. I call it the “default mode” (or the “core”, “central” mode of SP), from </w:t>
        </w:r>
      </w:ins>
      <w:ins w:id="3774" w:author="Arthur Parmentier" w:date="2020-06-05T22:30:00Z">
        <w:r w:rsidR="00C514A9" w:rsidRPr="007C437A">
          <w:t>which the other modes connect, just like modules in the system.</w:t>
        </w:r>
      </w:ins>
      <w:ins w:id="3775" w:author="Arthur Parmentier" w:date="2020-06-06T10:44:00Z">
        <w:r w:rsidR="003A5421" w:rsidRPr="007C437A">
          <w:t xml:space="preserve"> We can see that the “escape”</w:t>
        </w:r>
      </w:ins>
      <w:ins w:id="3776" w:author="Arthur Parmentier" w:date="2020-06-05T22:30:00Z">
        <w:r w:rsidR="00297C3F" w:rsidRPr="007C437A">
          <w:br/>
          <w:t>It would be interesting to discuss further the</w:t>
        </w:r>
      </w:ins>
      <w:ins w:id="3777" w:author="Arthur Parmentier" w:date="2020-06-06T10:30:00Z">
        <w:r w:rsidR="00CF01B3" w:rsidRPr="007C437A">
          <w:t xml:space="preserve"> motivations and</w:t>
        </w:r>
      </w:ins>
      <w:ins w:id="3778" w:author="Arthur Parmentier" w:date="2020-06-05T22:30:00Z">
        <w:r w:rsidR="00297C3F" w:rsidRPr="007C437A">
          <w:t xml:space="preserve"> consequences of this centrality of the default mode, and why it is not possible to direct</w:t>
        </w:r>
      </w:ins>
      <w:ins w:id="3779" w:author="Arthur Parmentier" w:date="2020-06-05T22:31:00Z">
        <w:r w:rsidR="00297C3F" w:rsidRPr="007C437A">
          <w:t>ly move on from one mode to the others</w:t>
        </w:r>
        <w:r w:rsidR="00DE44D3" w:rsidRPr="007C437A">
          <w:t xml:space="preserve"> by simply signing </w:t>
        </w:r>
      </w:ins>
      <w:ins w:id="3780" w:author="Arthur Parmentier" w:date="2020-06-05T22:32:00Z">
        <w:r w:rsidR="00DE44D3" w:rsidRPr="007C437A">
          <w:t>the dedicated “enter” signs for each mode.</w:t>
        </w:r>
      </w:ins>
      <w:ins w:id="3781" w:author="Arthur Parmentier" w:date="2020-06-06T10:30:00Z">
        <w:r w:rsidR="00CF01B3" w:rsidRPr="007C437A">
          <w:t xml:space="preserve"> If it was the case, I speculate that </w:t>
        </w:r>
      </w:ins>
      <w:ins w:id="3782" w:author="Arthur Parmentier" w:date="2020-06-05T22:32:00Z">
        <w:r w:rsidR="00DE44D3" w:rsidRPr="007C437A">
          <w:t xml:space="preserve">the common “tear up” sign would take the place of the enter sign for the default mode. </w:t>
        </w:r>
      </w:ins>
      <w:ins w:id="3783" w:author="Arthur Parmentier" w:date="2020-06-06T10:31:00Z">
        <w:r w:rsidR="00EE3EF9" w:rsidRPr="007C437A">
          <w:t>I leave that discuss</w:t>
        </w:r>
      </w:ins>
      <w:ins w:id="3784" w:author="Arthur Parmentier" w:date="2020-06-06T12:28:00Z">
        <w:r w:rsidR="0079757F" w:rsidRPr="007C437A">
          <w:t>ion</w:t>
        </w:r>
      </w:ins>
      <w:ins w:id="3785" w:author="Arthur Parmentier" w:date="2020-06-06T10:31:00Z">
        <w:r w:rsidR="00EE3EF9" w:rsidRPr="007C437A">
          <w:t xml:space="preserve"> to further research and debates in the </w:t>
        </w:r>
      </w:ins>
      <w:ins w:id="3786" w:author="Arthur Parmentier" w:date="2020-06-06T10:32:00Z">
        <w:r w:rsidR="00EE3EF9" w:rsidRPr="007C437A">
          <w:t>SP community.</w:t>
        </w:r>
      </w:ins>
    </w:p>
    <w:p w:rsidR="00B427B1" w:rsidRPr="007C437A" w:rsidRDefault="0016056E">
      <w:pPr>
        <w:pStyle w:val="Titre6"/>
        <w:rPr>
          <w:ins w:id="3787" w:author="Arthur Parmentier" w:date="2020-06-06T12:53:00Z"/>
        </w:rPr>
      </w:pPr>
      <w:ins w:id="3788" w:author="Arthur Parmentier" w:date="2020-06-06T19:51:00Z">
        <w:r w:rsidRPr="007C437A">
          <w:rPr>
            <w:b w:val="0"/>
          </w:rPr>
          <w:lastRenderedPageBreak/>
          <w:t>About syntactic</w:t>
        </w:r>
      </w:ins>
      <w:ins w:id="3789" w:author="Arthur Parmentier" w:date="2020-06-06T12:53:00Z">
        <w:r w:rsidR="00B427B1" w:rsidRPr="007C437A">
          <w:rPr>
            <w:b w:val="0"/>
          </w:rPr>
          <w:t xml:space="preserve"> differences</w:t>
        </w:r>
      </w:ins>
      <w:ins w:id="3790" w:author="Arthur Parmentier" w:date="2020-06-06T19:51:00Z">
        <w:r w:rsidRPr="007C437A">
          <w:rPr>
            <w:b w:val="0"/>
          </w:rPr>
          <w:t xml:space="preserve"> and semantic similarities</w:t>
        </w:r>
      </w:ins>
      <w:ins w:id="3791" w:author="Arthur Parmentier" w:date="2020-06-06T12:53:00Z">
        <w:r w:rsidR="00B427B1" w:rsidRPr="007C437A">
          <w:rPr>
            <w:b w:val="0"/>
          </w:rPr>
          <w:t xml:space="preserve"> between modes</w:t>
        </w:r>
      </w:ins>
    </w:p>
    <w:p w:rsidR="00B427B1" w:rsidRPr="007C437A" w:rsidRDefault="00B427B1">
      <w:pPr>
        <w:rPr>
          <w:ins w:id="3792" w:author="Arthur Parmentier" w:date="2020-06-06T19:26:00Z"/>
        </w:rPr>
      </w:pPr>
      <w:ins w:id="3793" w:author="Arthur Parmentier" w:date="2020-06-06T12:53:00Z">
        <w:r w:rsidRPr="007C437A">
          <w:t>Synta</w:t>
        </w:r>
      </w:ins>
      <w:ins w:id="3794" w:author="Arthur Parmentier" w:date="2020-06-06T13:06:00Z">
        <w:r w:rsidR="00DD01C7" w:rsidRPr="007C437A">
          <w:t>ct</w:t>
        </w:r>
      </w:ins>
      <w:ins w:id="3795" w:author="Arthur Parmentier" w:date="2020-06-06T12:53:00Z">
        <w:r w:rsidRPr="007C437A">
          <w:t xml:space="preserve">ic differences are the most obvious ones to observe between modes. </w:t>
        </w:r>
      </w:ins>
      <w:ins w:id="3796" w:author="Arthur Parmentier" w:date="2020-06-06T12:54:00Z">
        <w:r w:rsidRPr="007C437A">
          <w:t>Whereas some modes have a structured syntax that allow to form complex requests (such as the Who, What, How, When s</w:t>
        </w:r>
      </w:ins>
      <w:ins w:id="3797" w:author="Arthur Parmentier" w:date="2020-06-06T12:55:00Z">
        <w:r w:rsidRPr="007C437A">
          <w:t>yntax), some modes suc</w:t>
        </w:r>
      </w:ins>
      <w:ins w:id="3798" w:author="Arthur Parmentier" w:date="2020-06-06T12:56:00Z">
        <w:r w:rsidRPr="007C437A">
          <w:t>h as “shapeline” have no syntax</w:t>
        </w:r>
      </w:ins>
      <w:ins w:id="3799" w:author="Arthur Parmentier" w:date="2020-06-06T12:57:00Z">
        <w:r w:rsidRPr="007C437A">
          <w:t>: the performer must interpret freely</w:t>
        </w:r>
      </w:ins>
      <w:ins w:id="3800" w:author="Arthur Parmentier" w:date="2020-06-06T12:58:00Z">
        <w:r w:rsidR="00FC110A" w:rsidRPr="007C437A">
          <w:t>, or in “abstract ways”</w:t>
        </w:r>
      </w:ins>
      <w:ins w:id="3801" w:author="Arthur Parmentier" w:date="2020-06-06T12:57:00Z">
        <w:r w:rsidRPr="007C437A">
          <w:t xml:space="preserve"> the gestures and signs of the soundpainter</w:t>
        </w:r>
      </w:ins>
      <w:ins w:id="3802" w:author="Arthur Parmentier" w:date="2020-06-06T12:58:00Z">
        <w:r w:rsidR="00FC110A" w:rsidRPr="007C437A">
          <w:t xml:space="preserve">. Everything can be signed in that mode, even signs </w:t>
        </w:r>
      </w:ins>
      <w:ins w:id="3803" w:author="Arthur Parmentier" w:date="2020-06-06T12:59:00Z">
        <w:r w:rsidR="00FC110A" w:rsidRPr="007C437A">
          <w:t xml:space="preserve">that do not exist in the SP language (or dictionary). We also have modes with other </w:t>
        </w:r>
      </w:ins>
      <w:ins w:id="3804" w:author="Arthur Parmentier" w:date="2020-06-06T13:06:00Z">
        <w:r w:rsidR="00DD01C7" w:rsidRPr="007C437A">
          <w:t>syntactic</w:t>
        </w:r>
      </w:ins>
      <w:ins w:id="3805" w:author="Arthur Parmentier" w:date="2020-06-06T12:59:00Z">
        <w:r w:rsidR="00FC110A" w:rsidRPr="007C437A">
          <w:t xml:space="preserve"> structures</w:t>
        </w:r>
      </w:ins>
      <w:ins w:id="3806" w:author="Arthur Parmentier" w:date="2020-06-06T13:00:00Z">
        <w:r w:rsidR="00FC110A" w:rsidRPr="007C437A">
          <w:t xml:space="preserve"> that the default mode, for instance “Play can’t play”.</w:t>
        </w:r>
      </w:ins>
      <w:ins w:id="3807" w:author="Arthur Parmentier" w:date="2020-06-06T18:45:00Z">
        <w:r w:rsidR="00C76B94" w:rsidRPr="007C437A">
          <w:t xml:space="preserve"> In general</w:t>
        </w:r>
      </w:ins>
      <w:ins w:id="3808" w:author="Arthur Parmentier" w:date="2020-06-06T19:25:00Z">
        <w:r w:rsidR="005F3CFB" w:rsidRPr="007C437A">
          <w:t xml:space="preserve">, </w:t>
        </w:r>
      </w:ins>
      <w:ins w:id="3809" w:author="Arthur Parmentier" w:date="2020-06-06T19:26:00Z">
        <w:r w:rsidR="005F3CFB" w:rsidRPr="007C437A">
          <w:t>we can classify the modes in two types that are relevant to the composer:</w:t>
        </w:r>
      </w:ins>
    </w:p>
    <w:p w:rsidR="005F3CFB" w:rsidRPr="007C437A" w:rsidRDefault="005F3CFB">
      <w:pPr>
        <w:pStyle w:val="Paragraphedeliste"/>
        <w:numPr>
          <w:ilvl w:val="0"/>
          <w:numId w:val="11"/>
        </w:numPr>
        <w:rPr>
          <w:ins w:id="3810" w:author="Arthur Parmentier" w:date="2020-06-06T19:27:00Z"/>
        </w:rPr>
      </w:pPr>
      <w:ins w:id="3811" w:author="Arthur Parmentier" w:date="2020-06-06T19:26:00Z">
        <w:r w:rsidRPr="007C437A">
          <w:t>Those that allow to create structured and delayed requests, in which the signs are not interpreted immediately but only</w:t>
        </w:r>
      </w:ins>
      <w:ins w:id="3812" w:author="Arthur Parmentier" w:date="2020-06-06T19:27:00Z">
        <w:r w:rsidRPr="007C437A">
          <w:t xml:space="preserve"> at the end of a sequence</w:t>
        </w:r>
      </w:ins>
    </w:p>
    <w:p w:rsidR="005F3CFB" w:rsidRPr="007C437A" w:rsidRDefault="005F3CFB">
      <w:pPr>
        <w:pStyle w:val="Paragraphedeliste"/>
        <w:numPr>
          <w:ilvl w:val="0"/>
          <w:numId w:val="11"/>
        </w:numPr>
        <w:rPr>
          <w:ins w:id="3813" w:author="Arthur Parmentier" w:date="2020-06-06T19:27:00Z"/>
        </w:rPr>
      </w:pPr>
      <w:ins w:id="3814" w:author="Arthur Parmentier" w:date="2020-06-06T19:27:00Z">
        <w:r w:rsidRPr="007C437A">
          <w:t>Those that request the performers to respond to the signs in real time</w:t>
        </w:r>
      </w:ins>
    </w:p>
    <w:p w:rsidR="003807C2" w:rsidRPr="007C437A" w:rsidRDefault="003807C2">
      <w:pPr>
        <w:rPr>
          <w:ins w:id="3815" w:author="Arthur Parmentier" w:date="2020-06-06T13:00:00Z"/>
        </w:rPr>
      </w:pPr>
      <w:ins w:id="3816" w:author="Arthur Parmentier" w:date="2020-06-06T19:28:00Z">
        <w:r w:rsidRPr="007C437A">
          <w:t xml:space="preserve">To mark this polarity between “structured request and delayed response” and “immediate response to single signs or gestures”, the </w:t>
        </w:r>
      </w:ins>
      <w:ins w:id="3817" w:author="Arthur Parmentier" w:date="2020-06-06T19:29:00Z">
        <w:r w:rsidRPr="007C437A">
          <w:t>“</w:t>
        </w:r>
      </w:ins>
      <w:ins w:id="3818" w:author="Arthur Parmentier" w:date="2020-06-06T19:28:00Z">
        <w:r w:rsidRPr="007C437A">
          <w:t>imaginary</w:t>
        </w:r>
      </w:ins>
      <w:ins w:id="3819" w:author="Arthur Parmentier" w:date="2020-06-06T19:29:00Z">
        <w:r w:rsidRPr="007C437A">
          <w:t xml:space="preserve"> box” is used. </w:t>
        </w:r>
      </w:ins>
      <w:ins w:id="3820" w:author="Arthur Parmentier" w:date="2020-06-06T19:30:00Z">
        <w:r w:rsidRPr="007C437A">
          <w:t xml:space="preserve">The imaginary box is usually introduced as an imaginary space in front of the soundpainter </w:t>
        </w:r>
      </w:ins>
      <w:ins w:id="3821" w:author="Arthur Parmentier" w:date="2020-06-06T19:31:00Z">
        <w:r w:rsidRPr="007C437A">
          <w:t xml:space="preserve">that the soundpainter enters when he wants his request to be </w:t>
        </w:r>
      </w:ins>
      <w:ins w:id="3822" w:author="Arthur Parmentier" w:date="2020-06-06T19:32:00Z">
        <w:r w:rsidRPr="007C437A">
          <w:t>executed by the performers</w:t>
        </w:r>
      </w:ins>
      <w:ins w:id="3823" w:author="Arthur Parmentier" w:date="2020-06-06T19:33:00Z">
        <w:r w:rsidRPr="007C437A">
          <w:t>, opposed to the neutral position where the soundpainter prepares the request. Howe</w:t>
        </w:r>
      </w:ins>
      <w:ins w:id="3824" w:author="Arthur Parmentier" w:date="2020-06-06T19:34:00Z">
        <w:r w:rsidRPr="007C437A">
          <w:t>ver, this description is only merely valid for the syntax of the default mode (Who, What, How, When -like)</w:t>
        </w:r>
      </w:ins>
      <w:ins w:id="3825" w:author="Arthur Parmentier" w:date="2020-06-06T19:36:00Z">
        <w:r w:rsidRPr="007C437A">
          <w:t>: t</w:t>
        </w:r>
      </w:ins>
      <w:ins w:id="3826" w:author="Arthur Parmentier" w:date="2020-06-06T19:34:00Z">
        <w:r w:rsidRPr="007C437A">
          <w:t>he imagina</w:t>
        </w:r>
      </w:ins>
      <w:ins w:id="3827" w:author="Arthur Parmentier" w:date="2020-06-06T19:35:00Z">
        <w:r w:rsidRPr="007C437A">
          <w:t xml:space="preserve">ry box is also used in other modes, including those in which there are no structured requests. </w:t>
        </w:r>
      </w:ins>
      <w:ins w:id="3828" w:author="Arthur Parmentier" w:date="2020-06-06T19:36:00Z">
        <w:r w:rsidRPr="007C437A">
          <w:t xml:space="preserve">In fact, the box is a </w:t>
        </w:r>
      </w:ins>
      <w:ins w:id="3829" w:author="Arthur Parmentier" w:date="2020-06-06T19:37:00Z">
        <w:r w:rsidRPr="007C437A">
          <w:t xml:space="preserve">sign universal to all SP modes, with a slightly different meaning than what Thompson presents: </w:t>
        </w:r>
      </w:ins>
      <w:ins w:id="3830" w:author="Arthur Parmentier" w:date="2020-06-06T19:38:00Z">
        <w:r w:rsidR="006B493F" w:rsidRPr="007C437A">
          <w:t>entering or not the box is the sign of whether the re</w:t>
        </w:r>
      </w:ins>
      <w:ins w:id="3831" w:author="Arthur Parmentier" w:date="2020-06-06T19:39:00Z">
        <w:r w:rsidR="006B493F" w:rsidRPr="007C437A">
          <w:t>quest is to be answered immediately by the performer or not; it is the indication</w:t>
        </w:r>
      </w:ins>
      <w:ins w:id="3832" w:author="Arthur Parmentier" w:date="2020-06-06T19:40:00Z">
        <w:r w:rsidR="00F35428" w:rsidRPr="007C437A">
          <w:t xml:space="preserve"> to the performers</w:t>
        </w:r>
      </w:ins>
      <w:ins w:id="3833" w:author="Arthur Parmentier" w:date="2020-06-06T19:39:00Z">
        <w:r w:rsidR="006B493F" w:rsidRPr="007C437A">
          <w:t xml:space="preserve"> of whether to expect a structure in the request </w:t>
        </w:r>
      </w:ins>
      <w:ins w:id="3834" w:author="Arthur Parmentier" w:date="2020-06-06T19:40:00Z">
        <w:r w:rsidR="006B493F" w:rsidRPr="007C437A">
          <w:t>or not.</w:t>
        </w:r>
        <w:r w:rsidR="0091268D" w:rsidRPr="007C437A">
          <w:t xml:space="preserve"> Therefore, in all modes that do not allow </w:t>
        </w:r>
      </w:ins>
      <w:ins w:id="3835" w:author="Arthur Parmentier" w:date="2020-06-06T19:41:00Z">
        <w:r w:rsidR="0091268D" w:rsidRPr="007C437A">
          <w:t>for building structured requests, the soundpainter uses his signs inside the box.</w:t>
        </w:r>
        <w:r w:rsidR="0091268D" w:rsidRPr="007C437A">
          <w:br/>
        </w:r>
      </w:ins>
      <w:ins w:id="3836" w:author="Arthur Parmentier" w:date="2020-06-06T19:42:00Z">
        <w:r w:rsidR="0091268D" w:rsidRPr="007C437A">
          <w:t>Stepping in or out this imaginary box can also act as an</w:t>
        </w:r>
      </w:ins>
      <w:ins w:id="3837" w:author="Arthur Parmentier" w:date="2020-06-06T19:43:00Z">
        <w:r w:rsidR="0091268D" w:rsidRPr="007C437A">
          <w:t xml:space="preserve"> enter/</w:t>
        </w:r>
      </w:ins>
      <w:ins w:id="3838" w:author="Arthur Parmentier" w:date="2020-06-06T19:42:00Z">
        <w:r w:rsidR="0091268D" w:rsidRPr="007C437A">
          <w:t>escape sign from</w:t>
        </w:r>
      </w:ins>
      <w:ins w:id="3839" w:author="Arthur Parmentier" w:date="2020-06-06T19:44:00Z">
        <w:r w:rsidR="00AE2B8F" w:rsidRPr="007C437A">
          <w:t xml:space="preserve"> the default mode to</w:t>
        </w:r>
      </w:ins>
      <w:ins w:id="3840" w:author="Arthur Parmentier" w:date="2020-06-06T19:42:00Z">
        <w:r w:rsidR="0091268D" w:rsidRPr="007C437A">
          <w:t xml:space="preserve"> all that only propose</w:t>
        </w:r>
      </w:ins>
      <w:ins w:id="3841" w:author="Arthur Parmentier" w:date="2020-06-06T19:43:00Z">
        <w:r w:rsidR="0091268D" w:rsidRPr="007C437A">
          <w:t xml:space="preserve"> non-structured requests</w:t>
        </w:r>
      </w:ins>
      <w:ins w:id="3842" w:author="Arthur Parmentier" w:date="2020-06-06T19:45:00Z">
        <w:r w:rsidR="00AE2B8F" w:rsidRPr="007C437A">
          <w:t xml:space="preserve"> and are unambiguous</w:t>
        </w:r>
      </w:ins>
      <w:ins w:id="3843" w:author="Arthur Parmentier" w:date="2020-06-06T19:46:00Z">
        <w:r w:rsidR="00AE2B8F" w:rsidRPr="007C437A">
          <w:t xml:space="preserve"> with respect to the default mode</w:t>
        </w:r>
      </w:ins>
      <w:ins w:id="3844" w:author="Arthur Parmentier" w:date="2020-06-06T19:44:00Z">
        <w:r w:rsidR="00AE2B8F" w:rsidRPr="007C437A">
          <w:t xml:space="preserve">. For instance, to exit the scan mode, it is </w:t>
        </w:r>
      </w:ins>
      <w:ins w:id="3845" w:author="Arthur Parmentier" w:date="2020-06-06T19:46:00Z">
        <w:r w:rsidR="00AE2B8F" w:rsidRPr="007C437A">
          <w:t>enough</w:t>
        </w:r>
      </w:ins>
      <w:ins w:id="3846" w:author="Arthur Parmentier" w:date="2020-06-06T19:45:00Z">
        <w:r w:rsidR="00AE2B8F" w:rsidRPr="007C437A">
          <w:t xml:space="preserve"> to step out of the box and use the default mode syntax again, without using an additional escape sign</w:t>
        </w:r>
      </w:ins>
      <w:ins w:id="3847" w:author="Arthur Parmentier" w:date="2020-06-06T19:46:00Z">
        <w:r w:rsidR="00AE2B8F" w:rsidRPr="007C437A">
          <w:t xml:space="preserve"> to signify </w:t>
        </w:r>
        <w:r w:rsidR="00C6459A" w:rsidRPr="007C437A">
          <w:t>the change in mode.</w:t>
        </w:r>
      </w:ins>
    </w:p>
    <w:p w:rsidR="00FC110A" w:rsidRPr="007C437A" w:rsidRDefault="00FC110A">
      <w:pPr>
        <w:rPr>
          <w:ins w:id="3848" w:author="Arthur Parmentier" w:date="2020-06-05T19:20:00Z"/>
          <w:rPrChange w:id="3849" w:author="Arthur Parmentier" w:date="2020-06-07T15:27:00Z">
            <w:rPr>
              <w:ins w:id="3850" w:author="Arthur Parmentier" w:date="2020-06-05T19:20:00Z"/>
            </w:rPr>
          </w:rPrChange>
        </w:rPr>
        <w:pPrChange w:id="3851" w:author="Arthur Parmentier" w:date="2020-06-10T16:26:00Z">
          <w:pPr>
            <w:pStyle w:val="Titre6"/>
          </w:pPr>
        </w:pPrChange>
      </w:pPr>
      <w:ins w:id="3852" w:author="Arthur Parmentier" w:date="2020-06-06T13:00:00Z">
        <w:r w:rsidRPr="007C437A">
          <w:rPr>
            <w:rPrChange w:id="3853" w:author="Arthur Parmentier" w:date="2020-06-07T15:27:00Z">
              <w:rPr/>
            </w:rPrChange>
          </w:rPr>
          <w:t xml:space="preserve">On the </w:t>
        </w:r>
      </w:ins>
      <w:ins w:id="3854" w:author="Arthur Parmentier" w:date="2020-06-06T19:47:00Z">
        <w:r w:rsidR="00F65BD6" w:rsidRPr="007C437A">
          <w:rPr>
            <w:rPrChange w:id="3855" w:author="Arthur Parmentier" w:date="2020-06-07T15:27:00Z">
              <w:rPr/>
            </w:rPrChange>
          </w:rPr>
          <w:t>semantic side</w:t>
        </w:r>
      </w:ins>
      <w:ins w:id="3856" w:author="Arthur Parmentier" w:date="2020-06-06T13:00:00Z">
        <w:r w:rsidRPr="007C437A">
          <w:rPr>
            <w:rPrChange w:id="3857" w:author="Arthur Parmentier" w:date="2020-06-07T15:27:00Z">
              <w:rPr/>
            </w:rPrChange>
          </w:rPr>
          <w:t xml:space="preserve">, </w:t>
        </w:r>
      </w:ins>
      <w:ins w:id="3858" w:author="Arthur Parmentier" w:date="2020-06-06T13:01:00Z">
        <w:r w:rsidRPr="007C437A">
          <w:rPr>
            <w:rPrChange w:id="3859" w:author="Arthur Parmentier" w:date="2020-06-07T15:27:00Z">
              <w:rPr/>
            </w:rPrChange>
          </w:rPr>
          <w:t xml:space="preserve">many signs are shared by several modes and have similar, if not equivalent meanings in all these modes. </w:t>
        </w:r>
      </w:ins>
      <w:ins w:id="3860" w:author="Arthur Parmentier" w:date="2020-06-06T13:02:00Z">
        <w:r w:rsidRPr="007C437A">
          <w:rPr>
            <w:rPrChange w:id="3861" w:author="Arthur Parmentier" w:date="2020-06-07T15:27:00Z">
              <w:rPr/>
            </w:rPrChange>
          </w:rPr>
          <w:t xml:space="preserve">In fact, the common semantic features of the different SP modes are what make them efficient and what allow their </w:t>
        </w:r>
      </w:ins>
      <w:ins w:id="3862" w:author="Arthur Parmentier" w:date="2020-06-06T13:03:00Z">
        <w:r w:rsidRPr="007C437A">
          <w:rPr>
            <w:rPrChange w:id="3863" w:author="Arthur Parmentier" w:date="2020-06-07T15:27:00Z">
              <w:rPr/>
            </w:rPrChange>
          </w:rPr>
          <w:t xml:space="preserve">quick </w:t>
        </w:r>
      </w:ins>
      <w:ins w:id="3864" w:author="Arthur Parmentier" w:date="2020-06-06T13:02:00Z">
        <w:r w:rsidRPr="007C437A">
          <w:rPr>
            <w:rPrChange w:id="3865" w:author="Arthur Parmentier" w:date="2020-06-07T15:27:00Z">
              <w:rPr/>
            </w:rPrChange>
          </w:rPr>
          <w:t xml:space="preserve">learning and memorization </w:t>
        </w:r>
      </w:ins>
      <w:ins w:id="3866" w:author="Arthur Parmentier" w:date="2020-06-06T13:03:00Z">
        <w:r w:rsidRPr="007C437A">
          <w:rPr>
            <w:rPrChange w:id="3867" w:author="Arthur Parmentier" w:date="2020-06-07T15:27:00Z">
              <w:rPr/>
            </w:rPrChange>
          </w:rPr>
          <w:t>by the performers. Indeed, if instead there were only signs proper to each mode and new signs had to be learned for each one, S</w:t>
        </w:r>
      </w:ins>
      <w:ins w:id="3868" w:author="Arthur Parmentier" w:date="2020-06-06T13:04:00Z">
        <w:r w:rsidRPr="007C437A">
          <w:rPr>
            <w:rPrChange w:id="3869" w:author="Arthur Parmentier" w:date="2020-06-07T15:27:00Z">
              <w:rPr/>
            </w:rPrChange>
          </w:rPr>
          <w:t>P would probably loose much of its performativity, which for me lies in its ability to mix several syntaxes with similar semantics.</w:t>
        </w:r>
      </w:ins>
    </w:p>
    <w:p w:rsidR="000E299B" w:rsidRDefault="00DE27EC">
      <w:pPr>
        <w:pStyle w:val="Titre6"/>
        <w:rPr>
          <w:ins w:id="3870" w:author="Arthur Parmentier" w:date="2020-06-07T22:34:00Z"/>
        </w:rPr>
        <w:pPrChange w:id="3871" w:author="Arthur Parmentier" w:date="2020-06-10T16:26:00Z">
          <w:pPr>
            <w:pStyle w:val="Titre5"/>
          </w:pPr>
        </w:pPrChange>
      </w:pPr>
      <w:ins w:id="3872" w:author="Arthur Parmentier" w:date="2020-06-06T13:08:00Z">
        <w:r w:rsidRPr="007C437A">
          <w:t>Remarks on the syntax of the “default” mode</w:t>
        </w:r>
      </w:ins>
    </w:p>
    <w:p w:rsidR="00EC06A7" w:rsidRPr="00EC06A7" w:rsidRDefault="00EC06A7">
      <w:pPr>
        <w:rPr>
          <w:ins w:id="3873" w:author="Arthur Parmentier" w:date="2020-06-06T12:48:00Z"/>
          <w:rPrChange w:id="3874" w:author="Arthur Parmentier" w:date="2020-06-07T22:34:00Z">
            <w:rPr>
              <w:ins w:id="3875" w:author="Arthur Parmentier" w:date="2020-06-06T12:48:00Z"/>
            </w:rPr>
          </w:rPrChange>
        </w:rPr>
        <w:pPrChange w:id="3876" w:author="Arthur Parmentier" w:date="2020-06-07T22:34:00Z">
          <w:pPr>
            <w:pStyle w:val="Titre6"/>
          </w:pPr>
        </w:pPrChange>
      </w:pPr>
      <w:ins w:id="3877" w:author="Arthur Parmentier" w:date="2020-06-07T22:34:00Z">
        <w:r>
          <w:t xml:space="preserve">Structures that performs functions. The structures are the assemblage of </w:t>
        </w:r>
      </w:ins>
      <w:ins w:id="3878" w:author="Arthur Parmentier" w:date="2020-06-07T22:40:00Z">
        <w:r w:rsidR="000431DD">
          <w:t xml:space="preserve">one or several </w:t>
        </w:r>
      </w:ins>
      <w:ins w:id="3879" w:author="Arthur Parmentier" w:date="2020-06-07T22:34:00Z">
        <w:r>
          <w:t>signs (phrases in linguistics), and the functions of SP are called W</w:t>
        </w:r>
      </w:ins>
      <w:ins w:id="3880" w:author="Arthur Parmentier" w:date="2020-06-07T22:35:00Z">
        <w:r>
          <w:t>ho, What, How, When.</w:t>
        </w:r>
      </w:ins>
      <w:ins w:id="3881" w:author="Arthur Parmentier" w:date="2020-06-07T22:41:00Z">
        <w:r w:rsidR="000431DD">
          <w:t xml:space="preserve"> The assemblage of the Who, What, How, When phrases is called a clause.</w:t>
        </w:r>
      </w:ins>
    </w:p>
    <w:p w:rsidR="006E03AC" w:rsidRPr="007C437A" w:rsidRDefault="00E60509" w:rsidP="00B427B1">
      <w:pPr>
        <w:rPr>
          <w:ins w:id="3882" w:author="Arthur Parmentier" w:date="2020-06-06T20:00:00Z"/>
        </w:rPr>
      </w:pPr>
      <w:ins w:id="3883" w:author="Arthur Parmentier" w:date="2020-06-06T14:04:00Z">
        <w:r w:rsidRPr="007C437A">
          <w:lastRenderedPageBreak/>
          <w:t xml:space="preserve">The “default mode” appears as a very </w:t>
        </w:r>
      </w:ins>
      <w:ins w:id="3884" w:author="Arthur Parmentier" w:date="2020-06-06T19:52:00Z">
        <w:r w:rsidR="00DA1511" w:rsidRPr="007C437A">
          <w:t>unique</w:t>
        </w:r>
      </w:ins>
      <w:ins w:id="3885" w:author="Arthur Parmentier" w:date="2020-06-06T14:04:00Z">
        <w:r w:rsidRPr="007C437A">
          <w:t xml:space="preserve"> element of the SP syntax because of its centrality in the </w:t>
        </w:r>
      </w:ins>
      <w:ins w:id="3886" w:author="Arthur Parmentier" w:date="2020-06-06T14:05:00Z">
        <w:r w:rsidRPr="007C437A">
          <w:t xml:space="preserve">network of modes </w:t>
        </w:r>
      </w:ins>
      <w:ins w:id="3887" w:author="Arthur Parmentier" w:date="2020-06-06T19:53:00Z">
        <w:r w:rsidR="006127A3" w:rsidRPr="007C437A">
          <w:t>(</w:t>
        </w:r>
        <w:r w:rsidR="006127A3" w:rsidRPr="007C437A">
          <w:rPr>
            <w:rPrChange w:id="3888" w:author="Arthur Parmentier" w:date="2020-06-07T15:27:00Z">
              <w:rPr/>
            </w:rPrChange>
          </w:rPr>
          <w:fldChar w:fldCharType="begin"/>
        </w:r>
        <w:r w:rsidR="006127A3" w:rsidRPr="007C437A">
          <w:instrText xml:space="preserve"> REF _Ref42283886 \h </w:instrText>
        </w:r>
      </w:ins>
      <w:r w:rsidR="006127A3" w:rsidRPr="007C437A">
        <w:rPr>
          <w:rPrChange w:id="3889" w:author="Arthur Parmentier" w:date="2020-06-07T15:27:00Z">
            <w:rPr/>
          </w:rPrChange>
        </w:rPr>
      </w:r>
      <w:ins w:id="3890" w:author="Arthur Parmentier" w:date="2020-06-06T19:53:00Z">
        <w:r w:rsidR="006127A3" w:rsidRPr="007C437A">
          <w:rPr>
            <w:rPrChange w:id="3891" w:author="Arthur Parmentier" w:date="2020-06-07T15:27:00Z">
              <w:rPr/>
            </w:rPrChange>
          </w:rPr>
          <w:fldChar w:fldCharType="separate"/>
        </w:r>
        <w:r w:rsidR="006127A3" w:rsidRPr="007C437A">
          <w:t xml:space="preserve">Figure </w:t>
        </w:r>
        <w:r w:rsidR="006127A3" w:rsidRPr="007C437A">
          <w:rPr>
            <w:rPrChange w:id="3892" w:author="Arthur Parmentier" w:date="2020-06-07T15:27:00Z">
              <w:rPr>
                <w:noProof/>
              </w:rPr>
            </w:rPrChange>
          </w:rPr>
          <w:t>1</w:t>
        </w:r>
        <w:r w:rsidR="006127A3" w:rsidRPr="007C437A">
          <w:rPr>
            <w:rPrChange w:id="3893" w:author="Arthur Parmentier" w:date="2020-06-07T15:27:00Z">
              <w:rPr/>
            </w:rPrChange>
          </w:rPr>
          <w:fldChar w:fldCharType="end"/>
        </w:r>
        <w:r w:rsidR="006127A3" w:rsidRPr="007C437A">
          <w:t xml:space="preserve">) </w:t>
        </w:r>
      </w:ins>
      <w:ins w:id="3894" w:author="Arthur Parmentier" w:date="2020-06-06T20:00:00Z">
        <w:r w:rsidR="006E03AC" w:rsidRPr="007C437A">
          <w:t xml:space="preserve">and </w:t>
        </w:r>
      </w:ins>
      <w:ins w:id="3895" w:author="Arthur Parmentier" w:date="2020-06-06T20:04:00Z">
        <w:r w:rsidR="006E03AC" w:rsidRPr="007C437A">
          <w:t xml:space="preserve">its use as the conventional syntax of SP, to the point that it is in those syntactic terms that </w:t>
        </w:r>
      </w:ins>
      <w:ins w:id="3896" w:author="Arthur Parmentier" w:date="2020-06-06T20:05:00Z">
        <w:r w:rsidR="006E03AC" w:rsidRPr="007C437A">
          <w:t>SP is presented, despite the number of syntaxes it covers.</w:t>
        </w:r>
      </w:ins>
    </w:p>
    <w:p w:rsidR="00C45B55" w:rsidRPr="007C437A" w:rsidRDefault="00E60509" w:rsidP="00B427B1">
      <w:pPr>
        <w:rPr>
          <w:ins w:id="3897" w:author="Arthur Parmentier" w:date="2020-06-06T20:07:00Z"/>
        </w:rPr>
      </w:pPr>
      <w:ins w:id="3898" w:author="Arthur Parmentier" w:date="2020-06-06T14:11:00Z">
        <w:r w:rsidRPr="007C437A">
          <w:t xml:space="preserve">In my observations, I found </w:t>
        </w:r>
      </w:ins>
      <w:ins w:id="3899" w:author="Arthur Parmentier" w:date="2020-06-06T19:59:00Z">
        <w:r w:rsidR="00314848" w:rsidRPr="007C437A">
          <w:t>that</w:t>
        </w:r>
      </w:ins>
      <w:ins w:id="3900" w:author="Arthur Parmentier" w:date="2020-06-06T14:11:00Z">
        <w:r w:rsidRPr="007C437A">
          <w:t xml:space="preserve"> the syntactic </w:t>
        </w:r>
      </w:ins>
      <w:ins w:id="3901" w:author="Arthur Parmentier" w:date="2020-06-06T19:59:00Z">
        <w:r w:rsidR="00314848" w:rsidRPr="007C437A">
          <w:t xml:space="preserve">and grammatical </w:t>
        </w:r>
      </w:ins>
      <w:ins w:id="3902" w:author="Arthur Parmentier" w:date="2020-06-06T20:06:00Z">
        <w:r w:rsidR="00C45B55" w:rsidRPr="007C437A">
          <w:t>rules</w:t>
        </w:r>
      </w:ins>
      <w:ins w:id="3903" w:author="Arthur Parmentier" w:date="2020-06-06T14:12:00Z">
        <w:r w:rsidRPr="007C437A">
          <w:t xml:space="preserve"> are made explicit by the soundpainter </w:t>
        </w:r>
      </w:ins>
      <w:ins w:id="3904" w:author="Arthur Parmentier" w:date="2020-06-06T20:06:00Z">
        <w:r w:rsidR="00C45B55" w:rsidRPr="007C437A">
          <w:t>(</w:t>
        </w:r>
      </w:ins>
      <w:ins w:id="3905" w:author="Arthur Parmentier" w:date="2020-06-06T14:12:00Z">
        <w:r w:rsidRPr="007C437A">
          <w:t>or teacher</w:t>
        </w:r>
      </w:ins>
      <w:ins w:id="3906" w:author="Arthur Parmentier" w:date="2020-06-06T20:06:00Z">
        <w:r w:rsidR="00C45B55" w:rsidRPr="007C437A">
          <w:t>) for each mode but the default mode</w:t>
        </w:r>
      </w:ins>
      <w:ins w:id="3907" w:author="Arthur Parmentier" w:date="2020-06-06T14:12:00Z">
        <w:r w:rsidRPr="007C437A">
          <w:t>.</w:t>
        </w:r>
      </w:ins>
      <w:ins w:id="3908"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3909" w:author="Arthur Parmentier" w:date="2020-06-06T20:08:00Z"/>
        </w:rPr>
      </w:pPr>
      <w:ins w:id="3910" w:author="Arthur Parmentier" w:date="2020-06-06T20:07:00Z">
        <w:r w:rsidRPr="007C437A">
          <w:t>The default mode syntax is the most compl</w:t>
        </w:r>
      </w:ins>
      <w:ins w:id="3911" w:author="Arthur Parmentier" w:date="2020-06-06T20:08:00Z">
        <w:r w:rsidRPr="007C437A">
          <w:t>ex one of all modes</w:t>
        </w:r>
      </w:ins>
    </w:p>
    <w:p w:rsidR="00C45B55" w:rsidRPr="007C437A" w:rsidRDefault="00C45B55">
      <w:pPr>
        <w:pStyle w:val="Paragraphedeliste"/>
        <w:numPr>
          <w:ilvl w:val="0"/>
          <w:numId w:val="11"/>
        </w:numPr>
        <w:rPr>
          <w:ins w:id="3912" w:author="Arthur Parmentier" w:date="2020-06-06T20:08:00Z"/>
        </w:rPr>
      </w:pPr>
      <w:ins w:id="3913" w:author="Arthur Parmentier" w:date="2020-06-06T20:08:00Z">
        <w:r w:rsidRPr="007C437A">
          <w:t>Part of its syntax is borrowed from languages that the performers are already familiar with</w:t>
        </w:r>
      </w:ins>
    </w:p>
    <w:p w:rsidR="00A5016A" w:rsidRPr="007C437A" w:rsidRDefault="00B46B57" w:rsidP="00A5016A">
      <w:pPr>
        <w:rPr>
          <w:ins w:id="3914" w:author="Arthur Parmentier" w:date="2020-06-06T20:34:00Z"/>
        </w:rPr>
      </w:pPr>
      <w:ins w:id="3915"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adpositions), postpositions or logic operators allow for greater complexity in the reques</w:t>
        </w:r>
      </w:ins>
      <w:ins w:id="3916" w:author="Arthur Parmentier" w:date="2020-06-06T20:10:00Z">
        <w:r w:rsidR="007C5AC4" w:rsidRPr="007C437A">
          <w:t>t structure</w:t>
        </w:r>
      </w:ins>
      <w:ins w:id="3917" w:author="Arthur Parmentier" w:date="2020-06-06T20:09:00Z">
        <w:r w:rsidR="00C45B55" w:rsidRPr="007C437A">
          <w:t xml:space="preserve"> and are usually implicitly learned (i.e. they are not explicated by the teacher or soundpainter). </w:t>
        </w:r>
      </w:ins>
      <w:ins w:id="3918" w:author="Arthur Parmentier" w:date="2020-06-06T20:10:00Z">
        <w:r w:rsidR="00BC4BBB" w:rsidRPr="007C437A">
          <w:t xml:space="preserve">Examples of such elements are </w:t>
        </w:r>
      </w:ins>
      <w:ins w:id="3919" w:author="Arthur Parmentier" w:date="2020-06-06T20:09:00Z">
        <w:r w:rsidR="00C45B55" w:rsidRPr="007C437A">
          <w:t>with, within (and without), through, add, remove, go back to, move on to….</w:t>
        </w:r>
      </w:ins>
      <w:ins w:id="3920" w:author="Arthur Parmentier" w:date="2020-06-06T20:33:00Z">
        <w:r w:rsidR="00A5016A" w:rsidRPr="007C437A">
          <w:br/>
        </w:r>
      </w:ins>
      <w:ins w:id="3921"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3922" w:author="Arthur Parmentier" w:date="2020-06-06T17:14:00Z"/>
        </w:rPr>
      </w:pPr>
      <w:ins w:id="3923" w:author="Arthur Parmentier" w:date="2020-06-06T20:34:00Z">
        <w:r w:rsidRPr="007C437A">
          <w:t>In linguistic literature, we have observed several languages that do not possess these concepts.</w:t>
        </w:r>
        <w:r w:rsidRPr="007C437A">
          <w:rPr>
            <w:rStyle w:val="Appelnotedebasdep"/>
          </w:rPr>
          <w:footnoteReference w:id="27"/>
        </w:r>
        <w:r w:rsidRPr="007C437A">
          <w:t xml:space="preserve"> One could wonder how much presenting the syntax of the default SP mode to communities that are not familiar to Western languages would challenge the usual conceptions of the SP syntax. </w:t>
        </w:r>
      </w:ins>
      <w:ins w:id="3930" w:author="Arthur Parmentier" w:date="2020-06-06T17:52:00Z">
        <w:r w:rsidR="00A531CB" w:rsidRPr="007C437A">
          <w:t>The story of the e</w:t>
        </w:r>
      </w:ins>
      <w:ins w:id="3931" w:author="Arthur Parmentier" w:date="2020-06-06T18:06:00Z">
        <w:r w:rsidR="006A1B0D" w:rsidRPr="007C437A">
          <w:t>me</w:t>
        </w:r>
      </w:ins>
      <w:ins w:id="3932" w:author="Arthur Parmentier" w:date="2020-06-06T17:52:00Z">
        <w:r w:rsidR="00A531CB" w:rsidRPr="007C437A">
          <w:t xml:space="preserve">rgence of the Launch Mode is an </w:t>
        </w:r>
      </w:ins>
      <w:ins w:id="3933" w:author="Arthur Parmentier" w:date="2020-06-06T20:35:00Z">
        <w:r w:rsidRPr="007C437A">
          <w:t>answer to that question</w:t>
        </w:r>
      </w:ins>
      <w:ins w:id="3934" w:author="Arthur Parmentier" w:date="2020-06-06T17:53:00Z">
        <w:r w:rsidR="00A531CB" w:rsidRPr="007C437A">
          <w:t>:</w:t>
        </w:r>
      </w:ins>
    </w:p>
    <w:p w:rsidR="00237DE8" w:rsidRPr="007C437A" w:rsidRDefault="00237DE8">
      <w:pPr>
        <w:pStyle w:val="Citation"/>
        <w:rPr>
          <w:ins w:id="3935" w:author="Arthur Parmentier" w:date="2020-06-06T17:14:00Z"/>
          <w:rPrChange w:id="3936" w:author="Arthur Parmentier" w:date="2020-06-07T15:27:00Z">
            <w:rPr>
              <w:ins w:id="3937" w:author="Arthur Parmentier" w:date="2020-06-06T17:14:00Z"/>
            </w:rPr>
          </w:rPrChange>
        </w:rPr>
        <w:pPrChange w:id="3938" w:author="Arthur Parmentier" w:date="2020-06-06T17:53:00Z">
          <w:pPr>
            <w:pStyle w:val="NormalWeb"/>
          </w:pPr>
        </w:pPrChange>
      </w:pPr>
      <w:ins w:id="3939" w:author="Arthur Parmentier" w:date="2020-06-06T17:14:00Z">
        <w:r w:rsidRPr="007C437A">
          <w:rPr>
            <w:rPrChange w:id="3940" w:author="Arthur Parmentier" w:date="2020-06-07T15:27:00Z">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3941" w:author="Arthur Parmentier" w:date="2020-06-06T17:14:00Z"/>
          <w:rPrChange w:id="3942" w:author="Arthur Parmentier" w:date="2020-06-07T15:27:00Z">
            <w:rPr>
              <w:ins w:id="3943" w:author="Arthur Parmentier" w:date="2020-06-06T17:14:00Z"/>
            </w:rPr>
          </w:rPrChange>
        </w:rPr>
        <w:pPrChange w:id="3944" w:author="Arthur Parmentier" w:date="2020-06-06T17:53:00Z">
          <w:pPr>
            <w:pStyle w:val="NormalWeb"/>
          </w:pPr>
        </w:pPrChange>
      </w:pPr>
      <w:ins w:id="3945" w:author="Arthur Parmentier" w:date="2020-06-06T17:14:00Z">
        <w:r w:rsidRPr="007C437A">
          <w:rPr>
            <w:rPrChange w:id="3946" w:author="Arthur Parmentier" w:date="2020-06-07T15:27:00Z">
              <w:rPr/>
            </w:rPrChange>
          </w:rPr>
          <w:t>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3947" w:author="Arthur Parmentier" w:date="2020-06-06T17:53:00Z"/>
        </w:rPr>
      </w:pPr>
      <w:ins w:id="3948" w:author="Arthur Parmentier" w:date="2020-06-06T17:14:00Z">
        <w:r w:rsidRPr="007C437A">
          <w:lastRenderedPageBreak/>
          <w:t xml:space="preserve">Afterwards, I decided to use the immediate response to a What gesture and created Launch Mode. Nowadays, Launch Mode is a widely used gesture amongst many Soundpainters and its origin came from </w:t>
        </w:r>
      </w:ins>
      <w:ins w:id="3949" w:author="Arthur Parmentier" w:date="2020-06-06T17:53:00Z">
        <w:r w:rsidR="00D83AC5" w:rsidRPr="007C437A">
          <w:t>necessity. “</w:t>
        </w:r>
      </w:ins>
      <w:customXmlInsRangeStart w:id="3950" w:author="Arthur Parmentier" w:date="2020-06-10T19:46:00Z"/>
      <w:sdt>
        <w:sdtPr>
          <w:id w:val="1081717494"/>
          <w:citation/>
        </w:sdtPr>
        <w:sdtContent>
          <w:customXmlInsRangeEnd w:id="3950"/>
          <w:ins w:id="3951" w:author="Arthur Parmentier" w:date="2020-06-10T19:46:00Z">
            <w:r w:rsidR="005E324E">
              <w:fldChar w:fldCharType="begin"/>
            </w:r>
            <w:r w:rsidR="005E324E" w:rsidRPr="005E324E">
              <w:rPr>
                <w:rPrChange w:id="3952" w:author="Arthur Parmentier" w:date="2020-06-10T19:46:00Z">
                  <w:rPr>
                    <w:lang w:val="fr-FR"/>
                  </w:rPr>
                </w:rPrChange>
              </w:rPr>
              <w:instrText xml:space="preserve"> CITATION Hel \l 1036 </w:instrText>
            </w:r>
          </w:ins>
          <w:r w:rsidR="005E324E">
            <w:fldChar w:fldCharType="separate"/>
          </w:r>
          <w:r w:rsidR="00304C55">
            <w:rPr>
              <w:noProof/>
            </w:rPr>
            <w:t xml:space="preserve"> (Minors &amp; Thompson, s.d.)</w:t>
          </w:r>
          <w:ins w:id="3953" w:author="Arthur Parmentier" w:date="2020-06-10T19:46:00Z">
            <w:r w:rsidR="005E324E">
              <w:fldChar w:fldCharType="end"/>
            </w:r>
          </w:ins>
          <w:customXmlInsRangeStart w:id="3954" w:author="Arthur Parmentier" w:date="2020-06-10T19:46:00Z"/>
        </w:sdtContent>
      </w:sdt>
      <w:customXmlInsRangeEnd w:id="3954"/>
    </w:p>
    <w:p w:rsidR="005B7F91" w:rsidRPr="007C437A" w:rsidRDefault="00D83AC5" w:rsidP="00D83AC5">
      <w:pPr>
        <w:rPr>
          <w:ins w:id="3955" w:author="Arthur Parmentier" w:date="2020-06-06T21:59:00Z"/>
        </w:rPr>
      </w:pPr>
      <w:ins w:id="3956" w:author="Arthur Parmentier" w:date="2020-06-06T17:53:00Z">
        <w:r w:rsidRPr="007C437A">
          <w:t>In this example, we can see that t</w:t>
        </w:r>
      </w:ins>
      <w:ins w:id="3957" w:author="Arthur Parmentier" w:date="2020-06-06T17:54:00Z">
        <w:r w:rsidRPr="007C437A">
          <w:t xml:space="preserve">he default mode does have a degree of complexity that involve </w:t>
        </w:r>
      </w:ins>
      <w:ins w:id="3958" w:author="Arthur Parmentier" w:date="2020-06-06T20:35:00Z">
        <w:r w:rsidR="00421D32" w:rsidRPr="007C437A">
          <w:t>prior</w:t>
        </w:r>
      </w:ins>
      <w:ins w:id="3959" w:author="Arthur Parmentier" w:date="2020-06-06T20:36:00Z">
        <w:r w:rsidR="00421D32" w:rsidRPr="007C437A">
          <w:t xml:space="preserve"> </w:t>
        </w:r>
      </w:ins>
      <w:ins w:id="3960" w:author="Arthur Parmentier" w:date="2020-06-06T17:54:00Z">
        <w:r w:rsidRPr="007C437A">
          <w:t xml:space="preserve">knowledge in </w:t>
        </w:r>
      </w:ins>
      <w:ins w:id="3961" w:author="Arthur Parmentier" w:date="2020-06-06T20:36:00Z">
        <w:r w:rsidR="00421D32" w:rsidRPr="007C437A">
          <w:t>grammatical rules</w:t>
        </w:r>
      </w:ins>
      <w:ins w:id="3962" w:author="Arthur Parmentier" w:date="2020-06-06T17:55:00Z">
        <w:r w:rsidRPr="007C437A">
          <w:t xml:space="preserve"> </w:t>
        </w:r>
      </w:ins>
      <w:ins w:id="3963" w:author="Arthur Parmentier" w:date="2020-06-06T20:36:00Z">
        <w:r w:rsidR="00421D32" w:rsidRPr="007C437A">
          <w:t>and</w:t>
        </w:r>
      </w:ins>
      <w:ins w:id="3964" w:author="Arthur Parmentier" w:date="2020-06-06T17:55:00Z">
        <w:r w:rsidRPr="007C437A">
          <w:t xml:space="preserve"> logic. </w:t>
        </w:r>
      </w:ins>
      <w:ins w:id="3965" w:author="Arthur Parmentier" w:date="2020-06-06T21:59:00Z">
        <w:r w:rsidR="007D30A4" w:rsidRPr="007C437A">
          <w:t>Of course, all mechanisms of language are not cultural and learned, but t</w:t>
        </w:r>
      </w:ins>
      <w:ins w:id="3966" w:author="Arthur Parmentier" w:date="2020-06-06T17:57:00Z">
        <w:r w:rsidRPr="007C437A">
          <w:t>h</w:t>
        </w:r>
      </w:ins>
      <w:ins w:id="3967" w:author="Arthur Parmentier" w:date="2020-06-06T20:36:00Z">
        <w:r w:rsidR="009D182D" w:rsidRPr="007C437A">
          <w:t>ese rules</w:t>
        </w:r>
      </w:ins>
      <w:ins w:id="3968" w:author="Arthur Parmentier" w:date="2020-06-06T17:55:00Z">
        <w:r w:rsidRPr="007C437A">
          <w:t xml:space="preserve"> were not </w:t>
        </w:r>
      </w:ins>
      <w:ins w:id="3969" w:author="Arthur Parmentier" w:date="2020-06-06T17:56:00Z">
        <w:r w:rsidRPr="007C437A">
          <w:t xml:space="preserve">internalized by the learning impaired and it might </w:t>
        </w:r>
      </w:ins>
      <w:ins w:id="3970" w:author="Arthur Parmentier" w:date="2020-06-06T20:35:00Z">
        <w:r w:rsidR="00EB6FB5" w:rsidRPr="007C437A">
          <w:t xml:space="preserve">as </w:t>
        </w:r>
      </w:ins>
      <w:ins w:id="3971" w:author="Arthur Parmentier" w:date="2020-06-06T17:56:00Z">
        <w:r w:rsidRPr="007C437A">
          <w:t>well be an issue for working with p</w:t>
        </w:r>
      </w:ins>
      <w:ins w:id="3972" w:author="Arthur Parmentier" w:date="2020-06-06T20:36:00Z">
        <w:r w:rsidR="009D182D" w:rsidRPr="007C437A">
          <w:t>eople</w:t>
        </w:r>
      </w:ins>
      <w:ins w:id="3973" w:author="Arthur Parmentier" w:date="2020-06-06T17:56:00Z">
        <w:r w:rsidRPr="007C437A">
          <w:t xml:space="preserve"> whose language or culture</w:t>
        </w:r>
      </w:ins>
      <w:ins w:id="3974" w:author="Arthur Parmentier" w:date="2020-06-06T17:57:00Z">
        <w:r w:rsidRPr="007C437A">
          <w:t xml:space="preserve"> does not yield them either.</w:t>
        </w:r>
      </w:ins>
    </w:p>
    <w:p w:rsidR="00FC2614" w:rsidRDefault="005A4AA8" w:rsidP="00D83AC5">
      <w:pPr>
        <w:rPr>
          <w:ins w:id="3975" w:author="Arthur Parmentier" w:date="2020-06-09T16:27:00Z"/>
        </w:rPr>
      </w:pPr>
      <w:ins w:id="3976" w:author="Arthur Parmentier" w:date="2020-06-06T21:59:00Z">
        <w:r w:rsidRPr="007C437A">
          <w:t xml:space="preserve">I suggest </w:t>
        </w:r>
      </w:ins>
      <w:ins w:id="3977" w:author="Arthur Parmentier" w:date="2020-06-06T22:00:00Z">
        <w:r w:rsidRPr="007C437A">
          <w:t xml:space="preserve">for future research </w:t>
        </w:r>
      </w:ins>
      <w:ins w:id="3978" w:author="Arthur Parmentier" w:date="2020-06-06T21:59:00Z">
        <w:r w:rsidRPr="007C437A">
          <w:t xml:space="preserve">to push the analysis of the SP syntax </w:t>
        </w:r>
      </w:ins>
      <w:ins w:id="3979" w:author="Arthur Parmentier" w:date="2020-06-06T22:04:00Z">
        <w:r w:rsidRPr="007C437A">
          <w:t xml:space="preserve">and its formalization in linguistic terms. </w:t>
        </w:r>
      </w:ins>
      <w:ins w:id="3980" w:author="Arthur Parmentier" w:date="2020-06-06T22:05:00Z">
        <w:r w:rsidRPr="007C437A">
          <w:t>At the moment</w:t>
        </w:r>
      </w:ins>
      <w:ins w:id="3981" w:author="Arthur Parmentier" w:date="2020-06-06T22:06:00Z">
        <w:r w:rsidRPr="007C437A">
          <w:t xml:space="preserve"> I am writing </w:t>
        </w:r>
      </w:ins>
      <w:ins w:id="3982" w:author="Arthur Parmentier" w:date="2020-06-06T22:05:00Z">
        <w:r w:rsidRPr="007C437A">
          <w:t xml:space="preserve">this report, a dictionary is being built that </w:t>
        </w:r>
      </w:ins>
      <w:ins w:id="3983" w:author="Arthur Parmentier" w:date="2020-06-06T22:09:00Z">
        <w:r w:rsidR="003911EB" w:rsidRPr="007C437A">
          <w:t xml:space="preserve">already </w:t>
        </w:r>
      </w:ins>
      <w:ins w:id="3984" w:author="Arthur Parmentier" w:date="2020-06-06T22:05:00Z">
        <w:r w:rsidRPr="007C437A">
          <w:t>contain</w:t>
        </w:r>
      </w:ins>
      <w:ins w:id="3985" w:author="Arthur Parmentier" w:date="2020-06-06T22:06:00Z">
        <w:r w:rsidRPr="007C437A">
          <w:t>s</w:t>
        </w:r>
      </w:ins>
      <w:ins w:id="3986" w:author="Arthur Parmentier" w:date="2020-06-06T22:09:00Z">
        <w:r w:rsidR="003911EB" w:rsidRPr="007C437A">
          <w:t xml:space="preserve"> some</w:t>
        </w:r>
      </w:ins>
      <w:ins w:id="3987" w:author="Arthur Parmentier" w:date="2020-06-06T22:06:00Z">
        <w:r w:rsidRPr="007C437A">
          <w:t xml:space="preserve"> descriptions of signs in terms of syntax</w:t>
        </w:r>
      </w:ins>
      <w:ins w:id="3988" w:author="Arthur Parmentier" w:date="2020-06-06T22:09:00Z">
        <w:r w:rsidR="003911EB" w:rsidRPr="007C437A">
          <w:t>, such as the ones that have historically been formalized by Thompson</w:t>
        </w:r>
      </w:ins>
      <w:ins w:id="3989" w:author="Arthur Parmentier" w:date="2020-06-06T22:06:00Z">
        <w:r w:rsidRPr="007C437A">
          <w:t>. I believe that a linguistic approach</w:t>
        </w:r>
      </w:ins>
      <w:ins w:id="3990" w:author="Arthur Parmentier" w:date="2020-06-06T22:08:00Z">
        <w:r w:rsidRPr="007C437A">
          <w:t xml:space="preserve"> to SP</w:t>
        </w:r>
      </w:ins>
      <w:ins w:id="3991" w:author="Arthur Parmentier" w:date="2020-06-06T22:06:00Z">
        <w:r w:rsidRPr="007C437A">
          <w:t xml:space="preserve"> would</w:t>
        </w:r>
      </w:ins>
      <w:ins w:id="3992" w:author="Arthur Parmentier" w:date="2020-06-06T22:08:00Z">
        <w:r w:rsidRPr="007C437A">
          <w:t xml:space="preserve"> be very relevant and</w:t>
        </w:r>
      </w:ins>
      <w:ins w:id="3993" w:author="Arthur Parmentier" w:date="2020-06-06T22:06:00Z">
        <w:r w:rsidRPr="007C437A">
          <w:t xml:space="preserve"> add </w:t>
        </w:r>
      </w:ins>
      <w:ins w:id="3994" w:author="Arthur Parmentier" w:date="2020-06-06T22:09:00Z">
        <w:r w:rsidR="00111E92" w:rsidRPr="007C437A">
          <w:t xml:space="preserve">a lot of </w:t>
        </w:r>
      </w:ins>
      <w:ins w:id="3995" w:author="Arthur Parmentier" w:date="2020-06-06T22:06:00Z">
        <w:r w:rsidRPr="007C437A">
          <w:t>value to this collaborative work</w:t>
        </w:r>
      </w:ins>
      <w:ins w:id="3996" w:author="Arthur Parmentier" w:date="2020-06-06T22:09:00Z">
        <w:r w:rsidRPr="007C437A">
          <w:t>.</w:t>
        </w:r>
      </w:ins>
    </w:p>
    <w:p w:rsidR="005A4AA8" w:rsidRPr="007C437A" w:rsidRDefault="00FC2614" w:rsidP="00D83AC5">
      <w:pPr>
        <w:rPr>
          <w:ins w:id="3997" w:author="Arthur Parmentier" w:date="2020-06-06T21:58:00Z"/>
        </w:rPr>
      </w:pPr>
      <w:ins w:id="3998" w:author="Arthur Parmentier" w:date="2020-06-09T16:27:00Z">
        <w:r>
          <w:br w:type="page"/>
        </w:r>
      </w:ins>
    </w:p>
    <w:p w:rsidR="00CC430C" w:rsidRPr="007C437A" w:rsidDel="00CC430C" w:rsidRDefault="00CC430C">
      <w:pPr>
        <w:rPr>
          <w:del w:id="3999" w:author="Arthur Parmentier" w:date="2020-06-05T18:08:00Z"/>
          <w:rPrChange w:id="4000" w:author="Arthur Parmentier" w:date="2020-06-07T15:27:00Z">
            <w:rPr>
              <w:del w:id="4001" w:author="Arthur Parmentier" w:date="2020-06-05T18:08:00Z"/>
            </w:rPr>
          </w:rPrChange>
        </w:rPr>
        <w:pPrChange w:id="4002" w:author="Arthur Parmentier" w:date="2020-06-05T16:28:00Z">
          <w:pPr>
            <w:pStyle w:val="Titre2"/>
          </w:pPr>
        </w:pPrChange>
      </w:pPr>
      <w:bookmarkStart w:id="4003" w:name="_Toc42698854"/>
      <w:bookmarkStart w:id="4004" w:name="_Toc42698933"/>
      <w:bookmarkEnd w:id="4003"/>
      <w:bookmarkEnd w:id="4004"/>
    </w:p>
    <w:p w:rsidR="00B400C3" w:rsidRPr="007C437A" w:rsidDel="00CC430C" w:rsidRDefault="00B400C3" w:rsidP="00E6654A">
      <w:pPr>
        <w:rPr>
          <w:del w:id="4005" w:author="Arthur Parmentier" w:date="2020-06-05T18:08:00Z"/>
        </w:rPr>
      </w:pPr>
      <w:del w:id="4006"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bookmarkStart w:id="4007" w:name="_Toc42698855"/>
        <w:bookmarkStart w:id="4008" w:name="_Toc42698934"/>
        <w:bookmarkEnd w:id="4007"/>
        <w:bookmarkEnd w:id="4008"/>
      </w:del>
    </w:p>
    <w:p w:rsidR="00BA63E4" w:rsidRPr="007C437A" w:rsidDel="00CC430C" w:rsidRDefault="00BA63E4" w:rsidP="00E6654A">
      <w:pPr>
        <w:rPr>
          <w:del w:id="4009" w:author="Arthur Parmentier" w:date="2020-06-05T18:08:00Z"/>
        </w:rPr>
      </w:pPr>
      <w:del w:id="4010"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bookmarkStart w:id="4011" w:name="_Toc42698856"/>
        <w:bookmarkStart w:id="4012" w:name="_Toc42698935"/>
        <w:bookmarkEnd w:id="4011"/>
        <w:bookmarkEnd w:id="4012"/>
      </w:del>
    </w:p>
    <w:p w:rsidR="00245836" w:rsidRPr="007C437A" w:rsidDel="00CC430C" w:rsidRDefault="00245836" w:rsidP="00E6654A">
      <w:pPr>
        <w:rPr>
          <w:del w:id="4013" w:author="Arthur Parmentier" w:date="2020-06-05T18:08:00Z"/>
        </w:rPr>
      </w:pPr>
      <w:del w:id="4014"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bookmarkStart w:id="4015" w:name="_Toc42698857"/>
        <w:bookmarkStart w:id="4016" w:name="_Toc42698936"/>
        <w:bookmarkEnd w:id="4015"/>
        <w:bookmarkEnd w:id="4016"/>
      </w:del>
    </w:p>
    <w:p w:rsidR="00BE04C2" w:rsidRPr="007C437A" w:rsidDel="00486DE0" w:rsidRDefault="00BE04C2">
      <w:pPr>
        <w:pStyle w:val="Titre3"/>
        <w:rPr>
          <w:del w:id="4017" w:author="Arthur Parmentier" w:date="2020-06-06T18:07:00Z"/>
        </w:rPr>
      </w:pPr>
      <w:bookmarkStart w:id="4018" w:name="_Toc40025939"/>
      <w:del w:id="4019" w:author="Arthur Parmentier" w:date="2020-06-06T18:07:00Z">
        <w:r w:rsidRPr="007C437A" w:rsidDel="00486DE0">
          <w:delText>Identifiers</w:delText>
        </w:r>
        <w:bookmarkStart w:id="4020" w:name="_Toc42698858"/>
        <w:bookmarkStart w:id="4021" w:name="_Toc42698937"/>
        <w:bookmarkEnd w:id="4018"/>
        <w:bookmarkEnd w:id="4020"/>
        <w:bookmarkEnd w:id="4021"/>
      </w:del>
    </w:p>
    <w:p w:rsidR="00DE3F01" w:rsidRPr="007C437A" w:rsidDel="00486DE0" w:rsidRDefault="00DE3F01">
      <w:pPr>
        <w:pStyle w:val="Titre3"/>
        <w:rPr>
          <w:del w:id="4022" w:author="Arthur Parmentier" w:date="2020-06-06T18:07:00Z"/>
        </w:rPr>
      </w:pPr>
      <w:bookmarkStart w:id="4023" w:name="_Toc40025940"/>
      <w:del w:id="4024" w:author="Arthur Parmentier" w:date="2020-06-06T18:07:00Z">
        <w:r w:rsidRPr="007C437A" w:rsidDel="00486DE0">
          <w:delText>Content</w:delText>
        </w:r>
        <w:bookmarkStart w:id="4025" w:name="_Toc42698859"/>
        <w:bookmarkStart w:id="4026" w:name="_Toc42698938"/>
        <w:bookmarkEnd w:id="4023"/>
        <w:bookmarkEnd w:id="4025"/>
        <w:bookmarkEnd w:id="4026"/>
      </w:del>
    </w:p>
    <w:p w:rsidR="00BE04C2" w:rsidRPr="007C437A" w:rsidDel="00486DE0" w:rsidRDefault="00BE04C2">
      <w:pPr>
        <w:pStyle w:val="Titre3"/>
        <w:rPr>
          <w:del w:id="4027" w:author="Arthur Parmentier" w:date="2020-06-06T18:07:00Z"/>
        </w:rPr>
      </w:pPr>
      <w:bookmarkStart w:id="4028" w:name="_Toc40025941"/>
      <w:del w:id="4029" w:author="Arthur Parmentier" w:date="2020-06-06T18:07:00Z">
        <w:r w:rsidRPr="007C437A" w:rsidDel="00486DE0">
          <w:delText>Modifiers (content parameters)</w:delText>
        </w:r>
        <w:bookmarkStart w:id="4030" w:name="_Toc42698860"/>
        <w:bookmarkStart w:id="4031" w:name="_Toc42698939"/>
        <w:bookmarkEnd w:id="4028"/>
        <w:bookmarkEnd w:id="4030"/>
        <w:bookmarkEnd w:id="4031"/>
      </w:del>
    </w:p>
    <w:p w:rsidR="00C16C06" w:rsidRPr="007C437A" w:rsidDel="00486DE0" w:rsidRDefault="00C16C06">
      <w:pPr>
        <w:pStyle w:val="Titre3"/>
        <w:rPr>
          <w:del w:id="4032" w:author="Arthur Parmentier" w:date="2020-06-06T18:07:00Z"/>
        </w:rPr>
      </w:pPr>
      <w:bookmarkStart w:id="4033" w:name="_Toc40025942"/>
      <w:del w:id="4034" w:author="Arthur Parmentier" w:date="2020-06-06T18:07:00Z">
        <w:r w:rsidRPr="007C437A" w:rsidDel="00486DE0">
          <w:delText>Mode</w:delText>
        </w:r>
        <w:bookmarkStart w:id="4035" w:name="_Toc42698861"/>
        <w:bookmarkStart w:id="4036" w:name="_Toc42698940"/>
        <w:bookmarkEnd w:id="4033"/>
        <w:bookmarkEnd w:id="4035"/>
        <w:bookmarkEnd w:id="4036"/>
      </w:del>
    </w:p>
    <w:p w:rsidR="00BE04C2" w:rsidRPr="007C437A" w:rsidDel="006E2B59" w:rsidRDefault="00400535" w:rsidP="00E6654A">
      <w:pPr>
        <w:rPr>
          <w:del w:id="4037" w:author="Arthur Parmentier" w:date="2020-06-06T22:10:00Z"/>
        </w:rPr>
      </w:pPr>
      <w:del w:id="4038" w:author="Arthur Parmentier" w:date="2020-06-06T22:10:00Z">
        <w:r w:rsidRPr="007C437A" w:rsidDel="006E2B59">
          <w:delText>All these structural concepts (grammar) are not culturally dependent.</w:delText>
        </w:r>
        <w:bookmarkStart w:id="4039" w:name="_Toc42698862"/>
        <w:bookmarkStart w:id="4040" w:name="_Toc42698941"/>
        <w:bookmarkEnd w:id="4039"/>
        <w:bookmarkEnd w:id="4040"/>
      </w:del>
    </w:p>
    <w:p w:rsidR="00E7027A" w:rsidRPr="007C437A" w:rsidDel="00FC2614" w:rsidRDefault="00E7027A" w:rsidP="00E6654A">
      <w:pPr>
        <w:rPr>
          <w:del w:id="4041" w:author="Arthur Parmentier" w:date="2020-06-09T16:27:00Z"/>
        </w:rPr>
      </w:pPr>
      <w:bookmarkStart w:id="4042" w:name="_Toc42698863"/>
      <w:bookmarkStart w:id="4043" w:name="_Toc42698942"/>
      <w:bookmarkEnd w:id="4042"/>
      <w:bookmarkEnd w:id="4043"/>
    </w:p>
    <w:p w:rsidR="00086E5D" w:rsidRPr="007C437A" w:rsidDel="00FC2614" w:rsidRDefault="00086E5D" w:rsidP="00E6654A">
      <w:pPr>
        <w:rPr>
          <w:del w:id="4044" w:author="Arthur Parmentier" w:date="2020-06-09T16:27:00Z"/>
        </w:rPr>
      </w:pPr>
      <w:bookmarkStart w:id="4045" w:name="_Toc42698864"/>
      <w:bookmarkStart w:id="4046" w:name="_Toc42698943"/>
      <w:bookmarkEnd w:id="4045"/>
      <w:bookmarkEnd w:id="4046"/>
    </w:p>
    <w:p w:rsidR="00086E5D" w:rsidRPr="007C437A" w:rsidDel="00FC2614" w:rsidRDefault="00086E5D" w:rsidP="00E6654A">
      <w:pPr>
        <w:rPr>
          <w:del w:id="4047" w:author="Arthur Parmentier" w:date="2020-06-09T16:27:00Z"/>
        </w:rPr>
      </w:pPr>
      <w:bookmarkStart w:id="4048" w:name="_Toc42698865"/>
      <w:bookmarkStart w:id="4049" w:name="_Toc42698944"/>
      <w:bookmarkEnd w:id="4048"/>
      <w:bookmarkEnd w:id="4049"/>
    </w:p>
    <w:p w:rsidR="00086E5D" w:rsidRPr="007C437A" w:rsidDel="006E2B59" w:rsidRDefault="00587BD5" w:rsidP="00E6654A">
      <w:pPr>
        <w:rPr>
          <w:moveFrom w:id="4050" w:author="Arthur Parmentier" w:date="2020-06-06T22:11:00Z"/>
        </w:rPr>
      </w:pPr>
      <w:moveFromRangeStart w:id="4051" w:author="Arthur Parmentier" w:date="2020-06-06T22:11:00Z" w:name="move42373884"/>
      <w:moveFrom w:id="4052" w:author="Arthur Parmentier" w:date="2020-06-06T22:11:00Z">
        <w:r w:rsidRPr="007C437A" w:rsidDel="006E2B59">
          <w:t>DRAFT</w:t>
        </w:r>
        <w:r w:rsidR="00D72AC0" w:rsidRPr="007C437A" w:rsidDel="006E2B59">
          <w:t xml:space="preserve"> of ideas</w:t>
        </w:r>
        <w:bookmarkStart w:id="4053" w:name="_Toc42698866"/>
        <w:bookmarkStart w:id="4054" w:name="_Toc42698945"/>
        <w:bookmarkEnd w:id="4053"/>
        <w:bookmarkEnd w:id="4054"/>
      </w:moveFrom>
    </w:p>
    <w:p w:rsidR="00103759" w:rsidRPr="007C437A" w:rsidDel="006E2B59" w:rsidRDefault="0031070A" w:rsidP="00E6654A">
      <w:pPr>
        <w:pStyle w:val="Paragraphedeliste"/>
        <w:numPr>
          <w:ilvl w:val="0"/>
          <w:numId w:val="8"/>
        </w:numPr>
        <w:rPr>
          <w:moveFrom w:id="4055" w:author="Arthur Parmentier" w:date="2020-06-06T22:11:00Z"/>
        </w:rPr>
      </w:pPr>
      <w:moveFrom w:id="4056"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bookmarkStart w:id="4057" w:name="_Toc42698867"/>
        <w:bookmarkStart w:id="4058" w:name="_Toc42698946"/>
        <w:bookmarkEnd w:id="4057"/>
        <w:bookmarkEnd w:id="4058"/>
      </w:moveFrom>
    </w:p>
    <w:p w:rsidR="00B70897" w:rsidRPr="007C437A" w:rsidDel="006E2B59" w:rsidRDefault="00B70897" w:rsidP="00E6654A">
      <w:pPr>
        <w:pStyle w:val="Paragraphedeliste"/>
        <w:numPr>
          <w:ilvl w:val="1"/>
          <w:numId w:val="8"/>
        </w:numPr>
        <w:rPr>
          <w:moveFrom w:id="4059" w:author="Arthur Parmentier" w:date="2020-06-06T22:11:00Z"/>
        </w:rPr>
      </w:pPr>
      <w:moveFrom w:id="4060" w:author="Arthur Parmentier" w:date="2020-06-06T22:11:00Z">
        <w:r w:rsidRPr="007C437A" w:rsidDel="006E2B59">
          <w:t>The concepts depend on the configuration. For instance, a “note” in music is very different from the concept (or its absence!) of “note” in visual arts.</w:t>
        </w:r>
        <w:bookmarkStart w:id="4061" w:name="_Toc42698868"/>
        <w:bookmarkStart w:id="4062" w:name="_Toc42698947"/>
        <w:bookmarkEnd w:id="4061"/>
        <w:bookmarkEnd w:id="4062"/>
      </w:moveFrom>
    </w:p>
    <w:p w:rsidR="00B70897" w:rsidRPr="007C437A" w:rsidDel="006E2B59" w:rsidRDefault="00B70897" w:rsidP="00E6654A">
      <w:pPr>
        <w:pStyle w:val="Paragraphedeliste"/>
        <w:numPr>
          <w:ilvl w:val="1"/>
          <w:numId w:val="8"/>
        </w:numPr>
        <w:rPr>
          <w:moveFrom w:id="4063" w:author="Arthur Parmentier" w:date="2020-06-06T22:11:00Z"/>
        </w:rPr>
      </w:pPr>
      <w:moveFrom w:id="4064"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bookmarkStart w:id="4065" w:name="_Toc42698869"/>
        <w:bookmarkStart w:id="4066" w:name="_Toc42698948"/>
        <w:bookmarkEnd w:id="4065"/>
        <w:bookmarkEnd w:id="4066"/>
      </w:moveFrom>
    </w:p>
    <w:p w:rsidR="00A40688" w:rsidRPr="007C437A" w:rsidDel="006E2B59" w:rsidRDefault="00A40688" w:rsidP="00E6654A">
      <w:pPr>
        <w:pStyle w:val="Paragraphedeliste"/>
        <w:numPr>
          <w:ilvl w:val="1"/>
          <w:numId w:val="8"/>
        </w:numPr>
        <w:rPr>
          <w:moveFrom w:id="4067" w:author="Arthur Parmentier" w:date="2020-06-06T22:11:00Z"/>
        </w:rPr>
      </w:pPr>
      <w:moveFrom w:id="4068" w:author="Arthur Parmentier" w:date="2020-06-06T22:11:00Z">
        <w:r w:rsidRPr="007C437A" w:rsidDel="006E2B59">
          <w:t>SP acts as a kind of translation from the concepts of different practices to signs</w:t>
        </w:r>
        <w:bookmarkStart w:id="4069" w:name="_Toc42698870"/>
        <w:bookmarkStart w:id="4070" w:name="_Toc42698949"/>
        <w:bookmarkEnd w:id="4069"/>
        <w:bookmarkEnd w:id="4070"/>
      </w:moveFrom>
    </w:p>
    <w:p w:rsidR="00103759" w:rsidRPr="007C437A" w:rsidDel="006E2B59" w:rsidRDefault="002C276B" w:rsidP="00E6654A">
      <w:pPr>
        <w:pStyle w:val="Paragraphedeliste"/>
        <w:numPr>
          <w:ilvl w:val="1"/>
          <w:numId w:val="8"/>
        </w:numPr>
        <w:rPr>
          <w:moveFrom w:id="4071" w:author="Arthur Parmentier" w:date="2020-06-06T22:11:00Z"/>
        </w:rPr>
      </w:pPr>
      <w:moveFrom w:id="4072"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bookmarkStart w:id="4073" w:name="_Toc42698871"/>
        <w:bookmarkStart w:id="4074" w:name="_Toc42698950"/>
        <w:bookmarkEnd w:id="4073"/>
        <w:bookmarkEnd w:id="4074"/>
      </w:moveFrom>
    </w:p>
    <w:p w:rsidR="0031070A" w:rsidRPr="007C437A" w:rsidDel="00FC2614" w:rsidRDefault="00103759" w:rsidP="00E6654A">
      <w:pPr>
        <w:pStyle w:val="Paragraphedeliste"/>
        <w:numPr>
          <w:ilvl w:val="1"/>
          <w:numId w:val="8"/>
        </w:numPr>
        <w:rPr>
          <w:del w:id="4075" w:author="Arthur Parmentier" w:date="2020-06-09T16:27:00Z"/>
          <w:moveFrom w:id="4076" w:author="Arthur Parmentier" w:date="2020-06-06T22:11:00Z"/>
        </w:rPr>
      </w:pPr>
      <w:moveFrom w:id="4077" w:author="Arthur Parmentier" w:date="2020-06-06T22:11:00Z">
        <w:r w:rsidRPr="007C437A" w:rsidDel="006E2B59">
          <w:t>but rather a fluid, dynamic and varying g</w:t>
        </w:r>
        <w:del w:id="4078" w:author="Arthur Parmentier" w:date="2020-06-09T16:27:00Z">
          <w:r w:rsidRPr="007C437A" w:rsidDel="00FC2614">
            <w:delText>rammar</w:delText>
          </w:r>
          <w:bookmarkStart w:id="4079" w:name="_Toc42698872"/>
          <w:bookmarkStart w:id="4080" w:name="_Toc42698951"/>
          <w:bookmarkEnd w:id="4079"/>
          <w:bookmarkEnd w:id="4080"/>
        </w:del>
      </w:moveFrom>
    </w:p>
    <w:p w:rsidR="00400535" w:rsidRPr="007C437A" w:rsidDel="00FC2614" w:rsidRDefault="00400535" w:rsidP="00E6654A">
      <w:pPr>
        <w:rPr>
          <w:del w:id="4081" w:author="Arthur Parmentier" w:date="2020-06-09T16:27:00Z"/>
        </w:rPr>
      </w:pPr>
      <w:bookmarkStart w:id="4082" w:name="_Toc42698873"/>
      <w:bookmarkStart w:id="4083" w:name="_Toc42698952"/>
      <w:bookmarkEnd w:id="4082"/>
      <w:bookmarkEnd w:id="4083"/>
      <w:moveFromRangeEnd w:id="4051"/>
    </w:p>
    <w:p w:rsidR="0008325B" w:rsidRPr="007C437A" w:rsidDel="00687356" w:rsidRDefault="00400535">
      <w:pPr>
        <w:pStyle w:val="Titre1"/>
        <w:rPr>
          <w:del w:id="4084" w:author="Arthur Parmentier" w:date="2020-05-14T13:28:00Z"/>
        </w:rPr>
      </w:pPr>
      <w:del w:id="4085"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4086" w:name="_Toc40355387"/>
        <w:bookmarkStart w:id="4087" w:name="_Toc40355924"/>
        <w:bookmarkStart w:id="4088" w:name="_Toc40356088"/>
        <w:bookmarkStart w:id="4089" w:name="_Toc42698874"/>
        <w:bookmarkStart w:id="4090" w:name="_Toc42698953"/>
        <w:bookmarkEnd w:id="4086"/>
        <w:bookmarkEnd w:id="4087"/>
        <w:bookmarkEnd w:id="4088"/>
        <w:bookmarkEnd w:id="4089"/>
        <w:bookmarkEnd w:id="4090"/>
      </w:del>
    </w:p>
    <w:p w:rsidR="003F27F2" w:rsidRPr="007C437A" w:rsidRDefault="00AC7276">
      <w:pPr>
        <w:pStyle w:val="Titre2"/>
        <w:rPr>
          <w:ins w:id="4091" w:author="Arthur Parmentier" w:date="2020-06-06T23:44:00Z"/>
        </w:rPr>
        <w:pPrChange w:id="4092" w:author="Arthur Parmentier" w:date="2020-06-10T16:26:00Z">
          <w:pPr>
            <w:pStyle w:val="Titre1"/>
          </w:pPr>
        </w:pPrChange>
      </w:pPr>
      <w:bookmarkStart w:id="4093" w:name="_Toc42698954"/>
      <w:ins w:id="4094" w:author="Arthur Parmentier" w:date="2020-06-06T20:41:00Z">
        <w:r w:rsidRPr="007C437A">
          <w:t xml:space="preserve">Meta-structures of SP: </w:t>
        </w:r>
      </w:ins>
      <w:ins w:id="4095" w:author="Arthur Parmentier" w:date="2020-06-08T23:06:00Z">
        <w:r w:rsidR="00F4343F">
          <w:t xml:space="preserve">communication outside sign language, </w:t>
        </w:r>
      </w:ins>
      <w:ins w:id="4096" w:author="Arthur Parmentier" w:date="2020-06-06T20:55:00Z">
        <w:r w:rsidR="00804910" w:rsidRPr="007C437A">
          <w:t>configurations</w:t>
        </w:r>
      </w:ins>
      <w:ins w:id="4097" w:author="Arthur Parmentier" w:date="2020-06-09T16:24:00Z">
        <w:r w:rsidR="00AD58C1">
          <w:t xml:space="preserve">, </w:t>
        </w:r>
      </w:ins>
      <w:ins w:id="4098" w:author="Arthur Parmentier" w:date="2020-06-08T23:00:00Z">
        <w:r w:rsidR="00AA461F">
          <w:t>conventions</w:t>
        </w:r>
      </w:ins>
      <w:ins w:id="4099" w:author="Arthur Parmentier" w:date="2020-06-09T16:24:00Z">
        <w:r w:rsidR="00AD58C1">
          <w:t xml:space="preserve"> and</w:t>
        </w:r>
      </w:ins>
      <w:ins w:id="4100" w:author="Arthur Parmentier" w:date="2020-06-08T23:01:00Z">
        <w:r w:rsidR="00B220F4">
          <w:t xml:space="preserve"> </w:t>
        </w:r>
      </w:ins>
      <w:ins w:id="4101" w:author="Arthur Parmentier" w:date="2020-06-06T20:55:00Z">
        <w:r w:rsidR="00804910" w:rsidRPr="007C437A">
          <w:t>diffusion mechani</w:t>
        </w:r>
      </w:ins>
      <w:ins w:id="4102" w:author="Arthur Parmentier" w:date="2020-06-06T20:56:00Z">
        <w:r w:rsidR="00804910" w:rsidRPr="007C437A">
          <w:t>sms</w:t>
        </w:r>
      </w:ins>
      <w:bookmarkEnd w:id="4093"/>
    </w:p>
    <w:p w:rsidR="0057131A" w:rsidRPr="007C437A" w:rsidRDefault="0057131A">
      <w:pPr>
        <w:rPr>
          <w:ins w:id="4103" w:author="Arthur Parmentier" w:date="2020-06-06T23:44:00Z"/>
        </w:rPr>
      </w:pPr>
      <w:ins w:id="4104" w:author="Arthur Parmentier" w:date="2020-06-06T23:44:00Z">
        <w:r w:rsidRPr="007C437A">
          <w:t>In the previous sections of this report, I have discussed several mechanisms of SP</w:t>
        </w:r>
      </w:ins>
      <w:ins w:id="4105" w:author="Arthur Parmentier" w:date="2020-06-08T23:10:00Z">
        <w:r w:rsidR="00873B84">
          <w:t xml:space="preserve"> such as </w:t>
        </w:r>
      </w:ins>
      <w:ins w:id="4106" w:author="Arthur Parmentier" w:date="2020-06-06T23:44:00Z">
        <w:r w:rsidRPr="007C437A">
          <w:t xml:space="preserve">its linguistic and intrinsic structural features. </w:t>
        </w:r>
      </w:ins>
      <w:ins w:id="4107" w:author="Arthur Parmentier" w:date="2020-06-08T22:57:00Z">
        <w:r w:rsidR="003A6B59">
          <w:br/>
          <w:t xml:space="preserve">In this section, I would like to first </w:t>
        </w:r>
      </w:ins>
      <w:ins w:id="4108" w:author="Arthur Parmentier" w:date="2020-06-06T23:44:00Z">
        <w:r w:rsidRPr="007C437A">
          <w:t>point out that it cannot only be described in those terms and limited to those mechanisms</w:t>
        </w:r>
      </w:ins>
      <w:ins w:id="4109"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4110" w:author="Arthur Parmentier" w:date="2020-06-08T22:57:00Z">
        <w:r w:rsidR="003A6B59">
          <w:t xml:space="preserve"> and </w:t>
        </w:r>
      </w:ins>
      <w:ins w:id="4111" w:author="Arthur Parmentier" w:date="2020-06-08T22:59:00Z">
        <w:r w:rsidR="003A6B59">
          <w:t>finally</w:t>
        </w:r>
      </w:ins>
      <w:ins w:id="4112" w:author="Arthur Parmentier" w:date="2020-06-08T22:57:00Z">
        <w:r w:rsidR="003A6B59">
          <w:t xml:space="preserve"> </w:t>
        </w:r>
      </w:ins>
      <w:ins w:id="4113" w:author="Arthur Parmentier" w:date="2020-06-08T22:58:00Z">
        <w:r w:rsidR="003A6B59">
          <w:t>discuss the implications of the linguistic modeling</w:t>
        </w:r>
      </w:ins>
      <w:ins w:id="4114" w:author="Arthur Parmentier" w:date="2020-06-08T22:59:00Z">
        <w:r w:rsidR="003A6B59">
          <w:t xml:space="preserve"> of SP in a critique of some</w:t>
        </w:r>
      </w:ins>
      <w:ins w:id="4115" w:author="Arthur Parmentier" w:date="2020-06-08T23:11:00Z">
        <w:r w:rsidR="00AD6CB9">
          <w:t xml:space="preserve"> of the</w:t>
        </w:r>
      </w:ins>
      <w:ins w:id="4116" w:author="Arthur Parmentier" w:date="2020-06-08T22:59:00Z">
        <w:r w:rsidR="003A6B59">
          <w:t xml:space="preserve"> traditional </w:t>
        </w:r>
      </w:ins>
      <w:ins w:id="4117" w:author="Arthur Parmentier" w:date="2020-06-08T23:07:00Z">
        <w:r w:rsidR="00BC20F5">
          <w:t xml:space="preserve">definitions and </w:t>
        </w:r>
      </w:ins>
      <w:ins w:id="4118" w:author="Arthur Parmentier" w:date="2020-06-08T22:59:00Z">
        <w:r w:rsidR="003A6B59">
          <w:t>presentations of SP.</w:t>
        </w:r>
      </w:ins>
    </w:p>
    <w:p w:rsidR="00983E0A" w:rsidRDefault="00983E0A">
      <w:pPr>
        <w:pStyle w:val="Titre3"/>
        <w:rPr>
          <w:ins w:id="4119" w:author="Arthur Parmentier" w:date="2020-06-08T23:12:00Z"/>
        </w:rPr>
        <w:pPrChange w:id="4120" w:author="Arthur Parmentier" w:date="2020-06-10T16:26:00Z">
          <w:pPr/>
        </w:pPrChange>
      </w:pPr>
      <w:bookmarkStart w:id="4121" w:name="_Toc42698955"/>
      <w:ins w:id="4122" w:author="Arthur Parmentier" w:date="2020-06-08T23:12:00Z">
        <w:r>
          <w:t>Preliminary remark: what we mean when we say “SP”</w:t>
        </w:r>
        <w:bookmarkEnd w:id="4121"/>
      </w:ins>
    </w:p>
    <w:p w:rsidR="00E21AD2" w:rsidRPr="007C437A" w:rsidRDefault="00E21AD2">
      <w:pPr>
        <w:rPr>
          <w:ins w:id="4123" w:author="Arthur Parmentier" w:date="2020-06-06T23:41:00Z"/>
          <w:rPrChange w:id="4124" w:author="Arthur Parmentier" w:date="2020-06-07T15:27:00Z">
            <w:rPr>
              <w:ins w:id="4125" w:author="Arthur Parmentier" w:date="2020-06-06T23:41:00Z"/>
            </w:rPr>
          </w:rPrChange>
        </w:rPr>
        <w:pPrChange w:id="4126" w:author="Arthur Parmentier" w:date="2020-06-10T16:26:00Z">
          <w:pPr>
            <w:pStyle w:val="Titre1"/>
          </w:pPr>
        </w:pPrChange>
      </w:pPr>
      <w:ins w:id="4127" w:author="Arthur Parmentier" w:date="2020-06-07T00:28:00Z">
        <w:r w:rsidRPr="007C437A">
          <w:rPr>
            <w:rPrChange w:id="4128"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4129" w:author="Arthur Parmentier" w:date="2020-06-08T23:13:00Z">
        <w:r w:rsidR="00EE49AA">
          <w:t xml:space="preserve">the name </w:t>
        </w:r>
      </w:ins>
      <w:ins w:id="4130" w:author="Arthur Parmentier" w:date="2020-06-07T00:28:00Z">
        <w:r w:rsidRPr="007C437A">
          <w:rPr>
            <w:rPrChange w:id="4131" w:author="Arthur Parmentier" w:date="2020-06-07T15:27:00Z">
              <w:rPr/>
            </w:rPrChange>
          </w:rPr>
          <w:t>SP is</w:t>
        </w:r>
      </w:ins>
      <w:ins w:id="4132" w:author="Arthur Parmentier" w:date="2020-06-08T23:13:00Z">
        <w:r w:rsidR="00EE49AA">
          <w:t xml:space="preserve"> commonly used to si</w:t>
        </w:r>
      </w:ins>
      <w:ins w:id="4133" w:author="Arthur Parmentier" w:date="2020-06-08T23:14:00Z">
        <w:r w:rsidR="00EE49AA">
          <w:t>gnify</w:t>
        </w:r>
      </w:ins>
      <w:ins w:id="4134" w:author="Arthur Parmentier" w:date="2020-06-07T00:28:00Z">
        <w:r w:rsidRPr="007C437A">
          <w:rPr>
            <w:rPrChange w:id="4135" w:author="Arthur Parmentier" w:date="2020-06-07T15:27:00Z">
              <w:rPr/>
            </w:rPrChange>
          </w:rPr>
          <w:t xml:space="preserve"> not only </w:t>
        </w:r>
      </w:ins>
      <w:ins w:id="4136" w:author="Arthur Parmentier" w:date="2020-06-08T23:14:00Z">
        <w:r w:rsidR="00EE49AA">
          <w:t>a</w:t>
        </w:r>
      </w:ins>
      <w:ins w:id="4137" w:author="Arthur Parmentier" w:date="2020-06-07T00:28:00Z">
        <w:r w:rsidRPr="007C437A">
          <w:rPr>
            <w:rPrChange w:id="4138" w:author="Arthur Parmentier" w:date="2020-06-07T15:27:00Z">
              <w:rPr/>
            </w:rPrChange>
          </w:rPr>
          <w:t xml:space="preserve"> sign language but </w:t>
        </w:r>
      </w:ins>
      <w:ins w:id="4139" w:author="Arthur Parmentier" w:date="2020-06-08T23:14:00Z">
        <w:r w:rsidR="00EE49AA">
          <w:t>an</w:t>
        </w:r>
      </w:ins>
      <w:ins w:id="4140" w:author="Arthur Parmentier" w:date="2020-06-07T00:28:00Z">
        <w:r w:rsidRPr="007C437A">
          <w:rPr>
            <w:rPrChange w:id="4141" w:author="Arthur Parmentier" w:date="2020-06-07T15:27:00Z">
              <w:rPr/>
            </w:rPrChange>
          </w:rPr>
          <w:t xml:space="preserve"> artistic practice as a whole: a context, configuration, esthetic, conventions</w:t>
        </w:r>
      </w:ins>
      <w:ins w:id="4142" w:author="Arthur Parmentier" w:date="2020-06-08T23:14:00Z">
        <w:r w:rsidR="00C85902">
          <w:t xml:space="preserve"> and several types of communication</w:t>
        </w:r>
      </w:ins>
      <w:ins w:id="4143" w:author="Arthur Parmentier" w:date="2020-06-07T00:28:00Z">
        <w:r w:rsidRPr="007C437A">
          <w:rPr>
            <w:rPrChange w:id="4144"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4145" w:author="Arthur Parmentier" w:date="2020-06-08T23:15:00Z">
        <w:r w:rsidR="009C23CD">
          <w:t xml:space="preserve"> that compose its usual definition.</w:t>
        </w:r>
      </w:ins>
    </w:p>
    <w:p w:rsidR="0057131A" w:rsidRPr="007C437A" w:rsidRDefault="004456BA">
      <w:pPr>
        <w:pStyle w:val="Titre3"/>
        <w:rPr>
          <w:ins w:id="4146" w:author="Arthur Parmentier" w:date="2020-06-06T23:46:00Z"/>
        </w:rPr>
        <w:pPrChange w:id="4147" w:author="Arthur Parmentier" w:date="2020-06-10T16:26:00Z">
          <w:pPr>
            <w:pStyle w:val="Titre2"/>
          </w:pPr>
        </w:pPrChange>
      </w:pPr>
      <w:bookmarkStart w:id="4148" w:name="_Toc42698956"/>
      <w:ins w:id="4149" w:author="Arthur Parmentier" w:date="2020-06-08T12:17:00Z">
        <w:r>
          <w:t>SP as a complex communication form</w:t>
        </w:r>
      </w:ins>
      <w:bookmarkEnd w:id="4148"/>
    </w:p>
    <w:p w:rsidR="00E2520C" w:rsidRDefault="0057131A">
      <w:pPr>
        <w:rPr>
          <w:ins w:id="4150" w:author="Arthur Parmentier" w:date="2020-06-08T12:09:00Z"/>
        </w:rPr>
      </w:pPr>
      <w:ins w:id="4151" w:author="Arthur Parmentier" w:date="2020-06-06T23:47:00Z">
        <w:r w:rsidRPr="007C437A">
          <w:t xml:space="preserve">We have seen that SP allow </w:t>
        </w:r>
      </w:ins>
      <w:ins w:id="4152" w:author="Arthur Parmentier" w:date="2020-06-08T12:07:00Z">
        <w:r w:rsidR="00E2520C">
          <w:t>for a communication</w:t>
        </w:r>
      </w:ins>
      <w:ins w:id="4153" w:author="Arthur Parmentier" w:date="2020-06-08T12:08:00Z">
        <w:r w:rsidR="00E2520C">
          <w:t xml:space="preserve"> from one or several </w:t>
        </w:r>
      </w:ins>
      <w:ins w:id="4154" w:author="Arthur Parmentier" w:date="2020-06-08T12:11:00Z">
        <w:r w:rsidR="009329D2">
          <w:t>senders</w:t>
        </w:r>
      </w:ins>
      <w:ins w:id="4155" w:author="Arthur Parmentier" w:date="2020-06-06T23:52:00Z">
        <w:r w:rsidR="00CC42BC" w:rsidRPr="007C437A">
          <w:t xml:space="preserve"> (the soundpainters) to receivers (the performers)</w:t>
        </w:r>
      </w:ins>
      <w:ins w:id="4156" w:author="Arthur Parmentier" w:date="2020-06-08T12:09:00Z">
        <w:r w:rsidR="00E2520C">
          <w:t>: s</w:t>
        </w:r>
      </w:ins>
      <w:ins w:id="4157" w:author="Arthur Parmentier" w:date="2020-06-08T12:08:00Z">
        <w:r w:rsidR="00E2520C">
          <w:t xml:space="preserve">o far, we have </w:t>
        </w:r>
      </w:ins>
      <w:ins w:id="4158" w:author="Arthur Parmentier" w:date="2020-06-08T23:16:00Z">
        <w:r w:rsidR="00751806">
          <w:t xml:space="preserve">only </w:t>
        </w:r>
      </w:ins>
      <w:ins w:id="4159" w:author="Arthur Parmentier" w:date="2020-06-08T12:08:00Z">
        <w:r w:rsidR="00E2520C">
          <w:t xml:space="preserve">discussed SP as a </w:t>
        </w:r>
      </w:ins>
      <w:ins w:id="4160" w:author="Arthur Parmentier" w:date="2020-06-08T23:16:00Z">
        <w:r w:rsidR="000D14BB">
          <w:t>linear</w:t>
        </w:r>
      </w:ins>
      <w:ins w:id="4161" w:author="Arthur Parmentier" w:date="2020-06-08T12:08:00Z">
        <w:r w:rsidR="00E2520C">
          <w:t xml:space="preserve"> communication</w:t>
        </w:r>
      </w:ins>
      <w:ins w:id="4162" w:author="Arthur Parmentier" w:date="2020-06-08T12:12:00Z">
        <w:r w:rsidR="009329D2">
          <w:t xml:space="preserve"> </w:t>
        </w:r>
      </w:ins>
      <w:ins w:id="4163" w:author="Arthur Parmentier" w:date="2020-06-08T23:17:00Z">
        <w:r w:rsidR="008C4AF3">
          <w:t xml:space="preserve">form </w:t>
        </w:r>
      </w:ins>
      <w:ins w:id="4164" w:author="Arthur Parmentier" w:date="2020-06-08T12:12:00Z">
        <w:r w:rsidR="009329D2">
          <w:t>using sign language.</w:t>
        </w:r>
      </w:ins>
      <w:ins w:id="4165" w:author="Arthur Parmentier" w:date="2020-06-08T12:11:00Z">
        <w:r w:rsidR="009329D2">
          <w:t xml:space="preserve"> </w:t>
        </w:r>
      </w:ins>
    </w:p>
    <w:p w:rsidR="004456BA" w:rsidRDefault="004456BA">
      <w:pPr>
        <w:rPr>
          <w:ins w:id="4166" w:author="Arthur Parmentier" w:date="2020-06-08T12:16:00Z"/>
        </w:rPr>
      </w:pPr>
      <w:ins w:id="4167" w:author="Arthur Parmentier" w:date="2020-06-08T12:14:00Z">
        <w:r>
          <w:t xml:space="preserve">In general, </w:t>
        </w:r>
      </w:ins>
      <w:ins w:id="4168" w:author="Arthur Parmentier" w:date="2020-06-08T23:17:00Z">
        <w:r w:rsidR="00B345C7">
          <w:t>we can identify</w:t>
        </w:r>
      </w:ins>
      <w:ins w:id="4169" w:author="Arthur Parmentier" w:date="2020-06-08T12:14:00Z">
        <w:r>
          <w:t xml:space="preserve"> multiple interaction</w:t>
        </w:r>
      </w:ins>
      <w:ins w:id="4170" w:author="Arthur Parmentier" w:date="2020-06-08T23:17:00Z">
        <w:r w:rsidR="00ED2D39">
          <w:t>s</w:t>
        </w:r>
      </w:ins>
      <w:ins w:id="4171" w:author="Arthur Parmentier" w:date="2020-06-08T12:14:00Z">
        <w:r>
          <w:t xml:space="preserve"> within </w:t>
        </w:r>
      </w:ins>
      <w:ins w:id="4172" w:author="Arthur Parmentier" w:date="2020-06-08T23:17:00Z">
        <w:r w:rsidR="00102CE8">
          <w:t>a</w:t>
        </w:r>
      </w:ins>
      <w:ins w:id="4173" w:author="Arthur Parmentier" w:date="2020-06-08T12:14:00Z">
        <w:r>
          <w:t xml:space="preserve"> </w:t>
        </w:r>
      </w:ins>
      <w:ins w:id="4174" w:author="Arthur Parmentier" w:date="2020-06-08T12:15:00Z">
        <w:r>
          <w:t>S</w:t>
        </w:r>
      </w:ins>
      <w:ins w:id="4175" w:author="Arthur Parmentier" w:date="2020-06-08T23:17:00Z">
        <w:r w:rsidR="00903E37">
          <w:t>P</w:t>
        </w:r>
      </w:ins>
      <w:ins w:id="4176" w:author="Arthur Parmentier" w:date="2020-06-08T12:15:00Z">
        <w:r>
          <w:t xml:space="preserve"> group</w:t>
        </w:r>
      </w:ins>
      <w:ins w:id="4177" w:author="Arthur Parmentier" w:date="2020-06-08T23:17:00Z">
        <w:r w:rsidR="001B667A">
          <w:t>, including feedbacks</w:t>
        </w:r>
      </w:ins>
      <w:ins w:id="4178" w:author="Arthur Parmentier" w:date="2020-06-08T23:18:00Z">
        <w:r w:rsidR="001B667A">
          <w:t xml:space="preserve"> to the soundpainter’s request</w:t>
        </w:r>
      </w:ins>
      <w:ins w:id="4179" w:author="Arthur Parmentier" w:date="2020-06-08T12:15:00Z">
        <w:r>
          <w:t xml:space="preserve">. The soundpainters </w:t>
        </w:r>
      </w:ins>
      <w:ins w:id="4180" w:author="Arthur Parmentier" w:date="2020-06-08T23:18:00Z">
        <w:r w:rsidR="004E36CD">
          <w:t xml:space="preserve">may </w:t>
        </w:r>
      </w:ins>
      <w:ins w:id="4181" w:author="Arthur Parmentier" w:date="2020-06-08T12:15:00Z">
        <w:r>
          <w:t xml:space="preserve">receive </w:t>
        </w:r>
      </w:ins>
      <w:ins w:id="4182" w:author="Arthur Parmentier" w:date="2020-06-08T23:18:00Z">
        <w:r w:rsidR="001C1ACF">
          <w:t>several</w:t>
        </w:r>
      </w:ins>
      <w:ins w:id="4183" w:author="Arthur Parmentier" w:date="2020-06-08T12:15:00Z">
        <w:r>
          <w:t xml:space="preserve"> forms of </w:t>
        </w:r>
      </w:ins>
      <w:ins w:id="4184" w:author="Arthur Parmentier" w:date="2020-06-08T12:17:00Z">
        <w:r>
          <w:t>feedback:</w:t>
        </w:r>
      </w:ins>
    </w:p>
    <w:p w:rsidR="004456BA" w:rsidRDefault="004456BA">
      <w:pPr>
        <w:pStyle w:val="Paragraphedeliste"/>
        <w:numPr>
          <w:ilvl w:val="0"/>
          <w:numId w:val="11"/>
        </w:numPr>
        <w:rPr>
          <w:ins w:id="4185" w:author="Arthur Parmentier" w:date="2020-06-08T12:16:00Z"/>
        </w:rPr>
      </w:pPr>
      <w:ins w:id="4186" w:author="Arthur Parmentier" w:date="2020-06-08T12:16:00Z">
        <w:r>
          <w:t>The artistic productions of the performers</w:t>
        </w:r>
      </w:ins>
    </w:p>
    <w:p w:rsidR="004456BA" w:rsidRDefault="004456BA">
      <w:pPr>
        <w:pStyle w:val="Paragraphedeliste"/>
        <w:numPr>
          <w:ilvl w:val="0"/>
          <w:numId w:val="11"/>
        </w:numPr>
        <w:rPr>
          <w:ins w:id="4187" w:author="Arthur Parmentier" w:date="2020-06-08T12:17:00Z"/>
        </w:rPr>
      </w:pPr>
      <w:ins w:id="4188" w:author="Arthur Parmentier" w:date="2020-06-08T12:17:00Z">
        <w:r>
          <w:t>The unintentional communications of both the performer and the public</w:t>
        </w:r>
      </w:ins>
    </w:p>
    <w:p w:rsidR="004456BA" w:rsidRDefault="004456BA">
      <w:pPr>
        <w:pStyle w:val="Paragraphedeliste"/>
        <w:numPr>
          <w:ilvl w:val="0"/>
          <w:numId w:val="11"/>
        </w:numPr>
        <w:rPr>
          <w:ins w:id="4189" w:author="Arthur Parmentier" w:date="2020-06-08T12:16:00Z"/>
        </w:rPr>
        <w:pPrChange w:id="4190" w:author="Arthur Parmentier" w:date="2020-06-10T16:26:00Z">
          <w:pPr/>
        </w:pPrChange>
      </w:pPr>
      <w:ins w:id="4191" w:author="Arthur Parmentier" w:date="2020-06-08T12:18:00Z">
        <w:r>
          <w:t>The few signs that can be used by performers as such (not as soundpainters)</w:t>
        </w:r>
      </w:ins>
    </w:p>
    <w:p w:rsidR="00373A1E" w:rsidRPr="007C437A" w:rsidRDefault="00CC42BC">
      <w:pPr>
        <w:rPr>
          <w:ins w:id="4192" w:author="Arthur Parmentier" w:date="2020-06-08T13:14:00Z"/>
        </w:rPr>
      </w:pPr>
      <w:ins w:id="4193" w:author="Arthur Parmentier" w:date="2020-06-06T23:50:00Z">
        <w:r w:rsidRPr="007C437A">
          <w:t xml:space="preserve">Although there are some </w:t>
        </w:r>
      </w:ins>
      <w:ins w:id="4194" w:author="Arthur Parmentier" w:date="2020-06-06T23:55:00Z">
        <w:r w:rsidRPr="007C437A">
          <w:t>configurations</w:t>
        </w:r>
      </w:ins>
      <w:ins w:id="4195" w:author="Arthur Parmentier" w:date="2020-06-06T23:50:00Z">
        <w:r w:rsidRPr="007C437A">
          <w:t xml:space="preserve"> in which </w:t>
        </w:r>
      </w:ins>
      <w:ins w:id="4196" w:author="Arthur Parmentier" w:date="2020-06-08T12:18:00Z">
        <w:r w:rsidR="009177A3">
          <w:t xml:space="preserve">some of these elements of communication </w:t>
        </w:r>
      </w:ins>
      <w:ins w:id="4197" w:author="Arthur Parmentier" w:date="2020-06-08T23:19:00Z">
        <w:r w:rsidR="00E321F3">
          <w:t>occur</w:t>
        </w:r>
      </w:ins>
      <w:ins w:id="4198" w:author="Arthur Parmentier" w:date="2020-06-08T12:19:00Z">
        <w:r w:rsidR="009177A3">
          <w:t xml:space="preserve">, soundpainters </w:t>
        </w:r>
      </w:ins>
      <w:ins w:id="4199" w:author="Arthur Parmentier" w:date="2020-06-06T23:50:00Z">
        <w:r w:rsidRPr="007C437A">
          <w:t xml:space="preserve">are usually able to perceive </w:t>
        </w:r>
      </w:ins>
      <w:ins w:id="4200" w:author="Arthur Parmentier" w:date="2020-06-08T12:19:00Z">
        <w:r w:rsidR="009177A3">
          <w:t>a feedback to</w:t>
        </w:r>
      </w:ins>
      <w:ins w:id="4201" w:author="Arthur Parmentier" w:date="2020-06-08T12:20:00Z">
        <w:r w:rsidR="009177A3">
          <w:t xml:space="preserve"> </w:t>
        </w:r>
      </w:ins>
      <w:ins w:id="4202" w:author="Arthur Parmentier" w:date="2020-06-08T23:19:00Z">
        <w:r w:rsidR="00C65CE6">
          <w:t>their resquests</w:t>
        </w:r>
      </w:ins>
      <w:ins w:id="4203" w:author="Arthur Parmentier" w:date="2020-06-08T12:20:00Z">
        <w:r w:rsidR="009177A3">
          <w:t>.</w:t>
        </w:r>
      </w:ins>
      <w:ins w:id="4204" w:author="Arthur Parmentier" w:date="2020-06-06T23:51:00Z">
        <w:r w:rsidRPr="007C437A">
          <w:t xml:space="preserve"> </w:t>
        </w:r>
      </w:ins>
      <w:ins w:id="4205" w:author="Arthur Parmentier" w:date="2020-06-08T13:14:00Z">
        <w:r w:rsidR="00373A1E" w:rsidRPr="007C437A">
          <w:t>One may object that the</w:t>
        </w:r>
      </w:ins>
      <w:ins w:id="4206" w:author="Arthur Parmentier" w:date="2020-06-08T23:19:00Z">
        <w:r w:rsidR="00C65CE6">
          <w:t>y can</w:t>
        </w:r>
      </w:ins>
      <w:ins w:id="4207" w:author="Arthur Parmentier" w:date="2020-06-08T13:14:00Z">
        <w:r w:rsidR="00373A1E" w:rsidRPr="007C437A">
          <w:t xml:space="preserve"> be prepared in advance and written down on some kind of score, s</w:t>
        </w:r>
      </w:ins>
      <w:ins w:id="4208" w:author="Arthur Parmentier" w:date="2020-06-08T23:20:00Z">
        <w:r w:rsidR="00030A90">
          <w:t>uch</w:t>
        </w:r>
      </w:ins>
      <w:ins w:id="4209" w:author="Arthur Parmentier" w:date="2020-06-08T13:14:00Z">
        <w:r w:rsidR="00373A1E" w:rsidRPr="007C437A">
          <w:t xml:space="preserve"> that the feedback from the performers would have no influence </w:t>
        </w:r>
      </w:ins>
      <w:ins w:id="4210" w:author="Arthur Parmentier" w:date="2020-06-08T23:20:00Z">
        <w:r w:rsidR="00CF725B">
          <w:t>on the linear communication from the soundpainter to the performers</w:t>
        </w:r>
      </w:ins>
      <w:ins w:id="4211" w:author="Arthur Parmentier" w:date="2020-06-08T13:14:00Z">
        <w:r w:rsidR="00373A1E" w:rsidRPr="007C437A">
          <w:t xml:space="preserve">. It is however not the case in general and is often reported and discussed how the requests are </w:t>
        </w:r>
      </w:ins>
      <w:ins w:id="4212" w:author="Arthur Parmentier" w:date="2020-06-08T23:20:00Z">
        <w:r w:rsidR="004C3DC9">
          <w:t xml:space="preserve">made </w:t>
        </w:r>
      </w:ins>
      <w:ins w:id="4213" w:author="Arthur Parmentier" w:date="2020-06-08T13:14:00Z">
        <w:r w:rsidR="00373A1E" w:rsidRPr="007C437A">
          <w:t>in reaction to the proposals of the performers</w:t>
        </w:r>
        <w:r w:rsidR="00373A1E">
          <w:t>: this part of what is called “real time composition” a</w:t>
        </w:r>
      </w:ins>
      <w:ins w:id="4214" w:author="Arthur Parmentier" w:date="2020-06-08T13:15:00Z">
        <w:r w:rsidR="00373A1E">
          <w:t>nd the role of the soundpainter as a composer who listens to and shapes the artistic propositions of the group.</w:t>
        </w:r>
      </w:ins>
    </w:p>
    <w:p w:rsidR="009864BB" w:rsidRDefault="009864BB">
      <w:pPr>
        <w:pStyle w:val="Titre3"/>
        <w:rPr>
          <w:ins w:id="4215" w:author="Arthur Parmentier" w:date="2020-06-08T15:31:00Z"/>
        </w:rPr>
        <w:pPrChange w:id="4216" w:author="Arthur Parmentier" w:date="2020-06-10T16:26:00Z">
          <w:pPr>
            <w:pStyle w:val="Titre2"/>
          </w:pPr>
        </w:pPrChange>
      </w:pPr>
      <w:bookmarkStart w:id="4217" w:name="_Toc42698957"/>
      <w:ins w:id="4218" w:author="Arthur Parmentier" w:date="2020-06-08T13:16:00Z">
        <w:r>
          <w:lastRenderedPageBreak/>
          <w:t>Co</w:t>
        </w:r>
      </w:ins>
      <w:ins w:id="4219" w:author="Arthur Parmentier" w:date="2020-06-08T13:17:00Z">
        <w:r>
          <w:t xml:space="preserve">nfigurations </w:t>
        </w:r>
      </w:ins>
      <w:ins w:id="4220" w:author="Arthur Parmentier" w:date="2020-06-08T18:22:00Z">
        <w:r w:rsidR="009E67E3">
          <w:t xml:space="preserve">of </w:t>
        </w:r>
      </w:ins>
      <w:ins w:id="4221" w:author="Arthur Parmentier" w:date="2020-06-08T13:17:00Z">
        <w:r w:rsidR="00850432">
          <w:t>SP</w:t>
        </w:r>
      </w:ins>
      <w:ins w:id="4222" w:author="Arthur Parmentier" w:date="2020-06-08T18:22:00Z">
        <w:r w:rsidR="00FD6204">
          <w:t xml:space="preserve"> practices and performances</w:t>
        </w:r>
      </w:ins>
      <w:bookmarkEnd w:id="4217"/>
    </w:p>
    <w:p w:rsidR="001A5CF4" w:rsidRPr="001A5CF4" w:rsidRDefault="001A5CF4">
      <w:pPr>
        <w:pStyle w:val="Titre4"/>
        <w:rPr>
          <w:ins w:id="4223" w:author="Arthur Parmentier" w:date="2020-06-08T13:17:00Z"/>
          <w:rPrChange w:id="4224" w:author="Arthur Parmentier" w:date="2020-06-08T15:31:00Z">
            <w:rPr>
              <w:ins w:id="4225" w:author="Arthur Parmentier" w:date="2020-06-08T13:17:00Z"/>
            </w:rPr>
          </w:rPrChange>
        </w:rPr>
        <w:pPrChange w:id="4226" w:author="Arthur Parmentier" w:date="2020-06-10T16:26:00Z">
          <w:pPr>
            <w:pStyle w:val="Titre2"/>
          </w:pPr>
        </w:pPrChange>
      </w:pPr>
      <w:ins w:id="4227" w:author="Arthur Parmentier" w:date="2020-06-08T15:31:00Z">
        <w:r>
          <w:t>Introduction to the notion of configuration</w:t>
        </w:r>
      </w:ins>
      <w:ins w:id="4228" w:author="Arthur Parmentier" w:date="2020-06-08T23:21:00Z">
        <w:r w:rsidR="00AB1579">
          <w:t>s</w:t>
        </w:r>
      </w:ins>
      <w:ins w:id="4229" w:author="Arthur Parmentier" w:date="2020-06-08T15:31:00Z">
        <w:r>
          <w:t xml:space="preserve"> and context</w:t>
        </w:r>
      </w:ins>
      <w:ins w:id="4230" w:author="Arthur Parmentier" w:date="2020-06-08T23:21:00Z">
        <w:r w:rsidR="00AB1579">
          <w:t xml:space="preserve">s </w:t>
        </w:r>
      </w:ins>
      <w:ins w:id="4231" w:author="Arthur Parmentier" w:date="2020-06-08T23:25:00Z">
        <w:r w:rsidR="00B11F9D">
          <w:t>of SP</w:t>
        </w:r>
      </w:ins>
      <w:ins w:id="4232" w:author="Arthur Parmentier" w:date="2020-06-08T23:10:00Z">
        <w:r w:rsidR="005169EE">
          <w:t xml:space="preserve"> performances</w:t>
        </w:r>
      </w:ins>
    </w:p>
    <w:p w:rsidR="00850432" w:rsidRDefault="00850432">
      <w:pPr>
        <w:rPr>
          <w:ins w:id="4233" w:author="Arthur Parmentier" w:date="2020-06-08T13:18:00Z"/>
        </w:rPr>
      </w:pPr>
      <w:ins w:id="4234" w:author="Arthur Parmentier" w:date="2020-06-08T13:17:00Z">
        <w:r w:rsidRPr="007C437A">
          <w:t xml:space="preserve">In this part, I would like to show </w:t>
        </w:r>
      </w:ins>
      <w:ins w:id="4235" w:author="Arthur Parmentier" w:date="2020-06-08T23:22:00Z">
        <w:r w:rsidR="008106B0">
          <w:t xml:space="preserve">some </w:t>
        </w:r>
      </w:ins>
      <w:ins w:id="4236" w:author="Arthur Parmentier" w:date="2020-06-08T13:17:00Z">
        <w:r w:rsidRPr="007C437A">
          <w:t>contextual features</w:t>
        </w:r>
      </w:ins>
      <w:ins w:id="4237" w:author="Arthur Parmentier" w:date="2020-06-09T13:36:00Z">
        <w:r w:rsidR="00797885">
          <w:t xml:space="preserve"> that</w:t>
        </w:r>
      </w:ins>
      <w:ins w:id="4238" w:author="Arthur Parmentier" w:date="2020-06-08T13:17:00Z">
        <w:r w:rsidRPr="007C437A">
          <w:t xml:space="preserve"> </w:t>
        </w:r>
      </w:ins>
      <w:ins w:id="4239" w:author="Arthur Parmentier" w:date="2020-06-08T23:22:00Z">
        <w:r w:rsidR="00E10955">
          <w:t>play an important</w:t>
        </w:r>
      </w:ins>
      <w:ins w:id="4240" w:author="Arthur Parmentier" w:date="2020-06-08T23:23:00Z">
        <w:r w:rsidR="00E10955">
          <w:t xml:space="preserve"> role in</w:t>
        </w:r>
      </w:ins>
      <w:ins w:id="4241" w:author="Arthur Parmentier" w:date="2020-06-08T13:17:00Z">
        <w:r w:rsidRPr="007C437A">
          <w:t xml:space="preserve"> SP</w:t>
        </w:r>
      </w:ins>
      <w:ins w:id="4242" w:author="Arthur Parmentier" w:date="2020-06-08T13:18:00Z">
        <w:r>
          <w:t xml:space="preserve"> and</w:t>
        </w:r>
      </w:ins>
      <w:ins w:id="4243" w:author="Arthur Parmentier" w:date="2020-06-08T13:17:00Z">
        <w:r w:rsidRPr="007C437A">
          <w:t xml:space="preserve"> point out the historical emergence of new configurations in which</w:t>
        </w:r>
      </w:ins>
      <w:ins w:id="4244" w:author="Arthur Parmentier" w:date="2020-06-09T13:47:00Z">
        <w:r w:rsidR="00A9180F">
          <w:t xml:space="preserve"> </w:t>
        </w:r>
      </w:ins>
      <w:ins w:id="4245" w:author="Arthur Parmentier" w:date="2020-06-08T13:17:00Z">
        <w:r w:rsidRPr="007C437A">
          <w:t>conventions</w:t>
        </w:r>
      </w:ins>
      <w:ins w:id="4246" w:author="Arthur Parmentier" w:date="2020-06-09T13:47:00Z">
        <w:r w:rsidR="00A9180F">
          <w:t xml:space="preserve"> that are usually presented (by Thompson for instance) as representative of SP</w:t>
        </w:r>
      </w:ins>
      <w:ins w:id="4247" w:author="Arthur Parmentier" w:date="2020-06-08T13:17:00Z">
        <w:r w:rsidRPr="007C437A">
          <w:t xml:space="preserve"> such as the traditional dichotomy between the composer and the performers (or the orchestra) disappear</w:t>
        </w:r>
      </w:ins>
      <w:ins w:id="4248" w:author="Arthur Parmentier" w:date="2020-06-09T13:47:00Z">
        <w:r w:rsidR="00A9180F">
          <w:t>.</w:t>
        </w:r>
      </w:ins>
    </w:p>
    <w:p w:rsidR="00850432" w:rsidRDefault="00850432">
      <w:pPr>
        <w:rPr>
          <w:ins w:id="4249" w:author="Arthur Parmentier" w:date="2020-06-08T13:24:00Z"/>
        </w:rPr>
      </w:pPr>
      <w:ins w:id="4250" w:author="Arthur Parmentier" w:date="2020-06-08T13:18:00Z">
        <w:r>
          <w:t>We have seen that SP is introduced</w:t>
        </w:r>
      </w:ins>
      <w:ins w:id="4251" w:author="Arthur Parmentier" w:date="2020-06-08T13:19:00Z">
        <w:r>
          <w:t xml:space="preserve"> as a sign language between a soundpainter which is the composer and an orchestra that is the set of performers. We also have seen that these roles </w:t>
        </w:r>
      </w:ins>
      <w:ins w:id="4252" w:author="Arthur Parmentier" w:date="2020-06-08T13:20:00Z">
        <w:r>
          <w:t xml:space="preserve">are </w:t>
        </w:r>
      </w:ins>
      <w:ins w:id="4253" w:author="Arthur Parmentier" w:date="2020-06-08T13:22:00Z">
        <w:r>
          <w:t>questioned</w:t>
        </w:r>
      </w:ins>
      <w:ins w:id="4254" w:author="Arthur Parmentier" w:date="2020-06-08T13:20:00Z">
        <w:r>
          <w:t xml:space="preserve"> and that SP is used in different ways </w:t>
        </w:r>
      </w:ins>
      <w:ins w:id="4255" w:author="Arthur Parmentier" w:date="2020-06-08T13:21:00Z">
        <w:r>
          <w:t>by dance duets, jazz bands and other groups</w:t>
        </w:r>
      </w:ins>
      <w:ins w:id="4256" w:author="Arthur Parmentier" w:date="2020-06-08T13:22:00Z">
        <w:r>
          <w:t xml:space="preserve"> in which performers may also sounpaint, or soundpainters are also see</w:t>
        </w:r>
      </w:ins>
      <w:ins w:id="4257" w:author="Arthur Parmentier" w:date="2020-06-08T13:23:00Z">
        <w:r>
          <w:t>n</w:t>
        </w:r>
      </w:ins>
      <w:ins w:id="4258" w:author="Arthur Parmentier" w:date="2020-06-08T13:22:00Z">
        <w:r>
          <w:t xml:space="preserve"> as performers</w:t>
        </w:r>
      </w:ins>
      <w:ins w:id="4259" w:author="Arthur Parmentier" w:date="2020-06-08T23:24:00Z">
        <w:r w:rsidR="00C05158">
          <w:t xml:space="preserve"> themselves</w:t>
        </w:r>
      </w:ins>
      <w:ins w:id="4260" w:author="Arthur Parmentier" w:date="2020-06-08T13:23:00Z">
        <w:r>
          <w:t xml:space="preserve">, while the composition process may not be directed by a composer anymore, but may be a collective process </w:t>
        </w:r>
      </w:ins>
      <w:ins w:id="4261" w:author="Arthur Parmentier" w:date="2020-06-08T13:24:00Z">
        <w:r>
          <w:t xml:space="preserve">in which the notion of composer makes </w:t>
        </w:r>
      </w:ins>
      <w:ins w:id="4262" w:author="Arthur Parmentier" w:date="2020-06-08T23:24:00Z">
        <w:r w:rsidR="000F0A8E">
          <w:t xml:space="preserve">no or </w:t>
        </w:r>
      </w:ins>
      <w:ins w:id="4263" w:author="Arthur Parmentier" w:date="2020-06-08T13:24:00Z">
        <w:r>
          <w:t>little sense.</w:t>
        </w:r>
      </w:ins>
    </w:p>
    <w:p w:rsidR="00850432" w:rsidRDefault="00850432">
      <w:pPr>
        <w:rPr>
          <w:ins w:id="4264" w:author="Arthur Parmentier" w:date="2020-06-08T16:04:00Z"/>
        </w:rPr>
      </w:pPr>
      <w:ins w:id="4265" w:author="Arthur Parmentier" w:date="2020-06-08T13:24:00Z">
        <w:r>
          <w:t>I would like to call these</w:t>
        </w:r>
      </w:ins>
      <w:ins w:id="4266" w:author="Arthur Parmentier" w:date="2020-06-08T18:24:00Z">
        <w:r w:rsidR="00D315D5">
          <w:t xml:space="preserve"> different</w:t>
        </w:r>
      </w:ins>
      <w:ins w:id="4267" w:author="Arthur Parmentier" w:date="2020-06-08T13:24:00Z">
        <w:r>
          <w:t xml:space="preserve"> “ways” </w:t>
        </w:r>
      </w:ins>
      <w:ins w:id="4268" w:author="Arthur Parmentier" w:date="2020-06-08T13:25:00Z">
        <w:r>
          <w:t>using</w:t>
        </w:r>
      </w:ins>
      <w:ins w:id="4269" w:author="Arthur Parmentier" w:date="2020-06-08T13:24:00Z">
        <w:r>
          <w:t xml:space="preserve"> of </w:t>
        </w:r>
      </w:ins>
      <w:ins w:id="4270" w:author="Arthur Parmentier" w:date="2020-06-08T13:25:00Z">
        <w:r>
          <w:t>Soundpainting</w:t>
        </w:r>
        <w:r w:rsidR="00DE6BC9">
          <w:t xml:space="preserve"> and their context</w:t>
        </w:r>
      </w:ins>
      <w:ins w:id="4271" w:author="Arthur Parmentier" w:date="2020-06-08T23:25:00Z">
        <w:r w:rsidR="00B11F9D">
          <w:t>s</w:t>
        </w:r>
      </w:ins>
      <w:ins w:id="4272" w:author="Arthur Parmentier" w:date="2020-06-08T13:25:00Z">
        <w:r>
          <w:t>: configurations.</w:t>
        </w:r>
      </w:ins>
      <w:ins w:id="4273" w:author="Arthur Parmentier" w:date="2020-06-08T18:24:00Z">
        <w:r w:rsidR="00B27715">
          <w:t xml:space="preserve"> A configuration may embody </w:t>
        </w:r>
      </w:ins>
      <w:ins w:id="4274"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4275" w:author="Arthur Parmentier" w:date="2020-06-08T18:26:00Z">
        <w:r w:rsidR="00B808B5">
          <w:t xml:space="preserve"> and other elements of context that are not defined using the sign language itself.</w:t>
        </w:r>
      </w:ins>
      <w:ins w:id="4276" w:author="Arthur Parmentier" w:date="2020-06-09T13:49:00Z">
        <w:r w:rsidR="00D00478">
          <w:t xml:space="preserve"> I use it to mean in general “the context of the performance and how people decide to use SP within the performance”.</w:t>
        </w:r>
      </w:ins>
    </w:p>
    <w:p w:rsidR="00C108A5" w:rsidRDefault="00C108A5">
      <w:pPr>
        <w:pStyle w:val="Titre5"/>
        <w:rPr>
          <w:ins w:id="4277" w:author="Arthur Parmentier" w:date="2020-06-08T16:04:00Z"/>
        </w:rPr>
        <w:pPrChange w:id="4278" w:author="Arthur Parmentier" w:date="2020-06-10T16:26:00Z">
          <w:pPr>
            <w:pStyle w:val="Titre3"/>
          </w:pPr>
        </w:pPrChange>
      </w:pPr>
      <w:ins w:id="4279" w:author="Arthur Parmentier" w:date="2020-06-08T16:04:00Z">
        <w:r>
          <w:t>A remark on the sign “configuration” of the SP sign language</w:t>
        </w:r>
      </w:ins>
    </w:p>
    <w:p w:rsidR="006714AF" w:rsidRDefault="006714AF">
      <w:pPr>
        <w:rPr>
          <w:ins w:id="4280" w:author="Arthur Parmentier" w:date="2020-06-08T18:06:00Z"/>
        </w:rPr>
      </w:pPr>
      <w:ins w:id="4281" w:author="Arthur Parmentier" w:date="2020-06-08T18:06:00Z">
        <w:r w:rsidRPr="007C437A">
          <w:t>There is a sign in SP called “configuration”</w:t>
        </w:r>
        <w:r>
          <w:t xml:space="preserve">, whose </w:t>
        </w:r>
      </w:ins>
      <w:ins w:id="4282" w:author="Arthur Parmentier" w:date="2020-06-08T18:07:00Z">
        <w:r w:rsidR="00895A24">
          <w:t>description</w:t>
        </w:r>
      </w:ins>
      <w:ins w:id="4283" w:author="Arthur Parmentier" w:date="2020-06-08T18:06:00Z">
        <w:r>
          <w:t xml:space="preserve"> </w:t>
        </w:r>
        <w:r w:rsidR="00224842">
          <w:t>in the WB2</w:t>
        </w:r>
        <w:r>
          <w:t xml:space="preserve"> is the following:</w:t>
        </w:r>
      </w:ins>
    </w:p>
    <w:p w:rsidR="006714AF" w:rsidRDefault="006714AF">
      <w:pPr>
        <w:rPr>
          <w:ins w:id="4284" w:author="Arthur Parmentier" w:date="2020-06-08T18:07:00Z"/>
        </w:rPr>
      </w:pPr>
      <w:ins w:id="4285"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pPr>
        <w:rPr>
          <w:ins w:id="4286" w:author="Arthur Parmentier" w:date="2020-06-08T18:06:00Z"/>
        </w:rPr>
      </w:pPr>
      <w:ins w:id="4287" w:author="Arthur Parmentier" w:date="2020-06-08T18:07:00Z">
        <w:r>
          <w:t>Such a definition does relate to notions</w:t>
        </w:r>
      </w:ins>
      <w:ins w:id="4288" w:author="Arthur Parmentier" w:date="2020-06-08T18:08:00Z">
        <w:r>
          <w:t xml:space="preserve"> </w:t>
        </w:r>
      </w:ins>
      <w:ins w:id="4289" w:author="Arthur Parmentier" w:date="2020-06-09T13:50:00Z">
        <w:r w:rsidR="00FF616F">
          <w:t xml:space="preserve">of </w:t>
        </w:r>
      </w:ins>
      <w:ins w:id="4290" w:author="Arthur Parmentier" w:date="2020-06-08T18:08:00Z">
        <w:r>
          <w:t xml:space="preserve">roles and compositional conventions. However, my own use of the word “configuration” is </w:t>
        </w:r>
      </w:ins>
      <w:ins w:id="4291" w:author="Arthur Parmentier" w:date="2020-06-08T18:26:00Z">
        <w:r w:rsidR="00754027">
          <w:t xml:space="preserve">perhaps </w:t>
        </w:r>
      </w:ins>
      <w:ins w:id="4292" w:author="Arthur Parmentier" w:date="2020-06-08T18:08:00Z">
        <w:r>
          <w:t xml:space="preserve">broader than its meaning in the SP </w:t>
        </w:r>
      </w:ins>
      <w:ins w:id="4293" w:author="Arthur Parmentier" w:date="2020-06-08T18:10:00Z">
        <w:r w:rsidR="00B07D80">
          <w:t xml:space="preserve">language </w:t>
        </w:r>
      </w:ins>
      <w:ins w:id="4294" w:author="Arthur Parmentier" w:date="2020-06-08T18:27:00Z">
        <w:r w:rsidR="00754027">
          <w:t>and does not directly refer to its use within the sign language</w:t>
        </w:r>
      </w:ins>
      <w:ins w:id="4295" w:author="Arthur Parmentier" w:date="2020-06-08T18:10:00Z">
        <w:r>
          <w:t>.</w:t>
        </w:r>
      </w:ins>
    </w:p>
    <w:p w:rsidR="001A5CF4" w:rsidRDefault="001A5CF4">
      <w:pPr>
        <w:pStyle w:val="Titre4"/>
        <w:rPr>
          <w:ins w:id="4296" w:author="Arthur Parmentier" w:date="2020-06-08T18:34:00Z"/>
        </w:rPr>
        <w:pPrChange w:id="4297" w:author="Arthur Parmentier" w:date="2020-06-10T16:26:00Z">
          <w:pPr>
            <w:pStyle w:val="Titre3"/>
          </w:pPr>
        </w:pPrChange>
      </w:pPr>
      <w:ins w:id="4298" w:author="Arthur Parmentier" w:date="2020-06-08T15:32:00Z">
        <w:r>
          <w:t xml:space="preserve">A </w:t>
        </w:r>
      </w:ins>
      <w:ins w:id="4299" w:author="Arthur Parmentier" w:date="2020-06-08T15:59:00Z">
        <w:r w:rsidR="001F466C">
          <w:t xml:space="preserve">linguistic </w:t>
        </w:r>
      </w:ins>
      <w:ins w:id="4300" w:author="Arthur Parmentier" w:date="2020-06-08T15:32:00Z">
        <w:r>
          <w:t xml:space="preserve">re-definition of SP </w:t>
        </w:r>
      </w:ins>
      <w:ins w:id="4301" w:author="Arthur Parmentier" w:date="2020-06-08T15:59:00Z">
        <w:r w:rsidR="004934C1">
          <w:t xml:space="preserve">taken away </w:t>
        </w:r>
      </w:ins>
      <w:ins w:id="4302" w:author="Arthur Parmentier" w:date="2020-06-08T18:14:00Z">
        <w:r w:rsidR="0079574E">
          <w:t>from its</w:t>
        </w:r>
      </w:ins>
      <w:ins w:id="4303" w:author="Arthur Parmentier" w:date="2020-06-08T15:59:00Z">
        <w:r w:rsidR="004934C1">
          <w:t xml:space="preserve"> traditional configurations and contexts</w:t>
        </w:r>
      </w:ins>
    </w:p>
    <w:p w:rsidR="00890A89" w:rsidRPr="00890A89" w:rsidRDefault="00890A89">
      <w:pPr>
        <w:rPr>
          <w:ins w:id="4304" w:author="Arthur Parmentier" w:date="2020-06-08T18:33:00Z"/>
          <w:rPrChange w:id="4305" w:author="Arthur Parmentier" w:date="2020-06-08T18:34:00Z">
            <w:rPr>
              <w:ins w:id="4306" w:author="Arthur Parmentier" w:date="2020-06-08T18:33:00Z"/>
            </w:rPr>
          </w:rPrChange>
        </w:rPr>
        <w:pPrChange w:id="4307" w:author="Arthur Parmentier" w:date="2020-06-10T16:26:00Z">
          <w:pPr>
            <w:pStyle w:val="Titre3"/>
          </w:pPr>
        </w:pPrChange>
      </w:pPr>
      <w:ins w:id="4308" w:author="Arthur Parmentier" w:date="2020-06-08T18:34:00Z">
        <w:r>
          <w:t xml:space="preserve">At this point, it is important to motivate the concept of configuration by stepping back from the historical introduction of SP by Walter Thompson and reflect on what </w:t>
        </w:r>
      </w:ins>
      <w:ins w:id="4309" w:author="Arthur Parmentier" w:date="2020-06-08T23:26:00Z">
        <w:r w:rsidR="00D60283">
          <w:t xml:space="preserve">SP </w:t>
        </w:r>
      </w:ins>
      <w:ins w:id="4310" w:author="Arthur Parmentier" w:date="2020-06-08T18:34:00Z">
        <w:r>
          <w:t>represents today and might represent it in the future.</w:t>
        </w:r>
      </w:ins>
    </w:p>
    <w:p w:rsidR="00890A89" w:rsidRPr="00890A89" w:rsidRDefault="00890A89">
      <w:pPr>
        <w:pStyle w:val="Titre5"/>
        <w:rPr>
          <w:ins w:id="4311" w:author="Arthur Parmentier" w:date="2020-06-08T13:25:00Z"/>
          <w:rPrChange w:id="4312" w:author="Arthur Parmentier" w:date="2020-06-08T18:33:00Z">
            <w:rPr>
              <w:ins w:id="4313" w:author="Arthur Parmentier" w:date="2020-06-08T13:25:00Z"/>
            </w:rPr>
          </w:rPrChange>
        </w:rPr>
        <w:pPrChange w:id="4314" w:author="Arthur Parmentier" w:date="2020-06-10T16:26:00Z">
          <w:pPr/>
        </w:pPrChange>
      </w:pPr>
      <w:ins w:id="4315" w:author="Arthur Parmentier" w:date="2020-06-08T18:34:00Z">
        <w:r>
          <w:t>Performativity of a language</w:t>
        </w:r>
      </w:ins>
    </w:p>
    <w:p w:rsidR="00890A89" w:rsidRDefault="003F2132">
      <w:pPr>
        <w:rPr>
          <w:ins w:id="4316" w:author="Arthur Parmentier" w:date="2020-06-08T18:34:00Z"/>
        </w:rPr>
      </w:pPr>
      <w:ins w:id="4317" w:author="Arthur Parmentier" w:date="2020-06-08T13:27:00Z">
        <w:r>
          <w:t xml:space="preserve">Let’s </w:t>
        </w:r>
      </w:ins>
      <w:ins w:id="4318" w:author="Arthur Parmentier" w:date="2020-06-08T13:28:00Z">
        <w:r>
          <w:t xml:space="preserve">forget for a moment the history of SP and assume that </w:t>
        </w:r>
      </w:ins>
      <w:ins w:id="4319" w:author="Arthur Parmentier" w:date="2020-06-08T18:28:00Z">
        <w:r w:rsidR="00060940">
          <w:t>it</w:t>
        </w:r>
      </w:ins>
      <w:ins w:id="4320" w:author="Arthur Parmentier" w:date="2020-06-08T13:28:00Z">
        <w:r>
          <w:t xml:space="preserve"> is a mere sign language, that </w:t>
        </w:r>
      </w:ins>
      <w:ins w:id="4321" w:author="Arthur Parmentier" w:date="2020-06-08T13:29:00Z">
        <w:r>
          <w:t>is only def</w:t>
        </w:r>
      </w:ins>
      <w:ins w:id="4322" w:author="Arthur Parmentier" w:date="2020-06-08T13:30:00Z">
        <w:r>
          <w:t>ined by</w:t>
        </w:r>
      </w:ins>
      <w:ins w:id="4323" w:author="Arthur Parmentier" w:date="2020-06-08T13:28:00Z">
        <w:r>
          <w:t xml:space="preserve"> </w:t>
        </w:r>
      </w:ins>
      <w:ins w:id="4324" w:author="Arthur Parmentier" w:date="2020-06-08T23:27:00Z">
        <w:r w:rsidR="00227BF5">
          <w:t xml:space="preserve">its </w:t>
        </w:r>
        <w:r w:rsidR="004930FA">
          <w:t>g</w:t>
        </w:r>
      </w:ins>
      <w:ins w:id="4325" w:author="Arthur Parmentier" w:date="2020-06-08T13:28:00Z">
        <w:r>
          <w:t>rammatical and semantic features</w:t>
        </w:r>
      </w:ins>
      <w:ins w:id="4326" w:author="Arthur Parmentier" w:date="2020-06-08T13:29:00Z">
        <w:r>
          <w:t>.</w:t>
        </w:r>
      </w:ins>
      <w:ins w:id="4327" w:author="Arthur Parmentier" w:date="2020-06-08T13:30:00Z">
        <w:r>
          <w:t xml:space="preserve"> One may use this language </w:t>
        </w:r>
      </w:ins>
      <w:ins w:id="4328" w:author="Arthur Parmentier" w:date="2020-06-08T13:31:00Z">
        <w:r>
          <w:t xml:space="preserve">for cooking, </w:t>
        </w:r>
      </w:ins>
      <w:ins w:id="4329" w:author="Arthur Parmentier" w:date="2020-06-08T13:32:00Z">
        <w:r>
          <w:t xml:space="preserve">buying </w:t>
        </w:r>
        <w:r>
          <w:lastRenderedPageBreak/>
          <w:t>clothes on the market or playing games. In all of these uses cases, SP may seem</w:t>
        </w:r>
      </w:ins>
      <w:ins w:id="4330" w:author="Arthur Parmentier" w:date="2020-06-08T13:33:00Z">
        <w:r>
          <w:t xml:space="preserve"> very inefficient </w:t>
        </w:r>
      </w:ins>
      <w:ins w:id="4331" w:author="Arthur Parmentier" w:date="2020-06-08T18:28:00Z">
        <w:r w:rsidR="00C353F5">
          <w:t xml:space="preserve">for </w:t>
        </w:r>
      </w:ins>
      <w:ins w:id="4332" w:author="Arthur Parmentier" w:date="2020-06-08T13:33:00Z">
        <w:r>
          <w:t xml:space="preserve">communicating relevant messages and meanings. </w:t>
        </w:r>
      </w:ins>
      <w:ins w:id="4333" w:author="Arthur Parmentier" w:date="2020-06-08T13:34:00Z">
        <w:r>
          <w:t>However, it might be performant in a band, in a group of dancers or between a co</w:t>
        </w:r>
      </w:ins>
      <w:ins w:id="4334" w:author="Arthur Parmentier" w:date="2020-06-09T13:52:00Z">
        <w:r w:rsidR="000D336C">
          <w:t>mposer or a conductor</w:t>
        </w:r>
      </w:ins>
      <w:ins w:id="4335" w:author="Arthur Parmentier" w:date="2020-06-08T13:34:00Z">
        <w:r>
          <w:t xml:space="preserve"> and </w:t>
        </w:r>
      </w:ins>
      <w:ins w:id="4336" w:author="Arthur Parmentier" w:date="2020-06-09T13:52:00Z">
        <w:r w:rsidR="00871E58">
          <w:t>an</w:t>
        </w:r>
      </w:ins>
      <w:ins w:id="4337" w:author="Arthur Parmentier" w:date="2020-06-08T13:34:00Z">
        <w:r>
          <w:t xml:space="preserve"> orchestra. </w:t>
        </w:r>
      </w:ins>
    </w:p>
    <w:p w:rsidR="00890A89" w:rsidRDefault="00890A89">
      <w:pPr>
        <w:pStyle w:val="Titre5"/>
        <w:rPr>
          <w:ins w:id="4338" w:author="Arthur Parmentier" w:date="2020-06-08T18:34:00Z"/>
        </w:rPr>
        <w:pPrChange w:id="4339" w:author="Arthur Parmentier" w:date="2020-06-10T16:26:00Z">
          <w:pPr/>
        </w:pPrChange>
      </w:pPr>
      <w:ins w:id="4340" w:author="Arthur Parmentier" w:date="2020-06-08T18:34:00Z">
        <w:r>
          <w:t>Configurations as external elements to languages</w:t>
        </w:r>
      </w:ins>
    </w:p>
    <w:p w:rsidR="006A47EF" w:rsidRDefault="006D0FEC">
      <w:pPr>
        <w:rPr>
          <w:ins w:id="4341" w:author="Arthur Parmentier" w:date="2020-06-08T23:30:00Z"/>
        </w:rPr>
      </w:pPr>
      <w:ins w:id="4342" w:author="Arthur Parmentier" w:date="2020-06-08T13:41:00Z">
        <w:r>
          <w:t>SP may then simply be</w:t>
        </w:r>
      </w:ins>
      <w:ins w:id="4343" w:author="Arthur Parmentier" w:date="2020-06-08T18:28:00Z">
        <w:r w:rsidR="00B32C65">
          <w:t xml:space="preserve"> understood</w:t>
        </w:r>
      </w:ins>
      <w:ins w:id="4344" w:author="Arthur Parmentier" w:date="2020-06-08T13:41:00Z">
        <w:r>
          <w:t xml:space="preserve"> </w:t>
        </w:r>
      </w:ins>
      <w:ins w:id="4345" w:author="Arthur Parmentier" w:date="2020-06-08T18:28:00Z">
        <w:r w:rsidR="00B32C65">
          <w:t xml:space="preserve">as </w:t>
        </w:r>
      </w:ins>
      <w:ins w:id="4346" w:author="Arthur Parmentier" w:date="2020-06-08T13:41:00Z">
        <w:r>
          <w:t xml:space="preserve">a language </w:t>
        </w:r>
      </w:ins>
      <w:ins w:id="4347" w:author="Arthur Parmentier" w:date="2020-06-08T18:29:00Z">
        <w:r w:rsidR="00657D0E">
          <w:t xml:space="preserve">among </w:t>
        </w:r>
      </w:ins>
      <w:ins w:id="4348" w:author="Arthur Parmentier" w:date="2020-06-08T13:41:00Z">
        <w:r>
          <w:t>other</w:t>
        </w:r>
      </w:ins>
      <w:ins w:id="4349" w:author="Arthur Parmentier" w:date="2020-06-08T18:29:00Z">
        <w:r w:rsidR="00657D0E">
          <w:t>s</w:t>
        </w:r>
      </w:ins>
      <w:ins w:id="4350" w:author="Arthur Parmentier" w:date="2020-06-08T13:41:00Z">
        <w:r>
          <w:t xml:space="preserve">, that is used in specific configurations for which it is more convenient than others, </w:t>
        </w:r>
      </w:ins>
      <w:ins w:id="4351" w:author="Arthur Parmentier" w:date="2020-06-08T13:42:00Z">
        <w:r>
          <w:t xml:space="preserve">but </w:t>
        </w:r>
      </w:ins>
      <w:ins w:id="4352" w:author="Arthur Parmentier" w:date="2020-06-08T18:29:00Z">
        <w:r w:rsidR="005D4B83">
          <w:t>that is not defined by its use in cooking,</w:t>
        </w:r>
      </w:ins>
      <w:ins w:id="4353" w:author="Arthur Parmentier" w:date="2020-06-08T18:30:00Z">
        <w:r w:rsidR="005D4B83">
          <w:t xml:space="preserve"> playing games nor </w:t>
        </w:r>
        <w:r w:rsidR="00297038">
          <w:t>betwee</w:t>
        </w:r>
      </w:ins>
      <w:ins w:id="4354" w:author="Arthur Parmentier" w:date="2020-06-08T18:31:00Z">
        <w:r w:rsidR="00297038">
          <w:t>n</w:t>
        </w:r>
      </w:ins>
      <w:ins w:id="4355" w:author="Arthur Parmentier" w:date="2020-06-08T18:30:00Z">
        <w:r w:rsidR="003150F0">
          <w:t xml:space="preserve"> a composer and an orchestra.</w:t>
        </w:r>
      </w:ins>
      <w:ins w:id="4356" w:author="Arthur Parmentier" w:date="2020-06-08T18:31:00Z">
        <w:r w:rsidR="00937E5A">
          <w:t xml:space="preserve"> The </w:t>
        </w:r>
      </w:ins>
      <w:ins w:id="4357" w:author="Arthur Parmentier" w:date="2020-06-08T23:28:00Z">
        <w:r w:rsidR="005B365D">
          <w:t>observation</w:t>
        </w:r>
        <w:r w:rsidR="00AE6E7C">
          <w:t xml:space="preserve"> that</w:t>
        </w:r>
      </w:ins>
      <w:ins w:id="4358" w:author="Arthur Parmentier" w:date="2020-06-08T18:31:00Z">
        <w:r w:rsidR="00937E5A">
          <w:t xml:space="preserve"> it is </w:t>
        </w:r>
      </w:ins>
      <w:ins w:id="4359" w:author="Arthur Parmentier" w:date="2020-06-08T23:28:00Z">
        <w:r w:rsidR="005B365D">
          <w:t>mostly</w:t>
        </w:r>
      </w:ins>
      <w:ins w:id="4360" w:author="Arthur Parmentier" w:date="2020-06-08T18:31:00Z">
        <w:r w:rsidR="00937E5A">
          <w:t xml:space="preserve"> use</w:t>
        </w:r>
      </w:ins>
      <w:ins w:id="4361" w:author="Arthur Parmentier" w:date="2020-06-08T23:28:00Z">
        <w:r w:rsidR="00E07F18">
          <w:t>d</w:t>
        </w:r>
      </w:ins>
      <w:ins w:id="4362" w:author="Arthur Parmentier" w:date="2020-06-08T18:31:00Z">
        <w:r w:rsidR="00937E5A">
          <w:t xml:space="preserve"> between composers and orchestras may simply be understood as a result of </w:t>
        </w:r>
      </w:ins>
      <w:ins w:id="4363" w:author="Arthur Parmentier" w:date="2020-06-08T23:28:00Z">
        <w:r w:rsidR="00F66855">
          <w:t>its</w:t>
        </w:r>
      </w:ins>
      <w:ins w:id="4364" w:author="Arthur Parmentier" w:date="2020-06-08T18:31:00Z">
        <w:r w:rsidR="00937E5A">
          <w:t xml:space="preserve"> history</w:t>
        </w:r>
      </w:ins>
      <w:ins w:id="4365" w:author="Arthur Parmentier" w:date="2020-06-08T23:29:00Z">
        <w:r w:rsidR="00F66855">
          <w:t xml:space="preserve">, diffusion, adoption processes </w:t>
        </w:r>
      </w:ins>
      <w:ins w:id="4366" w:author="Arthur Parmentier" w:date="2020-06-08T18:31:00Z">
        <w:r w:rsidR="00937E5A">
          <w:t xml:space="preserve">and what it has been designed for and performative </w:t>
        </w:r>
      </w:ins>
      <w:ins w:id="4367" w:author="Arthur Parmentier" w:date="2020-06-08T23:31:00Z">
        <w:r w:rsidR="00BF1915">
          <w:t>at</w:t>
        </w:r>
      </w:ins>
      <w:ins w:id="4368" w:author="Arthur Parmentier" w:date="2020-06-09T13:53:00Z">
        <w:r w:rsidR="006D7C14">
          <w:t>,</w:t>
        </w:r>
      </w:ins>
      <w:ins w:id="4369" w:author="Arthur Parmentier" w:date="2020-06-08T23:31:00Z">
        <w:r w:rsidR="00BF1915">
          <w:t xml:space="preserve"> but</w:t>
        </w:r>
      </w:ins>
      <w:ins w:id="4370" w:author="Arthur Parmentier" w:date="2020-06-08T18:32:00Z">
        <w:r w:rsidR="00937E5A">
          <w:t xml:space="preserve"> is not a </w:t>
        </w:r>
      </w:ins>
      <w:ins w:id="4371" w:author="Arthur Parmentier" w:date="2020-06-08T23:29:00Z">
        <w:r w:rsidR="00F66855">
          <w:t xml:space="preserve">constitutive </w:t>
        </w:r>
      </w:ins>
      <w:ins w:id="4372" w:author="Arthur Parmentier" w:date="2020-06-08T18:32:00Z">
        <w:r w:rsidR="00937E5A">
          <w:t>element of its definition.</w:t>
        </w:r>
      </w:ins>
      <w:ins w:id="4373" w:author="Arthur Parmentier" w:date="2020-06-08T23:50:00Z">
        <w:r w:rsidR="00487362">
          <w:br/>
          <w:t xml:space="preserve">Of course, what we usually mean by </w:t>
        </w:r>
      </w:ins>
      <w:ins w:id="4374" w:author="Arthur Parmentier" w:date="2020-06-09T13:53:00Z">
        <w:r w:rsidR="00C325A3">
          <w:t>“</w:t>
        </w:r>
      </w:ins>
      <w:ins w:id="4375" w:author="Arthur Parmentier" w:date="2020-06-08T23:50:00Z">
        <w:r w:rsidR="00487362">
          <w:t>SP</w:t>
        </w:r>
      </w:ins>
      <w:ins w:id="4376" w:author="Arthur Parmentier" w:date="2020-06-09T13:53:00Z">
        <w:r w:rsidR="00C325A3">
          <w:t>”</w:t>
        </w:r>
      </w:ins>
      <w:ins w:id="4377" w:author="Arthur Parmentier" w:date="2020-06-08T23:50:00Z">
        <w:r w:rsidR="00487362">
          <w:t xml:space="preserve"> does not ref</w:t>
        </w:r>
      </w:ins>
      <w:ins w:id="4378" w:author="Arthur Parmentier" w:date="2020-06-08T23:51:00Z">
        <w:r w:rsidR="00487362">
          <w:t xml:space="preserve">er to it as a mere language and also relates to elements of context such as the configurations it is used in; but my point here </w:t>
        </w:r>
      </w:ins>
      <w:ins w:id="4379" w:author="Arthur Parmentier" w:date="2020-06-09T13:53:00Z">
        <w:r w:rsidR="00E34CE1">
          <w:t>is</w:t>
        </w:r>
      </w:ins>
      <w:ins w:id="4380" w:author="Arthur Parmentier" w:date="2020-06-08T23:51:00Z">
        <w:r w:rsidR="00487362">
          <w:t xml:space="preserve"> to argue that </w:t>
        </w:r>
      </w:ins>
      <w:ins w:id="4381" w:author="Arthur Parmentier" w:date="2020-06-08T23:52:00Z">
        <w:r w:rsidR="00487362">
          <w:t>configurations are not constitutive elements of languages</w:t>
        </w:r>
      </w:ins>
      <w:ins w:id="4382" w:author="Arthur Parmentier" w:date="2020-06-09T13:54:00Z">
        <w:r w:rsidR="00A922A5">
          <w:t>,</w:t>
        </w:r>
      </w:ins>
      <w:ins w:id="4383" w:author="Arthur Parmentier" w:date="2020-06-08T23:52:00Z">
        <w:r w:rsidR="00487362">
          <w:t xml:space="preserve"> </w:t>
        </w:r>
      </w:ins>
      <w:ins w:id="4384" w:author="Arthur Parmentier" w:date="2020-06-09T13:54:00Z">
        <w:r w:rsidR="00A922A5">
          <w:t>while</w:t>
        </w:r>
        <w:r w:rsidR="00084009">
          <w:t xml:space="preserve"> it is true</w:t>
        </w:r>
        <w:r w:rsidR="003F5D0A">
          <w:t xml:space="preserve"> that</w:t>
        </w:r>
      </w:ins>
      <w:ins w:id="4385" w:author="Arthur Parmentier" w:date="2020-06-08T23:52:00Z">
        <w:r w:rsidR="00487362">
          <w:t xml:space="preserve"> languages are used in </w:t>
        </w:r>
      </w:ins>
      <w:ins w:id="4386" w:author="Arthur Parmentier" w:date="2020-06-09T13:54:00Z">
        <w:r w:rsidR="00B1799B">
          <w:t xml:space="preserve">specific </w:t>
        </w:r>
      </w:ins>
      <w:ins w:id="4387" w:author="Arthur Parmentier" w:date="2020-06-08T23:52:00Z">
        <w:r w:rsidR="00487362">
          <w:t>configurations.</w:t>
        </w:r>
      </w:ins>
      <w:ins w:id="4388" w:author="Arthur Parmentier" w:date="2020-06-08T23:50:00Z">
        <w:r w:rsidR="00487362">
          <w:t xml:space="preserve"> </w:t>
        </w:r>
      </w:ins>
    </w:p>
    <w:p w:rsidR="003F2132" w:rsidRDefault="006D0FEC">
      <w:pPr>
        <w:rPr>
          <w:ins w:id="4389" w:author="Arthur Parmentier" w:date="2020-06-08T18:35:00Z"/>
        </w:rPr>
      </w:pPr>
      <w:ins w:id="4390" w:author="Arthur Parmentier" w:date="2020-06-08T13:42:00Z">
        <w:r>
          <w:t>We can m</w:t>
        </w:r>
      </w:ins>
      <w:ins w:id="4391" w:author="Arthur Parmentier" w:date="2020-06-08T13:43:00Z">
        <w:r>
          <w:t xml:space="preserve">ake an analogy here with </w:t>
        </w:r>
      </w:ins>
      <w:ins w:id="4392" w:author="Arthur Parmentier" w:date="2020-06-08T23:38:00Z">
        <w:r w:rsidR="00A35815">
          <w:t>oral or written languages</w:t>
        </w:r>
      </w:ins>
      <w:ins w:id="4393" w:author="Arthur Parmentier" w:date="2020-06-08T13:43:00Z">
        <w:r>
          <w:t xml:space="preserve">, that are </w:t>
        </w:r>
      </w:ins>
      <w:ins w:id="4394" w:author="Arthur Parmentier" w:date="2020-06-08T13:44:00Z">
        <w:r>
          <w:t xml:space="preserve">convenient </w:t>
        </w:r>
      </w:ins>
      <w:ins w:id="4395" w:author="Arthur Parmentier" w:date="2020-06-08T23:39:00Z">
        <w:r w:rsidR="00A35815">
          <w:t>cooking or playing games</w:t>
        </w:r>
      </w:ins>
      <w:ins w:id="4396" w:author="Arthur Parmentier" w:date="2020-06-08T13:45:00Z">
        <w:r>
          <w:t xml:space="preserve"> </w:t>
        </w:r>
      </w:ins>
      <w:ins w:id="4397" w:author="Arthur Parmentier" w:date="2020-06-08T13:44:00Z">
        <w:r>
          <w:t xml:space="preserve">but </w:t>
        </w:r>
      </w:ins>
      <w:ins w:id="4398" w:author="Arthur Parmentier" w:date="2020-06-08T23:39:00Z">
        <w:r w:rsidR="00A35815">
          <w:t xml:space="preserve">perhaps not as good as SP for </w:t>
        </w:r>
      </w:ins>
      <w:ins w:id="4399" w:author="Arthur Parmentier" w:date="2020-06-08T15:02:00Z">
        <w:r w:rsidR="00BB465F">
          <w:t>real-time composition with a multi-disciplinary orchestra.</w:t>
        </w:r>
      </w:ins>
      <w:ins w:id="4400" w:author="Arthur Parmentier" w:date="2020-06-08T15:03:00Z">
        <w:r w:rsidR="00B32327">
          <w:t xml:space="preserve"> Yet these languages</w:t>
        </w:r>
      </w:ins>
      <w:ins w:id="4401" w:author="Arthur Parmentier" w:date="2020-06-08T23:40:00Z">
        <w:r w:rsidR="00A35815">
          <w:t>, such as English,</w:t>
        </w:r>
      </w:ins>
      <w:ins w:id="4402" w:author="Arthur Parmentier" w:date="2020-06-08T15:03:00Z">
        <w:r w:rsidR="00B32327">
          <w:t xml:space="preserve"> are used in a variety of configurations</w:t>
        </w:r>
      </w:ins>
      <w:ins w:id="4403" w:author="Arthur Parmentier" w:date="2020-06-08T23:39:00Z">
        <w:r w:rsidR="00A35815">
          <w:t>: from</w:t>
        </w:r>
      </w:ins>
      <w:ins w:id="4404" w:author="Arthur Parmentier" w:date="2020-06-08T23:40:00Z">
        <w:r w:rsidR="00A35815">
          <w:t xml:space="preserve"> </w:t>
        </w:r>
      </w:ins>
      <w:ins w:id="4405" w:author="Arthur Parmentier" w:date="2020-06-08T23:41:00Z">
        <w:r w:rsidR="00A31DED">
          <w:t xml:space="preserve">a collective </w:t>
        </w:r>
      </w:ins>
      <w:ins w:id="4406" w:author="Arthur Parmentier" w:date="2020-06-08T23:40:00Z">
        <w:r w:rsidR="00A35815">
          <w:t xml:space="preserve">communication between several family members </w:t>
        </w:r>
      </w:ins>
      <w:ins w:id="4407" w:author="Arthur Parmentier" w:date="2020-06-08T23:42:00Z">
        <w:r w:rsidR="00A31DED">
          <w:t xml:space="preserve">in their house </w:t>
        </w:r>
      </w:ins>
      <w:ins w:id="4408" w:author="Arthur Parmentier" w:date="2020-06-08T23:40:00Z">
        <w:r w:rsidR="00A35815">
          <w:t>in England where it is born</w:t>
        </w:r>
        <w:r w:rsidR="00A31DED">
          <w:t xml:space="preserve"> to </w:t>
        </w:r>
      </w:ins>
      <w:ins w:id="4409" w:author="Arthur Parmentier" w:date="2020-06-08T23:41:00Z">
        <w:r w:rsidR="00A31DED">
          <w:t>a monologue</w:t>
        </w:r>
      </w:ins>
      <w:ins w:id="4410" w:author="Arthur Parmentier" w:date="2020-06-09T13:55:00Z">
        <w:r w:rsidR="002E10B4">
          <w:t xml:space="preserve"> </w:t>
        </w:r>
        <w:r w:rsidR="00986B78" w:rsidRPr="00986B78">
          <w:t>of a foreign indigenous tribe representative</w:t>
        </w:r>
      </w:ins>
      <w:ins w:id="4411" w:author="Arthur Parmentier" w:date="2020-06-08T23:41:00Z">
        <w:r w:rsidR="00A31DED">
          <w:t xml:space="preserve"> </w:t>
        </w:r>
      </w:ins>
      <w:ins w:id="4412" w:author="Arthur Parmentier" w:date="2020-06-08T23:42:00Z">
        <w:r w:rsidR="00A31DED">
          <w:t>at ONU. English can no</w:t>
        </w:r>
      </w:ins>
      <w:ins w:id="4413" w:author="Arthur Parmentier" w:date="2020-06-08T23:43:00Z">
        <w:r w:rsidR="00A31DED">
          <w:t xml:space="preserve"> longer be defined as the language of families in England, nor as the international</w:t>
        </w:r>
      </w:ins>
      <w:ins w:id="4414" w:author="Arthur Parmentier" w:date="2020-06-08T23:44:00Z">
        <w:r w:rsidR="00A31DED">
          <w:t xml:space="preserve"> language </w:t>
        </w:r>
      </w:ins>
      <w:ins w:id="4415" w:author="Arthur Parmentier" w:date="2020-06-08T23:45:00Z">
        <w:r w:rsidR="00A31DED">
          <w:t>for ONU speeches in</w:t>
        </w:r>
      </w:ins>
      <w:ins w:id="4416" w:author="Arthur Parmentier" w:date="2020-06-08T23:44:00Z">
        <w:r w:rsidR="00A31DED">
          <w:t xml:space="preserve"> 2020; it is </w:t>
        </w:r>
      </w:ins>
      <w:ins w:id="4417" w:author="Arthur Parmentier" w:date="2020-06-09T13:55:00Z">
        <w:r w:rsidR="00986B78">
          <w:t xml:space="preserve">also </w:t>
        </w:r>
      </w:ins>
      <w:ins w:id="4418" w:author="Arthur Parmentier" w:date="2020-06-08T23:44:00Z">
        <w:r w:rsidR="00A31DED">
          <w:t>used in many</w:t>
        </w:r>
      </w:ins>
      <w:ins w:id="4419" w:author="Arthur Parmentier" w:date="2020-06-09T13:55:00Z">
        <w:r w:rsidR="00986B78">
          <w:t xml:space="preserve"> other </w:t>
        </w:r>
      </w:ins>
      <w:ins w:id="4420" w:author="Arthur Parmentier" w:date="2020-06-08T23:44:00Z">
        <w:r w:rsidR="00A31DED">
          <w:t>contexts and configuration</w:t>
        </w:r>
      </w:ins>
      <w:ins w:id="4421" w:author="Arthur Parmentier" w:date="2020-06-09T13:55:00Z">
        <w:r w:rsidR="00986B78">
          <w:t>s</w:t>
        </w:r>
      </w:ins>
      <w:ins w:id="4422" w:author="Arthur Parmentier" w:date="2020-06-08T23:46:00Z">
        <w:r w:rsidR="00A31DED">
          <w:t>.</w:t>
        </w:r>
        <w:r w:rsidR="00A31DED">
          <w:br/>
          <w:t>In fact, we know from psychology and the st</w:t>
        </w:r>
      </w:ins>
      <w:ins w:id="4423" w:author="Arthur Parmentier" w:date="2020-06-08T23:47:00Z">
        <w:r w:rsidR="00A31DED">
          <w:t xml:space="preserve">udies of concepts </w:t>
        </w:r>
      </w:ins>
      <w:ins w:id="4424" w:author="Arthur Parmentier" w:date="2020-06-08T23:46:00Z">
        <w:r w:rsidR="00A31DED">
          <w:t>that there may not be a definition of En</w:t>
        </w:r>
      </w:ins>
      <w:ins w:id="4425" w:author="Arthur Parmentier" w:date="2020-06-08T23:47:00Z">
        <w:r w:rsidR="00A31DED">
          <w:t>glish at all but only several perspective</w:t>
        </w:r>
      </w:ins>
      <w:ins w:id="4426" w:author="Arthur Parmentier" w:date="2020-06-08T23:48:00Z">
        <w:r w:rsidR="00A31DED">
          <w:t>s</w:t>
        </w:r>
      </w:ins>
      <w:ins w:id="4427" w:author="Arthur Parmentier" w:date="2020-06-08T23:47:00Z">
        <w:r w:rsidR="00A31DED">
          <w:t xml:space="preserve"> that combine into a single complex</w:t>
        </w:r>
      </w:ins>
      <w:ins w:id="4428" w:author="Arthur Parmentier" w:date="2020-06-08T23:48:00Z">
        <w:r w:rsidR="00A31DED">
          <w:t xml:space="preserve"> concept</w:t>
        </w:r>
      </w:ins>
      <w:ins w:id="4429" w:author="Arthur Parmentier" w:date="2020-06-08T23:49:00Z">
        <w:r w:rsidR="00A31DED">
          <w:t>.</w:t>
        </w:r>
      </w:ins>
    </w:p>
    <w:p w:rsidR="000D29DB" w:rsidRDefault="000D29DB">
      <w:pPr>
        <w:pStyle w:val="Titre5"/>
        <w:rPr>
          <w:ins w:id="4430" w:author="Arthur Parmentier" w:date="2020-06-08T15:06:00Z"/>
        </w:rPr>
        <w:pPrChange w:id="4431" w:author="Arthur Parmentier" w:date="2020-06-10T16:26:00Z">
          <w:pPr/>
        </w:pPrChange>
      </w:pPr>
      <w:ins w:id="4432" w:author="Arthur Parmentier" w:date="2020-06-08T18:35:00Z">
        <w:r>
          <w:t>A critique of compositional choices</w:t>
        </w:r>
        <w:r w:rsidR="008C6D3A">
          <w:t xml:space="preserve"> and configurationa</w:t>
        </w:r>
      </w:ins>
      <w:ins w:id="4433" w:author="Arthur Parmentier" w:date="2020-06-08T18:36:00Z">
        <w:r w:rsidR="008C6D3A">
          <w:t>l choices</w:t>
        </w:r>
      </w:ins>
      <w:ins w:id="4434" w:author="Arthur Parmentier" w:date="2020-06-08T18:35:00Z">
        <w:r>
          <w:t xml:space="preserve"> as </w:t>
        </w:r>
      </w:ins>
      <w:ins w:id="4435" w:author="Arthur Parmentier" w:date="2020-06-08T23:57:00Z">
        <w:r w:rsidR="00BB3699">
          <w:t xml:space="preserve">definitions and </w:t>
        </w:r>
      </w:ins>
      <w:ins w:id="4436" w:author="Arthur Parmentier" w:date="2020-06-08T18:35:00Z">
        <w:r>
          <w:t xml:space="preserve">rules </w:t>
        </w:r>
      </w:ins>
      <w:ins w:id="4437" w:author="Arthur Parmentier" w:date="2020-06-08T23:57:00Z">
        <w:r w:rsidR="00BB3699">
          <w:t>of</w:t>
        </w:r>
      </w:ins>
      <w:ins w:id="4438" w:author="Arthur Parmentier" w:date="2020-06-08T18:35:00Z">
        <w:r>
          <w:t xml:space="preserve"> SP</w:t>
        </w:r>
      </w:ins>
    </w:p>
    <w:p w:rsidR="00220B16" w:rsidRDefault="00FE312D">
      <w:pPr>
        <w:rPr>
          <w:ins w:id="4439" w:author="Arthur Parmentier" w:date="2020-06-08T15:09:00Z"/>
        </w:rPr>
      </w:pPr>
      <w:ins w:id="4440" w:author="Arthur Parmentier" w:date="2020-06-08T23:57:00Z">
        <w:r>
          <w:t>Similarly</w:t>
        </w:r>
      </w:ins>
      <w:ins w:id="4441" w:author="Arthur Parmentier" w:date="2020-06-08T23:54:00Z">
        <w:r w:rsidR="005029C5">
          <w:t xml:space="preserve"> to my previous example with the English language, </w:t>
        </w:r>
      </w:ins>
      <w:ins w:id="4442" w:author="Arthur Parmentier" w:date="2020-06-08T15:06:00Z">
        <w:r w:rsidR="00220B16">
          <w:t xml:space="preserve">I would like to push for a similar understanding of SP as </w:t>
        </w:r>
      </w:ins>
      <w:ins w:id="4443" w:author="Arthur Parmentier" w:date="2020-06-08T23:55:00Z">
        <w:r w:rsidR="002C7ED6">
          <w:t xml:space="preserve">complex concept involving </w:t>
        </w:r>
      </w:ins>
      <w:ins w:id="4444" w:author="Arthur Parmentier" w:date="2020-06-08T15:06:00Z">
        <w:r w:rsidR="00220B16">
          <w:t xml:space="preserve">a sign language and set of practices that are not defined by any configuration </w:t>
        </w:r>
      </w:ins>
      <w:ins w:id="4445" w:author="Arthur Parmentier" w:date="2020-06-08T15:07:00Z">
        <w:r w:rsidR="00220B16">
          <w:t xml:space="preserve">or context. </w:t>
        </w:r>
      </w:ins>
      <w:ins w:id="4446" w:author="Arthur Parmentier" w:date="2020-06-08T15:11:00Z">
        <w:r w:rsidR="00220B16">
          <w:t>For instance, let’s consider the following statements, that are found in Thompson’s and other presentations</w:t>
        </w:r>
      </w:ins>
      <w:ins w:id="4447" w:author="Arthur Parmentier" w:date="2020-06-09T13:58:00Z">
        <w:r w:rsidR="004D5133">
          <w:t xml:space="preserve"> and definitions</w:t>
        </w:r>
      </w:ins>
      <w:ins w:id="4448" w:author="Arthur Parmentier" w:date="2020-06-08T15:11:00Z">
        <w:r w:rsidR="00220B16">
          <w:t xml:space="preserve"> of SP:</w:t>
        </w:r>
      </w:ins>
    </w:p>
    <w:p w:rsidR="00220B16" w:rsidRDefault="00220B16">
      <w:pPr>
        <w:pStyle w:val="Paragraphedeliste"/>
        <w:numPr>
          <w:ilvl w:val="0"/>
          <w:numId w:val="11"/>
        </w:numPr>
        <w:rPr>
          <w:ins w:id="4449" w:author="Arthur Parmentier" w:date="2020-06-08T15:09:00Z"/>
        </w:rPr>
      </w:pPr>
      <w:ins w:id="4450" w:author="Arthur Parmentier" w:date="2020-06-08T15:12:00Z">
        <w:r>
          <w:t>The soundpainter is a/the composer</w:t>
        </w:r>
      </w:ins>
    </w:p>
    <w:p w:rsidR="00220B16" w:rsidRDefault="00220B16">
      <w:pPr>
        <w:pStyle w:val="Paragraphedeliste"/>
        <w:numPr>
          <w:ilvl w:val="0"/>
          <w:numId w:val="11"/>
        </w:numPr>
        <w:rPr>
          <w:ins w:id="4451" w:author="Arthur Parmentier" w:date="2020-06-08T15:14:00Z"/>
        </w:rPr>
      </w:pPr>
      <w:ins w:id="4452" w:author="Arthur Parmentier" w:date="2020-06-08T15:13:00Z">
        <w:r>
          <w:t xml:space="preserve">The gestures are signed </w:t>
        </w:r>
      </w:ins>
      <w:ins w:id="4453" w:author="Arthur Parmentier" w:date="2020-06-08T15:14:00Z">
        <w:r>
          <w:t xml:space="preserve">by the soundpainter (here, </w:t>
        </w:r>
      </w:ins>
      <w:ins w:id="4454" w:author="Arthur Parmentier" w:date="2020-06-09T13:58:00Z">
        <w:r w:rsidR="00216F41">
          <w:t xml:space="preserve">I would like to point out </w:t>
        </w:r>
      </w:ins>
      <w:ins w:id="4455" w:author="Arthur Parmentier" w:date="2020-06-08T15:14:00Z">
        <w:r>
          <w:t xml:space="preserve">the unicity </w:t>
        </w:r>
      </w:ins>
      <w:ins w:id="4456" w:author="Arthur Parmentier" w:date="2020-06-09T13:58:00Z">
        <w:r w:rsidR="002E22F0">
          <w:t>implied by</w:t>
        </w:r>
      </w:ins>
      <w:ins w:id="4457" w:author="Arthur Parmentier" w:date="2020-06-08T15:14:00Z">
        <w:r>
          <w:t xml:space="preserve"> “the”)</w:t>
        </w:r>
      </w:ins>
    </w:p>
    <w:p w:rsidR="00220B16" w:rsidRDefault="00FC3006">
      <w:pPr>
        <w:pStyle w:val="Paragraphedeliste"/>
        <w:numPr>
          <w:ilvl w:val="0"/>
          <w:numId w:val="11"/>
        </w:numPr>
        <w:rPr>
          <w:ins w:id="4458" w:author="Arthur Parmentier" w:date="2020-06-08T15:15:00Z"/>
        </w:rPr>
      </w:pPr>
      <w:ins w:id="4459" w:author="Arthur Parmentier" w:date="2020-06-08T15:15:00Z">
        <w:r>
          <w:t>“The Soundpainter, standing in front of the group (usually), signs a phrase to the group then composes with the responses.”</w:t>
        </w:r>
      </w:ins>
    </w:p>
    <w:p w:rsidR="00FC3006" w:rsidRDefault="00FC3006">
      <w:pPr>
        <w:pStyle w:val="Paragraphedeliste"/>
        <w:numPr>
          <w:ilvl w:val="0"/>
          <w:numId w:val="11"/>
        </w:numPr>
        <w:rPr>
          <w:ins w:id="4460" w:author="Arthur Parmentier" w:date="2020-06-08T15:16:00Z"/>
        </w:rPr>
      </w:pPr>
      <w:ins w:id="4461" w:author="Arthur Parmentier" w:date="2020-06-08T15:16:00Z">
        <w:r>
          <w:t>“One of the most important aspects of Soundpainting is to compose with what happens in the moment whether it is intended or not”</w:t>
        </w:r>
      </w:ins>
    </w:p>
    <w:p w:rsidR="006A3A7E" w:rsidRDefault="006A3A7E">
      <w:pPr>
        <w:pStyle w:val="Paragraphedeliste"/>
        <w:numPr>
          <w:ilvl w:val="0"/>
          <w:numId w:val="11"/>
        </w:numPr>
        <w:rPr>
          <w:ins w:id="4462" w:author="Arthur Parmentier" w:date="2020-06-08T15:17:00Z"/>
        </w:rPr>
      </w:pPr>
      <w:ins w:id="4463" w:author="Arthur Parmentier" w:date="2020-06-08T15:16:00Z">
        <w:r>
          <w:t>“A very important part of Soundpainting language is the basic rule that there is no such thing as a mistake”</w:t>
        </w:r>
      </w:ins>
    </w:p>
    <w:p w:rsidR="006A3A7E" w:rsidRDefault="006A3A7E">
      <w:pPr>
        <w:pStyle w:val="Paragraphedeliste"/>
        <w:numPr>
          <w:ilvl w:val="0"/>
          <w:numId w:val="11"/>
        </w:numPr>
        <w:rPr>
          <w:ins w:id="4464" w:author="Arthur Parmentier" w:date="2020-06-08T15:17:00Z"/>
        </w:rPr>
      </w:pPr>
      <w:ins w:id="4465" w:author="Arthur Parmentier" w:date="2020-06-08T15:17:00Z">
        <w:r>
          <w:t>“It is the Soundpainter’s responsibility to realize the piece”</w:t>
        </w:r>
      </w:ins>
    </w:p>
    <w:p w:rsidR="006A3A7E" w:rsidRDefault="006A3A7E">
      <w:pPr>
        <w:pStyle w:val="Paragraphedeliste"/>
        <w:numPr>
          <w:ilvl w:val="0"/>
          <w:numId w:val="11"/>
        </w:numPr>
        <w:rPr>
          <w:ins w:id="4466" w:author="Arthur Parmentier" w:date="2020-06-08T15:18:00Z"/>
        </w:rPr>
      </w:pPr>
      <w:ins w:id="4467" w:author="Arthur Parmentier" w:date="2020-06-08T15:17:00Z">
        <w:r>
          <w:lastRenderedPageBreak/>
          <w:t>“[The soundpainter is] the creator of</w:t>
        </w:r>
      </w:ins>
      <w:ins w:id="4468" w:author="Arthur Parmentier" w:date="2020-06-08T15:18:00Z">
        <w:r>
          <w:t xml:space="preserve"> the work, the director of the performance, the instigation for communication among an ensemble, the owner of the work”</w:t>
        </w:r>
      </w:ins>
    </w:p>
    <w:p w:rsidR="006A3A7E" w:rsidRDefault="00464FE8">
      <w:pPr>
        <w:pStyle w:val="Paragraphedeliste"/>
        <w:numPr>
          <w:ilvl w:val="0"/>
          <w:numId w:val="11"/>
        </w:numPr>
        <w:rPr>
          <w:ins w:id="4469" w:author="Arthur Parmentier" w:date="2020-06-08T15:47:00Z"/>
        </w:rPr>
      </w:pPr>
      <w:ins w:id="4470"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pPr>
        <w:pStyle w:val="Paragraphedeliste"/>
        <w:numPr>
          <w:ilvl w:val="0"/>
          <w:numId w:val="11"/>
        </w:numPr>
        <w:rPr>
          <w:ins w:id="4471" w:author="Arthur Parmentier" w:date="2020-06-08T15:23:00Z"/>
        </w:rPr>
      </w:pPr>
      <w:ins w:id="4472"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4473" w:author="Arthur Parmentier" w:date="2020-06-08T15:27:00Z"/>
        </w:rPr>
        <w:pPrChange w:id="4474" w:author="Arthur Parmentier" w:date="2020-06-10T16:26:00Z">
          <w:pPr>
            <w:pStyle w:val="Paragraphedeliste"/>
            <w:numPr>
              <w:numId w:val="45"/>
            </w:numPr>
            <w:ind w:hanging="360"/>
          </w:pPr>
        </w:pPrChange>
      </w:pPr>
      <w:ins w:id="4475" w:author="Arthur Parmentier" w:date="2020-06-08T15:28:00Z">
        <w:r>
          <w:t xml:space="preserve">I would like to </w:t>
        </w:r>
      </w:ins>
      <w:ins w:id="4476" w:author="Arthur Parmentier" w:date="2020-06-08T15:30:00Z">
        <w:r>
          <w:t xml:space="preserve">propose </w:t>
        </w:r>
      </w:ins>
      <w:ins w:id="4477" w:author="Arthur Parmentier" w:date="2020-06-08T15:29:00Z">
        <w:r>
          <w:t>that these statements are not</w:t>
        </w:r>
      </w:ins>
      <w:ins w:id="4478" w:author="Arthur Parmentier" w:date="2020-06-08T15:30:00Z">
        <w:r>
          <w:t xml:space="preserve"> </w:t>
        </w:r>
      </w:ins>
      <w:ins w:id="4479" w:author="Arthur Parmentier" w:date="2020-06-09T13:59:00Z">
        <w:r w:rsidR="0037763E">
          <w:t>cons</w:t>
        </w:r>
      </w:ins>
      <w:ins w:id="4480" w:author="Arthur Parmentier" w:date="2020-06-09T14:00:00Z">
        <w:r w:rsidR="0037763E">
          <w:t>idered</w:t>
        </w:r>
      </w:ins>
      <w:ins w:id="4481" w:author="Arthur Parmentier" w:date="2020-06-08T15:30:00Z">
        <w:r>
          <w:t xml:space="preserve"> as</w:t>
        </w:r>
      </w:ins>
      <w:ins w:id="4482" w:author="Arthur Parmentier" w:date="2020-06-08T15:29:00Z">
        <w:r>
          <w:t xml:space="preserve"> properties of SP nor elements of its definition but</w:t>
        </w:r>
      </w:ins>
      <w:ins w:id="4483" w:author="Arthur Parmentier" w:date="2020-06-08T15:25:00Z">
        <w:r w:rsidR="00DE4DC8">
          <w:t xml:space="preserve"> </w:t>
        </w:r>
      </w:ins>
      <w:ins w:id="4484" w:author="Arthur Parmentier" w:date="2020-06-09T14:00:00Z">
        <w:r w:rsidR="00B41679">
          <w:t xml:space="preserve">as </w:t>
        </w:r>
      </w:ins>
      <w:ins w:id="4485" w:author="Arthur Parmentier" w:date="2020-06-08T15:25:00Z">
        <w:r w:rsidR="00DE4DC8">
          <w:t>either</w:t>
        </w:r>
      </w:ins>
      <w:ins w:id="4486" w:author="Arthur Parmentier" w:date="2020-06-08T23:56:00Z">
        <w:r w:rsidR="00994F61">
          <w:t xml:space="preserve"> configuration or compositional choices </w:t>
        </w:r>
      </w:ins>
      <w:ins w:id="4487" w:author="Arthur Parmentier" w:date="2020-06-09T14:00:00Z">
        <w:r w:rsidR="00A129D2">
          <w:t xml:space="preserve">- </w:t>
        </w:r>
      </w:ins>
      <w:ins w:id="4488" w:author="Arthur Parmentier" w:date="2020-06-08T23:56:00Z">
        <w:r w:rsidR="00994F61">
          <w:t>that of course are important parts of SP but not constitutive of its definition.</w:t>
        </w:r>
      </w:ins>
    </w:p>
    <w:p w:rsidR="001A5CF4" w:rsidRDefault="001A5CF4">
      <w:pPr>
        <w:rPr>
          <w:ins w:id="4489" w:author="Arthur Parmentier" w:date="2020-06-08T15:42:00Z"/>
        </w:rPr>
      </w:pPr>
      <w:ins w:id="4490" w:author="Arthur Parmentier" w:date="2020-06-08T15:28:00Z">
        <w:r>
          <w:t xml:space="preserve">To </w:t>
        </w:r>
      </w:ins>
      <w:ins w:id="4491" w:author="Arthur Parmentier" w:date="2020-06-08T15:29:00Z">
        <w:r>
          <w:t>demonst</w:t>
        </w:r>
      </w:ins>
      <w:ins w:id="4492" w:author="Arthur Parmentier" w:date="2020-06-08T15:30:00Z">
        <w:r>
          <w:t>rate t</w:t>
        </w:r>
      </w:ins>
      <w:ins w:id="4493" w:author="Arthur Parmentier" w:date="2020-06-08T15:31:00Z">
        <w:r>
          <w:t xml:space="preserve">his proposition, I would </w:t>
        </w:r>
      </w:ins>
      <w:ins w:id="4494" w:author="Arthur Parmentier" w:date="2020-06-08T15:39:00Z">
        <w:r w:rsidR="001C65CC">
          <w:t xml:space="preserve">simply </w:t>
        </w:r>
      </w:ins>
      <w:ins w:id="4495" w:author="Arthur Parmentier" w:date="2020-06-08T15:40:00Z">
        <w:r w:rsidR="001C65CC">
          <w:t>draw the attention on examples in which the SP sign language is used that contradict those statements</w:t>
        </w:r>
      </w:ins>
      <w:ins w:id="4496"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4497" w:author="Arthur Parmentier" w:date="2020-06-08T15:41:00Z">
        <w:r w:rsidR="001C65CC">
          <w:t>III.B.3</w:t>
        </w:r>
        <w:r w:rsidR="001C65CC">
          <w:fldChar w:fldCharType="end"/>
        </w:r>
        <w:r w:rsidR="001C65CC">
          <w:t>.</w:t>
        </w:r>
      </w:ins>
      <w:ins w:id="4498" w:author="Arthur Parmentier" w:date="2020-06-08T23:58:00Z">
        <w:r w:rsidR="00206549">
          <w:t xml:space="preserve"> In </w:t>
        </w:r>
      </w:ins>
      <w:ins w:id="4499" w:author="Arthur Parmentier" w:date="2020-06-08T15:42:00Z">
        <w:r w:rsidR="00A319B1">
          <w:t>such “revisited” orchestras</w:t>
        </w:r>
      </w:ins>
      <w:ins w:id="4500" w:author="Arthur Parmentier" w:date="2020-06-08T23:58:00Z">
        <w:r w:rsidR="00206549">
          <w:t>, we observe that</w:t>
        </w:r>
      </w:ins>
      <w:ins w:id="4501" w:author="Arthur Parmentier" w:date="2020-06-08T15:42:00Z">
        <w:r w:rsidR="00A319B1">
          <w:t>:</w:t>
        </w:r>
      </w:ins>
    </w:p>
    <w:p w:rsidR="00A319B1" w:rsidRDefault="00A319B1">
      <w:pPr>
        <w:pStyle w:val="Paragraphedeliste"/>
        <w:numPr>
          <w:ilvl w:val="0"/>
          <w:numId w:val="11"/>
        </w:numPr>
        <w:rPr>
          <w:ins w:id="4502" w:author="Arthur Parmentier" w:date="2020-06-08T15:44:00Z"/>
        </w:rPr>
      </w:pPr>
      <w:ins w:id="4503" w:author="Arthur Parmentier" w:date="2020-06-08T15:42:00Z">
        <w:r>
          <w:t>Performers can soundpaint while perform</w:t>
        </w:r>
      </w:ins>
      <w:ins w:id="4504" w:author="Arthur Parmentier" w:date="2020-06-08T15:43:00Z">
        <w:r>
          <w:t xml:space="preserve">ing, hence creating a shared composition and voiding the notion of composer (and unique composer) </w:t>
        </w:r>
      </w:ins>
      <w:ins w:id="4505" w:author="Arthur Parmentier" w:date="2020-06-08T15:44:00Z">
        <w:r>
          <w:t>in the definition or as a property of SP</w:t>
        </w:r>
      </w:ins>
    </w:p>
    <w:p w:rsidR="00A319B1" w:rsidRDefault="00A319B1">
      <w:pPr>
        <w:pStyle w:val="Paragraphedeliste"/>
        <w:numPr>
          <w:ilvl w:val="0"/>
          <w:numId w:val="11"/>
        </w:numPr>
        <w:rPr>
          <w:ins w:id="4506" w:author="Arthur Parmentier" w:date="2020-06-08T15:46:00Z"/>
        </w:rPr>
      </w:pPr>
      <w:ins w:id="4507" w:author="Arthur Parmentier" w:date="2020-06-08T15:44:00Z">
        <w:r>
          <w:t xml:space="preserve">Several compositional rules </w:t>
        </w:r>
      </w:ins>
      <w:ins w:id="4508" w:author="Arthur Parmentier" w:date="2020-06-08T15:50:00Z">
        <w:r w:rsidR="009A2D98">
          <w:t xml:space="preserve">that </w:t>
        </w:r>
      </w:ins>
      <w:ins w:id="4509" w:author="Arthur Parmentier" w:date="2020-06-08T15:45:00Z">
        <w:r>
          <w:t>Thompson defines as SP rules</w:t>
        </w:r>
      </w:ins>
      <w:ins w:id="4510" w:author="Arthur Parmentier" w:date="2020-06-08T15:51:00Z">
        <w:r w:rsidR="009A2D98">
          <w:t xml:space="preserve"> </w:t>
        </w:r>
      </w:ins>
      <w:ins w:id="4511" w:author="Arthur Parmentier" w:date="2020-06-08T15:50:00Z">
        <w:r w:rsidR="009A2D98">
          <w:t xml:space="preserve">are changed </w:t>
        </w:r>
      </w:ins>
      <w:ins w:id="4512" w:author="Arthur Parmentier" w:date="2020-06-08T15:51:00Z">
        <w:r w:rsidR="009A2D98">
          <w:t>or not considered</w:t>
        </w:r>
      </w:ins>
      <w:ins w:id="4513" w:author="Arthur Parmentier" w:date="2020-06-08T23:58:00Z">
        <w:r w:rsidR="00590C07">
          <w:t xml:space="preserve"> at all</w:t>
        </w:r>
      </w:ins>
      <w:ins w:id="4514" w:author="Arthur Parmentier" w:date="2020-06-08T15:46:00Z">
        <w:r>
          <w:t>:</w:t>
        </w:r>
      </w:ins>
    </w:p>
    <w:p w:rsidR="00A319B1" w:rsidRDefault="00A319B1">
      <w:pPr>
        <w:pStyle w:val="Paragraphedeliste"/>
        <w:numPr>
          <w:ilvl w:val="1"/>
          <w:numId w:val="11"/>
        </w:numPr>
        <w:rPr>
          <w:ins w:id="4515" w:author="Arthur Parmentier" w:date="2020-06-08T15:47:00Z"/>
        </w:rPr>
      </w:pPr>
      <w:ins w:id="4516" w:author="Arthur Parmentier" w:date="2020-06-08T15:46:00Z">
        <w:r>
          <w:t>Some soundpainters do not require</w:t>
        </w:r>
      </w:ins>
      <w:ins w:id="4517" w:author="Arthur Parmentier" w:date="2020-06-08T15:45:00Z">
        <w:r>
          <w:t xml:space="preserve"> all performers</w:t>
        </w:r>
      </w:ins>
      <w:ins w:id="4518" w:author="Arthur Parmentier" w:date="2020-06-08T15:47:00Z">
        <w:r>
          <w:t xml:space="preserve"> to always keep</w:t>
        </w:r>
      </w:ins>
      <w:ins w:id="4519" w:author="Arthur Parmentier" w:date="2020-06-08T15:45:00Z">
        <w:r>
          <w:t xml:space="preserve"> </w:t>
        </w:r>
      </w:ins>
      <w:ins w:id="4520" w:author="Arthur Parmentier" w:date="2020-06-08T15:46:00Z">
        <w:r>
          <w:t>them</w:t>
        </w:r>
      </w:ins>
      <w:ins w:id="4521" w:author="Arthur Parmentier" w:date="2020-06-08T15:45:00Z">
        <w:r>
          <w:t xml:space="preserve"> in vision</w:t>
        </w:r>
      </w:ins>
      <w:ins w:id="4522" w:author="Arthur Parmentier" w:date="2020-06-09T23:27:00Z">
        <w:r w:rsidR="003A5127">
          <w:t>.</w:t>
        </w:r>
      </w:ins>
    </w:p>
    <w:p w:rsidR="00A319B1" w:rsidRDefault="00A319B1">
      <w:pPr>
        <w:pStyle w:val="Paragraphedeliste"/>
        <w:numPr>
          <w:ilvl w:val="1"/>
          <w:numId w:val="11"/>
        </w:numPr>
        <w:rPr>
          <w:ins w:id="4523" w:author="Arthur Parmentier" w:date="2020-06-08T15:49:00Z"/>
        </w:rPr>
      </w:pPr>
      <w:ins w:id="4524" w:author="Arthur Parmentier" w:date="2020-06-08T15:48:00Z">
        <w:r>
          <w:t xml:space="preserve">Some soundpainters may as well consider that it is not an error </w:t>
        </w:r>
      </w:ins>
      <w:ins w:id="4525"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pPr>
        <w:pStyle w:val="Paragraphedeliste"/>
        <w:numPr>
          <w:ilvl w:val="1"/>
          <w:numId w:val="11"/>
        </w:numPr>
        <w:rPr>
          <w:ins w:id="4526" w:author="Arthur Parmentier" w:date="2020-06-08T15:55:00Z"/>
        </w:rPr>
      </w:pPr>
      <w:ins w:id="4527" w:author="Arthur Parmentier" w:date="2020-06-08T15:52:00Z">
        <w:r>
          <w:t xml:space="preserve">Some groups </w:t>
        </w:r>
      </w:ins>
      <w:ins w:id="4528" w:author="Arthur Parmentier" w:date="2020-06-08T15:53:00Z">
        <w:r>
          <w:t>do not consider any responsibility of one or several soundpainter to realize the piece</w:t>
        </w:r>
      </w:ins>
      <w:ins w:id="4529" w:author="Arthur Parmentier" w:date="2020-06-08T15:54:00Z">
        <w:r>
          <w:t xml:space="preserve">, promoting more </w:t>
        </w:r>
      </w:ins>
      <w:ins w:id="4530" w:author="Arthur Parmentier" w:date="2020-06-08T15:55:00Z">
        <w:r>
          <w:t>democrati</w:t>
        </w:r>
      </w:ins>
      <w:ins w:id="4531" w:author="Arthur Parmentier" w:date="2020-06-08T23:59:00Z">
        <w:r w:rsidR="00E13592">
          <w:t>c</w:t>
        </w:r>
      </w:ins>
      <w:ins w:id="4532" w:author="Arthur Parmentier" w:date="2020-06-08T15:54:00Z">
        <w:r>
          <w:t xml:space="preserve"> structures where each has an equal authori</w:t>
        </w:r>
      </w:ins>
      <w:ins w:id="4533" w:author="Arthur Parmentier" w:date="2020-06-08T15:55:00Z">
        <w:r>
          <w:t>ty and responsibility in making compositional choices, performing and realizing the piece.</w:t>
        </w:r>
      </w:ins>
      <w:ins w:id="4534" w:author="Arthur Parmentier" w:date="2020-06-09T23:25:00Z">
        <w:r w:rsidR="003A5127">
          <w:t xml:space="preserve"> </w:t>
        </w:r>
      </w:ins>
      <w:ins w:id="4535" w:author="Arthur Parmentier" w:date="2020-06-09T23:27:00Z">
        <w:r w:rsidR="003A5127">
          <w:br/>
        </w:r>
        <w:r w:rsidR="003A5127">
          <w:br/>
        </w:r>
      </w:ins>
      <w:ins w:id="4536" w:author="Arthur Parmentier" w:date="2020-06-09T23:28:00Z">
        <w:r w:rsidR="00472D1B">
          <w:t>All</w:t>
        </w:r>
      </w:ins>
      <w:ins w:id="4537" w:author="Arthur Parmentier" w:date="2020-06-09T23:27:00Z">
        <w:r w:rsidR="003A5127">
          <w:t xml:space="preserve"> these points are also relations of power and hie</w:t>
        </w:r>
      </w:ins>
      <w:ins w:id="4538" w:author="Arthur Parmentier" w:date="2020-06-09T23:28:00Z">
        <w:r w:rsidR="003A5127">
          <w:t>rarchy between the soundpainter and the performers</w:t>
        </w:r>
        <w:r w:rsidR="00472D1B">
          <w:t>. It is important to note that</w:t>
        </w:r>
      </w:ins>
      <w:ins w:id="4539" w:author="Arthur Parmentier" w:date="2020-06-09T23:25:00Z">
        <w:r w:rsidR="003A5127">
          <w:t xml:space="preserve"> configurations also embody power and hierarchical relations, that may appear </w:t>
        </w:r>
      </w:ins>
      <w:ins w:id="4540" w:author="Arthur Parmentier" w:date="2020-06-09T23:26:00Z">
        <w:r w:rsidR="003A5127">
          <w:t xml:space="preserve">also in the form of spatial configurations (the soundpainter sountpainting in front of the orchestra). </w:t>
        </w:r>
      </w:ins>
    </w:p>
    <w:p w:rsidR="00B412DE" w:rsidRDefault="00B412DE">
      <w:pPr>
        <w:pStyle w:val="Paragraphedeliste"/>
        <w:numPr>
          <w:ilvl w:val="0"/>
          <w:numId w:val="11"/>
        </w:numPr>
        <w:rPr>
          <w:ins w:id="4541" w:author="Arthur Parmentier" w:date="2020-06-08T15:57:00Z"/>
        </w:rPr>
      </w:pPr>
      <w:ins w:id="4542" w:author="Arthur Parmentier" w:date="2020-06-08T15:55:00Z">
        <w:r>
          <w:t>SP can be used in</w:t>
        </w:r>
      </w:ins>
      <w:ins w:id="4543" w:author="Arthur Parmentier" w:date="2020-06-08T15:56:00Z">
        <w:r>
          <w:t xml:space="preserve"> configurations where it is not the only nor most important language, hence not having a great influence or an influence at all on the philosophy of the composi</w:t>
        </w:r>
      </w:ins>
      <w:ins w:id="4544" w:author="Arthur Parmentier" w:date="2020-06-08T15:57:00Z">
        <w:r>
          <w:t>tion or artistic production.</w:t>
        </w:r>
      </w:ins>
    </w:p>
    <w:p w:rsidR="009C3CB4" w:rsidRDefault="009C3CB4">
      <w:pPr>
        <w:pStyle w:val="Paragraphedeliste"/>
        <w:numPr>
          <w:ilvl w:val="0"/>
          <w:numId w:val="11"/>
        </w:numPr>
        <w:rPr>
          <w:ins w:id="4545" w:author="Arthur Parmentier" w:date="2020-06-08T15:58:00Z"/>
        </w:rPr>
      </w:pPr>
      <w:ins w:id="4546" w:author="Arthur Parmentier" w:date="2020-06-08T15:57:00Z">
        <w:r>
          <w:t>SP is used outside the artistic field, hence making notions of co</w:t>
        </w:r>
      </w:ins>
      <w:ins w:id="4547" w:author="Arthur Parmentier" w:date="2020-06-08T15:58:00Z">
        <w:r>
          <w:t>mposition, orchestra, composer, discipline, etc. void.</w:t>
        </w:r>
      </w:ins>
    </w:p>
    <w:p w:rsidR="00850432" w:rsidRDefault="00CD69D9">
      <w:pPr>
        <w:rPr>
          <w:ins w:id="4548" w:author="Arthur Parmentier" w:date="2020-06-08T18:17:00Z"/>
        </w:rPr>
      </w:pPr>
      <w:ins w:id="4549" w:author="Arthur Parmentier" w:date="2020-06-08T15:59:00Z">
        <w:r>
          <w:t>At the opposit</w:t>
        </w:r>
      </w:ins>
      <w:ins w:id="4550" w:author="Arthur Parmentier" w:date="2020-06-08T16:00:00Z">
        <w:r>
          <w:t xml:space="preserve">e of these new configurations, we can </w:t>
        </w:r>
        <w:r w:rsidR="003E6512">
          <w:t xml:space="preserve">read the vision of Thompson on SP </w:t>
        </w:r>
      </w:ins>
      <w:ins w:id="4551" w:author="Arthur Parmentier" w:date="2020-06-08T23:59:00Z">
        <w:r w:rsidR="00BE00F1">
          <w:t>in</w:t>
        </w:r>
      </w:ins>
      <w:ins w:id="4552" w:author="Arthur Parmentier" w:date="2020-06-08T18:15:00Z">
        <w:r w:rsidR="00224A9B">
          <w:t xml:space="preserve"> the </w:t>
        </w:r>
      </w:ins>
      <w:ins w:id="4553" w:author="Arthur Parmentier" w:date="2020-06-08T16:01:00Z">
        <w:r w:rsidR="003E6512">
          <w:t xml:space="preserve">compositional rules, configurations and contexts </w:t>
        </w:r>
      </w:ins>
      <w:ins w:id="4554" w:author="Arthur Parmentier" w:date="2020-06-09T00:01:00Z">
        <w:r w:rsidR="00B71D33">
          <w:t xml:space="preserve">that he defines SP with and </w:t>
        </w:r>
      </w:ins>
      <w:ins w:id="4555" w:author="Arthur Parmentier" w:date="2020-06-08T16:01:00Z">
        <w:r w:rsidR="003E6512">
          <w:t xml:space="preserve">in which </w:t>
        </w:r>
      </w:ins>
      <w:ins w:id="4556" w:author="Arthur Parmentier" w:date="2020-06-09T00:01:00Z">
        <w:r w:rsidR="00B71D33">
          <w:t>it</w:t>
        </w:r>
      </w:ins>
      <w:ins w:id="4557" w:author="Arthur Parmentier" w:date="2020-06-08T16:01:00Z">
        <w:r w:rsidR="003E6512">
          <w:t xml:space="preserve"> has </w:t>
        </w:r>
      </w:ins>
      <w:ins w:id="4558" w:author="Arthur Parmentier" w:date="2020-06-09T14:02:00Z">
        <w:r w:rsidR="00793367">
          <w:t>grown</w:t>
        </w:r>
      </w:ins>
      <w:ins w:id="4559" w:author="Arthur Parmentier" w:date="2020-06-09T00:01:00Z">
        <w:r w:rsidR="00B71D33">
          <w:t>.</w:t>
        </w:r>
      </w:ins>
      <w:ins w:id="4560" w:author="Arthur Parmentier" w:date="2020-06-08T16:01:00Z">
        <w:r w:rsidR="003E6512">
          <w:t xml:space="preserve"> </w:t>
        </w:r>
      </w:ins>
      <w:ins w:id="4561" w:author="Arthur Parmentier" w:date="2020-06-09T00:02:00Z">
        <w:r w:rsidR="00B71D33">
          <w:t>However, they</w:t>
        </w:r>
      </w:ins>
      <w:ins w:id="4562" w:author="Arthur Parmentier" w:date="2020-06-08T16:01:00Z">
        <w:r w:rsidR="003E6512">
          <w:t xml:space="preserve"> may now not </w:t>
        </w:r>
      </w:ins>
      <w:ins w:id="4563" w:author="Arthur Parmentier" w:date="2020-06-08T16:02:00Z">
        <w:r w:rsidR="003E6512">
          <w:t xml:space="preserve">be </w:t>
        </w:r>
      </w:ins>
      <w:ins w:id="4564" w:author="Arthur Parmentier" w:date="2020-06-09T00:00:00Z">
        <w:r w:rsidR="00731A7B">
          <w:t>used</w:t>
        </w:r>
      </w:ins>
      <w:ins w:id="4565" w:author="Arthur Parmentier" w:date="2020-06-08T16:02:00Z">
        <w:r w:rsidR="003E6512">
          <w:t xml:space="preserve"> anymore to describe</w:t>
        </w:r>
      </w:ins>
      <w:ins w:id="4566" w:author="Arthur Parmentier" w:date="2020-06-09T00:00:00Z">
        <w:r w:rsidR="00362366">
          <w:t xml:space="preserve"> and define</w:t>
        </w:r>
      </w:ins>
      <w:ins w:id="4567" w:author="Arthur Parmentier" w:date="2020-06-08T16:02:00Z">
        <w:r w:rsidR="003E6512">
          <w:t xml:space="preserve"> all the varieties of contexts, </w:t>
        </w:r>
        <w:r w:rsidR="003E6512">
          <w:lastRenderedPageBreak/>
          <w:t xml:space="preserve">configurations, compositional choices and </w:t>
        </w:r>
      </w:ins>
      <w:ins w:id="4568" w:author="Arthur Parmentier" w:date="2020-06-09T14:01:00Z">
        <w:r w:rsidR="0050707D">
          <w:t>“</w:t>
        </w:r>
      </w:ins>
      <w:ins w:id="4569" w:author="Arthur Parmentier" w:date="2020-06-08T16:02:00Z">
        <w:r w:rsidR="003E6512">
          <w:t>philosophies</w:t>
        </w:r>
      </w:ins>
      <w:ins w:id="4570" w:author="Arthur Parmentier" w:date="2020-06-09T14:01:00Z">
        <w:r w:rsidR="0050707D">
          <w:t>”</w:t>
        </w:r>
      </w:ins>
      <w:ins w:id="4571" w:author="Arthur Parmentier" w:date="2020-06-08T16:02:00Z">
        <w:r w:rsidR="003E6512">
          <w:t xml:space="preserve"> that surrounds </w:t>
        </w:r>
      </w:ins>
      <w:ins w:id="4572" w:author="Arthur Parmentier" w:date="2020-06-09T00:02:00Z">
        <w:r w:rsidR="00E435E0">
          <w:t>its</w:t>
        </w:r>
      </w:ins>
      <w:ins w:id="4573" w:author="Arthur Parmentier" w:date="2020-06-08T16:02:00Z">
        <w:r w:rsidR="003E6512">
          <w:t xml:space="preserve"> use as </w:t>
        </w:r>
      </w:ins>
      <w:ins w:id="4574" w:author="Arthur Parmentier" w:date="2020-06-09T00:02:00Z">
        <w:r w:rsidR="00D92D3E">
          <w:t xml:space="preserve">a mere </w:t>
        </w:r>
      </w:ins>
      <w:ins w:id="4575" w:author="Arthur Parmentier" w:date="2020-06-08T16:02:00Z">
        <w:r w:rsidR="003E6512">
          <w:t>sign language that can be described in linguistic terms</w:t>
        </w:r>
      </w:ins>
      <w:ins w:id="4576" w:author="Arthur Parmentier" w:date="2020-06-08T16:03:00Z">
        <w:r w:rsidR="003E6512">
          <w:t>, hence the common core to all these different uses of the language.</w:t>
        </w:r>
      </w:ins>
    </w:p>
    <w:p w:rsidR="00224A9B" w:rsidRDefault="00E02143">
      <w:pPr>
        <w:pStyle w:val="Titre4"/>
        <w:rPr>
          <w:ins w:id="4577" w:author="Arthur Parmentier" w:date="2020-06-08T18:37:00Z"/>
        </w:rPr>
        <w:pPrChange w:id="4578" w:author="Arthur Parmentier" w:date="2020-06-10T16:26:00Z">
          <w:pPr>
            <w:pStyle w:val="Titre3"/>
          </w:pPr>
        </w:pPrChange>
      </w:pPr>
      <w:ins w:id="4579" w:author="Arthur Parmentier" w:date="2020-06-08T18:18:00Z">
        <w:r>
          <w:t>D</w:t>
        </w:r>
      </w:ins>
      <w:ins w:id="4580" w:author="Arthur Parmentier" w:date="2020-06-08T18:17:00Z">
        <w:r w:rsidR="00224A9B" w:rsidRPr="00DC7F98">
          <w:t xml:space="preserve">efault parameters as </w:t>
        </w:r>
      </w:ins>
      <w:ins w:id="4581" w:author="Arthur Parmentier" w:date="2020-06-08T18:18:00Z">
        <w:r>
          <w:t xml:space="preserve">conventions and </w:t>
        </w:r>
      </w:ins>
      <w:ins w:id="4582" w:author="Arthur Parmentier" w:date="2020-06-08T18:17:00Z">
        <w:r w:rsidR="00224A9B">
          <w:t>configurational</w:t>
        </w:r>
        <w:r w:rsidR="00224A9B" w:rsidRPr="00DC7F98">
          <w:t xml:space="preserve"> elements of SP</w:t>
        </w:r>
      </w:ins>
    </w:p>
    <w:p w:rsidR="002A31F6" w:rsidRPr="002A31F6" w:rsidRDefault="00D25C4A">
      <w:pPr>
        <w:pStyle w:val="Titre5"/>
        <w:rPr>
          <w:ins w:id="4583" w:author="Arthur Parmentier" w:date="2020-06-08T18:17:00Z"/>
          <w:rPrChange w:id="4584" w:author="Arthur Parmentier" w:date="2020-06-08T18:37:00Z">
            <w:rPr>
              <w:ins w:id="4585" w:author="Arthur Parmentier" w:date="2020-06-08T18:17:00Z"/>
            </w:rPr>
          </w:rPrChange>
        </w:rPr>
        <w:pPrChange w:id="4586" w:author="Arthur Parmentier" w:date="2020-06-10T16:26:00Z">
          <w:pPr>
            <w:pStyle w:val="Titre3"/>
          </w:pPr>
        </w:pPrChange>
      </w:pPr>
      <w:ins w:id="4587" w:author="Arthur Parmentier" w:date="2020-06-09T14:04:00Z">
        <w:r>
          <w:t xml:space="preserve">A </w:t>
        </w:r>
      </w:ins>
      <w:ins w:id="4588" w:author="Arthur Parmentier" w:date="2020-06-09T14:05:00Z">
        <w:r>
          <w:t>confusion between default parameters, conventions about the interpretation of s</w:t>
        </w:r>
      </w:ins>
      <w:ins w:id="4589" w:author="Arthur Parmentier" w:date="2020-06-09T14:44:00Z">
        <w:r w:rsidR="007A375A">
          <w:t>entences</w:t>
        </w:r>
      </w:ins>
      <w:ins w:id="4590" w:author="Arthur Parmentier" w:date="2020-06-09T14:05:00Z">
        <w:r>
          <w:t xml:space="preserve"> and grammatical rules in Thompson’s descriptions of SP</w:t>
        </w:r>
      </w:ins>
    </w:p>
    <w:p w:rsidR="00224A9B" w:rsidRPr="00DC7F98" w:rsidRDefault="00224A9B">
      <w:pPr>
        <w:rPr>
          <w:ins w:id="4591" w:author="Arthur Parmentier" w:date="2020-06-08T18:17:00Z"/>
        </w:rPr>
      </w:pPr>
      <w:ins w:id="4592" w:author="Arthur Parmentier" w:date="2020-06-08T18:17:00Z">
        <w:r w:rsidRPr="00DC7F98">
          <w:t xml:space="preserve">In the WB2 of SP, Thompson introduces the complex concept of layer in SP with the following sentence: </w:t>
        </w:r>
      </w:ins>
    </w:p>
    <w:p w:rsidR="00224A9B" w:rsidRPr="007C437A" w:rsidRDefault="00224A9B">
      <w:pPr>
        <w:rPr>
          <w:ins w:id="4593" w:author="Arthur Parmentier" w:date="2020-06-08T18:17:00Z"/>
        </w:rPr>
      </w:pPr>
      <w:ins w:id="4594"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pPr>
        <w:rPr>
          <w:ins w:id="4595" w:author="Arthur Parmentier" w:date="2020-06-08T18:17:00Z"/>
        </w:rPr>
      </w:pPr>
      <w:ins w:id="4596"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4597" w:author="Arthur Parmentier" w:date="2020-06-08T18:42:00Z"/>
        </w:rPr>
        <w:pPrChange w:id="4598" w:author="Arthur Parmentier" w:date="2020-06-10T16:26:00Z">
          <w:pPr>
            <w:pStyle w:val="Paragraphedeliste"/>
            <w:numPr>
              <w:numId w:val="11"/>
            </w:numPr>
            <w:ind w:hanging="360"/>
          </w:pPr>
        </w:pPrChange>
      </w:pPr>
      <w:ins w:id="4599" w:author="Arthur Parmentier" w:date="2020-06-08T18:17:00Z">
        <w:r w:rsidRPr="007C437A">
          <w:t>I would like to disc</w:t>
        </w:r>
      </w:ins>
      <w:ins w:id="4600" w:author="Arthur Parmentier" w:date="2020-06-08T18:42:00Z">
        <w:r w:rsidR="00763035">
          <w:t>uss Thompson’s statement</w:t>
        </w:r>
      </w:ins>
      <w:ins w:id="4601" w:author="Arthur Parmentier" w:date="2020-06-08T18:17:00Z">
        <w:r w:rsidRPr="007C437A">
          <w:t>:</w:t>
        </w:r>
      </w:ins>
    </w:p>
    <w:p w:rsidR="00923281" w:rsidRDefault="00923281">
      <w:pPr>
        <w:pStyle w:val="Paragraphedeliste"/>
        <w:numPr>
          <w:ilvl w:val="0"/>
          <w:numId w:val="11"/>
        </w:numPr>
        <w:rPr>
          <w:ins w:id="4602" w:author="Arthur Parmentier" w:date="2020-06-09T14:40:00Z"/>
        </w:rPr>
      </w:pPr>
      <w:ins w:id="4603" w:author="Arthur Parmentier" w:date="2020-06-09T14:40:00Z">
        <w:r>
          <w:t>First</w:t>
        </w:r>
      </w:ins>
      <w:ins w:id="4604" w:author="Arthur Parmentier" w:date="2020-06-09T14:42:00Z">
        <w:r>
          <w:t>, I would like to remark that in his description, the error is a grammatical error (the sentence is wrong</w:t>
        </w:r>
      </w:ins>
      <w:ins w:id="4605" w:author="Arthur Parmentier" w:date="2020-06-09T14:43:00Z">
        <w:r>
          <w:t>), hence the “general rule” is in his words a grammatical rule of SP.</w:t>
        </w:r>
      </w:ins>
    </w:p>
    <w:p w:rsidR="0052121B" w:rsidRDefault="009C730D">
      <w:pPr>
        <w:pStyle w:val="Paragraphedeliste"/>
        <w:numPr>
          <w:ilvl w:val="0"/>
          <w:numId w:val="11"/>
        </w:numPr>
        <w:rPr>
          <w:ins w:id="4606" w:author="Arthur Parmentier" w:date="2020-06-08T18:44:00Z"/>
        </w:rPr>
      </w:pPr>
      <w:ins w:id="4607" w:author="Arthur Parmentier" w:date="2020-06-09T14:43:00Z">
        <w:r>
          <w:t xml:space="preserve">Then, </w:t>
        </w:r>
      </w:ins>
      <w:ins w:id="4608" w:author="Arthur Parmentier" w:date="2020-06-08T18:43:00Z">
        <w:r w:rsidR="0046150A">
          <w:t xml:space="preserve">I would like to </w:t>
        </w:r>
      </w:ins>
      <w:ins w:id="4609" w:author="Arthur Parmentier" w:date="2020-06-09T14:18:00Z">
        <w:r w:rsidR="00E1724C">
          <w:t>point out</w:t>
        </w:r>
      </w:ins>
      <w:ins w:id="4610" w:author="Arthur Parmentier" w:date="2020-06-08T18:43:00Z">
        <w:r w:rsidR="0046150A">
          <w:t xml:space="preserve"> that </w:t>
        </w:r>
      </w:ins>
      <w:ins w:id="4611" w:author="Arthur Parmentier" w:date="2020-06-09T14:20:00Z">
        <w:r w:rsidR="00E1724C">
          <w:t xml:space="preserve">part of Thompson’s statement is inconsistent with </w:t>
        </w:r>
      </w:ins>
      <w:ins w:id="4612" w:author="Arthur Parmentier" w:date="2020-06-09T14:22:00Z">
        <w:r w:rsidR="00E1724C">
          <w:t xml:space="preserve">very common </w:t>
        </w:r>
      </w:ins>
      <w:ins w:id="4613" w:author="Arthur Parmentier" w:date="2020-06-09T14:23:00Z">
        <w:r w:rsidR="00F93BBF">
          <w:t xml:space="preserve">similar </w:t>
        </w:r>
      </w:ins>
      <w:ins w:id="4614" w:author="Arthur Parmentier" w:date="2020-06-09T14:22:00Z">
        <w:r w:rsidR="00E1724C">
          <w:t xml:space="preserve">situations in SP </w:t>
        </w:r>
      </w:ins>
      <w:ins w:id="4615" w:author="Arthur Parmentier" w:date="2020-06-09T14:23:00Z">
        <w:r w:rsidR="00E1724C">
          <w:t xml:space="preserve">that are not </w:t>
        </w:r>
      </w:ins>
      <w:ins w:id="4616" w:author="Arthur Parmentier" w:date="2020-06-09T14:46:00Z">
        <w:r w:rsidR="00BA4A28">
          <w:t xml:space="preserve">considered </w:t>
        </w:r>
      </w:ins>
      <w:ins w:id="4617" w:author="Arthur Parmentier" w:date="2020-06-09T14:23:00Z">
        <w:r w:rsidR="00E1724C">
          <w:t>as errors.</w:t>
        </w:r>
      </w:ins>
      <w:ins w:id="4618" w:author="Arthur Parmentier" w:date="2020-06-08T18:44:00Z">
        <w:r w:rsidR="0052121B">
          <w:br/>
        </w:r>
        <w:r w:rsidR="0052121B" w:rsidRPr="007C437A">
          <w:t xml:space="preserve">In his statement, Thompson </w:t>
        </w:r>
      </w:ins>
      <w:ins w:id="4619" w:author="Arthur Parmentier" w:date="2020-06-09T14:23:00Z">
        <w:r w:rsidR="00FB06DB">
          <w:t>describ</w:t>
        </w:r>
        <w:r w:rsidR="0058409F">
          <w:t>es</w:t>
        </w:r>
      </w:ins>
      <w:ins w:id="4620" w:author="Arthur Parmentier" w:date="2020-06-08T18:44:00Z">
        <w:r w:rsidR="0052121B" w:rsidRPr="007C437A">
          <w:t xml:space="preserve"> the ambiguity </w:t>
        </w:r>
      </w:ins>
      <w:ins w:id="4621" w:author="Arthur Parmentier" w:date="2020-06-09T14:46:00Z">
        <w:r w:rsidR="00FA2ADF">
          <w:t xml:space="preserve">on the side of the performer </w:t>
        </w:r>
      </w:ins>
      <w:ins w:id="4622" w:author="Arthur Parmentier" w:date="2020-06-08T18:44:00Z">
        <w:r w:rsidR="0052121B" w:rsidRPr="007C437A">
          <w:t>of being request</w:t>
        </w:r>
      </w:ins>
      <w:ins w:id="4623" w:author="Arthur Parmentier" w:date="2020-06-09T14:24:00Z">
        <w:r w:rsidR="000C7823">
          <w:t>ed</w:t>
        </w:r>
      </w:ins>
      <w:ins w:id="4624" w:author="Arthur Parmentier" w:date="2020-06-08T18:44:00Z">
        <w:r w:rsidR="0052121B" w:rsidRPr="007C437A">
          <w:t xml:space="preserve"> a new content, for instance with Content gestures without first indicating what to do with the material being performed. </w:t>
        </w:r>
      </w:ins>
      <w:ins w:id="4625" w:author="Arthur Parmentier" w:date="2020-06-08T18:45:00Z">
        <w:r w:rsidR="0052121B">
          <w:br/>
        </w:r>
      </w:ins>
      <w:ins w:id="4626" w:author="Arthur Parmentier" w:date="2020-06-08T18:44:00Z">
        <w:r w:rsidR="0052121B" w:rsidRPr="007C437A">
          <w:t>However, in practice, this situation is observed</w:t>
        </w:r>
      </w:ins>
      <w:ins w:id="4627" w:author="Arthur Parmentier" w:date="2020-06-09T14:46:00Z">
        <w:r w:rsidR="00D45F62">
          <w:t xml:space="preserve"> very commonly and even</w:t>
        </w:r>
      </w:ins>
      <w:ins w:id="4628" w:author="Arthur Parmentier" w:date="2020-06-08T18:44:00Z">
        <w:r w:rsidR="0052121B" w:rsidRPr="007C437A">
          <w:t xml:space="preserve"> in the compositions</w:t>
        </w:r>
      </w:ins>
      <w:ins w:id="4629" w:author="Arthur Parmentier" w:date="2020-06-09T14:24:00Z">
        <w:r w:rsidR="004B4449">
          <w:t xml:space="preserve"> and teachings</w:t>
        </w:r>
      </w:ins>
      <w:ins w:id="4630"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4631" w:author="Arthur Parmentier" w:date="2020-06-08T18:45:00Z">
        <w:r w:rsidR="0052121B">
          <w:t>In fact</w:t>
        </w:r>
      </w:ins>
      <w:ins w:id="4632" w:author="Arthur Parmentier" w:date="2020-06-08T18:44:00Z">
        <w:r w:rsidR="0052121B" w:rsidRPr="007C437A">
          <w:t>, we learn by convention in SP that the long tone must be stopped</w:t>
        </w:r>
      </w:ins>
      <w:ins w:id="4633" w:author="Arthur Parmentier" w:date="2020-06-09T14:47:00Z">
        <w:r w:rsidR="00B62A72">
          <w:t xml:space="preserve"> by the performers</w:t>
        </w:r>
      </w:ins>
      <w:ins w:id="4634" w:author="Arthur Parmentier" w:date="2020-06-08T18:44:00Z">
        <w:r w:rsidR="0052121B" w:rsidRPr="007C437A">
          <w:t xml:space="preserve"> at the moment that the minimalism is requested by the soundpainter</w:t>
        </w:r>
      </w:ins>
      <w:ins w:id="4635" w:author="Arthur Parmentier" w:date="2020-06-09T14:48:00Z">
        <w:r w:rsidR="00172A35">
          <w:t xml:space="preserve">; I have never seen a soundpainter signing “[step out the </w:t>
        </w:r>
      </w:ins>
      <w:ins w:id="4636" w:author="Arthur Parmentier" w:date="2020-06-09T14:49:00Z">
        <w:r w:rsidR="00172A35">
          <w:t xml:space="preserve">box] </w:t>
        </w:r>
      </w:ins>
      <w:ins w:id="4637" w:author="Arthur Parmentier" w:date="2020-06-09T14:48:00Z">
        <w:r w:rsidR="00172A35">
          <w:t>whole group, off, minimalism, play [step in the box]”</w:t>
        </w:r>
      </w:ins>
      <w:ins w:id="4638" w:author="Arthur Parmentier" w:date="2020-06-09T14:49:00Z">
        <w:r w:rsidR="00172A35">
          <w:t xml:space="preserve"> to tell the performers to stop prior content before performing the minimalism.</w:t>
        </w:r>
      </w:ins>
      <w:ins w:id="4639" w:author="Arthur Parmentier" w:date="2020-06-08T18:44:00Z">
        <w:r w:rsidR="0052121B" w:rsidRPr="007C437A">
          <w:t xml:space="preserve"> </w:t>
        </w:r>
      </w:ins>
      <w:ins w:id="4640" w:author="Arthur Parmentier" w:date="2020-06-09T14:49:00Z">
        <w:r w:rsidR="00915A1A">
          <w:br/>
        </w:r>
      </w:ins>
      <w:ins w:id="4641" w:author="Arthur Parmentier" w:date="2020-06-08T18:44:00Z">
        <w:r w:rsidR="0052121B" w:rsidRPr="007C437A">
          <w:t xml:space="preserve">The fact that </w:t>
        </w:r>
      </w:ins>
      <w:ins w:id="4642" w:author="Arthur Parmentier" w:date="2020-06-08T18:46:00Z">
        <w:r w:rsidR="00F332F2">
          <w:t xml:space="preserve">a prior content </w:t>
        </w:r>
      </w:ins>
      <w:ins w:id="4643" w:author="Arthur Parmentier" w:date="2020-06-08T18:44:00Z">
        <w:r w:rsidR="0052121B" w:rsidRPr="007C437A">
          <w:t xml:space="preserve">must be stopped </w:t>
        </w:r>
      </w:ins>
      <w:ins w:id="4644" w:author="Arthur Parmentier" w:date="2020-06-08T18:46:00Z">
        <w:r w:rsidR="00F332F2">
          <w:t xml:space="preserve">when a new one is requested </w:t>
        </w:r>
      </w:ins>
      <w:ins w:id="4645" w:author="Arthur Parmentier" w:date="2020-06-08T18:44:00Z">
        <w:r w:rsidR="0052121B" w:rsidRPr="007C437A">
          <w:t xml:space="preserve">is a convention that has been formalized in SP as “default parameters”. If one decides to ask the performers to behave differently, the new parameters </w:t>
        </w:r>
      </w:ins>
      <w:ins w:id="4646" w:author="Arthur Parmentier" w:date="2020-06-09T14:25:00Z">
        <w:r w:rsidR="00640E93">
          <w:t>can</w:t>
        </w:r>
      </w:ins>
      <w:ins w:id="4647"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28"/>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4652" w:author="Arthur Parmentier" w:date="2020-06-08T18:17:00Z"/>
        </w:rPr>
      </w:pPr>
      <w:ins w:id="4653" w:author="Arthur Parmentier" w:date="2020-06-09T14:43:00Z">
        <w:r>
          <w:t>At this point, o</w:t>
        </w:r>
      </w:ins>
      <w:ins w:id="4654" w:author="Arthur Parmentier" w:date="2020-06-08T18:47:00Z">
        <w:r w:rsidR="00F332F2">
          <w:t xml:space="preserve">ne could still argue that </w:t>
        </w:r>
      </w:ins>
      <w:ins w:id="4655" w:author="Arthur Parmentier" w:date="2020-06-08T18:48:00Z">
        <w:r w:rsidR="00F332F2">
          <w:t xml:space="preserve">even though </w:t>
        </w:r>
      </w:ins>
      <w:ins w:id="4656" w:author="Arthur Parmentier" w:date="2020-06-08T18:47:00Z">
        <w:r w:rsidR="00F332F2">
          <w:t>the error is conventional</w:t>
        </w:r>
      </w:ins>
      <w:ins w:id="4657" w:author="Arthur Parmentier" w:date="2020-06-08T18:48:00Z">
        <w:r w:rsidR="00F332F2">
          <w:t xml:space="preserve"> and not </w:t>
        </w:r>
      </w:ins>
      <w:ins w:id="4658" w:author="Arthur Parmentier" w:date="2020-06-09T14:43:00Z">
        <w:r>
          <w:t>grammatical</w:t>
        </w:r>
      </w:ins>
      <w:ins w:id="4659" w:author="Arthur Parmentier" w:date="2020-06-08T18:48:00Z">
        <w:r w:rsidR="00F332F2">
          <w:t>, it is</w:t>
        </w:r>
      </w:ins>
      <w:ins w:id="4660" w:author="Arthur Parmentier" w:date="2020-06-08T18:47:00Z">
        <w:r w:rsidR="00F332F2">
          <w:t xml:space="preserve"> still</w:t>
        </w:r>
      </w:ins>
      <w:ins w:id="4661" w:author="Arthur Parmentier" w:date="2020-06-08T18:48:00Z">
        <w:r w:rsidR="00F332F2">
          <w:t xml:space="preserve"> a rule of SP.</w:t>
        </w:r>
      </w:ins>
      <w:ins w:id="4662" w:author="Arthur Parmentier" w:date="2020-06-08T18:43:00Z">
        <w:r w:rsidR="0046150A">
          <w:br/>
        </w:r>
      </w:ins>
      <w:ins w:id="4663"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4664" w:author="Arthur Parmentier" w:date="2020-06-08T18:49:00Z">
        <w:r w:rsidR="00164176">
          <w:t xml:space="preserve">. </w:t>
        </w:r>
      </w:ins>
      <w:ins w:id="4665" w:author="Arthur Parmentier" w:date="2020-06-08T18:50:00Z">
        <w:r w:rsidR="00164176">
          <w:t>At the exception of grammatical errors</w:t>
        </w:r>
      </w:ins>
      <w:ins w:id="4666" w:author="Arthur Parmentier" w:date="2020-06-09T14:50:00Z">
        <w:r w:rsidR="00CC52F4">
          <w:t xml:space="preserve"> (which in this case it is not)</w:t>
        </w:r>
      </w:ins>
      <w:ins w:id="4667" w:author="Arthur Parmentier" w:date="2020-06-08T18:50:00Z">
        <w:r w:rsidR="00164176">
          <w:t xml:space="preserve">, </w:t>
        </w:r>
      </w:ins>
      <w:ins w:id="4668" w:author="Arthur Parmentier" w:date="2020-06-08T18:49:00Z">
        <w:r w:rsidR="00164176">
          <w:t>I</w:t>
        </w:r>
      </w:ins>
      <w:ins w:id="4669" w:author="Arthur Parmentier" w:date="2020-06-08T18:17:00Z">
        <w:r w:rsidR="00224A9B" w:rsidRPr="007C437A">
          <w:t xml:space="preserve"> </w:t>
        </w:r>
      </w:ins>
      <w:ins w:id="4670" w:author="Arthur Parmentier" w:date="2020-06-08T18:50:00Z">
        <w:r w:rsidR="00164176">
          <w:t xml:space="preserve">then </w:t>
        </w:r>
      </w:ins>
      <w:ins w:id="4671" w:author="Arthur Parmentier" w:date="2020-06-08T18:17:00Z">
        <w:r w:rsidR="00224A9B" w:rsidRPr="007C437A">
          <w:t>wonder why would mistakes exist on the side of the soundpainter</w:t>
        </w:r>
      </w:ins>
      <w:ins w:id="4672" w:author="Arthur Parmentier" w:date="2020-06-08T18:49:00Z">
        <w:r w:rsidR="00164176">
          <w:t xml:space="preserve">. </w:t>
        </w:r>
      </w:ins>
      <w:ins w:id="4673" w:author="Arthur Parmentier" w:date="2020-06-08T18:50:00Z">
        <w:r w:rsidR="00164176">
          <w:t xml:space="preserve">Indeed, </w:t>
        </w:r>
      </w:ins>
      <w:ins w:id="4674"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4675" w:author="Arthur Parmentier" w:date="2020-06-09T14:50:00Z">
        <w:r w:rsidR="0056155E">
          <w:t xml:space="preserve"> in general,</w:t>
        </w:r>
      </w:ins>
      <w:ins w:id="4676"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4677" w:author="Arthur Parmentier" w:date="2020-06-09T14:50:00Z">
        <w:r w:rsidR="00102D2B">
          <w:t>they</w:t>
        </w:r>
      </w:ins>
      <w:ins w:id="4678" w:author="Arthur Parmentier" w:date="2020-06-08T18:17:00Z">
        <w:r w:rsidR="00224A9B" w:rsidRPr="007C437A">
          <w:t xml:space="preserve"> are most of the time the result of unconscious analogies</w:t>
        </w:r>
      </w:ins>
      <w:ins w:id="4679" w:author="Arthur Parmentier" w:date="2020-06-10T19:50:00Z">
        <w:r w:rsidR="00BB4EE1">
          <w:t xml:space="preserve"> </w:t>
        </w:r>
      </w:ins>
      <w:customXmlInsRangeStart w:id="4680" w:author="Arthur Parmentier" w:date="2020-06-10T19:51:00Z"/>
      <w:sdt>
        <w:sdtPr>
          <w:id w:val="-1963263489"/>
          <w:citation/>
        </w:sdtPr>
        <w:sdtContent>
          <w:customXmlInsRangeEnd w:id="4680"/>
          <w:ins w:id="4681" w:author="Arthur Parmentier" w:date="2020-06-10T19:51:00Z">
            <w:r w:rsidR="00BB4EE1">
              <w:fldChar w:fldCharType="begin"/>
            </w:r>
            <w:r w:rsidR="00BB4EE1" w:rsidRPr="00BB4EE1">
              <w:rPr>
                <w:rPrChange w:id="4682" w:author="Arthur Parmentier" w:date="2020-06-10T19:51:00Z">
                  <w:rPr>
                    <w:lang w:val="fr-FR"/>
                  </w:rPr>
                </w:rPrChange>
              </w:rPr>
              <w:instrText xml:space="preserve"> CITATION Dou09 \l 1036 </w:instrText>
            </w:r>
          </w:ins>
          <w:r w:rsidR="00BB4EE1">
            <w:fldChar w:fldCharType="separate"/>
          </w:r>
          <w:r w:rsidR="00304C55">
            <w:rPr>
              <w:noProof/>
            </w:rPr>
            <w:t>(Hofstadter, 2009)</w:t>
          </w:r>
          <w:ins w:id="4683" w:author="Arthur Parmentier" w:date="2020-06-10T19:51:00Z">
            <w:r w:rsidR="00BB4EE1">
              <w:fldChar w:fldCharType="end"/>
            </w:r>
          </w:ins>
          <w:customXmlInsRangeStart w:id="4684" w:author="Arthur Parmentier" w:date="2020-06-10T19:51:00Z"/>
        </w:sdtContent>
      </w:sdt>
      <w:customXmlInsRangeEnd w:id="4684"/>
      <w:ins w:id="4685" w:author="Arthur Parmentier" w:date="2020-06-10T19:50:00Z">
        <w:r w:rsidR="00BB4EE1" w:rsidRPr="007C437A">
          <w:t xml:space="preserve"> </w:t>
        </w:r>
      </w:ins>
      <w:ins w:id="4686" w:author="Arthur Parmentier" w:date="2020-06-08T18:17:00Z">
        <w:r w:rsidR="00224A9B" w:rsidRPr="007C437A">
          <w:t xml:space="preserve">(and </w:t>
        </w:r>
      </w:ins>
      <w:ins w:id="4687" w:author="Arthur Parmentier" w:date="2020-06-10T19:50:00Z">
        <w:r w:rsidR="00BB4EE1">
          <w:t xml:space="preserve">possibly </w:t>
        </w:r>
      </w:ins>
      <w:ins w:id="4688" w:author="Arthur Parmentier" w:date="2020-06-08T18:17:00Z">
        <w:r w:rsidR="00224A9B" w:rsidRPr="007C437A">
          <w:t>other mechanisms) that reveal the role</w:t>
        </w:r>
      </w:ins>
      <w:ins w:id="4689" w:author="Arthur Parmentier" w:date="2020-06-09T14:51:00Z">
        <w:r w:rsidR="006B4535">
          <w:t xml:space="preserve"> of hidden structures</w:t>
        </w:r>
      </w:ins>
      <w:ins w:id="4690" w:author="Arthur Parmentier" w:date="2020-06-08T18:17:00Z">
        <w:r w:rsidR="00224A9B" w:rsidRPr="007C437A">
          <w:t xml:space="preserve"> in the</w:t>
        </w:r>
      </w:ins>
      <w:ins w:id="4691" w:author="Arthur Parmentier" w:date="2020-06-09T14:51:00Z">
        <w:r w:rsidR="00F20247">
          <w:t xml:space="preserve"> understanding and</w:t>
        </w:r>
      </w:ins>
      <w:ins w:id="4692"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pPr>
        <w:pStyle w:val="Paragraphedeliste"/>
        <w:numPr>
          <w:ilvl w:val="0"/>
          <w:numId w:val="11"/>
        </w:numPr>
        <w:rPr>
          <w:ins w:id="4693" w:author="Arthur Parmentier" w:date="2020-06-08T19:00:00Z"/>
        </w:rPr>
        <w:pPrChange w:id="4694" w:author="Arthur Parmentier" w:date="2020-06-10T16:26:00Z">
          <w:pPr>
            <w:pStyle w:val="Paragraphedeliste"/>
            <w:numPr>
              <w:numId w:val="11"/>
            </w:numPr>
            <w:ind w:left="360" w:hanging="360"/>
          </w:pPr>
        </w:pPrChange>
      </w:pPr>
      <w:ins w:id="4695"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4696" w:author="Arthur Parmentier" w:date="2020-06-09T14:52:00Z">
        <w:r w:rsidR="003906EB">
          <w:t>configurations</w:t>
        </w:r>
      </w:ins>
      <w:ins w:id="4697"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4698" w:author="Arthur Parmentier" w:date="2020-06-08T18:53:00Z">
        <w:r w:rsidR="00267F35">
          <w:t>does</w:t>
        </w:r>
      </w:ins>
      <w:ins w:id="4699" w:author="Arthur Parmentier" w:date="2020-06-08T18:17:00Z">
        <w:r w:rsidRPr="007C437A">
          <w:t xml:space="preserve"> expect from the performers</w:t>
        </w:r>
      </w:ins>
      <w:ins w:id="4700" w:author="Arthur Parmentier" w:date="2020-06-08T18:52:00Z">
        <w:r w:rsidR="006A2FCD">
          <w:t xml:space="preserve"> hims</w:t>
        </w:r>
      </w:ins>
      <w:ins w:id="4701" w:author="Arthur Parmentier" w:date="2020-06-08T18:53:00Z">
        <w:r w:rsidR="006A2FCD">
          <w:t>elf</w:t>
        </w:r>
      </w:ins>
      <w:ins w:id="4702" w:author="Arthur Parmentier" w:date="2020-06-08T18:17:00Z">
        <w:r w:rsidRPr="007C437A">
          <w:t xml:space="preserve">. What he calls a “general rule” </w:t>
        </w:r>
      </w:ins>
      <w:ins w:id="4703" w:author="Arthur Parmentier" w:date="2020-06-08T18:53:00Z">
        <w:r w:rsidR="006C4D16">
          <w:t>in his statement is to my point of view</w:t>
        </w:r>
      </w:ins>
      <w:ins w:id="4704" w:author="Arthur Parmentier" w:date="2020-06-08T18:17:00Z">
        <w:r w:rsidRPr="007C437A">
          <w:t xml:space="preserve"> his own convention. </w:t>
        </w:r>
      </w:ins>
      <w:ins w:id="4705" w:author="Arthur Parmentier" w:date="2020-06-08T18:54:00Z">
        <w:r w:rsidR="006C4D16">
          <w:br/>
        </w:r>
      </w:ins>
      <w:ins w:id="4706" w:author="Arthur Parmentier" w:date="2020-06-08T18:17:00Z">
        <w:r w:rsidRPr="007C437A">
          <w:t xml:space="preserve">Indeed, a different composer could as well </w:t>
        </w:r>
      </w:ins>
      <w:ins w:id="4707" w:author="Arthur Parmentier" w:date="2020-06-08T18:54:00Z">
        <w:r w:rsidR="006C4D16">
          <w:t>propose by convention that</w:t>
        </w:r>
      </w:ins>
      <w:ins w:id="4708" w:author="Arthur Parmentier" w:date="2020-06-08T18:17:00Z">
        <w:r w:rsidRPr="007C437A">
          <w:t xml:space="preserve"> scan, point to point and all content gestures are meant as </w:t>
        </w:r>
      </w:ins>
      <w:ins w:id="4709" w:author="Arthur Parmentier" w:date="2020-06-08T18:54:00Z">
        <w:r w:rsidR="009D3389">
          <w:t xml:space="preserve">additional </w:t>
        </w:r>
      </w:ins>
      <w:ins w:id="4710" w:author="Arthur Parmentier" w:date="2020-06-08T18:17:00Z">
        <w:r w:rsidRPr="007C437A">
          <w:t>layers</w:t>
        </w:r>
      </w:ins>
      <w:ins w:id="4711" w:author="Arthur Parmentier" w:date="2020-06-08T18:54:00Z">
        <w:r w:rsidR="006626B3">
          <w:t xml:space="preserve"> on</w:t>
        </w:r>
      </w:ins>
      <w:ins w:id="4712" w:author="Arthur Parmentier" w:date="2020-06-08T18:17:00Z">
        <w:r w:rsidRPr="007C437A">
          <w:t xml:space="preserve"> the ongoing material. </w:t>
        </w:r>
      </w:ins>
      <w:ins w:id="4713" w:author="Arthur Parmentier" w:date="2020-06-08T18:55:00Z">
        <w:r w:rsidR="006626B3">
          <w:t>S</w:t>
        </w:r>
      </w:ins>
      <w:ins w:id="4714" w:author="Arthur Parmentier" w:date="2020-06-08T18:17:00Z">
        <w:r w:rsidRPr="007C437A">
          <w:t xml:space="preserve">uch conventions </w:t>
        </w:r>
      </w:ins>
      <w:ins w:id="4715" w:author="Arthur Parmentier" w:date="2020-06-08T18:55:00Z">
        <w:r w:rsidR="006626B3">
          <w:t>are what allow performers to</w:t>
        </w:r>
      </w:ins>
      <w:ins w:id="4716" w:author="Arthur Parmentier" w:date="2020-06-08T18:17:00Z">
        <w:r w:rsidRPr="007C437A">
          <w:t xml:space="preserve"> interpret ambiguous requests</w:t>
        </w:r>
      </w:ins>
      <w:ins w:id="4717" w:author="Arthur Parmentier" w:date="2020-06-08T18:56:00Z">
        <w:r w:rsidR="006626B3">
          <w:t xml:space="preserve"> in other situations</w:t>
        </w:r>
      </w:ins>
      <w:ins w:id="4718" w:author="Arthur Parmentier" w:date="2020-06-08T18:55:00Z">
        <w:r w:rsidR="006626B3">
          <w:t xml:space="preserve"> (</w:t>
        </w:r>
      </w:ins>
      <w:ins w:id="4719" w:author="Arthur Parmentier" w:date="2020-06-08T18:56:00Z">
        <w:r w:rsidR="006626B3">
          <w:t>cf. the example in the first point)</w:t>
        </w:r>
      </w:ins>
      <w:ins w:id="4720" w:author="Arthur Parmentier" w:date="2020-06-08T18:17:00Z">
        <w:r w:rsidRPr="007C437A">
          <w:t>; but it may be the case that Thompson or other soundpainters disagree on th</w:t>
        </w:r>
      </w:ins>
      <w:ins w:id="4721" w:author="Arthur Parmentier" w:date="2020-06-08T18:57:00Z">
        <w:r w:rsidR="006626B3">
          <w:t>e conventions to use when the soundpainter indicates new modes.</w:t>
        </w:r>
        <w:r w:rsidR="006626B3">
          <w:br/>
        </w:r>
      </w:ins>
      <w:ins w:id="4722" w:author="Arthur Parmentier" w:date="2020-06-08T18:59:00Z">
        <w:r w:rsidR="006626B3">
          <w:t>As a composer</w:t>
        </w:r>
      </w:ins>
      <w:ins w:id="4723" w:author="Arthur Parmentier" w:date="2020-06-08T18:17:00Z">
        <w:r w:rsidRPr="007C437A">
          <w:t xml:space="preserve"> Thompson developed and formalize</w:t>
        </w:r>
      </w:ins>
      <w:ins w:id="4724" w:author="Arthur Parmentier" w:date="2020-06-08T18:58:00Z">
        <w:r w:rsidR="006626B3">
          <w:t>d</w:t>
        </w:r>
      </w:ins>
      <w:ins w:id="4725"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4726" w:author="Arthur Parmentier" w:date="2020-06-08T18:59:00Z">
        <w:r w:rsidR="006626B3">
          <w:t xml:space="preserve"> that he diffuses as a main figure and teacher of SP.</w:t>
        </w:r>
      </w:ins>
    </w:p>
    <w:p w:rsidR="00224A9B" w:rsidRDefault="00224A9B">
      <w:pPr>
        <w:rPr>
          <w:ins w:id="4727" w:author="Arthur Parmentier" w:date="2020-06-08T19:02:00Z"/>
        </w:rPr>
      </w:pPr>
      <w:ins w:id="4728" w:author="Arthur Parmentier" w:date="2020-06-08T18:17:00Z">
        <w:r w:rsidRPr="007C437A">
          <w:t xml:space="preserve">This example </w:t>
        </w:r>
      </w:ins>
      <w:ins w:id="4729" w:author="Arthur Parmentier" w:date="2020-06-09T15:56:00Z">
        <w:r w:rsidR="0015509F">
          <w:t xml:space="preserve">also </w:t>
        </w:r>
      </w:ins>
      <w:ins w:id="4730" w:author="Arthur Parmentier" w:date="2020-06-08T18:17:00Z">
        <w:r w:rsidRPr="007C437A">
          <w:t xml:space="preserve">points out </w:t>
        </w:r>
      </w:ins>
      <w:ins w:id="4731" w:author="Arthur Parmentier" w:date="2020-06-09T15:56:00Z">
        <w:r w:rsidR="0015509F">
          <w:t xml:space="preserve">the </w:t>
        </w:r>
      </w:ins>
      <w:ins w:id="4732" w:author="Arthur Parmentier" w:date="2020-06-08T18:17:00Z">
        <w:r w:rsidRPr="007C437A">
          <w:t xml:space="preserve">important role </w:t>
        </w:r>
      </w:ins>
      <w:ins w:id="4733" w:author="Arthur Parmentier" w:date="2020-06-09T15:56:00Z">
        <w:r w:rsidR="0015509F">
          <w:t>of</w:t>
        </w:r>
      </w:ins>
      <w:ins w:id="4734" w:author="Arthur Parmentier" w:date="2020-06-08T18:17:00Z">
        <w:r w:rsidRPr="007C437A">
          <w:t xml:space="preserve"> conventions and other sets of rules that are not explained from within the grammar of SP but </w:t>
        </w:r>
      </w:ins>
      <w:ins w:id="4735" w:author="Arthur Parmentier" w:date="2020-06-09T15:58:00Z">
        <w:r w:rsidR="0015509F">
          <w:t>are determined by</w:t>
        </w:r>
      </w:ins>
      <w:ins w:id="4736" w:author="Arthur Parmentier" w:date="2020-06-08T19:00:00Z">
        <w:r w:rsidR="006626B3">
          <w:t xml:space="preserve"> the configuration of the group</w:t>
        </w:r>
      </w:ins>
      <w:ins w:id="4737" w:author="Arthur Parmentier" w:date="2020-06-09T15:57:00Z">
        <w:r w:rsidR="0015509F">
          <w:t xml:space="preserve">, for instance by </w:t>
        </w:r>
      </w:ins>
      <w:ins w:id="4738" w:author="Arthur Parmentier" w:date="2020-06-09T15:58:00Z">
        <w:r w:rsidR="0015509F">
          <w:t>a</w:t>
        </w:r>
      </w:ins>
      <w:ins w:id="4739" w:author="Arthur Parmentier" w:date="2020-06-09T15:57:00Z">
        <w:r w:rsidR="0015509F">
          <w:t xml:space="preserve"> </w:t>
        </w:r>
      </w:ins>
      <w:ins w:id="4740" w:author="Arthur Parmentier" w:date="2020-06-09T15:58:00Z">
        <w:r w:rsidR="0015509F">
          <w:t>composer.</w:t>
        </w:r>
      </w:ins>
    </w:p>
    <w:p w:rsidR="00475506" w:rsidRDefault="00475506">
      <w:pPr>
        <w:pStyle w:val="Titre5"/>
        <w:rPr>
          <w:ins w:id="4741" w:author="Arthur Parmentier" w:date="2020-06-08T19:01:00Z"/>
        </w:rPr>
        <w:pPrChange w:id="4742" w:author="Arthur Parmentier" w:date="2020-06-10T16:26:00Z">
          <w:pPr/>
        </w:pPrChange>
      </w:pPr>
      <w:ins w:id="4743" w:author="Arthur Parmentier" w:date="2020-06-08T19:03:00Z">
        <w:r>
          <w:lastRenderedPageBreak/>
          <w:t>A remark on the diffusion of conventions in SP</w:t>
        </w:r>
      </w:ins>
    </w:p>
    <w:p w:rsidR="00E02592" w:rsidRDefault="00BE5C4A">
      <w:pPr>
        <w:rPr>
          <w:ins w:id="4744" w:author="Arthur Parmentier" w:date="2020-06-08T19:03:00Z"/>
        </w:rPr>
      </w:pPr>
      <w:ins w:id="4745" w:author="Arthur Parmentier" w:date="2020-06-08T19:19:00Z">
        <w:r>
          <w:t>The pr</w:t>
        </w:r>
      </w:ins>
      <w:ins w:id="4746" w:author="Arthur Parmentier" w:date="2020-06-08T19:20:00Z">
        <w:r>
          <w:t xml:space="preserve">evious example </w:t>
        </w:r>
      </w:ins>
      <w:ins w:id="4747" w:author="Arthur Parmentier" w:date="2020-06-08T19:01:00Z">
        <w:r w:rsidR="00E02592">
          <w:t xml:space="preserve">underlines the </w:t>
        </w:r>
      </w:ins>
      <w:ins w:id="4748" w:author="Arthur Parmentier" w:date="2020-06-09T15:59:00Z">
        <w:r w:rsidR="00413D55">
          <w:t xml:space="preserve">conjunction of two </w:t>
        </w:r>
      </w:ins>
      <w:ins w:id="4749" w:author="Arthur Parmentier" w:date="2020-06-08T19:01:00Z">
        <w:r w:rsidR="00E02592">
          <w:t>role</w:t>
        </w:r>
      </w:ins>
      <w:ins w:id="4750" w:author="Arthur Parmentier" w:date="2020-06-09T15:59:00Z">
        <w:r w:rsidR="00413D55">
          <w:t>s</w:t>
        </w:r>
      </w:ins>
      <w:ins w:id="4751" w:author="Arthur Parmentier" w:date="2020-06-08T19:01:00Z">
        <w:r w:rsidR="00E02592">
          <w:t xml:space="preserve"> of Thompson</w:t>
        </w:r>
      </w:ins>
      <w:ins w:id="4752" w:author="Arthur Parmentier" w:date="2020-06-09T15:59:00Z">
        <w:r w:rsidR="00413D55">
          <w:t>, first as a composer and second as</w:t>
        </w:r>
      </w:ins>
      <w:ins w:id="4753" w:author="Arthur Parmentier" w:date="2020-06-08T19:01:00Z">
        <w:r w:rsidR="00E02592">
          <w:t xml:space="preserve"> the main diffusor and authority of SP, who defined SP rules not only in terms of grammar and semantics but also in term</w:t>
        </w:r>
      </w:ins>
      <w:ins w:id="4754" w:author="Arthur Parmentier" w:date="2020-06-08T19:02:00Z">
        <w:r w:rsidR="00E02592">
          <w:t>s of conventions such as default parameters and configuration choices.</w:t>
        </w:r>
      </w:ins>
    </w:p>
    <w:p w:rsidR="00694125" w:rsidRDefault="007F1431">
      <w:pPr>
        <w:rPr>
          <w:ins w:id="4755" w:author="Arthur Parmentier" w:date="2020-06-08T19:22:00Z"/>
        </w:rPr>
      </w:pPr>
      <w:ins w:id="4756" w:author="Arthur Parmentier" w:date="2020-06-08T19:20:00Z">
        <w:r>
          <w:t xml:space="preserve">In the previous parts, </w:t>
        </w:r>
      </w:ins>
      <w:ins w:id="4757"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4758" w:author="Arthur Parmentier" w:date="2020-06-08T19:21:00Z">
        <w:r>
          <w:t>T</w:t>
        </w:r>
      </w:ins>
      <w:ins w:id="4759"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4760" w:author="Arthur Parmentier" w:date="2020-06-08T19:21:00Z">
        <w:r>
          <w:t xml:space="preserve">in Thompson’s descriptions </w:t>
        </w:r>
      </w:ins>
      <w:ins w:id="4761" w:author="Arthur Parmentier" w:date="2020-06-08T19:03:00Z">
        <w:r w:rsidR="009C2211" w:rsidRPr="007C437A">
          <w:t xml:space="preserve">between the </w:t>
        </w:r>
      </w:ins>
      <w:ins w:id="4762" w:author="Arthur Parmentier" w:date="2020-06-09T16:01:00Z">
        <w:r w:rsidR="00AC5A44">
          <w:t xml:space="preserve">compositional </w:t>
        </w:r>
      </w:ins>
      <w:ins w:id="4763" w:author="Arthur Parmentier" w:date="2020-06-09T16:02:00Z">
        <w:r w:rsidR="00AC5A44">
          <w:t>conventions in</w:t>
        </w:r>
      </w:ins>
      <w:ins w:id="4764" w:author="Arthur Parmentier" w:date="2020-06-08T19:03:00Z">
        <w:r w:rsidR="009C2211" w:rsidRPr="007C437A">
          <w:t xml:space="preserve"> SP and </w:t>
        </w:r>
      </w:ins>
      <w:ins w:id="4765" w:author="Arthur Parmentier" w:date="2020-06-09T16:02:00Z">
        <w:r w:rsidR="00AC5A44">
          <w:t>its</w:t>
        </w:r>
      </w:ins>
      <w:ins w:id="4766" w:author="Arthur Parmentier" w:date="2020-06-08T19:03:00Z">
        <w:r w:rsidR="009C2211" w:rsidRPr="007C437A">
          <w:t xml:space="preserve"> definition of SP as a sign language.</w:t>
        </w:r>
      </w:ins>
      <w:ins w:id="4767" w:author="Arthur Parmentier" w:date="2020-06-08T19:22:00Z">
        <w:r w:rsidR="00694125">
          <w:t xml:space="preserve"> I </w:t>
        </w:r>
      </w:ins>
      <w:ins w:id="4768" w:author="Arthur Parmentier" w:date="2020-06-08T21:33:00Z">
        <w:r w:rsidR="00AE15ED">
          <w:t xml:space="preserve">explain this confusion by </w:t>
        </w:r>
      </w:ins>
      <w:ins w:id="4769" w:author="Arthur Parmentier" w:date="2020-06-08T21:34:00Z">
        <w:r w:rsidR="00AE15ED">
          <w:t>the following</w:t>
        </w:r>
      </w:ins>
      <w:ins w:id="4770" w:author="Arthur Parmentier" w:date="2020-06-08T19:22:00Z">
        <w:r w:rsidR="00694125">
          <w:t>:</w:t>
        </w:r>
      </w:ins>
    </w:p>
    <w:p w:rsidR="00694125" w:rsidRDefault="00694125">
      <w:pPr>
        <w:pStyle w:val="Paragraphedeliste"/>
        <w:numPr>
          <w:ilvl w:val="0"/>
          <w:numId w:val="11"/>
        </w:numPr>
        <w:rPr>
          <w:ins w:id="4771" w:author="Arthur Parmentier" w:date="2020-06-08T21:29:00Z"/>
        </w:rPr>
      </w:pPr>
      <w:ins w:id="4772" w:author="Arthur Parmentier" w:date="2020-06-08T19:22:00Z">
        <w:r>
          <w:t>The most obvious</w:t>
        </w:r>
      </w:ins>
      <w:ins w:id="4773" w:author="Arthur Parmentier" w:date="2020-06-08T21:34:00Z">
        <w:r w:rsidR="00AE15ED">
          <w:t xml:space="preserve"> point</w:t>
        </w:r>
      </w:ins>
      <w:ins w:id="4774" w:author="Arthur Parmentier" w:date="2020-06-08T19:22:00Z">
        <w:r>
          <w:t xml:space="preserve"> is that Thompson </w:t>
        </w:r>
      </w:ins>
      <w:ins w:id="4775" w:author="Arthur Parmentier" w:date="2020-06-08T19:23:00Z">
        <w:r>
          <w:t xml:space="preserve">is not a linguist himself and started to think about SP in linguistic terms </w:t>
        </w:r>
      </w:ins>
      <w:ins w:id="4776" w:author="Arthur Parmentier" w:date="2020-06-08T21:29:00Z">
        <w:r w:rsidR="00AE15ED">
          <w:t>dozens</w:t>
        </w:r>
      </w:ins>
      <w:ins w:id="4777" w:author="Arthur Parmentier" w:date="2020-06-08T21:28:00Z">
        <w:r w:rsidR="00AE15ED">
          <w:t xml:space="preserve"> of years after internalizing his own</w:t>
        </w:r>
      </w:ins>
      <w:ins w:id="4778" w:author="Arthur Parmentier" w:date="2020-06-08T21:29:00Z">
        <w:r w:rsidR="00AE15ED">
          <w:t xml:space="preserve"> representations of SP in artistic and compositional terms</w:t>
        </w:r>
      </w:ins>
      <w:ins w:id="4779" w:author="Arthur Parmentier" w:date="2020-06-08T21:34:00Z">
        <w:r w:rsidR="00AE15ED">
          <w:t>.</w:t>
        </w:r>
      </w:ins>
    </w:p>
    <w:p w:rsidR="00AE15ED" w:rsidRDefault="00AE15ED">
      <w:pPr>
        <w:pStyle w:val="Paragraphedeliste"/>
        <w:numPr>
          <w:ilvl w:val="0"/>
          <w:numId w:val="11"/>
        </w:numPr>
        <w:rPr>
          <w:ins w:id="4780" w:author="Arthur Parmentier" w:date="2020-06-08T21:35:00Z"/>
        </w:rPr>
      </w:pPr>
      <w:ins w:id="4781" w:author="Arthur Parmentier" w:date="2020-06-08T21:36:00Z">
        <w:r>
          <w:t>He</w:t>
        </w:r>
      </w:ins>
      <w:ins w:id="4782" w:author="Arthur Parmentier" w:date="2020-06-08T21:34:00Z">
        <w:r>
          <w:t xml:space="preserve"> is</w:t>
        </w:r>
      </w:ins>
      <w:ins w:id="4783" w:author="Arthur Parmentier" w:date="2020-06-08T21:36:00Z">
        <w:r>
          <w:t xml:space="preserve"> historically</w:t>
        </w:r>
      </w:ins>
      <w:ins w:id="4784" w:author="Arthur Parmentier" w:date="2020-06-08T21:34:00Z">
        <w:r>
          <w:t xml:space="preserve"> the </w:t>
        </w:r>
      </w:ins>
      <w:ins w:id="4785" w:author="Arthur Parmentier" w:date="2020-06-08T21:51:00Z">
        <w:r w:rsidR="00BC0976">
          <w:t xml:space="preserve">creator and </w:t>
        </w:r>
      </w:ins>
      <w:ins w:id="4786" w:author="Arthur Parmentier" w:date="2020-06-08T21:34:00Z">
        <w:r>
          <w:t>main diffuser of SP</w:t>
        </w:r>
      </w:ins>
      <w:ins w:id="4787" w:author="Arthur Parmentier" w:date="2020-06-08T21:35:00Z">
        <w:r>
          <w:t xml:space="preserve"> and</w:t>
        </w:r>
      </w:ins>
      <w:ins w:id="4788" w:author="Arthur Parmentier" w:date="2020-06-08T21:34:00Z">
        <w:r>
          <w:t xml:space="preserve"> </w:t>
        </w:r>
      </w:ins>
      <w:ins w:id="4789" w:author="Arthur Parmentier" w:date="2020-06-08T21:51:00Z">
        <w:r w:rsidR="00F703B9">
          <w:t>teach</w:t>
        </w:r>
      </w:ins>
      <w:ins w:id="4790" w:author="Arthur Parmentier" w:date="2020-06-08T21:34:00Z">
        <w:r>
          <w:t xml:space="preserve"> his compositional </w:t>
        </w:r>
      </w:ins>
      <w:ins w:id="4791" w:author="Arthur Parmentier" w:date="2020-06-08T21:35:00Z">
        <w:r>
          <w:t xml:space="preserve">conventions and propositions </w:t>
        </w:r>
      </w:ins>
      <w:ins w:id="4792" w:author="Arthur Parmentier" w:date="2020-06-08T21:52:00Z">
        <w:r w:rsidR="00E46618">
          <w:t>as part of</w:t>
        </w:r>
      </w:ins>
      <w:ins w:id="4793" w:author="Arthur Parmentier" w:date="2020-06-08T21:35:00Z">
        <w:r>
          <w:t xml:space="preserve"> the language itself; he </w:t>
        </w:r>
      </w:ins>
      <w:ins w:id="4794" w:author="Arthur Parmentier" w:date="2020-06-08T21:52:00Z">
        <w:r w:rsidR="00F26C82">
          <w:t>presents</w:t>
        </w:r>
      </w:ins>
      <w:ins w:id="4795" w:author="Arthur Parmentier" w:date="2020-06-08T21:35:00Z">
        <w:r>
          <w:t xml:space="preserve"> SP as a composition tool</w:t>
        </w:r>
      </w:ins>
      <w:ins w:id="4796" w:author="Arthur Parmentier" w:date="2020-06-08T21:50:00Z">
        <w:r w:rsidR="00AD578D">
          <w:t xml:space="preserve"> and what he designed and developed it for</w:t>
        </w:r>
      </w:ins>
      <w:ins w:id="4797" w:author="Arthur Parmentier" w:date="2020-06-08T21:35:00Z">
        <w:r>
          <w:t>, not only as a mere language.</w:t>
        </w:r>
      </w:ins>
    </w:p>
    <w:p w:rsidR="00C5218C" w:rsidRDefault="00AA3711">
      <w:pPr>
        <w:pStyle w:val="Paragraphedeliste"/>
        <w:numPr>
          <w:ilvl w:val="0"/>
          <w:numId w:val="11"/>
        </w:numPr>
        <w:rPr>
          <w:ins w:id="4798" w:author="Arthur Parmentier" w:date="2020-06-08T22:04:00Z"/>
        </w:rPr>
      </w:pPr>
      <w:ins w:id="4799" w:author="Arthur Parmentier" w:date="2020-06-08T21:36:00Z">
        <w:r>
          <w:t>SP may be</w:t>
        </w:r>
      </w:ins>
      <w:ins w:id="4800" w:author="Arthur Parmentier" w:date="2020-06-08T21:54:00Z">
        <w:r w:rsidR="00C60A78">
          <w:t xml:space="preserve"> most</w:t>
        </w:r>
      </w:ins>
      <w:ins w:id="4801" w:author="Arthur Parmentier" w:date="2020-06-08T21:36:00Z">
        <w:r>
          <w:t xml:space="preserve"> appreciated</w:t>
        </w:r>
      </w:ins>
      <w:ins w:id="4802" w:author="Arthur Parmentier" w:date="2020-06-08T21:50:00Z">
        <w:r w:rsidR="00AD578D">
          <w:t xml:space="preserve"> </w:t>
        </w:r>
      </w:ins>
      <w:ins w:id="4803" w:author="Arthur Parmentier" w:date="2020-06-08T21:57:00Z">
        <w:r w:rsidR="00520B77">
          <w:t xml:space="preserve">and adopted </w:t>
        </w:r>
      </w:ins>
      <w:ins w:id="4804" w:author="Arthur Parmentier" w:date="2020-06-08T21:55:00Z">
        <w:r w:rsidR="00C60A78">
          <w:t>for the</w:t>
        </w:r>
      </w:ins>
      <w:ins w:id="4805" w:author="Arthur Parmentier" w:date="2020-06-08T21:37:00Z">
        <w:r>
          <w:t xml:space="preserve"> set of compositional propositions and concepts from several disciplines</w:t>
        </w:r>
      </w:ins>
      <w:ins w:id="4806" w:author="Arthur Parmentier" w:date="2020-06-08T21:55:00Z">
        <w:r w:rsidR="00C60A78">
          <w:t xml:space="preserve"> that it encapsulate</w:t>
        </w:r>
      </w:ins>
      <w:ins w:id="4807" w:author="Arthur Parmentier" w:date="2020-06-08T21:56:00Z">
        <w:r w:rsidR="00C60A78">
          <w:t>s</w:t>
        </w:r>
      </w:ins>
      <w:ins w:id="4808" w:author="Arthur Parmentier" w:date="2020-06-08T21:57:00Z">
        <w:r w:rsidR="00520B77">
          <w:t xml:space="preserve"> rather than its internal mechanisms as a langue such as the creation of new signs, modes and syntactic </w:t>
        </w:r>
      </w:ins>
      <w:ins w:id="4809" w:author="Arthur Parmentier" w:date="2020-06-08T21:58:00Z">
        <w:r w:rsidR="00520B77">
          <w:t>structures</w:t>
        </w:r>
      </w:ins>
      <w:ins w:id="4810" w:author="Arthur Parmentier" w:date="2020-06-08T21:37:00Z">
        <w:r>
          <w:t>.</w:t>
        </w:r>
      </w:ins>
      <w:ins w:id="4811" w:author="Arthur Parmentier" w:date="2020-06-08T21:58:00Z">
        <w:r w:rsidR="00520B77">
          <w:t xml:space="preserve"> In other words, </w:t>
        </w:r>
      </w:ins>
      <w:ins w:id="4812" w:author="Arthur Parmentier" w:date="2020-06-08T21:59:00Z">
        <w:r w:rsidR="00520B77">
          <w:t xml:space="preserve">the adopting of SP may rely more on the exploration of </w:t>
        </w:r>
      </w:ins>
      <w:ins w:id="4813" w:author="Arthur Parmentier" w:date="2020-06-08T21:58:00Z">
        <w:r w:rsidR="00520B77">
          <w:t xml:space="preserve">its different modes, contents and “built-in” categories than </w:t>
        </w:r>
      </w:ins>
      <w:ins w:id="4814" w:author="Arthur Parmentier" w:date="2020-06-08T22:00:00Z">
        <w:r w:rsidR="00520B77">
          <w:t>the creation of new modes, contents, signs and structures.</w:t>
        </w:r>
      </w:ins>
      <w:ins w:id="4815" w:author="Arthur Parmentier" w:date="2020-06-08T21:58:00Z">
        <w:r w:rsidR="00520B77">
          <w:br/>
        </w:r>
      </w:ins>
      <w:ins w:id="4816" w:author="Arthur Parmentier" w:date="2020-06-08T21:37:00Z">
        <w:r>
          <w:t>We have seen that it</w:t>
        </w:r>
      </w:ins>
      <w:ins w:id="4817" w:author="Arthur Parmentier" w:date="2020-06-08T22:00:00Z">
        <w:r w:rsidR="00520B77">
          <w:t xml:space="preserve"> indeed</w:t>
        </w:r>
      </w:ins>
      <w:ins w:id="4818" w:author="Arthur Parmentier" w:date="2020-06-08T21:37:00Z">
        <w:r>
          <w:t xml:space="preserve"> borrows </w:t>
        </w:r>
      </w:ins>
      <w:ins w:id="4819" w:author="Arthur Parmentier" w:date="2020-06-08T22:02:00Z">
        <w:r w:rsidR="00520B77">
          <w:t xml:space="preserve">ideas and artistic concepts </w:t>
        </w:r>
      </w:ins>
      <w:ins w:id="4820" w:author="Arthur Parmentier" w:date="2020-06-08T21:37:00Z">
        <w:r>
          <w:t>from elsewhere</w:t>
        </w:r>
      </w:ins>
      <w:ins w:id="4821" w:author="Arthur Parmentier" w:date="2020-06-08T22:01:00Z">
        <w:r w:rsidR="00520B77">
          <w:t xml:space="preserve"> and provide a convenient context </w:t>
        </w:r>
      </w:ins>
      <w:ins w:id="4822" w:author="Arthur Parmentier" w:date="2020-06-08T22:02:00Z">
        <w:r w:rsidR="00520B77">
          <w:t xml:space="preserve">to explore them, which </w:t>
        </w:r>
      </w:ins>
      <w:ins w:id="4823" w:author="Arthur Parmentier" w:date="2020-06-08T22:04:00Z">
        <w:r w:rsidR="00AE26D5">
          <w:t xml:space="preserve">assembled, </w:t>
        </w:r>
      </w:ins>
      <w:ins w:id="4824" w:author="Arthur Parmentier" w:date="2020-06-08T22:02:00Z">
        <w:r w:rsidR="00520B77">
          <w:t>make</w:t>
        </w:r>
      </w:ins>
      <w:ins w:id="4825" w:author="Arthur Parmentier" w:date="2020-06-08T22:04:00Z">
        <w:r w:rsidR="00AE26D5">
          <w:t>s</w:t>
        </w:r>
      </w:ins>
      <w:ins w:id="4826" w:author="Arthur Parmentier" w:date="2020-06-08T22:02:00Z">
        <w:r w:rsidR="00520B77">
          <w:t xml:space="preserve"> it a very powerful tool to </w:t>
        </w:r>
      </w:ins>
      <w:ins w:id="4827" w:author="Arthur Parmentier" w:date="2020-06-08T22:03:00Z">
        <w:r w:rsidR="00520B77">
          <w:t>move</w:t>
        </w:r>
      </w:ins>
      <w:ins w:id="4828" w:author="Arthur Parmentier" w:date="2020-06-08T22:04:00Z">
        <w:r w:rsidR="00520B77">
          <w:t xml:space="preserve"> on</w:t>
        </w:r>
      </w:ins>
      <w:ins w:id="4829" w:author="Arthur Parmentier" w:date="2020-06-08T22:03:00Z">
        <w:r w:rsidR="00520B77">
          <w:t xml:space="preserve"> from</w:t>
        </w:r>
      </w:ins>
      <w:ins w:id="4830" w:author="Arthur Parmentier" w:date="2020-06-08T22:02:00Z">
        <w:r w:rsidR="00520B77">
          <w:t xml:space="preserve"> other </w:t>
        </w:r>
      </w:ins>
      <w:ins w:id="4831" w:author="Arthur Parmentier" w:date="2020-06-08T22:03:00Z">
        <w:r w:rsidR="00520B77">
          <w:t>configurat</w:t>
        </w:r>
      </w:ins>
      <w:ins w:id="4832" w:author="Arthur Parmentier" w:date="2020-06-08T22:04:00Z">
        <w:r w:rsidR="00520B77">
          <w:t>ions of improvisation, real-time composition or experimental music.</w:t>
        </w:r>
      </w:ins>
    </w:p>
    <w:p w:rsidR="00AE15ED" w:rsidRDefault="00C5218C">
      <w:pPr>
        <w:pStyle w:val="Paragraphedeliste"/>
        <w:numPr>
          <w:ilvl w:val="0"/>
          <w:numId w:val="11"/>
        </w:numPr>
        <w:rPr>
          <w:ins w:id="4833" w:author="Arthur Parmentier" w:date="2020-06-08T19:22:00Z"/>
        </w:rPr>
        <w:pPrChange w:id="4834" w:author="Arthur Parmentier" w:date="2020-06-10T16:26:00Z">
          <w:pPr/>
        </w:pPrChange>
      </w:pPr>
      <w:ins w:id="4835" w:author="Arthur Parmentier" w:date="2020-06-08T22:05:00Z">
        <w:r>
          <w:t>Finally, the “traditional</w:t>
        </w:r>
      </w:ins>
      <w:ins w:id="4836" w:author="Arthur Parmentier" w:date="2020-06-08T23:01:00Z">
        <w:r w:rsidR="00685FE2">
          <w:t>”</w:t>
        </w:r>
      </w:ins>
      <w:ins w:id="4837" w:author="Arthur Parmentier" w:date="2020-06-08T22:05:00Z">
        <w:r>
          <w:t xml:space="preserve"> visions</w:t>
        </w:r>
      </w:ins>
      <w:ins w:id="4838" w:author="Arthur Parmentier" w:date="2020-06-08T22:06:00Z">
        <w:r>
          <w:t xml:space="preserve"> on and conventions in</w:t>
        </w:r>
      </w:ins>
      <w:ins w:id="4839" w:author="Arthur Parmentier" w:date="2020-06-08T22:05:00Z">
        <w:r>
          <w:t xml:space="preserve"> SP might be related to </w:t>
        </w:r>
      </w:ins>
      <w:ins w:id="4840" w:author="Arthur Parmentier" w:date="2020-06-08T22:08:00Z">
        <w:r w:rsidR="00B908FA">
          <w:t>a</w:t>
        </w:r>
      </w:ins>
      <w:ins w:id="4841" w:author="Arthur Parmentier" w:date="2020-06-08T22:05:00Z">
        <w:r>
          <w:t xml:space="preserve"> </w:t>
        </w:r>
      </w:ins>
      <w:ins w:id="4842" w:author="Arthur Parmentier" w:date="2020-06-08T21:38:00Z">
        <w:r w:rsidR="00AA3711">
          <w:t>Western</w:t>
        </w:r>
      </w:ins>
      <w:ins w:id="4843" w:author="Arthur Parmentier" w:date="2020-06-08T22:08:00Z">
        <w:r w:rsidR="00B908FA">
          <w:t xml:space="preserve"> </w:t>
        </w:r>
      </w:ins>
      <w:ins w:id="4844" w:author="Arthur Parmentier" w:date="2020-06-08T21:38:00Z">
        <w:r w:rsidR="00AA3711">
          <w:t>vision on arts</w:t>
        </w:r>
      </w:ins>
      <w:ins w:id="4845" w:author="Arthur Parmentier" w:date="2020-06-08T22:08:00Z">
        <w:r w:rsidR="00B908FA">
          <w:t>, performance and their cultural conventions</w:t>
        </w:r>
      </w:ins>
      <w:ins w:id="4846" w:author="Arthur Parmentier" w:date="2020-06-08T22:06:00Z">
        <w:r>
          <w:t xml:space="preserve">. The fact that SP </w:t>
        </w:r>
      </w:ins>
      <w:ins w:id="4847" w:author="Arthur Parmentier" w:date="2020-06-08T22:07:00Z">
        <w:r>
          <w:t>developed</w:t>
        </w:r>
      </w:ins>
      <w:ins w:id="4848" w:author="Arthur Parmentier" w:date="2020-06-08T22:06:00Z">
        <w:r>
          <w:t xml:space="preserve"> a lot in Europe </w:t>
        </w:r>
      </w:ins>
      <w:ins w:id="4849" w:author="Arthur Parmentier" w:date="2020-06-08T22:07:00Z">
        <w:r>
          <w:t xml:space="preserve">may have had an </w:t>
        </w:r>
      </w:ins>
      <w:ins w:id="4850" w:author="Arthur Parmentier" w:date="2020-06-08T22:08:00Z">
        <w:r>
          <w:t xml:space="preserve">important </w:t>
        </w:r>
      </w:ins>
      <w:ins w:id="4851" w:author="Arthur Parmentier" w:date="2020-06-08T22:07:00Z">
        <w:r>
          <w:t xml:space="preserve">influence on the </w:t>
        </w:r>
      </w:ins>
      <w:ins w:id="4852" w:author="Arthur Parmentier" w:date="2020-06-08T22:08:00Z">
        <w:r>
          <w:t xml:space="preserve">culturally determined </w:t>
        </w:r>
      </w:ins>
      <w:ins w:id="4853" w:author="Arthur Parmentier" w:date="2020-06-08T22:07:00Z">
        <w:r>
          <w:t>configurations it was used in and the people who diffused it</w:t>
        </w:r>
      </w:ins>
      <w:ins w:id="4854" w:author="Arthur Parmentier" w:date="2020-06-08T22:08:00Z">
        <w:r>
          <w:t>.</w:t>
        </w:r>
      </w:ins>
    </w:p>
    <w:p w:rsidR="009C2211" w:rsidRPr="00850432" w:rsidRDefault="003F4DEE">
      <w:pPr>
        <w:rPr>
          <w:ins w:id="4855" w:author="Arthur Parmentier" w:date="2020-06-08T13:16:00Z"/>
          <w:rPrChange w:id="4856" w:author="Arthur Parmentier" w:date="2020-06-08T13:17:00Z">
            <w:rPr>
              <w:ins w:id="4857" w:author="Arthur Parmentier" w:date="2020-06-08T13:16:00Z"/>
            </w:rPr>
          </w:rPrChange>
        </w:rPr>
        <w:pPrChange w:id="4858" w:author="Arthur Parmentier" w:date="2020-06-10T16:26:00Z">
          <w:pPr>
            <w:pStyle w:val="Titre2"/>
          </w:pPr>
        </w:pPrChange>
      </w:pPr>
      <w:ins w:id="4859" w:author="Arthur Parmentier" w:date="2020-06-08T23:03:00Z">
        <w:r>
          <w:t xml:space="preserve">I interpreted those </w:t>
        </w:r>
      </w:ins>
      <w:ins w:id="4860" w:author="Arthur Parmentier" w:date="2020-06-08T23:02:00Z">
        <w:r>
          <w:t xml:space="preserve">specificities </w:t>
        </w:r>
      </w:ins>
      <w:ins w:id="4861" w:author="Arthur Parmentier" w:date="2020-06-08T23:03:00Z">
        <w:r>
          <w:t xml:space="preserve">in </w:t>
        </w:r>
      </w:ins>
      <w:ins w:id="4862" w:author="Arthur Parmentier" w:date="2020-06-08T23:02:00Z">
        <w:r>
          <w:t xml:space="preserve">the </w:t>
        </w:r>
      </w:ins>
      <w:ins w:id="4863" w:author="Arthur Parmentier" w:date="2020-06-08T23:03:00Z">
        <w:r>
          <w:t xml:space="preserve">mechanisms and contexts of </w:t>
        </w:r>
      </w:ins>
      <w:ins w:id="4864" w:author="Arthur Parmentier" w:date="2020-06-08T23:02:00Z">
        <w:r>
          <w:t xml:space="preserve">diffusion of SP </w:t>
        </w:r>
      </w:ins>
      <w:ins w:id="4865" w:author="Arthur Parmentier" w:date="2020-06-08T23:03:00Z">
        <w:r>
          <w:t xml:space="preserve">as explanations of what I would call rather </w:t>
        </w:r>
      </w:ins>
      <w:ins w:id="4866" w:author="Arthur Parmentier" w:date="2020-06-08T23:04:00Z">
        <w:r>
          <w:t>mainstream or traditional configurations of SP in contrast to marginal, recent configuration</w:t>
        </w:r>
      </w:ins>
      <w:ins w:id="4867" w:author="Arthur Parmentier" w:date="2020-06-08T23:05:00Z">
        <w:r>
          <w:t>s.</w:t>
        </w:r>
      </w:ins>
    </w:p>
    <w:p w:rsidR="00B51C3F" w:rsidRPr="007C437A" w:rsidRDefault="00980410">
      <w:pPr>
        <w:pStyle w:val="Titre4"/>
        <w:rPr>
          <w:ins w:id="4868" w:author="Arthur Parmentier" w:date="2020-06-07T14:40:00Z"/>
        </w:rPr>
        <w:pPrChange w:id="4869" w:author="Arthur Parmentier" w:date="2020-06-10T16:26:00Z">
          <w:pPr>
            <w:pStyle w:val="Titre3"/>
          </w:pPr>
        </w:pPrChange>
      </w:pPr>
      <w:ins w:id="4870" w:author="Arthur Parmentier" w:date="2020-06-08T18:19:00Z">
        <w:r>
          <w:t>A remark on</w:t>
        </w:r>
      </w:ins>
      <w:ins w:id="4871" w:author="Arthur Parmentier" w:date="2020-06-08T22:15:00Z">
        <w:r w:rsidR="003E0426">
          <w:t xml:space="preserve"> the performativity of SP,</w:t>
        </w:r>
      </w:ins>
      <w:ins w:id="4872" w:author="Arthur Parmentier" w:date="2020-06-08T18:19:00Z">
        <w:r>
          <w:t xml:space="preserve"> s</w:t>
        </w:r>
      </w:ins>
      <w:ins w:id="4873" w:author="Arthur Parmentier" w:date="2020-06-08T18:16:00Z">
        <w:r w:rsidR="00224A9B">
          <w:t>tyle</w:t>
        </w:r>
      </w:ins>
      <w:ins w:id="4874" w:author="Arthur Parmentier" w:date="2020-06-08T22:15:00Z">
        <w:r w:rsidR="00675373">
          <w:t xml:space="preserve"> </w:t>
        </w:r>
        <w:r w:rsidR="009673EB">
          <w:t>and</w:t>
        </w:r>
      </w:ins>
      <w:ins w:id="4875" w:author="Arthur Parmentier" w:date="2020-06-08T18:20:00Z">
        <w:r w:rsidR="00965F40">
          <w:t xml:space="preserve"> </w:t>
        </w:r>
      </w:ins>
      <w:ins w:id="4876" w:author="Arthur Parmentier" w:date="2020-06-07T14:59:00Z">
        <w:r w:rsidR="00770F9D" w:rsidRPr="007C437A">
          <w:t>esthetics</w:t>
        </w:r>
      </w:ins>
    </w:p>
    <w:p w:rsidR="00C738C5" w:rsidRDefault="00B51C3F">
      <w:pPr>
        <w:rPr>
          <w:ins w:id="4877" w:author="Arthur Parmentier" w:date="2020-06-08T22:15:00Z"/>
        </w:rPr>
      </w:pPr>
      <w:ins w:id="4878" w:author="Arthur Parmentier" w:date="2020-06-07T14:40:00Z">
        <w:r w:rsidRPr="007C437A">
          <w:t>Walter Thompson writes in his</w:t>
        </w:r>
      </w:ins>
      <w:ins w:id="4879" w:author="Arthur Parmentier" w:date="2020-06-07T14:41:00Z">
        <w:r w:rsidRPr="007C437A">
          <w:t xml:space="preserve"> WB2: “At this point in your studies you understand Soundpainting is not a style of music such as Classical, Jazz, Rock, Rap, Folk, etc. It i</w:t>
        </w:r>
      </w:ins>
      <w:ins w:id="4880" w:author="Arthur Parmentier" w:date="2020-06-07T14:42:00Z">
        <w:r w:rsidRPr="007C437A">
          <w:t>s</w:t>
        </w:r>
      </w:ins>
      <w:ins w:id="4881" w:author="Arthur Parmentier" w:date="2020-06-07T14:41:00Z">
        <w:r w:rsidRPr="007C437A">
          <w:t xml:space="preserve"> a sign language for composing in real time</w:t>
        </w:r>
      </w:ins>
      <w:ins w:id="4882" w:author="Arthur Parmentier" w:date="2020-06-07T14:42:00Z">
        <w:r w:rsidRPr="007C437A">
          <w:t>”.</w:t>
        </w:r>
        <w:r w:rsidR="0080662F" w:rsidRPr="007C437A">
          <w:t xml:space="preserve"> What is raised here is the fact that one can use Soundpainting for very different esthetic and stylistic results.</w:t>
        </w:r>
      </w:ins>
      <w:ins w:id="4883" w:author="Arthur Parmentier" w:date="2020-06-08T22:16:00Z">
        <w:r w:rsidR="00985095">
          <w:t xml:space="preserve"> However, I will try </w:t>
        </w:r>
      </w:ins>
      <w:ins w:id="4884"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4885" w:author="Arthur Parmentier" w:date="2020-06-08T22:12:00Z"/>
        </w:rPr>
      </w:pPr>
      <w:ins w:id="4886" w:author="Arthur Parmentier" w:date="2020-06-07T15:18:00Z">
        <w:r w:rsidRPr="007C437A">
          <w:lastRenderedPageBreak/>
          <w:t>On one side,</w:t>
        </w:r>
      </w:ins>
      <w:ins w:id="4887" w:author="Arthur Parmentier" w:date="2020-06-07T14:44:00Z">
        <w:r w:rsidR="002B27F4" w:rsidRPr="007C437A">
          <w:t xml:space="preserve"> SP is not equally used to produce all styles and esthetic</w:t>
        </w:r>
      </w:ins>
      <w:ins w:id="4888" w:author="Arthur Parmentier" w:date="2020-06-07T14:45:00Z">
        <w:r w:rsidR="002B27F4" w:rsidRPr="007C437A">
          <w:t>s. SP is more efficient and performative at composing in certain styles that other</w:t>
        </w:r>
      </w:ins>
      <w:ins w:id="4889" w:author="Arthur Parmentier" w:date="2020-06-07T14:46:00Z">
        <w:r w:rsidR="002B27F4" w:rsidRPr="007C437A">
          <w:t>s</w:t>
        </w:r>
      </w:ins>
      <w:ins w:id="4890"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4891" w:author="Arthur Parmentier" w:date="2020-06-08T18:19:00Z">
        <w:r w:rsidR="00834C4D">
          <w:t xml:space="preserve"> This also explains why </w:t>
        </w:r>
      </w:ins>
      <w:ins w:id="4892" w:author="Arthur Parmentier" w:date="2020-06-08T18:20:00Z">
        <w:r w:rsidR="00834C4D">
          <w:t>some people say that something “sounds” or “looks” like SP</w:t>
        </w:r>
      </w:ins>
      <w:ins w:id="4893" w:author="Arthur Parmentier" w:date="2020-06-08T22:12:00Z">
        <w:r w:rsidR="0022488D">
          <w:t>, as they do construct of prototypical view of the style of SP from their experience.</w:t>
        </w:r>
      </w:ins>
    </w:p>
    <w:p w:rsidR="00224457" w:rsidRDefault="0047451C">
      <w:pPr>
        <w:rPr>
          <w:ins w:id="4894" w:author="Arthur Parmentier" w:date="2020-06-08T22:18:00Z"/>
        </w:rPr>
      </w:pPr>
      <w:ins w:id="4895" w:author="Arthur Parmentier" w:date="2020-06-07T15:05:00Z">
        <w:r w:rsidRPr="007C437A">
          <w:t xml:space="preserve">On the other side, </w:t>
        </w:r>
      </w:ins>
      <w:ins w:id="4896" w:author="Arthur Parmentier" w:date="2020-06-07T15:06:00Z">
        <w:r w:rsidRPr="007C437A">
          <w:t>the production of a certain style or esthetic, the</w:t>
        </w:r>
      </w:ins>
      <w:ins w:id="4897" w:author="Arthur Parmentier" w:date="2020-06-08T18:19:00Z">
        <w:r w:rsidR="00980410">
          <w:t xml:space="preserve"> choices of</w:t>
        </w:r>
      </w:ins>
      <w:ins w:id="4898" w:author="Arthur Parmentier" w:date="2020-06-07T15:06:00Z">
        <w:r w:rsidRPr="007C437A">
          <w:t xml:space="preserve"> conventions and configurations in SP are </w:t>
        </w:r>
      </w:ins>
      <w:ins w:id="4899" w:author="Arthur Parmentier" w:date="2020-06-08T22:13:00Z">
        <w:r w:rsidR="005D3530">
          <w:t>conditioned by</w:t>
        </w:r>
      </w:ins>
      <w:ins w:id="4900" w:author="Arthur Parmentier" w:date="2020-06-07T15:06:00Z">
        <w:r w:rsidRPr="007C437A">
          <w:t xml:space="preserve"> both particular (individual) and cultural </w:t>
        </w:r>
      </w:ins>
      <w:ins w:id="4901" w:author="Arthur Parmentier" w:date="2020-06-08T22:13:00Z">
        <w:r w:rsidR="005D3530">
          <w:t>contexts, which may also have influenced its development towards a greater performativity for certain styles and esthetics</w:t>
        </w:r>
      </w:ins>
      <w:ins w:id="4902" w:author="Arthur Parmentier" w:date="2020-06-08T22:14:00Z">
        <w:r w:rsidR="005D3530">
          <w:t>, for instance linked to the Western contemporary artistic practices.</w:t>
        </w:r>
      </w:ins>
    </w:p>
    <w:p w:rsidR="00E00D1B" w:rsidRDefault="00E00D1B">
      <w:pPr>
        <w:rPr>
          <w:ins w:id="4903" w:author="Arthur Parmentier" w:date="2020-06-09T23:08:00Z"/>
        </w:rPr>
      </w:pPr>
      <w:ins w:id="4904" w:author="Arthur Parmentier" w:date="2020-06-08T22:18:00Z">
        <w:r>
          <w:t xml:space="preserve">Because SP is now developing in many countries, cultures and is being used by an increasing number of artists, I am sure that the diversity of its use will keep increasing, from </w:t>
        </w:r>
      </w:ins>
      <w:ins w:id="4905" w:author="Arthur Parmentier" w:date="2020-06-08T22:19:00Z">
        <w:r>
          <w:t>experimental contemporary performances to baila baila parties.</w:t>
        </w:r>
        <w:r w:rsidR="006D51E1">
          <w:rPr>
            <w:rStyle w:val="Appelnotedebasdep"/>
          </w:rPr>
          <w:footnoteReference w:id="29"/>
        </w:r>
      </w:ins>
      <w:ins w:id="4909" w:author="Arthur Parmentier" w:date="2020-06-08T22:18:00Z">
        <w:r>
          <w:t xml:space="preserve"> </w:t>
        </w:r>
      </w:ins>
    </w:p>
    <w:p w:rsidR="00E03EAB" w:rsidRDefault="00E03EAB">
      <w:pPr>
        <w:pStyle w:val="Titre3"/>
        <w:rPr>
          <w:ins w:id="4910" w:author="Arthur Parmentier" w:date="2020-06-09T23:08:00Z"/>
        </w:rPr>
        <w:pPrChange w:id="4911" w:author="Arthur Parmentier" w:date="2020-06-10T16:26:00Z">
          <w:pPr>
            <w:pStyle w:val="Titre2"/>
          </w:pPr>
        </w:pPrChange>
      </w:pPr>
      <w:bookmarkStart w:id="4912" w:name="_Toc42698958"/>
      <w:ins w:id="4913" w:author="Arthur Parmentier" w:date="2020-06-09T23:08:00Z">
        <w:r>
          <w:t>Concluding remark: the meaning of SP as its use</w:t>
        </w:r>
        <w:bookmarkEnd w:id="4912"/>
      </w:ins>
    </w:p>
    <w:p w:rsidR="00E03EAB" w:rsidRDefault="00E03EAB" w:rsidP="00E03EAB">
      <w:pPr>
        <w:rPr>
          <w:ins w:id="4914" w:author="Arthur Parmentier" w:date="2020-06-09T23:12:00Z"/>
        </w:rPr>
      </w:pPr>
      <w:ins w:id="4915" w:author="Arthur Parmentier" w:date="2020-06-09T23:09:00Z">
        <w:r>
          <w:t>In the previous parts, I have been critical about the deploying of many elements of contexts inside the common defin</w:t>
        </w:r>
      </w:ins>
      <w:ins w:id="4916" w:author="Arthur Parmentier" w:date="2020-06-09T23:10:00Z">
        <w:r>
          <w:t xml:space="preserve">itions and descriptions of SP. However, in this part, I would like to step back from this critique and reflect </w:t>
        </w:r>
      </w:ins>
      <w:ins w:id="4917" w:author="Arthur Parmentier" w:date="2020-06-09T23:11:00Z">
        <w:r>
          <w:t xml:space="preserve">on SP from </w:t>
        </w:r>
      </w:ins>
      <w:ins w:id="4918" w:author="Arthur Parmentier" w:date="2020-06-10T18:26:00Z">
        <w:r w:rsidR="00572563">
          <w:t xml:space="preserve">the </w:t>
        </w:r>
      </w:ins>
      <w:ins w:id="4919" w:author="Arthur Parmentier" w:date="2020-06-09T23:11:00Z">
        <w:r>
          <w:t>point of Wittgenstein for whom the meaning can only b</w:t>
        </w:r>
      </w:ins>
      <w:ins w:id="4920" w:author="Arthur Parmentier" w:date="2020-06-09T23:12:00Z">
        <w:r>
          <w:t>e a function and definition of how the language is used in very practical situations.</w:t>
        </w:r>
      </w:ins>
    </w:p>
    <w:p w:rsidR="003D2A80" w:rsidRDefault="00E03EAB">
      <w:pPr>
        <w:rPr>
          <w:ins w:id="4921" w:author="Arthur Parmentier" w:date="2020-06-10T18:24:00Z"/>
        </w:rPr>
      </w:pPr>
      <w:ins w:id="4922" w:author="Arthur Parmentier" w:date="2020-06-09T23:13:00Z">
        <w:r>
          <w:t>In accordance with what we have seen of the concept theories, Wittgenstein reminds us that definitions are constr</w:t>
        </w:r>
      </w:ins>
      <w:ins w:id="4923" w:author="Arthur Parmentier" w:date="2020-06-09T23:14:00Z">
        <w:r>
          <w:t xml:space="preserve">ucted from the common use of words and language, rather than linguistic analysis and theoretical models. </w:t>
        </w:r>
      </w:ins>
      <w:ins w:id="4924" w:author="Arthur Parmentier" w:date="2020-06-09T23:15:00Z">
        <w:r>
          <w:t xml:space="preserve">In particular, the elements of context that I have discussed previously are commonly recognized as part of SP </w:t>
        </w:r>
      </w:ins>
      <w:ins w:id="4925" w:author="Arthur Parmentier" w:date="2020-06-09T23:16:00Z">
        <w:r>
          <w:t>and although my attempts at identifying the divergent orig</w:t>
        </w:r>
      </w:ins>
      <w:ins w:id="4926" w:author="Arthur Parmentier" w:date="2020-06-09T23:17:00Z">
        <w:r>
          <w:t xml:space="preserve">ins of the elements constitutive of its definition (linguistic elements, configurational elements, convention…) it is nevertheless true </w:t>
        </w:r>
      </w:ins>
      <w:ins w:id="4927" w:author="Arthur Parmentier" w:date="2020-06-09T23:18:00Z">
        <w:r w:rsidR="00AB0F11">
          <w:t>that SP cannot be understood without them, and that they constitute the meaning of SP.</w:t>
        </w:r>
      </w:ins>
      <w:ins w:id="4928" w:author="Arthur Parmentier" w:date="2020-06-10T18:24:00Z">
        <w:r w:rsidR="003D2A80">
          <w:br w:type="page"/>
        </w:r>
      </w:ins>
    </w:p>
    <w:p w:rsidR="00B22614" w:rsidRPr="007C437A" w:rsidDel="00A84632" w:rsidRDefault="00B22614" w:rsidP="00E6654A">
      <w:pPr>
        <w:rPr>
          <w:del w:id="4929" w:author="Arthur Parmentier" w:date="2020-05-14T13:28:00Z"/>
        </w:rPr>
      </w:pPr>
      <w:bookmarkStart w:id="4930" w:name="_Toc40355388"/>
      <w:bookmarkStart w:id="4931" w:name="_Toc40355925"/>
      <w:bookmarkStart w:id="4932" w:name="_Toc40356089"/>
      <w:bookmarkStart w:id="4933" w:name="_Toc40363697"/>
      <w:bookmarkStart w:id="4934" w:name="_Toc40363760"/>
      <w:bookmarkStart w:id="4935" w:name="_Toc40431469"/>
      <w:bookmarkStart w:id="4936" w:name="_Toc41067197"/>
      <w:bookmarkStart w:id="4937" w:name="_Toc42259012"/>
      <w:bookmarkStart w:id="4938" w:name="_Toc42259089"/>
      <w:bookmarkStart w:id="4939" w:name="_Toc42449768"/>
      <w:bookmarkStart w:id="4940" w:name="_Toc42449850"/>
      <w:bookmarkStart w:id="4941" w:name="_Toc42550036"/>
      <w:bookmarkStart w:id="4942" w:name="_Toc42550129"/>
      <w:bookmarkStart w:id="4943" w:name="_Toc42698880"/>
      <w:bookmarkStart w:id="4944" w:name="_Toc4269895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p>
    <w:p w:rsidR="00F25194" w:rsidRPr="007C437A" w:rsidRDefault="00295FEB" w:rsidP="00E6654A">
      <w:pPr>
        <w:pStyle w:val="Titre1"/>
        <w:rPr>
          <w:ins w:id="4945" w:author="Arthur Parmentier" w:date="2020-05-15T10:44:00Z"/>
        </w:rPr>
      </w:pPr>
      <w:bookmarkStart w:id="4946" w:name="_Toc42698960"/>
      <w:ins w:id="4947" w:author="Arthur Parmentier" w:date="2020-06-10T16:27:00Z">
        <w:r>
          <w:t xml:space="preserve">Practical part: </w:t>
        </w:r>
      </w:ins>
      <w:del w:id="4948" w:author="Arthur Parmentier" w:date="2020-06-10T16:27:00Z">
        <w:r w:rsidR="00F25194" w:rsidRPr="007C437A" w:rsidDel="00295FEB">
          <w:delText>S</w:delText>
        </w:r>
      </w:del>
      <w:ins w:id="4949" w:author="Arthur Parmentier" w:date="2020-06-10T18:25:00Z">
        <w:r w:rsidR="006340F0">
          <w:t>SP</w:t>
        </w:r>
      </w:ins>
      <w:del w:id="4950" w:author="Arthur Parmentier" w:date="2020-06-10T18:25:00Z">
        <w:r w:rsidR="00F25194" w:rsidRPr="007C437A" w:rsidDel="006340F0">
          <w:delText>oundpainting</w:delText>
        </w:r>
      </w:del>
      <w:r w:rsidR="00F25194" w:rsidRPr="007C437A">
        <w:t xml:space="preserve"> recognition with Max/MSP</w:t>
      </w:r>
      <w:bookmarkEnd w:id="4946"/>
    </w:p>
    <w:p w:rsidR="00D32387" w:rsidRPr="007C437A" w:rsidRDefault="00B01D9E">
      <w:pPr>
        <w:rPr>
          <w:ins w:id="4951" w:author="Arthur Parmentier" w:date="2020-05-18T17:13:00Z"/>
        </w:rPr>
      </w:pPr>
      <w:ins w:id="4952" w:author="Arthur Parmentier" w:date="2020-05-15T10:44:00Z">
        <w:r w:rsidRPr="007C437A">
          <w:t xml:space="preserve">In this section, </w:t>
        </w:r>
      </w:ins>
      <w:ins w:id="4953" w:author="Arthur Parmentier" w:date="2020-05-15T10:45:00Z">
        <w:r w:rsidRPr="007C437A">
          <w:t xml:space="preserve">I will introduce my Max/MSP </w:t>
        </w:r>
      </w:ins>
      <w:ins w:id="4954" w:author="Arthur Parmentier" w:date="2020-06-10T18:25:00Z">
        <w:r w:rsidR="005C702E">
          <w:t>S</w:t>
        </w:r>
      </w:ins>
      <w:ins w:id="4955" w:author="Arthur Parmentier" w:date="2020-05-15T10:45:00Z">
        <w:r w:rsidRPr="007C437A">
          <w:t xml:space="preserve">oundpainting recognition tool. </w:t>
        </w:r>
      </w:ins>
    </w:p>
    <w:p w:rsidR="00D32387" w:rsidRPr="007C437A" w:rsidRDefault="00D32387">
      <w:pPr>
        <w:rPr>
          <w:ins w:id="4956" w:author="Arthur Parmentier" w:date="2020-05-18T17:13:00Z"/>
        </w:rPr>
      </w:pPr>
      <w:ins w:id="4957" w:author="Arthur Parmentier" w:date="2020-05-18T17:13:00Z">
        <w:r w:rsidRPr="007C437A">
          <w:t>First, w</w:t>
        </w:r>
      </w:ins>
      <w:ins w:id="4958" w:author="Arthur Parmentier" w:date="2020-05-15T10:46:00Z">
        <w:r w:rsidR="00B01D9E" w:rsidRPr="007C437A">
          <w:t>e will motivate the creation of such a tool, capable of recognizing several SP signs but also of creating new ones, as a composer would do</w:t>
        </w:r>
      </w:ins>
      <w:ins w:id="4959" w:author="Arthur Parmentier" w:date="2020-06-11T18:58:00Z">
        <w:r w:rsidR="00651C23">
          <w:t xml:space="preserve"> and provide a sho</w:t>
        </w:r>
      </w:ins>
      <w:ins w:id="4960" w:author="Arthur Parmentier" w:date="2020-06-11T18:59:00Z">
        <w:r w:rsidR="00651C23">
          <w:t>rt overview on the previous literature on the subject.</w:t>
        </w:r>
      </w:ins>
    </w:p>
    <w:p w:rsidR="00B01D9E" w:rsidRPr="007C437A" w:rsidRDefault="00C261F8">
      <w:pPr>
        <w:rPr>
          <w:ins w:id="4961" w:author="Arthur Parmentier" w:date="2020-05-18T17:10:00Z"/>
        </w:rPr>
      </w:pPr>
      <w:ins w:id="4962" w:author="Arthur Parmentier" w:date="2020-05-15T10:46:00Z">
        <w:r w:rsidRPr="007C437A">
          <w:t>Then, we will explore</w:t>
        </w:r>
      </w:ins>
      <w:ins w:id="4963" w:author="Arthur Parmentier" w:date="2020-05-15T10:47:00Z">
        <w:r w:rsidRPr="007C437A">
          <w:t xml:space="preserve"> the structure of this tool in a top-bottom approach, in contrast with constructivist model of SP that I presented in previous s</w:t>
        </w:r>
      </w:ins>
      <w:ins w:id="4964" w:author="Arthur Parmentier" w:date="2020-05-15T10:48:00Z">
        <w:r w:rsidRPr="007C437A">
          <w:t>ections</w:t>
        </w:r>
      </w:ins>
      <w:ins w:id="4965"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4966" w:author="Arthur Parmentier" w:date="2020-05-18T17:16:00Z"/>
        </w:rPr>
      </w:pPr>
      <w:ins w:id="4967" w:author="Arthur Parmentier" w:date="2020-05-18T17:14:00Z">
        <w:r w:rsidRPr="007C437A">
          <w:t>Moreover,</w:t>
        </w:r>
      </w:ins>
      <w:ins w:id="4968" w:author="Arthur Parmentier" w:date="2020-05-18T17:10:00Z">
        <w:r w:rsidR="00CE7ED8" w:rsidRPr="007C437A">
          <w:t xml:space="preserve"> we will</w:t>
        </w:r>
      </w:ins>
      <w:ins w:id="4969" w:author="Arthur Parmentier" w:date="2020-05-18T17:15:00Z">
        <w:r w:rsidRPr="007C437A">
          <w:t xml:space="preserve"> </w:t>
        </w:r>
      </w:ins>
      <w:ins w:id="4970" w:author="Arthur Parmentier" w:date="2020-05-18T17:16:00Z">
        <w:r w:rsidRPr="007C437A">
          <w:t>investigate</w:t>
        </w:r>
      </w:ins>
      <w:ins w:id="4971" w:author="Arthur Parmentier" w:date="2020-05-18T17:15:00Z">
        <w:r w:rsidRPr="007C437A">
          <w:t xml:space="preserve"> basic performance </w:t>
        </w:r>
      </w:ins>
      <w:ins w:id="4972" w:author="Arthur Parmentier" w:date="2020-05-18T17:16:00Z">
        <w:r w:rsidRPr="007C437A">
          <w:t>mechanisms to optimize the speed and accuracy of the system.</w:t>
        </w:r>
      </w:ins>
    </w:p>
    <w:p w:rsidR="00D32387" w:rsidRPr="007C437A" w:rsidRDefault="00D32387">
      <w:pPr>
        <w:rPr>
          <w:rPrChange w:id="4973" w:author="Arthur Parmentier" w:date="2020-06-07T15:27:00Z">
            <w:rPr/>
          </w:rPrChange>
        </w:rPr>
        <w:pPrChange w:id="4974" w:author="Arthur Parmentier" w:date="2020-05-15T10:44:00Z">
          <w:pPr>
            <w:pStyle w:val="Titre1"/>
          </w:pPr>
        </w:pPrChange>
      </w:pPr>
      <w:ins w:id="4975" w:author="Arthur Parmentier" w:date="2020-05-18T17:16:00Z">
        <w:r w:rsidRPr="007C437A">
          <w:rPr>
            <w:rPrChange w:id="4976" w:author="Arthur Parmentier" w:date="2020-06-07T15:27:00Z">
              <w:rPr/>
            </w:rPrChange>
          </w:rPr>
          <w:t xml:space="preserve">Finally, we will discuss </w:t>
        </w:r>
      </w:ins>
      <w:ins w:id="4977" w:author="Arthur Parmentier" w:date="2020-05-18T17:17:00Z">
        <w:r w:rsidRPr="007C437A">
          <w:rPr>
            <w:rPrChange w:id="4978" w:author="Arthur Parmentier" w:date="2020-06-07T15:27:00Z">
              <w:rPr/>
            </w:rPrChange>
          </w:rPr>
          <w:t>the use of this tool for learning SP in connection with the theoretical aspects discussed in the previous parts. We will look at some implications of the tool for the</w:t>
        </w:r>
      </w:ins>
      <w:ins w:id="4979" w:author="Arthur Parmentier" w:date="2020-05-18T17:18:00Z">
        <w:r w:rsidRPr="007C437A">
          <w:rPr>
            <w:rPrChange w:id="4980" w:author="Arthur Parmentier" w:date="2020-06-07T15:27:00Z">
              <w:rPr/>
            </w:rPrChange>
          </w:rPr>
          <w:t xml:space="preserve"> formalization of SP and hopefully, the future of the language.</w:t>
        </w:r>
      </w:ins>
    </w:p>
    <w:p w:rsidR="00F25194" w:rsidRPr="007C437A" w:rsidRDefault="00F25194">
      <w:pPr>
        <w:pStyle w:val="Titre2"/>
        <w:rPr>
          <w:ins w:id="4981" w:author="Arthur Parmentier" w:date="2020-05-15T10:37:00Z"/>
        </w:rPr>
      </w:pPr>
      <w:bookmarkStart w:id="4982" w:name="_Toc42698961"/>
      <w:r w:rsidRPr="007C437A">
        <w:t>A new configuration: motivations, goals, workflow &amp; challenges</w:t>
      </w:r>
      <w:bookmarkEnd w:id="4982"/>
    </w:p>
    <w:p w:rsidR="006E7D32" w:rsidRDefault="006E7D32">
      <w:pPr>
        <w:pStyle w:val="Titre3"/>
        <w:rPr>
          <w:ins w:id="4983" w:author="Arthur Parmentier" w:date="2020-06-10T18:36:00Z"/>
        </w:rPr>
      </w:pPr>
      <w:bookmarkStart w:id="4984" w:name="_Toc42698962"/>
      <w:ins w:id="4985" w:author="Arthur Parmentier" w:date="2020-05-15T15:41:00Z">
        <w:r w:rsidRPr="007C437A">
          <w:t>Motivations</w:t>
        </w:r>
      </w:ins>
      <w:bookmarkEnd w:id="4984"/>
    </w:p>
    <w:p w:rsidR="00402BCD" w:rsidRDefault="00402BCD" w:rsidP="00402BCD">
      <w:pPr>
        <w:pStyle w:val="Titre4"/>
        <w:rPr>
          <w:ins w:id="4986" w:author="Arthur Parmentier" w:date="2020-06-10T18:37:00Z"/>
        </w:rPr>
      </w:pPr>
      <w:ins w:id="4987" w:author="Arthur Parmentier" w:date="2020-06-10T18:36:00Z">
        <w:r>
          <w:t>Computer music with SP</w:t>
        </w:r>
      </w:ins>
    </w:p>
    <w:p w:rsidR="00402BCD" w:rsidRPr="00402BCD" w:rsidRDefault="00402BCD">
      <w:pPr>
        <w:rPr>
          <w:ins w:id="4988" w:author="Arthur Parmentier" w:date="2020-06-10T18:37:00Z"/>
          <w:rPrChange w:id="4989" w:author="Arthur Parmentier" w:date="2020-06-10T18:37:00Z">
            <w:rPr>
              <w:ins w:id="4990" w:author="Arthur Parmentier" w:date="2020-06-10T18:37:00Z"/>
            </w:rPr>
          </w:rPrChange>
        </w:rPr>
        <w:pPrChange w:id="4991" w:author="Arthur Parmentier" w:date="2020-06-10T18:37:00Z">
          <w:pPr>
            <w:pStyle w:val="Titre4"/>
          </w:pPr>
        </w:pPrChange>
      </w:pPr>
      <w:ins w:id="4992" w:author="Arthur Parmentier" w:date="2020-06-10T18:37:00Z">
        <w:r>
          <w:t>Thompson rep</w:t>
        </w:r>
      </w:ins>
      <w:ins w:id="4993" w:author="Arthur Parmentier" w:date="2020-06-10T18:38:00Z">
        <w:r>
          <w:t xml:space="preserve">orts the specificities of using and controlling electronic instruments with </w:t>
        </w:r>
      </w:ins>
      <w:ins w:id="4994" w:author="Arthur Parmentier" w:date="2020-06-10T18:39:00Z">
        <w:r>
          <w:t>SP:</w:t>
        </w:r>
      </w:ins>
    </w:p>
    <w:p w:rsidR="00402BCD" w:rsidRDefault="00402BCD">
      <w:pPr>
        <w:pStyle w:val="Citation"/>
        <w:rPr>
          <w:ins w:id="4995" w:author="Arthur Parmentier" w:date="2020-06-10T18:37:00Z"/>
        </w:rPr>
        <w:pPrChange w:id="4996" w:author="Arthur Parmentier" w:date="2020-06-10T18:39:00Z">
          <w:pPr/>
        </w:pPrChange>
      </w:pPr>
      <w:ins w:id="4997" w:author="Arthur Parmentier" w:date="2020-06-10T18:37:00Z">
        <w:r>
          <w:t>“Electronic” are incorporated into your work and gestural language. What software have your laptop performers worked with in the past?</w:t>
        </w:r>
      </w:ins>
    </w:p>
    <w:p w:rsidR="00402BCD" w:rsidRDefault="00402BCD">
      <w:pPr>
        <w:pStyle w:val="Citation"/>
        <w:rPr>
          <w:ins w:id="4998" w:author="Arthur Parmentier" w:date="2020-06-10T18:37:00Z"/>
        </w:rPr>
        <w:pPrChange w:id="4999" w:author="Arthur Parmentier" w:date="2020-06-10T18:39:00Z">
          <w:pPr/>
        </w:pPrChange>
      </w:pPr>
      <w:ins w:id="5000" w:author="Arthur Parmentier" w:date="2020-06-10T18:37:00Z">
        <w:r>
          <w:t>Each laptop performer usually designs or modifies their own software in order to be able to respond to the gestures quickly.</w:t>
        </w:r>
      </w:ins>
    </w:p>
    <w:p w:rsidR="00402BCD" w:rsidRDefault="00402BCD">
      <w:pPr>
        <w:pStyle w:val="Citation"/>
        <w:rPr>
          <w:ins w:id="5001" w:author="Arthur Parmentier" w:date="2020-06-10T18:37:00Z"/>
        </w:rPr>
        <w:pPrChange w:id="5002" w:author="Arthur Parmentier" w:date="2020-06-10T18:39:00Z">
          <w:pPr/>
        </w:pPrChange>
      </w:pPr>
      <w:ins w:id="5003" w:author="Arthur Parmentier" w:date="2020-06-10T18:37:00Z">
        <w:r>
          <w:t>Have you found any limitation in the real-time nature of the response from these electronic ensemble members?</w:t>
        </w:r>
      </w:ins>
    </w:p>
    <w:p w:rsidR="00402BCD" w:rsidRDefault="00402BCD" w:rsidP="00402BCD">
      <w:pPr>
        <w:pStyle w:val="Citation"/>
        <w:rPr>
          <w:ins w:id="5004" w:author="Arthur Parmentier" w:date="2020-06-10T18:39:00Z"/>
        </w:rPr>
      </w:pPr>
      <w:ins w:id="5005" w:author="Arthur Parmentier" w:date="2020-06-10T18:37:00Z">
        <w:r>
          <w:t xml:space="preserve">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w:t>
        </w:r>
        <w:r>
          <w:lastRenderedPageBreak/>
          <w:t>prepare a response. This is the same when working with visual artists – they often need a little more time to prepare a response to certain gestures.</w:t>
        </w:r>
      </w:ins>
    </w:p>
    <w:p w:rsidR="00402BCD" w:rsidRPr="00402BCD" w:rsidRDefault="00402BCD">
      <w:pPr>
        <w:rPr>
          <w:ins w:id="5006" w:author="Arthur Parmentier" w:date="2020-06-10T18:36:00Z"/>
          <w:rPrChange w:id="5007" w:author="Arthur Parmentier" w:date="2020-06-10T18:39:00Z">
            <w:rPr>
              <w:ins w:id="5008" w:author="Arthur Parmentier" w:date="2020-06-10T18:36:00Z"/>
            </w:rPr>
          </w:rPrChange>
        </w:rPr>
        <w:pPrChange w:id="5009" w:author="Arthur Parmentier" w:date="2020-06-10T18:39:00Z">
          <w:pPr>
            <w:pStyle w:val="Titre4"/>
          </w:pPr>
        </w:pPrChange>
      </w:pPr>
    </w:p>
    <w:p w:rsidR="00402BCD" w:rsidRPr="00402BCD" w:rsidRDefault="00402BCD">
      <w:pPr>
        <w:pStyle w:val="Titre4"/>
        <w:rPr>
          <w:ins w:id="5010" w:author="Arthur Parmentier" w:date="2020-05-15T15:41:00Z"/>
          <w:rPrChange w:id="5011" w:author="Arthur Parmentier" w:date="2020-06-10T18:36:00Z">
            <w:rPr>
              <w:ins w:id="5012" w:author="Arthur Parmentier" w:date="2020-05-15T15:41:00Z"/>
            </w:rPr>
          </w:rPrChange>
        </w:rPr>
        <w:pPrChange w:id="5013" w:author="Arthur Parmentier" w:date="2020-06-10T18:36:00Z">
          <w:pPr/>
        </w:pPrChange>
      </w:pPr>
      <w:ins w:id="5014" w:author="Arthur Parmentier" w:date="2020-06-10T18:36:00Z">
        <w:r>
          <w:t>A new configuration</w:t>
        </w:r>
      </w:ins>
    </w:p>
    <w:p w:rsidR="00124705" w:rsidRPr="007C437A" w:rsidRDefault="00C261F8" w:rsidP="00B01D9E">
      <w:pPr>
        <w:rPr>
          <w:ins w:id="5015" w:author="Arthur Parmentier" w:date="2020-06-02T18:11:00Z"/>
        </w:rPr>
      </w:pPr>
      <w:ins w:id="5016" w:author="Arthur Parmentier" w:date="2020-05-15T10:51:00Z">
        <w:r w:rsidRPr="007C437A">
          <w:t xml:space="preserve">We have seen </w:t>
        </w:r>
      </w:ins>
      <w:ins w:id="5017" w:author="Arthur Parmentier" w:date="2020-05-15T11:07:00Z">
        <w:r w:rsidR="00573005" w:rsidRPr="007C437A">
          <w:t>previously</w:t>
        </w:r>
      </w:ins>
      <w:ins w:id="5018" w:author="Arthur Parmentier" w:date="2020-05-15T10:52:00Z">
        <w:r w:rsidRPr="007C437A">
          <w:t xml:space="preserve"> that SP is used in d</w:t>
        </w:r>
      </w:ins>
      <w:ins w:id="5019" w:author="Arthur Parmentier" w:date="2020-05-15T10:53:00Z">
        <w:r w:rsidRPr="007C437A">
          <w:t>ifferent configurations</w:t>
        </w:r>
      </w:ins>
      <w:ins w:id="5020" w:author="Arthur Parmentier" w:date="2020-05-15T10:54:00Z">
        <w:r w:rsidRPr="007C437A">
          <w:t xml:space="preserve"> and their </w:t>
        </w:r>
      </w:ins>
      <w:ins w:id="5021" w:author="Arthur Parmentier" w:date="2020-05-15T10:57:00Z">
        <w:r w:rsidR="00124705" w:rsidRPr="007C437A">
          <w:t>role as a super-</w:t>
        </w:r>
      </w:ins>
      <w:ins w:id="5022" w:author="Arthur Parmentier" w:date="2020-05-15T10:55:00Z">
        <w:r w:rsidRPr="007C437A">
          <w:t>structure</w:t>
        </w:r>
      </w:ins>
      <w:ins w:id="5023" w:author="Arthur Parmentier" w:date="2020-06-02T18:05:00Z">
        <w:r w:rsidR="00783AA3" w:rsidRPr="007C437A">
          <w:t>,</w:t>
        </w:r>
      </w:ins>
      <w:ins w:id="5024" w:author="Arthur Parmentier" w:date="2020-05-15T10:55:00Z">
        <w:r w:rsidRPr="007C437A">
          <w:t xml:space="preserve"> </w:t>
        </w:r>
      </w:ins>
      <w:ins w:id="5025" w:author="Arthur Parmentier" w:date="2020-06-02T18:04:00Z">
        <w:r w:rsidR="00783AA3" w:rsidRPr="007C437A">
          <w:t>defining its set of internal</w:t>
        </w:r>
      </w:ins>
      <w:ins w:id="5026" w:author="Arthur Parmentier" w:date="2020-05-15T10:58:00Z">
        <w:r w:rsidR="00124705" w:rsidRPr="007C437A">
          <w:t xml:space="preserve"> grammars </w:t>
        </w:r>
      </w:ins>
      <w:ins w:id="5027" w:author="Arthur Parmentier" w:date="2020-06-06T17:19:00Z">
        <w:r w:rsidR="00B95361" w:rsidRPr="007C437A">
          <w:t>(for instance, the modes</w:t>
        </w:r>
      </w:ins>
      <w:ins w:id="5028" w:author="Arthur Parmentier" w:date="2020-05-15T10:58:00Z">
        <w:r w:rsidR="00124705" w:rsidRPr="007C437A">
          <w:t>),</w:t>
        </w:r>
      </w:ins>
      <w:ins w:id="5029" w:author="Arthur Parmentier" w:date="2020-05-15T10:59:00Z">
        <w:r w:rsidR="00124705" w:rsidRPr="007C437A">
          <w:t xml:space="preserve"> the roles of emitter/receiver (soundpainter/performer) </w:t>
        </w:r>
      </w:ins>
      <w:ins w:id="5030" w:author="Arthur Parmentier" w:date="2020-06-02T18:06:00Z">
        <w:r w:rsidR="00E176C0" w:rsidRPr="007C437A">
          <w:t>and</w:t>
        </w:r>
      </w:ins>
      <w:ins w:id="5031" w:author="Arthur Parmentier" w:date="2020-05-15T10:59:00Z">
        <w:r w:rsidR="00124705" w:rsidRPr="007C437A">
          <w:t xml:space="preserve"> the “default parameters”</w:t>
        </w:r>
      </w:ins>
      <w:ins w:id="5032" w:author="Arthur Parmentier" w:date="2020-06-02T18:05:00Z">
        <w:r w:rsidR="00783AA3" w:rsidRPr="007C437A">
          <w:t xml:space="preserve"> as</w:t>
        </w:r>
      </w:ins>
      <w:ins w:id="5033" w:author="Arthur Parmentier" w:date="2020-05-15T11:00:00Z">
        <w:r w:rsidR="00124705" w:rsidRPr="007C437A">
          <w:t xml:space="preserve"> context-depend rules </w:t>
        </w:r>
      </w:ins>
      <w:ins w:id="5034" w:author="Arthur Parmentier" w:date="2020-06-02T18:06:00Z">
        <w:r w:rsidR="00783AA3" w:rsidRPr="007C437A">
          <w:t>for</w:t>
        </w:r>
      </w:ins>
      <w:ins w:id="5035" w:author="Arthur Parmentier" w:date="2020-05-15T11:00:00Z">
        <w:r w:rsidR="00124705" w:rsidRPr="007C437A">
          <w:t xml:space="preserve"> the performance.</w:t>
        </w:r>
      </w:ins>
    </w:p>
    <w:p w:rsidR="00E176C0" w:rsidRPr="007C437A" w:rsidRDefault="00E176C0" w:rsidP="00B01D9E">
      <w:pPr>
        <w:rPr>
          <w:ins w:id="5036" w:author="Arthur Parmentier" w:date="2020-06-02T18:34:00Z"/>
        </w:rPr>
      </w:pPr>
      <w:ins w:id="5037" w:author="Arthur Parmentier" w:date="2020-06-02T18:11:00Z">
        <w:r w:rsidRPr="007C437A">
          <w:t>By creating a SP recognition tool, I am proposing new configuration</w:t>
        </w:r>
      </w:ins>
      <w:ins w:id="5038" w:author="Arthur Parmentier" w:date="2020-06-02T18:26:00Z">
        <w:r w:rsidR="003D3E7E" w:rsidRPr="007C437A">
          <w:t>s for</w:t>
        </w:r>
      </w:ins>
      <w:ins w:id="5039" w:author="Arthur Parmentier" w:date="2020-06-02T18:12:00Z">
        <w:r w:rsidRPr="007C437A">
          <w:t xml:space="preserve"> SP</w:t>
        </w:r>
      </w:ins>
      <w:ins w:id="5040" w:author="Arthur Parmentier" w:date="2020-06-02T18:26:00Z">
        <w:r w:rsidR="003D3E7E" w:rsidRPr="007C437A">
          <w:t xml:space="preserve">, in which </w:t>
        </w:r>
      </w:ins>
      <w:ins w:id="5041" w:author="Arthur Parmentier" w:date="2020-06-02T18:27:00Z">
        <w:r w:rsidR="003D3E7E" w:rsidRPr="007C437A">
          <w:t>a computer</w:t>
        </w:r>
      </w:ins>
      <w:ins w:id="5042" w:author="Arthur Parmentier" w:date="2020-06-02T18:26:00Z">
        <w:r w:rsidR="003D3E7E" w:rsidRPr="007C437A">
          <w:t xml:space="preserve"> </w:t>
        </w:r>
      </w:ins>
      <w:ins w:id="5043" w:author="Arthur Parmentier" w:date="2020-06-02T18:27:00Z">
        <w:r w:rsidR="003D3E7E" w:rsidRPr="007C437A">
          <w:t>can</w:t>
        </w:r>
      </w:ins>
      <w:ins w:id="5044" w:author="Arthur Parmentier" w:date="2020-06-02T18:26:00Z">
        <w:r w:rsidR="003D3E7E" w:rsidRPr="007C437A">
          <w:t xml:space="preserve"> process SP signs</w:t>
        </w:r>
      </w:ins>
      <w:ins w:id="5045" w:author="Arthur Parmentier" w:date="2020-06-02T18:28:00Z">
        <w:r w:rsidR="003D3E7E" w:rsidRPr="007C437A">
          <w:t xml:space="preserve"> and </w:t>
        </w:r>
      </w:ins>
      <w:ins w:id="5046" w:author="Arthur Parmentier" w:date="2020-06-02T18:29:00Z">
        <w:r w:rsidR="003D3E7E" w:rsidRPr="007C437A">
          <w:t>take the role of one or several performers at the same time, aside other human performers or not</w:t>
        </w:r>
      </w:ins>
      <w:ins w:id="5047" w:author="Arthur Parmentier" w:date="2020-06-02T18:12:00Z">
        <w:r w:rsidRPr="007C437A">
          <w:t>.</w:t>
        </w:r>
      </w:ins>
      <w:ins w:id="5048" w:author="Arthur Parmentier" w:date="2020-06-02T18:30:00Z">
        <w:r w:rsidR="003D3E7E" w:rsidRPr="007C437A">
          <w:t xml:space="preserve"> At the difference of what is possible with human performers, the program itself can only </w:t>
        </w:r>
      </w:ins>
      <w:ins w:id="5049" w:author="Arthur Parmentier" w:date="2020-06-02T18:31:00Z">
        <w:r w:rsidR="003D3E7E" w:rsidRPr="007C437A">
          <w:t>recognize sign</w:t>
        </w:r>
      </w:ins>
      <w:ins w:id="5050" w:author="Arthur Parmentier" w:date="2020-06-02T18:37:00Z">
        <w:r w:rsidR="008A1107" w:rsidRPr="007C437A">
          <w:t>s</w:t>
        </w:r>
      </w:ins>
      <w:ins w:id="5051" w:author="Arthur Parmentier" w:date="2020-06-02T18:31:00Z">
        <w:r w:rsidR="003D3E7E" w:rsidRPr="007C437A">
          <w:t xml:space="preserve"> from one </w:t>
        </w:r>
      </w:ins>
      <w:ins w:id="5052" w:author="Arthur Parmentier" w:date="2020-06-10T18:27:00Z">
        <w:r w:rsidR="00D6045A">
          <w:t>sender</w:t>
        </w:r>
      </w:ins>
      <w:ins w:id="5053" w:author="Arthur Parmentier" w:date="2020-06-02T18:31:00Z">
        <w:r w:rsidR="003D3E7E" w:rsidRPr="007C437A">
          <w:t xml:space="preserve"> at the time</w:t>
        </w:r>
      </w:ins>
      <w:ins w:id="5054" w:author="Arthur Parmentier" w:date="2020-06-02T18:33:00Z">
        <w:r w:rsidR="008A1107" w:rsidRPr="007C437A">
          <w:t xml:space="preserve"> </w:t>
        </w:r>
      </w:ins>
      <w:ins w:id="5055" w:author="Arthur Parmentier" w:date="2020-06-02T18:36:00Z">
        <w:r w:rsidR="008A1107" w:rsidRPr="007C437A">
          <w:t xml:space="preserve">(the soundpainter) </w:t>
        </w:r>
      </w:ins>
      <w:ins w:id="5056" w:author="Arthur Parmentier" w:date="2020-06-02T18:33:00Z">
        <w:r w:rsidR="008A1107" w:rsidRPr="007C437A">
          <w:t xml:space="preserve">and cannot </w:t>
        </w:r>
      </w:ins>
      <w:ins w:id="5057" w:author="Arthur Parmentier" w:date="2020-06-10T18:27:00Z">
        <w:r w:rsidR="004641DB">
          <w:t>send</w:t>
        </w:r>
      </w:ins>
      <w:ins w:id="5058" w:author="Arthur Parmentier" w:date="2020-06-02T18:33:00Z">
        <w:r w:rsidR="008A1107" w:rsidRPr="007C437A">
          <w:t xml:space="preserve"> </w:t>
        </w:r>
      </w:ins>
      <w:ins w:id="5059" w:author="Arthur Parmentier" w:date="2020-06-10T18:27:00Z">
        <w:r w:rsidR="004641DB">
          <w:t xml:space="preserve">SP </w:t>
        </w:r>
      </w:ins>
      <w:ins w:id="5060" w:author="Arthur Parmentier" w:date="2020-06-02T18:33:00Z">
        <w:r w:rsidR="008A1107" w:rsidRPr="007C437A">
          <w:t>signs itself</w:t>
        </w:r>
      </w:ins>
      <w:ins w:id="5061" w:author="Arthur Parmentier" w:date="2020-06-10T18:27:00Z">
        <w:r w:rsidR="008054B0">
          <w:t xml:space="preserve"> (but it </w:t>
        </w:r>
      </w:ins>
      <w:ins w:id="5062" w:author="Arthur Parmentier" w:date="2020-06-10T18:28:00Z">
        <w:r w:rsidR="008054B0">
          <w:t xml:space="preserve">can of course provide other </w:t>
        </w:r>
        <w:r w:rsidR="006D40A3">
          <w:t>types</w:t>
        </w:r>
        <w:r w:rsidR="008054B0">
          <w:t xml:space="preserve"> of feedback)</w:t>
        </w:r>
      </w:ins>
      <w:ins w:id="5063" w:author="Arthur Parmentier" w:date="2020-06-02T18:33:00Z">
        <w:r w:rsidR="008A1107" w:rsidRPr="007C437A">
          <w:t xml:space="preserve">. Among </w:t>
        </w:r>
      </w:ins>
      <w:ins w:id="5064"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5065" w:author="Arthur Parmentier" w:date="2020-06-02T18:39:00Z"/>
        </w:rPr>
      </w:pPr>
      <w:ins w:id="5066" w:author="Arthur Parmentier" w:date="2020-06-02T18:34:00Z">
        <w:r w:rsidRPr="007C437A">
          <w:t>In the first configuration</w:t>
        </w:r>
      </w:ins>
      <w:ins w:id="5067" w:author="Arthur Parmentier" w:date="2020-06-02T18:35:00Z">
        <w:r w:rsidRPr="007C437A">
          <w:t xml:space="preserve">, </w:t>
        </w:r>
      </w:ins>
      <w:ins w:id="5068" w:author="Arthur Parmentier" w:date="2020-06-02T18:38:00Z">
        <w:r w:rsidRPr="007C437A">
          <w:t xml:space="preserve">the orchestra is </w:t>
        </w:r>
      </w:ins>
      <w:ins w:id="5069" w:author="Arthur Parmentier" w:date="2020-06-02T18:40:00Z">
        <w:r w:rsidRPr="007C437A">
          <w:t>simulated by</w:t>
        </w:r>
      </w:ins>
      <w:ins w:id="5070" w:author="Arthur Parmentier" w:date="2020-06-02T18:38:00Z">
        <w:r w:rsidRPr="007C437A">
          <w:t xml:space="preserve"> the computer runni</w:t>
        </w:r>
      </w:ins>
      <w:ins w:id="5071" w:author="Arthur Parmentier" w:date="2020-06-02T18:39:00Z">
        <w:r w:rsidRPr="007C437A">
          <w:t xml:space="preserve">ng the SP recognition tool </w:t>
        </w:r>
      </w:ins>
      <w:ins w:id="5072" w:author="Arthur Parmentier" w:date="2020-06-02T18:40:00Z">
        <w:r w:rsidRPr="007C437A">
          <w:t>(</w:t>
        </w:r>
      </w:ins>
      <w:ins w:id="5073" w:author="Arthur Parmentier" w:date="2020-06-02T18:39:00Z">
        <w:r w:rsidRPr="007C437A">
          <w:t>and possibly other digital gear</w:t>
        </w:r>
      </w:ins>
      <w:ins w:id="5074" w:author="Arthur Parmentier" w:date="2020-06-02T18:40:00Z">
        <w:r w:rsidRPr="007C437A">
          <w:t>)</w:t>
        </w:r>
      </w:ins>
      <w:ins w:id="5075" w:author="Arthur Parmentier" w:date="2020-06-02T18:39:00Z">
        <w:r w:rsidRPr="007C437A">
          <w:t>, without other human performers.</w:t>
        </w:r>
      </w:ins>
    </w:p>
    <w:p w:rsidR="008A1107" w:rsidRPr="007C437A" w:rsidRDefault="008A1107">
      <w:pPr>
        <w:pStyle w:val="Paragraphedeliste"/>
        <w:numPr>
          <w:ilvl w:val="0"/>
          <w:numId w:val="14"/>
        </w:numPr>
        <w:rPr>
          <w:ins w:id="5076" w:author="Arthur Parmentier" w:date="2020-05-15T11:00:00Z"/>
        </w:rPr>
        <w:pPrChange w:id="5077" w:author="Arthur Parmentier" w:date="2020-06-02T18:34:00Z">
          <w:pPr/>
        </w:pPrChange>
      </w:pPr>
      <w:ins w:id="5078" w:author="Arthur Parmentier" w:date="2020-06-02T18:39:00Z">
        <w:r w:rsidRPr="007C437A">
          <w:t xml:space="preserve">In the second configuration, the computer </w:t>
        </w:r>
      </w:ins>
      <w:ins w:id="5079" w:author="Arthur Parmentier" w:date="2020-06-02T18:40:00Z">
        <w:r w:rsidRPr="007C437A">
          <w:t>takes the role of single performer inside an orchestra with other human performers.</w:t>
        </w:r>
      </w:ins>
    </w:p>
    <w:p w:rsidR="00B01D9E" w:rsidRPr="007C437A" w:rsidRDefault="00E176C0" w:rsidP="00B01D9E">
      <w:pPr>
        <w:rPr>
          <w:ins w:id="5080" w:author="Arthur Parmentier" w:date="2020-05-15T11:21:00Z"/>
        </w:rPr>
      </w:pPr>
      <w:ins w:id="5081" w:author="Arthur Parmentier" w:date="2020-06-02T18:10:00Z">
        <w:r w:rsidRPr="007C437A">
          <w:t>In general, t</w:t>
        </w:r>
      </w:ins>
      <w:ins w:id="5082" w:author="Arthur Parmentier" w:date="2020-05-15T11:17:00Z">
        <w:r w:rsidR="005E56A8" w:rsidRPr="007C437A">
          <w:t xml:space="preserve">he </w:t>
        </w:r>
      </w:ins>
      <w:ins w:id="5083" w:author="Arthur Parmentier" w:date="2020-06-02T18:11:00Z">
        <w:r w:rsidRPr="007C437A">
          <w:t>choice and use</w:t>
        </w:r>
      </w:ins>
      <w:ins w:id="5084" w:author="Arthur Parmentier" w:date="2020-05-15T11:17:00Z">
        <w:r w:rsidR="005E56A8" w:rsidRPr="007C437A">
          <w:t xml:space="preserve"> of a specific configuration is motivated by </w:t>
        </w:r>
      </w:ins>
      <w:ins w:id="5085" w:author="Arthur Parmentier" w:date="2020-06-02T18:08:00Z">
        <w:r w:rsidRPr="007C437A">
          <w:t>the</w:t>
        </w:r>
      </w:ins>
      <w:ins w:id="5086" w:author="Arthur Parmentier" w:date="2020-06-02T18:07:00Z">
        <w:r w:rsidRPr="007C437A">
          <w:t xml:space="preserve"> qualities (in term</w:t>
        </w:r>
      </w:ins>
      <w:ins w:id="5087" w:author="Arthur Parmentier" w:date="2020-06-02T18:08:00Z">
        <w:r w:rsidRPr="007C437A">
          <w:t>s</w:t>
        </w:r>
      </w:ins>
      <w:ins w:id="5088" w:author="Arthur Parmentier" w:date="2020-06-02T18:07:00Z">
        <w:r w:rsidRPr="007C437A">
          <w:t xml:space="preserve"> of creative processes, special layout, communication rules</w:t>
        </w:r>
      </w:ins>
      <w:ins w:id="5089" w:author="Arthur Parmentier" w:date="2020-06-02T18:08:00Z">
        <w:r w:rsidRPr="007C437A">
          <w:t>…) it has for achieving a certain result in the performance</w:t>
        </w:r>
      </w:ins>
      <w:ins w:id="5090" w:author="Arthur Parmentier" w:date="2020-06-02T18:11:00Z">
        <w:r w:rsidRPr="007C437A">
          <w:t>.</w:t>
        </w:r>
      </w:ins>
      <w:ins w:id="5091" w:author="Arthur Parmentier" w:date="2020-06-02T18:41:00Z">
        <w:r w:rsidR="008A1107" w:rsidRPr="007C437A">
          <w:t xml:space="preserve"> Let’s discuss the qualities </w:t>
        </w:r>
      </w:ins>
      <w:ins w:id="5092" w:author="Arthur Parmentier" w:date="2020-06-02T18:46:00Z">
        <w:r w:rsidR="00724CD5" w:rsidRPr="007C437A">
          <w:t>of these</w:t>
        </w:r>
      </w:ins>
      <w:ins w:id="5093"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5094" w:author="Arthur Parmentier" w:date="2020-05-15T11:30:00Z"/>
        </w:rPr>
      </w:pPr>
      <w:ins w:id="5095" w:author="Arthur Parmentier" w:date="2020-06-02T18:41:00Z">
        <w:r w:rsidRPr="007C437A">
          <w:t xml:space="preserve">In the configuration one, </w:t>
        </w:r>
      </w:ins>
      <w:ins w:id="5096" w:author="Arthur Parmentier" w:date="2020-05-15T11:24:00Z">
        <w:r w:rsidR="0080158F" w:rsidRPr="007C437A">
          <w:t>such a tool can be used</w:t>
        </w:r>
      </w:ins>
      <w:ins w:id="5097" w:author="Arthur Parmentier" w:date="2020-05-15T11:39:00Z">
        <w:r w:rsidR="000C2232" w:rsidRPr="007C437A">
          <w:t xml:space="preserve"> </w:t>
        </w:r>
      </w:ins>
      <w:ins w:id="5098" w:author="Arthur Parmentier" w:date="2020-05-15T11:24:00Z">
        <w:r w:rsidR="0080158F" w:rsidRPr="007C437A">
          <w:t xml:space="preserve">as a learning tool for individuals </w:t>
        </w:r>
      </w:ins>
      <w:ins w:id="5099" w:author="Arthur Parmentier" w:date="2020-05-15T11:25:00Z">
        <w:r w:rsidR="0080158F" w:rsidRPr="007C437A">
          <w:t>aside the collective approaches to learning SP</w:t>
        </w:r>
      </w:ins>
      <w:ins w:id="5100" w:author="Arthur Parmentier" w:date="2020-05-15T11:26:00Z">
        <w:r w:rsidR="0080158F" w:rsidRPr="007C437A">
          <w:t xml:space="preserve">. </w:t>
        </w:r>
      </w:ins>
      <w:ins w:id="5101" w:author="Arthur Parmentier" w:date="2020-05-15T11:27:00Z">
        <w:r w:rsidR="0080158F" w:rsidRPr="007C437A">
          <w:t>As for now, the tool only covers the basic structures of SP</w:t>
        </w:r>
        <w:r w:rsidR="002C0BFC" w:rsidRPr="007C437A">
          <w:t xml:space="preserve"> and would only be interesting for beginners </w:t>
        </w:r>
      </w:ins>
      <w:ins w:id="5102" w:author="Arthur Parmentier" w:date="2020-05-15T11:28:00Z">
        <w:r w:rsidR="002C0BFC" w:rsidRPr="007C437A">
          <w:t>in SP</w:t>
        </w:r>
      </w:ins>
      <w:ins w:id="5103" w:author="Arthur Parmentier" w:date="2020-06-02T18:42:00Z">
        <w:r w:rsidRPr="007C437A">
          <w:t xml:space="preserve"> or soundpainters</w:t>
        </w:r>
      </w:ins>
      <w:ins w:id="5104"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5105" w:author="Arthur Parmentier" w:date="2020-05-15T11:40:00Z"/>
        </w:rPr>
      </w:pPr>
      <w:ins w:id="5106" w:author="Arthur Parmentier" w:date="2020-06-02T18:43:00Z">
        <w:r w:rsidRPr="007C437A">
          <w:t>In both configurations</w:t>
        </w:r>
      </w:ins>
      <w:ins w:id="5107" w:author="Arthur Parmentier" w:date="2020-05-15T11:31:00Z">
        <w:r w:rsidR="002C0BFC" w:rsidRPr="007C437A">
          <w:t xml:space="preserve">, </w:t>
        </w:r>
      </w:ins>
      <w:ins w:id="5108" w:author="Arthur Parmentier" w:date="2020-05-15T11:32:00Z">
        <w:r w:rsidR="002C0BFC" w:rsidRPr="007C437A">
          <w:t xml:space="preserve">such a tool is </w:t>
        </w:r>
      </w:ins>
      <w:ins w:id="5109" w:author="Arthur Parmentier" w:date="2020-06-02T18:43:00Z">
        <w:r w:rsidRPr="007C437A">
          <w:t>also</w:t>
        </w:r>
      </w:ins>
      <w:ins w:id="5110" w:author="Arthur Parmentier" w:date="2020-05-15T11:32:00Z">
        <w:r w:rsidR="002C0BFC" w:rsidRPr="007C437A">
          <w:t xml:space="preserve"> interesting</w:t>
        </w:r>
      </w:ins>
      <w:ins w:id="5111" w:author="Arthur Parmentier" w:date="2020-06-02T18:43:00Z">
        <w:r w:rsidRPr="007C437A">
          <w:t xml:space="preserve"> even for more advanced soundpainters</w:t>
        </w:r>
      </w:ins>
      <w:ins w:id="5112" w:author="Arthur Parmentier" w:date="2020-05-15T11:39:00Z">
        <w:r w:rsidR="000C2232" w:rsidRPr="007C437A">
          <w:t xml:space="preserve"> </w:t>
        </w:r>
      </w:ins>
      <w:ins w:id="5113" w:author="Arthur Parmentier" w:date="2020-05-15T11:32:00Z">
        <w:r w:rsidR="002C0BFC" w:rsidRPr="007C437A">
          <w:t xml:space="preserve">for exploring new areas </w:t>
        </w:r>
      </w:ins>
      <w:ins w:id="5114" w:author="Arthur Parmentier" w:date="2020-05-15T11:34:00Z">
        <w:r w:rsidR="002C0BFC" w:rsidRPr="007C437A">
          <w:t>of composition</w:t>
        </w:r>
      </w:ins>
      <w:ins w:id="5115" w:author="Arthur Parmentier" w:date="2020-06-02T18:45:00Z">
        <w:r w:rsidR="00724CD5" w:rsidRPr="007C437A">
          <w:t xml:space="preserve"> with</w:t>
        </w:r>
      </w:ins>
      <w:ins w:id="5116" w:author="Arthur Parmentier" w:date="2020-05-15T11:35:00Z">
        <w:r w:rsidR="002C0BFC" w:rsidRPr="007C437A">
          <w:t xml:space="preserve"> artificial intelligence, </w:t>
        </w:r>
      </w:ins>
      <w:ins w:id="5117" w:author="Arthur Parmentier" w:date="2020-05-15T11:36:00Z">
        <w:r w:rsidR="002C0BFC" w:rsidRPr="007C437A">
          <w:t>machine learning and</w:t>
        </w:r>
      </w:ins>
      <w:ins w:id="5118"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5119" w:author="Arthur Parmentier" w:date="2020-06-02T18:48:00Z"/>
        </w:rPr>
      </w:pPr>
      <w:ins w:id="5120" w:author="Arthur Parmentier" w:date="2020-06-02T18:43:00Z">
        <w:r w:rsidRPr="007C437A">
          <w:t xml:space="preserve">In </w:t>
        </w:r>
      </w:ins>
      <w:ins w:id="5121" w:author="Arthur Parmentier" w:date="2020-06-02T18:46:00Z">
        <w:r w:rsidRPr="007C437A">
          <w:t xml:space="preserve">the second </w:t>
        </w:r>
      </w:ins>
      <w:ins w:id="5122" w:author="Arthur Parmentier" w:date="2020-06-02T18:43:00Z">
        <w:r w:rsidRPr="007C437A">
          <w:t>configuration,</w:t>
        </w:r>
      </w:ins>
      <w:ins w:id="5123" w:author="Arthur Parmentier" w:date="2020-06-02T18:44:00Z">
        <w:r w:rsidRPr="007C437A">
          <w:t xml:space="preserve"> </w:t>
        </w:r>
      </w:ins>
      <w:ins w:id="5124" w:author="Arthur Parmentier" w:date="2020-05-15T11:42:00Z">
        <w:r w:rsidR="007D0D3B" w:rsidRPr="007C437A">
          <w:t xml:space="preserve">the tool </w:t>
        </w:r>
      </w:ins>
      <w:ins w:id="5125" w:author="Arthur Parmentier" w:date="2020-06-02T18:47:00Z">
        <w:r w:rsidRPr="007C437A">
          <w:t>can</w:t>
        </w:r>
      </w:ins>
      <w:ins w:id="5126" w:author="Arthur Parmentier" w:date="2020-05-15T11:42:00Z">
        <w:r w:rsidR="007D0D3B" w:rsidRPr="007C437A">
          <w:t xml:space="preserve"> be used as a controller with other digital elements that are already part of the performance</w:t>
        </w:r>
      </w:ins>
      <w:ins w:id="5127" w:author="Arthur Parmentier" w:date="2020-06-02T18:47:00Z">
        <w:r w:rsidRPr="007C437A">
          <w:t xml:space="preserve"> and sometimes used by the human performers </w:t>
        </w:r>
      </w:ins>
      <w:ins w:id="5128" w:author="Arthur Parmentier" w:date="2020-06-02T18:48:00Z">
        <w:r w:rsidRPr="007C437A">
          <w:t>themselves:</w:t>
        </w:r>
      </w:ins>
      <w:ins w:id="5129" w:author="Arthur Parmentier" w:date="2020-05-15T11:42:00Z">
        <w:r w:rsidR="007D0D3B" w:rsidRPr="007C437A">
          <w:t xml:space="preserve"> effect processors, amplification mechanisms</w:t>
        </w:r>
      </w:ins>
      <w:ins w:id="5130" w:author="Arthur Parmentier" w:date="2020-05-15T11:43:00Z">
        <w:r w:rsidR="007D0D3B" w:rsidRPr="007C437A">
          <w:t>, mixing devices, recording devices and m</w:t>
        </w:r>
      </w:ins>
      <w:ins w:id="5131" w:author="Arthur Parmentier" w:date="2020-06-02T18:48:00Z">
        <w:r w:rsidRPr="007C437A">
          <w:t>uch more</w:t>
        </w:r>
      </w:ins>
      <w:ins w:id="5132" w:author="Arthur Parmentier" w:date="2020-05-15T11:43:00Z">
        <w:r w:rsidR="007D0D3B" w:rsidRPr="007C437A">
          <w:t xml:space="preserve">. It is </w:t>
        </w:r>
      </w:ins>
      <w:ins w:id="5133" w:author="Arthur Parmentier" w:date="2020-05-15T11:44:00Z">
        <w:r w:rsidR="007D0D3B" w:rsidRPr="007C437A">
          <w:t>sometimes</w:t>
        </w:r>
      </w:ins>
      <w:ins w:id="5134" w:author="Arthur Parmentier" w:date="2020-05-15T11:43:00Z">
        <w:r w:rsidR="007D0D3B" w:rsidRPr="007C437A">
          <w:t xml:space="preserve"> the case that such elements </w:t>
        </w:r>
      </w:ins>
      <w:ins w:id="5135" w:author="Arthur Parmentier" w:date="2020-05-15T12:15:00Z">
        <w:r w:rsidR="00736DF0" w:rsidRPr="007C437A">
          <w:t>cannot be controlled</w:t>
        </w:r>
      </w:ins>
      <w:ins w:id="5136" w:author="Arthur Parmentier" w:date="2020-05-15T11:43:00Z">
        <w:r w:rsidR="007D0D3B" w:rsidRPr="007C437A">
          <w:t xml:space="preserve"> real-time performance because of the complexi</w:t>
        </w:r>
      </w:ins>
      <w:ins w:id="5137" w:author="Arthur Parmentier" w:date="2020-05-15T11:44:00Z">
        <w:r w:rsidR="007D0D3B" w:rsidRPr="007C437A">
          <w:t xml:space="preserve">ty of their interface or controls, or that it requires </w:t>
        </w:r>
      </w:ins>
      <w:ins w:id="5138" w:author="Arthur Parmentier" w:date="2020-05-15T11:45:00Z">
        <w:r w:rsidR="007D0D3B" w:rsidRPr="007C437A">
          <w:t>performers to manipulate them. The interfacing possibilities offered by Max/MSP makes it an ideal choice for contro</w:t>
        </w:r>
      </w:ins>
      <w:ins w:id="5139" w:author="Arthur Parmentier" w:date="2020-05-15T11:46:00Z">
        <w:r w:rsidR="007D0D3B" w:rsidRPr="007C437A">
          <w:t>lling these devices within the SP language directly</w:t>
        </w:r>
      </w:ins>
      <w:ins w:id="5140" w:author="Arthur Parmentier" w:date="2020-05-15T12:16:00Z">
        <w:r w:rsidR="00736DF0" w:rsidRPr="007C437A">
          <w:t>.</w:t>
        </w:r>
      </w:ins>
    </w:p>
    <w:p w:rsidR="00705639" w:rsidRPr="007C437A" w:rsidRDefault="00705639" w:rsidP="00705639">
      <w:pPr>
        <w:rPr>
          <w:ins w:id="5141" w:author="Arthur Parmentier" w:date="2020-06-06T17:20:00Z"/>
        </w:rPr>
      </w:pPr>
      <w:ins w:id="5142" w:author="Arthur Parmentier" w:date="2020-06-02T18:48:00Z">
        <w:r w:rsidRPr="007C437A">
          <w:t>Of course, there are other possible config</w:t>
        </w:r>
      </w:ins>
      <w:ins w:id="5143" w:author="Arthur Parmentier" w:date="2020-06-02T18:49:00Z">
        <w:r w:rsidRPr="007C437A">
          <w:t>urations in which people would want to use the tool</w:t>
        </w:r>
      </w:ins>
      <w:ins w:id="5144" w:author="Arthur Parmentier" w:date="2020-06-02T18:51:00Z">
        <w:r w:rsidRPr="007C437A">
          <w:t xml:space="preserve">, such as remote performances over internet, where the tool </w:t>
        </w:r>
      </w:ins>
      <w:ins w:id="5145" w:author="Arthur Parmentier" w:date="2020-06-02T18:52:00Z">
        <w:r w:rsidRPr="007C437A">
          <w:t>could act as a</w:t>
        </w:r>
      </w:ins>
      <w:ins w:id="5146" w:author="Arthur Parmentier" w:date="2020-06-02T18:53:00Z">
        <w:r w:rsidRPr="007C437A">
          <w:t xml:space="preserve">n interpreter </w:t>
        </w:r>
      </w:ins>
      <w:ins w:id="5147" w:author="Arthur Parmentier" w:date="2020-06-02T18:54:00Z">
        <w:r w:rsidR="004E0B5A" w:rsidRPr="007C437A">
          <w:t xml:space="preserve">from video to words and simple parameters </w:t>
        </w:r>
      </w:ins>
      <w:ins w:id="5148" w:author="Arthur Parmentier" w:date="2020-06-02T18:53:00Z">
        <w:r w:rsidRPr="007C437A">
          <w:t>for reducing the bandwidth of the information to pass over internet</w:t>
        </w:r>
      </w:ins>
      <w:ins w:id="5149" w:author="Arthur Parmentier" w:date="2020-06-02T18:54:00Z">
        <w:r w:rsidR="004E0B5A" w:rsidRPr="007C437A">
          <w:t>.</w:t>
        </w:r>
      </w:ins>
    </w:p>
    <w:p w:rsidR="00A12510" w:rsidRPr="007C437A" w:rsidRDefault="00A12510" w:rsidP="00705639">
      <w:pPr>
        <w:rPr>
          <w:ins w:id="5150" w:author="Arthur Parmentier" w:date="2020-06-02T18:55:00Z"/>
        </w:rPr>
      </w:pPr>
    </w:p>
    <w:p w:rsidR="006D10E9" w:rsidRPr="007C437A" w:rsidRDefault="006D10E9" w:rsidP="006D10E9">
      <w:pPr>
        <w:pStyle w:val="Titre3"/>
        <w:rPr>
          <w:ins w:id="5151" w:author="Arthur Parmentier" w:date="2020-05-15T15:41:00Z"/>
        </w:rPr>
      </w:pPr>
      <w:bookmarkStart w:id="5152" w:name="_Toc42698963"/>
      <w:ins w:id="5153" w:author="Arthur Parmentier" w:date="2020-05-15T15:41:00Z">
        <w:r w:rsidRPr="007C437A">
          <w:lastRenderedPageBreak/>
          <w:t>Goals</w:t>
        </w:r>
        <w:bookmarkEnd w:id="5152"/>
      </w:ins>
    </w:p>
    <w:p w:rsidR="006054A3" w:rsidRPr="007C437A" w:rsidRDefault="006054A3" w:rsidP="006054A3">
      <w:pPr>
        <w:rPr>
          <w:ins w:id="5154" w:author="Arthur Parmentier" w:date="2020-05-15T15:43:00Z"/>
        </w:rPr>
      </w:pPr>
      <w:ins w:id="5155" w:author="Arthur Parmentier" w:date="2020-05-15T15:42:00Z">
        <w:r w:rsidRPr="007C437A">
          <w:t xml:space="preserve">In the frame of </w:t>
        </w:r>
      </w:ins>
      <w:ins w:id="5156" w:author="Arthur Parmentier" w:date="2020-06-02T19:02:00Z">
        <w:r w:rsidR="00B64BAF" w:rsidRPr="007C437A">
          <w:t>my</w:t>
        </w:r>
      </w:ins>
      <w:ins w:id="5157" w:author="Arthur Parmentier" w:date="2020-05-15T15:42:00Z">
        <w:r w:rsidRPr="007C437A">
          <w:t xml:space="preserve"> master thesis, I have chosen</w:t>
        </w:r>
      </w:ins>
      <w:ins w:id="5158" w:author="Arthur Parmentier" w:date="2020-05-15T22:16:00Z">
        <w:r w:rsidR="00D57E4A" w:rsidRPr="007C437A">
          <w:t xml:space="preserve"> to </w:t>
        </w:r>
      </w:ins>
      <w:ins w:id="5159" w:author="Arthur Parmentier" w:date="2020-05-15T22:25:00Z">
        <w:r w:rsidR="00E85217" w:rsidRPr="007C437A">
          <w:t>focus on the use case of my tool as a learning tool</w:t>
        </w:r>
      </w:ins>
      <w:ins w:id="5160" w:author="Arthur Parmentier" w:date="2020-06-02T18:58:00Z">
        <w:r w:rsidR="001C55EF" w:rsidRPr="007C437A">
          <w:t xml:space="preserve"> in the first configuration (simulation of the whole SP orchestra)</w:t>
        </w:r>
      </w:ins>
      <w:ins w:id="5161" w:author="Arthur Parmentier" w:date="2020-05-15T22:25:00Z">
        <w:r w:rsidR="00E85217" w:rsidRPr="007C437A">
          <w:t>.</w:t>
        </w:r>
      </w:ins>
    </w:p>
    <w:p w:rsidR="006054A3" w:rsidRPr="007C437A" w:rsidRDefault="00A43C46" w:rsidP="006054A3">
      <w:pPr>
        <w:rPr>
          <w:ins w:id="5162" w:author="Arthur Parmentier" w:date="2020-05-15T15:44:00Z"/>
        </w:rPr>
      </w:pPr>
      <w:ins w:id="5163" w:author="Arthur Parmentier" w:date="2020-05-15T22:02:00Z">
        <w:r w:rsidRPr="007C437A">
          <w:t xml:space="preserve">In analogy with the </w:t>
        </w:r>
      </w:ins>
      <w:ins w:id="5164" w:author="Arthur Parmentier" w:date="2020-05-15T22:03:00Z">
        <w:r w:rsidRPr="007C437A">
          <w:t>constructivist</w:t>
        </w:r>
      </w:ins>
      <w:ins w:id="5165" w:author="Arthur Parmentier" w:date="2020-05-15T22:02:00Z">
        <w:r w:rsidRPr="007C437A">
          <w:t xml:space="preserve"> mode</w:t>
        </w:r>
      </w:ins>
      <w:ins w:id="5166" w:author="Arthur Parmentier" w:date="2020-05-15T22:03:00Z">
        <w:r w:rsidRPr="007C437A">
          <w:t>l we discussed previously, we know that the</w:t>
        </w:r>
      </w:ins>
      <w:ins w:id="5167" w:author="Arthur Parmentier" w:date="2020-05-15T15:44:00Z">
        <w:r w:rsidR="006054A3" w:rsidRPr="007C437A">
          <w:t xml:space="preserve"> learning tool must have </w:t>
        </w:r>
      </w:ins>
      <w:ins w:id="5168" w:author="Arthur Parmentier" w:date="2020-05-15T22:12:00Z">
        <w:r w:rsidR="002A46D5" w:rsidRPr="007C437A">
          <w:t xml:space="preserve">at least </w:t>
        </w:r>
      </w:ins>
      <w:ins w:id="5169" w:author="Arthur Parmentier" w:date="2020-05-15T15:44:00Z">
        <w:r w:rsidR="006054A3" w:rsidRPr="007C437A">
          <w:t>the following features:</w:t>
        </w:r>
      </w:ins>
    </w:p>
    <w:p w:rsidR="002408AA" w:rsidRPr="007C437A" w:rsidRDefault="002408AA">
      <w:pPr>
        <w:pStyle w:val="Paragraphedeliste"/>
        <w:numPr>
          <w:ilvl w:val="0"/>
          <w:numId w:val="23"/>
        </w:numPr>
        <w:rPr>
          <w:ins w:id="5170" w:author="Arthur Parmentier" w:date="2020-05-15T22:02:00Z"/>
        </w:rPr>
      </w:pPr>
      <w:ins w:id="5171" w:author="Arthur Parmentier" w:date="2020-05-15T21:59:00Z">
        <w:r w:rsidRPr="007C437A">
          <w:t>A</w:t>
        </w:r>
      </w:ins>
      <w:ins w:id="5172" w:author="Arthur Parmentier" w:date="2020-05-15T22:00:00Z">
        <w:r w:rsidRPr="007C437A">
          <w:t xml:space="preserve"> mechanism of sign </w:t>
        </w:r>
      </w:ins>
      <w:ins w:id="5173" w:author="Arthur Parmentier" w:date="2020-06-02T18:59:00Z">
        <w:r w:rsidR="00964E49" w:rsidRPr="007C437A">
          <w:t xml:space="preserve">&amp; dictionary </w:t>
        </w:r>
      </w:ins>
      <w:ins w:id="5174" w:author="Arthur Parmentier" w:date="2020-05-15T22:00:00Z">
        <w:r w:rsidRPr="007C437A">
          <w:t>creation</w:t>
        </w:r>
      </w:ins>
    </w:p>
    <w:p w:rsidR="00A43C46" w:rsidRPr="007C437A" w:rsidRDefault="004C63B5" w:rsidP="006054A3">
      <w:pPr>
        <w:pStyle w:val="Paragraphedeliste"/>
        <w:numPr>
          <w:ilvl w:val="0"/>
          <w:numId w:val="23"/>
        </w:numPr>
        <w:rPr>
          <w:ins w:id="5175" w:author="Arthur Parmentier" w:date="2020-05-15T22:04:00Z"/>
        </w:rPr>
      </w:pPr>
      <w:ins w:id="5176" w:author="Arthur Parmentier" w:date="2020-05-15T22:04:00Z">
        <w:r w:rsidRPr="007C437A">
          <w:t xml:space="preserve">A </w:t>
        </w:r>
      </w:ins>
      <w:ins w:id="5177" w:author="Arthur Parmentier" w:date="2020-06-02T18:59:00Z">
        <w:r w:rsidR="00964E49" w:rsidRPr="007C437A">
          <w:t>mechanism of classification between different signs and parametrization of different positions in</w:t>
        </w:r>
      </w:ins>
      <w:ins w:id="5178"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5179" w:author="Arthur Parmentier" w:date="2020-05-15T22:10:00Z"/>
        </w:rPr>
      </w:pPr>
      <w:ins w:id="5180" w:author="Arthur Parmentier" w:date="2020-05-15T22:08:00Z">
        <w:r w:rsidRPr="007C437A">
          <w:t>One or several grammatical systems</w:t>
        </w:r>
      </w:ins>
      <w:ins w:id="5181" w:author="Arthur Parmentier" w:date="2020-05-15T22:09:00Z">
        <w:r w:rsidRPr="007C437A">
          <w:t xml:space="preserve"> </w:t>
        </w:r>
      </w:ins>
      <w:ins w:id="5182"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5183" w:author="Arthur Parmentier" w:date="2020-05-15T22:12:00Z"/>
        </w:rPr>
      </w:pPr>
      <w:ins w:id="5184" w:author="Arthur Parmentier" w:date="2020-05-15T22:11:00Z">
        <w:r w:rsidRPr="007C437A">
          <w:t>Audio/visual feedback in response to the soundpainter’s requests</w:t>
        </w:r>
      </w:ins>
    </w:p>
    <w:p w:rsidR="00D57E4A" w:rsidRPr="007C437A" w:rsidRDefault="003D5D5B">
      <w:pPr>
        <w:rPr>
          <w:rPrChange w:id="5185" w:author="Arthur Parmentier" w:date="2020-06-07T15:27:00Z">
            <w:rPr/>
          </w:rPrChange>
        </w:rPr>
        <w:pPrChange w:id="5186" w:author="Arthur Parmentier" w:date="2020-05-15T22:12:00Z">
          <w:pPr>
            <w:pStyle w:val="Titre2"/>
          </w:pPr>
        </w:pPrChange>
      </w:pPr>
      <w:ins w:id="5187" w:author="Arthur Parmentier" w:date="2020-05-16T10:46:00Z">
        <w:r w:rsidRPr="007C437A">
          <w:rPr>
            <w:rPrChange w:id="5188" w:author="Arthur Parmentier" w:date="2020-06-07T15:27:00Z">
              <w:rPr/>
            </w:rPrChange>
          </w:rPr>
          <w:t xml:space="preserve">The goal of my </w:t>
        </w:r>
      </w:ins>
      <w:ins w:id="5189" w:author="Arthur Parmentier" w:date="2020-06-02T19:03:00Z">
        <w:r w:rsidR="004C2F74" w:rsidRPr="007C437A">
          <w:rPr>
            <w:rPrChange w:id="5190" w:author="Arthur Parmentier" w:date="2020-06-07T15:27:00Z">
              <w:rPr/>
            </w:rPrChange>
          </w:rPr>
          <w:t>project</w:t>
        </w:r>
      </w:ins>
      <w:ins w:id="5191" w:author="Arthur Parmentier" w:date="2020-05-16T10:46:00Z">
        <w:r w:rsidRPr="007C437A">
          <w:rPr>
            <w:rPrChange w:id="5192" w:author="Arthur Parmentier" w:date="2020-06-07T15:27:00Z">
              <w:rPr/>
            </w:rPrChange>
          </w:rPr>
          <w:t xml:space="preserve"> </w:t>
        </w:r>
      </w:ins>
      <w:ins w:id="5193" w:author="Arthur Parmentier" w:date="2020-06-02T19:03:00Z">
        <w:r w:rsidR="004C2F74" w:rsidRPr="007C437A">
          <w:rPr>
            <w:rPrChange w:id="5194" w:author="Arthur Parmentier" w:date="2020-06-07T15:27:00Z">
              <w:rPr/>
            </w:rPrChange>
          </w:rPr>
          <w:t>is</w:t>
        </w:r>
      </w:ins>
      <w:ins w:id="5195" w:author="Arthur Parmentier" w:date="2020-05-16T10:47:00Z">
        <w:r w:rsidRPr="007C437A">
          <w:rPr>
            <w:rPrChange w:id="5196" w:author="Arthur Parmentier" w:date="2020-06-07T15:27:00Z">
              <w:rPr/>
            </w:rPrChange>
          </w:rPr>
          <w:t xml:space="preserve"> to implement these features</w:t>
        </w:r>
      </w:ins>
      <w:ins w:id="5197" w:author="Arthur Parmentier" w:date="2020-05-16T10:50:00Z">
        <w:r w:rsidRPr="007C437A">
          <w:rPr>
            <w:rPrChange w:id="5198" w:author="Arthur Parmentier" w:date="2020-06-07T15:27:00Z">
              <w:rPr/>
            </w:rPrChange>
          </w:rPr>
          <w:t>, focusing on only one mode (the default SP mode) and implementing an audio feedback by simulating a small orchestra.</w:t>
        </w:r>
      </w:ins>
    </w:p>
    <w:p w:rsidR="00BC5383" w:rsidRDefault="00BC5383" w:rsidP="00BC5383">
      <w:pPr>
        <w:pStyle w:val="Titre3"/>
        <w:rPr>
          <w:ins w:id="5199" w:author="Arthur Parmentier" w:date="2020-06-11T19:00:00Z"/>
        </w:rPr>
      </w:pPr>
      <w:bookmarkStart w:id="5200" w:name="_Toc42698964"/>
      <w:ins w:id="5201" w:author="Arthur Parmentier" w:date="2020-06-11T18:59:00Z">
        <w:r>
          <w:t>Workflow and challenges</w:t>
        </w:r>
      </w:ins>
      <w:ins w:id="5202" w:author="Arthur Parmentier" w:date="2020-06-11T19:00:00Z">
        <w:r>
          <w:t>: a review of literature</w:t>
        </w:r>
      </w:ins>
    </w:p>
    <w:p w:rsidR="00BC5383" w:rsidRPr="00BC5383" w:rsidRDefault="00BC5383" w:rsidP="00BC5383">
      <w:pPr>
        <w:rPr>
          <w:ins w:id="5203" w:author="Arthur Parmentier" w:date="2020-06-11T18:59:00Z"/>
          <w:rPrChange w:id="5204" w:author="Arthur Parmentier" w:date="2020-06-11T19:00:00Z">
            <w:rPr>
              <w:ins w:id="5205" w:author="Arthur Parmentier" w:date="2020-06-11T18:59:00Z"/>
            </w:rPr>
          </w:rPrChange>
        </w:rPr>
        <w:pPrChange w:id="5206" w:author="Arthur Parmentier" w:date="2020-06-11T19:00:00Z">
          <w:pPr>
            <w:pStyle w:val="Titre2"/>
          </w:pPr>
        </w:pPrChange>
      </w:pPr>
      <w:ins w:id="5207" w:author="Arthur Parmentier" w:date="2020-06-11T19:00:00Z">
        <w:r>
          <w:t>Nadine couture</w:t>
        </w:r>
      </w:ins>
    </w:p>
    <w:p w:rsidR="00F25194" w:rsidRPr="007C437A" w:rsidRDefault="00F25194">
      <w:pPr>
        <w:pStyle w:val="Titre2"/>
        <w:rPr>
          <w:ins w:id="5208" w:author="Arthur Parmentier" w:date="2020-05-22T19:13:00Z"/>
        </w:rPr>
      </w:pPr>
      <w:r w:rsidRPr="007C437A">
        <w:t>The big picture</w:t>
      </w:r>
      <w:bookmarkEnd w:id="5200"/>
      <w:del w:id="5209" w:author="Arthur Parmentier" w:date="2020-05-22T19:13:00Z">
        <w:r w:rsidRPr="007C437A" w:rsidDel="00195BC6">
          <w:delText>: general description of the system</w:delText>
        </w:r>
      </w:del>
    </w:p>
    <w:p w:rsidR="00195BC6" w:rsidRPr="007C437A" w:rsidRDefault="00195BC6">
      <w:pPr>
        <w:pStyle w:val="Titre3"/>
        <w:rPr>
          <w:ins w:id="5210" w:author="Arthur Parmentier" w:date="2020-05-16T10:55:00Z"/>
          <w:rPrChange w:id="5211" w:author="Arthur Parmentier" w:date="2020-06-07T15:27:00Z">
            <w:rPr>
              <w:ins w:id="5212" w:author="Arthur Parmentier" w:date="2020-05-16T10:55:00Z"/>
            </w:rPr>
          </w:rPrChange>
        </w:rPr>
        <w:pPrChange w:id="5213" w:author="Arthur Parmentier" w:date="2020-05-22T19:13:00Z">
          <w:pPr>
            <w:pStyle w:val="Titre2"/>
          </w:pPr>
        </w:pPrChange>
      </w:pPr>
      <w:bookmarkStart w:id="5214" w:name="_Toc42698965"/>
      <w:ins w:id="5215" w:author="Arthur Parmentier" w:date="2020-05-22T19:13:00Z">
        <w:r w:rsidRPr="007C437A">
          <w:rPr>
            <w:rPrChange w:id="5216" w:author="Arthur Parmentier" w:date="2020-06-07T15:27:00Z">
              <w:rPr/>
            </w:rPrChange>
          </w:rPr>
          <w:t>General overview of the system</w:t>
        </w:r>
      </w:ins>
      <w:bookmarkEnd w:id="5214"/>
    </w:p>
    <w:p w:rsidR="00672C10" w:rsidRPr="007C437A" w:rsidRDefault="00FD4109" w:rsidP="00672C10">
      <w:pPr>
        <w:rPr>
          <w:ins w:id="5217" w:author="Arthur Parmentier" w:date="2020-05-18T14:35:00Z"/>
        </w:rPr>
      </w:pPr>
      <w:ins w:id="5218" w:author="Arthur Parmentier" w:date="2020-06-02T19:04:00Z">
        <w:r w:rsidRPr="007C437A">
          <w:t>These goals and</w:t>
        </w:r>
      </w:ins>
      <w:ins w:id="5219" w:author="Arthur Parmentier" w:date="2020-05-16T11:00:00Z">
        <w:r w:rsidR="00672C10" w:rsidRPr="007C437A">
          <w:t xml:space="preserve"> the construc</w:t>
        </w:r>
      </w:ins>
      <w:ins w:id="5220" w:author="Arthur Parmentier" w:date="2020-05-16T11:01:00Z">
        <w:r w:rsidR="00672C10" w:rsidRPr="007C437A">
          <w:t>tivist approach to SP</w:t>
        </w:r>
      </w:ins>
      <w:ins w:id="5221" w:author="Arthur Parmentier" w:date="2020-05-22T19:07:00Z">
        <w:r w:rsidR="00BD79EF" w:rsidRPr="007C437A">
          <w:t xml:space="preserve"> that was </w:t>
        </w:r>
      </w:ins>
      <w:ins w:id="5222" w:author="Arthur Parmentier" w:date="2020-05-22T19:08:00Z">
        <w:r w:rsidR="00BD79EF" w:rsidRPr="007C437A">
          <w:t>presented in the previous parts</w:t>
        </w:r>
      </w:ins>
      <w:ins w:id="5223" w:author="Arthur Parmentier" w:date="2020-05-16T11:01:00Z">
        <w:r w:rsidR="00672C10" w:rsidRPr="007C437A">
          <w:t xml:space="preserve"> </w:t>
        </w:r>
      </w:ins>
      <w:ins w:id="5224" w:author="Arthur Parmentier" w:date="2020-06-02T19:04:00Z">
        <w:r w:rsidRPr="007C437A">
          <w:t>are</w:t>
        </w:r>
      </w:ins>
      <w:ins w:id="5225" w:author="Arthur Parmentier" w:date="2020-05-16T11:01:00Z">
        <w:r w:rsidR="00672C10" w:rsidRPr="007C437A">
          <w:t xml:space="preserve"> direct inspiration</w:t>
        </w:r>
      </w:ins>
      <w:ins w:id="5226" w:author="Arthur Parmentier" w:date="2020-06-02T19:04:00Z">
        <w:r w:rsidRPr="007C437A">
          <w:t>s</w:t>
        </w:r>
      </w:ins>
      <w:ins w:id="5227" w:author="Arthur Parmentier" w:date="2020-05-16T11:01:00Z">
        <w:r w:rsidR="00672C10" w:rsidRPr="007C437A">
          <w:t xml:space="preserve"> for </w:t>
        </w:r>
      </w:ins>
      <w:ins w:id="5228" w:author="Arthur Parmentier" w:date="2020-06-02T19:04:00Z">
        <w:r w:rsidRPr="007C437A">
          <w:t>building the recognition</w:t>
        </w:r>
      </w:ins>
      <w:ins w:id="5229" w:author="Arthur Parmentier" w:date="2020-05-16T11:01:00Z">
        <w:r w:rsidR="00672C10" w:rsidRPr="007C437A">
          <w:t xml:space="preserve"> </w:t>
        </w:r>
      </w:ins>
      <w:ins w:id="5230" w:author="Arthur Parmentier" w:date="2020-06-02T19:04:00Z">
        <w:r w:rsidRPr="007C437A">
          <w:t>with</w:t>
        </w:r>
      </w:ins>
      <w:ins w:id="5231" w:author="Arthur Parmentier" w:date="2020-05-16T11:01:00Z">
        <w:r w:rsidR="00672C10" w:rsidRPr="007C437A">
          <w:t xml:space="preserve"> several independent layers</w:t>
        </w:r>
      </w:ins>
      <w:ins w:id="5232" w:author="Arthur Parmentier" w:date="2020-05-18T14:33:00Z">
        <w:r w:rsidR="007A0B34" w:rsidRPr="007C437A">
          <w:t xml:space="preserve">, that are represented in </w:t>
        </w:r>
      </w:ins>
      <w:ins w:id="5233" w:author="Arthur Parmentier" w:date="2020-05-18T14:34:00Z">
        <w:r w:rsidR="007A0B34" w:rsidRPr="007C437A">
          <w:rPr>
            <w:rPrChange w:id="5234" w:author="Arthur Parmentier" w:date="2020-06-07T15:27:00Z">
              <w:rPr/>
            </w:rPrChange>
          </w:rPr>
          <w:fldChar w:fldCharType="begin"/>
        </w:r>
        <w:r w:rsidR="007A0B34" w:rsidRPr="007C437A">
          <w:instrText xml:space="preserve"> REF _Ref40704902 \h </w:instrText>
        </w:r>
      </w:ins>
      <w:r w:rsidR="007A0B34" w:rsidRPr="007C437A">
        <w:rPr>
          <w:rPrChange w:id="5235" w:author="Arthur Parmentier" w:date="2020-06-07T15:27:00Z">
            <w:rPr/>
          </w:rPrChange>
        </w:rPr>
      </w:r>
      <w:r w:rsidR="007A0B34" w:rsidRPr="007C437A">
        <w:rPr>
          <w:rPrChange w:id="5236" w:author="Arthur Parmentier" w:date="2020-06-07T15:27:00Z">
            <w:rPr/>
          </w:rPrChange>
        </w:rPr>
        <w:fldChar w:fldCharType="separate"/>
      </w:r>
      <w:ins w:id="5237" w:author="Arthur Parmentier" w:date="2020-05-18T14:34:00Z">
        <w:r w:rsidR="007A0B34" w:rsidRPr="007C437A">
          <w:t xml:space="preserve">Figure </w:t>
        </w:r>
        <w:r w:rsidR="007A0B34" w:rsidRPr="007C437A">
          <w:rPr>
            <w:rPrChange w:id="5238" w:author="Arthur Parmentier" w:date="2020-06-07T15:27:00Z">
              <w:rPr>
                <w:noProof/>
              </w:rPr>
            </w:rPrChange>
          </w:rPr>
          <w:t>1</w:t>
        </w:r>
        <w:r w:rsidR="007A0B34" w:rsidRPr="007C437A">
          <w:rPr>
            <w:rPrChange w:id="5239" w:author="Arthur Parmentier" w:date="2020-06-07T15:27:00Z">
              <w:rPr/>
            </w:rPrChange>
          </w:rPr>
          <w:fldChar w:fldCharType="end"/>
        </w:r>
      </w:ins>
      <w:ins w:id="5240" w:author="Arthur Parmentier" w:date="2020-05-18T14:35:00Z">
        <w:r w:rsidR="007A0B34" w:rsidRPr="007C437A">
          <w:t>.</w:t>
        </w:r>
      </w:ins>
    </w:p>
    <w:p w:rsidR="00040E14" w:rsidRPr="007C437A" w:rsidRDefault="00E43538" w:rsidP="00672C10">
      <w:pPr>
        <w:rPr>
          <w:ins w:id="5241" w:author="Arthur Parmentier" w:date="2020-06-02T19:15:00Z"/>
        </w:rPr>
      </w:pPr>
      <w:ins w:id="5242" w:author="Arthur Parmentier" w:date="2020-05-18T14:36:00Z">
        <w:r w:rsidRPr="007C437A">
          <w:t xml:space="preserve">Each layer </w:t>
        </w:r>
      </w:ins>
      <w:ins w:id="5243" w:author="Arthur Parmentier" w:date="2020-06-02T19:05:00Z">
        <w:r w:rsidR="00040E14" w:rsidRPr="007C437A">
          <w:t xml:space="preserve">has a </w:t>
        </w:r>
      </w:ins>
      <w:ins w:id="5244" w:author="Arthur Parmentier" w:date="2020-06-02T19:06:00Z">
        <w:r w:rsidR="00040E14" w:rsidRPr="007C437A">
          <w:t>particular function</w:t>
        </w:r>
      </w:ins>
      <w:ins w:id="5245" w:author="Arthur Parmentier" w:date="2020-06-02T19:05:00Z">
        <w:r w:rsidR="00040E14" w:rsidRPr="007C437A">
          <w:t xml:space="preserve"> that </w:t>
        </w:r>
      </w:ins>
      <w:ins w:id="5246" w:author="Arthur Parmentier" w:date="2020-06-02T19:06:00Z">
        <w:r w:rsidR="00040E14" w:rsidRPr="007C437A">
          <w:t>the user should easily be able to interpret.</w:t>
        </w:r>
      </w:ins>
      <w:ins w:id="5247" w:author="Arthur Parmentier" w:date="2020-06-02T19:07:00Z">
        <w:r w:rsidR="00040E14" w:rsidRPr="007C437A">
          <w:t xml:space="preserve"> Inside each layer are different processes and objects that the user interacts </w:t>
        </w:r>
      </w:ins>
      <w:ins w:id="5248" w:author="Arthur Parmentier" w:date="2020-06-02T19:09:00Z">
        <w:r w:rsidR="00040E14" w:rsidRPr="007C437A">
          <w:t>superficially with from</w:t>
        </w:r>
      </w:ins>
      <w:ins w:id="5249" w:author="Arthur Parmentier" w:date="2020-06-02T19:08:00Z">
        <w:r w:rsidR="00040E14" w:rsidRPr="007C437A">
          <w:t xml:space="preserve"> the interface of the pro</w:t>
        </w:r>
      </w:ins>
      <w:ins w:id="5250" w:author="Arthur Parmentier" w:date="2020-06-02T19:09:00Z">
        <w:r w:rsidR="00040E14" w:rsidRPr="007C437A">
          <w:t>gram.</w:t>
        </w:r>
      </w:ins>
      <w:ins w:id="5251" w:author="Arthur Parmentier" w:date="2020-06-02T19:10:00Z">
        <w:r w:rsidR="00040E14" w:rsidRPr="007C437A">
          <w:t xml:space="preserve"> For transparency, I have put in </w:t>
        </w:r>
      </w:ins>
      <w:ins w:id="5252" w:author="Arthur Parmentier" w:date="2020-06-03T17:22:00Z">
        <w:r w:rsidR="003A23BB" w:rsidRPr="007C437A">
          <w:t>white</w:t>
        </w:r>
      </w:ins>
      <w:ins w:id="5253" w:author="Arthur Parmentier" w:date="2020-06-02T19:10:00Z">
        <w:r w:rsidR="00040E14" w:rsidRPr="007C437A">
          <w:t xml:space="preserve"> the parts that I built myself and in </w:t>
        </w:r>
      </w:ins>
      <w:ins w:id="5254" w:author="Arthur Parmentier" w:date="2020-06-03T17:22:00Z">
        <w:r w:rsidR="003A23BB" w:rsidRPr="007C437A">
          <w:t>blue</w:t>
        </w:r>
      </w:ins>
      <w:ins w:id="5255" w:author="Arthur Parmentier" w:date="2020-06-02T19:10:00Z">
        <w:r w:rsidR="00040E14" w:rsidRPr="007C437A">
          <w:t xml:space="preserve"> the parts that are either taken </w:t>
        </w:r>
      </w:ins>
      <w:ins w:id="5256" w:author="Arthur Parmentier" w:date="2020-06-02T19:11:00Z">
        <w:r w:rsidR="00040E14" w:rsidRPr="007C437A">
          <w:t>from other works</w:t>
        </w:r>
      </w:ins>
      <w:ins w:id="5257" w:author="Arthur Parmentier" w:date="2020-06-02T19:33:00Z">
        <w:r w:rsidR="00351FEC" w:rsidRPr="007C437A">
          <w:rPr>
            <w:rStyle w:val="Appelnotedebasdep"/>
          </w:rPr>
          <w:footnoteReference w:id="30"/>
        </w:r>
      </w:ins>
      <w:ins w:id="5260" w:author="Arthur Parmentier" w:date="2020-06-02T19:11:00Z">
        <w:r w:rsidR="00040E14" w:rsidRPr="007C437A">
          <w:t xml:space="preserve"> </w:t>
        </w:r>
      </w:ins>
      <w:ins w:id="5261" w:author="Arthur Parmentier" w:date="2020-06-03T17:22:00Z">
        <w:r w:rsidR="003A23BB" w:rsidRPr="007C437A">
          <w:t>or</w:t>
        </w:r>
      </w:ins>
      <w:ins w:id="5262" w:author="Arthur Parmentier" w:date="2020-06-02T19:11:00Z">
        <w:r w:rsidR="00040E14" w:rsidRPr="007C437A">
          <w:t xml:space="preserve"> only slightly modified for my project.</w:t>
        </w:r>
      </w:ins>
    </w:p>
    <w:p w:rsidR="007D7578" w:rsidRPr="007C437A" w:rsidRDefault="007D7578" w:rsidP="00672C10">
      <w:pPr>
        <w:rPr>
          <w:ins w:id="5263" w:author="Arthur Parmentier" w:date="2020-06-02T19:26:00Z"/>
        </w:rPr>
      </w:pPr>
      <w:ins w:id="5264" w:author="Arthur Parmentier" w:date="2020-06-02T19:26:00Z">
        <w:r w:rsidRPr="007C437A">
          <w:t>At the interface l</w:t>
        </w:r>
      </w:ins>
      <w:ins w:id="5265" w:author="Arthur Parmentier" w:date="2020-06-02T19:32:00Z">
        <w:r w:rsidR="00B61700" w:rsidRPr="007C437A">
          <w:t>evel</w:t>
        </w:r>
      </w:ins>
      <w:ins w:id="5266" w:author="Arthur Parmentier" w:date="2020-06-02T19:26:00Z">
        <w:r w:rsidRPr="007C437A">
          <w:t>, all</w:t>
        </w:r>
      </w:ins>
      <w:ins w:id="5267" w:author="Arthur Parmentier" w:date="2020-06-02T19:16:00Z">
        <w:r w:rsidR="00FF3359" w:rsidRPr="007C437A">
          <w:t xml:space="preserve"> layers are implemented inside </w:t>
        </w:r>
      </w:ins>
      <w:ins w:id="5268" w:author="Arthur Parmentier" w:date="2020-06-02T19:17:00Z">
        <w:r w:rsidR="00FF3359" w:rsidRPr="007C437A">
          <w:t>Max/MSP, a graphical programming environment designed by IRCAM and optimized for real-time applications.</w:t>
        </w:r>
      </w:ins>
      <w:ins w:id="5269" w:author="Arthur Parmentier" w:date="2020-06-02T19:18:00Z">
        <w:r w:rsidR="00FF3359" w:rsidRPr="007C437A">
          <w:t xml:space="preserve"> </w:t>
        </w:r>
      </w:ins>
      <w:ins w:id="5270" w:author="Arthur Parmentier" w:date="2020-06-02T22:57:00Z">
        <w:r w:rsidR="004B04FD" w:rsidRPr="007C437A">
          <w:t>T</w:t>
        </w:r>
      </w:ins>
      <w:ins w:id="5271" w:author="Arthur Parmentier" w:date="2020-06-02T22:55:00Z">
        <w:r w:rsidR="004B04FD" w:rsidRPr="007C437A">
          <w:t>he user interface has a ver</w:t>
        </w:r>
      </w:ins>
      <w:ins w:id="5272" w:author="Arthur Parmentier" w:date="2020-06-02T22:56:00Z">
        <w:r w:rsidR="004B04FD" w:rsidRPr="007C437A">
          <w:t xml:space="preserve">y basic look and design. The user can see the whole patcher in the main window and </w:t>
        </w:r>
      </w:ins>
      <w:ins w:id="5273" w:author="Arthur Parmentier" w:date="2020-06-02T22:57:00Z">
        <w:r w:rsidR="005C333E" w:rsidRPr="007C437A">
          <w:t xml:space="preserve">is </w:t>
        </w:r>
      </w:ins>
      <w:ins w:id="5274" w:author="Arthur Parmentier" w:date="2020-06-02T22:56:00Z">
        <w:r w:rsidR="004B04FD" w:rsidRPr="007C437A">
          <w:t xml:space="preserve">also </w:t>
        </w:r>
      </w:ins>
      <w:ins w:id="5275" w:author="Arthur Parmentier" w:date="2020-06-02T22:57:00Z">
        <w:r w:rsidR="005C333E" w:rsidRPr="007C437A">
          <w:t xml:space="preserve">able to </w:t>
        </w:r>
      </w:ins>
      <w:ins w:id="5276" w:author="Arthur Parmentier" w:date="2020-06-02T22:56:00Z">
        <w:r w:rsidR="004B04FD" w:rsidRPr="007C437A">
          <w:t>access</w:t>
        </w:r>
      </w:ins>
      <w:ins w:id="5277" w:author="Arthur Parmentier" w:date="2020-06-02T22:57:00Z">
        <w:r w:rsidR="004B04FD" w:rsidRPr="007C437A">
          <w:t xml:space="preserve"> specific </w:t>
        </w:r>
      </w:ins>
      <w:ins w:id="5278" w:author="Arthur Parmentier" w:date="2020-06-02T22:58:00Z">
        <w:r w:rsidR="005C333E" w:rsidRPr="007C437A">
          <w:t>functionalities</w:t>
        </w:r>
      </w:ins>
      <w:ins w:id="5279" w:author="Arthur Parmentier" w:date="2020-06-02T22:57:00Z">
        <w:r w:rsidR="004B04FD" w:rsidRPr="007C437A">
          <w:t xml:space="preserve"> of each layer by using tabs.</w:t>
        </w:r>
      </w:ins>
    </w:p>
    <w:p w:rsidR="00FF3359" w:rsidRPr="007C437A" w:rsidRDefault="007D7578" w:rsidP="00672C10">
      <w:pPr>
        <w:rPr>
          <w:ins w:id="5280" w:author="Arthur Parmentier" w:date="2020-06-02T19:09:00Z"/>
        </w:rPr>
      </w:pPr>
      <w:ins w:id="5281" w:author="Arthur Parmentier" w:date="2020-06-02T19:26:00Z">
        <w:r w:rsidRPr="007C437A">
          <w:t xml:space="preserve">At the processing level, </w:t>
        </w:r>
      </w:ins>
      <w:ins w:id="5282" w:author="Arthur Parmentier" w:date="2020-06-02T19:20:00Z">
        <w:r w:rsidR="00FF3359" w:rsidRPr="007C437A">
          <w:t>Max/MSP itself h</w:t>
        </w:r>
      </w:ins>
      <w:ins w:id="5283" w:author="Arthur Parmentier" w:date="2020-06-02T19:21:00Z">
        <w:r w:rsidR="00FF3359" w:rsidRPr="007C437A">
          <w:t>as three different threads that it uses for processing the data passing through its compiled objects.</w:t>
        </w:r>
      </w:ins>
      <w:ins w:id="5284" w:author="Arthur Parmentier" w:date="2020-06-02T19:23:00Z">
        <w:r w:rsidR="00FF3359" w:rsidRPr="007C437A">
          <w:t xml:space="preserve"> For these threads, Max </w:t>
        </w:r>
      </w:ins>
      <w:ins w:id="5285" w:author="Arthur Parmentier" w:date="2020-06-02T19:24:00Z">
        <w:r w:rsidR="00FF3359" w:rsidRPr="007C437A">
          <w:t>guarantees</w:t>
        </w:r>
      </w:ins>
      <w:ins w:id="5286" w:author="Arthur Parmentier" w:date="2020-06-02T19:23:00Z">
        <w:r w:rsidR="00FF3359" w:rsidRPr="007C437A">
          <w:t xml:space="preserve"> the synchroni</w:t>
        </w:r>
      </w:ins>
      <w:ins w:id="5287" w:author="Arthur Parmentier" w:date="2020-06-02T19:24:00Z">
        <w:r w:rsidR="00FF3359" w:rsidRPr="007C437A">
          <w:t>city</w:t>
        </w:r>
        <w:r w:rsidRPr="007C437A">
          <w:t xml:space="preserve">/ordering of events. </w:t>
        </w:r>
      </w:ins>
      <w:ins w:id="5288" w:author="Arthur Parmentier" w:date="2020-06-02T19:22:00Z">
        <w:r w:rsidR="00FF3359" w:rsidRPr="007C437A">
          <w:t xml:space="preserve">However, Max also interprets node.js code </w:t>
        </w:r>
      </w:ins>
      <w:ins w:id="5289" w:author="Arthur Parmentier" w:date="2020-06-02T19:24:00Z">
        <w:r w:rsidRPr="007C437A">
          <w:t>that</w:t>
        </w:r>
      </w:ins>
      <w:ins w:id="5290" w:author="Arthur Parmentier" w:date="2020-06-02T19:23:00Z">
        <w:r w:rsidR="00FF3359" w:rsidRPr="007C437A">
          <w:t xml:space="preserve"> is </w:t>
        </w:r>
      </w:ins>
      <w:ins w:id="5291" w:author="Arthur Parmentier" w:date="2020-06-02T19:24:00Z">
        <w:r w:rsidRPr="007C437A">
          <w:t>processed in external thread</w:t>
        </w:r>
      </w:ins>
      <w:ins w:id="5292" w:author="Arthur Parmentier" w:date="2020-06-02T19:25:00Z">
        <w:r w:rsidRPr="007C437A">
          <w:t xml:space="preserve">s </w:t>
        </w:r>
        <w:r w:rsidRPr="007C437A">
          <w:lastRenderedPageBreak/>
          <w:t>asynchronously to Max internal threads.</w:t>
        </w:r>
      </w:ins>
      <w:ins w:id="5293" w:author="Arthur Parmentier" w:date="2020-06-02T19:26:00Z">
        <w:r w:rsidRPr="007C437A">
          <w:t xml:space="preserve"> We wil</w:t>
        </w:r>
      </w:ins>
      <w:ins w:id="5294" w:author="Arthur Parmentier" w:date="2020-06-02T19:27:00Z">
        <w:r w:rsidRPr="007C437A">
          <w:t>l discuss the consequences and implementation choices of this remark in future sections of the report.</w:t>
        </w:r>
      </w:ins>
    </w:p>
    <w:p w:rsidR="00436197" w:rsidRPr="007C437A" w:rsidRDefault="00324E8C" w:rsidP="00672C10">
      <w:pPr>
        <w:rPr>
          <w:ins w:id="5295" w:author="Arthur Parmentier" w:date="2020-05-16T11:02:00Z"/>
        </w:rPr>
      </w:pPr>
      <w:ins w:id="5296" w:author="Arthur Parmentier" w:date="2020-05-18T14:40:00Z">
        <w:r w:rsidRPr="007C437A">
          <w:rPr>
            <w:noProof/>
            <w:rPrChange w:id="5297"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5298" w:author="Arthur Parmentier" w:date="2020-05-18T14:33:00Z">
        <w:r w:rsidR="007A0B34" w:rsidRPr="007C437A">
          <w:rPr>
            <w:noProof/>
            <w:rPrChange w:id="5299"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54290C" w:rsidRPr="002C3653" w:rsidRDefault="0054290C">
                              <w:pPr>
                                <w:pStyle w:val="Lgende"/>
                                <w:rPr>
                                  <w:noProof/>
                                </w:rPr>
                                <w:pPrChange w:id="5300" w:author="Arthur Parmentier" w:date="2020-05-18T14:33:00Z">
                                  <w:pPr/>
                                </w:pPrChange>
                              </w:pPr>
                              <w:bookmarkStart w:id="5301" w:name="_Ref40704902"/>
                              <w:bookmarkStart w:id="5302" w:name="_Ref40704896"/>
                              <w:ins w:id="5303" w:author="Arthur Parmentier" w:date="2020-05-18T14:33:00Z">
                                <w:r>
                                  <w:t xml:space="preserve">Figure </w:t>
                                </w:r>
                                <w:r>
                                  <w:fldChar w:fldCharType="begin"/>
                                </w:r>
                                <w:r>
                                  <w:instrText xml:space="preserve"> SEQ Figure \* ARABIC </w:instrText>
                                </w:r>
                              </w:ins>
                              <w:r>
                                <w:fldChar w:fldCharType="separate"/>
                              </w:r>
                              <w:ins w:id="5304" w:author="Arthur Parmentier" w:date="2020-06-05T21:05:00Z">
                                <w:r>
                                  <w:rPr>
                                    <w:noProof/>
                                  </w:rPr>
                                  <w:t>2</w:t>
                                </w:r>
                              </w:ins>
                              <w:ins w:id="5305" w:author="Arthur Parmentier" w:date="2020-05-18T14:33:00Z">
                                <w:r>
                                  <w:fldChar w:fldCharType="end"/>
                                </w:r>
                                <w:bookmarkEnd w:id="5301"/>
                                <w:r>
                                  <w:t xml:space="preserve"> Summary of the recognition program structure</w:t>
                                </w:r>
                              </w:ins>
                              <w:bookmarkEnd w:id="53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54290C" w:rsidRPr="002C3653" w:rsidRDefault="0054290C">
                        <w:pPr>
                          <w:pStyle w:val="Lgende"/>
                          <w:rPr>
                            <w:noProof/>
                          </w:rPr>
                          <w:pPrChange w:id="5306" w:author="Arthur Parmentier" w:date="2020-05-18T14:33:00Z">
                            <w:pPr/>
                          </w:pPrChange>
                        </w:pPr>
                        <w:bookmarkStart w:id="5307" w:name="_Ref40704902"/>
                        <w:bookmarkStart w:id="5308" w:name="_Ref40704896"/>
                        <w:ins w:id="5309" w:author="Arthur Parmentier" w:date="2020-05-18T14:33:00Z">
                          <w:r>
                            <w:t xml:space="preserve">Figure </w:t>
                          </w:r>
                          <w:r>
                            <w:fldChar w:fldCharType="begin"/>
                          </w:r>
                          <w:r>
                            <w:instrText xml:space="preserve"> SEQ Figure \* ARABIC </w:instrText>
                          </w:r>
                        </w:ins>
                        <w:r>
                          <w:fldChar w:fldCharType="separate"/>
                        </w:r>
                        <w:ins w:id="5310" w:author="Arthur Parmentier" w:date="2020-06-05T21:05:00Z">
                          <w:r>
                            <w:rPr>
                              <w:noProof/>
                            </w:rPr>
                            <w:t>2</w:t>
                          </w:r>
                        </w:ins>
                        <w:ins w:id="5311" w:author="Arthur Parmentier" w:date="2020-05-18T14:33:00Z">
                          <w:r>
                            <w:fldChar w:fldCharType="end"/>
                          </w:r>
                          <w:bookmarkEnd w:id="5307"/>
                          <w:r>
                            <w:t xml:space="preserve"> Summary of the recognition program structure</w:t>
                          </w:r>
                        </w:ins>
                        <w:bookmarkEnd w:id="5308"/>
                      </w:p>
                    </w:txbxContent>
                  </v:textbox>
                  <w10:wrap type="topAndBottom"/>
                </v:shape>
              </w:pict>
            </mc:Fallback>
          </mc:AlternateContent>
        </w:r>
      </w:ins>
    </w:p>
    <w:p w:rsidR="00705B17" w:rsidRPr="007C437A" w:rsidRDefault="00705B17">
      <w:pPr>
        <w:pStyle w:val="Titre3"/>
        <w:rPr>
          <w:ins w:id="5312" w:author="Arthur Parmentier" w:date="2020-05-22T17:09:00Z"/>
          <w:rPrChange w:id="5313" w:author="Arthur Parmentier" w:date="2020-06-07T15:27:00Z">
            <w:rPr>
              <w:ins w:id="5314" w:author="Arthur Parmentier" w:date="2020-05-22T17:09:00Z"/>
            </w:rPr>
          </w:rPrChange>
        </w:rPr>
        <w:pPrChange w:id="5315" w:author="Arthur Parmentier" w:date="2020-05-22T19:10:00Z">
          <w:pPr>
            <w:pStyle w:val="Titre2"/>
          </w:pPr>
        </w:pPrChange>
      </w:pPr>
      <w:bookmarkStart w:id="5316" w:name="_Toc42698966"/>
      <w:ins w:id="5317" w:author="Arthur Parmentier" w:date="2020-05-22T17:08:00Z">
        <w:r w:rsidRPr="007C437A">
          <w:rPr>
            <w:rPrChange w:id="5318" w:author="Arthur Parmentier" w:date="2020-06-07T15:27:00Z">
              <w:rPr/>
            </w:rPrChange>
          </w:rPr>
          <w:lastRenderedPageBreak/>
          <w:t>The choice of Max/MSP</w:t>
        </w:r>
      </w:ins>
      <w:bookmarkEnd w:id="5316"/>
    </w:p>
    <w:p w:rsidR="0085122F" w:rsidRPr="007C437A" w:rsidRDefault="0085122F" w:rsidP="0085122F">
      <w:pPr>
        <w:rPr>
          <w:ins w:id="5319" w:author="Arthur Parmentier" w:date="2020-05-22T17:14:00Z"/>
        </w:rPr>
      </w:pPr>
      <w:ins w:id="5320" w:author="Arthur Parmentier" w:date="2020-05-22T17:09:00Z">
        <w:r w:rsidRPr="007C437A">
          <w:t xml:space="preserve">Before starting a finer description of the mechanisms of the program, I would like to </w:t>
        </w:r>
      </w:ins>
      <w:ins w:id="5321" w:author="Arthur Parmentier" w:date="2020-05-22T17:13:00Z">
        <w:r w:rsidRPr="007C437A">
          <w:t>motivate the choice of Max/MSP as the main programming environment</w:t>
        </w:r>
      </w:ins>
      <w:ins w:id="5322" w:author="Arthur Parmentier" w:date="2020-05-22T19:11:00Z">
        <w:r w:rsidR="00417CFA" w:rsidRPr="007C437A">
          <w:t xml:space="preserve"> hosting the different layers and functionalities.</w:t>
        </w:r>
      </w:ins>
    </w:p>
    <w:p w:rsidR="0034163D" w:rsidRPr="007C437A" w:rsidRDefault="0085122F" w:rsidP="0085122F">
      <w:pPr>
        <w:rPr>
          <w:ins w:id="5323" w:author="Arthur Parmentier" w:date="2020-05-22T17:21:00Z"/>
        </w:rPr>
      </w:pPr>
      <w:ins w:id="5324" w:author="Arthur Parmentier" w:date="2020-05-22T17:14:00Z">
        <w:r w:rsidRPr="007C437A">
          <w:t>There are several options for building such a t</w:t>
        </w:r>
      </w:ins>
      <w:ins w:id="5325" w:author="Arthur Parmentier" w:date="2020-05-22T17:15:00Z">
        <w:r w:rsidRPr="007C437A">
          <w:t>ool</w:t>
        </w:r>
      </w:ins>
      <w:ins w:id="5326" w:author="Arthur Parmentier" w:date="2020-05-22T17:20:00Z">
        <w:r w:rsidR="0034163D" w:rsidRPr="007C437A">
          <w:t xml:space="preserve">, each with their own pros and cons. </w:t>
        </w:r>
      </w:ins>
      <w:ins w:id="5327" w:author="Arthur Parmentier" w:date="2020-05-22T17:21:00Z">
        <w:r w:rsidR="0034163D" w:rsidRPr="007C437A">
          <w:t>In my case, I have considered Unity3D and PureData as the main alternatives to Max/MSP.</w:t>
        </w:r>
      </w:ins>
    </w:p>
    <w:p w:rsidR="0034163D" w:rsidRPr="007C437A" w:rsidRDefault="0034163D" w:rsidP="0085122F">
      <w:pPr>
        <w:rPr>
          <w:ins w:id="5328" w:author="Arthur Parmentier" w:date="2020-05-22T17:23:00Z"/>
        </w:rPr>
      </w:pPr>
      <w:ins w:id="5329" w:author="Arthur Parmentier" w:date="2020-05-22T17:21:00Z">
        <w:r w:rsidRPr="007C437A">
          <w:t>The advantage of Unity3D over Max/MSP</w:t>
        </w:r>
      </w:ins>
      <w:ins w:id="5330" w:author="Arthur Parmentier" w:date="2020-05-22T17:22:00Z">
        <w:r w:rsidRPr="007C437A">
          <w:t>(/Jitter) is that it is endorsed by a much larger community, it is free and has a better potential in terms</w:t>
        </w:r>
      </w:ins>
      <w:ins w:id="5331" w:author="Arthur Parmentier" w:date="2020-05-22T17:23:00Z">
        <w:r w:rsidRPr="007C437A">
          <w:t xml:space="preserve"> of graphics.</w:t>
        </w:r>
      </w:ins>
    </w:p>
    <w:p w:rsidR="0034163D" w:rsidRPr="007C437A" w:rsidRDefault="0034163D" w:rsidP="0085122F">
      <w:pPr>
        <w:rPr>
          <w:ins w:id="5332" w:author="Arthur Parmentier" w:date="2020-05-22T17:23:00Z"/>
        </w:rPr>
      </w:pPr>
      <w:ins w:id="5333" w:author="Arthur Parmentier" w:date="2020-05-22T17:23:00Z">
        <w:r w:rsidRPr="007C437A">
          <w:t>The advantage of PureData over Max/MSP is essentially that is it free and open source.</w:t>
        </w:r>
      </w:ins>
    </w:p>
    <w:p w:rsidR="0034163D" w:rsidRPr="007C437A" w:rsidRDefault="0034163D" w:rsidP="0085122F">
      <w:pPr>
        <w:rPr>
          <w:ins w:id="5334" w:author="Arthur Parmentier" w:date="2020-05-22T17:24:00Z"/>
        </w:rPr>
      </w:pPr>
      <w:ins w:id="5335" w:author="Arthur Parmentier" w:date="2020-05-22T17:23:00Z">
        <w:r w:rsidRPr="007C437A">
          <w:t xml:space="preserve">However, I think that Max/MSP is a better </w:t>
        </w:r>
      </w:ins>
      <w:ins w:id="5336"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5337" w:author="Arthur Parmentier" w:date="2020-05-22T17:29:00Z"/>
        </w:rPr>
      </w:pPr>
      <w:ins w:id="5338" w:author="Arthur Parmentier" w:date="2020-05-22T17:24:00Z">
        <w:r w:rsidRPr="007C437A">
          <w:t>Max/MSP is a high-level object-based programming language</w:t>
        </w:r>
      </w:ins>
      <w:ins w:id="5339" w:author="Arthur Parmentier" w:date="2020-05-22T17:25:00Z">
        <w:r w:rsidRPr="007C437A">
          <w:t xml:space="preserve"> with already</w:t>
        </w:r>
      </w:ins>
      <w:ins w:id="5340" w:author="Arthur Parmentier" w:date="2020-05-22T17:26:00Z">
        <w:r w:rsidRPr="007C437A">
          <w:t xml:space="preserve"> optimized pieces for music and real-time applications that are easy to use</w:t>
        </w:r>
      </w:ins>
      <w:ins w:id="5341" w:author="Arthur Parmentier" w:date="2020-05-22T17:30:00Z">
        <w:r w:rsidR="001E09DA" w:rsidRPr="007C437A">
          <w:t xml:space="preserve"> and assemble</w:t>
        </w:r>
      </w:ins>
      <w:ins w:id="5342" w:author="Arthur Parmentier" w:date="2020-05-22T17:26:00Z">
        <w:r w:rsidRPr="007C437A">
          <w:t xml:space="preserve">. It allows for </w:t>
        </w:r>
      </w:ins>
      <w:ins w:id="5343" w:author="Arthur Parmentier" w:date="2020-05-22T17:27:00Z">
        <w:r w:rsidRPr="007C437A">
          <w:t>scripting in JS and Node.js, which makes it a powerful host for a</w:t>
        </w:r>
      </w:ins>
      <w:ins w:id="5344" w:author="Arthur Parmentier" w:date="2020-05-22T17:28:00Z">
        <w:r w:rsidRPr="007C437A">
          <w:t xml:space="preserve"> huge number of scripts and tools developed by the web community</w:t>
        </w:r>
      </w:ins>
      <w:ins w:id="5345" w:author="Arthur Parmentier" w:date="2020-05-22T17:29:00Z">
        <w:r w:rsidR="001E09DA" w:rsidRPr="007C437A">
          <w:t xml:space="preserve"> and its graphical interface al</w:t>
        </w:r>
      </w:ins>
      <w:ins w:id="5346"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5347" w:author="Arthur Parmentier" w:date="2020-05-22T17:33:00Z"/>
        </w:rPr>
      </w:pPr>
      <w:ins w:id="5348" w:author="Arthur Parmentier" w:date="2020-05-22T17:31:00Z">
        <w:r w:rsidRPr="007C437A">
          <w:t>Max/MSP comes from IRCAM and is used by a community of artists and musicians</w:t>
        </w:r>
      </w:ins>
      <w:ins w:id="5349" w:author="Arthur Parmentier" w:date="2020-05-22T17:32:00Z">
        <w:r w:rsidRPr="007C437A">
          <w:t xml:space="preserve"> with </w:t>
        </w:r>
      </w:ins>
      <w:ins w:id="5350"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5351" w:author="Arthur Parmentier" w:date="2020-05-22T17:36:00Z"/>
        </w:rPr>
      </w:pPr>
      <w:ins w:id="5352" w:author="Arthur Parmentier" w:date="2020-05-22T17:34:00Z">
        <w:r w:rsidRPr="007C437A">
          <w:t>Max/MSP has a nicer visual interface than PD, is maintained by a commercial company</w:t>
        </w:r>
      </w:ins>
      <w:ins w:id="5353" w:author="Arthur Parmentier" w:date="2020-05-22T17:35:00Z">
        <w:r w:rsidRPr="007C437A">
          <w:t xml:space="preserve"> whereas PD has not been updated for years</w:t>
        </w:r>
      </w:ins>
      <w:ins w:id="5354" w:author="Arthur Parmentier" w:date="2020-05-22T17:36:00Z">
        <w:r w:rsidRPr="007C437A">
          <w:t>.</w:t>
        </w:r>
      </w:ins>
    </w:p>
    <w:p w:rsidR="001E09DA" w:rsidRPr="007C437A" w:rsidRDefault="00EE1399" w:rsidP="0034163D">
      <w:pPr>
        <w:pStyle w:val="Paragraphedeliste"/>
        <w:numPr>
          <w:ilvl w:val="0"/>
          <w:numId w:val="40"/>
        </w:numPr>
        <w:rPr>
          <w:ins w:id="5355" w:author="Arthur Parmentier" w:date="2020-05-22T17:37:00Z"/>
        </w:rPr>
      </w:pPr>
      <w:ins w:id="5356"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5357" w:author="Arthur Parmentier" w:date="2020-05-22T17:42:00Z"/>
        </w:rPr>
      </w:pPr>
      <w:ins w:id="5358" w:author="Arthur Parmentier" w:date="2020-05-22T17:40:00Z">
        <w:r w:rsidRPr="007C437A">
          <w:t xml:space="preserve">The graphical programming interface of Max/MSP can be transformed into a user </w:t>
        </w:r>
      </w:ins>
      <w:ins w:id="5359" w:author="Arthur Parmentier" w:date="2020-05-22T17:41:00Z">
        <w:r w:rsidRPr="007C437A">
          <w:t xml:space="preserve">interface easily (for simple demos such as </w:t>
        </w:r>
      </w:ins>
      <w:ins w:id="5360" w:author="Arthur Parmentier" w:date="2020-05-22T17:42:00Z">
        <w:r w:rsidRPr="007C437A">
          <w:t>mine) …</w:t>
        </w:r>
      </w:ins>
      <w:ins w:id="5361"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5362" w:author="Arthur Parmentier" w:date="2020-05-22T17:43:00Z"/>
        </w:rPr>
      </w:pPr>
      <w:ins w:id="5363" w:author="Arthur Parmentier" w:date="2020-05-22T17:42:00Z">
        <w:r w:rsidRPr="007C437A">
          <w:t>Given my programming skills and the time constraints of the project, Max/MSP was a much faster approa</w:t>
        </w:r>
      </w:ins>
      <w:ins w:id="5364" w:author="Arthur Parmentier" w:date="2020-05-22T17:43:00Z">
        <w:r w:rsidRPr="007C437A">
          <w:t>ch than Unity3D.</w:t>
        </w:r>
      </w:ins>
    </w:p>
    <w:p w:rsidR="00FF3359" w:rsidRPr="007C437A" w:rsidRDefault="00EE1399">
      <w:pPr>
        <w:rPr>
          <w:ins w:id="5365" w:author="Arthur Parmentier" w:date="2020-05-22T17:43:00Z"/>
        </w:rPr>
        <w:pPrChange w:id="5366" w:author="Arthur Parmentier" w:date="2020-05-22T17:43:00Z">
          <w:pPr>
            <w:pStyle w:val="Paragraphedeliste"/>
            <w:numPr>
              <w:numId w:val="40"/>
            </w:numPr>
            <w:ind w:hanging="360"/>
          </w:pPr>
        </w:pPrChange>
      </w:pPr>
      <w:ins w:id="5367" w:author="Arthur Parmentier" w:date="2020-05-22T17:43:00Z">
        <w:r w:rsidRPr="007C437A">
          <w:t xml:space="preserve">Although being a commercial software, </w:t>
        </w:r>
      </w:ins>
      <w:ins w:id="5368" w:author="Arthur Parmentier" w:date="2020-05-22T18:37:00Z">
        <w:r w:rsidR="00C24A48" w:rsidRPr="007C437A">
          <w:t>Max/MSP</w:t>
        </w:r>
      </w:ins>
      <w:ins w:id="5369" w:author="Arthur Parmentier" w:date="2020-05-22T17:43:00Z">
        <w:r w:rsidRPr="007C437A">
          <w:t xml:space="preserve"> patch</w:t>
        </w:r>
      </w:ins>
      <w:ins w:id="5370" w:author="Arthur Parmentier" w:date="2020-05-22T18:37:00Z">
        <w:r w:rsidR="00C24A48" w:rsidRPr="007C437A">
          <w:t>ers</w:t>
        </w:r>
      </w:ins>
      <w:ins w:id="5371" w:author="Arthur Parmentier" w:date="2020-05-22T17:43:00Z">
        <w:r w:rsidRPr="007C437A">
          <w:t xml:space="preserve"> can be compi</w:t>
        </w:r>
      </w:ins>
      <w:ins w:id="5372" w:author="Arthur Parmentier" w:date="2020-05-22T17:44:00Z">
        <w:r w:rsidRPr="007C437A">
          <w:t>led to a standalone program for Windows and Mac OS, allowing to s</w:t>
        </w:r>
      </w:ins>
      <w:ins w:id="5373" w:author="Arthur Parmentier" w:date="2020-05-22T17:45:00Z">
        <w:r w:rsidRPr="007C437A">
          <w:t>hare the program for free.</w:t>
        </w:r>
      </w:ins>
    </w:p>
    <w:p w:rsidR="00DE1036" w:rsidRPr="007C437A" w:rsidDel="00CE7ED8" w:rsidRDefault="00AD721A">
      <w:pPr>
        <w:pStyle w:val="Titre2"/>
        <w:rPr>
          <w:del w:id="5374" w:author="Arthur Parmentier" w:date="2020-05-18T13:37:00Z"/>
        </w:rPr>
      </w:pPr>
      <w:bookmarkStart w:id="5375" w:name="_Toc42698967"/>
      <w:ins w:id="5376" w:author="Arthur Parmentier" w:date="2020-06-03T22:06:00Z">
        <w:r w:rsidRPr="007C437A">
          <w:t>Description of each layer</w:t>
        </w:r>
      </w:ins>
      <w:bookmarkEnd w:id="5375"/>
    </w:p>
    <w:p w:rsidR="00CE7ED8" w:rsidRPr="007C437A" w:rsidRDefault="00CE7ED8">
      <w:pPr>
        <w:pStyle w:val="Titre2"/>
        <w:rPr>
          <w:ins w:id="5377" w:author="Arthur Parmentier" w:date="2020-05-18T17:11:00Z"/>
        </w:rPr>
      </w:pPr>
      <w:bookmarkStart w:id="5378" w:name="_Toc42698968"/>
      <w:bookmarkEnd w:id="5378"/>
    </w:p>
    <w:p w:rsidR="00F25194" w:rsidRPr="007C437A" w:rsidRDefault="00F25194">
      <w:pPr>
        <w:pStyle w:val="Titre3"/>
        <w:rPr>
          <w:ins w:id="5379" w:author="Arthur Parmentier" w:date="2020-05-18T15:01:00Z"/>
          <w:rPrChange w:id="5380" w:author="Arthur Parmentier" w:date="2020-06-07T15:27:00Z">
            <w:rPr>
              <w:ins w:id="5381" w:author="Arthur Parmentier" w:date="2020-05-18T15:01:00Z"/>
            </w:rPr>
          </w:rPrChange>
        </w:rPr>
        <w:pPrChange w:id="5382" w:author="Arthur Parmentier" w:date="2020-05-18T17:12:00Z">
          <w:pPr>
            <w:pStyle w:val="Titre2"/>
          </w:pPr>
        </w:pPrChange>
      </w:pPr>
      <w:bookmarkStart w:id="5383" w:name="_Toc42698969"/>
      <w:r w:rsidRPr="007C437A">
        <w:rPr>
          <w:rPrChange w:id="5384" w:author="Arthur Parmentier" w:date="2020-06-07T15:27:00Z">
            <w:rPr/>
          </w:rPrChange>
        </w:rPr>
        <w:t xml:space="preserve">Part 1: </w:t>
      </w:r>
      <w:del w:id="5385" w:author="Arthur Parmentier" w:date="2020-05-18T15:01:00Z">
        <w:r w:rsidRPr="007C437A" w:rsidDel="00237B5C">
          <w:rPr>
            <w:rPrChange w:id="5386" w:author="Arthur Parmentier" w:date="2020-06-07T15:27:00Z">
              <w:rPr/>
            </w:rPrChange>
          </w:rPr>
          <w:delText>Posenet &amp; gloves feature building</w:delText>
        </w:r>
      </w:del>
      <w:ins w:id="5387" w:author="Arthur Parmentier" w:date="2020-05-18T15:01:00Z">
        <w:r w:rsidR="00237B5C" w:rsidRPr="007C437A">
          <w:rPr>
            <w:rPrChange w:id="5388" w:author="Arthur Parmentier" w:date="2020-06-07T15:27:00Z">
              <w:rPr/>
            </w:rPrChange>
          </w:rPr>
          <w:t>Motion tracking inputs</w:t>
        </w:r>
        <w:bookmarkEnd w:id="5383"/>
      </w:ins>
    </w:p>
    <w:p w:rsidR="00F11A13" w:rsidRPr="007C437A" w:rsidRDefault="00F11A13" w:rsidP="0060525E">
      <w:pPr>
        <w:rPr>
          <w:ins w:id="5389" w:author="Arthur Parmentier" w:date="2020-05-22T19:19:00Z"/>
        </w:rPr>
      </w:pPr>
      <w:ins w:id="5390" w:author="Arthur Parmentier" w:date="2020-05-22T19:13:00Z">
        <w:r w:rsidRPr="007C437A">
          <w:t>As</w:t>
        </w:r>
      </w:ins>
      <w:ins w:id="5391" w:author="Arthur Parmentier" w:date="2020-05-22T19:14:00Z">
        <w:r w:rsidRPr="007C437A">
          <w:t xml:space="preserve"> humans, we are equipped with </w:t>
        </w:r>
      </w:ins>
      <w:ins w:id="5392" w:author="Arthur Parmentier" w:date="2020-05-22T19:15:00Z">
        <w:r w:rsidRPr="007C437A">
          <w:t>cognition and recognition systems that allow us</w:t>
        </w:r>
      </w:ins>
      <w:ins w:id="5393" w:author="Arthur Parmentier" w:date="2020-05-22T19:16:00Z">
        <w:r w:rsidRPr="007C437A">
          <w:t xml:space="preserve"> to discern </w:t>
        </w:r>
      </w:ins>
      <w:ins w:id="5394" w:author="Arthur Parmentier" w:date="2020-06-03T17:24:00Z">
        <w:r w:rsidR="00EF1B4B" w:rsidRPr="007C437A">
          <w:t xml:space="preserve">a wide variety of </w:t>
        </w:r>
      </w:ins>
      <w:ins w:id="5395" w:author="Arthur Parmentier" w:date="2020-05-22T19:16:00Z">
        <w:r w:rsidRPr="007C437A">
          <w:t>objects</w:t>
        </w:r>
      </w:ins>
      <w:ins w:id="5396" w:author="Arthur Parmentier" w:date="2020-06-03T17:24:00Z">
        <w:r w:rsidR="00EF1B4B" w:rsidRPr="007C437A">
          <w:t xml:space="preserve"> such as</w:t>
        </w:r>
      </w:ins>
      <w:ins w:id="5397" w:author="Arthur Parmentier" w:date="2020-05-22T19:16:00Z">
        <w:r w:rsidRPr="007C437A">
          <w:t xml:space="preserve"> bodies in space and to build features </w:t>
        </w:r>
      </w:ins>
      <w:ins w:id="5398" w:author="Arthur Parmentier" w:date="2020-05-22T19:17:00Z">
        <w:r w:rsidRPr="007C437A">
          <w:t>to identify</w:t>
        </w:r>
      </w:ins>
      <w:ins w:id="5399" w:author="Arthur Parmentier" w:date="2020-06-03T17:25:00Z">
        <w:r w:rsidR="00EF1B4B" w:rsidRPr="007C437A">
          <w:t xml:space="preserve"> (</w:t>
        </w:r>
      </w:ins>
      <w:ins w:id="5400" w:author="Arthur Parmentier" w:date="2020-05-22T19:17:00Z">
        <w:r w:rsidRPr="007C437A">
          <w:t>classify</w:t>
        </w:r>
      </w:ins>
      <w:ins w:id="5401" w:author="Arthur Parmentier" w:date="2020-06-03T17:25:00Z">
        <w:r w:rsidR="00EF1B4B" w:rsidRPr="007C437A">
          <w:t>)</w:t>
        </w:r>
      </w:ins>
      <w:ins w:id="5402" w:author="Arthur Parmentier" w:date="2020-05-22T19:17:00Z">
        <w:r w:rsidRPr="007C437A">
          <w:t xml:space="preserve"> movements and </w:t>
        </w:r>
      </w:ins>
      <w:ins w:id="5403" w:author="Arthur Parmentier" w:date="2020-06-03T17:25:00Z">
        <w:r w:rsidR="00EF1B4B" w:rsidRPr="007C437A">
          <w:t xml:space="preserve">gestural </w:t>
        </w:r>
      </w:ins>
      <w:ins w:id="5404" w:author="Arthur Parmentier" w:date="2020-05-22T19:17:00Z">
        <w:r w:rsidRPr="007C437A">
          <w:t>signs</w:t>
        </w:r>
      </w:ins>
      <w:ins w:id="5405" w:author="Arthur Parmentier" w:date="2020-06-03T17:25:00Z">
        <w:r w:rsidR="00EF1B4B" w:rsidRPr="007C437A">
          <w:t xml:space="preserve"> from those bodies</w:t>
        </w:r>
      </w:ins>
      <w:ins w:id="5406" w:author="Arthur Parmentier" w:date="2020-05-22T19:17:00Z">
        <w:r w:rsidRPr="007C437A">
          <w:t>.</w:t>
        </w:r>
      </w:ins>
      <w:ins w:id="5407" w:author="Arthur Parmentier" w:date="2020-06-03T17:25:00Z">
        <w:r w:rsidR="00EF1B4B" w:rsidRPr="007C437A">
          <w:br/>
        </w:r>
      </w:ins>
      <w:ins w:id="5408" w:author="Arthur Parmentier" w:date="2020-05-22T19:18:00Z">
        <w:r w:rsidRPr="007C437A">
          <w:t>Computers, however, are not natively equipped with such systems</w:t>
        </w:r>
      </w:ins>
      <w:ins w:id="5409" w:author="Arthur Parmentier" w:date="2020-05-22T19:19:00Z">
        <w:r w:rsidRPr="007C437A">
          <w:t>, so that it is necessary to build them in this project, according to the goals a</w:t>
        </w:r>
      </w:ins>
      <w:ins w:id="5410" w:author="Arthur Parmentier" w:date="2020-05-22T19:20:00Z">
        <w:r w:rsidRPr="007C437A">
          <w:t>nd objectives we defined previously.</w:t>
        </w:r>
      </w:ins>
    </w:p>
    <w:p w:rsidR="0060525E" w:rsidRPr="007C437A" w:rsidRDefault="0060525E" w:rsidP="0060525E">
      <w:pPr>
        <w:rPr>
          <w:ins w:id="5411" w:author="Arthur Parmentier" w:date="2020-05-18T15:06:00Z"/>
        </w:rPr>
      </w:pPr>
      <w:ins w:id="5412" w:author="Arthur Parmentier" w:date="2020-05-18T15:02:00Z">
        <w:r w:rsidRPr="007C437A">
          <w:t>The role of the motion tracking layer is to compute a set of motion features</w:t>
        </w:r>
      </w:ins>
      <w:ins w:id="5413" w:author="Arthur Parmentier" w:date="2020-05-18T15:03:00Z">
        <w:r w:rsidRPr="007C437A">
          <w:t xml:space="preserve"> from the movement of the user. There </w:t>
        </w:r>
      </w:ins>
      <w:ins w:id="5414" w:author="Arthur Parmentier" w:date="2020-06-03T17:26:00Z">
        <w:r w:rsidR="00EF1B4B" w:rsidRPr="007C437A">
          <w:t xml:space="preserve">exist several </w:t>
        </w:r>
      </w:ins>
      <w:ins w:id="5415" w:author="Arthur Parmentier" w:date="2020-05-18T15:03:00Z">
        <w:r w:rsidRPr="007C437A">
          <w:t>motion tracking systems</w:t>
        </w:r>
      </w:ins>
      <w:ins w:id="5416" w:author="Arthur Parmentier" w:date="2020-05-18T15:04:00Z">
        <w:r w:rsidRPr="007C437A">
          <w:t xml:space="preserve"> with different technologies</w:t>
        </w:r>
      </w:ins>
      <w:ins w:id="5417" w:author="Arthur Parmentier" w:date="2020-06-03T17:26:00Z">
        <w:r w:rsidR="00EF1B4B" w:rsidRPr="007C437A">
          <w:t xml:space="preserve"> that allow computers to recognize bodies and compute</w:t>
        </w:r>
      </w:ins>
      <w:ins w:id="5418" w:author="Arthur Parmentier" w:date="2020-06-03T17:27:00Z">
        <w:r w:rsidR="00EF1B4B" w:rsidRPr="007C437A">
          <w:t xml:space="preserve"> several features that can be used to identify gestural signs</w:t>
        </w:r>
      </w:ins>
      <w:ins w:id="5419" w:author="Arthur Parmentier" w:date="2020-05-18T15:04:00Z">
        <w:r w:rsidRPr="007C437A">
          <w:t>.</w:t>
        </w:r>
      </w:ins>
      <w:ins w:id="5420" w:author="Arthur Parmentier" w:date="2020-06-03T17:27:00Z">
        <w:r w:rsidR="00EF1B4B" w:rsidRPr="007C437A">
          <w:br/>
        </w:r>
      </w:ins>
      <w:ins w:id="5421" w:author="Arthur Parmentier" w:date="2020-05-18T15:04:00Z">
        <w:r w:rsidRPr="007C437A">
          <w:lastRenderedPageBreak/>
          <w:t xml:space="preserve">In SP, </w:t>
        </w:r>
      </w:ins>
      <w:ins w:id="5422" w:author="Arthur Parmentier" w:date="2020-05-18T15:05:00Z">
        <w:r w:rsidRPr="007C437A">
          <w:t>there are</w:t>
        </w:r>
      </w:ins>
      <w:ins w:id="5423" w:author="Arthur Parmentier" w:date="2020-05-18T15:07:00Z">
        <w:r w:rsidRPr="007C437A">
          <w:t xml:space="preserve"> some</w:t>
        </w:r>
      </w:ins>
      <w:ins w:id="5424" w:author="Arthur Parmentier" w:date="2020-05-18T15:05:00Z">
        <w:r w:rsidRPr="007C437A">
          <w:t xml:space="preserve"> body parts </w:t>
        </w:r>
      </w:ins>
      <w:ins w:id="5425" w:author="Arthur Parmentier" w:date="2020-05-18T15:07:00Z">
        <w:r w:rsidRPr="007C437A">
          <w:t xml:space="preserve">such as the hands </w:t>
        </w:r>
      </w:ins>
      <w:ins w:id="5426" w:author="Arthur Parmentier" w:date="2020-05-18T15:05:00Z">
        <w:r w:rsidRPr="007C437A">
          <w:t>that are much more frequently to sign than others</w:t>
        </w:r>
      </w:ins>
      <w:ins w:id="5427" w:author="Arthur Parmentier" w:date="2020-05-18T15:06:00Z">
        <w:r w:rsidRPr="007C437A">
          <w:t>, therefore they require more precise tracking than the latter to classify amongst the signs.</w:t>
        </w:r>
      </w:ins>
      <w:ins w:id="5428" w:author="Arthur Parmentier" w:date="2020-05-22T19:21:00Z">
        <w:r w:rsidR="0049456C" w:rsidRPr="007C437A">
          <w:t xml:space="preserve"> However, all </w:t>
        </w:r>
      </w:ins>
      <w:ins w:id="5429" w:author="Arthur Parmentier" w:date="2020-05-22T19:22:00Z">
        <w:r w:rsidR="0049456C" w:rsidRPr="007C437A">
          <w:t xml:space="preserve">motion tracking systems available </w:t>
        </w:r>
      </w:ins>
      <w:ins w:id="5430" w:author="Arthur Parmentier" w:date="2020-05-22T19:23:00Z">
        <w:r w:rsidR="0049456C" w:rsidRPr="007C437A">
          <w:t>have a finite range of operation, i.e. they can only track motion at a certain scale.</w:t>
        </w:r>
      </w:ins>
      <w:ins w:id="5431" w:author="Arthur Parmentier" w:date="2020-06-03T17:27:00Z">
        <w:r w:rsidR="00E84F73" w:rsidRPr="007C437A">
          <w:t xml:space="preserve"> (just l</w:t>
        </w:r>
      </w:ins>
      <w:ins w:id="5432" w:author="Arthur Parmentier" w:date="2020-06-03T17:28:00Z">
        <w:r w:rsidR="00E84F73" w:rsidRPr="007C437A">
          <w:t>ike the human cognition system).</w:t>
        </w:r>
      </w:ins>
      <w:ins w:id="5433" w:author="Arthur Parmentier" w:date="2020-05-22T19:29:00Z">
        <w:r w:rsidR="0049456C" w:rsidRPr="007C437A">
          <w:br/>
        </w:r>
      </w:ins>
      <w:ins w:id="5434" w:author="Arthur Parmentier" w:date="2020-06-03T17:27:00Z">
        <w:r w:rsidR="00EF1B4B" w:rsidRPr="007C437A">
          <w:t>W</w:t>
        </w:r>
      </w:ins>
      <w:ins w:id="5435" w:author="Arthur Parmentier" w:date="2020-05-22T19:24:00Z">
        <w:r w:rsidR="0049456C" w:rsidRPr="007C437A">
          <w:t xml:space="preserve">e can </w:t>
        </w:r>
      </w:ins>
      <w:ins w:id="5436" w:author="Arthur Parmentier" w:date="2020-05-22T19:28:00Z">
        <w:r w:rsidR="0049456C" w:rsidRPr="007C437A">
          <w:t>observe</w:t>
        </w:r>
      </w:ins>
      <w:ins w:id="5437" w:author="Arthur Parmentier" w:date="2020-05-22T19:24:00Z">
        <w:r w:rsidR="0049456C" w:rsidRPr="007C437A">
          <w:t xml:space="preserve"> two </w:t>
        </w:r>
      </w:ins>
      <w:ins w:id="5438" w:author="Arthur Parmentier" w:date="2020-05-22T19:25:00Z">
        <w:r w:rsidR="0049456C" w:rsidRPr="007C437A">
          <w:t>main scales at which signs are performed: full body and hands.</w:t>
        </w:r>
      </w:ins>
      <w:ins w:id="5439" w:author="Arthur Parmentier" w:date="2020-05-22T19:29:00Z">
        <w:r w:rsidR="0049456C" w:rsidRPr="007C437A">
          <w:t xml:space="preserve"> </w:t>
        </w:r>
      </w:ins>
      <w:ins w:id="5440" w:author="Arthur Parmentier" w:date="2020-05-22T19:31:00Z">
        <w:r w:rsidR="00640FA9" w:rsidRPr="007C437A">
          <w:t>Although the</w:t>
        </w:r>
      </w:ins>
      <w:ins w:id="5441" w:author="Arthur Parmentier" w:date="2020-05-22T19:32:00Z">
        <w:r w:rsidR="00640FA9" w:rsidRPr="007C437A">
          <w:t>re are certain costly technologies that would allow us to deal with both scale in one model, I propose</w:t>
        </w:r>
      </w:ins>
      <w:ins w:id="5442" w:author="Arthur Parmentier" w:date="2020-05-22T19:33:00Z">
        <w:r w:rsidR="00640FA9" w:rsidRPr="007C437A">
          <w:t xml:space="preserve"> and discuss</w:t>
        </w:r>
      </w:ins>
      <w:ins w:id="5443" w:author="Arthur Parmentier" w:date="2020-05-22T19:32:00Z">
        <w:r w:rsidR="00640FA9" w:rsidRPr="007C437A">
          <w:t xml:space="preserve"> two different</w:t>
        </w:r>
      </w:ins>
      <w:ins w:id="5444" w:author="Arthur Parmentier" w:date="2020-05-22T19:33:00Z">
        <w:r w:rsidR="00640FA9" w:rsidRPr="007C437A">
          <w:t xml:space="preserve"> technologies that are each adapted and efficient </w:t>
        </w:r>
      </w:ins>
      <w:ins w:id="5445" w:author="Arthur Parmentier" w:date="2020-05-22T19:44:00Z">
        <w:r w:rsidR="00D16ED0" w:rsidRPr="007C437A">
          <w:t>for each one.</w:t>
        </w:r>
      </w:ins>
    </w:p>
    <w:p w:rsidR="00240203" w:rsidRPr="007C437A" w:rsidRDefault="00240203">
      <w:pPr>
        <w:pStyle w:val="Titre4"/>
        <w:rPr>
          <w:ins w:id="5446" w:author="Arthur Parmentier" w:date="2020-05-22T19:45:00Z"/>
        </w:rPr>
      </w:pPr>
      <w:ins w:id="5447" w:author="Arthur Parmentier" w:date="2020-05-18T15:10:00Z">
        <w:r w:rsidRPr="007C437A">
          <w:t xml:space="preserve">Full body </w:t>
        </w:r>
      </w:ins>
      <w:ins w:id="5448" w:author="Arthur Parmentier" w:date="2020-05-22T19:44:00Z">
        <w:r w:rsidR="00BE6686" w:rsidRPr="007C437A">
          <w:t>scale: “skeleton” tracking</w:t>
        </w:r>
      </w:ins>
    </w:p>
    <w:p w:rsidR="00F6380F" w:rsidRPr="007C437A" w:rsidRDefault="003D69EC" w:rsidP="00F6380F">
      <w:pPr>
        <w:rPr>
          <w:ins w:id="5449" w:author="Arthur Parmentier" w:date="2020-05-22T19:51:00Z"/>
        </w:rPr>
      </w:pPr>
      <w:ins w:id="5450" w:author="Arthur Parmentier" w:date="2020-06-03T17:38:00Z">
        <w:r w:rsidRPr="007C437A">
          <w:t>To construct our features for the identification of the signs, we must drop a lot of in</w:t>
        </w:r>
      </w:ins>
      <w:ins w:id="5451" w:author="Arthur Parmentier" w:date="2020-06-03T17:39:00Z">
        <w:r w:rsidRPr="007C437A">
          <w:t>formation from the input of the system, such as the webcam or motion tracki</w:t>
        </w:r>
      </w:ins>
      <w:ins w:id="5452" w:author="Arthur Parmentier" w:date="2020-06-03T17:40:00Z">
        <w:r w:rsidRPr="007C437A">
          <w:t xml:space="preserve">ng system we are using. For instance, information such as colors, </w:t>
        </w:r>
      </w:ins>
      <w:ins w:id="5453" w:author="Arthur Parmentier" w:date="2020-06-03T17:41:00Z">
        <w:r w:rsidRPr="007C437A">
          <w:t>certain body parts such as the belly or torso</w:t>
        </w:r>
      </w:ins>
      <w:ins w:id="5454" w:author="Arthur Parmentier" w:date="2020-06-03T17:42:00Z">
        <w:r w:rsidRPr="007C437A">
          <w:t xml:space="preserve">, sound, etc, are not crucial for the identification of SP signs. There may be cases in which there are, but they will not be covered </w:t>
        </w:r>
      </w:ins>
      <w:ins w:id="5455" w:author="Arthur Parmentier" w:date="2020-06-03T17:43:00Z">
        <w:r w:rsidRPr="007C437A">
          <w:t xml:space="preserve">by this project. </w:t>
        </w:r>
      </w:ins>
      <w:ins w:id="5456" w:author="Arthur Parmentier" w:date="2020-06-03T17:44:00Z">
        <w:r w:rsidRPr="007C437A">
          <w:br/>
        </w:r>
      </w:ins>
      <w:ins w:id="5457" w:author="Arthur Parmentier" w:date="2020-06-03T17:43:00Z">
        <w:r w:rsidRPr="007C437A">
          <w:t>Typically, the “skeleton” representation of the position of each broad body part of the soundpainter (hands, shoulders, head, hips, knees,</w:t>
        </w:r>
      </w:ins>
      <w:ins w:id="5458" w:author="Arthur Parmentier" w:date="2020-06-03T17:44:00Z">
        <w:r w:rsidRPr="007C437A">
          <w:t xml:space="preserve"> feet…) </w:t>
        </w:r>
      </w:ins>
      <w:ins w:id="5459" w:author="Arthur Parmentier" w:date="2020-06-03T17:45:00Z">
        <w:r w:rsidRPr="007C437A">
          <w:t xml:space="preserve">would allow the computer to recognized most basic signs at the full body scale. Because of the structure of the body (articulations, </w:t>
        </w:r>
      </w:ins>
      <w:ins w:id="5460" w:author="Arthur Parmentier" w:date="2020-06-03T17:46:00Z">
        <w:r w:rsidRPr="007C437A">
          <w:t>rigid body parts…), only several key points are needed to model its skeleton. Then, t</w:t>
        </w:r>
      </w:ins>
      <w:ins w:id="5461" w:author="Arthur Parmentier" w:date="2020-05-22T19:45:00Z">
        <w:r w:rsidR="00F6380F" w:rsidRPr="007C437A">
          <w:t xml:space="preserve">he </w:t>
        </w:r>
      </w:ins>
      <w:ins w:id="5462" w:author="Arthur Parmentier" w:date="2020-05-22T19:46:00Z">
        <w:r w:rsidR="00F6380F" w:rsidRPr="007C437A">
          <w:t>features that would allow us to classify different signs must typically</w:t>
        </w:r>
      </w:ins>
      <w:ins w:id="5463" w:author="Arthur Parmentier" w:date="2020-05-22T19:47:00Z">
        <w:r w:rsidR="00F6380F" w:rsidRPr="007C437A">
          <w:t xml:space="preserve"> reach a precision of the order of magnitude below the</w:t>
        </w:r>
      </w:ins>
      <w:ins w:id="5464" w:author="Arthur Parmentier" w:date="2020-06-03T17:28:00Z">
        <w:r w:rsidR="00E84F73" w:rsidRPr="007C437A">
          <w:t xml:space="preserve"> </w:t>
        </w:r>
      </w:ins>
      <w:ins w:id="5465" w:author="Arthur Parmentier" w:date="2020-06-03T17:46:00Z">
        <w:r w:rsidRPr="007C437A">
          <w:t>distance between t</w:t>
        </w:r>
      </w:ins>
      <w:ins w:id="5466" w:author="Arthur Parmentier" w:date="2020-06-03T17:47:00Z">
        <w:r w:rsidRPr="007C437A">
          <w:t>wo keypoints.</w:t>
        </w:r>
      </w:ins>
      <w:ins w:id="5467" w:author="Arthur Parmentier" w:date="2020-06-03T17:31:00Z">
        <w:r w:rsidR="00E84F73" w:rsidRPr="007C437A">
          <w:t xml:space="preserve"> </w:t>
        </w:r>
      </w:ins>
      <w:ins w:id="5468" w:author="Arthur Parmentier" w:date="2020-06-03T17:47:00Z">
        <w:r w:rsidRPr="007C437A">
          <w:t>Assuming</w:t>
        </w:r>
      </w:ins>
      <w:ins w:id="5469" w:author="Arthur Parmentier" w:date="2020-05-22T19:47:00Z">
        <w:r w:rsidR="00F6380F" w:rsidRPr="007C437A">
          <w:t xml:space="preserve"> </w:t>
        </w:r>
      </w:ins>
      <w:ins w:id="5470" w:author="Arthur Parmentier" w:date="2020-05-22T19:48:00Z">
        <w:r w:rsidR="00F6380F" w:rsidRPr="007C437A">
          <w:t xml:space="preserve">that most body parts are separated by a distance of </w:t>
        </w:r>
      </w:ins>
      <w:ins w:id="5471" w:author="Arthur Parmentier" w:date="2020-05-22T19:49:00Z">
        <w:r w:rsidR="00F6380F" w:rsidRPr="007C437A">
          <w:t xml:space="preserve">the </w:t>
        </w:r>
      </w:ins>
      <w:ins w:id="5472" w:author="Arthur Parmentier" w:date="2020-05-22T19:48:00Z">
        <w:r w:rsidR="00F6380F" w:rsidRPr="007C437A">
          <w:t xml:space="preserve">order of 10cm, </w:t>
        </w:r>
      </w:ins>
      <w:ins w:id="5473"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5474" w:author="Arthur Parmentier" w:date="2020-05-22T19:50:00Z">
        <w:r w:rsidR="00F6380F" w:rsidRPr="007C437A">
          <w:t>a precision of the order of the centimeter.</w:t>
        </w:r>
      </w:ins>
    </w:p>
    <w:p w:rsidR="0004080C" w:rsidRPr="007C437A" w:rsidRDefault="0004080C">
      <w:pPr>
        <w:rPr>
          <w:ins w:id="5475" w:author="Arthur Parmentier" w:date="2020-05-18T15:10:00Z"/>
          <w:rPrChange w:id="5476" w:author="Arthur Parmentier" w:date="2020-06-07T15:27:00Z">
            <w:rPr>
              <w:ins w:id="5477" w:author="Arthur Parmentier" w:date="2020-05-18T15:10:00Z"/>
            </w:rPr>
          </w:rPrChange>
        </w:rPr>
        <w:pPrChange w:id="5478" w:author="Arthur Parmentier" w:date="2020-05-22T19:45:00Z">
          <w:pPr>
            <w:pStyle w:val="Titre3"/>
          </w:pPr>
        </w:pPrChange>
      </w:pPr>
      <w:ins w:id="5479" w:author="Arthur Parmentier" w:date="2020-05-22T19:51:00Z">
        <w:r w:rsidRPr="007C437A">
          <w:rPr>
            <w:rPrChange w:id="5480" w:author="Arthur Parmentier" w:date="2020-06-07T15:27:00Z">
              <w:rPr/>
            </w:rPrChange>
          </w:rPr>
          <w:t xml:space="preserve">In the following part, I will </w:t>
        </w:r>
      </w:ins>
      <w:ins w:id="5481" w:author="Arthur Parmentier" w:date="2020-05-22T19:52:00Z">
        <w:r w:rsidRPr="007C437A">
          <w:rPr>
            <w:rPrChange w:id="5482"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5483" w:author="Arthur Parmentier" w:date="2020-05-19T15:54:00Z"/>
          <w:rPrChange w:id="5484" w:author="Arthur Parmentier" w:date="2020-06-07T15:27:00Z">
            <w:rPr>
              <w:ins w:id="5485" w:author="Arthur Parmentier" w:date="2020-05-19T15:54:00Z"/>
            </w:rPr>
          </w:rPrChange>
        </w:rPr>
        <w:pPrChange w:id="5486" w:author="Arthur Parmentier" w:date="2020-05-19T15:54:00Z">
          <w:pPr/>
        </w:pPrChange>
      </w:pPr>
      <w:ins w:id="5487" w:author="Arthur Parmentier" w:date="2020-05-19T15:54:00Z">
        <w:r w:rsidRPr="007C437A">
          <w:rPr>
            <w:rPrChange w:id="5488" w:author="Arthur Parmentier" w:date="2020-06-07T15:27:00Z">
              <w:rPr/>
            </w:rPrChange>
          </w:rPr>
          <w:t>Introduction to PoseNet</w:t>
        </w:r>
      </w:ins>
    </w:p>
    <w:p w:rsidR="00240203" w:rsidRPr="007C437A" w:rsidRDefault="00116732" w:rsidP="00240203">
      <w:pPr>
        <w:rPr>
          <w:ins w:id="5489" w:author="Arthur Parmentier" w:date="2020-05-22T19:57:00Z"/>
        </w:rPr>
      </w:pPr>
      <w:ins w:id="5490" w:author="Arthur Parmentier" w:date="2020-05-18T15:17:00Z">
        <w:r w:rsidRPr="007C437A">
          <w:rPr>
            <w:rStyle w:val="Accentuation"/>
            <w:i w:val="0"/>
            <w:iCs w:val="0"/>
            <w:rPrChange w:id="5491" w:author="Arthur Parmentier" w:date="2020-06-07T15:27:00Z">
              <w:rPr>
                <w:rStyle w:val="Accentuation"/>
              </w:rPr>
            </w:rPrChange>
          </w:rPr>
          <w:t>PoseNet</w:t>
        </w:r>
      </w:ins>
      <w:ins w:id="5492" w:author="Arthur Parmentier" w:date="2020-05-18T15:19:00Z">
        <w:r w:rsidRPr="007C437A">
          <w:rPr>
            <w:rStyle w:val="Appelnotedebasdep"/>
          </w:rPr>
          <w:footnoteReference w:id="31"/>
        </w:r>
      </w:ins>
      <w:ins w:id="5498" w:author="Arthur Parmentier" w:date="2020-05-22T19:54:00Z">
        <w:r w:rsidR="00BA66EC" w:rsidRPr="007C437A">
          <w:t xml:space="preserve"> is</w:t>
        </w:r>
      </w:ins>
      <w:ins w:id="5499" w:author="Arthur Parmentier" w:date="2020-05-18T15:17:00Z">
        <w:r w:rsidRPr="007C437A">
          <w:t xml:space="preserve"> a </w:t>
        </w:r>
      </w:ins>
      <w:ins w:id="5500" w:author="Arthur Parmentier" w:date="2020-05-22T19:20:00Z">
        <w:r w:rsidR="00BD73B3" w:rsidRPr="007C437A">
          <w:t>computer-</w:t>
        </w:r>
      </w:ins>
      <w:ins w:id="5501" w:author="Arthur Parmentier" w:date="2020-05-18T15:17:00Z">
        <w:r w:rsidRPr="007C437A">
          <w:t>vision model that can be used to estimate the pose of a person in an image or video by estimating where key body joints are</w:t>
        </w:r>
      </w:ins>
      <w:ins w:id="5502" w:author="Arthur Parmentier" w:date="2020-05-19T15:27:00Z">
        <w:r w:rsidR="00DC1119" w:rsidRPr="007C437A">
          <w:t xml:space="preserve"> in 2D space</w:t>
        </w:r>
      </w:ins>
      <w:ins w:id="5503" w:author="Arthur Parmentier" w:date="2020-05-18T15:17:00Z">
        <w:r w:rsidRPr="007C437A">
          <w:t>.</w:t>
        </w:r>
      </w:ins>
      <w:ins w:id="5504" w:author="Arthur Parmentier" w:date="2020-05-18T15:24:00Z">
        <w:r w:rsidR="00CE53C0" w:rsidRPr="007C437A">
          <w:t xml:space="preserve"> </w:t>
        </w:r>
      </w:ins>
      <w:ins w:id="5505" w:author="Arthur Parmentier" w:date="2020-05-22T19:55:00Z">
        <w:r w:rsidR="005E0A3C" w:rsidRPr="007C437A">
          <w:t>Its performances on modern CPUs and GPUs allow it to run in real-time using a webcam or alternative low-latency vide</w:t>
        </w:r>
      </w:ins>
      <w:ins w:id="5506" w:author="Arthur Parmentier" w:date="2020-05-22T19:56:00Z">
        <w:r w:rsidR="005E0A3C" w:rsidRPr="007C437A">
          <w:t>o input devices.</w:t>
        </w:r>
      </w:ins>
    </w:p>
    <w:p w:rsidR="00D86CC2" w:rsidRPr="007C437A" w:rsidRDefault="00D86CC2" w:rsidP="00240203">
      <w:pPr>
        <w:rPr>
          <w:ins w:id="5507" w:author="Arthur Parmentier" w:date="2020-05-22T20:07:00Z"/>
        </w:rPr>
      </w:pPr>
      <w:ins w:id="5508" w:author="Arthur Parmentier" w:date="2020-05-22T19:57:00Z">
        <w:r w:rsidRPr="007C437A">
          <w:t>In Max/MSP</w:t>
        </w:r>
      </w:ins>
      <w:ins w:id="5509" w:author="Arthur Parmentier" w:date="2020-05-22T19:58:00Z">
        <w:r w:rsidRPr="007C437A">
          <w:t>, I could adapt</w:t>
        </w:r>
      </w:ins>
      <w:ins w:id="5510" w:author="Arthur Parmentier" w:date="2020-05-22T19:59:00Z">
        <w:r w:rsidRPr="007C437A">
          <w:t xml:space="preserve"> and upgrade</w:t>
        </w:r>
      </w:ins>
      <w:ins w:id="5511" w:author="Arthur Parmentier" w:date="2020-05-22T19:58:00Z">
        <w:r w:rsidRPr="007C437A">
          <w:t xml:space="preserve"> two demonstration projects </w:t>
        </w:r>
      </w:ins>
      <w:ins w:id="5512" w:author="Arthur Parmentier" w:date="2020-05-22T19:59:00Z">
        <w:r w:rsidRPr="007C437A">
          <w:t>showing</w:t>
        </w:r>
      </w:ins>
      <w:ins w:id="5513" w:author="Arthur Parmentier" w:date="2020-05-22T19:58:00Z">
        <w:r w:rsidRPr="007C437A">
          <w:t xml:space="preserve"> how </w:t>
        </w:r>
      </w:ins>
      <w:ins w:id="5514" w:author="Arthur Parmentier" w:date="2020-05-22T19:59:00Z">
        <w:r w:rsidRPr="007C437A">
          <w:t>to port PoseNet into Max with Node.js</w:t>
        </w:r>
      </w:ins>
      <w:ins w:id="5515" w:author="Arthur Parmentier" w:date="2020-05-22T19:58:00Z">
        <w:r w:rsidRPr="007C437A">
          <w:rPr>
            <w:rStyle w:val="Appelnotedebasdep"/>
          </w:rPr>
          <w:footnoteReference w:id="32"/>
        </w:r>
      </w:ins>
      <w:ins w:id="5522" w:author="Arthur Parmentier" w:date="2020-05-22T19:59:00Z">
        <w:r w:rsidRPr="007C437A">
          <w:t xml:space="preserve"> to build </w:t>
        </w:r>
      </w:ins>
      <w:ins w:id="5523" w:author="Arthur Parmentier" w:date="2020-05-22T20:00:00Z">
        <w:r w:rsidR="00B44867" w:rsidRPr="007C437A">
          <w:t xml:space="preserve">a simple user interface </w:t>
        </w:r>
      </w:ins>
      <w:ins w:id="5524" w:author="Arthur Parmentier" w:date="2020-05-22T20:06:00Z">
        <w:r w:rsidR="00D0268F" w:rsidRPr="007C437A">
          <w:t xml:space="preserve">(1.2.) </w:t>
        </w:r>
      </w:ins>
      <w:ins w:id="5525" w:author="Arthur Parmentier" w:date="2020-05-22T20:00:00Z">
        <w:r w:rsidR="00B44867" w:rsidRPr="007C437A">
          <w:t xml:space="preserve">allowing the user to start PoseNet either in a separate window, within an Electron process or directly </w:t>
        </w:r>
      </w:ins>
      <w:ins w:id="5526" w:author="Arthur Parmentier" w:date="2020-05-22T20:01:00Z">
        <w:r w:rsidR="00B44867" w:rsidRPr="007C437A">
          <w:t xml:space="preserve">inside a Jweb object on the patcher. </w:t>
        </w:r>
      </w:ins>
      <w:ins w:id="5527" w:author="Arthur Parmentier" w:date="2020-06-03T21:42:00Z">
        <w:r w:rsidR="0083784D" w:rsidRPr="007C437A">
          <w:t xml:space="preserve">A demo of the process can be found in my </w:t>
        </w:r>
      </w:ins>
      <w:ins w:id="5528" w:author="Arthur Parmentier" w:date="2020-06-03T21:44:00Z">
        <w:r w:rsidR="0083784D" w:rsidRPr="007C437A">
          <w:rPr>
            <w:rPrChange w:id="5529" w:author="Arthur Parmentier" w:date="2020-06-07T15:27:00Z">
              <w:rPr/>
            </w:rPrChange>
          </w:rPr>
          <w:fldChar w:fldCharType="begin"/>
        </w:r>
        <w:r w:rsidR="0083784D" w:rsidRPr="007C437A">
          <w:instrText xml:space="preserve"> HYPERLINK "https://www.youtube.com/watch?v=jW6bo6XkhFo" </w:instrText>
        </w:r>
        <w:r w:rsidR="0083784D" w:rsidRPr="007C437A">
          <w:rPr>
            <w:rPrChange w:id="5530" w:author="Arthur Parmentier" w:date="2020-06-07T15:27:00Z">
              <w:rPr/>
            </w:rPrChange>
          </w:rPr>
          <w:fldChar w:fldCharType="separate"/>
        </w:r>
        <w:r w:rsidR="0083784D" w:rsidRPr="007C437A">
          <w:rPr>
            <w:rStyle w:val="Lienhypertexte"/>
          </w:rPr>
          <w:t>second</w:t>
        </w:r>
        <w:r w:rsidR="0083784D" w:rsidRPr="007C437A">
          <w:rPr>
            <w:rPrChange w:id="5531" w:author="Arthur Parmentier" w:date="2020-06-07T15:27:00Z">
              <w:rPr/>
            </w:rPrChange>
          </w:rPr>
          <w:fldChar w:fldCharType="end"/>
        </w:r>
      </w:ins>
      <w:ins w:id="5532" w:author="Arthur Parmentier" w:date="2020-06-03T21:43:00Z">
        <w:r w:rsidR="0083784D" w:rsidRPr="007C437A">
          <w:t xml:space="preserve"> and </w:t>
        </w:r>
      </w:ins>
      <w:ins w:id="5533" w:author="Arthur Parmentier" w:date="2020-06-03T21:44:00Z">
        <w:r w:rsidR="0083784D" w:rsidRPr="007C437A">
          <w:rPr>
            <w:rPrChange w:id="5534" w:author="Arthur Parmentier" w:date="2020-06-07T15:27:00Z">
              <w:rPr/>
            </w:rPrChange>
          </w:rPr>
          <w:fldChar w:fldCharType="begin"/>
        </w:r>
        <w:r w:rsidR="0083784D" w:rsidRPr="007C437A">
          <w:instrText xml:space="preserve"> HYPERLINK "https://www.youtube.com/watch?v=OmPFMT9mgOs" </w:instrText>
        </w:r>
        <w:r w:rsidR="0083784D" w:rsidRPr="007C437A">
          <w:rPr>
            <w:rPrChange w:id="5535" w:author="Arthur Parmentier" w:date="2020-06-07T15:27:00Z">
              <w:rPr/>
            </w:rPrChange>
          </w:rPr>
          <w:fldChar w:fldCharType="separate"/>
        </w:r>
        <w:r w:rsidR="0083784D" w:rsidRPr="007C437A">
          <w:rPr>
            <w:rStyle w:val="Lienhypertexte"/>
          </w:rPr>
          <w:t>third</w:t>
        </w:r>
        <w:r w:rsidR="0083784D" w:rsidRPr="007C437A">
          <w:rPr>
            <w:rPrChange w:id="5536" w:author="Arthur Parmentier" w:date="2020-06-07T15:27:00Z">
              <w:rPr/>
            </w:rPrChange>
          </w:rPr>
          <w:fldChar w:fldCharType="end"/>
        </w:r>
      </w:ins>
      <w:ins w:id="5537" w:author="Arthur Parmentier" w:date="2020-06-03T21:43:00Z">
        <w:r w:rsidR="0083784D" w:rsidRPr="007C437A">
          <w:t xml:space="preserve"> demo video of the tool. </w:t>
        </w:r>
      </w:ins>
      <w:ins w:id="5538" w:author="Arthur Parmentier" w:date="2020-05-22T20:01:00Z">
        <w:r w:rsidR="00B44867" w:rsidRPr="007C437A">
          <w:t xml:space="preserve">I have observed </w:t>
        </w:r>
      </w:ins>
      <w:ins w:id="5539" w:author="Arthur Parmentier" w:date="2020-05-22T20:02:00Z">
        <w:r w:rsidR="00B44867" w:rsidRPr="007C437A">
          <w:t>a</w:t>
        </w:r>
      </w:ins>
      <w:ins w:id="5540" w:author="Arthur Parmentier" w:date="2020-05-22T20:01:00Z">
        <w:r w:rsidR="00B44867" w:rsidRPr="007C437A">
          <w:t xml:space="preserve"> </w:t>
        </w:r>
      </w:ins>
      <w:ins w:id="5541" w:author="Arthur Parmentier" w:date="2020-06-03T17:49:00Z">
        <w:r w:rsidR="00EB3650" w:rsidRPr="007C437A">
          <w:t xml:space="preserve">slightly </w:t>
        </w:r>
      </w:ins>
      <w:ins w:id="5542" w:author="Arthur Parmentier" w:date="2020-06-03T17:48:00Z">
        <w:r w:rsidR="00DD75CE" w:rsidRPr="007C437A">
          <w:t xml:space="preserve">lower </w:t>
        </w:r>
      </w:ins>
      <w:ins w:id="5543" w:author="Arthur Parmentier" w:date="2020-05-22T20:01:00Z">
        <w:r w:rsidR="00B44867" w:rsidRPr="007C437A">
          <w:t>performance</w:t>
        </w:r>
      </w:ins>
      <w:ins w:id="5544" w:author="Arthur Parmentier" w:date="2020-05-22T20:02:00Z">
        <w:r w:rsidR="00B44867" w:rsidRPr="007C437A">
          <w:t xml:space="preserve"> with the Jweb object than the Electron process on my computer</w:t>
        </w:r>
      </w:ins>
      <w:ins w:id="5545" w:author="Arthur Parmentier" w:date="2020-05-22T20:03:00Z">
        <w:r w:rsidR="00B44867" w:rsidRPr="007C437A">
          <w:t xml:space="preserve"> </w:t>
        </w:r>
      </w:ins>
      <w:ins w:id="5546" w:author="Arthur Parmentier" w:date="2020-05-23T19:47:00Z">
        <w:r w:rsidR="00BF1ECB" w:rsidRPr="007C437A">
          <w:t>and</w:t>
        </w:r>
      </w:ins>
      <w:ins w:id="5547" w:author="Arthur Parmentier" w:date="2020-05-22T20:03:00Z">
        <w:r w:rsidR="00B44867" w:rsidRPr="007C437A">
          <w:t xml:space="preserve"> the Electron process has the advantage of having its dedicated window, allowing the user to move it</w:t>
        </w:r>
      </w:ins>
      <w:ins w:id="5548" w:author="Arthur Parmentier" w:date="2020-05-22T20:05:00Z">
        <w:r w:rsidR="00DB3548" w:rsidRPr="007C437A">
          <w:t>, resize it</w:t>
        </w:r>
      </w:ins>
      <w:ins w:id="5549" w:author="Arthur Parmentier" w:date="2020-05-22T20:03:00Z">
        <w:r w:rsidR="00B44867" w:rsidRPr="007C437A">
          <w:t xml:space="preserve"> and </w:t>
        </w:r>
        <w:r w:rsidR="00B44867" w:rsidRPr="007C437A">
          <w:lastRenderedPageBreak/>
          <w:t xml:space="preserve">most important, to keep it visible while the model is running, otherwise </w:t>
        </w:r>
      </w:ins>
      <w:ins w:id="5550" w:author="Arthur Parmentier" w:date="2020-05-22T20:04:00Z">
        <w:r w:rsidR="00DB3548" w:rsidRPr="007C437A">
          <w:t xml:space="preserve">PoseNet performance drops critically. Both </w:t>
        </w:r>
      </w:ins>
      <w:ins w:id="5551" w:author="Arthur Parmentier" w:date="2020-05-23T19:47:00Z">
        <w:r w:rsidR="00E336D0" w:rsidRPr="007C437A">
          <w:t xml:space="preserve">hosts (Jweb and Electron) </w:t>
        </w:r>
      </w:ins>
      <w:ins w:id="5552" w:author="Arthur Parmentier" w:date="2020-05-22T20:04:00Z">
        <w:r w:rsidR="00DB3548" w:rsidRPr="007C437A">
          <w:t>are perfectly in</w:t>
        </w:r>
      </w:ins>
      <w:ins w:id="5553" w:author="Arthur Parmentier" w:date="2020-05-22T20:05:00Z">
        <w:r w:rsidR="00DB3548" w:rsidRPr="007C437A">
          <w:t>ter-</w:t>
        </w:r>
      </w:ins>
      <w:ins w:id="5554" w:author="Arthur Parmentier" w:date="2020-05-22T20:07:00Z">
        <w:r w:rsidR="005B6936" w:rsidRPr="007C437A">
          <w:t>changeable</w:t>
        </w:r>
      </w:ins>
      <w:ins w:id="5555" w:author="Arthur Parmentier" w:date="2020-05-22T20:06:00Z">
        <w:r w:rsidR="00DB3548" w:rsidRPr="007C437A">
          <w:t xml:space="preserve"> in less than a minute (for loading the model).</w:t>
        </w:r>
      </w:ins>
    </w:p>
    <w:p w:rsidR="005B6936" w:rsidRPr="007C437A" w:rsidRDefault="005B6936">
      <w:pPr>
        <w:keepNext/>
        <w:rPr>
          <w:ins w:id="5556" w:author="Arthur Parmentier" w:date="2020-05-22T20:11:00Z"/>
        </w:rPr>
        <w:pPrChange w:id="5557" w:author="Arthur Parmentier" w:date="2020-05-22T20:11:00Z">
          <w:pPr/>
        </w:pPrChange>
      </w:pPr>
      <w:ins w:id="5558" w:author="Arthur Parmentier" w:date="2020-05-22T20:11:00Z">
        <w:r w:rsidRPr="007C437A">
          <w:rPr>
            <w:noProof/>
            <w:rPrChange w:id="5559"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5560" w:author="Arthur Parmentier" w:date="2020-05-19T15:04:00Z"/>
          <w:rPrChange w:id="5561" w:author="Arthur Parmentier" w:date="2020-06-07T15:27:00Z">
            <w:rPr>
              <w:ins w:id="5562" w:author="Arthur Parmentier" w:date="2020-05-19T15:04:00Z"/>
            </w:rPr>
          </w:rPrChange>
        </w:rPr>
        <w:pPrChange w:id="5563" w:author="Arthur Parmentier" w:date="2020-05-22T20:11:00Z">
          <w:pPr/>
        </w:pPrChange>
      </w:pPr>
      <w:ins w:id="5564" w:author="Arthur Parmentier" w:date="2020-05-22T20:11:00Z">
        <w:r w:rsidRPr="007C437A">
          <w:rPr>
            <w:rPrChange w:id="5565" w:author="Arthur Parmentier" w:date="2020-06-07T15:27:00Z">
              <w:rPr/>
            </w:rPrChange>
          </w:rPr>
          <w:t xml:space="preserve">Figure </w:t>
        </w:r>
        <w:r w:rsidRPr="007C437A">
          <w:rPr>
            <w:rPrChange w:id="5566" w:author="Arthur Parmentier" w:date="2020-06-07T15:27:00Z">
              <w:rPr/>
            </w:rPrChange>
          </w:rPr>
          <w:fldChar w:fldCharType="begin"/>
        </w:r>
        <w:r w:rsidRPr="007C437A">
          <w:rPr>
            <w:rPrChange w:id="5567" w:author="Arthur Parmentier" w:date="2020-06-07T15:27:00Z">
              <w:rPr/>
            </w:rPrChange>
          </w:rPr>
          <w:instrText xml:space="preserve"> SEQ Figure \* ARABIC </w:instrText>
        </w:r>
      </w:ins>
      <w:r w:rsidRPr="007C437A">
        <w:rPr>
          <w:rPrChange w:id="5568" w:author="Arthur Parmentier" w:date="2020-06-07T15:27:00Z">
            <w:rPr/>
          </w:rPrChange>
        </w:rPr>
        <w:fldChar w:fldCharType="separate"/>
      </w:r>
      <w:ins w:id="5569" w:author="Arthur Parmentier" w:date="2020-06-05T21:05:00Z">
        <w:r w:rsidR="001C2AA6" w:rsidRPr="007C437A">
          <w:rPr>
            <w:rPrChange w:id="5570" w:author="Arthur Parmentier" w:date="2020-06-07T15:27:00Z">
              <w:rPr>
                <w:noProof/>
              </w:rPr>
            </w:rPrChange>
          </w:rPr>
          <w:t>3</w:t>
        </w:r>
      </w:ins>
      <w:ins w:id="5571" w:author="Arthur Parmentier" w:date="2020-05-22T20:11:00Z">
        <w:r w:rsidRPr="007C437A">
          <w:rPr>
            <w:rPrChange w:id="5572" w:author="Arthur Parmentier" w:date="2020-06-07T15:27:00Z">
              <w:rPr/>
            </w:rPrChange>
          </w:rPr>
          <w:fldChar w:fldCharType="end"/>
        </w:r>
        <w:r w:rsidRPr="007C437A">
          <w:rPr>
            <w:rPrChange w:id="5573" w:author="Arthur Parmentier" w:date="2020-06-07T15:27:00Z">
              <w:rPr/>
            </w:rPrChange>
          </w:rPr>
          <w:t xml:space="preserve"> View of PoseNet inside Max/MSP</w:t>
        </w:r>
      </w:ins>
    </w:p>
    <w:p w:rsidR="00863218" w:rsidRPr="007C437A" w:rsidRDefault="009F79AA" w:rsidP="00240203">
      <w:pPr>
        <w:rPr>
          <w:ins w:id="5574" w:author="Arthur Parmentier" w:date="2020-05-18T15:21:00Z"/>
        </w:rPr>
      </w:pPr>
      <w:ins w:id="5575" w:author="Arthur Parmentier" w:date="2020-05-19T15:15:00Z">
        <w:r w:rsidRPr="007C437A">
          <w:rPr>
            <w:noProof/>
            <w:rPrChange w:id="5576"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54290C" w:rsidRPr="00821FC2" w:rsidRDefault="0054290C">
                              <w:pPr>
                                <w:pStyle w:val="Lgende"/>
                                <w:rPr>
                                  <w:noProof/>
                                </w:rPr>
                                <w:pPrChange w:id="5577" w:author="Arthur Parmentier" w:date="2020-05-19T15:15:00Z">
                                  <w:pPr/>
                                </w:pPrChange>
                              </w:pPr>
                              <w:ins w:id="5578" w:author="Arthur Parmentier" w:date="2020-05-19T15:15:00Z">
                                <w:r>
                                  <w:t xml:space="preserve">Figure </w:t>
                                </w:r>
                                <w:r>
                                  <w:fldChar w:fldCharType="begin"/>
                                </w:r>
                                <w:r>
                                  <w:instrText xml:space="preserve"> SEQ Figure \* ARABIC </w:instrText>
                                </w:r>
                              </w:ins>
                              <w:r>
                                <w:fldChar w:fldCharType="separate"/>
                              </w:r>
                              <w:ins w:id="5579" w:author="Arthur Parmentier" w:date="2020-06-05T21:05:00Z">
                                <w:r>
                                  <w:rPr>
                                    <w:noProof/>
                                  </w:rPr>
                                  <w:t>4</w:t>
                                </w:r>
                              </w:ins>
                              <w:ins w:id="5580" w:author="Arthur Parmentier" w:date="2020-05-19T15:15:00Z">
                                <w:r>
                                  <w:fldChar w:fldCharType="end"/>
                                </w:r>
                                <w:r>
                                  <w:t xml:space="preserve"> Posenet skeleton tracking for "rest of the group"</w:t>
                                </w:r>
                              </w:ins>
                              <w:ins w:id="5581"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54290C" w:rsidRPr="00821FC2" w:rsidRDefault="0054290C">
                        <w:pPr>
                          <w:pStyle w:val="Lgende"/>
                          <w:rPr>
                            <w:noProof/>
                          </w:rPr>
                          <w:pPrChange w:id="5582" w:author="Arthur Parmentier" w:date="2020-05-19T15:15:00Z">
                            <w:pPr/>
                          </w:pPrChange>
                        </w:pPr>
                        <w:ins w:id="5583" w:author="Arthur Parmentier" w:date="2020-05-19T15:15:00Z">
                          <w:r>
                            <w:t xml:space="preserve">Figure </w:t>
                          </w:r>
                          <w:r>
                            <w:fldChar w:fldCharType="begin"/>
                          </w:r>
                          <w:r>
                            <w:instrText xml:space="preserve"> SEQ Figure \* ARABIC </w:instrText>
                          </w:r>
                        </w:ins>
                        <w:r>
                          <w:fldChar w:fldCharType="separate"/>
                        </w:r>
                        <w:ins w:id="5584" w:author="Arthur Parmentier" w:date="2020-06-05T21:05:00Z">
                          <w:r>
                            <w:rPr>
                              <w:noProof/>
                            </w:rPr>
                            <w:t>4</w:t>
                          </w:r>
                        </w:ins>
                        <w:ins w:id="5585" w:author="Arthur Parmentier" w:date="2020-05-19T15:15:00Z">
                          <w:r>
                            <w:fldChar w:fldCharType="end"/>
                          </w:r>
                          <w:r>
                            <w:t xml:space="preserve"> Posenet skeleton tracking for "rest of the group"</w:t>
                          </w:r>
                        </w:ins>
                        <w:ins w:id="5586" w:author="Arthur Parmentier" w:date="2020-05-22T20:12:00Z">
                          <w:r>
                            <w:t>, from the Electron external window</w:t>
                          </w:r>
                        </w:ins>
                      </w:p>
                    </w:txbxContent>
                  </v:textbox>
                  <w10:wrap type="topAndBottom"/>
                </v:shape>
              </w:pict>
            </mc:Fallback>
          </mc:AlternateContent>
        </w:r>
      </w:ins>
      <w:ins w:id="5587" w:author="Arthur Parmentier" w:date="2020-05-19T15:14:00Z">
        <w:r w:rsidR="00863218" w:rsidRPr="007C437A">
          <w:rPr>
            <w:noProof/>
            <w:rPrChange w:id="5588"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5589" w:author="Arthur Parmentier" w:date="2020-05-18T15:23:00Z"/>
        </w:rPr>
      </w:pPr>
      <w:ins w:id="5590" w:author="Arthur Parmentier" w:date="2020-05-18T15:21:00Z">
        <w:r w:rsidRPr="007C437A">
          <w:t>PoseNet allows the user</w:t>
        </w:r>
      </w:ins>
      <w:ins w:id="5591" w:author="Arthur Parmentier" w:date="2020-05-18T15:22:00Z">
        <w:r w:rsidR="006F7BD1" w:rsidRPr="007C437A">
          <w:t xml:space="preserve"> to choose different models and </w:t>
        </w:r>
      </w:ins>
      <w:ins w:id="5592"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5593" w:author="Arthur Parmentier" w:date="2020-05-18T15:24:00Z"/>
        </w:rPr>
      </w:pPr>
      <w:ins w:id="5594" w:author="Arthur Parmentier" w:date="2020-05-18T15:23:00Z">
        <w:r w:rsidRPr="007C437A">
          <w:t>The architecture of the mo</w:t>
        </w:r>
      </w:ins>
      <w:ins w:id="5595" w:author="Arthur Parmentier" w:date="2020-05-18T15:24:00Z">
        <w:r w:rsidRPr="007C437A">
          <w:t>del (MobileNet or ResNet)</w:t>
        </w:r>
      </w:ins>
    </w:p>
    <w:p w:rsidR="00CE53C0" w:rsidRPr="007C437A" w:rsidRDefault="00CE53C0" w:rsidP="00CE53C0">
      <w:pPr>
        <w:pStyle w:val="Paragraphedeliste"/>
        <w:numPr>
          <w:ilvl w:val="0"/>
          <w:numId w:val="24"/>
        </w:numPr>
        <w:rPr>
          <w:ins w:id="5596" w:author="Arthur Parmentier" w:date="2020-05-18T15:27:00Z"/>
        </w:rPr>
      </w:pPr>
      <w:ins w:id="5597" w:author="Arthur Parmentier" w:date="2020-05-18T15:24:00Z">
        <w:r w:rsidRPr="007C437A">
          <w:t xml:space="preserve">The input resolution of the </w:t>
        </w:r>
      </w:ins>
      <w:ins w:id="5598" w:author="Arthur Parmentier" w:date="2020-05-18T15:25:00Z">
        <w:r w:rsidR="00266B08" w:rsidRPr="007C437A">
          <w:t>video input</w:t>
        </w:r>
      </w:ins>
    </w:p>
    <w:p w:rsidR="00266B08" w:rsidRPr="007C437A" w:rsidRDefault="00266B08" w:rsidP="00CE53C0">
      <w:pPr>
        <w:pStyle w:val="Paragraphedeliste"/>
        <w:numPr>
          <w:ilvl w:val="0"/>
          <w:numId w:val="24"/>
        </w:numPr>
        <w:rPr>
          <w:ins w:id="5599" w:author="Arthur Parmentier" w:date="2020-05-18T15:27:00Z"/>
        </w:rPr>
      </w:pPr>
      <w:ins w:id="5600" w:author="Arthur Parmentier" w:date="2020-05-18T15:27:00Z">
        <w:r w:rsidRPr="007C437A">
          <w:t>The output stride of the model</w:t>
        </w:r>
      </w:ins>
    </w:p>
    <w:p w:rsidR="00266B08" w:rsidRPr="007C437A" w:rsidRDefault="00266B08" w:rsidP="00CE53C0">
      <w:pPr>
        <w:pStyle w:val="Paragraphedeliste"/>
        <w:numPr>
          <w:ilvl w:val="0"/>
          <w:numId w:val="24"/>
        </w:numPr>
        <w:rPr>
          <w:ins w:id="5601" w:author="Arthur Parmentier" w:date="2020-05-18T15:28:00Z"/>
        </w:rPr>
      </w:pPr>
      <w:ins w:id="5602" w:author="Arthur Parmentier" w:date="2020-05-18T15:28:00Z">
        <w:r w:rsidRPr="007C437A">
          <w:t>The depths of the convolution operations (for MobileNet only)</w:t>
        </w:r>
      </w:ins>
    </w:p>
    <w:p w:rsidR="00266B08" w:rsidRPr="007C437A" w:rsidRDefault="00266B08" w:rsidP="00CE53C0">
      <w:pPr>
        <w:pStyle w:val="Paragraphedeliste"/>
        <w:numPr>
          <w:ilvl w:val="0"/>
          <w:numId w:val="24"/>
        </w:numPr>
        <w:rPr>
          <w:ins w:id="5603" w:author="Arthur Parmentier" w:date="2020-05-18T15:29:00Z"/>
        </w:rPr>
      </w:pPr>
      <w:ins w:id="5604" w:author="Arthur Parmentier" w:date="2020-05-18T15:29:00Z">
        <w:r w:rsidRPr="007C437A">
          <w:t>The size of the model (ResNet only</w:t>
        </w:r>
        <w:r w:rsidR="005C78CB" w:rsidRPr="007C437A">
          <w:t>, only affects loading time</w:t>
        </w:r>
        <w:r w:rsidRPr="007C437A">
          <w:t>)</w:t>
        </w:r>
      </w:ins>
    </w:p>
    <w:p w:rsidR="00DA3D9A" w:rsidRPr="007C437A" w:rsidRDefault="00CE7ED8">
      <w:pPr>
        <w:rPr>
          <w:ins w:id="5605" w:author="Arthur Parmentier" w:date="2020-05-22T20:13:00Z"/>
        </w:rPr>
      </w:pPr>
      <w:ins w:id="5606" w:author="Arthur Parmentier" w:date="2020-05-18T17:10:00Z">
        <w:r w:rsidRPr="007C437A">
          <w:t xml:space="preserve">With these settings, the user can adapt the model to its </w:t>
        </w:r>
      </w:ins>
      <w:ins w:id="5607" w:author="Arthur Parmentier" w:date="2020-05-18T17:13:00Z">
        <w:r w:rsidR="000C5075" w:rsidRPr="007C437A">
          <w:t>hardware</w:t>
        </w:r>
      </w:ins>
      <w:ins w:id="5608" w:author="Arthur Parmentier" w:date="2020-05-18T17:10:00Z">
        <w:r w:rsidRPr="007C437A">
          <w:t xml:space="preserve"> </w:t>
        </w:r>
      </w:ins>
      <w:ins w:id="5609" w:author="Arthur Parmentier" w:date="2020-05-19T10:00:00Z">
        <w:r w:rsidR="00674C10" w:rsidRPr="007C437A">
          <w:t>to get the best performance.</w:t>
        </w:r>
      </w:ins>
    </w:p>
    <w:p w:rsidR="00FF0413" w:rsidRPr="007C437A" w:rsidRDefault="00F66CEC">
      <w:pPr>
        <w:rPr>
          <w:ins w:id="5610" w:author="Arthur Parmentier" w:date="2020-05-19T10:00:00Z"/>
        </w:rPr>
      </w:pPr>
      <w:ins w:id="5611" w:author="Arthur Parmentier" w:date="2020-05-23T09:45:00Z">
        <w:r w:rsidRPr="007C437A">
          <w:t>We will discuss the optimal performance settings in a next section.</w:t>
        </w:r>
      </w:ins>
    </w:p>
    <w:p w:rsidR="005B0B86" w:rsidRPr="007C437A" w:rsidRDefault="005B0B86">
      <w:pPr>
        <w:pStyle w:val="Titre5"/>
        <w:rPr>
          <w:ins w:id="5612" w:author="Arthur Parmentier" w:date="2020-05-19T15:54:00Z"/>
          <w:rPrChange w:id="5613" w:author="Arthur Parmentier" w:date="2020-06-07T15:27:00Z">
            <w:rPr>
              <w:ins w:id="5614" w:author="Arthur Parmentier" w:date="2020-05-19T15:54:00Z"/>
            </w:rPr>
          </w:rPrChange>
        </w:rPr>
        <w:pPrChange w:id="5615" w:author="Arthur Parmentier" w:date="2020-05-19T15:54:00Z">
          <w:pPr/>
        </w:pPrChange>
      </w:pPr>
      <w:ins w:id="5616" w:author="Arthur Parmentier" w:date="2020-05-19T15:54:00Z">
        <w:r w:rsidRPr="007C437A">
          <w:rPr>
            <w:rPrChange w:id="5617" w:author="Arthur Parmentier" w:date="2020-06-07T15:27:00Z">
              <w:rPr/>
            </w:rPrChange>
          </w:rPr>
          <w:t>PoseNet advantages</w:t>
        </w:r>
      </w:ins>
    </w:p>
    <w:p w:rsidR="00674C10" w:rsidRPr="007C437A" w:rsidRDefault="00674C10">
      <w:pPr>
        <w:rPr>
          <w:ins w:id="5618" w:author="Arthur Parmentier" w:date="2020-05-19T10:01:00Z"/>
        </w:rPr>
      </w:pPr>
      <w:ins w:id="5619" w:author="Arthur Parmentier" w:date="2020-05-19T10:01:00Z">
        <w:r w:rsidRPr="007C437A">
          <w:t xml:space="preserve">PoseNet has several advantages to its concurrent </w:t>
        </w:r>
      </w:ins>
      <w:ins w:id="5620" w:author="Arthur Parmentier" w:date="2020-05-23T09:50:00Z">
        <w:r w:rsidR="00C52DE9" w:rsidRPr="007C437A">
          <w:t>technologies:</w:t>
        </w:r>
      </w:ins>
    </w:p>
    <w:p w:rsidR="00674C10" w:rsidRPr="007C437A" w:rsidRDefault="00674C10" w:rsidP="00674C10">
      <w:pPr>
        <w:pStyle w:val="Paragraphedeliste"/>
        <w:numPr>
          <w:ilvl w:val="0"/>
          <w:numId w:val="25"/>
        </w:numPr>
        <w:rPr>
          <w:ins w:id="5621" w:author="Arthur Parmentier" w:date="2020-05-19T10:08:00Z"/>
        </w:rPr>
      </w:pPr>
      <w:ins w:id="5622" w:author="Arthur Parmentier" w:date="2020-05-19T10:01:00Z">
        <w:r w:rsidRPr="007C437A">
          <w:t>It takes it input from a webcam or any video input that can be recognize</w:t>
        </w:r>
      </w:ins>
      <w:ins w:id="5623" w:author="Arthur Parmentier" w:date="2020-05-19T10:02:00Z">
        <w:r w:rsidRPr="007C437A">
          <w:t>d by the computer,</w:t>
        </w:r>
      </w:ins>
      <w:ins w:id="5624" w:author="Arthur Parmentier" w:date="2020-05-19T10:08:00Z">
        <w:r w:rsidRPr="007C437A">
          <w:t xml:space="preserve"> so that</w:t>
        </w:r>
      </w:ins>
    </w:p>
    <w:p w:rsidR="00674C10" w:rsidRPr="007C437A" w:rsidRDefault="00674C10" w:rsidP="00674C10">
      <w:pPr>
        <w:pStyle w:val="Paragraphedeliste"/>
        <w:numPr>
          <w:ilvl w:val="1"/>
          <w:numId w:val="25"/>
        </w:numPr>
        <w:rPr>
          <w:ins w:id="5625" w:author="Arthur Parmentier" w:date="2020-05-19T10:09:00Z"/>
        </w:rPr>
      </w:pPr>
      <w:ins w:id="5626"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5627" w:author="Arthur Parmentier" w:date="2020-05-19T10:03:00Z"/>
        </w:rPr>
        <w:pPrChange w:id="5628" w:author="Arthur Parmentier" w:date="2020-05-19T10:08:00Z">
          <w:pPr>
            <w:pStyle w:val="Paragraphedeliste"/>
            <w:numPr>
              <w:numId w:val="25"/>
            </w:numPr>
            <w:ind w:hanging="360"/>
          </w:pPr>
        </w:pPrChange>
      </w:pPr>
      <w:ins w:id="5629" w:author="Arthur Parmentier" w:date="2020-05-19T10:09:00Z">
        <w:r w:rsidRPr="007C437A">
          <w:t>It can be used with very common</w:t>
        </w:r>
      </w:ins>
      <w:ins w:id="5630" w:author="Arthur Parmentier" w:date="2020-05-19T10:10:00Z">
        <w:r w:rsidRPr="007C437A">
          <w:t xml:space="preserve"> and cheap</w:t>
        </w:r>
      </w:ins>
      <w:ins w:id="5631" w:author="Arthur Parmentier" w:date="2020-05-19T10:09:00Z">
        <w:r w:rsidRPr="007C437A">
          <w:t xml:space="preserve"> ha</w:t>
        </w:r>
      </w:ins>
      <w:ins w:id="5632"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5633" w:author="Arthur Parmentier" w:date="2020-05-19T10:06:00Z"/>
        </w:rPr>
      </w:pPr>
      <w:ins w:id="5634" w:author="Arthur Parmentier" w:date="2020-05-19T10:05:00Z">
        <w:r w:rsidRPr="007C437A">
          <w:lastRenderedPageBreak/>
          <w:t xml:space="preserve">It provides a direct feedback of its accuracy to the user by overlapping the skeleton joints with the video, allowing users to change </w:t>
        </w:r>
      </w:ins>
      <w:ins w:id="5635"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5636" w:author="Arthur Parmentier" w:date="2020-05-19T10:19:00Z"/>
        </w:rPr>
      </w:pPr>
      <w:ins w:id="5637" w:author="Arthur Parmentier" w:date="2020-05-19T10:11:00Z">
        <w:r w:rsidRPr="007C437A">
          <w:t>It</w:t>
        </w:r>
      </w:ins>
      <w:ins w:id="5638" w:author="Arthur Parmentier" w:date="2020-05-19T10:13:00Z">
        <w:r w:rsidRPr="007C437A">
          <w:t xml:space="preserve"> is </w:t>
        </w:r>
      </w:ins>
      <w:ins w:id="5639" w:author="Arthur Parmentier" w:date="2020-05-19T10:15:00Z">
        <w:r w:rsidRPr="007C437A">
          <w:t xml:space="preserve">an </w:t>
        </w:r>
      </w:ins>
      <w:ins w:id="5640" w:author="Arthur Parmentier" w:date="2020-05-19T10:13:00Z">
        <w:r w:rsidRPr="007C437A">
          <w:t>open</w:t>
        </w:r>
      </w:ins>
      <w:ins w:id="5641" w:author="Arthur Parmentier" w:date="2020-05-19T10:15:00Z">
        <w:r w:rsidRPr="007C437A">
          <w:t>-</w:t>
        </w:r>
      </w:ins>
      <w:ins w:id="5642" w:author="Arthur Parmentier" w:date="2020-05-19T10:13:00Z">
        <w:r w:rsidRPr="007C437A">
          <w:t>source</w:t>
        </w:r>
      </w:ins>
      <w:ins w:id="5643" w:author="Arthur Parmentier" w:date="2020-05-19T10:15:00Z">
        <w:r w:rsidRPr="007C437A">
          <w:t xml:space="preserve"> project</w:t>
        </w:r>
      </w:ins>
      <w:ins w:id="5644" w:author="Arthur Parmentier" w:date="2020-05-19T10:17:00Z">
        <w:r w:rsidRPr="007C437A">
          <w:t>, led by giants (Google…)</w:t>
        </w:r>
      </w:ins>
      <w:ins w:id="5645" w:author="Arthur Parmentier" w:date="2020-05-19T10:19:00Z">
        <w:r w:rsidRPr="007C437A">
          <w:t xml:space="preserve"> and</w:t>
        </w:r>
      </w:ins>
      <w:ins w:id="5646" w:author="Arthur Parmentier" w:date="2020-05-19T10:17:00Z">
        <w:r w:rsidRPr="007C437A">
          <w:t xml:space="preserve"> supported by a </w:t>
        </w:r>
      </w:ins>
      <w:ins w:id="5647" w:author="Arthur Parmentier" w:date="2020-05-19T10:18:00Z">
        <w:r w:rsidRPr="007C437A">
          <w:t xml:space="preserve">vast </w:t>
        </w:r>
      </w:ins>
      <w:ins w:id="5648" w:author="Arthur Parmentier" w:date="2020-05-19T10:17:00Z">
        <w:r w:rsidRPr="007C437A">
          <w:t>community</w:t>
        </w:r>
      </w:ins>
    </w:p>
    <w:p w:rsidR="000D15D8" w:rsidRPr="007C437A" w:rsidRDefault="008E45E0" w:rsidP="00674C10">
      <w:pPr>
        <w:pStyle w:val="Paragraphedeliste"/>
        <w:numPr>
          <w:ilvl w:val="0"/>
          <w:numId w:val="25"/>
        </w:numPr>
        <w:rPr>
          <w:ins w:id="5649" w:author="Arthur Parmentier" w:date="2020-05-19T10:23:00Z"/>
        </w:rPr>
      </w:pPr>
      <w:ins w:id="5650" w:author="Arthur Parmentier" w:date="2020-05-19T10:20:00Z">
        <w:r w:rsidRPr="007C437A">
          <w:t>It is still un</w:t>
        </w:r>
      </w:ins>
      <w:ins w:id="5651" w:author="Arthur Parmentier" w:date="2020-05-19T10:21:00Z">
        <w:r w:rsidRPr="007C437A">
          <w:t xml:space="preserve">der development and will probably continue to be improved over the years, </w:t>
        </w:r>
      </w:ins>
      <w:ins w:id="5652"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5653" w:author="Arthur Parmentier" w:date="2020-05-19T11:12:00Z"/>
        </w:rPr>
      </w:pPr>
      <w:ins w:id="5654" w:author="Arthur Parmentier" w:date="2020-05-19T10:24:00Z">
        <w:r w:rsidRPr="007C437A">
          <w:t xml:space="preserve">It </w:t>
        </w:r>
      </w:ins>
      <w:ins w:id="5655" w:author="Arthur Parmentier" w:date="2020-05-19T11:12:00Z">
        <w:r w:rsidR="00A43D2B" w:rsidRPr="007C437A">
          <w:t>integrates</w:t>
        </w:r>
      </w:ins>
      <w:ins w:id="5656" w:author="Arthur Parmentier" w:date="2020-05-19T11:11:00Z">
        <w:r w:rsidR="00A43D2B" w:rsidRPr="007C437A">
          <w:t xml:space="preserve"> with Max (and other systems) </w:t>
        </w:r>
      </w:ins>
      <w:ins w:id="5657" w:author="Arthur Parmentier" w:date="2020-05-19T11:12:00Z">
        <w:r w:rsidR="00A43D2B" w:rsidRPr="007C437A">
          <w:t>very easily</w:t>
        </w:r>
        <w:r w:rsidR="001E1856" w:rsidRPr="007C437A">
          <w:t xml:space="preserve"> as it can be run in a little</w:t>
        </w:r>
      </w:ins>
      <w:ins w:id="5658" w:author="Arthur Parmentier" w:date="2020-05-23T09:49:00Z">
        <w:r w:rsidR="009D2FFA" w:rsidRPr="007C437A">
          <w:t xml:space="preserve"> node.js</w:t>
        </w:r>
      </w:ins>
      <w:ins w:id="5659" w:author="Arthur Parmentier" w:date="2020-05-19T11:12:00Z">
        <w:r w:rsidR="001E1856" w:rsidRPr="007C437A">
          <w:t xml:space="preserve"> server</w:t>
        </w:r>
      </w:ins>
    </w:p>
    <w:p w:rsidR="00091253" w:rsidRPr="007C437A" w:rsidRDefault="00091253">
      <w:pPr>
        <w:pStyle w:val="Titre5"/>
        <w:rPr>
          <w:ins w:id="5660" w:author="Arthur Parmentier" w:date="2020-05-19T15:54:00Z"/>
          <w:rPrChange w:id="5661" w:author="Arthur Parmentier" w:date="2020-06-07T15:27:00Z">
            <w:rPr>
              <w:ins w:id="5662" w:author="Arthur Parmentier" w:date="2020-05-19T15:54:00Z"/>
            </w:rPr>
          </w:rPrChange>
        </w:rPr>
        <w:pPrChange w:id="5663" w:author="Arthur Parmentier" w:date="2020-05-19T15:54:00Z">
          <w:pPr/>
        </w:pPrChange>
      </w:pPr>
      <w:ins w:id="5664" w:author="Arthur Parmentier" w:date="2020-05-19T15:55:00Z">
        <w:r w:rsidRPr="007C437A">
          <w:rPr>
            <w:rPrChange w:id="5665" w:author="Arthur Parmentier" w:date="2020-06-07T15:27:00Z">
              <w:rPr/>
            </w:rPrChange>
          </w:rPr>
          <w:t>The main shortcoming of PoseNet: depth</w:t>
        </w:r>
      </w:ins>
    </w:p>
    <w:p w:rsidR="008F3623" w:rsidRPr="007C437A" w:rsidRDefault="00792D87" w:rsidP="008F3623">
      <w:pPr>
        <w:rPr>
          <w:ins w:id="5666" w:author="Arthur Parmentier" w:date="2020-05-19T15:29:00Z"/>
        </w:rPr>
      </w:pPr>
      <w:ins w:id="5667" w:author="Arthur Parmentier" w:date="2020-05-19T15:27:00Z">
        <w:r w:rsidRPr="007C437A">
          <w:t>The only ma</w:t>
        </w:r>
      </w:ins>
      <w:ins w:id="5668" w:author="Arthur Parmentier" w:date="2020-05-19T15:28:00Z">
        <w:r w:rsidRPr="007C437A">
          <w:t>j</w:t>
        </w:r>
      </w:ins>
      <w:ins w:id="5669" w:author="Arthur Parmentier" w:date="2020-05-19T15:27:00Z">
        <w:r w:rsidRPr="007C437A">
          <w:t xml:space="preserve">or shortcoming of PoseNet </w:t>
        </w:r>
      </w:ins>
      <w:ins w:id="5670" w:author="Arthur Parmentier" w:date="2020-05-19T15:28:00Z">
        <w:r w:rsidRPr="007C437A">
          <w:t>with respect to other motion tracki</w:t>
        </w:r>
      </w:ins>
      <w:ins w:id="5671" w:author="Arthur Parmentier" w:date="2020-05-19T15:29:00Z">
        <w:r w:rsidRPr="007C437A">
          <w:t>ng systems is that it only operates in 2D and does not</w:t>
        </w:r>
      </w:ins>
      <w:ins w:id="5672" w:author="Arthur Parmentier" w:date="2020-06-03T17:49:00Z">
        <w:r w:rsidR="001F5AEC" w:rsidRPr="007C437A">
          <w:t xml:space="preserve"> </w:t>
        </w:r>
      </w:ins>
      <w:ins w:id="5673" w:author="Arthur Parmentier" w:date="2020-06-03T17:50:00Z">
        <w:r w:rsidR="001F5AEC" w:rsidRPr="007C437A">
          <w:t>model</w:t>
        </w:r>
      </w:ins>
      <w:ins w:id="5674" w:author="Arthur Parmentier" w:date="2020-05-19T15:29:00Z">
        <w:r w:rsidRPr="007C437A">
          <w:t xml:space="preserve"> the depth of each</w:t>
        </w:r>
      </w:ins>
      <w:ins w:id="5675" w:author="Arthur Parmentier" w:date="2020-06-03T17:50:00Z">
        <w:r w:rsidR="001F5AEC" w:rsidRPr="007C437A">
          <w:t xml:space="preserve"> body</w:t>
        </w:r>
      </w:ins>
      <w:ins w:id="5676" w:author="Arthur Parmentier" w:date="2020-05-19T15:29:00Z">
        <w:r w:rsidRPr="007C437A">
          <w:t xml:space="preserve"> joint.</w:t>
        </w:r>
      </w:ins>
    </w:p>
    <w:p w:rsidR="00792D87" w:rsidRPr="007C437A" w:rsidRDefault="00792D87" w:rsidP="008F3623">
      <w:pPr>
        <w:rPr>
          <w:ins w:id="5677" w:author="Arthur Parmentier" w:date="2020-05-19T15:55:00Z"/>
        </w:rPr>
      </w:pPr>
      <w:ins w:id="5678" w:author="Arthur Parmentier" w:date="2020-05-19T15:29:00Z">
        <w:r w:rsidRPr="007C437A">
          <w:t>As a workaround</w:t>
        </w:r>
      </w:ins>
      <w:ins w:id="5679" w:author="Arthur Parmentier" w:date="2020-05-19T15:30:00Z">
        <w:r w:rsidRPr="007C437A">
          <w:t xml:space="preserve">, I first built a simple calibration process </w:t>
        </w:r>
      </w:ins>
      <w:ins w:id="5680" w:author="Arthur Parmentier" w:date="2020-06-03T17:50:00Z">
        <w:r w:rsidR="00AF2EC4" w:rsidRPr="007C437A">
          <w:t>that</w:t>
        </w:r>
      </w:ins>
      <w:ins w:id="5681" w:author="Arthur Parmentier" w:date="2020-05-19T15:30:00Z">
        <w:r w:rsidRPr="007C437A">
          <w:t xml:space="preserve"> allow</w:t>
        </w:r>
      </w:ins>
      <w:ins w:id="5682" w:author="Arthur Parmentier" w:date="2020-06-03T17:50:00Z">
        <w:r w:rsidR="00AF2EC4" w:rsidRPr="007C437A">
          <w:t>ed</w:t>
        </w:r>
      </w:ins>
      <w:ins w:id="5683" w:author="Arthur Parmentier" w:date="2020-05-19T15:30:00Z">
        <w:r w:rsidRPr="007C437A">
          <w:t xml:space="preserve"> to compute the depth of the </w:t>
        </w:r>
      </w:ins>
      <w:ins w:id="5684" w:author="Arthur Parmentier" w:date="2020-05-19T15:31:00Z">
        <w:r w:rsidRPr="007C437A">
          <w:t>torso of the user as well as its angle to the camera</w:t>
        </w:r>
      </w:ins>
      <w:ins w:id="5685" w:author="Arthur Parmentier" w:date="2020-06-03T17:50:00Z">
        <w:r w:rsidR="00904AF3" w:rsidRPr="007C437A">
          <w:t>.</w:t>
        </w:r>
      </w:ins>
      <w:ins w:id="5686" w:author="Arthur Parmentier" w:date="2020-05-19T15:31:00Z">
        <w:r w:rsidRPr="007C437A">
          <w:t xml:space="preserve"> </w:t>
        </w:r>
      </w:ins>
      <w:ins w:id="5687" w:author="Arthur Parmentier" w:date="2020-06-03T17:50:00Z">
        <w:r w:rsidR="00904AF3" w:rsidRPr="007C437A">
          <w:t>After some testing,</w:t>
        </w:r>
      </w:ins>
      <w:ins w:id="5688" w:author="Arthur Parmentier" w:date="2020-05-19T15:31:00Z">
        <w:r w:rsidRPr="007C437A">
          <w:t xml:space="preserve"> I realized that it was useless </w:t>
        </w:r>
      </w:ins>
      <w:ins w:id="5689" w:author="Arthur Parmentier" w:date="2020-05-19T15:32:00Z">
        <w:r w:rsidRPr="007C437A">
          <w:t>in my use case</w:t>
        </w:r>
      </w:ins>
      <w:ins w:id="5690" w:author="Arthur Parmentier" w:date="2020-06-03T17:50:00Z">
        <w:r w:rsidR="00904AF3" w:rsidRPr="007C437A">
          <w:t xml:space="preserve">, did not allow any better classification </w:t>
        </w:r>
      </w:ins>
      <w:ins w:id="5691" w:author="Arthur Parmentier" w:date="2020-05-19T15:32:00Z">
        <w:r w:rsidRPr="007C437A">
          <w:t>and would only bring noise in the data.</w:t>
        </w:r>
      </w:ins>
    </w:p>
    <w:p w:rsidR="00F35BC0" w:rsidRPr="007C437A" w:rsidRDefault="00F35BC0">
      <w:pPr>
        <w:pStyle w:val="Titre6"/>
        <w:rPr>
          <w:ins w:id="5692" w:author="Arthur Parmentier" w:date="2020-06-03T17:51:00Z"/>
        </w:rPr>
      </w:pPr>
      <w:ins w:id="5693" w:author="Arthur Parmentier" w:date="2020-05-19T15:55:00Z">
        <w:r w:rsidRPr="007C437A">
          <w:t>Depth in SP</w:t>
        </w:r>
      </w:ins>
    </w:p>
    <w:p w:rsidR="00704B21" w:rsidRPr="007C437A" w:rsidRDefault="00704B21">
      <w:pPr>
        <w:rPr>
          <w:ins w:id="5694" w:author="Arthur Parmentier" w:date="2020-05-19T15:32:00Z"/>
        </w:rPr>
      </w:pPr>
      <w:ins w:id="5695" w:author="Arthur Parmentier" w:date="2020-06-03T17:51:00Z">
        <w:r w:rsidRPr="007C437A">
          <w:t xml:space="preserve">In fact, there are also some </w:t>
        </w:r>
      </w:ins>
      <w:ins w:id="5696" w:author="Arthur Parmentier" w:date="2020-06-03T17:52:00Z">
        <w:r w:rsidRPr="007C437A">
          <w:t>specificities that allow us to recognize SP signs without any depth information in PoseNet.</w:t>
        </w:r>
      </w:ins>
    </w:p>
    <w:p w:rsidR="009D75C8" w:rsidRPr="007C437A" w:rsidRDefault="00E715BE" w:rsidP="008F3623">
      <w:pPr>
        <w:rPr>
          <w:ins w:id="5697" w:author="Arthur Parmentier" w:date="2020-05-19T15:42:00Z"/>
        </w:rPr>
      </w:pPr>
      <w:ins w:id="5698" w:author="Arthur Parmentier" w:date="2020-05-19T15:35:00Z">
        <w:r w:rsidRPr="007C437A">
          <w:t xml:space="preserve">My observation </w:t>
        </w:r>
      </w:ins>
      <w:ins w:id="5699" w:author="Arthur Parmentier" w:date="2020-05-19T15:38:00Z">
        <w:r w:rsidR="00FE10BB" w:rsidRPr="007C437A">
          <w:t>is that depth</w:t>
        </w:r>
      </w:ins>
      <w:ins w:id="5700" w:author="Arthur Parmentier" w:date="2020-05-19T15:40:00Z">
        <w:r w:rsidR="009D75C8" w:rsidRPr="007C437A">
          <w:t xml:space="preserve"> (z axis)</w:t>
        </w:r>
      </w:ins>
      <w:ins w:id="5701" w:author="Arthur Parmentier" w:date="2020-05-19T15:38:00Z">
        <w:r w:rsidR="00FE10BB" w:rsidRPr="007C437A">
          <w:t xml:space="preserve"> </w:t>
        </w:r>
      </w:ins>
      <w:ins w:id="5702" w:author="Arthur Parmentier" w:date="2020-05-19T15:35:00Z">
        <w:r w:rsidRPr="007C437A">
          <w:t>is often not the most informative axi</w:t>
        </w:r>
      </w:ins>
      <w:ins w:id="5703" w:author="Arthur Parmentier" w:date="2020-05-19T15:36:00Z">
        <w:r w:rsidRPr="007C437A">
          <w:t>s for recognizing SP gestures and even signs like “play” which</w:t>
        </w:r>
      </w:ins>
      <w:ins w:id="5704" w:author="Arthur Parmentier" w:date="2020-05-19T15:37:00Z">
        <w:r w:rsidR="00FE10BB" w:rsidRPr="007C437A">
          <w:t xml:space="preserve"> uses the </w:t>
        </w:r>
      </w:ins>
      <w:ins w:id="5705" w:author="Arthur Parmentier" w:date="2020-05-19T15:40:00Z">
        <w:r w:rsidR="009D75C8" w:rsidRPr="007C437A">
          <w:t>z</w:t>
        </w:r>
      </w:ins>
      <w:ins w:id="5706" w:author="Arthur Parmentier" w:date="2020-05-19T15:41:00Z">
        <w:r w:rsidR="009D75C8" w:rsidRPr="007C437A">
          <w:t xml:space="preserve"> </w:t>
        </w:r>
      </w:ins>
      <w:ins w:id="5707" w:author="Arthur Parmentier" w:date="2020-05-19T15:37:00Z">
        <w:r w:rsidR="00FE10BB" w:rsidRPr="007C437A">
          <w:t>dimension extensively can be recognized only by the movement of the body in 2D, from the p</w:t>
        </w:r>
      </w:ins>
      <w:ins w:id="5708" w:author="Arthur Parmentier" w:date="2020-05-19T15:38:00Z">
        <w:r w:rsidR="00FE10BB" w:rsidRPr="007C437A">
          <w:t>oint of view of the camera in front of the soundpainter</w:t>
        </w:r>
      </w:ins>
      <w:ins w:id="5709" w:author="Arthur Parmentier" w:date="2020-06-03T17:52:00Z">
        <w:r w:rsidR="00B11BF7" w:rsidRPr="007C437A">
          <w:t>, because t</w:t>
        </w:r>
      </w:ins>
      <w:ins w:id="5710" w:author="Arthur Parmentier" w:date="2020-06-03T17:53:00Z">
        <w:r w:rsidR="00B11BF7" w:rsidRPr="007C437A">
          <w:t>here is little ambiguity with other signs.</w:t>
        </w:r>
        <w:r w:rsidR="00DA4920" w:rsidRPr="007C437A">
          <w:t xml:space="preserve"> Depth would only be impor</w:t>
        </w:r>
      </w:ins>
      <w:ins w:id="5711"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5712" w:author="Arthur Parmentier" w:date="2020-06-03T17:56:00Z"/>
        </w:rPr>
      </w:pPr>
      <w:ins w:id="5713" w:author="Arthur Parmentier" w:date="2020-05-19T15:42:00Z">
        <w:r w:rsidRPr="007C437A">
          <w:t>However, capturing dept</w:t>
        </w:r>
      </w:ins>
      <w:ins w:id="5714" w:author="Arthur Parmentier" w:date="2020-05-19T15:43:00Z">
        <w:r w:rsidRPr="007C437A">
          <w:t>h is important for one special sign in SP, which is often called “entering the box”</w:t>
        </w:r>
      </w:ins>
      <w:ins w:id="5715" w:author="Arthur Parmentier" w:date="2020-06-03T17:55:00Z">
        <w:r w:rsidR="007145B0" w:rsidRPr="007C437A">
          <w:t xml:space="preserve"> and </w:t>
        </w:r>
      </w:ins>
      <w:ins w:id="5716" w:author="Arthur Parmentier" w:date="2020-06-03T17:56:00Z">
        <w:r w:rsidR="007145B0" w:rsidRPr="007C437A">
          <w:t xml:space="preserve">almost </w:t>
        </w:r>
      </w:ins>
      <w:ins w:id="5717" w:author="Arthur Parmentier" w:date="2020-06-03T17:55:00Z">
        <w:r w:rsidR="007145B0" w:rsidRPr="007C437A">
          <w:t xml:space="preserve">only takes place in the depth </w:t>
        </w:r>
      </w:ins>
      <w:ins w:id="5718" w:author="Arthur Parmentier" w:date="2020-06-03T17:56:00Z">
        <w:r w:rsidR="007145B0" w:rsidRPr="007C437A">
          <w:t>dimension</w:t>
        </w:r>
      </w:ins>
      <w:ins w:id="5719" w:author="Arthur Parmentier" w:date="2020-05-19T15:43:00Z">
        <w:r w:rsidRPr="007C437A">
          <w:t xml:space="preserve">. Its specialty is that </w:t>
        </w:r>
      </w:ins>
      <w:ins w:id="5720" w:author="Arthur Parmentier" w:date="2020-05-19T15:44:00Z">
        <w:r w:rsidRPr="007C437A">
          <w:t>this sign</w:t>
        </w:r>
      </w:ins>
      <w:ins w:id="5721" w:author="Arthur Parmentier" w:date="2020-05-19T15:45:00Z">
        <w:r w:rsidRPr="007C437A">
          <w:t xml:space="preserve">, consisting in putting one foot in an abstract </w:t>
        </w:r>
      </w:ins>
      <w:ins w:id="5722" w:author="Arthur Parmentier" w:date="2020-05-19T15:46:00Z">
        <w:r w:rsidRPr="007C437A">
          <w:t>“</w:t>
        </w:r>
      </w:ins>
      <w:ins w:id="5723" w:author="Arthur Parmentier" w:date="2020-05-19T15:45:00Z">
        <w:r w:rsidRPr="007C437A">
          <w:t>box</w:t>
        </w:r>
      </w:ins>
      <w:ins w:id="5724" w:author="Arthur Parmentier" w:date="2020-05-19T15:46:00Z">
        <w:r w:rsidRPr="007C437A">
          <w:t>”</w:t>
        </w:r>
      </w:ins>
      <w:ins w:id="5725" w:author="Arthur Parmentier" w:date="2020-05-19T15:45:00Z">
        <w:r w:rsidRPr="007C437A">
          <w:t xml:space="preserve"> in front of the soundpainter,</w:t>
        </w:r>
      </w:ins>
      <w:ins w:id="5726" w:author="Arthur Parmentier" w:date="2020-05-19T15:44:00Z">
        <w:r w:rsidRPr="007C437A">
          <w:t xml:space="preserve"> is used </w:t>
        </w:r>
      </w:ins>
      <w:ins w:id="5727" w:author="Arthur Parmentier" w:date="2020-05-19T15:47:00Z">
        <w:r w:rsidR="00395172" w:rsidRPr="007C437A">
          <w:t xml:space="preserve">in many SP modes </w:t>
        </w:r>
      </w:ins>
      <w:ins w:id="5728" w:author="Arthur Parmentier" w:date="2020-05-19T15:44:00Z">
        <w:r w:rsidRPr="007C437A">
          <w:t>to significate “execute the request now”</w:t>
        </w:r>
      </w:ins>
      <w:ins w:id="5729" w:author="Arthur Parmentier" w:date="2020-05-19T15:47:00Z">
        <w:r w:rsidR="00395172" w:rsidRPr="007C437A">
          <w:t>; whether the request has been defined previously (default mode) or is being signed while the soundpainter has “ent</w:t>
        </w:r>
      </w:ins>
      <w:ins w:id="5730" w:author="Arthur Parmentier" w:date="2020-05-19T15:48:00Z">
        <w:r w:rsidR="00395172" w:rsidRPr="007C437A">
          <w:t>ered the box”.</w:t>
        </w:r>
      </w:ins>
      <w:ins w:id="5731" w:author="Arthur Parmentier" w:date="2020-05-19T15:49:00Z">
        <w:r w:rsidR="007D4E17" w:rsidRPr="007C437A">
          <w:t xml:space="preserve"> </w:t>
        </w:r>
      </w:ins>
      <w:ins w:id="5732" w:author="Arthur Parmentier" w:date="2020-05-19T21:41:00Z">
        <w:r w:rsidR="009D3597" w:rsidRPr="007C437A">
          <w:t xml:space="preserve">It is </w:t>
        </w:r>
      </w:ins>
      <w:ins w:id="5733" w:author="Arthur Parmentier" w:date="2020-05-19T21:47:00Z">
        <w:r w:rsidR="00214331" w:rsidRPr="007C437A">
          <w:t>only meaningful when</w:t>
        </w:r>
      </w:ins>
      <w:ins w:id="5734" w:author="Arthur Parmentier" w:date="2020-05-19T21:41:00Z">
        <w:r w:rsidR="009D3597" w:rsidRPr="007C437A">
          <w:t xml:space="preserve"> executed simultaneously to other signs, </w:t>
        </w:r>
      </w:ins>
      <w:ins w:id="5735" w:author="Arthur Parmentier" w:date="2020-05-19T21:42:00Z">
        <w:r w:rsidR="009D3597" w:rsidRPr="007C437A">
          <w:t>for instance</w:t>
        </w:r>
      </w:ins>
      <w:ins w:id="5736" w:author="Arthur Parmentier" w:date="2020-05-19T21:41:00Z">
        <w:r w:rsidR="009D3597" w:rsidRPr="007C437A">
          <w:t xml:space="preserve"> “go gestures” in default mode</w:t>
        </w:r>
      </w:ins>
      <w:ins w:id="5737" w:author="Arthur Parmentier" w:date="2020-05-19T21:42:00Z">
        <w:r w:rsidR="009D3597" w:rsidRPr="007C437A">
          <w:t xml:space="preserve"> or </w:t>
        </w:r>
      </w:ins>
      <w:ins w:id="5738" w:author="Arthur Parmentier" w:date="2020-05-19T21:41:00Z">
        <w:r w:rsidR="009D3597" w:rsidRPr="007C437A">
          <w:t>contents</w:t>
        </w:r>
      </w:ins>
      <w:ins w:id="5739" w:author="Arthur Parmentier" w:date="2020-05-19T21:42:00Z">
        <w:r w:rsidR="009D3597" w:rsidRPr="007C437A">
          <w:t xml:space="preserve"> in launch mode.</w:t>
        </w:r>
      </w:ins>
      <w:ins w:id="5740" w:author="Arthur Parmentier" w:date="2020-05-19T21:46:00Z">
        <w:r w:rsidR="00393470" w:rsidRPr="007C437A">
          <w:t xml:space="preserve"> </w:t>
        </w:r>
      </w:ins>
      <w:ins w:id="5741" w:author="Arthur Parmentier" w:date="2020-05-19T15:49:00Z">
        <w:r w:rsidR="007D4E17" w:rsidRPr="007C437A">
          <w:t xml:space="preserve">The </w:t>
        </w:r>
      </w:ins>
      <w:ins w:id="5742" w:author="Arthur Parmentier" w:date="2020-05-19T15:50:00Z">
        <w:r w:rsidR="005A7B09" w:rsidRPr="007C437A">
          <w:t>opposite</w:t>
        </w:r>
      </w:ins>
      <w:ins w:id="5743" w:author="Arthur Parmentier" w:date="2020-05-19T15:49:00Z">
        <w:r w:rsidR="007D4E17" w:rsidRPr="007C437A">
          <w:t xml:space="preserve"> sign “exiting the box” also has the very specific meaning of “g</w:t>
        </w:r>
      </w:ins>
      <w:ins w:id="5744" w:author="Arthur Parmentier" w:date="2020-05-19T15:50:00Z">
        <w:r w:rsidR="007D4E17" w:rsidRPr="007C437A">
          <w:t>etting back to default mode”.</w:t>
        </w:r>
      </w:ins>
    </w:p>
    <w:p w:rsidR="007145B0" w:rsidRPr="007C437A" w:rsidRDefault="007145B0" w:rsidP="008F3623">
      <w:pPr>
        <w:rPr>
          <w:ins w:id="5745" w:author="Arthur Parmentier" w:date="2020-05-19T16:00:00Z"/>
        </w:rPr>
      </w:pPr>
      <w:ins w:id="5746" w:author="Arthur Parmentier" w:date="2020-06-03T17:56:00Z">
        <w:r w:rsidRPr="007C437A">
          <w:t>How can we manage to</w:t>
        </w:r>
      </w:ins>
      <w:ins w:id="5747" w:author="Arthur Parmentier" w:date="2020-06-03T17:57:00Z">
        <w:r w:rsidRPr="007C437A">
          <w:t xml:space="preserve"> get past that specific issue?</w:t>
        </w:r>
      </w:ins>
    </w:p>
    <w:p w:rsidR="009C261B" w:rsidRPr="007C437A" w:rsidRDefault="009C261B" w:rsidP="009C261B">
      <w:pPr>
        <w:pStyle w:val="Titre6"/>
        <w:rPr>
          <w:ins w:id="5748" w:author="Arthur Parmentier" w:date="2020-05-19T16:01:00Z"/>
        </w:rPr>
      </w:pPr>
      <w:ins w:id="5749" w:author="Arthur Parmentier" w:date="2020-05-19T16:00:00Z">
        <w:r w:rsidRPr="007C437A">
          <w:t>Reco</w:t>
        </w:r>
      </w:ins>
      <w:ins w:id="5750" w:author="Arthur Parmentier" w:date="2020-05-19T16:01:00Z">
        <w:r w:rsidRPr="007C437A">
          <w:t xml:space="preserve">gnition without depth: compromises </w:t>
        </w:r>
      </w:ins>
      <w:ins w:id="5751" w:author="Arthur Parmentier" w:date="2020-05-20T11:39:00Z">
        <w:r w:rsidR="000506E4" w:rsidRPr="007C437A">
          <w:t>and simplifications of SP grammar</w:t>
        </w:r>
      </w:ins>
    </w:p>
    <w:p w:rsidR="009C261B" w:rsidRPr="007C437A" w:rsidRDefault="00A00963" w:rsidP="009C261B">
      <w:pPr>
        <w:rPr>
          <w:ins w:id="5752" w:author="Arthur Parmentier" w:date="2020-05-19T16:04:00Z"/>
        </w:rPr>
      </w:pPr>
      <w:ins w:id="5753" w:author="Arthur Parmentier" w:date="2020-05-19T16:03:00Z">
        <w:r w:rsidRPr="007C437A">
          <w:t>Ideally, one would want to capture depth and abandon PoseNet for a better tracking method</w:t>
        </w:r>
      </w:ins>
      <w:ins w:id="5754" w:author="Arthur Parmentier" w:date="2020-05-19T20:01:00Z">
        <w:r w:rsidR="00D6200D" w:rsidRPr="007C437A">
          <w:t>:</w:t>
        </w:r>
      </w:ins>
    </w:p>
    <w:p w:rsidR="00A00963" w:rsidRPr="007C437A" w:rsidRDefault="00A00963" w:rsidP="00A00963">
      <w:pPr>
        <w:pStyle w:val="Paragraphedeliste"/>
        <w:numPr>
          <w:ilvl w:val="0"/>
          <w:numId w:val="26"/>
        </w:numPr>
        <w:rPr>
          <w:ins w:id="5755" w:author="Arthur Parmentier" w:date="2020-05-19T16:06:00Z"/>
        </w:rPr>
      </w:pPr>
      <w:ins w:id="5756" w:author="Arthur Parmentier" w:date="2020-05-19T16:04:00Z">
        <w:r w:rsidRPr="007C437A">
          <w:t>Kinect</w:t>
        </w:r>
      </w:ins>
      <w:ins w:id="5757" w:author="Arthur Parmentier" w:date="2020-05-19T16:05:00Z">
        <w:r w:rsidR="005E2970" w:rsidRPr="007C437A">
          <w:t xml:space="preserve"> systems</w:t>
        </w:r>
      </w:ins>
      <w:ins w:id="5758" w:author="Arthur Parmentier" w:date="2020-05-19T16:04:00Z">
        <w:r w:rsidRPr="007C437A">
          <w:t xml:space="preserve"> can capture depth</w:t>
        </w:r>
        <w:r w:rsidR="005E2970" w:rsidRPr="007C437A">
          <w:t xml:space="preserve"> </w:t>
        </w:r>
      </w:ins>
      <w:ins w:id="5759"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5760" w:author="Arthur Parmentier" w:date="2020-05-19T16:09:00Z"/>
        </w:rPr>
      </w:pPr>
      <w:ins w:id="5761" w:author="Arthur Parmentier" w:date="2020-05-19T16:07:00Z">
        <w:r w:rsidRPr="007C437A">
          <w:lastRenderedPageBreak/>
          <w:t xml:space="preserve">Motion capture suits </w:t>
        </w:r>
      </w:ins>
      <w:ins w:id="5762" w:author="Arthur Parmentier" w:date="2020-05-23T09:50:00Z">
        <w:r w:rsidR="00C52DE9" w:rsidRPr="007C437A">
          <w:t xml:space="preserve">(for instance, IR </w:t>
        </w:r>
      </w:ins>
      <w:ins w:id="5763" w:author="Arthur Parmentier" w:date="2020-06-03T17:57:00Z">
        <w:r w:rsidR="004020A1" w:rsidRPr="007C437A">
          <w:t>marker-based</w:t>
        </w:r>
      </w:ins>
      <w:ins w:id="5764" w:author="Arthur Parmentier" w:date="2020-05-23T09:50:00Z">
        <w:r w:rsidR="00C52DE9" w:rsidRPr="007C437A">
          <w:t xml:space="preserve"> suits) </w:t>
        </w:r>
      </w:ins>
      <w:ins w:id="5765" w:author="Arthur Parmentier" w:date="2020-05-19T16:07:00Z">
        <w:r w:rsidRPr="007C437A">
          <w:t xml:space="preserve">are usually the most accurate and performant devices but their costs and </w:t>
        </w:r>
      </w:ins>
      <w:ins w:id="5766" w:author="Arthur Parmentier" w:date="2020-05-19T16:08:00Z">
        <w:r w:rsidRPr="007C437A">
          <w:t>and specificities make them unattractive for sharing the tool to the SP community</w:t>
        </w:r>
      </w:ins>
    </w:p>
    <w:p w:rsidR="005E2970" w:rsidRPr="007C437A" w:rsidRDefault="005E2970" w:rsidP="00A00963">
      <w:pPr>
        <w:pStyle w:val="Paragraphedeliste"/>
        <w:numPr>
          <w:ilvl w:val="0"/>
          <w:numId w:val="26"/>
        </w:numPr>
        <w:rPr>
          <w:ins w:id="5767" w:author="Arthur Parmentier" w:date="2020-05-19T19:58:00Z"/>
        </w:rPr>
      </w:pPr>
      <w:ins w:id="5768" w:author="Arthur Parmentier" w:date="2020-05-19T16:10:00Z">
        <w:r w:rsidRPr="007C437A">
          <w:t>OpenPose</w:t>
        </w:r>
        <w:r w:rsidRPr="007C437A">
          <w:rPr>
            <w:rStyle w:val="Appelnotedebasdep"/>
          </w:rPr>
          <w:footnoteReference w:id="33"/>
        </w:r>
      </w:ins>
      <w:ins w:id="5770" w:author="Arthur Parmentier" w:date="2020-05-19T16:14:00Z">
        <w:r w:rsidR="00A516F0" w:rsidRPr="007C437A">
          <w:t xml:space="preserve"> </w:t>
        </w:r>
      </w:ins>
      <w:ins w:id="5771" w:author="Arthur Parmentier" w:date="2020-05-19T16:15:00Z">
        <w:r w:rsidR="00A516F0" w:rsidRPr="007C437A">
          <w:t>is the main realistic alternative to Po</w:t>
        </w:r>
      </w:ins>
      <w:ins w:id="5772" w:author="Arthur Parmentier" w:date="2020-05-19T16:16:00Z">
        <w:r w:rsidR="00A516F0" w:rsidRPr="007C437A">
          <w:t>seNet at this moment</w:t>
        </w:r>
      </w:ins>
      <w:ins w:id="5773" w:author="Arthur Parmentier" w:date="2020-05-19T19:48:00Z">
        <w:r w:rsidR="009A7725" w:rsidRPr="007C437A">
          <w:t xml:space="preserve">; it supports 3D triangulation from multiple view (like two cameras orthogonal to the soundpainter) </w:t>
        </w:r>
      </w:ins>
      <w:ins w:id="5774" w:author="Arthur Parmentier" w:date="2020-05-19T16:16:00Z">
        <w:r w:rsidR="00A516F0" w:rsidRPr="007C437A">
          <w:t>but could not be ported to Max without much hassle</w:t>
        </w:r>
        <w:r w:rsidR="00A516F0" w:rsidRPr="007C437A">
          <w:rPr>
            <w:rStyle w:val="Appelnotedebasdep"/>
          </w:rPr>
          <w:footnoteReference w:id="34"/>
        </w:r>
      </w:ins>
    </w:p>
    <w:p w:rsidR="009A7725" w:rsidRPr="007C437A" w:rsidRDefault="009A7725">
      <w:pPr>
        <w:pStyle w:val="Paragraphedeliste"/>
        <w:numPr>
          <w:ilvl w:val="0"/>
          <w:numId w:val="26"/>
        </w:numPr>
        <w:rPr>
          <w:ins w:id="5800" w:author="Arthur Parmentier" w:date="2020-05-19T15:50:00Z"/>
        </w:rPr>
        <w:pPrChange w:id="5801" w:author="Arthur Parmentier" w:date="2020-05-19T16:04:00Z">
          <w:pPr/>
        </w:pPrChange>
      </w:pPr>
      <w:ins w:id="5802" w:author="Arthur Parmentier" w:date="2020-05-19T19:58:00Z">
        <w:r w:rsidRPr="007C437A">
          <w:t xml:space="preserve">Some </w:t>
        </w:r>
      </w:ins>
      <w:ins w:id="5803"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35"/>
        </w:r>
        <w:r w:rsidR="00F707EB" w:rsidRPr="007C437A">
          <w:t xml:space="preserve"> </w:t>
        </w:r>
      </w:ins>
      <w:ins w:id="5807" w:author="Arthur Parmentier" w:date="2020-05-19T20:02:00Z">
        <w:r w:rsidR="00D6200D" w:rsidRPr="007C437A">
          <w:t>yet</w:t>
        </w:r>
      </w:ins>
      <w:ins w:id="5808" w:author="Arthur Parmentier" w:date="2020-05-19T19:59:00Z">
        <w:r w:rsidR="00F707EB" w:rsidRPr="007C437A">
          <w:t xml:space="preserve"> far from portable to my project</w:t>
        </w:r>
      </w:ins>
    </w:p>
    <w:p w:rsidR="00D6200D" w:rsidRPr="007C437A" w:rsidRDefault="00D6200D" w:rsidP="00D6200D">
      <w:pPr>
        <w:rPr>
          <w:ins w:id="5809" w:author="Arthur Parmentier" w:date="2020-05-19T22:45:00Z"/>
        </w:rPr>
      </w:pPr>
      <w:ins w:id="5810" w:author="Arthur Parmentier" w:date="2020-05-19T20:01:00Z">
        <w:r w:rsidRPr="007C437A">
          <w:t>PoseNet appears like the best compromise</w:t>
        </w:r>
      </w:ins>
      <w:ins w:id="5811" w:author="Arthur Parmentier" w:date="2020-05-19T20:03:00Z">
        <w:r w:rsidRPr="007C437A">
          <w:t xml:space="preserve"> for th</w:t>
        </w:r>
      </w:ins>
      <w:ins w:id="5812" w:author="Arthur Parmentier" w:date="2020-05-19T22:49:00Z">
        <w:r w:rsidR="008706E0" w:rsidRPr="007C437A">
          <w:t>is particular</w:t>
        </w:r>
      </w:ins>
      <w:ins w:id="5813" w:author="Arthur Parmentier" w:date="2020-05-19T20:03:00Z">
        <w:r w:rsidRPr="007C437A">
          <w:t xml:space="preserve"> use case</w:t>
        </w:r>
      </w:ins>
      <w:ins w:id="5814" w:author="Arthur Parmentier" w:date="2020-05-19T22:50:00Z">
        <w:r w:rsidR="008706E0" w:rsidRPr="007C437A">
          <w:t>, its goals and under the constraints</w:t>
        </w:r>
      </w:ins>
      <w:ins w:id="5815" w:author="Arthur Parmentier" w:date="2020-05-19T20:03:00Z">
        <w:r w:rsidRPr="007C437A">
          <w:t xml:space="preserve"> of this project.</w:t>
        </w:r>
      </w:ins>
      <w:ins w:id="5816" w:author="Arthur Parmentier" w:date="2020-05-19T21:52:00Z">
        <w:r w:rsidR="00F45509" w:rsidRPr="007C437A">
          <w:br/>
        </w:r>
      </w:ins>
      <w:ins w:id="5817" w:author="Arthur Parmentier" w:date="2020-05-19T20:04:00Z">
        <w:r w:rsidRPr="007C437A">
          <w:t xml:space="preserve">In </w:t>
        </w:r>
      </w:ins>
      <w:ins w:id="5818" w:author="Arthur Parmentier" w:date="2020-05-19T21:53:00Z">
        <w:r w:rsidR="00F45509" w:rsidRPr="007C437A">
          <w:t>theory</w:t>
        </w:r>
      </w:ins>
      <w:ins w:id="5819" w:author="Arthur Parmentier" w:date="2020-05-19T20:04:00Z">
        <w:r w:rsidRPr="007C437A">
          <w:t>, it would be sufficient to add a simple external hardware of software mechanism to know whether the soundpainter has “</w:t>
        </w:r>
      </w:ins>
      <w:ins w:id="5820" w:author="Arthur Parmentier" w:date="2020-05-19T20:05:00Z">
        <w:r w:rsidRPr="007C437A">
          <w:t>entered the box” or not to remove the greatest part of the problem</w:t>
        </w:r>
      </w:ins>
      <w:ins w:id="5821" w:author="Arthur Parmentier" w:date="2020-05-19T22:47:00Z">
        <w:r w:rsidR="00B832E8" w:rsidRPr="007C437A">
          <w:t>. One could for instance t</w:t>
        </w:r>
      </w:ins>
      <w:ins w:id="5822" w:author="Arthur Parmentier" w:date="2020-05-19T22:48:00Z">
        <w:r w:rsidR="00B832E8" w:rsidRPr="007C437A">
          <w:t xml:space="preserve">hink of using a numeric carpet of a simple tracker of relative feet </w:t>
        </w:r>
        <w:r w:rsidR="007B3735" w:rsidRPr="007C437A">
          <w:t>d</w:t>
        </w:r>
      </w:ins>
      <w:ins w:id="5823" w:author="Arthur Parmentier" w:date="2020-05-19T22:49:00Z">
        <w:r w:rsidR="007B3735" w:rsidRPr="007C437A">
          <w:t>istance on the z axis</w:t>
        </w:r>
      </w:ins>
      <w:ins w:id="5824" w:author="Arthur Parmentier" w:date="2020-05-19T22:48:00Z">
        <w:r w:rsidR="00B832E8" w:rsidRPr="007C437A">
          <w:t xml:space="preserve"> to achieve this.</w:t>
        </w:r>
      </w:ins>
      <w:ins w:id="5825" w:author="Arthur Parmentier" w:date="2020-05-19T21:52:00Z">
        <w:r w:rsidR="00F45509" w:rsidRPr="007C437A">
          <w:br/>
        </w:r>
      </w:ins>
      <w:ins w:id="5826" w:author="Arthur Parmentier" w:date="2020-05-19T21:53:00Z">
        <w:r w:rsidR="00F45509" w:rsidRPr="007C437A">
          <w:t xml:space="preserve">In fact, </w:t>
        </w:r>
      </w:ins>
      <w:ins w:id="5827" w:author="Arthur Parmentier" w:date="2020-05-19T21:54:00Z">
        <w:r w:rsidR="00F45509" w:rsidRPr="007C437A">
          <w:t xml:space="preserve">I chose to work primarily on the default mode as my use case. In this mode, </w:t>
        </w:r>
      </w:ins>
      <w:ins w:id="5828" w:author="Arthur Parmentier" w:date="2020-05-19T21:56:00Z">
        <w:r w:rsidR="00F45509" w:rsidRPr="007C437A">
          <w:t>the</w:t>
        </w:r>
      </w:ins>
      <w:ins w:id="5829" w:author="Arthur Parmentier" w:date="2020-05-19T21:57:00Z">
        <w:r w:rsidR="00F45509" w:rsidRPr="007C437A">
          <w:t xml:space="preserve"> practical</w:t>
        </w:r>
      </w:ins>
      <w:ins w:id="5830" w:author="Arthur Parmentier" w:date="2020-05-19T21:56:00Z">
        <w:r w:rsidR="00F45509" w:rsidRPr="007C437A">
          <w:t xml:space="preserve"> use of the “go gesture</w:t>
        </w:r>
      </w:ins>
      <w:ins w:id="5831" w:author="Arthur Parmentier" w:date="2020-05-19T21:57:00Z">
        <w:r w:rsidR="00F45509" w:rsidRPr="007C437A">
          <w:t>”</w:t>
        </w:r>
      </w:ins>
      <w:ins w:id="5832" w:author="Arthur Parmentier" w:date="2020-05-19T22:20:00Z">
        <w:r w:rsidR="000B345C" w:rsidRPr="007C437A">
          <w:t xml:space="preserve"> “play”</w:t>
        </w:r>
      </w:ins>
      <w:ins w:id="5833" w:author="Arthur Parmentier" w:date="2020-05-19T21:57:00Z">
        <w:r w:rsidR="00F45509" w:rsidRPr="007C437A">
          <w:t xml:space="preserve"> is always associated with “entering the box”</w:t>
        </w:r>
      </w:ins>
      <w:ins w:id="5834" w:author="Arthur Parmentier" w:date="2020-06-10T19:54:00Z">
        <w:r w:rsidR="00BE235B" w:rsidRPr="007C437A">
          <w:t xml:space="preserve"> </w:t>
        </w:r>
      </w:ins>
      <w:ins w:id="5835" w:author="Arthur Parmentier" w:date="2020-05-19T22:20:00Z">
        <w:r w:rsidR="00FE27EB" w:rsidRPr="007C437A">
          <w:t>while even if the use of other “go gestures” such as “</w:t>
        </w:r>
      </w:ins>
      <w:ins w:id="5836" w:author="Arthur Parmentier" w:date="2020-05-19T22:22:00Z">
        <w:r w:rsidR="00FE27EB" w:rsidRPr="007C437A">
          <w:t>S</w:t>
        </w:r>
      </w:ins>
      <w:ins w:id="5837" w:author="Arthur Parmentier" w:date="2020-05-19T22:20:00Z">
        <w:r w:rsidR="00FE27EB" w:rsidRPr="007C437A">
          <w:t>lowly enter” is not</w:t>
        </w:r>
      </w:ins>
      <w:ins w:id="5838" w:author="Arthur Parmentier" w:date="2020-05-19T22:21:00Z">
        <w:r w:rsidR="00FE27EB" w:rsidRPr="007C437A">
          <w:t xml:space="preserve"> always </w:t>
        </w:r>
      </w:ins>
      <w:ins w:id="5839" w:author="Arthur Parmentier" w:date="2020-05-19T22:20:00Z">
        <w:r w:rsidR="00FE27EB" w:rsidRPr="007C437A">
          <w:t>with “entering the box”</w:t>
        </w:r>
      </w:ins>
      <w:ins w:id="5840" w:author="Arthur Parmentier" w:date="2020-05-19T22:21:00Z">
        <w:r w:rsidR="00FE27EB" w:rsidRPr="007C437A">
          <w:t xml:space="preserve">, a simplified version of the grammar can </w:t>
        </w:r>
      </w:ins>
      <w:ins w:id="5841" w:author="Arthur Parmentier" w:date="2020-05-19T22:22:00Z">
        <w:r w:rsidR="00FE27EB" w:rsidRPr="007C437A">
          <w:t>easily assume that “entering the box” is always performed with “go gestures”</w:t>
        </w:r>
        <w:r w:rsidR="000459FB" w:rsidRPr="007C437A">
          <w:t xml:space="preserve">, without </w:t>
        </w:r>
      </w:ins>
      <w:ins w:id="5842"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5843" w:author="Arthur Parmentier" w:date="2020-05-20T11:27:00Z"/>
        </w:rPr>
      </w:pPr>
      <w:ins w:id="5844" w:author="Arthur Parmentier" w:date="2020-05-19T22:45:00Z">
        <w:r w:rsidRPr="007C437A">
          <w:t>With this</w:t>
        </w:r>
      </w:ins>
      <w:ins w:id="5845" w:author="Arthur Parmentier" w:date="2020-05-19T22:46:00Z">
        <w:r w:rsidRPr="007C437A">
          <w:t xml:space="preserve"> </w:t>
        </w:r>
      </w:ins>
      <w:ins w:id="5846" w:author="Arthur Parmentier" w:date="2020-05-19T22:45:00Z">
        <w:r w:rsidRPr="007C437A">
          <w:t>simplification in m</w:t>
        </w:r>
      </w:ins>
      <w:ins w:id="5847" w:author="Arthur Parmentier" w:date="2020-05-19T22:46:00Z">
        <w:r w:rsidRPr="007C437A">
          <w:t xml:space="preserve">ind, a 2D tracking </w:t>
        </w:r>
      </w:ins>
      <w:ins w:id="5848" w:author="Arthur Parmentier" w:date="2020-05-19T22:47:00Z">
        <w:r w:rsidRPr="007C437A">
          <w:t xml:space="preserve">of the full body </w:t>
        </w:r>
      </w:ins>
      <w:ins w:id="5849" w:author="Arthur Parmentier" w:date="2020-05-19T22:46:00Z">
        <w:r w:rsidRPr="007C437A">
          <w:t xml:space="preserve">is </w:t>
        </w:r>
      </w:ins>
      <w:ins w:id="5850" w:author="Arthur Parmentier" w:date="2020-05-19T22:53:00Z">
        <w:r w:rsidR="00BF2076" w:rsidRPr="007C437A">
          <w:t>enough</w:t>
        </w:r>
      </w:ins>
      <w:ins w:id="5851" w:author="Arthur Parmentier" w:date="2020-05-19T22:47:00Z">
        <w:r w:rsidRPr="007C437A">
          <w:t xml:space="preserve"> </w:t>
        </w:r>
      </w:ins>
      <w:ins w:id="5852" w:author="Arthur Parmentier" w:date="2020-05-19T22:53:00Z">
        <w:r w:rsidR="00BF2076" w:rsidRPr="007C437A">
          <w:t xml:space="preserve">to cover the </w:t>
        </w:r>
      </w:ins>
      <w:ins w:id="5853" w:author="Arthur Parmentier" w:date="2020-05-19T22:54:00Z">
        <w:r w:rsidR="00BF2076" w:rsidRPr="007C437A">
          <w:t>default mode.</w:t>
        </w:r>
      </w:ins>
      <w:ins w:id="5854" w:author="Arthur Parmentier" w:date="2020-05-19T22:57:00Z">
        <w:r w:rsidR="00BF2076" w:rsidRPr="007C437A">
          <w:t xml:space="preserve"> But what about</w:t>
        </w:r>
      </w:ins>
      <w:ins w:id="5855" w:author="Arthur Parmentier" w:date="2020-05-19T22:58:00Z">
        <w:r w:rsidR="00BF2076" w:rsidRPr="007C437A">
          <w:t xml:space="preserve"> over modes, that also make use of the “box” in a different way?</w:t>
        </w:r>
        <w:r w:rsidR="00BF2076" w:rsidRPr="007C437A">
          <w:br/>
        </w:r>
      </w:ins>
      <w:ins w:id="5856" w:author="Arthur Parmentier" w:date="2020-05-19T22:59:00Z">
        <w:r w:rsidR="00BF2076" w:rsidRPr="007C437A">
          <w:t>Interestingly, most other SP modes that I am aware of</w:t>
        </w:r>
      </w:ins>
      <w:ins w:id="5857" w:author="Arthur Parmentier" w:date="2020-05-19T23:01:00Z">
        <w:r w:rsidR="00BF2076" w:rsidRPr="007C437A">
          <w:t xml:space="preserve"> are using immediate requests rather than structured requests</w:t>
        </w:r>
      </w:ins>
      <w:ins w:id="5858" w:author="Arthur Parmentier" w:date="2020-05-20T11:19:00Z">
        <w:r w:rsidR="00C907A8" w:rsidRPr="007C437A">
          <w:t>, and the soundpainter is always standing in the “box”</w:t>
        </w:r>
      </w:ins>
      <w:ins w:id="5859" w:author="Arthur Parmentier" w:date="2020-05-20T11:20:00Z">
        <w:r w:rsidR="00C907A8" w:rsidRPr="007C437A">
          <w:t xml:space="preserve"> when using these modes</w:t>
        </w:r>
      </w:ins>
      <w:ins w:id="5860" w:author="Arthur Parmentier" w:date="2020-05-19T23:02:00Z">
        <w:r w:rsidR="00BF2076" w:rsidRPr="007C437A">
          <w:t>.</w:t>
        </w:r>
        <w:r w:rsidR="00F24850" w:rsidRPr="007C437A">
          <w:t xml:space="preserve"> In other words, </w:t>
        </w:r>
      </w:ins>
      <w:ins w:id="5861" w:author="Arthur Parmentier" w:date="2020-05-19T23:03:00Z">
        <w:r w:rsidR="00F24850" w:rsidRPr="007C437A">
          <w:t>signing “outside the box”</w:t>
        </w:r>
      </w:ins>
      <w:ins w:id="5862" w:author="Arthur Parmentier" w:date="2020-05-20T11:21:00Z">
        <w:r w:rsidR="00C907A8" w:rsidRPr="007C437A">
          <w:t>, not in real-time</w:t>
        </w:r>
      </w:ins>
      <w:ins w:id="5863" w:author="Arthur Parmentier" w:date="2020-05-20T11:22:00Z">
        <w:r w:rsidR="00C907A8" w:rsidRPr="007C437A">
          <w:t>, to make</w:t>
        </w:r>
      </w:ins>
      <w:ins w:id="5864" w:author="Arthur Parmentier" w:date="2020-05-19T23:03:00Z">
        <w:r w:rsidR="00F24850" w:rsidRPr="007C437A">
          <w:t xml:space="preserve"> </w:t>
        </w:r>
      </w:ins>
      <w:ins w:id="5865" w:author="Arthur Parmentier" w:date="2020-05-20T11:22:00Z">
        <w:r w:rsidR="00C907A8" w:rsidRPr="007C437A">
          <w:t xml:space="preserve">structured requests </w:t>
        </w:r>
      </w:ins>
      <w:ins w:id="5866" w:author="Arthur Parmentier" w:date="2020-05-20T11:23:00Z">
        <w:r w:rsidR="00C907A8" w:rsidRPr="007C437A">
          <w:t>is particular to the default mode</w:t>
        </w:r>
      </w:ins>
      <w:ins w:id="5867" w:author="Arthur Parmentier" w:date="2020-05-19T23:03:00Z">
        <w:r w:rsidR="00F24850" w:rsidRPr="007C437A">
          <w:t>.</w:t>
        </w:r>
      </w:ins>
      <w:ins w:id="5868" w:author="Arthur Parmentier" w:date="2020-05-19T23:04:00Z">
        <w:r w:rsidR="00F24850" w:rsidRPr="007C437A">
          <w:rPr>
            <w:rStyle w:val="Appelnotedebasdep"/>
          </w:rPr>
          <w:footnoteReference w:id="36"/>
        </w:r>
      </w:ins>
      <w:ins w:id="5883" w:author="Arthur Parmentier" w:date="2020-05-19T23:08:00Z">
        <w:r w:rsidR="00833F14" w:rsidRPr="007C437A">
          <w:t xml:space="preserve"> By entering</w:t>
        </w:r>
      </w:ins>
      <w:ins w:id="5884" w:author="Arthur Parmentier" w:date="2020-05-19T23:09:00Z">
        <w:r w:rsidR="00833F14" w:rsidRPr="007C437A">
          <w:t xml:space="preserve"> or exiting</w:t>
        </w:r>
      </w:ins>
      <w:ins w:id="5885" w:author="Arthur Parmentier" w:date="2020-05-19T23:08:00Z">
        <w:r w:rsidR="00833F14" w:rsidRPr="007C437A">
          <w:t xml:space="preserve"> </w:t>
        </w:r>
      </w:ins>
      <w:ins w:id="5886" w:author="Arthur Parmentier" w:date="2020-05-19T23:09:00Z">
        <w:r w:rsidR="00833F14" w:rsidRPr="007C437A">
          <w:t>other</w:t>
        </w:r>
      </w:ins>
      <w:ins w:id="5887" w:author="Arthur Parmentier" w:date="2020-05-19T23:08:00Z">
        <w:r w:rsidR="00833F14" w:rsidRPr="007C437A">
          <w:t xml:space="preserve"> mode</w:t>
        </w:r>
      </w:ins>
      <w:ins w:id="5888" w:author="Arthur Parmentier" w:date="2020-05-19T23:09:00Z">
        <w:r w:rsidR="00833F14" w:rsidRPr="007C437A">
          <w:t>s</w:t>
        </w:r>
      </w:ins>
      <w:ins w:id="5889" w:author="Arthur Parmentier" w:date="2020-05-19T23:08:00Z">
        <w:r w:rsidR="00833F14" w:rsidRPr="007C437A">
          <w:t xml:space="preserve"> (marked with </w:t>
        </w:r>
      </w:ins>
      <w:ins w:id="5890" w:author="Arthur Parmentier" w:date="2020-05-19T23:09:00Z">
        <w:r w:rsidR="00833F14" w:rsidRPr="007C437A">
          <w:t>their</w:t>
        </w:r>
      </w:ins>
      <w:ins w:id="5891" w:author="Arthur Parmentier" w:date="2020-05-19T23:08:00Z">
        <w:r w:rsidR="00833F14" w:rsidRPr="007C437A">
          <w:t xml:space="preserve"> “enter</w:t>
        </w:r>
      </w:ins>
      <w:ins w:id="5892" w:author="Arthur Parmentier" w:date="2020-05-19T23:09:00Z">
        <w:r w:rsidR="00833F14" w:rsidRPr="007C437A">
          <w:t xml:space="preserve">” and “exit” signs), the program should be able </w:t>
        </w:r>
      </w:ins>
      <w:ins w:id="5893" w:author="Arthur Parmentier" w:date="2020-05-19T23:10:00Z">
        <w:r w:rsidR="00833F14" w:rsidRPr="007C437A">
          <w:t>to know whether requests must be considered immediate requests</w:t>
        </w:r>
      </w:ins>
      <w:ins w:id="5894" w:author="Arthur Parmentier" w:date="2020-05-19T23:11:00Z">
        <w:r w:rsidR="00833F14" w:rsidRPr="007C437A">
          <w:t xml:space="preserve"> </w:t>
        </w:r>
      </w:ins>
      <w:ins w:id="5895" w:author="Arthur Parmentier" w:date="2020-05-19T23:10:00Z">
        <w:r w:rsidR="00833F14" w:rsidRPr="007C437A">
          <w:t>or structured, delayed ones</w:t>
        </w:r>
      </w:ins>
      <w:ins w:id="5896" w:author="Arthur Parmentier" w:date="2020-05-19T23:11:00Z">
        <w:r w:rsidR="00833F14" w:rsidRPr="007C437A">
          <w:rPr>
            <w:rStyle w:val="Appelnotedebasdep"/>
          </w:rPr>
          <w:footnoteReference w:id="37"/>
        </w:r>
      </w:ins>
      <w:ins w:id="5911" w:author="Arthur Parmentier" w:date="2020-05-20T11:25:00Z">
        <w:r w:rsidR="00337510" w:rsidRPr="007C437A">
          <w:t>.</w:t>
        </w:r>
      </w:ins>
    </w:p>
    <w:p w:rsidR="00337510" w:rsidRPr="007C437A" w:rsidRDefault="00337510">
      <w:pPr>
        <w:rPr>
          <w:ins w:id="5912" w:author="Arthur Parmentier" w:date="2020-05-20T11:39:00Z"/>
        </w:rPr>
      </w:pPr>
      <w:ins w:id="5913" w:author="Arthur Parmentier" w:date="2020-05-20T11:27:00Z">
        <w:r w:rsidRPr="007C437A">
          <w:lastRenderedPageBreak/>
          <w:t xml:space="preserve">In conclusion, </w:t>
        </w:r>
      </w:ins>
      <w:ins w:id="5914" w:author="Arthur Parmentier" w:date="2020-05-20T11:40:00Z">
        <w:r w:rsidR="00B307BE" w:rsidRPr="007C437A">
          <w:t xml:space="preserve">although more expensive or complex systems would allow for full 3D tracking of the body, </w:t>
        </w:r>
      </w:ins>
      <w:ins w:id="5915" w:author="Arthur Parmentier" w:date="2020-05-20T11:27:00Z">
        <w:r w:rsidRPr="007C437A">
          <w:t>PoseNet</w:t>
        </w:r>
      </w:ins>
      <w:ins w:id="5916" w:author="Arthur Parmentier" w:date="2020-05-20T11:29:00Z">
        <w:r w:rsidR="000506E4" w:rsidRPr="007C437A">
          <w:t xml:space="preserve"> </w:t>
        </w:r>
      </w:ins>
      <w:ins w:id="5917" w:author="Arthur Parmentier" w:date="2020-05-20T11:30:00Z">
        <w:r w:rsidR="000506E4" w:rsidRPr="007C437A">
          <w:t xml:space="preserve">is suitable for </w:t>
        </w:r>
      </w:ins>
      <w:ins w:id="5918" w:author="Arthur Parmentier" w:date="2020-05-20T11:31:00Z">
        <w:r w:rsidR="000506E4" w:rsidRPr="007C437A">
          <w:t xml:space="preserve">building most features at the </w:t>
        </w:r>
      </w:ins>
      <w:ins w:id="5919" w:author="Arthur Parmentier" w:date="2020-05-23T09:56:00Z">
        <w:r w:rsidR="00AB2243" w:rsidRPr="007C437A">
          <w:t xml:space="preserve">full </w:t>
        </w:r>
      </w:ins>
      <w:ins w:id="5920" w:author="Arthur Parmentier" w:date="2020-05-20T11:31:00Z">
        <w:r w:rsidR="000506E4" w:rsidRPr="007C437A">
          <w:t>body scale relevant to SP</w:t>
        </w:r>
      </w:ins>
      <w:ins w:id="5921" w:author="Arthur Parmentier" w:date="2020-05-20T11:40:00Z">
        <w:r w:rsidR="00B21279" w:rsidRPr="007C437A">
          <w:t xml:space="preserve"> and is the most adapted technology in the frame of this project</w:t>
        </w:r>
      </w:ins>
      <w:ins w:id="5922" w:author="Arthur Parmentier" w:date="2020-05-20T11:31:00Z">
        <w:r w:rsidR="000506E4" w:rsidRPr="007C437A">
          <w:t>.</w:t>
        </w:r>
      </w:ins>
      <w:ins w:id="5923" w:author="Arthur Parmentier" w:date="2020-05-20T11:41:00Z">
        <w:r w:rsidR="00B21279" w:rsidRPr="007C437A">
          <w:br/>
        </w:r>
      </w:ins>
      <w:ins w:id="5924" w:author="Arthur Parmentier" w:date="2020-05-20T11:33:00Z">
        <w:r w:rsidR="000506E4" w:rsidRPr="007C437A">
          <w:t>From the observation of correlations between missing depth features and known signs/features, we are able</w:t>
        </w:r>
      </w:ins>
      <w:ins w:id="5925" w:author="Arthur Parmentier" w:date="2020-05-20T11:34:00Z">
        <w:r w:rsidR="000506E4" w:rsidRPr="007C437A">
          <w:t xml:space="preserve"> to make a small simplification of the SP grammar by assuming that </w:t>
        </w:r>
      </w:ins>
      <w:ins w:id="5926" w:author="Arthur Parmentier" w:date="2020-05-20T11:35:00Z">
        <w:r w:rsidR="000506E4" w:rsidRPr="007C437A">
          <w:t xml:space="preserve">the requests must </w:t>
        </w:r>
      </w:ins>
      <w:ins w:id="5927" w:author="Arthur Parmentier" w:date="2020-05-20T11:36:00Z">
        <w:r w:rsidR="000506E4" w:rsidRPr="007C437A">
          <w:t>be executed immediately when “go gestures” are used, and that in every mode but the default one, the requests are immediate.</w:t>
        </w:r>
      </w:ins>
      <w:ins w:id="5928" w:author="Arthur Parmentier" w:date="2020-05-20T11:37:00Z">
        <w:r w:rsidR="000506E4" w:rsidRPr="007C437A">
          <w:t xml:space="preserve"> Under these assumptions, PoseNet is sufficient to build all necessary features to </w:t>
        </w:r>
      </w:ins>
      <w:ins w:id="5929" w:author="Arthur Parmentier" w:date="2020-05-20T11:38:00Z">
        <w:r w:rsidR="000506E4" w:rsidRPr="007C437A">
          <w:t>recognize</w:t>
        </w:r>
      </w:ins>
      <w:ins w:id="5930" w:author="Arthur Parmentier" w:date="2020-05-20T11:37:00Z">
        <w:r w:rsidR="000506E4" w:rsidRPr="007C437A">
          <w:t xml:space="preserve"> SP signs at the body scale.</w:t>
        </w:r>
      </w:ins>
    </w:p>
    <w:p w:rsidR="00774F33" w:rsidRPr="007C437A" w:rsidRDefault="000340B7" w:rsidP="000340B7">
      <w:pPr>
        <w:pStyle w:val="Titre5"/>
        <w:rPr>
          <w:ins w:id="5931" w:author="Arthur Parmentier" w:date="2020-05-20T11:41:00Z"/>
        </w:rPr>
      </w:pPr>
      <w:ins w:id="5932" w:author="Arthur Parmentier" w:date="2020-05-20T11:41:00Z">
        <w:r w:rsidRPr="007C437A">
          <w:t>Building features</w:t>
        </w:r>
      </w:ins>
    </w:p>
    <w:p w:rsidR="003D367C" w:rsidRPr="007C437A" w:rsidRDefault="00F71238" w:rsidP="003D367C">
      <w:pPr>
        <w:rPr>
          <w:ins w:id="5933" w:author="Arthur Parmentier" w:date="2020-05-20T15:19:00Z"/>
        </w:rPr>
      </w:pPr>
      <w:ins w:id="5934"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5935" w:author="Arthur Parmentier" w:date="2020-05-20T15:24:00Z"/>
        </w:rPr>
      </w:pPr>
      <w:ins w:id="5936" w:author="Arthur Parmentier" w:date="2020-05-20T15:30:00Z">
        <w:r w:rsidRPr="007C437A">
          <w:t>The set of features shou</w:t>
        </w:r>
      </w:ins>
      <w:ins w:id="5937" w:author="Arthur Parmentier" w:date="2020-05-20T15:31:00Z">
        <w:r w:rsidRPr="007C437A">
          <w:t xml:space="preserve">ld </w:t>
        </w:r>
      </w:ins>
      <w:ins w:id="5938" w:author="Arthur Parmentier" w:date="2020-05-20T19:02:00Z">
        <w:r w:rsidR="00830C1A" w:rsidRPr="007C437A">
          <w:t>reduce to the</w:t>
        </w:r>
      </w:ins>
      <w:ins w:id="5939" w:author="Arthur Parmentier" w:date="2020-05-20T15:31:00Z">
        <w:r w:rsidRPr="007C437A">
          <w:t xml:space="preserve"> lowest number of dimensions, while still being meaningful, </w:t>
        </w:r>
      </w:ins>
      <w:ins w:id="5940" w:author="Arthur Parmentier" w:date="2020-05-20T19:02:00Z">
        <w:r w:rsidR="00830C1A" w:rsidRPr="007C437A">
          <w:t xml:space="preserve">in order </w:t>
        </w:r>
      </w:ins>
      <w:ins w:id="5941" w:author="Arthur Parmentier" w:date="2020-05-20T15:31:00Z">
        <w:r w:rsidRPr="007C437A">
          <w:t xml:space="preserve">to avoid the </w:t>
        </w:r>
      </w:ins>
      <w:ins w:id="5942" w:author="Arthur Parmentier" w:date="2020-05-20T19:03:00Z">
        <w:r w:rsidR="00FE52CB" w:rsidRPr="007C437A">
          <w:t>so-called “</w:t>
        </w:r>
      </w:ins>
      <w:ins w:id="5943" w:author="Arthur Parmentier" w:date="2020-05-20T15:31:00Z">
        <w:r w:rsidRPr="007C437A">
          <w:t>curse of dimensionality</w:t>
        </w:r>
      </w:ins>
      <w:ins w:id="5944" w:author="Arthur Parmentier" w:date="2020-05-20T19:03:00Z">
        <w:r w:rsidR="00FE52CB" w:rsidRPr="007C437A">
          <w:t>” problem</w:t>
        </w:r>
      </w:ins>
      <w:ins w:id="5945" w:author="Arthur Parmentier" w:date="2020-05-20T15:31:00Z">
        <w:r w:rsidRPr="007C437A">
          <w:t xml:space="preserve">. </w:t>
        </w:r>
      </w:ins>
      <w:ins w:id="5946" w:author="Arthur Parmentier" w:date="2020-05-20T19:03:00Z">
        <w:r w:rsidR="003D04EE" w:rsidRPr="007C437A">
          <w:t>It</w:t>
        </w:r>
      </w:ins>
      <w:ins w:id="5947" w:author="Arthur Parmentier" w:date="2020-05-20T15:31:00Z">
        <w:r w:rsidRPr="007C437A">
          <w:t xml:space="preserve"> can for instance be solved with a principal</w:t>
        </w:r>
      </w:ins>
      <w:ins w:id="5948" w:author="Arthur Parmentier" w:date="2020-05-20T15:32:00Z">
        <w:r w:rsidRPr="007C437A">
          <w:t xml:space="preserve"> component </w:t>
        </w:r>
      </w:ins>
      <w:ins w:id="5949" w:author="Arthur Parmentier" w:date="2020-05-20T19:03:00Z">
        <w:r w:rsidR="0080466C" w:rsidRPr="007C437A">
          <w:t>analysis which in general provides the best set of features</w:t>
        </w:r>
      </w:ins>
      <w:ins w:id="5950" w:author="Arthur Parmentier" w:date="2020-05-20T19:04:00Z">
        <w:r w:rsidR="0080466C" w:rsidRPr="007C437A">
          <w:t xml:space="preserve"> to a given classification problem</w:t>
        </w:r>
      </w:ins>
      <w:ins w:id="5951" w:author="Arthur Parmentier" w:date="2020-05-20T19:03:00Z">
        <w:r w:rsidR="0080466C" w:rsidRPr="007C437A">
          <w:t>; h</w:t>
        </w:r>
      </w:ins>
      <w:ins w:id="5952" w:author="Arthur Parmentier" w:date="2020-05-20T15:33:00Z">
        <w:r w:rsidRPr="007C437A">
          <w:t>owever, in our case, we want the features to always remain interpretable to the user, so that we cannot afford such a transformation.</w:t>
        </w:r>
      </w:ins>
      <w:ins w:id="5953" w:author="Arthur Parmentier" w:date="2020-05-20T15:34:00Z">
        <w:r w:rsidRPr="007C437A">
          <w:t xml:space="preserve"> Instead, we should only keep the most significant joints in PoseNet outpu</w:t>
        </w:r>
      </w:ins>
      <w:ins w:id="5954" w:author="Arthur Parmentier" w:date="2020-05-20T15:35:00Z">
        <w:r w:rsidRPr="007C437A">
          <w:t xml:space="preserve">t such as the wrists or elbows positions, discarding less significant ones </w:t>
        </w:r>
      </w:ins>
      <w:ins w:id="5955" w:author="Arthur Parmentier" w:date="2020-05-20T15:36:00Z">
        <w:r w:rsidRPr="007C437A">
          <w:t xml:space="preserve">(for SP) </w:t>
        </w:r>
      </w:ins>
      <w:ins w:id="5956" w:author="Arthur Parmentier" w:date="2020-05-20T15:35:00Z">
        <w:r w:rsidRPr="007C437A">
          <w:t xml:space="preserve">such as the nose or hips. However, if the user wants to build its own set of signs that </w:t>
        </w:r>
      </w:ins>
      <w:ins w:id="5957"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5958" w:author="Arthur Parmentier" w:date="2020-05-20T19:10:00Z"/>
        </w:rPr>
      </w:pPr>
      <w:ins w:id="5959" w:author="Arthur Parmentier" w:date="2020-05-20T15:27:00Z">
        <w:r w:rsidRPr="007C437A">
          <w:t xml:space="preserve">The </w:t>
        </w:r>
      </w:ins>
      <w:ins w:id="5960" w:author="Arthur Parmentier" w:date="2020-05-20T15:38:00Z">
        <w:r w:rsidR="00D2561F" w:rsidRPr="007C437A">
          <w:t xml:space="preserve">features must be invariant to transformations that are not meaningful and do not correspond </w:t>
        </w:r>
      </w:ins>
      <w:ins w:id="5961" w:author="Arthur Parmentier" w:date="2020-05-20T15:39:00Z">
        <w:r w:rsidR="00D2561F" w:rsidRPr="007C437A">
          <w:t>to any sign. In particular, the features must be translation</w:t>
        </w:r>
        <w:r w:rsidR="001014E8" w:rsidRPr="007C437A">
          <w:t>-</w:t>
        </w:r>
      </w:ins>
      <w:ins w:id="5962" w:author="Arthur Parmentier" w:date="2020-05-20T15:40:00Z">
        <w:r w:rsidR="001014E8" w:rsidRPr="007C437A">
          <w:t xml:space="preserve"> &amp;</w:t>
        </w:r>
      </w:ins>
      <w:ins w:id="5963" w:author="Arthur Parmentier" w:date="2020-05-20T15:39:00Z">
        <w:r w:rsidR="00D2561F" w:rsidRPr="007C437A">
          <w:t xml:space="preserve"> rotation</w:t>
        </w:r>
      </w:ins>
      <w:ins w:id="5964" w:author="Arthur Parmentier" w:date="2020-05-20T15:40:00Z">
        <w:r w:rsidR="001014E8" w:rsidRPr="007C437A">
          <w:t>-invariants</w:t>
        </w:r>
      </w:ins>
      <w:ins w:id="5965" w:author="Arthur Parmentier" w:date="2020-05-20T19:07:00Z">
        <w:r w:rsidR="007012CB" w:rsidRPr="007C437A">
          <w:t xml:space="preserve"> and</w:t>
        </w:r>
      </w:ins>
      <w:ins w:id="5966" w:author="Arthur Parmentier" w:date="2020-05-20T15:40:00Z">
        <w:r w:rsidR="001014E8" w:rsidRPr="007C437A">
          <w:t xml:space="preserve"> independent of the dimensions of the body of the soundpainter.</w:t>
        </w:r>
        <w:r w:rsidR="001014E8" w:rsidRPr="007C437A">
          <w:br/>
          <w:t xml:space="preserve">In practice, this is achieved with </w:t>
        </w:r>
      </w:ins>
      <w:ins w:id="5967" w:author="Arthur Parmentier" w:date="2020-05-20T15:41:00Z">
        <w:r w:rsidR="001014E8" w:rsidRPr="007C437A">
          <w:t xml:space="preserve">PoseNet by taking the </w:t>
        </w:r>
      </w:ins>
      <w:ins w:id="5968" w:author="Arthur Parmentier" w:date="2020-05-20T15:42:00Z">
        <w:r w:rsidR="001014E8" w:rsidRPr="007C437A">
          <w:t xml:space="preserve">X &amp; Y </w:t>
        </w:r>
      </w:ins>
      <w:ins w:id="5969" w:author="Arthur Parmentier" w:date="2020-05-20T15:41:00Z">
        <w:r w:rsidR="001014E8" w:rsidRPr="007C437A">
          <w:t xml:space="preserve">distance between </w:t>
        </w:r>
      </w:ins>
      <w:ins w:id="5970" w:author="Arthur Parmentier" w:date="2020-05-20T15:42:00Z">
        <w:r w:rsidR="001014E8" w:rsidRPr="007C437A">
          <w:t>each joint and the nose, which is considered a fixed point and then normalizing the X dimension with respect to the inter-shoulders dis</w:t>
        </w:r>
      </w:ins>
      <w:ins w:id="5971" w:author="Arthur Parmentier" w:date="2020-05-20T15:43:00Z">
        <w:r w:rsidR="001014E8" w:rsidRPr="007C437A">
          <w:t>tance and the Y dimension with respect to the distance between the middle of the hips and the nose.</w:t>
        </w:r>
      </w:ins>
      <w:ins w:id="5972" w:author="Arthur Parmentier" w:date="2020-05-20T18:55:00Z">
        <w:r w:rsidR="009A5E99" w:rsidRPr="007C437A">
          <w:br/>
        </w:r>
      </w:ins>
      <w:ins w:id="5973" w:author="Arthur Parmentier" w:date="2020-05-20T19:08:00Z">
        <w:r w:rsidR="00264F0D" w:rsidRPr="007C437A">
          <w:t>The feature invariance will allow a sign to be</w:t>
        </w:r>
      </w:ins>
      <w:ins w:id="5974" w:author="Arthur Parmentier" w:date="2020-05-20T19:09:00Z">
        <w:r w:rsidR="00264F0D" w:rsidRPr="007C437A">
          <w:t xml:space="preserve"> recognized</w:t>
        </w:r>
      </w:ins>
      <w:ins w:id="5975" w:author="Arthur Parmentier" w:date="2020-05-20T19:08:00Z">
        <w:r w:rsidR="00264F0D" w:rsidRPr="007C437A">
          <w:t xml:space="preserve"> </w:t>
        </w:r>
      </w:ins>
      <w:ins w:id="5976" w:author="Arthur Parmentier" w:date="2020-05-20T19:09:00Z">
        <w:r w:rsidR="00264F0D" w:rsidRPr="007C437A">
          <w:t xml:space="preserve">independently of the soundpainter’s </w:t>
        </w:r>
      </w:ins>
    </w:p>
    <w:p w:rsidR="005B458C" w:rsidRPr="007C437A" w:rsidRDefault="00264F0D" w:rsidP="00264F0D">
      <w:pPr>
        <w:pStyle w:val="Paragraphedeliste"/>
        <w:numPr>
          <w:ilvl w:val="1"/>
          <w:numId w:val="30"/>
        </w:numPr>
        <w:rPr>
          <w:ins w:id="5977" w:author="Arthur Parmentier" w:date="2020-05-20T19:10:00Z"/>
        </w:rPr>
      </w:pPr>
      <w:ins w:id="5978" w:author="Arthur Parmentier" w:date="2020-05-20T19:09:00Z">
        <w:r w:rsidRPr="007C437A">
          <w:t>location and orientation</w:t>
        </w:r>
      </w:ins>
      <w:ins w:id="5979" w:author="Arthur Parmentier" w:date="2020-05-20T18:56:00Z">
        <w:r w:rsidR="009A5E99" w:rsidRPr="007C437A">
          <w:t xml:space="preserve"> </w:t>
        </w:r>
      </w:ins>
      <w:ins w:id="5980" w:author="Arthur Parmentier" w:date="2020-05-20T19:10:00Z">
        <w:r w:rsidRPr="007C437A">
          <w:t>(</w:t>
        </w:r>
      </w:ins>
      <w:ins w:id="5981" w:author="Arthur Parmentier" w:date="2020-05-20T18:56:00Z">
        <w:r w:rsidR="009A5E99" w:rsidRPr="007C437A">
          <w:t xml:space="preserve">as long as the soundpainter </w:t>
        </w:r>
      </w:ins>
      <w:ins w:id="5982" w:author="Arthur Parmentier" w:date="2020-05-20T19:00:00Z">
        <w:r w:rsidR="001D766B" w:rsidRPr="007C437A">
          <w:t xml:space="preserve">faces the camera </w:t>
        </w:r>
      </w:ins>
      <w:ins w:id="5983" w:author="Arthur Parmentier" w:date="2020-05-20T19:01:00Z">
        <w:r w:rsidR="001D766B" w:rsidRPr="007C437A">
          <w:t xml:space="preserve">with a relatively small angle </w:t>
        </w:r>
      </w:ins>
      <w:ins w:id="5984" w:author="Arthur Parmentier" w:date="2020-05-20T19:00:00Z">
        <w:r w:rsidR="001D766B" w:rsidRPr="007C437A">
          <w:t>and does</w:t>
        </w:r>
      </w:ins>
      <w:ins w:id="5985" w:author="Arthur Parmentier" w:date="2020-05-20T18:57:00Z">
        <w:r w:rsidR="009A5E99" w:rsidRPr="007C437A">
          <w:t xml:space="preserve"> not</w:t>
        </w:r>
      </w:ins>
      <w:ins w:id="5986" w:author="Arthur Parmentier" w:date="2020-05-20T19:00:00Z">
        <w:r w:rsidR="001D766B" w:rsidRPr="007C437A">
          <w:t xml:space="preserve"> </w:t>
        </w:r>
      </w:ins>
      <w:ins w:id="5987" w:author="Arthur Parmentier" w:date="2020-05-20T18:57:00Z">
        <w:r w:rsidR="009A5E99" w:rsidRPr="007C437A">
          <w:t>get outside</w:t>
        </w:r>
      </w:ins>
      <w:ins w:id="5988" w:author="Arthur Parmentier" w:date="2020-05-20T19:00:00Z">
        <w:r w:rsidR="001D766B" w:rsidRPr="007C437A">
          <w:t xml:space="preserve"> its</w:t>
        </w:r>
      </w:ins>
      <w:ins w:id="5989" w:author="Arthur Parmentier" w:date="2020-05-20T18:57:00Z">
        <w:r w:rsidR="009A5E99" w:rsidRPr="007C437A">
          <w:t xml:space="preserve"> field of view</w:t>
        </w:r>
      </w:ins>
      <w:ins w:id="5990" w:author="Arthur Parmentier" w:date="2020-05-20T19:10:00Z">
        <w:r w:rsidRPr="007C437A">
          <w:t>)</w:t>
        </w:r>
      </w:ins>
    </w:p>
    <w:p w:rsidR="00264F0D" w:rsidRPr="007C437A" w:rsidRDefault="00264F0D" w:rsidP="00264F0D">
      <w:pPr>
        <w:pStyle w:val="Paragraphedeliste"/>
        <w:numPr>
          <w:ilvl w:val="1"/>
          <w:numId w:val="30"/>
        </w:numPr>
        <w:rPr>
          <w:ins w:id="5991" w:author="Arthur Parmentier" w:date="2020-05-20T19:35:00Z"/>
        </w:rPr>
      </w:pPr>
      <w:ins w:id="5992" w:author="Arthur Parmentier" w:date="2020-05-20T19:10:00Z">
        <w:r w:rsidRPr="007C437A">
          <w:t>body dimensions (assuming that the general proportions of the human b</w:t>
        </w:r>
      </w:ins>
      <w:ins w:id="5993" w:author="Arthur Parmentier" w:date="2020-05-20T19:11:00Z">
        <w:r w:rsidRPr="007C437A">
          <w:t xml:space="preserve">ody </w:t>
        </w:r>
      </w:ins>
      <w:ins w:id="5994" w:author="Arthur Parmentier" w:date="2020-05-20T19:34:00Z">
        <w:r w:rsidR="0005532E" w:rsidRPr="007C437A">
          <w:t>remain</w:t>
        </w:r>
      </w:ins>
      <w:ins w:id="5995" w:author="Arthur Parmentier" w:date="2020-05-20T19:11:00Z">
        <w:r w:rsidRPr="007C437A">
          <w:t xml:space="preserve"> constant)</w:t>
        </w:r>
      </w:ins>
    </w:p>
    <w:p w:rsidR="0005532E" w:rsidRPr="007C437A" w:rsidRDefault="0005532E" w:rsidP="0005532E">
      <w:pPr>
        <w:rPr>
          <w:ins w:id="5996" w:author="Arthur Parmentier" w:date="2020-05-20T19:37:00Z"/>
        </w:rPr>
      </w:pPr>
      <w:ins w:id="5997" w:author="Arthur Parmentier" w:date="2020-05-20T19:35:00Z">
        <w:r w:rsidRPr="007C437A">
          <w:t>With these constraints in mind</w:t>
        </w:r>
      </w:ins>
      <w:ins w:id="5998" w:author="Arthur Parmentier" w:date="2020-05-20T19:40:00Z">
        <w:r w:rsidRPr="007C437A">
          <w:t xml:space="preserve"> and </w:t>
        </w:r>
      </w:ins>
      <w:ins w:id="5999" w:author="Arthur Parmentier" w:date="2020-05-20T19:42:00Z">
        <w:r w:rsidR="00C2080C" w:rsidRPr="007C437A">
          <w:t xml:space="preserve">from </w:t>
        </w:r>
      </w:ins>
      <w:ins w:id="6000" w:author="Arthur Parmentier" w:date="2020-05-20T19:40:00Z">
        <w:r w:rsidRPr="007C437A">
          <w:t>my previous knowledge of SP signs</w:t>
        </w:r>
      </w:ins>
      <w:ins w:id="6001" w:author="Arthur Parmentier" w:date="2020-05-20T19:36:00Z">
        <w:r w:rsidRPr="007C437A">
          <w:t xml:space="preserve">, </w:t>
        </w:r>
      </w:ins>
      <w:ins w:id="6002" w:author="Arthur Parmentier" w:date="2020-05-20T19:40:00Z">
        <w:r w:rsidR="00C2080C" w:rsidRPr="007C437A">
          <w:t>I</w:t>
        </w:r>
      </w:ins>
      <w:ins w:id="6003" w:author="Arthur Parmentier" w:date="2020-05-20T19:36:00Z">
        <w:r w:rsidRPr="007C437A">
          <w:t xml:space="preserve"> c</w:t>
        </w:r>
      </w:ins>
      <w:ins w:id="6004" w:author="Arthur Parmentier" w:date="2020-05-20T19:42:00Z">
        <w:r w:rsidR="00C2080C" w:rsidRPr="007C437A">
          <w:t>ould first</w:t>
        </w:r>
      </w:ins>
      <w:ins w:id="6005" w:author="Arthur Parmentier" w:date="2020-05-20T19:36:00Z">
        <w:r w:rsidRPr="007C437A">
          <w:t xml:space="preserve"> order the body joints in PoseNet by their importance for SP signs recognition for </w:t>
        </w:r>
      </w:ins>
      <w:ins w:id="6006" w:author="Arthur Parmentier" w:date="2020-05-20T19:37:00Z">
        <w:r w:rsidRPr="007C437A">
          <w:t>basic signs in default mode:</w:t>
        </w:r>
      </w:ins>
    </w:p>
    <w:p w:rsidR="0005532E" w:rsidRPr="007C437A" w:rsidRDefault="0005532E" w:rsidP="0005532E">
      <w:pPr>
        <w:pStyle w:val="Paragraphedeliste"/>
        <w:numPr>
          <w:ilvl w:val="0"/>
          <w:numId w:val="31"/>
        </w:numPr>
        <w:rPr>
          <w:ins w:id="6007" w:author="Arthur Parmentier" w:date="2020-05-20T19:40:00Z"/>
        </w:rPr>
      </w:pPr>
      <w:ins w:id="6008" w:author="Arthur Parmentier" w:date="2020-05-20T19:37:00Z">
        <w:r w:rsidRPr="007C437A">
          <w:t>wrists</w:t>
        </w:r>
      </w:ins>
    </w:p>
    <w:p w:rsidR="0005532E" w:rsidRPr="007C437A" w:rsidRDefault="0005532E">
      <w:pPr>
        <w:pStyle w:val="Paragraphedeliste"/>
        <w:numPr>
          <w:ilvl w:val="0"/>
          <w:numId w:val="31"/>
        </w:numPr>
        <w:rPr>
          <w:ins w:id="6009" w:author="Arthur Parmentier" w:date="2020-05-20T19:37:00Z"/>
        </w:rPr>
      </w:pPr>
      <w:ins w:id="6010" w:author="Arthur Parmentier" w:date="2020-05-20T19:40:00Z">
        <w:r w:rsidRPr="007C437A">
          <w:t>elbows</w:t>
        </w:r>
      </w:ins>
    </w:p>
    <w:p w:rsidR="00C2080C" w:rsidRPr="007C437A" w:rsidRDefault="00C2080C" w:rsidP="00C2080C">
      <w:pPr>
        <w:pStyle w:val="Paragraphedeliste"/>
        <w:numPr>
          <w:ilvl w:val="0"/>
          <w:numId w:val="31"/>
        </w:numPr>
        <w:rPr>
          <w:ins w:id="6011" w:author="Arthur Parmentier" w:date="2020-05-20T19:41:00Z"/>
        </w:rPr>
      </w:pPr>
      <w:ins w:id="6012" w:author="Arthur Parmentier" w:date="2020-05-20T19:41:00Z">
        <w:r w:rsidRPr="007C437A">
          <w:t>shoulders</w:t>
        </w:r>
      </w:ins>
    </w:p>
    <w:p w:rsidR="00C2080C" w:rsidRPr="007C437A" w:rsidRDefault="00C2080C" w:rsidP="00C2080C">
      <w:pPr>
        <w:pStyle w:val="Paragraphedeliste"/>
        <w:numPr>
          <w:ilvl w:val="0"/>
          <w:numId w:val="31"/>
        </w:numPr>
        <w:rPr>
          <w:ins w:id="6013" w:author="Arthur Parmentier" w:date="2020-05-20T19:41:00Z"/>
        </w:rPr>
      </w:pPr>
      <w:ins w:id="6014" w:author="Arthur Parmentier" w:date="2020-05-20T19:41:00Z">
        <w:r w:rsidRPr="007C437A">
          <w:t>all other joints</w:t>
        </w:r>
      </w:ins>
    </w:p>
    <w:p w:rsidR="00ED2134" w:rsidRPr="007C437A" w:rsidRDefault="00C2080C">
      <w:pPr>
        <w:rPr>
          <w:ins w:id="6015" w:author="Arthur Parmentier" w:date="2020-05-20T20:02:00Z"/>
        </w:rPr>
      </w:pPr>
      <w:ins w:id="6016" w:author="Arthur Parmentier" w:date="2020-05-20T19:41:00Z">
        <w:r w:rsidRPr="007C437A">
          <w:lastRenderedPageBreak/>
          <w:t>I</w:t>
        </w:r>
      </w:ins>
      <w:ins w:id="6017" w:author="Arthur Parmentier" w:date="2020-05-20T19:42:00Z">
        <w:r w:rsidRPr="007C437A">
          <w:t xml:space="preserve">n fact, </w:t>
        </w:r>
      </w:ins>
      <w:ins w:id="6018" w:author="Arthur Parmentier" w:date="2020-05-20T19:43:00Z">
        <w:r w:rsidRPr="007C437A">
          <w:t>I decided to only use wrists and elbows positions</w:t>
        </w:r>
      </w:ins>
      <w:ins w:id="6019" w:author="Arthur Parmentier" w:date="2020-05-20T19:44:00Z">
        <w:r w:rsidRPr="007C437A">
          <w:t>, which gave the best performance in my initial tests</w:t>
        </w:r>
      </w:ins>
      <w:ins w:id="6020"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6021" w:author="Arthur Parmentier" w:date="2020-05-20T19:43:00Z">
        <w:r w:rsidRPr="007C437A">
          <w:rPr>
            <w:rStyle w:val="Appelnotedebasdep"/>
          </w:rPr>
          <w:footnoteReference w:id="38"/>
        </w:r>
      </w:ins>
    </w:p>
    <w:p w:rsidR="00C46A73" w:rsidRPr="007C437A" w:rsidRDefault="00F304EE">
      <w:pPr>
        <w:pStyle w:val="Titre4"/>
        <w:rPr>
          <w:ins w:id="6040" w:author="Arthur Parmentier" w:date="2020-05-21T15:08:00Z"/>
          <w:rPrChange w:id="6041" w:author="Arthur Parmentier" w:date="2020-06-07T15:27:00Z">
            <w:rPr>
              <w:ins w:id="6042" w:author="Arthur Parmentier" w:date="2020-05-21T15:08:00Z"/>
            </w:rPr>
          </w:rPrChange>
        </w:rPr>
        <w:pPrChange w:id="6043" w:author="Arthur Parmentier" w:date="2020-05-21T15:08:00Z">
          <w:pPr/>
        </w:pPrChange>
      </w:pPr>
      <w:ins w:id="6044" w:author="Arthur Parmentier" w:date="2020-05-20T20:02:00Z">
        <w:r w:rsidRPr="007C437A">
          <w:rPr>
            <w:rPrChange w:id="6045" w:author="Arthur Parmentier" w:date="2020-06-07T15:27:00Z">
              <w:rPr/>
            </w:rPrChange>
          </w:rPr>
          <w:t>Hands tracking</w:t>
        </w:r>
      </w:ins>
    </w:p>
    <w:p w:rsidR="00C46A73" w:rsidRPr="007C437A" w:rsidRDefault="004020A1" w:rsidP="00F304EE">
      <w:pPr>
        <w:rPr>
          <w:ins w:id="6046" w:author="Arthur Parmentier" w:date="2020-06-03T17:58:00Z"/>
        </w:rPr>
      </w:pPr>
      <w:ins w:id="6047" w:author="Arthur Parmentier" w:date="2020-06-03T18:00:00Z">
        <w:r w:rsidRPr="007C437A">
          <w:t>Similarly</w:t>
        </w:r>
      </w:ins>
      <w:ins w:id="6048" w:author="Arthur Parmentier" w:date="2020-06-03T17:58:00Z">
        <w:r w:rsidRPr="007C437A">
          <w:t xml:space="preserve"> </w:t>
        </w:r>
      </w:ins>
      <w:ins w:id="6049" w:author="Arthur Parmentier" w:date="2020-06-03T17:57:00Z">
        <w:r w:rsidRPr="007C437A">
          <w:t>to the ful</w:t>
        </w:r>
      </w:ins>
      <w:ins w:id="6050" w:author="Arthur Parmentier" w:date="2020-06-03T17:58:00Z">
        <w:r w:rsidRPr="007C437A">
          <w:t>l body model, hands can be represented as a skeleton in which our features are built from the position of the han</w:t>
        </w:r>
      </w:ins>
      <w:ins w:id="6051" w:author="Arthur Parmentier" w:date="2020-06-03T17:59:00Z">
        <w:r w:rsidRPr="007C437A">
          <w:t>ds in space.</w:t>
        </w:r>
      </w:ins>
      <w:ins w:id="6052" w:author="Arthur Parmentier" w:date="2020-06-03T18:00:00Z">
        <w:r w:rsidRPr="007C437A">
          <w:t xml:space="preserve"> This time, a 3D model is necessary as several signs are ambiguous in 2D space and can only be classified by looking</w:t>
        </w:r>
      </w:ins>
      <w:ins w:id="6053"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6054" w:author="Arthur Parmentier" w:date="2020-06-03T18:06:00Z"/>
        </w:rPr>
      </w:pPr>
      <w:ins w:id="6055" w:author="Arthur Parmentier" w:date="2020-06-03T18:06:00Z">
        <w:r w:rsidRPr="007C437A">
          <w:t>Hi5 Gloves</w:t>
        </w:r>
      </w:ins>
    </w:p>
    <w:p w:rsidR="00890740" w:rsidRPr="007C437A" w:rsidRDefault="00890740">
      <w:pPr>
        <w:rPr>
          <w:ins w:id="6056" w:author="Arthur Parmentier" w:date="2020-06-03T17:58:00Z"/>
        </w:rPr>
      </w:pPr>
      <w:ins w:id="6057" w:author="Arthur Parmentier" w:date="2020-06-03T18:06:00Z">
        <w:r w:rsidRPr="007C437A">
          <w:t>Just like for the full body model, I initi</w:t>
        </w:r>
      </w:ins>
      <w:ins w:id="6058" w:author="Arthur Parmentier" w:date="2020-06-03T18:07:00Z">
        <w:r w:rsidRPr="007C437A">
          <w:t xml:space="preserve">ally looked at several existing technologies to model 3D positions of the hands. At the time of </w:t>
        </w:r>
      </w:ins>
      <w:ins w:id="6059" w:author="Arthur Parmentier" w:date="2020-06-03T18:08:00Z">
        <w:r w:rsidRPr="007C437A">
          <w:t xml:space="preserve">my research (before early March 2020), there was no equivalent </w:t>
        </w:r>
      </w:ins>
      <w:ins w:id="6060" w:author="Arthur Parmentier" w:date="2020-06-03T18:57:00Z">
        <w:r w:rsidR="00221FBD" w:rsidRPr="007C437A">
          <w:t xml:space="preserve">computer-vision </w:t>
        </w:r>
      </w:ins>
      <w:ins w:id="6061" w:author="Arthur Parmentier" w:date="2020-06-03T18:08:00Z">
        <w:r w:rsidRPr="007C437A">
          <w:t xml:space="preserve">model </w:t>
        </w:r>
      </w:ins>
      <w:ins w:id="6062" w:author="Arthur Parmentier" w:date="2020-06-03T18:57:00Z">
        <w:r w:rsidR="00221FBD" w:rsidRPr="007C437A">
          <w:t>similar to</w:t>
        </w:r>
      </w:ins>
      <w:ins w:id="6063" w:author="Arthur Parmentier" w:date="2020-06-03T18:08:00Z">
        <w:r w:rsidRPr="007C437A">
          <w:t xml:space="preserve"> PoseNet </w:t>
        </w:r>
      </w:ins>
      <w:ins w:id="6064" w:author="Arthur Parmentier" w:date="2020-06-03T18:57:00Z">
        <w:r w:rsidR="00221FBD" w:rsidRPr="007C437A">
          <w:t>for the hands</w:t>
        </w:r>
      </w:ins>
      <w:ins w:id="6065" w:author="Arthur Parmentier" w:date="2020-06-03T18:58:00Z">
        <w:r w:rsidR="00221FBD" w:rsidRPr="007C437A">
          <w:t xml:space="preserve"> </w:t>
        </w:r>
      </w:ins>
      <w:ins w:id="6066" w:author="Arthur Parmentier" w:date="2020-06-03T18:08:00Z">
        <w:r w:rsidRPr="007C437A">
          <w:t>that I could integrate into Ma</w:t>
        </w:r>
      </w:ins>
      <w:ins w:id="6067" w:author="Arthur Parmentier" w:date="2020-06-03T18:57:00Z">
        <w:r w:rsidR="00221FBD" w:rsidRPr="007C437A">
          <w:t>x</w:t>
        </w:r>
      </w:ins>
      <w:ins w:id="6068" w:author="Arthur Parmentier" w:date="2020-06-03T19:00:00Z">
        <w:r w:rsidR="00221FBD" w:rsidRPr="007C437A">
          <w:t>.</w:t>
        </w:r>
        <w:r w:rsidR="00221FBD" w:rsidRPr="007C437A">
          <w:rPr>
            <w:rStyle w:val="Appelnotedebasdep"/>
          </w:rPr>
          <w:footnoteReference w:id="39"/>
        </w:r>
      </w:ins>
    </w:p>
    <w:p w:rsidR="004020A1" w:rsidRPr="007C437A" w:rsidRDefault="00221FBD" w:rsidP="00F304EE">
      <w:pPr>
        <w:rPr>
          <w:ins w:id="6078" w:author="Arthur Parmentier" w:date="2020-06-03T19:04:00Z"/>
        </w:rPr>
      </w:pPr>
      <w:ins w:id="6079" w:author="Arthur Parmentier" w:date="2020-06-03T19:02:00Z">
        <w:r w:rsidRPr="007C437A">
          <w:t>Instead, a variety of dedicated hardware wa</w:t>
        </w:r>
      </w:ins>
      <w:ins w:id="6080" w:author="Arthur Parmentier" w:date="2020-06-03T19:03:00Z">
        <w:r w:rsidRPr="007C437A">
          <w:t xml:space="preserve">s already available on the market with three major </w:t>
        </w:r>
      </w:ins>
      <w:ins w:id="6081" w:author="Arthur Parmentier" w:date="2020-06-03T19:04:00Z">
        <w:r w:rsidRPr="007C437A">
          <w:t>technologies:</w:t>
        </w:r>
      </w:ins>
    </w:p>
    <w:p w:rsidR="00221FBD" w:rsidRPr="007C437A" w:rsidRDefault="00221FBD" w:rsidP="00221FBD">
      <w:pPr>
        <w:pStyle w:val="Paragraphedeliste"/>
        <w:numPr>
          <w:ilvl w:val="0"/>
          <w:numId w:val="40"/>
        </w:numPr>
        <w:rPr>
          <w:ins w:id="6082" w:author="Arthur Parmentier" w:date="2020-06-03T19:04:00Z"/>
        </w:rPr>
      </w:pPr>
      <w:ins w:id="6083" w:author="Arthur Parmentier" w:date="2020-06-03T19:04:00Z">
        <w:r w:rsidRPr="007C437A">
          <w:t>Marker based gloves</w:t>
        </w:r>
      </w:ins>
    </w:p>
    <w:p w:rsidR="00221FBD" w:rsidRPr="007C437A" w:rsidRDefault="00221FBD" w:rsidP="00221FBD">
      <w:pPr>
        <w:pStyle w:val="Paragraphedeliste"/>
        <w:numPr>
          <w:ilvl w:val="0"/>
          <w:numId w:val="40"/>
        </w:numPr>
        <w:rPr>
          <w:ins w:id="6084" w:author="Arthur Parmentier" w:date="2020-06-03T19:04:00Z"/>
        </w:rPr>
      </w:pPr>
      <w:ins w:id="6085" w:author="Arthur Parmentier" w:date="2020-06-03T19:04:00Z">
        <w:r w:rsidRPr="007C437A">
          <w:t>Flex sensors</w:t>
        </w:r>
      </w:ins>
    </w:p>
    <w:p w:rsidR="00221FBD" w:rsidRPr="007C437A" w:rsidRDefault="00221FBD" w:rsidP="00221FBD">
      <w:pPr>
        <w:pStyle w:val="Paragraphedeliste"/>
        <w:numPr>
          <w:ilvl w:val="0"/>
          <w:numId w:val="40"/>
        </w:numPr>
        <w:rPr>
          <w:ins w:id="6086" w:author="Arthur Parmentier" w:date="2020-06-03T19:05:00Z"/>
        </w:rPr>
      </w:pPr>
      <w:ins w:id="6087" w:author="Arthur Parmentier" w:date="2020-06-03T19:04:00Z">
        <w:r w:rsidRPr="007C437A">
          <w:t>Inertial measurement units</w:t>
        </w:r>
      </w:ins>
      <w:ins w:id="6088" w:author="Arthur Parmentier" w:date="2020-06-03T19:05:00Z">
        <w:r w:rsidRPr="007C437A">
          <w:t>, typically using small magnetometers</w:t>
        </w:r>
      </w:ins>
    </w:p>
    <w:p w:rsidR="00E20C85" w:rsidRPr="007C437A" w:rsidRDefault="00221FBD" w:rsidP="00221FBD">
      <w:pPr>
        <w:rPr>
          <w:ins w:id="6089" w:author="Arthur Parmentier" w:date="2020-06-03T19:08:00Z"/>
        </w:rPr>
      </w:pPr>
      <w:ins w:id="6090" w:author="Arthur Parmentier" w:date="2020-06-03T19:05:00Z">
        <w:r w:rsidRPr="007C437A">
          <w:t>The prices of this equipment is quite expensive on the market, from 1000 chf to 5000+ chf</w:t>
        </w:r>
      </w:ins>
      <w:ins w:id="6091" w:author="Arthur Parmentier" w:date="2020-06-03T19:06:00Z">
        <w:r w:rsidRPr="007C437A">
          <w:t xml:space="preserve"> for most expensive models. </w:t>
        </w:r>
      </w:ins>
      <w:ins w:id="6092" w:author="Arthur Parmentier" w:date="2020-06-03T19:08:00Z">
        <w:r w:rsidR="00E20C85" w:rsidRPr="007C437A">
          <w:t xml:space="preserve">The cheapest models suffer from important </w:t>
        </w:r>
      </w:ins>
      <w:ins w:id="6093" w:author="Arthur Parmentier" w:date="2020-06-03T19:32:00Z">
        <w:r w:rsidR="00B34D15" w:rsidRPr="007C437A">
          <w:t>shortcomings</w:t>
        </w:r>
      </w:ins>
      <w:ins w:id="6094" w:author="Arthur Parmentier" w:date="2020-06-03T19:08:00Z">
        <w:r w:rsidR="00E20C85" w:rsidRPr="007C437A">
          <w:t>:</w:t>
        </w:r>
      </w:ins>
    </w:p>
    <w:p w:rsidR="00221FBD" w:rsidRPr="007C437A" w:rsidRDefault="00221FBD" w:rsidP="00E20C85">
      <w:pPr>
        <w:pStyle w:val="Paragraphedeliste"/>
        <w:numPr>
          <w:ilvl w:val="0"/>
          <w:numId w:val="40"/>
        </w:numPr>
        <w:rPr>
          <w:ins w:id="6095" w:author="Arthur Parmentier" w:date="2020-06-03T19:08:00Z"/>
        </w:rPr>
      </w:pPr>
      <w:ins w:id="6096" w:author="Arthur Parmentier" w:date="2020-06-03T19:06:00Z">
        <w:r w:rsidRPr="007C437A">
          <w:t xml:space="preserve">IMUs are reported to drift when magnetic fields are present </w:t>
        </w:r>
      </w:ins>
      <w:ins w:id="6097"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6098" w:author="Arthur Parmentier" w:date="2020-06-03T19:33:00Z"/>
        </w:rPr>
      </w:pPr>
      <w:ins w:id="6099" w:author="Arthur Parmentier" w:date="2020-06-03T19:08:00Z">
        <w:r w:rsidRPr="007C437A">
          <w:t>Flex sensors are only one dimensional</w:t>
        </w:r>
      </w:ins>
      <w:ins w:id="6100" w:author="Arthur Parmentier" w:date="2020-06-03T19:09:00Z">
        <w:r w:rsidRPr="007C437A">
          <w:t>. In the cheap</w:t>
        </w:r>
      </w:ins>
      <w:ins w:id="6101" w:author="Arthur Parmentier" w:date="2020-06-03T19:10:00Z">
        <w:r w:rsidRPr="007C437A">
          <w:t xml:space="preserve">est gloves, many important dimensions of the </w:t>
        </w:r>
      </w:ins>
      <w:ins w:id="6102" w:author="Arthur Parmentier" w:date="2020-06-03T19:33:00Z">
        <w:r w:rsidR="00277174" w:rsidRPr="007C437A">
          <w:t>fingers’</w:t>
        </w:r>
      </w:ins>
      <w:ins w:id="6103" w:author="Arthur Parmentier" w:date="2020-06-03T19:10:00Z">
        <w:r w:rsidRPr="007C437A">
          <w:t xml:space="preserve"> movements such as the </w:t>
        </w:r>
      </w:ins>
      <w:ins w:id="6104" w:author="Arthur Parmentier" w:date="2020-06-03T19:11:00Z">
        <w:r w:rsidRPr="007C437A">
          <w:t>phalangeal joint angles</w:t>
        </w:r>
      </w:ins>
      <w:ins w:id="6105" w:author="Arthur Parmentier" w:date="2020-06-03T19:12:00Z">
        <w:r w:rsidRPr="007C437A">
          <w:t xml:space="preserve"> or angles between two fingers are therefore not captured, whereas they are</w:t>
        </w:r>
      </w:ins>
      <w:ins w:id="6106"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6107" w:author="Arthur Parmentier" w:date="2020-06-03T19:32:00Z"/>
        </w:rPr>
      </w:pPr>
      <w:ins w:id="6108" w:author="Arthur Parmentier" w:date="2020-06-03T19:33:00Z">
        <w:r w:rsidRPr="007C437A">
          <w:t xml:space="preserve">Some gloves are designed for specific </w:t>
        </w:r>
      </w:ins>
      <w:ins w:id="6109" w:author="Arthur Parmentier" w:date="2020-06-03T19:34:00Z">
        <w:r w:rsidRPr="007C437A">
          <w:t>software</w:t>
        </w:r>
      </w:ins>
      <w:ins w:id="6110" w:author="Arthur Parmentier" w:date="2020-06-03T19:33:00Z">
        <w:r w:rsidRPr="007C437A">
          <w:t xml:space="preserve"> such as U</w:t>
        </w:r>
      </w:ins>
      <w:ins w:id="6111" w:author="Arthur Parmentier" w:date="2020-06-03T19:34:00Z">
        <w:r w:rsidRPr="007C437A">
          <w:t>nity and may not integrate with Max easily.</w:t>
        </w:r>
      </w:ins>
    </w:p>
    <w:p w:rsidR="00277174" w:rsidRPr="007C437A" w:rsidRDefault="00277174" w:rsidP="00277174">
      <w:pPr>
        <w:rPr>
          <w:ins w:id="6112" w:author="Arthur Parmentier" w:date="2020-06-03T19:37:00Z"/>
        </w:rPr>
      </w:pPr>
      <w:ins w:id="6113" w:author="Arthur Parmentier" w:date="2020-06-03T19:34:00Z">
        <w:r w:rsidRPr="007C437A">
          <w:t xml:space="preserve">While most expensive gloves </w:t>
        </w:r>
      </w:ins>
      <w:ins w:id="6114" w:author="Arthur Parmentier" w:date="2020-06-03T19:35:00Z">
        <w:r w:rsidRPr="007C437A">
          <w:t xml:space="preserve">often provide solutions to these problems, I decided to start with the IMU based Hi5 gloves from Noitom, which is one of the cheapest one available on the market </w:t>
        </w:r>
      </w:ins>
      <w:ins w:id="6115" w:author="Arthur Parmentier" w:date="2020-06-03T19:36:00Z">
        <w:r w:rsidRPr="007C437A">
          <w:t xml:space="preserve">(1000 chf approx.) </w:t>
        </w:r>
      </w:ins>
      <w:ins w:id="6116" w:author="Arthur Parmentier" w:date="2020-06-03T19:35:00Z">
        <w:r w:rsidRPr="007C437A">
          <w:t>which</w:t>
        </w:r>
      </w:ins>
      <w:ins w:id="6117" w:author="Arthur Parmentier" w:date="2020-06-03T19:36:00Z">
        <w:r w:rsidRPr="007C437A">
          <w:t xml:space="preserve"> provides a Unity and C++ SDK. </w:t>
        </w:r>
      </w:ins>
    </w:p>
    <w:p w:rsidR="00277174" w:rsidRPr="007C437A" w:rsidRDefault="00277174" w:rsidP="00277174">
      <w:pPr>
        <w:rPr>
          <w:ins w:id="6118" w:author="Arthur Parmentier" w:date="2020-06-03T19:39:00Z"/>
        </w:rPr>
      </w:pPr>
      <w:ins w:id="6119" w:author="Arthur Parmentier" w:date="2020-06-03T19:38:00Z">
        <w:r w:rsidRPr="007C437A">
          <w:lastRenderedPageBreak/>
          <w:t xml:space="preserve">However, at the time of this report (early June), I have still been unable to test the gloves with Max. </w:t>
        </w:r>
      </w:ins>
      <w:ins w:id="6120" w:author="Arthur Parmentier" w:date="2020-06-03T19:39:00Z">
        <w:r w:rsidRPr="007C437A">
          <w:t xml:space="preserve">I have made </w:t>
        </w:r>
      </w:ins>
      <w:ins w:id="6121" w:author="Arthur Parmentier" w:date="2020-06-03T19:58:00Z">
        <w:r w:rsidR="004B4499" w:rsidRPr="007C437A">
          <w:t>two</w:t>
        </w:r>
      </w:ins>
      <w:ins w:id="6122"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6123" w:author="Arthur Parmentier" w:date="2020-06-03T19:52:00Z"/>
        </w:rPr>
      </w:pPr>
      <w:ins w:id="6124" w:author="Arthur Parmentier" w:date="2020-06-03T19:56:00Z">
        <w:r w:rsidRPr="007C437A">
          <w:t>Before buying the gloves, I</w:t>
        </w:r>
      </w:ins>
      <w:ins w:id="6125" w:author="Arthur Parmentier" w:date="2020-06-03T19:43:00Z">
        <w:r w:rsidR="00882698" w:rsidRPr="007C437A">
          <w:t xml:space="preserve"> had not realized that the gloves</w:t>
        </w:r>
      </w:ins>
      <w:ins w:id="6126" w:author="Arthur Parmentier" w:date="2020-06-03T19:45:00Z">
        <w:r w:rsidR="00882698" w:rsidRPr="007C437A">
          <w:t xml:space="preserve"> connection with the Vive trackers was</w:t>
        </w:r>
      </w:ins>
      <w:ins w:id="6127" w:author="Arthur Parmentier" w:date="2020-06-03T19:46:00Z">
        <w:r w:rsidR="00882698" w:rsidRPr="007C437A">
          <w:t xml:space="preserve"> not only a feature as they are marketed on their website and documentation but that the Vive trackers were also necessary for using the gloves directly with the provided Unity plugin.</w:t>
        </w:r>
      </w:ins>
      <w:ins w:id="6128" w:author="Arthur Parmentier" w:date="2020-06-03T19:48:00Z">
        <w:r w:rsidR="00882698" w:rsidRPr="007C437A">
          <w:t xml:space="preserve"> In fact, the connection </w:t>
        </w:r>
      </w:ins>
      <w:ins w:id="6129" w:author="Arthur Parmentier" w:date="2020-06-03T19:49:00Z">
        <w:r w:rsidR="00882698" w:rsidRPr="007C437A">
          <w:t xml:space="preserve">with </w:t>
        </w:r>
      </w:ins>
      <w:ins w:id="6130" w:author="Arthur Parmentier" w:date="2020-06-03T19:48:00Z">
        <w:r w:rsidR="00882698" w:rsidRPr="007C437A">
          <w:t xml:space="preserve">positional tracking </w:t>
        </w:r>
      </w:ins>
      <w:ins w:id="6131" w:author="Arthur Parmentier" w:date="2020-06-03T19:49:00Z">
        <w:r w:rsidR="00882698" w:rsidRPr="007C437A">
          <w:t xml:space="preserve">devices </w:t>
        </w:r>
      </w:ins>
      <w:ins w:id="6132" w:author="Arthur Parmentier" w:date="2020-06-03T19:48:00Z">
        <w:r w:rsidR="00882698" w:rsidRPr="007C437A">
          <w:t xml:space="preserve">was not </w:t>
        </w:r>
      </w:ins>
      <w:ins w:id="6133" w:author="Arthur Parmentier" w:date="2020-06-03T19:49:00Z">
        <w:r w:rsidR="00882698" w:rsidRPr="007C437A">
          <w:t>explicitly documented as a requirement for the Unity Plugin in their documentation</w:t>
        </w:r>
      </w:ins>
      <w:ins w:id="6134" w:author="Arthur Parmentier" w:date="2020-06-03T19:50:00Z">
        <w:r w:rsidR="00882698" w:rsidRPr="007C437A">
          <w:t xml:space="preserve">. We </w:t>
        </w:r>
      </w:ins>
      <w:ins w:id="6135" w:author="Arthur Parmentier" w:date="2020-06-03T19:51:00Z">
        <w:r w:rsidR="00882698" w:rsidRPr="007C437A">
          <w:t xml:space="preserve">could therefore not use the gloves on the fly with the provided scene and </w:t>
        </w:r>
      </w:ins>
      <w:ins w:id="6136" w:author="Arthur Parmentier" w:date="2020-06-03T19:52:00Z">
        <w:r w:rsidR="00882698" w:rsidRPr="007C437A">
          <w:t>needed</w:t>
        </w:r>
      </w:ins>
      <w:ins w:id="6137" w:author="Arthur Parmentier" w:date="2020-06-03T19:51:00Z">
        <w:r w:rsidR="00882698" w:rsidRPr="007C437A">
          <w:t xml:space="preserve"> additional scripting using the SDK.</w:t>
        </w:r>
      </w:ins>
      <w:ins w:id="6138" w:author="Arthur Parmentier" w:date="2020-06-03T19:44:00Z">
        <w:r w:rsidR="00882698" w:rsidRPr="007C437A">
          <w:t xml:space="preserve"> </w:t>
        </w:r>
      </w:ins>
    </w:p>
    <w:p w:rsidR="003F7478" w:rsidRPr="007C437A" w:rsidRDefault="004B4499" w:rsidP="00277174">
      <w:pPr>
        <w:pStyle w:val="Paragraphedeliste"/>
        <w:numPr>
          <w:ilvl w:val="0"/>
          <w:numId w:val="40"/>
        </w:numPr>
        <w:rPr>
          <w:ins w:id="6139" w:author="Arthur Parmentier" w:date="2020-06-03T19:58:00Z"/>
        </w:rPr>
      </w:pPr>
      <w:ins w:id="6140" w:author="Arthur Parmentier" w:date="2020-06-03T19:56:00Z">
        <w:r w:rsidRPr="007C437A">
          <w:t xml:space="preserve">I had been late on testing the gloves and identifying that issue. Although it made sense to me </w:t>
        </w:r>
      </w:ins>
      <w:ins w:id="6141" w:author="Arthur Parmentier" w:date="2020-06-03T19:57:00Z">
        <w:r w:rsidRPr="007C437A">
          <w:t>to start by building all the core mechanisms of the tool and pipeline before integrating the gloves, it was a mistake not to test them ea</w:t>
        </w:r>
      </w:ins>
      <w:ins w:id="6142" w:author="Arthur Parmentier" w:date="2020-06-03T19:58:00Z">
        <w:r w:rsidRPr="007C437A">
          <w:t>rlier, so that I could have figured out this issue at early stages.</w:t>
        </w:r>
      </w:ins>
    </w:p>
    <w:p w:rsidR="004B4499" w:rsidRPr="007C437A" w:rsidRDefault="004B4499" w:rsidP="004B4499">
      <w:pPr>
        <w:rPr>
          <w:ins w:id="6143" w:author="Arthur Parmentier" w:date="2020-06-03T20:03:00Z"/>
        </w:rPr>
      </w:pPr>
      <w:ins w:id="6144" w:author="Arthur Parmentier" w:date="2020-06-03T19:59:00Z">
        <w:r w:rsidRPr="007C437A">
          <w:t>The EM+ lab offer</w:t>
        </w:r>
      </w:ins>
      <w:ins w:id="6145" w:author="Arthur Parmentier" w:date="2020-06-03T20:00:00Z">
        <w:r w:rsidRPr="007C437A">
          <w:t xml:space="preserve">ed me support to </w:t>
        </w:r>
      </w:ins>
      <w:ins w:id="6146" w:author="Arthur Parmentier" w:date="2020-06-03T20:03:00Z">
        <w:r w:rsidRPr="007C437A">
          <w:t>build</w:t>
        </w:r>
      </w:ins>
      <w:ins w:id="6147" w:author="Arthur Parmentier" w:date="2020-06-03T20:00:00Z">
        <w:r w:rsidRPr="007C437A">
          <w:t xml:space="preserve"> a dedicated object in Max </w:t>
        </w:r>
      </w:ins>
      <w:ins w:id="6148" w:author="Arthur Parmentier" w:date="2020-06-03T20:03:00Z">
        <w:r w:rsidRPr="007C437A">
          <w:t xml:space="preserve">for </w:t>
        </w:r>
      </w:ins>
      <w:ins w:id="6149" w:author="Arthur Parmentier" w:date="2020-06-03T20:00:00Z">
        <w:r w:rsidRPr="007C437A">
          <w:t>receiv</w:t>
        </w:r>
      </w:ins>
      <w:ins w:id="6150" w:author="Arthur Parmentier" w:date="2020-06-03T20:03:00Z">
        <w:r w:rsidRPr="007C437A">
          <w:t>ing</w:t>
        </w:r>
      </w:ins>
      <w:ins w:id="6151" w:author="Arthur Parmentier" w:date="2020-06-03T20:00:00Z">
        <w:r w:rsidRPr="007C437A">
          <w:t xml:space="preserve"> the gloves data. The first experiments with the C++ SDK were good but unfortunately</w:t>
        </w:r>
      </w:ins>
      <w:ins w:id="6152" w:author="Arthur Parmentier" w:date="2020-06-03T20:01:00Z">
        <w:r w:rsidRPr="007C437A">
          <w:t xml:space="preserve">, </w:t>
        </w:r>
      </w:ins>
      <w:ins w:id="6153" w:author="Arthur Parmentier" w:date="2020-06-03T20:02:00Z">
        <w:r w:rsidRPr="007C437A">
          <w:t>the difficult schedule of that semester did not yet allow us to go further.</w:t>
        </w:r>
      </w:ins>
    </w:p>
    <w:p w:rsidR="004B4499" w:rsidRPr="007C437A" w:rsidRDefault="004B4499">
      <w:pPr>
        <w:pStyle w:val="Titre5"/>
        <w:rPr>
          <w:ins w:id="6154" w:author="Arthur Parmentier" w:date="2020-05-21T15:08:00Z"/>
          <w:rPrChange w:id="6155" w:author="Arthur Parmentier" w:date="2020-06-07T15:27:00Z">
            <w:rPr>
              <w:ins w:id="6156" w:author="Arthur Parmentier" w:date="2020-05-21T15:08:00Z"/>
            </w:rPr>
          </w:rPrChange>
        </w:rPr>
        <w:pPrChange w:id="6157" w:author="Arthur Parmentier" w:date="2020-06-03T20:03:00Z">
          <w:pPr/>
        </w:pPrChange>
      </w:pPr>
      <w:ins w:id="6158" w:author="Arthur Parmentier" w:date="2020-06-03T20:03:00Z">
        <w:r w:rsidRPr="007C437A">
          <w:rPr>
            <w:rPrChange w:id="6159" w:author="Arthur Parmentier" w:date="2020-06-07T15:27:00Z">
              <w:rPr/>
            </w:rPrChange>
          </w:rPr>
          <w:t>HandPose</w:t>
        </w:r>
      </w:ins>
    </w:p>
    <w:p w:rsidR="00C46A73" w:rsidRPr="007C437A" w:rsidRDefault="00F64405" w:rsidP="00F304EE">
      <w:pPr>
        <w:rPr>
          <w:ins w:id="6160" w:author="Arthur Parmentier" w:date="2020-06-03T20:17:00Z"/>
        </w:rPr>
      </w:pPr>
      <w:ins w:id="6161" w:author="Arthur Parmentier" w:date="2020-06-03T20:19:00Z">
        <w:r w:rsidRPr="007C437A">
          <w:t>A</w:t>
        </w:r>
      </w:ins>
      <w:ins w:id="6162" w:author="Arthur Parmentier" w:date="2020-06-03T20:05:00Z">
        <w:r w:rsidR="002E54F7" w:rsidRPr="007C437A">
          <w:t>round</w:t>
        </w:r>
      </w:ins>
      <w:ins w:id="6163" w:author="Arthur Parmentier" w:date="2020-06-03T20:03:00Z">
        <w:r w:rsidR="004B4499" w:rsidRPr="007C437A">
          <w:t xml:space="preserve"> mid-</w:t>
        </w:r>
      </w:ins>
      <w:ins w:id="6164" w:author="Arthur Parmentier" w:date="2020-06-03T20:07:00Z">
        <w:r w:rsidR="009C5B97" w:rsidRPr="007C437A">
          <w:t>M</w:t>
        </w:r>
      </w:ins>
      <w:ins w:id="6165" w:author="Arthur Parmentier" w:date="2020-06-03T20:03:00Z">
        <w:r w:rsidR="004B4499" w:rsidRPr="007C437A">
          <w:t>arch, Tensorflow released the new HandPose model</w:t>
        </w:r>
      </w:ins>
      <w:ins w:id="6166" w:author="Arthur Parmentier" w:date="2020-06-03T20:04:00Z">
        <w:r w:rsidR="004B4499" w:rsidRPr="007C437A">
          <w:rPr>
            <w:rStyle w:val="Appelnotedebasdep"/>
          </w:rPr>
          <w:footnoteReference w:id="40"/>
        </w:r>
      </w:ins>
      <w:ins w:id="6169" w:author="Arthur Parmentier" w:date="2020-06-03T20:03:00Z">
        <w:r w:rsidR="004B4499" w:rsidRPr="007C437A">
          <w:t>.</w:t>
        </w:r>
      </w:ins>
      <w:ins w:id="6170" w:author="Arthur Parmentier" w:date="2020-06-03T20:05:00Z">
        <w:r w:rsidR="009C5B97" w:rsidRPr="007C437A">
          <w:t xml:space="preserve"> I first heard about it from within the Max community</w:t>
        </w:r>
      </w:ins>
      <w:ins w:id="6171" w:author="Arthur Parmentier" w:date="2020-06-03T20:06:00Z">
        <w:r w:rsidR="009C5B97" w:rsidRPr="007C437A">
          <w:t>, when a first wrap of HandPose into an Electron se</w:t>
        </w:r>
      </w:ins>
      <w:ins w:id="6172" w:author="Arthur Parmentier" w:date="2020-06-03T20:08:00Z">
        <w:r w:rsidR="003D6C76" w:rsidRPr="007C437A">
          <w:t>r</w:t>
        </w:r>
      </w:ins>
      <w:ins w:id="6173" w:author="Arthur Parmentier" w:date="2020-06-03T20:06:00Z">
        <w:r w:rsidR="009C5B97" w:rsidRPr="007C437A">
          <w:t xml:space="preserve">ver (just like PoseNet) was shared on </w:t>
        </w:r>
      </w:ins>
      <w:ins w:id="6174" w:author="Arthur Parmentier" w:date="2020-06-03T20:07:00Z">
        <w:r w:rsidR="009C5B97" w:rsidRPr="007C437A">
          <w:t xml:space="preserve">github </w:t>
        </w:r>
      </w:ins>
      <w:ins w:id="6175" w:author="Arthur Parmentier" w:date="2020-06-03T20:09:00Z">
        <w:r w:rsidR="003D6C76" w:rsidRPr="007C437A">
          <w:t xml:space="preserve">late </w:t>
        </w:r>
      </w:ins>
      <w:ins w:id="6176" w:author="Arthur Parmentier" w:date="2020-06-03T20:07:00Z">
        <w:r w:rsidR="009C5B97" w:rsidRPr="007C437A">
          <w:t>May</w:t>
        </w:r>
      </w:ins>
      <w:ins w:id="6177" w:author="Arthur Parmentier" w:date="2020-06-03T20:08:00Z">
        <w:r w:rsidR="003D6C76" w:rsidRPr="007C437A">
          <w:rPr>
            <w:rStyle w:val="Appelnotedebasdep"/>
          </w:rPr>
          <w:footnoteReference w:id="41"/>
        </w:r>
      </w:ins>
      <w:ins w:id="6180" w:author="Arthur Parmentier" w:date="2020-06-03T20:07:00Z">
        <w:r w:rsidR="009C5B97" w:rsidRPr="007C437A">
          <w:t>.</w:t>
        </w:r>
        <w:r w:rsidR="003D6C76" w:rsidRPr="007C437A">
          <w:t xml:space="preserve"> In the following days, I contributed to designing an interface within Max that made the out</w:t>
        </w:r>
      </w:ins>
      <w:ins w:id="6181" w:author="Arthur Parmentier" w:date="2020-06-03T20:08:00Z">
        <w:r w:rsidR="003D6C76" w:rsidRPr="007C437A">
          <w:t>put of the model accessible to the user</w:t>
        </w:r>
      </w:ins>
      <w:ins w:id="6182" w:author="Arthur Parmentier" w:date="2020-06-03T20:14:00Z">
        <w:r w:rsidR="00373B55" w:rsidRPr="007C437A">
          <w:t xml:space="preserve"> (</w:t>
        </w:r>
        <w:r w:rsidR="00373B55" w:rsidRPr="007C437A">
          <w:rPr>
            <w:rPrChange w:id="6183" w:author="Arthur Parmentier" w:date="2020-06-07T15:27:00Z">
              <w:rPr/>
            </w:rPrChange>
          </w:rPr>
          <w:fldChar w:fldCharType="begin"/>
        </w:r>
        <w:r w:rsidR="00373B55" w:rsidRPr="007C437A">
          <w:instrText xml:space="preserve"> REF _Ref42107678 \h </w:instrText>
        </w:r>
      </w:ins>
      <w:r w:rsidR="00373B55" w:rsidRPr="007C437A">
        <w:rPr>
          <w:rPrChange w:id="6184" w:author="Arthur Parmentier" w:date="2020-06-07T15:27:00Z">
            <w:rPr/>
          </w:rPrChange>
        </w:rPr>
      </w:r>
      <w:r w:rsidR="00373B55" w:rsidRPr="007C437A">
        <w:rPr>
          <w:rPrChange w:id="6185" w:author="Arthur Parmentier" w:date="2020-06-07T15:27:00Z">
            <w:rPr/>
          </w:rPrChange>
        </w:rPr>
        <w:fldChar w:fldCharType="separate"/>
      </w:r>
      <w:ins w:id="6186" w:author="Arthur Parmentier" w:date="2020-06-03T20:14:00Z">
        <w:r w:rsidR="00373B55" w:rsidRPr="007C437A">
          <w:t xml:space="preserve">Figure </w:t>
        </w:r>
        <w:r w:rsidR="00373B55" w:rsidRPr="007C437A">
          <w:rPr>
            <w:rPrChange w:id="6187" w:author="Arthur Parmentier" w:date="2020-06-07T15:27:00Z">
              <w:rPr>
                <w:noProof/>
              </w:rPr>
            </w:rPrChange>
          </w:rPr>
          <w:t>4</w:t>
        </w:r>
        <w:r w:rsidR="00373B55" w:rsidRPr="007C437A">
          <w:rPr>
            <w:rPrChange w:id="6188" w:author="Arthur Parmentier" w:date="2020-06-07T15:27:00Z">
              <w:rPr/>
            </w:rPrChange>
          </w:rPr>
          <w:fldChar w:fldCharType="end"/>
        </w:r>
        <w:r w:rsidR="00373B55" w:rsidRPr="007C437A">
          <w:t>).</w:t>
        </w:r>
      </w:ins>
    </w:p>
    <w:p w:rsidR="00254700" w:rsidRPr="007C437A" w:rsidRDefault="00F64405" w:rsidP="00F304EE">
      <w:pPr>
        <w:rPr>
          <w:ins w:id="6189" w:author="Arthur Parmentier" w:date="2020-06-03T20:18:00Z"/>
        </w:rPr>
      </w:pPr>
      <w:ins w:id="6190" w:author="Arthur Parmentier" w:date="2020-06-03T20:19:00Z">
        <w:r w:rsidRPr="007C437A">
          <w:t>While</w:t>
        </w:r>
      </w:ins>
      <w:ins w:id="6191" w:author="Arthur Parmentier" w:date="2020-06-03T20:17:00Z">
        <w:r w:rsidRPr="007C437A">
          <w:t xml:space="preserve"> I was stuck with the Hi5 gloves, HandPose provided me an easy and light way to </w:t>
        </w:r>
      </w:ins>
      <w:ins w:id="6192" w:author="Arthur Parmentier" w:date="2020-06-03T20:18:00Z">
        <w:r w:rsidRPr="007C437A">
          <w:t>test the multi-input pipeline and the combination of the two scales or recognition inside Max.</w:t>
        </w:r>
      </w:ins>
      <w:ins w:id="6193" w:author="Arthur Parmentier" w:date="2020-06-03T21:35:00Z">
        <w:r w:rsidR="00F91D42" w:rsidRPr="007C437A">
          <w:t xml:space="preserve"> An introduction to HandPose inside my recognition tool is shown in my </w:t>
        </w:r>
      </w:ins>
      <w:ins w:id="6194" w:author="Arthur Parmentier" w:date="2020-06-03T21:36:00Z">
        <w:r w:rsidR="00F91D42" w:rsidRPr="007C437A">
          <w:rPr>
            <w:rPrChange w:id="6195" w:author="Arthur Parmentier" w:date="2020-06-07T15:27:00Z">
              <w:rPr/>
            </w:rPrChange>
          </w:rPr>
          <w:fldChar w:fldCharType="begin"/>
        </w:r>
        <w:r w:rsidR="00F91D42" w:rsidRPr="007C437A">
          <w:instrText xml:space="preserve"> HYPERLINK "https://www.youtube.com/watch?v=rKD5BMaHmI8" </w:instrText>
        </w:r>
        <w:r w:rsidR="00F91D42" w:rsidRPr="007C437A">
          <w:rPr>
            <w:rPrChange w:id="6196" w:author="Arthur Parmentier" w:date="2020-06-07T15:27:00Z">
              <w:rPr/>
            </w:rPrChange>
          </w:rPr>
          <w:fldChar w:fldCharType="separate"/>
        </w:r>
        <w:r w:rsidR="00F91D42" w:rsidRPr="007C437A">
          <w:rPr>
            <w:rStyle w:val="Lienhypertexte"/>
          </w:rPr>
          <w:t>fourth demo video</w:t>
        </w:r>
        <w:r w:rsidR="00F91D42" w:rsidRPr="007C437A">
          <w:rPr>
            <w:rPrChange w:id="6197" w:author="Arthur Parmentier" w:date="2020-06-07T15:27:00Z">
              <w:rPr/>
            </w:rPrChange>
          </w:rPr>
          <w:fldChar w:fldCharType="end"/>
        </w:r>
      </w:ins>
      <w:ins w:id="6198" w:author="Arthur Parmentier" w:date="2020-06-03T21:35:00Z">
        <w:r w:rsidR="00F91D42" w:rsidRPr="007C437A">
          <w:t>.</w:t>
        </w:r>
      </w:ins>
    </w:p>
    <w:p w:rsidR="00F64405" w:rsidRPr="007C437A" w:rsidRDefault="00DB2BB8" w:rsidP="00F304EE">
      <w:pPr>
        <w:rPr>
          <w:ins w:id="6199" w:author="Arthur Parmentier" w:date="2020-06-03T20:20:00Z"/>
        </w:rPr>
      </w:pPr>
      <w:ins w:id="6200" w:author="Arthur Parmentier" w:date="2020-06-03T20:19:00Z">
        <w:r w:rsidRPr="007C437A">
          <w:t xml:space="preserve">HandPose properties are very similar to PoseNet, hence it runs in a similar </w:t>
        </w:r>
      </w:ins>
      <w:ins w:id="6201"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6202" w:author="Arthur Parmentier" w:date="2020-06-03T20:09:00Z"/>
        </w:rPr>
      </w:pPr>
      <w:ins w:id="6203" w:author="Arthur Parmentier" w:date="2020-06-03T20:20:00Z">
        <w:r w:rsidRPr="007C437A">
          <w:t xml:space="preserve">Contrary </w:t>
        </w:r>
      </w:ins>
      <w:ins w:id="6204" w:author="Arthur Parmentier" w:date="2020-06-03T20:21:00Z">
        <w:r w:rsidRPr="007C437A">
          <w:t xml:space="preserve">to PoseNet, HandPose models the hand in 3D. However, it cannot yet recognize two hands at the same time, although there are good reasons to believe that this will be implemented </w:t>
        </w:r>
      </w:ins>
      <w:ins w:id="6205" w:author="Arthur Parmentier" w:date="2020-06-03T20:23:00Z">
        <w:r w:rsidR="005634B9" w:rsidRPr="007C437A">
          <w:t>soon</w:t>
        </w:r>
      </w:ins>
      <w:ins w:id="6206" w:author="Arthur Parmentier" w:date="2020-06-03T20:21:00Z">
        <w:r w:rsidRPr="007C437A">
          <w:t>.</w:t>
        </w:r>
      </w:ins>
      <w:ins w:id="6207" w:author="Arthur Parmentier" w:date="2020-06-03T20:22:00Z">
        <w:r w:rsidRPr="007C437A">
          <w:rPr>
            <w:rStyle w:val="Appelnotedebasdep"/>
          </w:rPr>
          <w:footnoteReference w:id="42"/>
        </w:r>
      </w:ins>
    </w:p>
    <w:p w:rsidR="00373B55" w:rsidRPr="007C437A" w:rsidRDefault="00373B55">
      <w:pPr>
        <w:keepNext/>
        <w:rPr>
          <w:ins w:id="6210" w:author="Arthur Parmentier" w:date="2020-06-03T20:13:00Z"/>
        </w:rPr>
        <w:pPrChange w:id="6211" w:author="Arthur Parmentier" w:date="2020-06-03T20:13:00Z">
          <w:pPr/>
        </w:pPrChange>
      </w:pPr>
      <w:ins w:id="6212" w:author="Arthur Parmentier" w:date="2020-06-03T20:12:00Z">
        <w:r w:rsidRPr="007C437A">
          <w:rPr>
            <w:noProof/>
            <w:rPrChange w:id="6213" w:author="Arthur Parmentier" w:date="2020-06-07T15:27:00Z">
              <w:rPr>
                <w:noProof/>
              </w:rPr>
            </w:rPrChange>
          </w:rPr>
          <w:lastRenderedPageBreak/>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6214" w:author="Arthur Parmentier" w:date="2020-05-20T20:03:00Z"/>
          <w:rPrChange w:id="6215" w:author="Arthur Parmentier" w:date="2020-06-07T15:27:00Z">
            <w:rPr>
              <w:ins w:id="6216" w:author="Arthur Parmentier" w:date="2020-05-20T20:03:00Z"/>
            </w:rPr>
          </w:rPrChange>
        </w:rPr>
        <w:pPrChange w:id="6217" w:author="Arthur Parmentier" w:date="2020-06-03T20:13:00Z">
          <w:pPr/>
        </w:pPrChange>
      </w:pPr>
      <w:bookmarkStart w:id="6218" w:name="_Ref42107678"/>
      <w:bookmarkStart w:id="6219" w:name="_Ref42107663"/>
      <w:ins w:id="6220" w:author="Arthur Parmentier" w:date="2020-06-03T20:13:00Z">
        <w:r w:rsidRPr="007C437A">
          <w:rPr>
            <w:rPrChange w:id="6221" w:author="Arthur Parmentier" w:date="2020-06-07T15:27:00Z">
              <w:rPr/>
            </w:rPrChange>
          </w:rPr>
          <w:t xml:space="preserve">Figure </w:t>
        </w:r>
        <w:r w:rsidRPr="007C437A">
          <w:rPr>
            <w:rPrChange w:id="6222" w:author="Arthur Parmentier" w:date="2020-06-07T15:27:00Z">
              <w:rPr/>
            </w:rPrChange>
          </w:rPr>
          <w:fldChar w:fldCharType="begin"/>
        </w:r>
        <w:r w:rsidRPr="007C437A">
          <w:rPr>
            <w:rPrChange w:id="6223" w:author="Arthur Parmentier" w:date="2020-06-07T15:27:00Z">
              <w:rPr/>
            </w:rPrChange>
          </w:rPr>
          <w:instrText xml:space="preserve"> SEQ Figure \* ARABIC </w:instrText>
        </w:r>
      </w:ins>
      <w:r w:rsidRPr="007C437A">
        <w:rPr>
          <w:rPrChange w:id="6224" w:author="Arthur Parmentier" w:date="2020-06-07T15:27:00Z">
            <w:rPr/>
          </w:rPrChange>
        </w:rPr>
        <w:fldChar w:fldCharType="separate"/>
      </w:r>
      <w:ins w:id="6225" w:author="Arthur Parmentier" w:date="2020-06-05T21:05:00Z">
        <w:r w:rsidR="001C2AA6" w:rsidRPr="007C437A">
          <w:rPr>
            <w:rPrChange w:id="6226" w:author="Arthur Parmentier" w:date="2020-06-07T15:27:00Z">
              <w:rPr>
                <w:noProof/>
              </w:rPr>
            </w:rPrChange>
          </w:rPr>
          <w:t>5</w:t>
        </w:r>
      </w:ins>
      <w:ins w:id="6227" w:author="Arthur Parmentier" w:date="2020-06-03T20:13:00Z">
        <w:r w:rsidRPr="007C437A">
          <w:rPr>
            <w:rPrChange w:id="6228" w:author="Arthur Parmentier" w:date="2020-06-07T15:27:00Z">
              <w:rPr/>
            </w:rPrChange>
          </w:rPr>
          <w:fldChar w:fldCharType="end"/>
        </w:r>
        <w:bookmarkEnd w:id="6218"/>
        <w:r w:rsidRPr="007C437A">
          <w:rPr>
            <w:rPrChange w:id="6229" w:author="Arthur Parmentier" w:date="2020-06-07T15:27:00Z">
              <w:rPr/>
            </w:rPrChange>
          </w:rPr>
          <w:t xml:space="preserve"> My re-worked HandPose port to max</w:t>
        </w:r>
      </w:ins>
      <w:bookmarkEnd w:id="6219"/>
    </w:p>
    <w:p w:rsidR="008362F0" w:rsidRPr="007C437A" w:rsidRDefault="008362F0" w:rsidP="008362F0">
      <w:pPr>
        <w:rPr>
          <w:ins w:id="6230" w:author="Arthur Parmentier" w:date="2020-06-03T21:25:00Z"/>
        </w:rPr>
      </w:pPr>
      <w:ins w:id="6231" w:author="Arthur Parmentier" w:date="2020-06-03T20:51:00Z">
        <w:r w:rsidRPr="007C437A">
          <w:t>In SP, signs that</w:t>
        </w:r>
      </w:ins>
      <w:ins w:id="6232" w:author="Arthur Parmentier" w:date="2020-06-03T20:52:00Z">
        <w:r w:rsidRPr="007C437A">
          <w:t xml:space="preserve"> are made of hand poses in can have two versions</w:t>
        </w:r>
      </w:ins>
      <w:ins w:id="6233" w:author="Arthur Parmentier" w:date="2020-06-03T20:53:00Z">
        <w:r w:rsidRPr="007C437A">
          <w:t xml:space="preserve">: two-handed and one-handed versions. </w:t>
        </w:r>
      </w:ins>
      <w:ins w:id="6234" w:author="Arthur Parmentier" w:date="2020-06-03T21:11:00Z">
        <w:r w:rsidR="005B413B" w:rsidRPr="007C437A">
          <w:t>While HandPose only allows for using one hand at the same time, the soundpainter can therefore use o</w:t>
        </w:r>
      </w:ins>
      <w:ins w:id="6235" w:author="Arthur Parmentier" w:date="2020-06-03T21:12:00Z">
        <w:r w:rsidR="005B413B" w:rsidRPr="007C437A">
          <w:t xml:space="preserve">nly one-handed signs with the recognition tool. Another possibility would be to the split the video input from the camera for the left and right side </w:t>
        </w:r>
      </w:ins>
      <w:ins w:id="6236" w:author="Arthur Parmentier" w:date="2020-06-03T21:13:00Z">
        <w:r w:rsidR="005B413B" w:rsidRPr="007C437A">
          <w:t xml:space="preserve">of the body (only one hand in each side) and </w:t>
        </w:r>
        <w:r w:rsidR="005B413B" w:rsidRPr="007C437A">
          <w:lastRenderedPageBreak/>
          <w:t>running the model on both sides. This has not been tested by myself by would theoretically work without problem</w:t>
        </w:r>
      </w:ins>
      <w:ins w:id="6237" w:author="Arthur Parmentier" w:date="2020-06-03T21:14:00Z">
        <w:r w:rsidR="005B413B" w:rsidRPr="007C437A">
          <w:t xml:space="preserve"> if the user is able to do so.</w:t>
        </w:r>
      </w:ins>
    </w:p>
    <w:p w:rsidR="00EE5351" w:rsidRPr="007C437A" w:rsidRDefault="00F91D42">
      <w:pPr>
        <w:rPr>
          <w:ins w:id="6238" w:author="Arthur Parmentier" w:date="2020-06-03T20:49:00Z"/>
          <w:rPrChange w:id="6239" w:author="Arthur Parmentier" w:date="2020-06-07T15:27:00Z">
            <w:rPr>
              <w:ins w:id="6240" w:author="Arthur Parmentier" w:date="2020-06-03T20:49:00Z"/>
            </w:rPr>
          </w:rPrChange>
        </w:rPr>
        <w:pPrChange w:id="6241" w:author="Arthur Parmentier" w:date="2020-06-03T20:50:00Z">
          <w:pPr>
            <w:pStyle w:val="Titre4"/>
          </w:pPr>
        </w:pPrChange>
      </w:pPr>
      <w:ins w:id="6242" w:author="Arthur Parmentier" w:date="2020-06-03T21:34:00Z">
        <w:r w:rsidRPr="007C437A">
          <w:rPr>
            <w:rPrChange w:id="6243" w:author="Arthur Parmentier" w:date="2020-06-07T15:27:00Z">
              <w:rPr/>
            </w:rPrChange>
          </w:rPr>
          <w:t>Another</w:t>
        </w:r>
      </w:ins>
      <w:ins w:id="6244" w:author="Arthur Parmentier" w:date="2020-06-03T21:25:00Z">
        <w:r w:rsidR="00EE5351" w:rsidRPr="007C437A">
          <w:rPr>
            <w:rPrChange w:id="6245" w:author="Arthur Parmentier" w:date="2020-06-07T15:27:00Z">
              <w:rPr/>
            </w:rPrChange>
          </w:rPr>
          <w:t xml:space="preserve"> important constraint when using HandPose is that the model only </w:t>
        </w:r>
      </w:ins>
      <w:ins w:id="6246" w:author="Arthur Parmentier" w:date="2020-06-03T21:26:00Z">
        <w:r w:rsidR="00EE5351" w:rsidRPr="007C437A">
          <w:rPr>
            <w:rPrChange w:id="6247" w:author="Arthur Parmentier" w:date="2020-06-07T15:27:00Z">
              <w:rPr/>
            </w:rPrChange>
          </w:rPr>
          <w:t>works as long as the hand is sufficiently close to the camera</w:t>
        </w:r>
      </w:ins>
      <w:ins w:id="6248" w:author="Arthur Parmentier" w:date="2020-06-03T21:27:00Z">
        <w:r w:rsidR="00EE5351" w:rsidRPr="007C437A">
          <w:rPr>
            <w:rPrChange w:id="6249" w:author="Arthur Parmentier" w:date="2020-06-07T15:27:00Z">
              <w:rPr/>
            </w:rPrChange>
          </w:rPr>
          <w:t>, typically within 2 meters from the camera. This greatly limits the ability of the soundpainter to use PoseNet and HandPos</w:t>
        </w:r>
      </w:ins>
      <w:ins w:id="6250" w:author="Arthur Parmentier" w:date="2020-06-03T21:28:00Z">
        <w:r w:rsidR="00EE5351" w:rsidRPr="007C437A">
          <w:rPr>
            <w:rPrChange w:id="6251"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6252" w:author="Arthur Parmentier" w:date="2020-06-03T21:29:00Z">
        <w:r w:rsidR="00EE5351" w:rsidRPr="007C437A">
          <w:rPr>
            <w:rPrChange w:id="6253" w:author="Arthur Parmentier" w:date="2020-06-07T15:27:00Z">
              <w:rPr/>
            </w:rPrChange>
          </w:rPr>
          <w:t xml:space="preserve">whole body fits inside the camera’s view. I suggest </w:t>
        </w:r>
      </w:ins>
      <w:ins w:id="6254" w:author="Arthur Parmentier" w:date="2020-06-03T21:30:00Z">
        <w:r w:rsidR="00EE5351" w:rsidRPr="007C437A">
          <w:rPr>
            <w:rPrChange w:id="6255" w:author="Arthur Parmentier" w:date="2020-06-07T15:27:00Z">
              <w:rPr/>
            </w:rPrChange>
          </w:rPr>
          <w:t>using</w:t>
        </w:r>
      </w:ins>
      <w:ins w:id="6256" w:author="Arthur Parmentier" w:date="2020-06-03T21:29:00Z">
        <w:r w:rsidR="00EE5351" w:rsidRPr="007C437A">
          <w:rPr>
            <w:rPrChange w:id="6257" w:author="Arthur Parmentier" w:date="2020-06-07T15:27:00Z">
              <w:rPr/>
            </w:rPrChange>
          </w:rPr>
          <w:t xml:space="preserve"> separate camera for each model, one that would be close to the soundpaint</w:t>
        </w:r>
      </w:ins>
      <w:ins w:id="6258" w:author="Arthur Parmentier" w:date="2020-06-03T21:30:00Z">
        <w:r w:rsidR="00EE5351" w:rsidRPr="007C437A">
          <w:rPr>
            <w:rPrChange w:id="6259" w:author="Arthur Parmentier" w:date="2020-06-07T15:27:00Z">
              <w:rPr/>
            </w:rPrChange>
          </w:rPr>
          <w:t>er for HandPose and one further for PoseNet.</w:t>
        </w:r>
      </w:ins>
      <w:ins w:id="6260" w:author="Arthur Parmentier" w:date="2020-06-03T21:25:00Z">
        <w:r w:rsidR="00EE5351" w:rsidRPr="007C437A">
          <w:rPr>
            <w:rPrChange w:id="6261" w:author="Arthur Parmentier" w:date="2020-06-07T15:27:00Z">
              <w:rPr/>
            </w:rPrChange>
          </w:rPr>
          <w:t xml:space="preserve"> </w:t>
        </w:r>
      </w:ins>
      <w:ins w:id="6262" w:author="Arthur Parmentier" w:date="2020-06-03T21:31:00Z">
        <w:r w:rsidR="00EE5351" w:rsidRPr="007C437A">
          <w:rPr>
            <w:rPrChange w:id="6263" w:author="Arthur Parmentier" w:date="2020-06-07T15:27:00Z">
              <w:rPr/>
            </w:rPrChange>
          </w:rPr>
          <w:t>I have not been however to test this configuration yet. If it is not possible, then I suggest making sure that the arms</w:t>
        </w:r>
      </w:ins>
      <w:ins w:id="6264" w:author="Arthur Parmentier" w:date="2020-06-03T21:32:00Z">
        <w:r w:rsidR="00EE5351" w:rsidRPr="007C437A">
          <w:rPr>
            <w:rPrChange w:id="6265" w:author="Arthur Parmentier" w:date="2020-06-07T15:27:00Z">
              <w:rPr/>
            </w:rPrChange>
          </w:rPr>
          <w:t>, torso and head are well visible for PoseNet, while leaving hips, knees and feet under the field of view of the camera</w:t>
        </w:r>
      </w:ins>
      <w:ins w:id="6266" w:author="Arthur Parmentier" w:date="2020-06-03T21:33:00Z">
        <w:r w:rsidR="00EE5351" w:rsidRPr="007C437A">
          <w:rPr>
            <w:rPrChange w:id="6267"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6268" w:author="Arthur Parmentier" w:date="2020-05-23T10:02:00Z"/>
        </w:rPr>
      </w:pPr>
      <w:ins w:id="6269" w:author="Arthur Parmentier" w:date="2020-05-20T20:03:00Z">
        <w:r w:rsidRPr="007C437A">
          <w:t>Input manager</w:t>
        </w:r>
      </w:ins>
    </w:p>
    <w:p w:rsidR="00F304EE" w:rsidRPr="007C437A" w:rsidRDefault="00AF3FE7" w:rsidP="00F304EE">
      <w:pPr>
        <w:rPr>
          <w:ins w:id="6270" w:author="Arthur Parmentier" w:date="2020-06-03T22:07:00Z"/>
        </w:rPr>
      </w:pPr>
      <w:ins w:id="6271" w:author="Arthur Parmentier" w:date="2020-05-20T20:22:00Z">
        <w:r w:rsidRPr="007C437A">
          <w:t xml:space="preserve">I initially created the ‘input manager’ </w:t>
        </w:r>
      </w:ins>
      <w:ins w:id="6272" w:author="Arthur Parmentier" w:date="2020-05-20T20:23:00Z">
        <w:r w:rsidRPr="007C437A">
          <w:t xml:space="preserve">to allow the user to select in the list of all possible inputs (PoseNet, Kinect, gloves…) those </w:t>
        </w:r>
      </w:ins>
      <w:ins w:id="6273" w:author="Arthur Parmentier" w:date="2020-06-03T22:07:00Z">
        <w:r w:rsidR="005C26EA" w:rsidRPr="007C437A">
          <w:t>that he wanted to use and that the program should listen to</w:t>
        </w:r>
      </w:ins>
      <w:ins w:id="6274" w:author="Arthur Parmentier" w:date="2020-05-20T20:23:00Z">
        <w:r w:rsidRPr="007C437A">
          <w:t>.</w:t>
        </w:r>
      </w:ins>
      <w:ins w:id="6275" w:author="Arthur Parmentier" w:date="2020-05-20T20:24:00Z">
        <w:r w:rsidRPr="007C437A">
          <w:t xml:space="preserve"> This way, </w:t>
        </w:r>
      </w:ins>
      <w:ins w:id="6276" w:author="Arthur Parmentier" w:date="2020-05-23T10:29:00Z">
        <w:r w:rsidR="001A4444" w:rsidRPr="007C437A">
          <w:t>each part of the</w:t>
        </w:r>
      </w:ins>
      <w:ins w:id="6277" w:author="Arthur Parmentier" w:date="2020-05-20T20:24:00Z">
        <w:r w:rsidRPr="007C437A">
          <w:t xml:space="preserve"> system would know how many features to expect and how to route the data flow correctly.</w:t>
        </w:r>
      </w:ins>
    </w:p>
    <w:p w:rsidR="005C26EA" w:rsidRPr="007C437A" w:rsidRDefault="005C26EA" w:rsidP="00F304EE">
      <w:pPr>
        <w:rPr>
          <w:ins w:id="6278" w:author="Arthur Parmentier" w:date="2020-05-20T20:24:00Z"/>
        </w:rPr>
      </w:pPr>
      <w:ins w:id="6279" w:author="Arthur Parmentier" w:date="2020-06-03T22:08:00Z">
        <w:r w:rsidRPr="007C437A">
          <w:t xml:space="preserve">Until late stages of the project, when I started working with both PoseNet and HandPose, it was unclear for me whether a single DTW </w:t>
        </w:r>
      </w:ins>
      <w:ins w:id="6280" w:author="Arthur Parmentier" w:date="2020-06-03T22:09:00Z">
        <w:r w:rsidRPr="007C437A">
          <w:t>model would be able to classify all signs from a sign input combining all the selected features from both HandPose and Posenet, or if I should instead use several models</w:t>
        </w:r>
      </w:ins>
      <w:ins w:id="6281" w:author="Arthur Parmentier" w:date="2020-06-03T22:10:00Z">
        <w:r w:rsidRPr="007C437A">
          <w:t xml:space="preserve"> depending of the type of signs that the program should recognize (movement with the full body, hand poses, faders…).</w:t>
        </w:r>
      </w:ins>
      <w:ins w:id="6282" w:author="Arthur Parmentier" w:date="2020-06-03T22:12:00Z">
        <w:r w:rsidR="00C26758" w:rsidRPr="007C437A">
          <w:t xml:space="preserve"> There was also no built-in way to make a generic input to model routing in Max</w:t>
        </w:r>
      </w:ins>
      <w:ins w:id="6283" w:author="Arthur Parmentier" w:date="2020-06-03T22:13:00Z">
        <w:r w:rsidR="00C26758" w:rsidRPr="007C437A">
          <w:t>, so that I was hesitating between building a fixed routing that would work for my use case but would not allow any flexibility to change the inputs to each model</w:t>
        </w:r>
      </w:ins>
      <w:ins w:id="6284" w:author="Arthur Parmentier" w:date="2020-06-03T22:14:00Z">
        <w:r w:rsidR="00C26758" w:rsidRPr="007C437A">
          <w:t>, or building the desired input manager routing matrix myself. I chose the second option which allowed me to build a very modu</w:t>
        </w:r>
      </w:ins>
      <w:ins w:id="6285"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6286" w:author="Arthur Parmentier" w:date="2020-05-20T22:45:00Z"/>
        </w:rPr>
        <w:pPrChange w:id="6287" w:author="Arthur Parmentier" w:date="2020-06-03T22:25:00Z">
          <w:pPr>
            <w:pStyle w:val="Paragraphedeliste"/>
            <w:numPr>
              <w:numId w:val="34"/>
            </w:numPr>
            <w:ind w:hanging="360"/>
          </w:pPr>
        </w:pPrChange>
      </w:pPr>
      <w:ins w:id="6288" w:author="Arthur Parmentier" w:date="2020-06-03T22:16:00Z">
        <w:r w:rsidRPr="007C437A">
          <w:t>The present input manager allows</w:t>
        </w:r>
      </w:ins>
      <w:ins w:id="6289" w:author="Arthur Parmentier" w:date="2020-05-23T10:30:00Z">
        <w:r w:rsidR="00EA3401" w:rsidRPr="007C437A">
          <w:t xml:space="preserve"> the user</w:t>
        </w:r>
      </w:ins>
      <w:ins w:id="6290" w:author="Arthur Parmentier" w:date="2020-05-20T20:25:00Z">
        <w:r w:rsidR="00AF3FE7" w:rsidRPr="007C437A">
          <w:t xml:space="preserve"> to add his own input to the system automatically, without manually creating additional routings all over the program</w:t>
        </w:r>
      </w:ins>
      <w:ins w:id="6291" w:author="Arthur Parmentier" w:date="2020-06-03T22:17:00Z">
        <w:r w:rsidR="00E3655F" w:rsidRPr="007C437A">
          <w:t xml:space="preserve">, by following </w:t>
        </w:r>
      </w:ins>
      <w:ins w:id="6292" w:author="Arthur Parmentier" w:date="2020-06-03T22:24:00Z">
        <w:r w:rsidR="00E3655F" w:rsidRPr="007C437A">
          <w:t>only a few conventions</w:t>
        </w:r>
      </w:ins>
      <w:ins w:id="6293" w:author="Arthur Parmentier" w:date="2020-05-20T20:26:00Z">
        <w:r w:rsidR="00AF3FE7" w:rsidRPr="007C437A">
          <w:t xml:space="preserve"> </w:t>
        </w:r>
      </w:ins>
    </w:p>
    <w:p w:rsidR="00937092" w:rsidRPr="007C437A" w:rsidRDefault="00E3655F" w:rsidP="00937092">
      <w:pPr>
        <w:pStyle w:val="Paragraphedeliste"/>
        <w:numPr>
          <w:ilvl w:val="0"/>
          <w:numId w:val="34"/>
        </w:numPr>
        <w:rPr>
          <w:ins w:id="6294" w:author="Arthur Parmentier" w:date="2020-05-20T22:45:00Z"/>
        </w:rPr>
      </w:pPr>
      <w:ins w:id="6295" w:author="Arthur Parmentier" w:date="2020-06-03T22:24:00Z">
        <w:r w:rsidRPr="007C437A">
          <w:t xml:space="preserve">each input must send its data </w:t>
        </w:r>
      </w:ins>
      <w:ins w:id="6296" w:author="Arthur Parmentier" w:date="2020-05-20T22:56:00Z">
        <w:r w:rsidR="00985386" w:rsidRPr="007C437A">
          <w:t>through</w:t>
        </w:r>
      </w:ins>
      <w:ins w:id="6297" w:author="Arthur Parmentier" w:date="2020-05-20T22:45:00Z">
        <w:r w:rsidR="00937092" w:rsidRPr="007C437A">
          <w:t xml:space="preserve"> a “send &lt;input_name&gt;” object</w:t>
        </w:r>
      </w:ins>
    </w:p>
    <w:p w:rsidR="00D0466E" w:rsidRPr="007C437A" w:rsidRDefault="00E3655F" w:rsidP="00E3655F">
      <w:pPr>
        <w:pStyle w:val="Paragraphedeliste"/>
        <w:numPr>
          <w:ilvl w:val="0"/>
          <w:numId w:val="34"/>
        </w:numPr>
        <w:rPr>
          <w:ins w:id="6298" w:author="Arthur Parmentier" w:date="2020-06-03T22:26:00Z"/>
        </w:rPr>
      </w:pPr>
      <w:ins w:id="6299" w:author="Arthur Parmentier" w:date="2020-06-03T22:25:00Z">
        <w:r w:rsidRPr="007C437A">
          <w:t>each input must also forward its “</w:t>
        </w:r>
      </w:ins>
      <w:ins w:id="6300" w:author="Arthur Parmentier" w:date="2020-05-20T22:48:00Z">
        <w:r w:rsidR="00937092" w:rsidRPr="007C437A">
          <w:t>size” (</w:t>
        </w:r>
      </w:ins>
      <w:ins w:id="6301" w:author="Arthur Parmentier" w:date="2020-05-20T22:46:00Z">
        <w:r w:rsidR="00937092" w:rsidRPr="007C437A">
          <w:t>number of dimensions of the input</w:t>
        </w:r>
      </w:ins>
      <w:ins w:id="6302" w:author="Arthur Parmentier" w:date="2020-05-20T22:48:00Z">
        <w:r w:rsidR="00937092" w:rsidRPr="007C437A">
          <w:t>)</w:t>
        </w:r>
      </w:ins>
      <w:ins w:id="6303" w:author="Arthur Parmentier" w:date="2020-05-20T22:47:00Z">
        <w:r w:rsidR="00937092" w:rsidRPr="007C437A">
          <w:t xml:space="preserve"> </w:t>
        </w:r>
      </w:ins>
      <w:ins w:id="6304" w:author="Arthur Parmentier" w:date="2020-05-20T22:52:00Z">
        <w:r w:rsidR="008D00B2" w:rsidRPr="007C437A">
          <w:t>before the recording is launched</w:t>
        </w:r>
      </w:ins>
      <w:ins w:id="6305" w:author="Arthur Parmentier" w:date="2020-05-20T22:47:00Z">
        <w:r w:rsidR="00937092" w:rsidRPr="007C437A">
          <w:rPr>
            <w:rStyle w:val="Appelnotedebasdep"/>
          </w:rPr>
          <w:footnoteReference w:id="43"/>
        </w:r>
      </w:ins>
      <w:ins w:id="6331" w:author="Arthur Parmentier" w:date="2020-05-20T22:54:00Z">
        <w:r w:rsidR="00ED06F1" w:rsidRPr="007C437A">
          <w:t xml:space="preserve"> through a “sen</w:t>
        </w:r>
      </w:ins>
      <w:ins w:id="6332" w:author="Arthur Parmentier" w:date="2020-05-20T22:57:00Z">
        <w:r w:rsidR="00985386" w:rsidRPr="007C437A">
          <w:t>d</w:t>
        </w:r>
      </w:ins>
      <w:ins w:id="6333" w:author="Arthur Parmentier" w:date="2020-05-20T22:54:00Z">
        <w:r w:rsidR="00ED06F1" w:rsidRPr="007C437A">
          <w:t xml:space="preserve"> </w:t>
        </w:r>
      </w:ins>
      <w:ins w:id="6334" w:author="Arthur Parmentier" w:date="2020-05-20T22:55:00Z">
        <w:r w:rsidR="00A62CFE" w:rsidRPr="007C437A">
          <w:t>&lt;input_name&gt;_size” object</w:t>
        </w:r>
      </w:ins>
    </w:p>
    <w:p w:rsidR="00E3655F" w:rsidRPr="007C437A" w:rsidRDefault="00E3655F" w:rsidP="00E3655F">
      <w:pPr>
        <w:rPr>
          <w:ins w:id="6335" w:author="Arthur Parmentier" w:date="2020-06-03T22:31:00Z"/>
        </w:rPr>
      </w:pPr>
      <w:ins w:id="6336" w:author="Arthur Parmentier" w:date="2020-06-03T22:26:00Z">
        <w:r w:rsidRPr="007C437A">
          <w:t xml:space="preserve">Then, on the input manager panel, the user can select what input should be used by each model. </w:t>
        </w:r>
      </w:ins>
      <w:ins w:id="6337" w:author="Arthur Parmentier" w:date="2020-06-03T22:27:00Z">
        <w:r w:rsidRPr="007C437A">
          <w:t>Because inputs have different data rates and dimensions, it is</w:t>
        </w:r>
      </w:ins>
      <w:ins w:id="6338" w:author="Arthur Parmentier" w:date="2020-06-03T22:30:00Z">
        <w:r w:rsidR="009304A6" w:rsidRPr="007C437A">
          <w:t xml:space="preserve"> in general</w:t>
        </w:r>
      </w:ins>
      <w:ins w:id="6339" w:author="Arthur Parmentier" w:date="2020-06-03T22:27:00Z">
        <w:r w:rsidRPr="007C437A">
          <w:t xml:space="preserve"> not possible to </w:t>
        </w:r>
        <w:r w:rsidR="009304A6" w:rsidRPr="007C437A">
          <w:t xml:space="preserve">route more </w:t>
        </w:r>
        <w:r w:rsidR="009304A6" w:rsidRPr="007C437A">
          <w:lastRenderedPageBreak/>
          <w:t xml:space="preserve">than one input to a single model. If two inputs </w:t>
        </w:r>
      </w:ins>
      <w:ins w:id="6340" w:author="Arthur Parmentier" w:date="2020-06-03T22:29:00Z">
        <w:r w:rsidR="009304A6" w:rsidRPr="007C437A">
          <w:t>are compatible (typically with similar data rates)</w:t>
        </w:r>
      </w:ins>
      <w:ins w:id="6341" w:author="Arthur Parmentier" w:date="2020-06-03T22:27:00Z">
        <w:r w:rsidR="009304A6" w:rsidRPr="007C437A">
          <w:t xml:space="preserve"> the user simply can create a new input </w:t>
        </w:r>
      </w:ins>
      <w:ins w:id="6342" w:author="Arthur Parmentier" w:date="2020-06-03T22:28:00Z">
        <w:r w:rsidR="009304A6" w:rsidRPr="007C437A">
          <w:t>and merge the two original ones in a single one</w:t>
        </w:r>
      </w:ins>
      <w:ins w:id="6343" w:author="Arthur Parmentier" w:date="2020-06-03T22:29:00Z">
        <w:r w:rsidR="009304A6" w:rsidRPr="007C437A">
          <w:t xml:space="preserve"> the way he wants to</w:t>
        </w:r>
      </w:ins>
      <w:ins w:id="6344" w:author="Arthur Parmentier" w:date="2020-06-03T22:30:00Z">
        <w:r w:rsidR="009304A6" w:rsidRPr="007C437A">
          <w:t xml:space="preserve"> if he would like to route this new combination to a single model.</w:t>
        </w:r>
      </w:ins>
    </w:p>
    <w:p w:rsidR="004C7B1A" w:rsidRPr="007C437A" w:rsidRDefault="004C7B1A">
      <w:pPr>
        <w:keepNext/>
        <w:rPr>
          <w:ins w:id="6345" w:author="Arthur Parmentier" w:date="2020-06-03T22:41:00Z"/>
        </w:rPr>
        <w:pPrChange w:id="6346" w:author="Arthur Parmentier" w:date="2020-06-03T22:41:00Z">
          <w:pPr/>
        </w:pPrChange>
      </w:pPr>
      <w:ins w:id="6347" w:author="Arthur Parmentier" w:date="2020-06-03T22:40:00Z">
        <w:r w:rsidRPr="007C437A">
          <w:rPr>
            <w:noProof/>
            <w:rPrChange w:id="6348"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6349" w:author="Arthur Parmentier" w:date="2020-05-20T19:38:00Z"/>
          <w:rPrChange w:id="6350" w:author="Arthur Parmentier" w:date="2020-06-07T15:27:00Z">
            <w:rPr>
              <w:ins w:id="6351" w:author="Arthur Parmentier" w:date="2020-05-20T19:38:00Z"/>
            </w:rPr>
          </w:rPrChange>
        </w:rPr>
        <w:pPrChange w:id="6352" w:author="Arthur Parmentier" w:date="2020-06-03T22:41:00Z">
          <w:pPr>
            <w:pStyle w:val="Paragraphedeliste"/>
            <w:numPr>
              <w:numId w:val="31"/>
            </w:numPr>
            <w:ind w:hanging="360"/>
          </w:pPr>
        </w:pPrChange>
      </w:pPr>
      <w:ins w:id="6353" w:author="Arthur Parmentier" w:date="2020-06-03T22:41:00Z">
        <w:r w:rsidRPr="007C437A">
          <w:rPr>
            <w:rPrChange w:id="6354" w:author="Arthur Parmentier" w:date="2020-06-07T15:27:00Z">
              <w:rPr/>
            </w:rPrChange>
          </w:rPr>
          <w:t xml:space="preserve">Figure </w:t>
        </w:r>
        <w:r w:rsidRPr="007C437A">
          <w:rPr>
            <w:rPrChange w:id="6355" w:author="Arthur Parmentier" w:date="2020-06-07T15:27:00Z">
              <w:rPr/>
            </w:rPrChange>
          </w:rPr>
          <w:fldChar w:fldCharType="begin"/>
        </w:r>
        <w:r w:rsidRPr="007C437A">
          <w:rPr>
            <w:rPrChange w:id="6356" w:author="Arthur Parmentier" w:date="2020-06-07T15:27:00Z">
              <w:rPr/>
            </w:rPrChange>
          </w:rPr>
          <w:instrText xml:space="preserve"> SEQ Figure \* ARABIC </w:instrText>
        </w:r>
      </w:ins>
      <w:r w:rsidRPr="007C437A">
        <w:rPr>
          <w:rPrChange w:id="6357" w:author="Arthur Parmentier" w:date="2020-06-07T15:27:00Z">
            <w:rPr/>
          </w:rPrChange>
        </w:rPr>
        <w:fldChar w:fldCharType="separate"/>
      </w:r>
      <w:ins w:id="6358" w:author="Arthur Parmentier" w:date="2020-06-05T21:05:00Z">
        <w:r w:rsidR="001C2AA6" w:rsidRPr="007C437A">
          <w:rPr>
            <w:rPrChange w:id="6359" w:author="Arthur Parmentier" w:date="2020-06-07T15:27:00Z">
              <w:rPr>
                <w:noProof/>
              </w:rPr>
            </w:rPrChange>
          </w:rPr>
          <w:t>6</w:t>
        </w:r>
      </w:ins>
      <w:ins w:id="6360" w:author="Arthur Parmentier" w:date="2020-06-03T22:41:00Z">
        <w:r w:rsidRPr="007C437A">
          <w:rPr>
            <w:rPrChange w:id="6361" w:author="Arthur Parmentier" w:date="2020-06-07T15:27:00Z">
              <w:rPr/>
            </w:rPrChange>
          </w:rPr>
          <w:fldChar w:fldCharType="end"/>
        </w:r>
        <w:r w:rsidRPr="007C437A">
          <w:rPr>
            <w:rPrChange w:id="6362" w:author="Arthur Parmentier" w:date="2020-06-07T15:27:00Z">
              <w:rPr/>
            </w:rPrChange>
          </w:rPr>
          <w:t xml:space="preserve"> Input to model routing interface</w:t>
        </w:r>
        <w:r w:rsidR="00835835" w:rsidRPr="007C437A">
          <w:rPr>
            <w:rPrChange w:id="6363" w:author="Arthur Parmentier" w:date="2020-06-07T15:27:00Z">
              <w:rPr/>
            </w:rPrChange>
          </w:rPr>
          <w:t>. The routing matrix is automatically updated from the list of inputs and models that the user defines</w:t>
        </w:r>
      </w:ins>
      <w:ins w:id="6364" w:author="Arthur Parmentier" w:date="2020-06-03T22:42:00Z">
        <w:r w:rsidR="00835835" w:rsidRPr="007C437A">
          <w:rPr>
            <w:rPrChange w:id="6365" w:author="Arthur Parmentier" w:date="2020-06-07T15:27:00Z">
              <w:rPr/>
            </w:rPrChange>
          </w:rPr>
          <w:t>, allowing the user to add his own inputs or models in little time.</w:t>
        </w:r>
      </w:ins>
    </w:p>
    <w:p w:rsidR="002E315F" w:rsidRPr="007C437A" w:rsidDel="00F02080" w:rsidRDefault="002E315F">
      <w:pPr>
        <w:rPr>
          <w:del w:id="6366" w:author="Arthur Parmentier" w:date="2020-05-20T19:53:00Z"/>
          <w:rPrChange w:id="6367" w:author="Arthur Parmentier" w:date="2020-06-07T15:27:00Z">
            <w:rPr>
              <w:del w:id="6368" w:author="Arthur Parmentier" w:date="2020-05-20T19:53:00Z"/>
            </w:rPr>
          </w:rPrChange>
        </w:rPr>
        <w:pPrChange w:id="6369" w:author="Arthur Parmentier" w:date="2020-05-20T19:38:00Z">
          <w:pPr>
            <w:pStyle w:val="Titre2"/>
          </w:pPr>
        </w:pPrChange>
      </w:pPr>
      <w:bookmarkStart w:id="6370" w:name="_Toc41067207"/>
      <w:bookmarkStart w:id="6371" w:name="_Toc42259023"/>
      <w:bookmarkStart w:id="6372" w:name="_Toc42259100"/>
      <w:bookmarkStart w:id="6373" w:name="_Toc42449779"/>
      <w:bookmarkStart w:id="6374" w:name="_Toc42449861"/>
      <w:bookmarkStart w:id="6375" w:name="_Toc42550047"/>
      <w:bookmarkStart w:id="6376" w:name="_Toc42550140"/>
      <w:bookmarkStart w:id="6377" w:name="_Toc42698891"/>
      <w:bookmarkStart w:id="6378" w:name="_Toc42698970"/>
      <w:bookmarkEnd w:id="6370"/>
      <w:bookmarkEnd w:id="6371"/>
      <w:bookmarkEnd w:id="6372"/>
      <w:bookmarkEnd w:id="6373"/>
      <w:bookmarkEnd w:id="6374"/>
      <w:bookmarkEnd w:id="6375"/>
      <w:bookmarkEnd w:id="6376"/>
      <w:bookmarkEnd w:id="6377"/>
      <w:bookmarkEnd w:id="6378"/>
    </w:p>
    <w:p w:rsidR="00F25194" w:rsidRPr="007C437A" w:rsidRDefault="00F25194">
      <w:pPr>
        <w:pStyle w:val="Titre3"/>
        <w:rPr>
          <w:ins w:id="6379" w:author="Arthur Parmentier" w:date="2020-05-20T19:53:00Z"/>
        </w:rPr>
      </w:pPr>
      <w:bookmarkStart w:id="6380" w:name="_Toc42698971"/>
      <w:r w:rsidRPr="007C437A">
        <w:t xml:space="preserve">Part 2: </w:t>
      </w:r>
      <w:del w:id="6381" w:author="Arthur Parmentier" w:date="2020-05-20T19:57:00Z">
        <w:r w:rsidRPr="007C437A" w:rsidDel="000C6A61">
          <w:delText>Training &amp; data management</w:delText>
        </w:r>
      </w:del>
      <w:ins w:id="6382" w:author="Arthur Parmentier" w:date="2020-05-20T19:57:00Z">
        <w:r w:rsidR="000C6A61" w:rsidRPr="007C437A">
          <w:t>Signs &amp; dictionary management</w:t>
        </w:r>
      </w:ins>
      <w:bookmarkEnd w:id="6380"/>
    </w:p>
    <w:p w:rsidR="00635850" w:rsidRPr="007C437A" w:rsidRDefault="00635850" w:rsidP="00070661">
      <w:pPr>
        <w:rPr>
          <w:ins w:id="6383" w:author="Arthur Parmentier" w:date="2020-06-03T22:46:00Z"/>
        </w:rPr>
      </w:pPr>
      <w:ins w:id="6384"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6385" w:author="Arthur Parmentier" w:date="2020-06-03T23:38:00Z"/>
          <w:rPrChange w:id="6386" w:author="Arthur Parmentier" w:date="2020-06-07T15:27:00Z">
            <w:rPr>
              <w:ins w:id="6387" w:author="Arthur Parmentier" w:date="2020-06-03T23:38:00Z"/>
            </w:rPr>
          </w:rPrChange>
        </w:rPr>
        <w:pPrChange w:id="6388" w:author="Arthur Parmentier" w:date="2020-06-03T23:38:00Z">
          <w:pPr/>
        </w:pPrChange>
      </w:pPr>
      <w:ins w:id="6389" w:author="Arthur Parmentier" w:date="2020-06-03T23:38:00Z">
        <w:r w:rsidRPr="007C437A">
          <w:rPr>
            <w:rPrChange w:id="6390" w:author="Arthur Parmentier" w:date="2020-06-07T15:27:00Z">
              <w:rPr/>
            </w:rPrChange>
          </w:rPr>
          <w:t>Sign creation</w:t>
        </w:r>
      </w:ins>
    </w:p>
    <w:p w:rsidR="00635850" w:rsidRPr="007C437A" w:rsidRDefault="000C6A61" w:rsidP="00070661">
      <w:pPr>
        <w:rPr>
          <w:ins w:id="6391" w:author="Arthur Parmentier" w:date="2020-06-03T22:47:00Z"/>
        </w:rPr>
      </w:pPr>
      <w:ins w:id="6392" w:author="Arthur Parmentier" w:date="2020-05-20T19:57:00Z">
        <w:r w:rsidRPr="007C437A">
          <w:t xml:space="preserve">We have seen that creating new signs is </w:t>
        </w:r>
      </w:ins>
      <w:ins w:id="6393" w:author="Arthur Parmentier" w:date="2020-06-03T22:47:00Z">
        <w:r w:rsidR="00635850" w:rsidRPr="007C437A">
          <w:t>one of the</w:t>
        </w:r>
      </w:ins>
      <w:ins w:id="6394" w:author="Arthur Parmentier" w:date="2020-05-20T19:58:00Z">
        <w:r w:rsidRPr="007C437A">
          <w:t xml:space="preserve"> core mechanism</w:t>
        </w:r>
      </w:ins>
      <w:ins w:id="6395" w:author="Arthur Parmentier" w:date="2020-06-03T22:47:00Z">
        <w:r w:rsidR="00635850" w:rsidRPr="007C437A">
          <w:t>s</w:t>
        </w:r>
      </w:ins>
      <w:ins w:id="6396" w:author="Arthur Parmentier" w:date="2020-05-20T19:58:00Z">
        <w:r w:rsidRPr="007C437A">
          <w:t xml:space="preserve"> of SP. </w:t>
        </w:r>
      </w:ins>
      <w:ins w:id="6397" w:author="Arthur Parmentier" w:date="2020-06-03T22:47:00Z">
        <w:r w:rsidR="00635850" w:rsidRPr="007C437A">
          <w:t xml:space="preserve">It is also </w:t>
        </w:r>
      </w:ins>
      <w:ins w:id="6398" w:author="Arthur Parmentier" w:date="2020-06-03T22:48:00Z">
        <w:r w:rsidR="00635850" w:rsidRPr="007C437A">
          <w:t>one important feature of</w:t>
        </w:r>
      </w:ins>
      <w:ins w:id="6399" w:author="Arthur Parmentier" w:date="2020-06-03T22:47:00Z">
        <w:r w:rsidR="00635850" w:rsidRPr="007C437A">
          <w:t xml:space="preserve"> my program</w:t>
        </w:r>
      </w:ins>
      <w:ins w:id="6400" w:author="Arthur Parmentier" w:date="2020-06-03T22:48:00Z">
        <w:r w:rsidR="00635850" w:rsidRPr="007C437A">
          <w:t xml:space="preserve"> in which</w:t>
        </w:r>
      </w:ins>
      <w:ins w:id="6401" w:author="Arthur Parmentier" w:date="2020-06-03T22:47:00Z">
        <w:r w:rsidR="00635850" w:rsidRPr="007C437A">
          <w:t xml:space="preserve"> the user can either create his own signs or use pre-recorded </w:t>
        </w:r>
      </w:ins>
      <w:ins w:id="6402" w:author="Arthur Parmentier" w:date="2020-06-03T22:48:00Z">
        <w:r w:rsidR="00635850" w:rsidRPr="007C437A">
          <w:t>signs, for instance that would have been created or recorded by other users.</w:t>
        </w:r>
      </w:ins>
    </w:p>
    <w:p w:rsidR="00F304EE" w:rsidRPr="007C437A" w:rsidRDefault="00070661" w:rsidP="00070661">
      <w:pPr>
        <w:rPr>
          <w:ins w:id="6403" w:author="Arthur Parmentier" w:date="2020-05-20T21:38:00Z"/>
        </w:rPr>
      </w:pPr>
      <w:ins w:id="6404" w:author="Arthur Parmentier" w:date="2020-05-20T21:38:00Z">
        <w:r w:rsidRPr="007C437A">
          <w:t xml:space="preserve">In my program, a sign is defined </w:t>
        </w:r>
      </w:ins>
      <w:ins w:id="6405" w:author="Arthur Parmentier" w:date="2020-05-20T21:45:00Z">
        <w:r w:rsidR="002D466E" w:rsidRPr="007C437A">
          <w:t>t</w:t>
        </w:r>
      </w:ins>
      <w:ins w:id="6406" w:author="Arthur Parmentier" w:date="2020-06-03T22:52:00Z">
        <w:r w:rsidR="00BD52CD" w:rsidRPr="007C437A">
          <w:t>wo</w:t>
        </w:r>
      </w:ins>
      <w:ins w:id="6407" w:author="Arthur Parmentier" w:date="2020-05-20T21:38:00Z">
        <w:r w:rsidRPr="007C437A">
          <w:t xml:space="preserve"> properties:</w:t>
        </w:r>
      </w:ins>
    </w:p>
    <w:p w:rsidR="00070661" w:rsidRPr="007C437A" w:rsidRDefault="00070661">
      <w:pPr>
        <w:pStyle w:val="Paragraphedeliste"/>
        <w:numPr>
          <w:ilvl w:val="0"/>
          <w:numId w:val="33"/>
        </w:numPr>
        <w:rPr>
          <w:ins w:id="6408" w:author="Arthur Parmentier" w:date="2020-05-20T20:02:00Z"/>
        </w:rPr>
        <w:pPrChange w:id="6409" w:author="Arthur Parmentier" w:date="2020-05-20T21:38:00Z">
          <w:pPr>
            <w:pStyle w:val="Paragraphedeliste"/>
            <w:numPr>
              <w:numId w:val="32"/>
            </w:numPr>
            <w:ind w:hanging="360"/>
          </w:pPr>
        </w:pPrChange>
      </w:pPr>
      <w:ins w:id="6410" w:author="Arthur Parmentier" w:date="2020-05-20T21:38:00Z">
        <w:r w:rsidRPr="007C437A">
          <w:t>Its name</w:t>
        </w:r>
      </w:ins>
    </w:p>
    <w:p w:rsidR="00F304EE" w:rsidRPr="007C437A" w:rsidRDefault="00070661" w:rsidP="00F304EE">
      <w:pPr>
        <w:pStyle w:val="Paragraphedeliste"/>
        <w:numPr>
          <w:ilvl w:val="0"/>
          <w:numId w:val="32"/>
        </w:numPr>
        <w:rPr>
          <w:ins w:id="6411" w:author="Arthur Parmentier" w:date="2020-06-03T22:50:00Z"/>
        </w:rPr>
      </w:pPr>
      <w:ins w:id="6412" w:author="Arthur Parmentier" w:date="2020-05-20T21:39:00Z">
        <w:r w:rsidRPr="007C437A">
          <w:lastRenderedPageBreak/>
          <w:t>Its category</w:t>
        </w:r>
      </w:ins>
      <w:ins w:id="6413" w:author="Arthur Parmentier" w:date="2020-05-20T21:28:00Z">
        <w:r w:rsidR="007D4B4B" w:rsidRPr="007C437A">
          <w:t>, in ana</w:t>
        </w:r>
      </w:ins>
      <w:ins w:id="6414" w:author="Arthur Parmentier" w:date="2020-05-20T21:29:00Z">
        <w:r w:rsidR="007D4B4B" w:rsidRPr="007C437A">
          <w:t xml:space="preserve">logy with the </w:t>
        </w:r>
      </w:ins>
      <w:ins w:id="6415" w:author="Arthur Parmentier" w:date="2020-06-05T19:22:00Z">
        <w:r w:rsidR="000E299B" w:rsidRPr="007C437A">
          <w:t>syntactic</w:t>
        </w:r>
      </w:ins>
      <w:ins w:id="6416" w:author="Arthur Parmentier" w:date="2020-05-20T21:29:00Z">
        <w:r w:rsidR="007D4B4B" w:rsidRPr="007C437A">
          <w:t xml:space="preserve"> model </w:t>
        </w:r>
      </w:ins>
      <w:ins w:id="6417" w:author="Arthur Parmentier" w:date="2020-06-03T22:49:00Z">
        <w:r w:rsidR="00D20FA9" w:rsidRPr="007C437A">
          <w:t>of</w:t>
        </w:r>
      </w:ins>
      <w:ins w:id="6418" w:author="Arthur Parmentier" w:date="2020-05-20T21:30:00Z">
        <w:r w:rsidR="007D4B4B" w:rsidRPr="007C437A">
          <w:t xml:space="preserve"> SP</w:t>
        </w:r>
      </w:ins>
      <w:ins w:id="6419" w:author="Arthur Parmentier" w:date="2020-06-03T22:49:00Z">
        <w:r w:rsidR="00D20FA9" w:rsidRPr="007C437A">
          <w:t xml:space="preserve"> </w:t>
        </w:r>
      </w:ins>
      <w:ins w:id="6420" w:author="Arthur Parmentier" w:date="2020-05-20T21:30:00Z">
        <w:r w:rsidR="007D4B4B" w:rsidRPr="007C437A">
          <w:t>: WHO, WHAT, HOW, WHEN, OFF,</w:t>
        </w:r>
      </w:ins>
      <w:ins w:id="6421" w:author="Arthur Parmentier" w:date="2020-05-20T21:31:00Z">
        <w:r w:rsidR="007D4B4B" w:rsidRPr="007C437A">
          <w:t xml:space="preserve"> NEUTRAL</w:t>
        </w:r>
      </w:ins>
      <w:ins w:id="6422" w:author="Arthur Parmentier" w:date="2020-06-03T22:49:00Z">
        <w:r w:rsidR="00D20FA9" w:rsidRPr="007C437A">
          <w:t xml:space="preserve"> &amp;</w:t>
        </w:r>
      </w:ins>
      <w:ins w:id="6423" w:author="Arthur Parmentier" w:date="2020-05-20T21:32:00Z">
        <w:r w:rsidR="007D4B4B" w:rsidRPr="007C437A">
          <w:t xml:space="preserve"> LOGIC</w:t>
        </w:r>
      </w:ins>
      <w:ins w:id="6424" w:author="Arthur Parmentier" w:date="2020-06-03T22:50:00Z">
        <w:r w:rsidR="00D20FA9" w:rsidRPr="007C437A">
          <w:t xml:space="preserve"> </w:t>
        </w:r>
        <w:r w:rsidR="00D20FA9" w:rsidRPr="007C437A">
          <w:rPr>
            <w:rStyle w:val="Appelnotedebasdep"/>
          </w:rPr>
          <w:footnoteReference w:id="44"/>
        </w:r>
      </w:ins>
    </w:p>
    <w:p w:rsidR="0012023C" w:rsidRPr="007C437A" w:rsidRDefault="001653F3" w:rsidP="001653F3">
      <w:pPr>
        <w:rPr>
          <w:ins w:id="6426" w:author="Arthur Parmentier" w:date="2020-05-22T09:21:00Z"/>
        </w:rPr>
      </w:pPr>
      <w:ins w:id="6427" w:author="Arthur Parmentier" w:date="2020-05-20T21:50:00Z">
        <w:r w:rsidRPr="007C437A">
          <w:t>The</w:t>
        </w:r>
      </w:ins>
      <w:ins w:id="6428" w:author="Arthur Parmentier" w:date="2020-06-03T22:52:00Z">
        <w:r w:rsidR="00BD52CD" w:rsidRPr="007C437A">
          <w:t xml:space="preserve">se </w:t>
        </w:r>
      </w:ins>
      <w:ins w:id="6429" w:author="Arthur Parmentier" w:date="2020-05-20T21:50:00Z">
        <w:r w:rsidRPr="007C437A">
          <w:t>properties are sufficient to allow t</w:t>
        </w:r>
      </w:ins>
      <w:ins w:id="6430" w:author="Arthur Parmentier" w:date="2020-05-20T21:51:00Z">
        <w:r w:rsidRPr="007C437A">
          <w:t>he program to parse the sign</w:t>
        </w:r>
      </w:ins>
      <w:ins w:id="6431" w:author="Arthur Parmentier" w:date="2020-05-20T22:05:00Z">
        <w:r w:rsidR="0012023C" w:rsidRPr="007C437A">
          <w:t>, i.e. to construct a meaningful request from the temporal flow of signs</w:t>
        </w:r>
      </w:ins>
      <w:ins w:id="6432" w:author="Arthur Parmentier" w:date="2020-06-03T22:52:00Z">
        <w:r w:rsidR="00BD52CD" w:rsidRPr="007C437A">
          <w:t>.</w:t>
        </w:r>
      </w:ins>
      <w:ins w:id="6433" w:author="Arthur Parmentier" w:date="2020-06-03T22:51:00Z">
        <w:r w:rsidR="00BD52CD" w:rsidRPr="007C437A">
          <w:t xml:space="preserve"> </w:t>
        </w:r>
      </w:ins>
    </w:p>
    <w:p w:rsidR="00A87845" w:rsidRPr="007C437A" w:rsidRDefault="00BD52CD" w:rsidP="001653F3">
      <w:pPr>
        <w:rPr>
          <w:ins w:id="6434" w:author="Arthur Parmentier" w:date="2020-05-20T22:05:00Z"/>
        </w:rPr>
      </w:pPr>
      <w:ins w:id="6435" w:author="Arthur Parmentier" w:date="2020-05-20T22:08:00Z">
        <w:r w:rsidRPr="007C437A">
          <w:rPr>
            <w:noProof/>
            <w:rPrChange w:id="6436"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54290C" w:rsidRPr="00311097" w:rsidRDefault="0054290C">
                              <w:pPr>
                                <w:pStyle w:val="Lgende"/>
                                <w:rPr>
                                  <w:noProof/>
                                </w:rPr>
                                <w:pPrChange w:id="6437" w:author="Arthur Parmentier" w:date="2020-05-20T22:08:00Z">
                                  <w:pPr/>
                                </w:pPrChange>
                              </w:pPr>
                              <w:bookmarkStart w:id="6438" w:name="_Ref41031792"/>
                              <w:bookmarkStart w:id="6439" w:name="_Ref41031785"/>
                              <w:ins w:id="6440" w:author="Arthur Parmentier" w:date="2020-05-20T22:08:00Z">
                                <w:r>
                                  <w:t xml:space="preserve">Figure </w:t>
                                </w:r>
                                <w:r>
                                  <w:fldChar w:fldCharType="begin"/>
                                </w:r>
                                <w:r>
                                  <w:instrText xml:space="preserve"> SEQ Figure \* ARABIC </w:instrText>
                                </w:r>
                              </w:ins>
                              <w:r>
                                <w:fldChar w:fldCharType="separate"/>
                              </w:r>
                              <w:ins w:id="6441" w:author="Arthur Parmentier" w:date="2020-06-05T21:05:00Z">
                                <w:r>
                                  <w:rPr>
                                    <w:noProof/>
                                  </w:rPr>
                                  <w:t>7</w:t>
                                </w:r>
                              </w:ins>
                              <w:ins w:id="6442" w:author="Arthur Parmentier" w:date="2020-05-20T22:08:00Z">
                                <w:r>
                                  <w:fldChar w:fldCharType="end"/>
                                </w:r>
                                <w:bookmarkEnd w:id="6438"/>
                                <w:r>
                                  <w:t xml:space="preserve"> User interface for defining new signs</w:t>
                                </w:r>
                              </w:ins>
                              <w:bookmarkEnd w:id="6439"/>
                              <w:ins w:id="6443" w:author="Arthur Parmentier" w:date="2020-06-03T22:56:00Z">
                                <w:r>
                                  <w:t xml:space="preserve"> and recording them to the buffers of a model. </w:t>
                                </w:r>
                              </w:ins>
                              <w:ins w:id="6444" w:author="Arthur Parmentier" w:date="2020-06-03T22:57:00Z">
                                <w:r>
                                  <w:t>First, the user can select which model he wants to use to recognize the sign</w:t>
                                </w:r>
                              </w:ins>
                              <w:ins w:id="6445" w:author="Arthur Parmentier" w:date="2020-06-03T22:58:00Z">
                                <w:r>
                                  <w:t xml:space="preserve">s he wants to add. </w:t>
                                </w:r>
                              </w:ins>
                              <w:ins w:id="6446" w:author="Arthur Parmentier" w:date="2020-06-03T22:57:00Z">
                                <w:r>
                                  <w:t>Then</w:t>
                                </w:r>
                              </w:ins>
                              <w:ins w:id="6447" w:author="Arthur Parmentier" w:date="2020-06-03T22:56:00Z">
                                <w:r>
                                  <w:t xml:space="preserve">, </w:t>
                                </w:r>
                              </w:ins>
                              <w:ins w:id="6448" w:author="Arthur Parmentier" w:date="2020-06-03T22:57:00Z">
                                <w:r>
                                  <w:t>he</w:t>
                                </w:r>
                              </w:ins>
                              <w:ins w:id="6449" w:author="Arthur Parmentier" w:date="2020-06-03T22:56:00Z">
                                <w:r>
                                  <w:t xml:space="preserve"> must enter the signs and their corresponding category</w:t>
                                </w:r>
                              </w:ins>
                              <w:ins w:id="6450" w:author="Arthur Parmentier" w:date="2020-06-03T22:57:00Z">
                                <w:r>
                                  <w:t xml:space="preserve"> that he would like to record. </w:t>
                                </w:r>
                              </w:ins>
                              <w:ins w:id="6451"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54290C" w:rsidRPr="00311097" w:rsidRDefault="0054290C">
                        <w:pPr>
                          <w:pStyle w:val="Lgende"/>
                          <w:rPr>
                            <w:noProof/>
                          </w:rPr>
                          <w:pPrChange w:id="6452" w:author="Arthur Parmentier" w:date="2020-05-20T22:08:00Z">
                            <w:pPr/>
                          </w:pPrChange>
                        </w:pPr>
                        <w:bookmarkStart w:id="6453" w:name="_Ref41031792"/>
                        <w:bookmarkStart w:id="6454" w:name="_Ref41031785"/>
                        <w:ins w:id="6455" w:author="Arthur Parmentier" w:date="2020-05-20T22:08:00Z">
                          <w:r>
                            <w:t xml:space="preserve">Figure </w:t>
                          </w:r>
                          <w:r>
                            <w:fldChar w:fldCharType="begin"/>
                          </w:r>
                          <w:r>
                            <w:instrText xml:space="preserve"> SEQ Figure \* ARABIC </w:instrText>
                          </w:r>
                        </w:ins>
                        <w:r>
                          <w:fldChar w:fldCharType="separate"/>
                        </w:r>
                        <w:ins w:id="6456" w:author="Arthur Parmentier" w:date="2020-06-05T21:05:00Z">
                          <w:r>
                            <w:rPr>
                              <w:noProof/>
                            </w:rPr>
                            <w:t>7</w:t>
                          </w:r>
                        </w:ins>
                        <w:ins w:id="6457" w:author="Arthur Parmentier" w:date="2020-05-20T22:08:00Z">
                          <w:r>
                            <w:fldChar w:fldCharType="end"/>
                          </w:r>
                          <w:bookmarkEnd w:id="6453"/>
                          <w:r>
                            <w:t xml:space="preserve"> User interface for defining new signs</w:t>
                          </w:r>
                        </w:ins>
                        <w:bookmarkEnd w:id="6454"/>
                        <w:ins w:id="6458" w:author="Arthur Parmentier" w:date="2020-06-03T22:56:00Z">
                          <w:r>
                            <w:t xml:space="preserve"> and recording them to the buffers of a model. </w:t>
                          </w:r>
                        </w:ins>
                        <w:ins w:id="6459" w:author="Arthur Parmentier" w:date="2020-06-03T22:57:00Z">
                          <w:r>
                            <w:t>First, the user can select which model he wants to use to recognize the sign</w:t>
                          </w:r>
                        </w:ins>
                        <w:ins w:id="6460" w:author="Arthur Parmentier" w:date="2020-06-03T22:58:00Z">
                          <w:r>
                            <w:t xml:space="preserve">s he wants to add. </w:t>
                          </w:r>
                        </w:ins>
                        <w:ins w:id="6461" w:author="Arthur Parmentier" w:date="2020-06-03T22:57:00Z">
                          <w:r>
                            <w:t>Then</w:t>
                          </w:r>
                        </w:ins>
                        <w:ins w:id="6462" w:author="Arthur Parmentier" w:date="2020-06-03T22:56:00Z">
                          <w:r>
                            <w:t xml:space="preserve">, </w:t>
                          </w:r>
                        </w:ins>
                        <w:ins w:id="6463" w:author="Arthur Parmentier" w:date="2020-06-03T22:57:00Z">
                          <w:r>
                            <w:t>he</w:t>
                          </w:r>
                        </w:ins>
                        <w:ins w:id="6464" w:author="Arthur Parmentier" w:date="2020-06-03T22:56:00Z">
                          <w:r>
                            <w:t xml:space="preserve"> must enter the signs and their corresponding category</w:t>
                          </w:r>
                        </w:ins>
                        <w:ins w:id="6465" w:author="Arthur Parmentier" w:date="2020-06-03T22:57:00Z">
                          <w:r>
                            <w:t xml:space="preserve"> that he would like to record. </w:t>
                          </w:r>
                        </w:ins>
                        <w:ins w:id="6466" w:author="Arthur Parmentier" w:date="2020-06-03T22:58:00Z">
                          <w:r>
                            <w:t>Finally, he can set a few parameters before launching the automated recording session.</w:t>
                          </w:r>
                        </w:ins>
                      </w:p>
                    </w:txbxContent>
                  </v:textbox>
                  <w10:wrap type="topAndBottom" anchorx="margin"/>
                </v:shape>
              </w:pict>
            </mc:Fallback>
          </mc:AlternateContent>
        </w:r>
      </w:ins>
      <w:ins w:id="6467" w:author="Arthur Parmentier" w:date="2020-05-20T22:06:00Z">
        <w:r w:rsidRPr="007C437A">
          <w:rPr>
            <w:noProof/>
            <w:rPrChange w:id="6468"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6469" w:author="Arthur Parmentier" w:date="2020-06-03T23:07:00Z">
        <w:r w:rsidR="00FB2824" w:rsidRPr="007C437A">
          <w:t>The procedure for defining a new sign is shown</w:t>
        </w:r>
      </w:ins>
      <w:ins w:id="6470" w:author="Arthur Parmentier" w:date="2020-05-22T09:22:00Z">
        <w:r w:rsidR="00A87845" w:rsidRPr="007C437A">
          <w:t xml:space="preserve"> in 2.1. (</w:t>
        </w:r>
      </w:ins>
      <w:ins w:id="6471" w:author="Arthur Parmentier" w:date="2020-06-03T22:56:00Z">
        <w:r w:rsidRPr="007C437A">
          <w:rPr>
            <w:rPrChange w:id="6472" w:author="Arthur Parmentier" w:date="2020-06-07T15:27:00Z">
              <w:rPr/>
            </w:rPrChange>
          </w:rPr>
          <w:fldChar w:fldCharType="begin"/>
        </w:r>
        <w:r w:rsidRPr="007C437A">
          <w:instrText xml:space="preserve"> REF _Ref41031792 \h </w:instrText>
        </w:r>
      </w:ins>
      <w:r w:rsidRPr="007C437A">
        <w:rPr>
          <w:rPrChange w:id="6473" w:author="Arthur Parmentier" w:date="2020-06-07T15:27:00Z">
            <w:rPr/>
          </w:rPrChange>
        </w:rPr>
      </w:r>
      <w:r w:rsidRPr="007C437A">
        <w:rPr>
          <w:rPrChange w:id="6474" w:author="Arthur Parmentier" w:date="2020-06-07T15:27:00Z">
            <w:rPr/>
          </w:rPrChange>
        </w:rPr>
        <w:fldChar w:fldCharType="separate"/>
      </w:r>
      <w:ins w:id="6475" w:author="Arthur Parmentier" w:date="2020-06-03T22:56:00Z">
        <w:r w:rsidRPr="007C437A">
          <w:t xml:space="preserve">Figure </w:t>
        </w:r>
        <w:r w:rsidRPr="007C437A">
          <w:rPr>
            <w:rPrChange w:id="6476" w:author="Arthur Parmentier" w:date="2020-06-07T15:27:00Z">
              <w:rPr>
                <w:noProof/>
              </w:rPr>
            </w:rPrChange>
          </w:rPr>
          <w:t>6</w:t>
        </w:r>
        <w:r w:rsidRPr="007C437A">
          <w:rPr>
            <w:rPrChange w:id="6477" w:author="Arthur Parmentier" w:date="2020-06-07T15:27:00Z">
              <w:rPr/>
            </w:rPrChange>
          </w:rPr>
          <w:fldChar w:fldCharType="end"/>
        </w:r>
      </w:ins>
      <w:ins w:id="6478" w:author="Arthur Parmentier" w:date="2020-05-22T09:23:00Z">
        <w:r w:rsidR="00A87845" w:rsidRPr="007C437A">
          <w:t>).</w:t>
        </w:r>
      </w:ins>
    </w:p>
    <w:p w:rsidR="001653F3" w:rsidRPr="007C437A" w:rsidRDefault="00991C57" w:rsidP="001653F3">
      <w:pPr>
        <w:rPr>
          <w:ins w:id="6479" w:author="Arthur Parmentier" w:date="2020-05-20T21:52:00Z"/>
        </w:rPr>
      </w:pPr>
      <w:ins w:id="6480" w:author="Arthur Parmentier" w:date="2020-06-03T23:08:00Z">
        <w:r w:rsidRPr="007C437A">
          <w:t>For the sign to effectively by identify,</w:t>
        </w:r>
      </w:ins>
      <w:ins w:id="6481" w:author="Arthur Parmentier" w:date="2020-05-20T21:52:00Z">
        <w:r w:rsidR="001653F3" w:rsidRPr="007C437A">
          <w:t xml:space="preserve"> two steps</w:t>
        </w:r>
      </w:ins>
      <w:ins w:id="6482" w:author="Arthur Parmentier" w:date="2020-06-03T23:08:00Z">
        <w:r w:rsidRPr="007C437A">
          <w:t xml:space="preserve"> are required after the sign has been defined</w:t>
        </w:r>
      </w:ins>
      <w:ins w:id="6483" w:author="Arthur Parmentier" w:date="2020-05-20T21:54:00Z">
        <w:r w:rsidR="00D17256" w:rsidRPr="007C437A">
          <w:t>:</w:t>
        </w:r>
      </w:ins>
    </w:p>
    <w:p w:rsidR="002D466E" w:rsidRPr="007C437A" w:rsidRDefault="00A0616F" w:rsidP="001653F3">
      <w:pPr>
        <w:pStyle w:val="Paragraphedeliste"/>
        <w:numPr>
          <w:ilvl w:val="0"/>
          <w:numId w:val="32"/>
        </w:numPr>
        <w:rPr>
          <w:ins w:id="6484" w:author="Arthur Parmentier" w:date="2020-05-20T21:52:00Z"/>
        </w:rPr>
      </w:pPr>
      <w:ins w:id="6485" w:author="Arthur Parmentier" w:date="2020-05-20T21:53:00Z">
        <w:r w:rsidRPr="007C437A">
          <w:t>Record</w:t>
        </w:r>
      </w:ins>
      <w:ins w:id="6486" w:author="Arthur Parmentier" w:date="2020-05-20T21:52:00Z">
        <w:r w:rsidR="001653F3" w:rsidRPr="007C437A">
          <w:t xml:space="preserve"> </w:t>
        </w:r>
      </w:ins>
      <w:ins w:id="6487" w:author="Arthur Parmentier" w:date="2020-05-20T21:45:00Z">
        <w:r w:rsidR="002D466E" w:rsidRPr="007C437A">
          <w:t>training examples</w:t>
        </w:r>
      </w:ins>
    </w:p>
    <w:p w:rsidR="001653F3" w:rsidRPr="007C437A" w:rsidRDefault="001653F3" w:rsidP="001653F3">
      <w:pPr>
        <w:pStyle w:val="Paragraphedeliste"/>
        <w:numPr>
          <w:ilvl w:val="0"/>
          <w:numId w:val="32"/>
        </w:numPr>
        <w:rPr>
          <w:ins w:id="6488" w:author="Arthur Parmentier" w:date="2020-06-03T23:09:00Z"/>
        </w:rPr>
      </w:pPr>
      <w:ins w:id="6489" w:author="Arthur Parmentier" w:date="2020-05-20T21:53:00Z">
        <w:r w:rsidRPr="007C437A">
          <w:t>Program the virtual instrument itself</w:t>
        </w:r>
      </w:ins>
      <w:ins w:id="6490" w:author="Arthur Parmentier" w:date="2020-06-03T23:09:00Z">
        <w:r w:rsidR="00991C57" w:rsidRPr="007C437A">
          <w:t xml:space="preserve"> to interpret the sign</w:t>
        </w:r>
      </w:ins>
    </w:p>
    <w:p w:rsidR="00991C57" w:rsidRPr="007C437A" w:rsidRDefault="00991C57">
      <w:pPr>
        <w:rPr>
          <w:ins w:id="6491" w:author="Arthur Parmentier" w:date="2020-05-20T21:54:00Z"/>
        </w:rPr>
        <w:pPrChange w:id="6492" w:author="Arthur Parmentier" w:date="2020-06-03T23:09:00Z">
          <w:pPr>
            <w:pStyle w:val="Paragraphedeliste"/>
            <w:numPr>
              <w:numId w:val="32"/>
            </w:numPr>
            <w:ind w:hanging="360"/>
          </w:pPr>
        </w:pPrChange>
      </w:pPr>
      <w:ins w:id="6493" w:author="Arthur Parmentier" w:date="2020-06-03T23:09:00Z">
        <w:r w:rsidRPr="007C437A">
          <w:t>While the recording of training examples is an auto</w:t>
        </w:r>
      </w:ins>
      <w:ins w:id="6494" w:author="Arthur Parmentier" w:date="2020-06-03T23:10:00Z">
        <w:r w:rsidRPr="007C437A">
          <w:t xml:space="preserve">mated process that simply involves pushing one button, the programming of the virtual instrument or device that the sign should control is outside the scope of the program. </w:t>
        </w:r>
      </w:ins>
      <w:ins w:id="6495" w:author="Arthur Parmentier" w:date="2020-06-03T23:11:00Z">
        <w:r w:rsidRPr="007C437A">
          <w:t xml:space="preserve">For demo purposes, I have implemented myself the interpretation of some signs by Ableton Live and a simulation of an orchestra with the Bach Project, but </w:t>
        </w:r>
      </w:ins>
      <w:ins w:id="6496" w:author="Arthur Parmentier" w:date="2020-06-03T23:25:00Z">
        <w:r w:rsidR="006C424F" w:rsidRPr="007C437A">
          <w:t>the connection with other devices must be implemen</w:t>
        </w:r>
      </w:ins>
      <w:ins w:id="6497" w:author="Arthur Parmentier" w:date="2020-06-03T23:26:00Z">
        <w:r w:rsidR="006C424F" w:rsidRPr="007C437A">
          <w:t>ted later by the user himself.</w:t>
        </w:r>
      </w:ins>
      <w:ins w:id="6498" w:author="Arthur Parmentier" w:date="2020-06-03T23:11:00Z">
        <w:r w:rsidRPr="007C437A">
          <w:t xml:space="preserve"> </w:t>
        </w:r>
      </w:ins>
    </w:p>
    <w:p w:rsidR="0051412E" w:rsidRPr="007C437A" w:rsidRDefault="0051412E">
      <w:pPr>
        <w:pStyle w:val="Titre4"/>
        <w:rPr>
          <w:ins w:id="6499" w:author="Arthur Parmentier" w:date="2020-06-03T23:39:00Z"/>
          <w:rPrChange w:id="6500" w:author="Arthur Parmentier" w:date="2020-06-07T15:27:00Z">
            <w:rPr>
              <w:ins w:id="6501" w:author="Arthur Parmentier" w:date="2020-06-03T23:39:00Z"/>
            </w:rPr>
          </w:rPrChange>
        </w:rPr>
        <w:pPrChange w:id="6502" w:author="Arthur Parmentier" w:date="2020-06-03T23:39:00Z">
          <w:pPr/>
        </w:pPrChange>
      </w:pPr>
      <w:ins w:id="6503" w:author="Arthur Parmentier" w:date="2020-06-03T23:39:00Z">
        <w:r w:rsidRPr="007C437A">
          <w:rPr>
            <w:rPrChange w:id="6504" w:author="Arthur Parmentier" w:date="2020-06-07T15:27:00Z">
              <w:rPr/>
            </w:rPrChange>
          </w:rPr>
          <w:t>Sign recording</w:t>
        </w:r>
      </w:ins>
    </w:p>
    <w:p w:rsidR="001222FB" w:rsidRPr="007C437A" w:rsidRDefault="00145F52" w:rsidP="00D17256">
      <w:pPr>
        <w:rPr>
          <w:ins w:id="6505" w:author="Arthur Parmentier" w:date="2020-05-20T22:23:00Z"/>
        </w:rPr>
      </w:pPr>
      <w:ins w:id="6506" w:author="Arthur Parmentier" w:date="2020-05-20T22:14:00Z">
        <w:r w:rsidRPr="007C437A">
          <w:t xml:space="preserve">The user can choose to either define one sign at the time and </w:t>
        </w:r>
      </w:ins>
      <w:ins w:id="6507" w:author="Arthur Parmentier" w:date="2020-05-20T22:15:00Z">
        <w:r w:rsidRPr="007C437A">
          <w:t>record one or several training examples for</w:t>
        </w:r>
      </w:ins>
      <w:ins w:id="6508" w:author="Arthur Parmentier" w:date="2020-05-20T22:14:00Z">
        <w:r w:rsidRPr="007C437A">
          <w:t xml:space="preserve"> it, then saving the training </w:t>
        </w:r>
      </w:ins>
      <w:ins w:id="6509" w:author="Arthur Parmentier" w:date="2020-05-20T22:15:00Z">
        <w:r w:rsidRPr="007C437A">
          <w:t xml:space="preserve">data and adding another sign… or directly define a list </w:t>
        </w:r>
      </w:ins>
      <w:ins w:id="6510" w:author="Arthur Parmentier" w:date="2020-05-20T22:16:00Z">
        <w:r w:rsidRPr="007C437A">
          <w:t>of signs and recording all of them in the same session.</w:t>
        </w:r>
      </w:ins>
    </w:p>
    <w:p w:rsidR="00A83578" w:rsidRPr="007C437A" w:rsidRDefault="00A83578" w:rsidP="00D17256">
      <w:pPr>
        <w:rPr>
          <w:ins w:id="6511" w:author="Arthur Parmentier" w:date="2020-05-20T22:26:00Z"/>
        </w:rPr>
      </w:pPr>
      <w:ins w:id="6512" w:author="Arthur Parmentier" w:date="2020-05-20T22:23:00Z">
        <w:r w:rsidRPr="007C437A">
          <w:lastRenderedPageBreak/>
          <w:t xml:space="preserve">The </w:t>
        </w:r>
      </w:ins>
      <w:ins w:id="6513"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6514" w:author="Arthur Parmentier" w:date="2020-05-20T22:26:00Z"/>
        </w:rPr>
      </w:pPr>
      <w:ins w:id="6515" w:author="Arthur Parmentier" w:date="2020-05-20T22:26:00Z">
        <w:r w:rsidRPr="007C437A">
          <w:t>Initial preparation time</w:t>
        </w:r>
      </w:ins>
      <w:ins w:id="6516" w:author="Arthur Parmentier" w:date="2020-05-20T22:30:00Z">
        <w:r w:rsidRPr="007C437A">
          <w:t xml:space="preserve"> of </w:t>
        </w:r>
      </w:ins>
      <w:ins w:id="6517" w:author="Arthur Parmentier" w:date="2020-05-20T22:31:00Z">
        <w:r w:rsidRPr="007C437A">
          <w:rPr>
            <w:i/>
            <w:iCs/>
          </w:rPr>
          <w:t>I</w:t>
        </w:r>
      </w:ins>
      <w:ins w:id="6518" w:author="Arthur Parmentier" w:date="2020-05-20T22:30:00Z">
        <w:r w:rsidRPr="007C437A">
          <w:t xml:space="preserve"> seconds</w:t>
        </w:r>
      </w:ins>
    </w:p>
    <w:p w:rsidR="00A83578" w:rsidRPr="007C437A" w:rsidRDefault="00A83578" w:rsidP="00A83578">
      <w:pPr>
        <w:pStyle w:val="Paragraphedeliste"/>
        <w:numPr>
          <w:ilvl w:val="1"/>
          <w:numId w:val="11"/>
        </w:numPr>
        <w:rPr>
          <w:ins w:id="6519" w:author="Arthur Parmentier" w:date="2020-05-20T22:28:00Z"/>
        </w:rPr>
      </w:pPr>
      <w:ins w:id="6520" w:author="Arthur Parmentier" w:date="2020-05-20T22:27:00Z">
        <w:r w:rsidRPr="007C437A">
          <w:t xml:space="preserve">Each sign is recorded </w:t>
        </w:r>
        <w:r w:rsidRPr="007C437A">
          <w:rPr>
            <w:i/>
            <w:iCs/>
            <w:rPrChange w:id="6521" w:author="Arthur Parmentier" w:date="2020-06-07T15:27:00Z">
              <w:rPr/>
            </w:rPrChange>
          </w:rPr>
          <w:t>N</w:t>
        </w:r>
        <w:r w:rsidRPr="007C437A">
          <w:t xml:space="preserve"> </w:t>
        </w:r>
      </w:ins>
      <w:ins w:id="6522" w:author="Arthur Parmentier" w:date="2020-05-20T22:28:00Z">
        <w:r w:rsidRPr="007C437A">
          <w:t>times</w:t>
        </w:r>
      </w:ins>
      <w:ins w:id="6523" w:author="Arthur Parmentier" w:date="2020-05-20T22:29:00Z">
        <w:r w:rsidRPr="007C437A">
          <w:t>, in the following loop:</w:t>
        </w:r>
      </w:ins>
    </w:p>
    <w:p w:rsidR="00A83578" w:rsidRPr="007C437A" w:rsidRDefault="00A83578" w:rsidP="00A83578">
      <w:pPr>
        <w:pStyle w:val="Paragraphedeliste"/>
        <w:numPr>
          <w:ilvl w:val="2"/>
          <w:numId w:val="11"/>
        </w:numPr>
        <w:rPr>
          <w:ins w:id="6524" w:author="Arthur Parmentier" w:date="2020-05-20T22:28:00Z"/>
        </w:rPr>
      </w:pPr>
      <w:ins w:id="6525" w:author="Arthur Parmentier" w:date="2020-05-20T22:29:00Z">
        <w:r w:rsidRPr="007C437A">
          <w:t>The</w:t>
        </w:r>
      </w:ins>
      <w:ins w:id="6526" w:author="Arthur Parmentier" w:date="2020-05-20T22:28:00Z">
        <w:r w:rsidRPr="007C437A">
          <w:t xml:space="preserve"> recording is launch</w:t>
        </w:r>
      </w:ins>
      <w:ins w:id="6527" w:author="Arthur Parmentier" w:date="2020-05-20T22:32:00Z">
        <w:r w:rsidRPr="007C437A">
          <w:t>ed</w:t>
        </w:r>
      </w:ins>
      <w:ins w:id="6528" w:author="Arthur Parmentier" w:date="2020-05-20T22:28:00Z">
        <w:r w:rsidRPr="007C437A">
          <w:t xml:space="preserve"> for </w:t>
        </w:r>
      </w:ins>
      <w:ins w:id="6529" w:author="Arthur Parmentier" w:date="2020-05-20T22:29:00Z">
        <w:r w:rsidRPr="007C437A">
          <w:rPr>
            <w:i/>
            <w:iCs/>
            <w:rPrChange w:id="6530" w:author="Arthur Parmentier" w:date="2020-06-07T15:27:00Z">
              <w:rPr/>
            </w:rPrChange>
          </w:rPr>
          <w:t>R</w:t>
        </w:r>
      </w:ins>
      <w:ins w:id="6531" w:author="Arthur Parmentier" w:date="2020-05-20T22:28:00Z">
        <w:r w:rsidRPr="007C437A">
          <w:t xml:space="preserve"> seconds</w:t>
        </w:r>
      </w:ins>
    </w:p>
    <w:p w:rsidR="00A83578" w:rsidRPr="007C437A" w:rsidRDefault="0088440D" w:rsidP="00A83578">
      <w:pPr>
        <w:pStyle w:val="Paragraphedeliste"/>
        <w:numPr>
          <w:ilvl w:val="2"/>
          <w:numId w:val="11"/>
        </w:numPr>
        <w:rPr>
          <w:ins w:id="6532" w:author="Arthur Parmentier" w:date="2020-05-20T22:30:00Z"/>
        </w:rPr>
      </w:pPr>
      <w:ins w:id="6533" w:author="Arthur Parmentier" w:date="2020-05-21T09:49:00Z">
        <w:r w:rsidRPr="007C437A">
          <w:t>Break (preparation time for next recording) of</w:t>
        </w:r>
      </w:ins>
      <w:ins w:id="6534" w:author="Arthur Parmentier" w:date="2020-05-20T22:29:00Z">
        <w:r w:rsidR="00A83578" w:rsidRPr="007C437A">
          <w:t xml:space="preserve"> </w:t>
        </w:r>
        <w:r w:rsidR="00A83578" w:rsidRPr="007C437A">
          <w:rPr>
            <w:i/>
            <w:iCs/>
            <w:rPrChange w:id="6535" w:author="Arthur Parmentier" w:date="2020-06-07T15:27:00Z">
              <w:rPr/>
            </w:rPrChange>
          </w:rPr>
          <w:t>P</w:t>
        </w:r>
        <w:r w:rsidR="00A83578" w:rsidRPr="007C437A">
          <w:t xml:space="preserve"> seconds</w:t>
        </w:r>
      </w:ins>
    </w:p>
    <w:p w:rsidR="00A83578" w:rsidRPr="007C437A" w:rsidRDefault="00A83578" w:rsidP="00A83578">
      <w:pPr>
        <w:rPr>
          <w:ins w:id="6536" w:author="Arthur Parmentier" w:date="2020-05-20T22:43:00Z"/>
        </w:rPr>
      </w:pPr>
      <w:ins w:id="6537" w:author="Arthur Parmentier" w:date="2020-05-20T22:31:00Z">
        <w:r w:rsidRPr="007C437A">
          <w:t xml:space="preserve">The user can change the values of </w:t>
        </w:r>
      </w:ins>
      <w:ins w:id="6538" w:author="Arthur Parmentier" w:date="2020-05-20T22:32:00Z">
        <w:r w:rsidRPr="007C437A">
          <w:rPr>
            <w:i/>
            <w:iCs/>
          </w:rPr>
          <w:t>0&lt;</w:t>
        </w:r>
      </w:ins>
      <w:ins w:id="6539" w:author="Arthur Parmentier" w:date="2020-05-20T22:31:00Z">
        <w:r w:rsidRPr="007C437A">
          <w:rPr>
            <w:i/>
            <w:iCs/>
          </w:rPr>
          <w:t xml:space="preserve">I, </w:t>
        </w:r>
      </w:ins>
      <w:ins w:id="6540" w:author="Arthur Parmentier" w:date="2020-05-20T22:32:00Z">
        <w:r w:rsidRPr="007C437A">
          <w:rPr>
            <w:i/>
            <w:iCs/>
          </w:rPr>
          <w:t>0&lt;</w:t>
        </w:r>
      </w:ins>
      <w:ins w:id="6541" w:author="Arthur Parmentier" w:date="2020-05-20T22:31:00Z">
        <w:r w:rsidRPr="007C437A">
          <w:rPr>
            <w:i/>
            <w:iCs/>
          </w:rPr>
          <w:t xml:space="preserve">N, </w:t>
        </w:r>
      </w:ins>
      <w:ins w:id="6542" w:author="Arthur Parmentier" w:date="2020-05-20T22:32:00Z">
        <w:r w:rsidRPr="007C437A">
          <w:rPr>
            <w:i/>
            <w:iCs/>
          </w:rPr>
          <w:t>0&lt;</w:t>
        </w:r>
      </w:ins>
      <w:ins w:id="6543" w:author="Arthur Parmentier" w:date="2020-05-20T22:31:00Z">
        <w:r w:rsidRPr="007C437A">
          <w:rPr>
            <w:i/>
            <w:iCs/>
          </w:rPr>
          <w:t>R</w:t>
        </w:r>
      </w:ins>
      <w:ins w:id="6544" w:author="Arthur Parmentier" w:date="2020-05-20T22:32:00Z">
        <w:r w:rsidRPr="007C437A">
          <w:rPr>
            <w:i/>
            <w:iCs/>
          </w:rPr>
          <w:t>&lt;5</w:t>
        </w:r>
      </w:ins>
      <w:ins w:id="6545" w:author="Arthur Parmentier" w:date="2020-05-20T22:33:00Z">
        <w:r w:rsidR="005325E0" w:rsidRPr="007C437A">
          <w:rPr>
            <w:rStyle w:val="Appelnotedebasdep"/>
            <w:i/>
            <w:iCs/>
          </w:rPr>
          <w:footnoteReference w:id="45"/>
        </w:r>
      </w:ins>
      <w:ins w:id="6562" w:author="Arthur Parmentier" w:date="2020-05-20T22:31:00Z">
        <w:r w:rsidRPr="007C437A">
          <w:rPr>
            <w:i/>
            <w:iCs/>
          </w:rPr>
          <w:t xml:space="preserve"> </w:t>
        </w:r>
        <w:r w:rsidRPr="007C437A">
          <w:t xml:space="preserve">and </w:t>
        </w:r>
      </w:ins>
      <w:ins w:id="6563" w:author="Arthur Parmentier" w:date="2020-05-20T22:32:00Z">
        <w:r w:rsidRPr="007C437A">
          <w:t>0&lt;</w:t>
        </w:r>
      </w:ins>
      <w:ins w:id="6564" w:author="Arthur Parmentier" w:date="2020-05-20T22:31:00Z">
        <w:r w:rsidRPr="007C437A">
          <w:rPr>
            <w:i/>
            <w:iCs/>
          </w:rPr>
          <w:t>P</w:t>
        </w:r>
        <w:r w:rsidRPr="007C437A">
          <w:t xml:space="preserve"> according to his needs.</w:t>
        </w:r>
      </w:ins>
    </w:p>
    <w:p w:rsidR="00937092" w:rsidRPr="007C437A" w:rsidRDefault="004256FE">
      <w:pPr>
        <w:rPr>
          <w:ins w:id="6565" w:author="Arthur Parmentier" w:date="2020-05-21T09:56:00Z"/>
        </w:rPr>
      </w:pPr>
      <w:ins w:id="6566" w:author="Arthur Parmentier" w:date="2020-05-21T09:53:00Z">
        <w:r w:rsidRPr="007C437A">
          <w:t>Each record</w:t>
        </w:r>
      </w:ins>
      <w:ins w:id="6567" w:author="Arthur Parmentier" w:date="2020-05-22T09:23:00Z">
        <w:r w:rsidR="00A87845" w:rsidRPr="007C437A">
          <w:t>ing</w:t>
        </w:r>
      </w:ins>
      <w:ins w:id="6568" w:author="Arthur Parmentier" w:date="2020-05-21T09:53:00Z">
        <w:r w:rsidRPr="007C437A">
          <w:t xml:space="preserve"> </w:t>
        </w:r>
      </w:ins>
      <w:ins w:id="6569" w:author="Arthur Parmentier" w:date="2020-05-22T09:24:00Z">
        <w:r w:rsidR="00A728E6" w:rsidRPr="007C437A">
          <w:t>takes place in</w:t>
        </w:r>
      </w:ins>
      <w:ins w:id="6570" w:author="Arthur Parmentier" w:date="2020-05-21T09:54:00Z">
        <w:r w:rsidRPr="007C437A">
          <w:t xml:space="preserve"> a different buffer of the Multiple Buffer (MuBu) object</w:t>
        </w:r>
      </w:ins>
      <w:ins w:id="6571" w:author="Arthur Parmentier" w:date="2020-06-03T23:27:00Z">
        <w:r w:rsidR="001B372B" w:rsidRPr="007C437A">
          <w:t>s (one Mubu object per model</w:t>
        </w:r>
        <w:r w:rsidR="001B372B" w:rsidRPr="007C437A">
          <w:rPr>
            <w:rStyle w:val="Appelnotedebasdep"/>
          </w:rPr>
          <w:footnoteReference w:id="46"/>
        </w:r>
        <w:r w:rsidR="001B372B" w:rsidRPr="007C437A">
          <w:t>)</w:t>
        </w:r>
      </w:ins>
      <w:ins w:id="6580" w:author="Arthur Parmentier" w:date="2020-05-21T09:54:00Z">
        <w:r w:rsidRPr="007C437A">
          <w:t xml:space="preserve"> and </w:t>
        </w:r>
      </w:ins>
      <w:ins w:id="6581" w:author="Arthur Parmentier" w:date="2020-05-21T09:51:00Z">
        <w:r w:rsidRPr="007C437A">
          <w:t>ea</w:t>
        </w:r>
      </w:ins>
      <w:ins w:id="6582" w:author="Arthur Parmentier" w:date="2020-05-21T09:52:00Z">
        <w:r w:rsidRPr="007C437A">
          <w:t>ch active input data</w:t>
        </w:r>
      </w:ins>
      <w:ins w:id="6583" w:author="Arthur Parmentier" w:date="2020-05-21T09:51:00Z">
        <w:r w:rsidRPr="007C437A">
          <w:t xml:space="preserve"> </w:t>
        </w:r>
      </w:ins>
      <w:ins w:id="6584" w:author="Arthur Parmentier" w:date="2020-05-21T09:52:00Z">
        <w:r w:rsidRPr="007C437A">
          <w:t>is</w:t>
        </w:r>
      </w:ins>
      <w:ins w:id="6585" w:author="Arthur Parmentier" w:date="2020-05-21T09:51:00Z">
        <w:r w:rsidRPr="007C437A">
          <w:t xml:space="preserve"> saved into</w:t>
        </w:r>
      </w:ins>
      <w:ins w:id="6586" w:author="Arthur Parmentier" w:date="2020-05-21T09:52:00Z">
        <w:r w:rsidRPr="007C437A">
          <w:t xml:space="preserve"> a different </w:t>
        </w:r>
      </w:ins>
      <w:ins w:id="6587" w:author="Arthur Parmentier" w:date="2020-05-21T09:54:00Z">
        <w:r w:rsidRPr="007C437A">
          <w:t xml:space="preserve">track. The user can </w:t>
        </w:r>
      </w:ins>
      <w:ins w:id="6588" w:author="Arthur Parmentier" w:date="2020-05-21T09:55:00Z">
        <w:r w:rsidRPr="007C437A">
          <w:t>na</w:t>
        </w:r>
      </w:ins>
      <w:ins w:id="6589" w:author="Arthur Parmentier" w:date="2020-05-21T09:56:00Z">
        <w:r w:rsidRPr="007C437A">
          <w:t>vigate</w:t>
        </w:r>
      </w:ins>
      <w:ins w:id="6590" w:author="Arthur Parmentier" w:date="2020-05-21T09:55:00Z">
        <w:r w:rsidRPr="007C437A">
          <w:t xml:space="preserve"> the recorded data in each buffer and track using the Multiple Buffer Interface (Imubu object)</w:t>
        </w:r>
      </w:ins>
      <w:ins w:id="6591" w:author="Arthur Parmentier" w:date="2020-05-21T09:56:00Z">
        <w:r w:rsidRPr="007C437A">
          <w:t>.</w:t>
        </w:r>
      </w:ins>
    </w:p>
    <w:p w:rsidR="0051412E" w:rsidRPr="007C437A" w:rsidRDefault="00EA7F1C">
      <w:pPr>
        <w:keepNext/>
        <w:rPr>
          <w:ins w:id="6592" w:author="Arthur Parmentier" w:date="2020-06-03T23:37:00Z"/>
        </w:rPr>
        <w:pPrChange w:id="6593" w:author="Arthur Parmentier" w:date="2020-06-03T23:37:00Z">
          <w:pPr/>
        </w:pPrChange>
      </w:pPr>
      <w:ins w:id="6594" w:author="Arthur Parmentier" w:date="2020-06-03T23:36:00Z">
        <w:r w:rsidRPr="007C437A">
          <w:rPr>
            <w:noProof/>
            <w:rPrChange w:id="6595"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6596" w:author="Arthur Parmentier" w:date="2020-06-03T23:36:00Z"/>
          <w:rPrChange w:id="6597" w:author="Arthur Parmentier" w:date="2020-06-07T15:27:00Z">
            <w:rPr>
              <w:ins w:id="6598" w:author="Arthur Parmentier" w:date="2020-06-03T23:36:00Z"/>
            </w:rPr>
          </w:rPrChange>
        </w:rPr>
        <w:pPrChange w:id="6599" w:author="Arthur Parmentier" w:date="2020-06-03T23:37:00Z">
          <w:pPr/>
        </w:pPrChange>
      </w:pPr>
      <w:ins w:id="6600" w:author="Arthur Parmentier" w:date="2020-06-03T23:37:00Z">
        <w:r w:rsidRPr="007C437A">
          <w:rPr>
            <w:rPrChange w:id="6601" w:author="Arthur Parmentier" w:date="2020-06-07T15:27:00Z">
              <w:rPr/>
            </w:rPrChange>
          </w:rPr>
          <w:t xml:space="preserve">Figure </w:t>
        </w:r>
        <w:r w:rsidRPr="007C437A">
          <w:rPr>
            <w:rPrChange w:id="6602" w:author="Arthur Parmentier" w:date="2020-06-07T15:27:00Z">
              <w:rPr/>
            </w:rPrChange>
          </w:rPr>
          <w:fldChar w:fldCharType="begin"/>
        </w:r>
        <w:r w:rsidRPr="007C437A">
          <w:rPr>
            <w:rPrChange w:id="6603" w:author="Arthur Parmentier" w:date="2020-06-07T15:27:00Z">
              <w:rPr/>
            </w:rPrChange>
          </w:rPr>
          <w:instrText xml:space="preserve"> SEQ Figure \* ARABIC </w:instrText>
        </w:r>
      </w:ins>
      <w:r w:rsidRPr="007C437A">
        <w:rPr>
          <w:rPrChange w:id="6604" w:author="Arthur Parmentier" w:date="2020-06-07T15:27:00Z">
            <w:rPr/>
          </w:rPrChange>
        </w:rPr>
        <w:fldChar w:fldCharType="separate"/>
      </w:r>
      <w:ins w:id="6605" w:author="Arthur Parmentier" w:date="2020-06-05T21:05:00Z">
        <w:r w:rsidR="001C2AA6" w:rsidRPr="007C437A">
          <w:rPr>
            <w:rPrChange w:id="6606" w:author="Arthur Parmentier" w:date="2020-06-07T15:27:00Z">
              <w:rPr>
                <w:noProof/>
              </w:rPr>
            </w:rPrChange>
          </w:rPr>
          <w:t>8</w:t>
        </w:r>
      </w:ins>
      <w:ins w:id="6607" w:author="Arthur Parmentier" w:date="2020-06-03T23:37:00Z">
        <w:r w:rsidRPr="007C437A">
          <w:rPr>
            <w:rPrChange w:id="6608" w:author="Arthur Parmentier" w:date="2020-06-07T15:27:00Z">
              <w:rPr/>
            </w:rPrChange>
          </w:rPr>
          <w:fldChar w:fldCharType="end"/>
        </w:r>
        <w:r w:rsidRPr="007C437A">
          <w:rPr>
            <w:rPrChange w:id="6609" w:author="Arthur Parmentier" w:date="2020-06-07T15:27:00Z">
              <w:rPr/>
            </w:rPrChange>
          </w:rPr>
          <w:t xml:space="preserve"> Imubu controls and interface.</w:t>
        </w:r>
      </w:ins>
    </w:p>
    <w:p w:rsidR="00D17256" w:rsidRPr="007C437A" w:rsidRDefault="004256FE">
      <w:pPr>
        <w:rPr>
          <w:ins w:id="6610" w:author="Arthur Parmentier" w:date="2020-05-21T10:01:00Z"/>
        </w:rPr>
      </w:pPr>
      <w:ins w:id="6611" w:author="Arthur Parmentier" w:date="2020-05-21T09:57:00Z">
        <w:r w:rsidRPr="007C437A">
          <w:t>After the recording session, the data contained in a given track of a gi</w:t>
        </w:r>
      </w:ins>
      <w:ins w:id="6612" w:author="Arthur Parmentier" w:date="2020-05-21T09:58:00Z">
        <w:r w:rsidRPr="007C437A">
          <w:t xml:space="preserve">ven buffer corresponds to </w:t>
        </w:r>
      </w:ins>
      <w:ins w:id="6613" w:author="Arthur Parmentier" w:date="2020-05-20T21:54:00Z">
        <w:r w:rsidR="00D17256" w:rsidRPr="007C437A">
          <w:t xml:space="preserve">a </w:t>
        </w:r>
      </w:ins>
      <w:ins w:id="6614" w:author="Arthur Parmentier" w:date="2020-05-21T09:58:00Z">
        <w:r w:rsidRPr="007C437A">
          <w:t>(</w:t>
        </w:r>
      </w:ins>
      <w:ins w:id="6615" w:author="Arthur Parmentier" w:date="2020-05-20T21:54:00Z">
        <w:r w:rsidR="00D17256" w:rsidRPr="007C437A">
          <w:t>N</w:t>
        </w:r>
      </w:ins>
      <w:ins w:id="6616" w:author="Arthur Parmentier" w:date="2020-05-21T09:58:00Z">
        <w:r w:rsidRPr="007C437A">
          <w:t>+1)</w:t>
        </w:r>
      </w:ins>
      <w:ins w:id="6617" w:author="Arthur Parmentier" w:date="2020-05-21T10:13:00Z">
        <w:r w:rsidR="0008549C" w:rsidRPr="007C437A">
          <w:t xml:space="preserve"> </w:t>
        </w:r>
      </w:ins>
      <w:ins w:id="6618" w:author="Arthur Parmentier" w:date="2020-05-20T21:54:00Z">
        <w:r w:rsidR="00D17256" w:rsidRPr="007C437A">
          <w:t>x</w:t>
        </w:r>
      </w:ins>
      <w:ins w:id="6619" w:author="Arthur Parmentier" w:date="2020-05-21T10:13:00Z">
        <w:r w:rsidR="0008549C" w:rsidRPr="007C437A">
          <w:t xml:space="preserve"> </w:t>
        </w:r>
      </w:ins>
      <w:ins w:id="6620" w:author="Arthur Parmentier" w:date="2020-05-20T21:54:00Z">
        <w:r w:rsidR="00D17256" w:rsidRPr="007C437A">
          <w:t xml:space="preserve">L matrix with N being the number of dimensions of </w:t>
        </w:r>
      </w:ins>
      <w:ins w:id="6621" w:author="Arthur Parmentier" w:date="2020-05-21T09:58:00Z">
        <w:r w:rsidRPr="007C437A">
          <w:t>the corresponding</w:t>
        </w:r>
      </w:ins>
      <w:ins w:id="6622" w:author="Arthur Parmentier" w:date="2020-05-20T21:54:00Z">
        <w:r w:rsidR="00D17256" w:rsidRPr="007C437A">
          <w:t xml:space="preserve"> input and L being the number of steps in the recording sequence (sampling rate x duration of the sequence)</w:t>
        </w:r>
      </w:ins>
      <w:ins w:id="6623" w:author="Arthur Parmentier" w:date="2020-05-21T09:58:00Z">
        <w:r w:rsidRPr="007C437A">
          <w:t>. T</w:t>
        </w:r>
      </w:ins>
      <w:ins w:id="6624" w:author="Arthur Parmentier" w:date="2020-05-21T09:59:00Z">
        <w:r w:rsidRPr="007C437A">
          <w:t xml:space="preserve">he additional dimension corresponds to the time-tagging of the data. </w:t>
        </w:r>
      </w:ins>
      <w:ins w:id="6625"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6626" w:author="Arthur Parmentier" w:date="2020-05-21T10:02:00Z"/>
        </w:rPr>
      </w:pPr>
      <w:ins w:id="6627" w:author="Arthur Parmentier" w:date="2020-05-21T10:01:00Z">
        <w:r w:rsidRPr="007C437A">
          <w:t xml:space="preserve">When several inputs are recorded at the same time, each has its own </w:t>
        </w:r>
      </w:ins>
      <w:ins w:id="6628" w:author="Arthur Parmentier" w:date="2020-05-21T10:02:00Z">
        <w:r w:rsidRPr="007C437A">
          <w:t>output rate</w:t>
        </w:r>
      </w:ins>
      <w:ins w:id="6629" w:author="Arthur Parmentier" w:date="2020-05-21T10:03:00Z">
        <w:r w:rsidRPr="007C437A">
          <w:t xml:space="preserve">; </w:t>
        </w:r>
      </w:ins>
      <w:ins w:id="6630"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6631" w:author="Arthur Parmentier" w:date="2020-05-21T10:11:00Z"/>
        </w:rPr>
      </w:pPr>
      <w:ins w:id="6632" w:author="Arthur Parmentier" w:date="2020-05-21T10:02:00Z">
        <w:r w:rsidRPr="007C437A">
          <w:lastRenderedPageBreak/>
          <w:t>Individual inputs can have varying output rates over time, for instance Pose</w:t>
        </w:r>
      </w:ins>
      <w:ins w:id="6633" w:author="Arthur Parmentier" w:date="2020-06-03T23:37:00Z">
        <w:r w:rsidR="0051412E" w:rsidRPr="007C437A">
          <w:t>N</w:t>
        </w:r>
      </w:ins>
      <w:ins w:id="6634" w:author="Arthur Parmentier" w:date="2020-05-21T10:02:00Z">
        <w:r w:rsidRPr="007C437A">
          <w:t>et</w:t>
        </w:r>
      </w:ins>
      <w:ins w:id="6635" w:author="Arthur Parmentier" w:date="2020-06-03T23:37:00Z">
        <w:r w:rsidR="0051412E" w:rsidRPr="007C437A">
          <w:t xml:space="preserve"> and HandPose that run on GPU</w:t>
        </w:r>
      </w:ins>
      <w:ins w:id="6636" w:author="Arthur Parmentier" w:date="2020-05-21T10:08:00Z">
        <w:r w:rsidRPr="007C437A">
          <w:t>. Although we will see that the Dynamic Time Warping classification does “warp” the seq</w:t>
        </w:r>
      </w:ins>
      <w:ins w:id="6637" w:author="Arthur Parmentier" w:date="2020-05-21T10:09:00Z">
        <w:r w:rsidRPr="007C437A">
          <w:t xml:space="preserve">uence in time and is therefore not sensitive to </w:t>
        </w:r>
        <w:r w:rsidR="00D9796F" w:rsidRPr="007C437A">
          <w:t xml:space="preserve">small variations of data rate, it </w:t>
        </w:r>
      </w:ins>
      <w:ins w:id="6638" w:author="Arthur Parmentier" w:date="2020-05-21T10:10:00Z">
        <w:r w:rsidR="00D9796F" w:rsidRPr="007C437A">
          <w:t xml:space="preserve">is safe to assume that keeping the data timing in place </w:t>
        </w:r>
      </w:ins>
      <w:ins w:id="6639" w:author="Arthur Parmentier" w:date="2020-05-21T10:11:00Z">
        <w:r w:rsidR="00D9796F" w:rsidRPr="007C437A">
          <w:t>always would better represent the original movements of the soundpainter</w:t>
        </w:r>
      </w:ins>
    </w:p>
    <w:p w:rsidR="00B92220" w:rsidRPr="007C437A" w:rsidRDefault="00995831" w:rsidP="00B92220">
      <w:pPr>
        <w:rPr>
          <w:ins w:id="6640" w:author="Arthur Parmentier" w:date="2020-05-21T14:39:00Z"/>
        </w:rPr>
      </w:pPr>
      <w:ins w:id="6641" w:author="Arthur Parmentier" w:date="2020-05-21T10:16:00Z">
        <w:r w:rsidRPr="007C437A">
          <w:t>Wrapping up, i</w:t>
        </w:r>
      </w:ins>
      <w:ins w:id="6642" w:author="Arthur Parmentier" w:date="2020-05-21T10:15:00Z">
        <w:r w:rsidRPr="007C437A">
          <w:t xml:space="preserve">nside the MuBu object, </w:t>
        </w:r>
      </w:ins>
      <w:ins w:id="6643" w:author="Arthur Parmentier" w:date="2020-05-21T10:16:00Z">
        <w:r w:rsidRPr="007C437A">
          <w:t>a sign is represented by</w:t>
        </w:r>
      </w:ins>
      <w:ins w:id="6644" w:author="Arthur Parmentier" w:date="2020-05-21T14:37:00Z">
        <w:r w:rsidR="00B92220" w:rsidRPr="007C437A">
          <w:t xml:space="preserve"> labeled</w:t>
        </w:r>
      </w:ins>
      <w:ins w:id="6645" w:author="Arthur Parmentier" w:date="2020-05-21T14:34:00Z">
        <w:r w:rsidR="00B92220" w:rsidRPr="007C437A">
          <w:t xml:space="preserve"> multi-dimensional buffers</w:t>
        </w:r>
      </w:ins>
      <w:ins w:id="6646" w:author="Arthur Parmentier" w:date="2020-05-21T14:38:00Z">
        <w:r w:rsidR="00B92220" w:rsidRPr="007C437A">
          <w:t xml:space="preserve"> that contain the motion tracking data corresponding to each </w:t>
        </w:r>
      </w:ins>
      <w:ins w:id="6647" w:author="Arthur Parmentier" w:date="2020-05-21T14:39:00Z">
        <w:r w:rsidR="00B92220" w:rsidRPr="007C437A">
          <w:t>recorded example of the sign.</w:t>
        </w:r>
      </w:ins>
    </w:p>
    <w:p w:rsidR="00B92220" w:rsidRPr="007C437A" w:rsidRDefault="00B92220">
      <w:pPr>
        <w:rPr>
          <w:ins w:id="6648" w:author="Arthur Parmentier" w:date="2020-05-22T09:05:00Z"/>
        </w:rPr>
      </w:pPr>
      <w:ins w:id="6649" w:author="Arthur Parmentier" w:date="2020-05-21T14:39:00Z">
        <w:r w:rsidRPr="007C437A">
          <w:t xml:space="preserve">Once the data has been recorded, the user is able to save the </w:t>
        </w:r>
      </w:ins>
      <w:ins w:id="6650" w:author="Arthur Parmentier" w:date="2020-05-21T14:40:00Z">
        <w:r w:rsidRPr="007C437A">
          <w:t>recorded buffers to files in the ./data folder</w:t>
        </w:r>
      </w:ins>
      <w:ins w:id="6651" w:author="Arthur Parmentier" w:date="2020-05-22T09:24:00Z">
        <w:r w:rsidR="00AE73D8" w:rsidRPr="007C437A">
          <w:t xml:space="preserve">, by using the dedicated button </w:t>
        </w:r>
      </w:ins>
      <w:ins w:id="6652" w:author="Arthur Parmentier" w:date="2020-06-03T23:38:00Z">
        <w:r w:rsidR="0051412E" w:rsidRPr="007C437A">
          <w:t>“Save buffers to file”</w:t>
        </w:r>
      </w:ins>
      <w:ins w:id="6653" w:author="Arthur Parmentier" w:date="2020-05-22T09:24:00Z">
        <w:r w:rsidR="00AE73D8" w:rsidRPr="007C437A">
          <w:t>.</w:t>
        </w:r>
      </w:ins>
    </w:p>
    <w:p w:rsidR="0051412E" w:rsidRPr="007C437A" w:rsidRDefault="0051412E">
      <w:pPr>
        <w:pStyle w:val="Titre4"/>
        <w:rPr>
          <w:ins w:id="6654" w:author="Arthur Parmentier" w:date="2020-06-03T23:38:00Z"/>
          <w:rPrChange w:id="6655" w:author="Arthur Parmentier" w:date="2020-06-07T15:27:00Z">
            <w:rPr>
              <w:ins w:id="6656" w:author="Arthur Parmentier" w:date="2020-06-03T23:38:00Z"/>
            </w:rPr>
          </w:rPrChange>
        </w:rPr>
        <w:pPrChange w:id="6657" w:author="Arthur Parmentier" w:date="2020-06-03T23:38:00Z">
          <w:pPr/>
        </w:pPrChange>
      </w:pPr>
      <w:ins w:id="6658" w:author="Arthur Parmentier" w:date="2020-06-03T23:39:00Z">
        <w:r w:rsidRPr="007C437A">
          <w:rPr>
            <w:rPrChange w:id="6659" w:author="Arthur Parmentier" w:date="2020-06-07T15:27:00Z">
              <w:rPr/>
            </w:rPrChange>
          </w:rPr>
          <w:t>Saving recordings to file: building a dictionary</w:t>
        </w:r>
      </w:ins>
    </w:p>
    <w:p w:rsidR="00023308" w:rsidRPr="007C437A" w:rsidRDefault="00023308" w:rsidP="00023308">
      <w:pPr>
        <w:rPr>
          <w:ins w:id="6660" w:author="Arthur Parmentier" w:date="2020-05-22T08:10:00Z"/>
        </w:rPr>
      </w:pPr>
      <w:ins w:id="6661" w:author="Arthur Parmentier" w:date="2020-05-22T08:10:00Z">
        <w:r w:rsidRPr="007C437A">
          <w:t>What would be ideal would be to store the data in the following fashion:</w:t>
        </w:r>
      </w:ins>
    </w:p>
    <w:p w:rsidR="00023308" w:rsidRPr="007C437A" w:rsidRDefault="00023308" w:rsidP="00023308">
      <w:pPr>
        <w:rPr>
          <w:ins w:id="6662" w:author="Arthur Parmentier" w:date="2020-05-22T08:27:00Z"/>
        </w:rPr>
      </w:pPr>
      <w:ins w:id="6663" w:author="Arthur Parmentier" w:date="2020-05-22T08:10:00Z">
        <w:r w:rsidRPr="007C437A">
          <w:t>./data</w:t>
        </w:r>
        <w:r w:rsidRPr="007C437A">
          <w:br/>
        </w:r>
        <w:r w:rsidRPr="007C437A">
          <w:tab/>
          <w:t>/track_name (corresponds to the input name)</w:t>
        </w:r>
        <w:r w:rsidRPr="007C437A">
          <w:br/>
        </w:r>
        <w:r w:rsidRPr="007C437A">
          <w:tab/>
        </w:r>
        <w:r w:rsidRPr="007C437A">
          <w:tab/>
          <w:t>/</w:t>
        </w:r>
      </w:ins>
      <w:ins w:id="6664" w:author="Arthur Parmentier" w:date="2020-05-22T08:11:00Z">
        <w:r w:rsidRPr="007C437A">
          <w:t>sign_label</w:t>
        </w:r>
      </w:ins>
      <w:ins w:id="6665" w:author="Arthur Parmentier" w:date="2020-05-22T08:10:00Z">
        <w:r w:rsidRPr="007C437A">
          <w:t xml:space="preserve"> + unique_id (.mubu or .txt)</w:t>
        </w:r>
      </w:ins>
    </w:p>
    <w:p w:rsidR="003943E3" w:rsidRPr="007C437A" w:rsidRDefault="003943E3" w:rsidP="00023308">
      <w:pPr>
        <w:rPr>
          <w:ins w:id="6666" w:author="Arthur Parmentier" w:date="2020-05-22T08:10:00Z"/>
        </w:rPr>
      </w:pPr>
      <w:ins w:id="6667" w:author="Arthur Parmentier" w:date="2020-05-22T08:27:00Z">
        <w:r w:rsidRPr="007C437A">
          <w:t>The motivation for using this file and folder structure is that it best represents the data structure of the MuBu object itself</w:t>
        </w:r>
      </w:ins>
      <w:ins w:id="6668" w:author="Arthur Parmentier" w:date="2020-05-22T08:28:00Z">
        <w:r w:rsidRPr="007C437A">
          <w:t xml:space="preserve"> and </w:t>
        </w:r>
      </w:ins>
      <w:ins w:id="6669" w:author="Arthur Parmentier" w:date="2020-05-22T08:29:00Z">
        <w:r w:rsidRPr="007C437A">
          <w:t xml:space="preserve">allows the user to clearly identify what the file corresponds to without looking at its metadata. The user would then be allowed to mix data from </w:t>
        </w:r>
      </w:ins>
      <w:ins w:id="6670" w:author="Arthur Parmentier" w:date="2020-05-22T08:30:00Z">
        <w:r w:rsidRPr="007C437A">
          <w:t xml:space="preserve">recording sessions that are inhomogeneous, i.e. with a different number of </w:t>
        </w:r>
        <w:r w:rsidR="00CA7DF5" w:rsidRPr="007C437A">
          <w:t>recorded inputs</w:t>
        </w:r>
      </w:ins>
      <w:ins w:id="6671"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6672" w:author="Arthur Parmentier" w:date="2020-05-22T08:21:00Z"/>
        </w:rPr>
      </w:pPr>
      <w:ins w:id="6673" w:author="Arthur Parmentier" w:date="2020-05-22T08:11:00Z">
        <w:r w:rsidRPr="007C437A">
          <w:t xml:space="preserve">However, the MuBu object write and read mechanisms suffers </w:t>
        </w:r>
      </w:ins>
      <w:ins w:id="6674" w:author="Arthur Parmentier" w:date="2020-05-22T08:13:00Z">
        <w:r w:rsidRPr="007C437A">
          <w:t>from bugs</w:t>
        </w:r>
        <w:r w:rsidRPr="007C437A">
          <w:rPr>
            <w:rStyle w:val="Appelnotedebasdep"/>
          </w:rPr>
          <w:footnoteReference w:id="47"/>
        </w:r>
      </w:ins>
      <w:ins w:id="6676" w:author="Arthur Parmentier" w:date="2020-05-22T08:21:00Z">
        <w:r w:rsidR="008A6401" w:rsidRPr="007C437A">
          <w:t xml:space="preserve"> that should be fixed by the </w:t>
        </w:r>
      </w:ins>
      <w:ins w:id="6677" w:author="Arthur Parmentier" w:date="2020-05-22T08:22:00Z">
        <w:r w:rsidR="008A6401" w:rsidRPr="007C437A">
          <w:t>developers</w:t>
        </w:r>
      </w:ins>
      <w:ins w:id="6678" w:author="Arthur Parmentier" w:date="2020-05-22T08:21:00Z">
        <w:r w:rsidR="008A6401" w:rsidRPr="007C437A">
          <w:t xml:space="preserve"> in the </w:t>
        </w:r>
      </w:ins>
      <w:ins w:id="6679" w:author="Arthur Parmentier" w:date="2020-05-22T08:22:00Z">
        <w:r w:rsidR="008A6401" w:rsidRPr="007C437A">
          <w:t>near future (as of May 2020)</w:t>
        </w:r>
      </w:ins>
      <w:ins w:id="6680" w:author="Arthur Parmentier" w:date="2020-05-22T08:12:00Z">
        <w:r w:rsidRPr="007C437A">
          <w:t xml:space="preserve"> </w:t>
        </w:r>
      </w:ins>
      <w:ins w:id="6681" w:author="Arthur Parmentier" w:date="2020-05-22T08:13:00Z">
        <w:r w:rsidRPr="007C437A">
          <w:t>and I had to implement a workaround before it gets fixed</w:t>
        </w:r>
      </w:ins>
      <w:ins w:id="6682" w:author="Arthur Parmentier" w:date="2020-05-22T08:20:00Z">
        <w:r w:rsidR="008A6401" w:rsidRPr="007C437A">
          <w:t xml:space="preserve">, by saving </w:t>
        </w:r>
      </w:ins>
      <w:ins w:id="6683" w:author="Arthur Parmentier" w:date="2020-05-22T08:21:00Z">
        <w:r w:rsidR="008A6401" w:rsidRPr="007C437A">
          <w:t>each</w:t>
        </w:r>
      </w:ins>
      <w:ins w:id="6684" w:author="Arthur Parmentier" w:date="2020-05-22T08:20:00Z">
        <w:r w:rsidR="008A6401" w:rsidRPr="007C437A">
          <w:t xml:space="preserve"> buffer with all </w:t>
        </w:r>
      </w:ins>
      <w:ins w:id="6685" w:author="Arthur Parmentier" w:date="2020-05-22T08:21:00Z">
        <w:r w:rsidR="008A6401" w:rsidRPr="007C437A">
          <w:t>its</w:t>
        </w:r>
      </w:ins>
      <w:ins w:id="6686" w:author="Arthur Parmentier" w:date="2020-05-22T08:20:00Z">
        <w:r w:rsidR="008A6401" w:rsidRPr="007C437A">
          <w:t xml:space="preserve"> tracks in</w:t>
        </w:r>
      </w:ins>
      <w:ins w:id="6687" w:author="Arthur Parmentier" w:date="2020-05-22T08:21:00Z">
        <w:r w:rsidR="008A6401" w:rsidRPr="007C437A">
          <w:t xml:space="preserve"> a single file:</w:t>
        </w:r>
      </w:ins>
    </w:p>
    <w:p w:rsidR="008A6401" w:rsidRPr="007C437A" w:rsidRDefault="008A6401" w:rsidP="008A6401">
      <w:pPr>
        <w:rPr>
          <w:ins w:id="6688" w:author="Arthur Parmentier" w:date="2020-05-22T08:21:00Z"/>
        </w:rPr>
      </w:pPr>
      <w:ins w:id="6689" w:author="Arthur Parmentier" w:date="2020-05-22T08:21:00Z">
        <w:r w:rsidRPr="007C437A">
          <w:t>./data</w:t>
        </w:r>
        <w:r w:rsidRPr="007C437A">
          <w:br/>
        </w:r>
        <w:r w:rsidRPr="007C437A">
          <w:tab/>
          <w:t>/configuration_#track_name_1_#track_name_2…</w:t>
        </w:r>
        <w:r w:rsidRPr="007C437A">
          <w:br/>
        </w:r>
        <w:r w:rsidRPr="007C437A">
          <w:tab/>
        </w:r>
        <w:r w:rsidRPr="007C437A">
          <w:tab/>
          <w:t>/buffer_name + unique_id (.mubu, .txt)</w:t>
        </w:r>
      </w:ins>
    </w:p>
    <w:p w:rsidR="008A6401" w:rsidRPr="007C437A" w:rsidRDefault="008A6401">
      <w:pPr>
        <w:rPr>
          <w:ins w:id="6690" w:author="Arthur Parmentier" w:date="2020-06-03T23:40:00Z"/>
        </w:rPr>
      </w:pPr>
      <w:ins w:id="6691" w:author="Arthur Parmentier" w:date="2020-05-22T08:22:00Z">
        <w:r w:rsidRPr="007C437A">
          <w:t>This way, the buffer names are saved correctly</w:t>
        </w:r>
      </w:ins>
      <w:ins w:id="6692" w:author="Arthur Parmentier" w:date="2020-05-22T08:31:00Z">
        <w:r w:rsidR="00DD65AA" w:rsidRPr="007C437A">
          <w:t>, but the user is no longer able to mix data</w:t>
        </w:r>
      </w:ins>
      <w:ins w:id="6693" w:author="Arthur Parmentier" w:date="2020-05-22T08:32:00Z">
        <w:r w:rsidR="00DD65AA" w:rsidRPr="007C437A">
          <w:t xml:space="preserve"> from different sets of inputs.</w:t>
        </w:r>
      </w:ins>
    </w:p>
    <w:p w:rsidR="00F05472" w:rsidRPr="007C437A" w:rsidRDefault="00F05472">
      <w:pPr>
        <w:pStyle w:val="Titre4"/>
        <w:rPr>
          <w:ins w:id="6694" w:author="Arthur Parmentier" w:date="2020-05-22T08:23:00Z"/>
          <w:rPrChange w:id="6695" w:author="Arthur Parmentier" w:date="2020-06-07T15:27:00Z">
            <w:rPr>
              <w:ins w:id="6696" w:author="Arthur Parmentier" w:date="2020-05-22T08:23:00Z"/>
            </w:rPr>
          </w:rPrChange>
        </w:rPr>
        <w:pPrChange w:id="6697" w:author="Arthur Parmentier" w:date="2020-06-03T23:40:00Z">
          <w:pPr/>
        </w:pPrChange>
      </w:pPr>
      <w:ins w:id="6698" w:author="Arthur Parmentier" w:date="2020-06-03T23:40:00Z">
        <w:r w:rsidRPr="007C437A">
          <w:rPr>
            <w:rPrChange w:id="6699" w:author="Arthur Parmentier" w:date="2020-06-07T15:27:00Z">
              <w:rPr/>
            </w:rPrChange>
          </w:rPr>
          <w:t>Loading pre-recorded signs</w:t>
        </w:r>
      </w:ins>
    </w:p>
    <w:p w:rsidR="008A6401" w:rsidRPr="007C437A" w:rsidRDefault="008A6401">
      <w:pPr>
        <w:rPr>
          <w:ins w:id="6700" w:author="Arthur Parmentier" w:date="2020-06-03T23:42:00Z"/>
        </w:rPr>
      </w:pPr>
      <w:ins w:id="6701" w:author="Arthur Parmentier" w:date="2020-05-22T08:24:00Z">
        <w:r w:rsidRPr="007C437A">
          <w:t xml:space="preserve">Loading </w:t>
        </w:r>
      </w:ins>
      <w:ins w:id="6702" w:author="Arthur Parmentier" w:date="2020-05-22T09:14:00Z">
        <w:r w:rsidR="00A87845" w:rsidRPr="007C437A">
          <w:t xml:space="preserve">buffer data from files </w:t>
        </w:r>
      </w:ins>
      <w:ins w:id="6703" w:author="Arthur Parmentier" w:date="2020-05-22T08:24:00Z">
        <w:r w:rsidRPr="007C437A">
          <w:t>is much simpler and can be achieved</w:t>
        </w:r>
      </w:ins>
      <w:ins w:id="6704" w:author="Arthur Parmentier" w:date="2020-05-22T09:25:00Z">
        <w:r w:rsidR="00C83F83" w:rsidRPr="007C437A">
          <w:t xml:space="preserve"> in 2.3.</w:t>
        </w:r>
      </w:ins>
      <w:ins w:id="6705" w:author="Arthur Parmentier" w:date="2020-05-22T08:24:00Z">
        <w:r w:rsidRPr="007C437A">
          <w:t xml:space="preserve"> by a simple drag and drop of one or several data files </w:t>
        </w:r>
      </w:ins>
      <w:ins w:id="6706" w:author="Arthur Parmentier" w:date="2020-05-22T08:25:00Z">
        <w:r w:rsidRPr="007C437A">
          <w:t xml:space="preserve">in the dedicated zone </w:t>
        </w:r>
      </w:ins>
      <w:ins w:id="6707" w:author="Arthur Parmentier" w:date="2020-06-03T23:40:00Z">
        <w:r w:rsidR="00F05472" w:rsidRPr="007C437A">
          <w:t xml:space="preserve">(see </w:t>
        </w:r>
        <w:r w:rsidR="00F05472" w:rsidRPr="007C437A">
          <w:rPr>
            <w:rPrChange w:id="6708" w:author="Arthur Parmentier" w:date="2020-06-07T15:27:00Z">
              <w:rPr/>
            </w:rPrChange>
          </w:rPr>
          <w:fldChar w:fldCharType="begin"/>
        </w:r>
        <w:r w:rsidR="00F05472" w:rsidRPr="007C437A">
          <w:instrText xml:space="preserve"> REF _Ref41031792 \h </w:instrText>
        </w:r>
      </w:ins>
      <w:r w:rsidR="00F05472" w:rsidRPr="007C437A">
        <w:rPr>
          <w:rPrChange w:id="6709" w:author="Arthur Parmentier" w:date="2020-06-07T15:27:00Z">
            <w:rPr/>
          </w:rPrChange>
        </w:rPr>
      </w:r>
      <w:r w:rsidR="00F05472" w:rsidRPr="007C437A">
        <w:rPr>
          <w:rPrChange w:id="6710" w:author="Arthur Parmentier" w:date="2020-06-07T15:27:00Z">
            <w:rPr/>
          </w:rPrChange>
        </w:rPr>
        <w:fldChar w:fldCharType="separate"/>
      </w:r>
      <w:ins w:id="6711" w:author="Arthur Parmentier" w:date="2020-06-03T23:40:00Z">
        <w:r w:rsidR="00F05472" w:rsidRPr="007C437A">
          <w:t xml:space="preserve">Figure </w:t>
        </w:r>
        <w:r w:rsidR="00F05472" w:rsidRPr="007C437A">
          <w:rPr>
            <w:rPrChange w:id="6712" w:author="Arthur Parmentier" w:date="2020-06-07T15:27:00Z">
              <w:rPr>
                <w:noProof/>
              </w:rPr>
            </w:rPrChange>
          </w:rPr>
          <w:t>6</w:t>
        </w:r>
        <w:r w:rsidR="00F05472" w:rsidRPr="007C437A">
          <w:rPr>
            <w:rPrChange w:id="6713" w:author="Arthur Parmentier" w:date="2020-06-07T15:27:00Z">
              <w:rPr/>
            </w:rPrChange>
          </w:rPr>
          <w:fldChar w:fldCharType="end"/>
        </w:r>
        <w:r w:rsidR="00F05472" w:rsidRPr="007C437A">
          <w:t>)</w:t>
        </w:r>
      </w:ins>
      <w:ins w:id="6714" w:author="Arthur Parmentier" w:date="2020-05-22T08:25:00Z">
        <w:r w:rsidRPr="007C437A">
          <w:t>.</w:t>
        </w:r>
      </w:ins>
    </w:p>
    <w:p w:rsidR="00F05472" w:rsidRPr="007C437A" w:rsidRDefault="00F05472">
      <w:pPr>
        <w:pStyle w:val="Titre4"/>
        <w:rPr>
          <w:ins w:id="6715" w:author="Arthur Parmentier" w:date="2020-05-22T09:04:00Z"/>
          <w:rPrChange w:id="6716" w:author="Arthur Parmentier" w:date="2020-06-07T15:27:00Z">
            <w:rPr>
              <w:ins w:id="6717" w:author="Arthur Parmentier" w:date="2020-05-22T09:04:00Z"/>
            </w:rPr>
          </w:rPrChange>
        </w:rPr>
        <w:pPrChange w:id="6718" w:author="Arthur Parmentier" w:date="2020-06-03T23:42:00Z">
          <w:pPr/>
        </w:pPrChange>
      </w:pPr>
      <w:ins w:id="6719" w:author="Arthur Parmentier" w:date="2020-06-03T23:42:00Z">
        <w:r w:rsidRPr="007C437A">
          <w:rPr>
            <w:rPrChange w:id="6720" w:author="Arthur Parmentier" w:date="2020-06-07T15:27:00Z">
              <w:rPr/>
            </w:rPrChange>
          </w:rPr>
          <w:t>Summary</w:t>
        </w:r>
      </w:ins>
    </w:p>
    <w:p w:rsidR="00A87845" w:rsidRPr="007C437A" w:rsidRDefault="00A87845">
      <w:pPr>
        <w:rPr>
          <w:ins w:id="6721" w:author="Arthur Parmentier" w:date="2020-05-22T09:16:00Z"/>
        </w:rPr>
      </w:pPr>
      <w:ins w:id="6722" w:author="Arthur Parmentier" w:date="2020-05-22T09:15:00Z">
        <w:r w:rsidRPr="007C437A">
          <w:t>Wrapping up, the user flow of the sign &amp; dictionary management layer is the fol</w:t>
        </w:r>
      </w:ins>
      <w:ins w:id="6723" w:author="Arthur Parmentier" w:date="2020-05-22T09:16:00Z">
        <w:r w:rsidRPr="007C437A">
          <w:t>lowing:</w:t>
        </w:r>
      </w:ins>
    </w:p>
    <w:p w:rsidR="00A87845" w:rsidRPr="007C437A" w:rsidRDefault="00A87845" w:rsidP="00A87845">
      <w:pPr>
        <w:pStyle w:val="Paragraphedeliste"/>
        <w:numPr>
          <w:ilvl w:val="0"/>
          <w:numId w:val="38"/>
        </w:numPr>
        <w:rPr>
          <w:ins w:id="6724" w:author="Arthur Parmentier" w:date="2020-05-22T09:25:00Z"/>
        </w:rPr>
      </w:pPr>
      <w:ins w:id="6725" w:author="Arthur Parmentier" w:date="2020-05-22T09:16:00Z">
        <w:r w:rsidRPr="007C437A">
          <w:lastRenderedPageBreak/>
          <w:t xml:space="preserve">If the user wants to record new signs, i.e. either record examples of a </w:t>
        </w:r>
      </w:ins>
      <w:ins w:id="6726" w:author="Arthur Parmentier" w:date="2020-05-22T09:17:00Z">
        <w:r w:rsidRPr="007C437A">
          <w:t>sign that was not recorded and saved previously or record more examples of a sign that was already saved into files, he</w:t>
        </w:r>
      </w:ins>
      <w:ins w:id="6727" w:author="Arthur Parmentier" w:date="2020-05-22T09:18:00Z">
        <w:r w:rsidRPr="007C437A">
          <w:t xml:space="preserve"> must first define which signs he wants to record  and then launch the recording session</w:t>
        </w:r>
      </w:ins>
      <w:ins w:id="6728" w:author="Arthur Parmentier" w:date="2020-06-03T23:41:00Z">
        <w:r w:rsidR="00F05472" w:rsidRPr="007C437A">
          <w:t>.</w:t>
        </w:r>
      </w:ins>
      <w:ins w:id="6729" w:author="Arthur Parmentier" w:date="2020-05-22T09:18:00Z">
        <w:r w:rsidRPr="007C437A">
          <w:br/>
          <w:t>Once the si</w:t>
        </w:r>
      </w:ins>
      <w:ins w:id="6730" w:author="Arthur Parmentier" w:date="2020-05-22T09:19:00Z">
        <w:r w:rsidRPr="007C437A">
          <w:t xml:space="preserve">gns are recorded in the buffer, he </w:t>
        </w:r>
      </w:ins>
      <w:ins w:id="6731" w:author="Arthur Parmentier" w:date="2020-06-03T23:41:00Z">
        <w:r w:rsidR="00F05472" w:rsidRPr="007C437A">
          <w:t xml:space="preserve">can </w:t>
        </w:r>
      </w:ins>
      <w:ins w:id="6732" w:author="Arthur Parmentier" w:date="2020-05-22T09:19:00Z">
        <w:r w:rsidRPr="007C437A">
          <w:t>save them</w:t>
        </w:r>
      </w:ins>
      <w:ins w:id="6733" w:author="Arthur Parmentier" w:date="2020-06-03T23:41:00Z">
        <w:r w:rsidR="00F05472" w:rsidRPr="007C437A">
          <w:t xml:space="preserve"> to files</w:t>
        </w:r>
      </w:ins>
      <w:ins w:id="6734" w:author="Arthur Parmentier" w:date="2020-05-22T09:19:00Z">
        <w:r w:rsidRPr="007C437A">
          <w:t xml:space="preserve"> by hitting the </w:t>
        </w:r>
      </w:ins>
      <w:ins w:id="6735" w:author="Arthur Parmentier" w:date="2020-06-03T23:41:00Z">
        <w:r w:rsidR="00F05472" w:rsidRPr="007C437A">
          <w:t>corresponding</w:t>
        </w:r>
      </w:ins>
      <w:ins w:id="6736" w:author="Arthur Parmentier" w:date="2020-05-22T09:19:00Z">
        <w:r w:rsidRPr="007C437A">
          <w:t xml:space="preserve"> button if he is satisfied by the recordings.</w:t>
        </w:r>
        <w:r w:rsidRPr="007C437A">
          <w:br/>
        </w:r>
      </w:ins>
      <w:ins w:id="6737" w:author="Arthur Parmentier" w:date="2020-05-22T09:20:00Z">
        <w:r w:rsidRPr="007C437A">
          <w:t xml:space="preserve">If the user adds new signs </w:t>
        </w:r>
      </w:ins>
      <w:ins w:id="6738" w:author="Arthur Parmentier" w:date="2020-06-03T23:42:00Z">
        <w:r w:rsidR="00F05472" w:rsidRPr="007C437A">
          <w:t xml:space="preserve">again </w:t>
        </w:r>
      </w:ins>
      <w:ins w:id="6739" w:author="Arthur Parmentier" w:date="2020-05-22T09:20:00Z">
        <w:r w:rsidRPr="007C437A">
          <w:t xml:space="preserve">without saving the buffers </w:t>
        </w:r>
      </w:ins>
      <w:ins w:id="6740" w:author="Arthur Parmentier" w:date="2020-06-03T23:42:00Z">
        <w:r w:rsidR="00F05472" w:rsidRPr="007C437A">
          <w:t>first</w:t>
        </w:r>
      </w:ins>
      <w:ins w:id="6741" w:author="Arthur Parmentier" w:date="2020-05-22T09:20:00Z">
        <w:r w:rsidRPr="007C437A">
          <w:t>, the data that was contained in the Mu</w:t>
        </w:r>
      </w:ins>
      <w:ins w:id="6742" w:author="Arthur Parmentier" w:date="2020-05-22T09:21:00Z">
        <w:r w:rsidRPr="007C437A">
          <w:t>Bu object is lost.</w:t>
        </w:r>
      </w:ins>
    </w:p>
    <w:p w:rsidR="006D0BF0" w:rsidRPr="007C437A" w:rsidRDefault="006D0BF0">
      <w:pPr>
        <w:pStyle w:val="Paragraphedeliste"/>
        <w:numPr>
          <w:ilvl w:val="0"/>
          <w:numId w:val="38"/>
        </w:numPr>
        <w:rPr>
          <w:ins w:id="6743" w:author="Arthur Parmentier" w:date="2020-05-22T08:19:00Z"/>
        </w:rPr>
        <w:pPrChange w:id="6744" w:author="Arthur Parmentier" w:date="2020-05-22T09:30:00Z">
          <w:pPr/>
        </w:pPrChange>
      </w:pPr>
      <w:ins w:id="6745" w:author="Arthur Parmentier" w:date="2020-05-22T09:26:00Z">
        <w:r w:rsidRPr="007C437A">
          <w:t>Once the recording</w:t>
        </w:r>
      </w:ins>
      <w:ins w:id="6746" w:author="Arthur Parmentier" w:date="2020-05-22T09:27:00Z">
        <w:r w:rsidRPr="007C437A">
          <w:t xml:space="preserve">s of new signs </w:t>
        </w:r>
      </w:ins>
      <w:ins w:id="6747" w:author="Arthur Parmentier" w:date="2020-05-22T09:29:00Z">
        <w:r w:rsidRPr="007C437A">
          <w:t>are</w:t>
        </w:r>
      </w:ins>
      <w:ins w:id="6748" w:author="Arthur Parmentier" w:date="2020-05-22T09:27:00Z">
        <w:r w:rsidRPr="007C437A">
          <w:t xml:space="preserve"> finished, the user should load </w:t>
        </w:r>
      </w:ins>
      <w:ins w:id="6749" w:author="Arthur Parmentier" w:date="2020-05-22T09:28:00Z">
        <w:r w:rsidRPr="007C437A">
          <w:t xml:space="preserve">into the MuBu object </w:t>
        </w:r>
      </w:ins>
      <w:ins w:id="6750" w:author="Arthur Parmentier" w:date="2020-05-22T09:27:00Z">
        <w:r w:rsidRPr="007C437A">
          <w:t>the data files of all signs that he wants to recognize and classify</w:t>
        </w:r>
      </w:ins>
      <w:ins w:id="6751" w:author="Arthur Parmentier" w:date="2020-05-22T09:28:00Z">
        <w:r w:rsidRPr="007C437A">
          <w:t>, for all inputs that he would be using. This is done in by dragging and dropping the corresponding files from the data f</w:t>
        </w:r>
      </w:ins>
      <w:ins w:id="6752" w:author="Arthur Parmentier" w:date="2020-05-22T09:29:00Z">
        <w:r w:rsidRPr="007C437A">
          <w:t>older</w:t>
        </w:r>
      </w:ins>
      <w:ins w:id="6753" w:author="Arthur Parmentier" w:date="2020-06-03T23:42:00Z">
        <w:r w:rsidR="00F05472" w:rsidRPr="007C437A">
          <w:t xml:space="preserve"> into the dedicated zone.</w:t>
        </w:r>
      </w:ins>
    </w:p>
    <w:p w:rsidR="00023308" w:rsidRPr="007C437A" w:rsidDel="008A6401" w:rsidRDefault="00023308">
      <w:pPr>
        <w:rPr>
          <w:del w:id="6754" w:author="Arthur Parmentier" w:date="2020-05-22T08:20:00Z"/>
          <w:rPrChange w:id="6755" w:author="Arthur Parmentier" w:date="2020-06-07T15:27:00Z">
            <w:rPr>
              <w:del w:id="6756" w:author="Arthur Parmentier" w:date="2020-05-22T08:20:00Z"/>
            </w:rPr>
          </w:rPrChange>
        </w:rPr>
        <w:pPrChange w:id="6757" w:author="Arthur Parmentier" w:date="2020-05-21T14:34:00Z">
          <w:pPr>
            <w:pStyle w:val="Titre2"/>
          </w:pPr>
        </w:pPrChange>
      </w:pPr>
      <w:bookmarkStart w:id="6758" w:name="_Toc41067209"/>
      <w:bookmarkStart w:id="6759" w:name="_Toc42259025"/>
      <w:bookmarkStart w:id="6760" w:name="_Toc42259102"/>
      <w:bookmarkStart w:id="6761" w:name="_Toc42449781"/>
      <w:bookmarkStart w:id="6762" w:name="_Toc42449863"/>
      <w:bookmarkStart w:id="6763" w:name="_Toc42550049"/>
      <w:bookmarkStart w:id="6764" w:name="_Toc42550142"/>
      <w:bookmarkStart w:id="6765" w:name="_Toc42698893"/>
      <w:bookmarkStart w:id="6766" w:name="_Toc42698972"/>
      <w:bookmarkEnd w:id="6758"/>
      <w:bookmarkEnd w:id="6759"/>
      <w:bookmarkEnd w:id="6760"/>
      <w:bookmarkEnd w:id="6761"/>
      <w:bookmarkEnd w:id="6762"/>
      <w:bookmarkEnd w:id="6763"/>
      <w:bookmarkEnd w:id="6764"/>
      <w:bookmarkEnd w:id="6765"/>
      <w:bookmarkEnd w:id="6766"/>
    </w:p>
    <w:p w:rsidR="00F25194" w:rsidRPr="007C437A" w:rsidRDefault="00F25194">
      <w:pPr>
        <w:pStyle w:val="Titre3"/>
        <w:rPr>
          <w:ins w:id="6767" w:author="Arthur Parmentier" w:date="2020-06-04T10:50:00Z"/>
        </w:rPr>
      </w:pPr>
      <w:bookmarkStart w:id="6768" w:name="_Toc42698973"/>
      <w:r w:rsidRPr="007C437A">
        <w:t xml:space="preserve">Part 3: </w:t>
      </w:r>
      <w:del w:id="6769" w:author="Arthur Parmentier" w:date="2020-05-22T09:59:00Z">
        <w:r w:rsidRPr="007C437A" w:rsidDel="009B5ADF">
          <w:delText>Classification</w:delText>
        </w:r>
      </w:del>
      <w:ins w:id="6770" w:author="Arthur Parmentier" w:date="2020-05-22T09:59:00Z">
        <w:r w:rsidR="009B5ADF" w:rsidRPr="007C437A">
          <w:t>Real-time classifier</w:t>
        </w:r>
      </w:ins>
      <w:ins w:id="6771" w:author="Arthur Parmentier" w:date="2020-06-03T23:51:00Z">
        <w:r w:rsidR="00284E1B" w:rsidRPr="007C437A">
          <w:t>s</w:t>
        </w:r>
      </w:ins>
      <w:ins w:id="6772" w:author="Arthur Parmentier" w:date="2020-06-03T23:52:00Z">
        <w:r w:rsidR="00284E1B" w:rsidRPr="007C437A">
          <w:t>, regression or DTW models</w:t>
        </w:r>
      </w:ins>
      <w:bookmarkEnd w:id="6768"/>
    </w:p>
    <w:p w:rsidR="007111F3" w:rsidRPr="007C437A" w:rsidRDefault="007111F3" w:rsidP="007111F3">
      <w:pPr>
        <w:rPr>
          <w:ins w:id="6773" w:author="Arthur Parmentier" w:date="2020-06-04T10:52:00Z"/>
        </w:rPr>
      </w:pPr>
      <w:ins w:id="6774" w:author="Arthur Parmentier" w:date="2020-06-04T10:50:00Z">
        <w:r w:rsidRPr="007C437A">
          <w:t xml:space="preserve">Now that </w:t>
        </w:r>
      </w:ins>
      <w:ins w:id="6775" w:author="Arthur Parmentier" w:date="2020-06-04T10:51:00Z">
        <w:r w:rsidRPr="007C437A">
          <w:t xml:space="preserve">the user has been able to connect his motion tracking inputs and record a few signs, we will see how the </w:t>
        </w:r>
      </w:ins>
      <w:ins w:id="6776" w:author="Arthur Parmentier" w:date="2020-06-04T10:52:00Z">
        <w:r w:rsidRPr="007C437A">
          <w:t>system is able to “recognize” the signs in real time with one or several machine learning model.</w:t>
        </w:r>
      </w:ins>
    </w:p>
    <w:p w:rsidR="007111F3" w:rsidRPr="007C437A" w:rsidRDefault="007111F3">
      <w:pPr>
        <w:pStyle w:val="Titre4"/>
        <w:rPr>
          <w:ins w:id="6777" w:author="Arthur Parmentier" w:date="2020-05-22T09:43:00Z"/>
          <w:rPrChange w:id="6778" w:author="Arthur Parmentier" w:date="2020-06-07T15:27:00Z">
            <w:rPr>
              <w:ins w:id="6779" w:author="Arthur Parmentier" w:date="2020-05-22T09:43:00Z"/>
            </w:rPr>
          </w:rPrChange>
        </w:rPr>
        <w:pPrChange w:id="6780" w:author="Arthur Parmentier" w:date="2020-06-04T10:53:00Z">
          <w:pPr>
            <w:pStyle w:val="Titre3"/>
          </w:pPr>
        </w:pPrChange>
      </w:pPr>
      <w:ins w:id="6781" w:author="Arthur Parmentier" w:date="2020-06-04T10:53:00Z">
        <w:r w:rsidRPr="007C437A">
          <w:rPr>
            <w:rPrChange w:id="6782" w:author="Arthur Parmentier" w:date="2020-06-07T15:27:00Z">
              <w:rPr/>
            </w:rPrChange>
          </w:rPr>
          <w:t>A short introduction to cognition and machine learning models</w:t>
        </w:r>
      </w:ins>
    </w:p>
    <w:p w:rsidR="00834EA5" w:rsidRPr="007C437A" w:rsidRDefault="00834EA5" w:rsidP="00834EA5">
      <w:pPr>
        <w:rPr>
          <w:ins w:id="6783" w:author="Arthur Parmentier" w:date="2020-05-22T09:58:00Z"/>
        </w:rPr>
      </w:pPr>
      <w:ins w:id="6784" w:author="Arthur Parmentier" w:date="2020-05-22T09:46:00Z">
        <w:r w:rsidRPr="007C437A">
          <w:t xml:space="preserve">The word “cognition” </w:t>
        </w:r>
      </w:ins>
      <w:ins w:id="6785" w:author="Arthur Parmentier" w:date="2020-05-22T09:47:00Z">
        <w:r w:rsidRPr="007C437A">
          <w:t>dates back to the 15th century, where it meant "thinking and awareness."</w:t>
        </w:r>
      </w:ins>
      <w:ins w:id="6786" w:author="Arthur Parmentier" w:date="2020-06-10T20:00:00Z">
        <w:r w:rsidR="00652A8E">
          <w:t xml:space="preserve"> </w:t>
        </w:r>
      </w:ins>
      <w:customXmlInsRangeStart w:id="6787" w:author="Arthur Parmentier" w:date="2020-06-10T20:00:00Z"/>
      <w:sdt>
        <w:sdtPr>
          <w:id w:val="1548497108"/>
          <w:citation/>
        </w:sdtPr>
        <w:sdtContent>
          <w:customXmlInsRangeEnd w:id="6787"/>
          <w:ins w:id="6788" w:author="Arthur Parmentier" w:date="2020-06-10T20:00:00Z">
            <w:r w:rsidR="00652A8E">
              <w:fldChar w:fldCharType="begin"/>
            </w:r>
            <w:r w:rsidR="00652A8E" w:rsidRPr="008C0EC1">
              <w:rPr>
                <w:rPrChange w:id="6789" w:author="Arthur Parmentier" w:date="2020-06-11T11:42:00Z">
                  <w:rPr>
                    <w:lang w:val="fr-FR"/>
                  </w:rPr>
                </w:rPrChange>
              </w:rPr>
              <w:instrText xml:space="preserve"> CITATION Rev \l 1036 </w:instrText>
            </w:r>
          </w:ins>
          <w:r w:rsidR="00652A8E">
            <w:fldChar w:fldCharType="separate"/>
          </w:r>
          <w:r w:rsidR="00304C55" w:rsidRPr="008C0EC1">
            <w:rPr>
              <w:noProof/>
              <w:rPrChange w:id="6790" w:author="Arthur Parmentier" w:date="2020-06-11T11:42:00Z">
                <w:rPr>
                  <w:noProof/>
                  <w:lang w:val="fr-FR"/>
                </w:rPr>
              </w:rPrChange>
            </w:rPr>
            <w:t>(Revlin)</w:t>
          </w:r>
          <w:ins w:id="6791" w:author="Arthur Parmentier" w:date="2020-06-10T20:00:00Z">
            <w:r w:rsidR="00652A8E">
              <w:fldChar w:fldCharType="end"/>
            </w:r>
          </w:ins>
          <w:customXmlInsRangeStart w:id="6792" w:author="Arthur Parmentier" w:date="2020-06-10T20:00:00Z"/>
        </w:sdtContent>
      </w:sdt>
      <w:customXmlInsRangeEnd w:id="6792"/>
      <w:ins w:id="6793" w:author="Arthur Parmentier" w:date="2020-06-10T20:00:00Z">
        <w:r w:rsidR="00652A8E">
          <w:t>.</w:t>
        </w:r>
      </w:ins>
      <w:ins w:id="6794" w:author="Arthur Parmentier" w:date="2020-05-22T09:47:00Z">
        <w:r w:rsidRPr="007C437A">
          <w:t xml:space="preserve"> The term comes from the Latin noun </w:t>
        </w:r>
        <w:r w:rsidRPr="007C437A">
          <w:rPr>
            <w:i/>
            <w:iCs/>
            <w:rPrChange w:id="6795" w:author="Arthur Parmentier" w:date="2020-06-07T15:27:00Z">
              <w:rPr/>
            </w:rPrChange>
          </w:rPr>
          <w:t>cognitio</w:t>
        </w:r>
        <w:r w:rsidRPr="007C437A">
          <w:t xml:space="preserve"> ('examination,' 'learning,' or 'knowledge'), derived from the verb </w:t>
        </w:r>
        <w:r w:rsidRPr="007C437A">
          <w:rPr>
            <w:i/>
            <w:iCs/>
            <w:rPrChange w:id="6796" w:author="Arthur Parmentier" w:date="2020-06-07T15:27:00Z">
              <w:rPr/>
            </w:rPrChange>
          </w:rPr>
          <w:t>cognosco</w:t>
        </w:r>
        <w:r w:rsidRPr="007C437A">
          <w:t>, a compound of con ('with') and gnōscō ('know'). The latter half, gnōscō, itself is a cognate of a Greek verb, gi(g)n</w:t>
        </w:r>
        <w:r w:rsidRPr="007C437A">
          <w:rPr>
            <w:rFonts w:ascii="Cambria" w:hAnsi="Cambria" w:cs="Cambria"/>
          </w:rPr>
          <w:t>ό</w:t>
        </w:r>
        <w:r w:rsidRPr="007C437A">
          <w:t>sko (</w:t>
        </w:r>
        <w:r w:rsidRPr="007C437A">
          <w:rPr>
            <w:rFonts w:ascii="Cambria" w:hAnsi="Cambria" w:cs="Cambria"/>
          </w:rPr>
          <w:t>γι</w:t>
        </w:r>
        <w:r w:rsidRPr="007C437A">
          <w:t>(</w:t>
        </w:r>
        <w:r w:rsidRPr="007C437A">
          <w:rPr>
            <w:rFonts w:ascii="Cambria" w:hAnsi="Cambria" w:cs="Cambria"/>
          </w:rPr>
          <w:t>γ</w:t>
        </w:r>
        <w:r w:rsidRPr="007C437A">
          <w:t>)</w:t>
        </w:r>
        <w:r w:rsidRPr="007C437A">
          <w:rPr>
            <w:rFonts w:ascii="Cambria" w:hAnsi="Cambria" w:cs="Cambria"/>
          </w:rPr>
          <w:t>νώσκω</w:t>
        </w:r>
        <w:r w:rsidRPr="007C437A">
          <w:t>, 'I know,' or 'perceive')</w:t>
        </w:r>
      </w:ins>
      <w:ins w:id="6797" w:author="Arthur Parmentier" w:date="2020-06-10T20:00:00Z">
        <w:r w:rsidR="00652A8E">
          <w:t xml:space="preserve"> </w:t>
        </w:r>
      </w:ins>
      <w:customXmlInsRangeStart w:id="6798" w:author="Arthur Parmentier" w:date="2020-06-10T20:02:00Z"/>
      <w:sdt>
        <w:sdtPr>
          <w:id w:val="-437443446"/>
          <w:citation/>
        </w:sdtPr>
        <w:sdtContent>
          <w:customXmlInsRangeEnd w:id="6798"/>
          <w:ins w:id="6799" w:author="Arthur Parmentier" w:date="2020-06-10T20:02:00Z">
            <w:r w:rsidR="00652A8E">
              <w:fldChar w:fldCharType="begin"/>
            </w:r>
            <w:r w:rsidR="00652A8E" w:rsidRPr="00652A8E">
              <w:rPr>
                <w:rPrChange w:id="6800" w:author="Arthur Parmentier" w:date="2020-06-10T20:02:00Z">
                  <w:rPr>
                    <w:lang w:val="fr-FR"/>
                  </w:rPr>
                </w:rPrChange>
              </w:rPr>
              <w:instrText xml:space="preserve"> CITATION Lid \l 1036 </w:instrText>
            </w:r>
          </w:ins>
          <w:r w:rsidR="00652A8E">
            <w:fldChar w:fldCharType="separate"/>
          </w:r>
          <w:r w:rsidR="00304C55">
            <w:rPr>
              <w:noProof/>
            </w:rPr>
            <w:t>(Liddell, Henry, &amp; R.)</w:t>
          </w:r>
          <w:ins w:id="6801" w:author="Arthur Parmentier" w:date="2020-06-10T20:02:00Z">
            <w:r w:rsidR="00652A8E">
              <w:fldChar w:fldCharType="end"/>
            </w:r>
          </w:ins>
          <w:customXmlInsRangeStart w:id="6802" w:author="Arthur Parmentier" w:date="2020-06-10T20:02:00Z"/>
        </w:sdtContent>
      </w:sdt>
      <w:customXmlInsRangeEnd w:id="6802"/>
      <w:ins w:id="6803" w:author="Arthur Parmentier" w:date="2020-06-10T20:02:00Z">
        <w:r w:rsidR="00652A8E">
          <w:t>.</w:t>
        </w:r>
      </w:ins>
      <w:ins w:id="6804" w:author="Arthur Parmentier" w:date="2020-06-10T20:00:00Z">
        <w:r w:rsidR="00652A8E" w:rsidRPr="007C437A">
          <w:t xml:space="preserve"> </w:t>
        </w:r>
      </w:ins>
      <w:ins w:id="6805" w:author="Arthur Parmentier" w:date="2020-05-22T09:53:00Z">
        <w:r w:rsidRPr="007C437A">
          <w:br/>
        </w:r>
      </w:ins>
      <w:ins w:id="6806" w:author="Arthur Parmentier" w:date="2020-05-22T09:54:00Z">
        <w:r w:rsidR="009B5ADF" w:rsidRPr="007C437A">
          <w:t xml:space="preserve">Re-cognition </w:t>
        </w:r>
      </w:ins>
      <w:ins w:id="6807" w:author="Arthur Parmentier" w:date="2020-05-22T09:55:00Z">
        <w:r w:rsidR="009B5ADF" w:rsidRPr="007C437A">
          <w:t xml:space="preserve">can therefore be understood as </w:t>
        </w:r>
      </w:ins>
      <w:ins w:id="6808" w:author="Arthur Parmentier" w:date="2020-05-22T09:54:00Z">
        <w:r w:rsidR="009B5ADF" w:rsidRPr="007C437A">
          <w:t>the process</w:t>
        </w:r>
      </w:ins>
      <w:ins w:id="6809" w:author="Arthur Parmentier" w:date="2020-05-22T09:55:00Z">
        <w:r w:rsidR="009B5ADF" w:rsidRPr="007C437A">
          <w:t xml:space="preserve"> of “another” cognition, that allows</w:t>
        </w:r>
      </w:ins>
      <w:ins w:id="6810" w:author="Arthur Parmentier" w:date="2020-05-22T09:56:00Z">
        <w:r w:rsidR="009B5ADF" w:rsidRPr="007C437A">
          <w:t xml:space="preserve"> the identification of something already knew</w:t>
        </w:r>
      </w:ins>
      <w:ins w:id="6811" w:author="Arthur Parmentier" w:date="2020-05-22T09:57:00Z">
        <w:r w:rsidR="009B5ADF" w:rsidRPr="007C437A">
          <w:t xml:space="preserve"> or already perceived.</w:t>
        </w:r>
      </w:ins>
    </w:p>
    <w:p w:rsidR="009B5ADF" w:rsidRPr="007C437A" w:rsidRDefault="009B5ADF" w:rsidP="00834EA5">
      <w:pPr>
        <w:rPr>
          <w:ins w:id="6812" w:author="Arthur Parmentier" w:date="2020-05-22T10:12:00Z"/>
        </w:rPr>
      </w:pPr>
      <w:ins w:id="6813" w:author="Arthur Parmentier" w:date="2020-05-22T09:58:00Z">
        <w:r w:rsidRPr="007C437A">
          <w:t xml:space="preserve">One can wonder what </w:t>
        </w:r>
      </w:ins>
      <w:ins w:id="6814" w:author="Arthur Parmentier" w:date="2020-05-22T09:59:00Z">
        <w:r w:rsidRPr="007C437A">
          <w:t>the core processes of recognition are</w:t>
        </w:r>
      </w:ins>
      <w:ins w:id="6815" w:author="Arthur Parmentier" w:date="2020-05-22T10:00:00Z">
        <w:r w:rsidRPr="007C437A">
          <w:t xml:space="preserve"> and try to reproduce them on a computer.</w:t>
        </w:r>
      </w:ins>
      <w:ins w:id="6816" w:author="Arthur Parmentier" w:date="2020-05-22T10:04:00Z">
        <w:r w:rsidR="00E908AB" w:rsidRPr="007C437A">
          <w:t xml:space="preserve"> Very common examples</w:t>
        </w:r>
      </w:ins>
      <w:ins w:id="6817" w:author="Arthur Parmentier" w:date="2020-05-22T10:05:00Z">
        <w:r w:rsidR="00E908AB" w:rsidRPr="007C437A">
          <w:t xml:space="preserve"> of computer-recognition come from the so-called computer vision field</w:t>
        </w:r>
      </w:ins>
      <w:ins w:id="6818" w:author="Arthur Parmentier" w:date="2020-05-22T10:08:00Z">
        <w:r w:rsidR="00E908AB" w:rsidRPr="007C437A">
          <w:t xml:space="preserve"> such as</w:t>
        </w:r>
      </w:ins>
      <w:ins w:id="6819" w:author="Arthur Parmentier" w:date="2020-05-22T10:07:00Z">
        <w:r w:rsidR="00E908AB" w:rsidRPr="007C437A">
          <w:t xml:space="preserve"> object recognition</w:t>
        </w:r>
      </w:ins>
      <w:ins w:id="6820" w:author="Arthur Parmentier" w:date="2020-05-22T10:18:00Z">
        <w:r w:rsidR="00BB3B34" w:rsidRPr="007C437A">
          <w:t xml:space="preserve"> (classification</w:t>
        </w:r>
      </w:ins>
      <w:ins w:id="6821" w:author="Arthur Parmentier" w:date="2020-05-22T10:19:00Z">
        <w:r w:rsidR="00BB3B34" w:rsidRPr="007C437A">
          <w:t>)</w:t>
        </w:r>
      </w:ins>
      <w:ins w:id="6822" w:author="Arthur Parmentier" w:date="2020-05-22T10:08:00Z">
        <w:r w:rsidR="00E908AB" w:rsidRPr="007C437A">
          <w:t xml:space="preserve"> or</w:t>
        </w:r>
      </w:ins>
      <w:ins w:id="6823" w:author="Arthur Parmentier" w:date="2020-05-22T10:07:00Z">
        <w:r w:rsidR="00E908AB" w:rsidRPr="007C437A">
          <w:t xml:space="preserve"> detection</w:t>
        </w:r>
      </w:ins>
      <w:ins w:id="6824" w:author="Arthur Parmentier" w:date="2020-05-22T10:08:00Z">
        <w:r w:rsidR="00E908AB" w:rsidRPr="007C437A">
          <w:t xml:space="preserve"> </w:t>
        </w:r>
      </w:ins>
      <w:ins w:id="6825" w:author="Arthur Parmentier" w:date="2020-05-22T10:09:00Z">
        <w:r w:rsidR="00E908AB" w:rsidRPr="007C437A">
          <w:t xml:space="preserve">convolutional neural networks </w:t>
        </w:r>
      </w:ins>
      <w:ins w:id="6826" w:author="Arthur Parmentier" w:date="2020-05-22T10:10:00Z">
        <w:r w:rsidR="00E908AB" w:rsidRPr="007C437A">
          <w:t xml:space="preserve">(CNNs) </w:t>
        </w:r>
      </w:ins>
      <w:ins w:id="6827" w:author="Arthur Parmentier" w:date="2020-05-22T10:09:00Z">
        <w:r w:rsidR="00E908AB" w:rsidRPr="007C437A">
          <w:t xml:space="preserve">whose performances are now close </w:t>
        </w:r>
      </w:ins>
      <w:ins w:id="6828" w:author="Arthur Parmentier" w:date="2020-05-22T10:10:00Z">
        <w:r w:rsidR="00E908AB" w:rsidRPr="007C437A">
          <w:t>to that of humans. However, CNNs are trained on huge amount of data</w:t>
        </w:r>
      </w:ins>
      <w:ins w:id="6829" w:author="Arthur Parmentier" w:date="2020-05-22T10:11:00Z">
        <w:r w:rsidR="00E908AB" w:rsidRPr="007C437A">
          <w:t xml:space="preserve"> and are (in general) not models that can be interpreted by humans.</w:t>
        </w:r>
      </w:ins>
    </w:p>
    <w:p w:rsidR="00D60A1F" w:rsidRPr="007C437A" w:rsidRDefault="00E908AB" w:rsidP="00834EA5">
      <w:pPr>
        <w:rPr>
          <w:ins w:id="6830" w:author="Arthur Parmentier" w:date="2020-06-04T11:50:00Z"/>
        </w:rPr>
      </w:pPr>
      <w:ins w:id="6831" w:author="Arthur Parmentier" w:date="2020-05-22T10:12:00Z">
        <w:r w:rsidRPr="007C437A">
          <w:t>In the context of this master project</w:t>
        </w:r>
      </w:ins>
      <w:ins w:id="6832" w:author="Arthur Parmentier" w:date="2020-05-22T10:15:00Z">
        <w:r w:rsidR="00BB3B34" w:rsidRPr="007C437A">
          <w:t xml:space="preserve"> and to offer the ability of creating new signs </w:t>
        </w:r>
      </w:ins>
      <w:ins w:id="6833" w:author="Arthur Parmentier" w:date="2020-05-22T10:16:00Z">
        <w:r w:rsidR="00BB3B34" w:rsidRPr="007C437A">
          <w:t xml:space="preserve">to the user, we </w:t>
        </w:r>
      </w:ins>
      <w:ins w:id="6834" w:author="Arthur Parmentier" w:date="2020-05-22T10:24:00Z">
        <w:r w:rsidR="00D60A1F" w:rsidRPr="007C437A">
          <w:t>must</w:t>
        </w:r>
      </w:ins>
      <w:ins w:id="6835" w:author="Arthur Parmentier" w:date="2020-05-22T10:16:00Z">
        <w:r w:rsidR="00BB3B34" w:rsidRPr="007C437A">
          <w:t xml:space="preserve"> work with </w:t>
        </w:r>
      </w:ins>
      <w:ins w:id="6836" w:author="Arthur Parmentier" w:date="2020-05-22T10:17:00Z">
        <w:r w:rsidR="00BB3B34" w:rsidRPr="007C437A">
          <w:t>lightweight</w:t>
        </w:r>
      </w:ins>
      <w:ins w:id="6837" w:author="Arthur Parmentier" w:date="2020-05-22T10:16:00Z">
        <w:r w:rsidR="00BB3B34" w:rsidRPr="007C437A">
          <w:t>, interpretable models that can</w:t>
        </w:r>
      </w:ins>
      <w:ins w:id="6838" w:author="Arthur Parmentier" w:date="2020-05-22T10:17:00Z">
        <w:r w:rsidR="00BB3B34" w:rsidRPr="007C437A">
          <w:t xml:space="preserve"> be trained fast and</w:t>
        </w:r>
      </w:ins>
      <w:ins w:id="6839" w:author="Arthur Parmentier" w:date="2020-05-22T10:16:00Z">
        <w:r w:rsidR="00BB3B34" w:rsidRPr="007C437A">
          <w:t xml:space="preserve"> </w:t>
        </w:r>
      </w:ins>
      <w:ins w:id="6840" w:author="Arthur Parmentier" w:date="2020-05-22T10:17:00Z">
        <w:r w:rsidR="00BB3B34" w:rsidRPr="007C437A">
          <w:t>identify the signs that are performed in real time</w:t>
        </w:r>
      </w:ins>
      <w:ins w:id="6841" w:author="Arthur Parmentier" w:date="2020-05-22T10:19:00Z">
        <w:r w:rsidR="00BB3B34" w:rsidRPr="007C437A">
          <w:t>. In our case, the identification process is a simple classification process, in which we ask the classifier to predict the</w:t>
        </w:r>
      </w:ins>
      <w:ins w:id="6842" w:author="Arthur Parmentier" w:date="2020-05-22T10:20:00Z">
        <w:r w:rsidR="00BB3B34" w:rsidRPr="007C437A">
          <w:t xml:space="preserve"> “class” of the motion sequence performed by the performer among a set of classes that </w:t>
        </w:r>
      </w:ins>
      <w:ins w:id="6843" w:author="Arthur Parmentier" w:date="2020-05-22T10:21:00Z">
        <w:r w:rsidR="00BB3B34" w:rsidRPr="007C437A">
          <w:t>have been previously learned by the model: SP signs.</w:t>
        </w:r>
      </w:ins>
    </w:p>
    <w:p w:rsidR="00983F9B" w:rsidRPr="007C437A" w:rsidRDefault="00983F9B" w:rsidP="00834EA5">
      <w:pPr>
        <w:rPr>
          <w:ins w:id="6844" w:author="Arthur Parmentier" w:date="2020-05-22T10:36:00Z"/>
        </w:rPr>
      </w:pPr>
      <w:ins w:id="6845" w:author="Arthur Parmentier" w:date="2020-06-04T11:51:00Z">
        <w:r w:rsidRPr="007C437A">
          <w:t>We have seen that in SP, there are very different types of signs (movements, poses</w:t>
        </w:r>
      </w:ins>
      <w:ins w:id="6846" w:author="Arthur Parmentier" w:date="2020-06-04T11:52:00Z">
        <w:r w:rsidRPr="007C437A">
          <w:t xml:space="preserve"> – at several scales). </w:t>
        </w:r>
      </w:ins>
      <w:ins w:id="6847" w:author="Arthur Parmentier" w:date="2020-06-04T11:56:00Z">
        <w:r w:rsidRPr="007C437A">
          <w:t>At</w:t>
        </w:r>
        <w:r w:rsidR="005A331F" w:rsidRPr="007C437A">
          <w:t xml:space="preserve"> the beginning of my project, I thought about recognizing all signs with </w:t>
        </w:r>
      </w:ins>
      <w:ins w:id="6848" w:author="Arthur Parmentier" w:date="2020-06-04T11:57:00Z">
        <w:r w:rsidR="005A331F" w:rsidRPr="007C437A">
          <w:t>a single Dynamic Time Warping model.</w:t>
        </w:r>
      </w:ins>
    </w:p>
    <w:p w:rsidR="00DF645F" w:rsidRPr="007C437A" w:rsidRDefault="005A331F">
      <w:pPr>
        <w:rPr>
          <w:ins w:id="6849" w:author="Arthur Parmentier" w:date="2020-06-04T11:57:00Z"/>
        </w:rPr>
      </w:pPr>
      <w:ins w:id="6850" w:author="Arthur Parmentier" w:date="2020-06-04T11:57:00Z">
        <w:r w:rsidRPr="007C437A">
          <w:t>Indeed,</w:t>
        </w:r>
      </w:ins>
      <w:ins w:id="6851" w:author="Arthur Parmentier" w:date="2020-05-22T10:39:00Z">
        <w:r w:rsidR="00DF645F" w:rsidRPr="007C437A">
          <w:t xml:space="preserve"> two light-weight models are generally presented in the literature to classify time-sequences:</w:t>
        </w:r>
      </w:ins>
      <w:ins w:id="6852" w:author="Arthur Parmentier" w:date="2020-05-22T10:40:00Z">
        <w:r w:rsidR="00DF645F" w:rsidRPr="007C437A">
          <w:t xml:space="preserve"> Dynamic Time Warping </w:t>
        </w:r>
      </w:ins>
      <w:ins w:id="6853" w:author="Arthur Parmentier" w:date="2020-05-22T10:41:00Z">
        <w:r w:rsidR="00D50F7A" w:rsidRPr="007C437A">
          <w:t xml:space="preserve">(DTW) </w:t>
        </w:r>
      </w:ins>
      <w:ins w:id="6854" w:author="Arthur Parmentier" w:date="2020-05-22T10:40:00Z">
        <w:r w:rsidR="00DF645F" w:rsidRPr="007C437A">
          <w:t>and Hidden Markov Models</w:t>
        </w:r>
      </w:ins>
      <w:ins w:id="6855" w:author="Arthur Parmentier" w:date="2020-05-22T10:41:00Z">
        <w:r w:rsidR="00D50F7A" w:rsidRPr="007C437A">
          <w:t xml:space="preserve"> (HMM</w:t>
        </w:r>
      </w:ins>
      <w:ins w:id="6856" w:author="Arthur Parmentier" w:date="2020-05-22T10:42:00Z">
        <w:r w:rsidR="00D50F7A" w:rsidRPr="007C437A">
          <w:t>)</w:t>
        </w:r>
      </w:ins>
      <w:ins w:id="6857" w:author="Arthur Parmentier" w:date="2020-05-22T12:58:00Z">
        <w:r w:rsidR="00B734D3" w:rsidRPr="007C437A">
          <w:t>.</w:t>
        </w:r>
      </w:ins>
      <w:ins w:id="6858" w:author="Arthur Parmentier" w:date="2020-05-22T10:40:00Z">
        <w:r w:rsidR="00DF645F" w:rsidRPr="007C437A">
          <w:t xml:space="preserve"> In general</w:t>
        </w:r>
      </w:ins>
      <w:ins w:id="6859" w:author="Arthur Parmentier" w:date="2020-05-22T10:41:00Z">
        <w:r w:rsidR="00D50F7A" w:rsidRPr="007C437A">
          <w:t xml:space="preserve">, DTW is observed to be </w:t>
        </w:r>
        <w:r w:rsidR="00D50F7A" w:rsidRPr="007C437A">
          <w:lastRenderedPageBreak/>
          <w:t xml:space="preserve">faster and more accurate </w:t>
        </w:r>
      </w:ins>
      <w:ins w:id="6860" w:author="Arthur Parmentier" w:date="2020-06-10T20:04:00Z">
        <w:r w:rsidR="003E46DE" w:rsidRPr="007C437A">
          <w:t>than</w:t>
        </w:r>
      </w:ins>
      <w:ins w:id="6861" w:author="Arthur Parmentier" w:date="2020-05-22T10:41:00Z">
        <w:r w:rsidR="00D50F7A" w:rsidRPr="007C437A">
          <w:t xml:space="preserve"> </w:t>
        </w:r>
      </w:ins>
      <w:ins w:id="6862" w:author="Arthur Parmentier" w:date="2020-05-22T10:42:00Z">
        <w:r w:rsidR="00D50F7A" w:rsidRPr="007C437A">
          <w:t>HMMs</w:t>
        </w:r>
      </w:ins>
      <w:ins w:id="6863" w:author="Arthur Parmentier" w:date="2020-06-10T20:04:00Z">
        <w:r w:rsidR="003E46DE">
          <w:t xml:space="preserve"> </w:t>
        </w:r>
      </w:ins>
      <w:customXmlInsRangeStart w:id="6864" w:author="Arthur Parmentier" w:date="2020-06-10T20:04:00Z"/>
      <w:sdt>
        <w:sdtPr>
          <w:id w:val="-1933508910"/>
          <w:citation/>
        </w:sdtPr>
        <w:sdtContent>
          <w:customXmlInsRangeEnd w:id="6864"/>
          <w:ins w:id="6865" w:author="Arthur Parmentier" w:date="2020-06-10T20:04:00Z">
            <w:r w:rsidR="003E46DE">
              <w:fldChar w:fldCharType="begin"/>
            </w:r>
            <w:r w:rsidR="003E46DE" w:rsidRPr="003E46DE">
              <w:rPr>
                <w:rPrChange w:id="6866" w:author="Arthur Parmentier" w:date="2020-06-10T20:04:00Z">
                  <w:rPr>
                    <w:lang w:val="fr-FR"/>
                  </w:rPr>
                </w:rPrChange>
              </w:rPr>
              <w:instrText xml:space="preserve"> CITATION Rah15 \l 1036 </w:instrText>
            </w:r>
          </w:ins>
          <w:r w:rsidR="003E46DE">
            <w:fldChar w:fldCharType="separate"/>
          </w:r>
          <w:r w:rsidR="00304C55">
            <w:rPr>
              <w:noProof/>
            </w:rPr>
            <w:t>(Raheja, 2015)</w:t>
          </w:r>
          <w:ins w:id="6867" w:author="Arthur Parmentier" w:date="2020-06-10T20:04:00Z">
            <w:r w:rsidR="003E46DE">
              <w:fldChar w:fldCharType="end"/>
            </w:r>
          </w:ins>
          <w:customXmlInsRangeStart w:id="6868" w:author="Arthur Parmentier" w:date="2020-06-10T20:04:00Z"/>
        </w:sdtContent>
      </w:sdt>
      <w:customXmlInsRangeEnd w:id="6868"/>
      <w:ins w:id="6869" w:author="Arthur Parmentier" w:date="2020-06-10T20:05:00Z">
        <w:r w:rsidR="003E46DE">
          <w:t xml:space="preserve"> </w:t>
        </w:r>
      </w:ins>
      <w:customXmlInsRangeStart w:id="6870" w:author="Arthur Parmentier" w:date="2020-06-10T20:06:00Z"/>
      <w:sdt>
        <w:sdtPr>
          <w:id w:val="-1880317308"/>
          <w:citation/>
        </w:sdtPr>
        <w:sdtContent>
          <w:customXmlInsRangeEnd w:id="6870"/>
          <w:ins w:id="6871" w:author="Arthur Parmentier" w:date="2020-06-10T20:06:00Z">
            <w:r w:rsidR="003E46DE">
              <w:fldChar w:fldCharType="begin"/>
            </w:r>
            <w:r w:rsidR="003E46DE" w:rsidRPr="003E46DE">
              <w:rPr>
                <w:rPrChange w:id="6872" w:author="Arthur Parmentier" w:date="2020-06-10T20:06:00Z">
                  <w:rPr>
                    <w:lang w:val="fr-FR"/>
                  </w:rPr>
                </w:rPrChange>
              </w:rPr>
              <w:instrText xml:space="preserve"> CITATION Car12 \l 1036 </w:instrText>
            </w:r>
          </w:ins>
          <w:r w:rsidR="003E46DE">
            <w:fldChar w:fldCharType="separate"/>
          </w:r>
          <w:r w:rsidR="00304C55">
            <w:rPr>
              <w:noProof/>
            </w:rPr>
            <w:t>(Carmona J.M., 2012)</w:t>
          </w:r>
          <w:ins w:id="6873" w:author="Arthur Parmentier" w:date="2020-06-10T20:06:00Z">
            <w:r w:rsidR="003E46DE">
              <w:fldChar w:fldCharType="end"/>
            </w:r>
          </w:ins>
          <w:customXmlInsRangeStart w:id="6874" w:author="Arthur Parmentier" w:date="2020-06-10T20:06:00Z"/>
        </w:sdtContent>
      </w:sdt>
      <w:customXmlInsRangeEnd w:id="6874"/>
      <w:ins w:id="6875" w:author="Arthur Parmentier" w:date="2020-05-22T10:42:00Z">
        <w:r w:rsidR="00D50F7A" w:rsidRPr="007C437A">
          <w:t>.</w:t>
        </w:r>
      </w:ins>
      <w:ins w:id="6876" w:author="Arthur Parmentier" w:date="2020-05-22T12:58:00Z">
        <w:r w:rsidR="00B734D3" w:rsidRPr="007C437A">
          <w:t xml:space="preserve"> </w:t>
        </w:r>
      </w:ins>
      <w:ins w:id="6877" w:author="Arthur Parmentier" w:date="2020-06-04T11:12:00Z">
        <w:r w:rsidR="00C4278F" w:rsidRPr="007C437A">
          <w:t>Some works also propose combinations of HMM and DTW or modified DTW algorithms for gesture recognition</w:t>
        </w:r>
      </w:ins>
      <w:ins w:id="6878" w:author="Arthur Parmentier" w:date="2020-06-10T20:49:00Z">
        <w:r w:rsidR="00304C55">
          <w:t xml:space="preserve"> </w:t>
        </w:r>
      </w:ins>
      <w:customXmlInsRangeStart w:id="6879" w:author="Arthur Parmentier" w:date="2020-06-10T20:49:00Z"/>
      <w:sdt>
        <w:sdtPr>
          <w:id w:val="1881120738"/>
          <w:citation/>
        </w:sdtPr>
        <w:sdtContent>
          <w:customXmlInsRangeEnd w:id="6879"/>
          <w:ins w:id="6880" w:author="Arthur Parmentier" w:date="2020-06-10T20:49:00Z">
            <w:r w:rsidR="00304C55">
              <w:fldChar w:fldCharType="begin"/>
            </w:r>
            <w:r w:rsidR="00304C55" w:rsidRPr="00304C55">
              <w:rPr>
                <w:rPrChange w:id="6881" w:author="Arthur Parmentier" w:date="2020-06-10T20:49:00Z">
                  <w:rPr>
                    <w:lang w:val="fr-FR"/>
                  </w:rPr>
                </w:rPrChange>
              </w:rPr>
              <w:instrText xml:space="preserve"> CITATION Hiy16 \l 1036 </w:instrText>
            </w:r>
          </w:ins>
          <w:r w:rsidR="00304C55">
            <w:fldChar w:fldCharType="separate"/>
          </w:r>
          <w:r w:rsidR="00304C55">
            <w:rPr>
              <w:noProof/>
            </w:rPr>
            <w:t>(Hiyadi, 2016)</w:t>
          </w:r>
          <w:ins w:id="6882" w:author="Arthur Parmentier" w:date="2020-06-10T20:49:00Z">
            <w:r w:rsidR="00304C55">
              <w:fldChar w:fldCharType="end"/>
            </w:r>
          </w:ins>
          <w:customXmlInsRangeStart w:id="6883" w:author="Arthur Parmentier" w:date="2020-06-10T20:49:00Z"/>
        </w:sdtContent>
      </w:sdt>
      <w:customXmlInsRangeEnd w:id="6883"/>
      <w:ins w:id="6884" w:author="Arthur Parmentier" w:date="2020-06-10T20:49:00Z">
        <w:r w:rsidR="00304C55">
          <w:t xml:space="preserve"> </w:t>
        </w:r>
      </w:ins>
      <w:customXmlInsRangeStart w:id="6885" w:author="Arthur Parmentier" w:date="2020-06-10T20:50:00Z"/>
      <w:sdt>
        <w:sdtPr>
          <w:id w:val="-1475052818"/>
          <w:citation/>
        </w:sdtPr>
        <w:sdtContent>
          <w:customXmlInsRangeEnd w:id="6885"/>
          <w:ins w:id="6886" w:author="Arthur Parmentier" w:date="2020-06-10T20:50:00Z">
            <w:r w:rsidR="00304C55">
              <w:fldChar w:fldCharType="begin"/>
            </w:r>
            <w:r w:rsidR="00304C55" w:rsidRPr="00304C55">
              <w:rPr>
                <w:rPrChange w:id="6887" w:author="Arthur Parmentier" w:date="2020-06-10T20:50:00Z">
                  <w:rPr>
                    <w:lang w:val="fr-FR"/>
                  </w:rPr>
                </w:rPrChange>
              </w:rPr>
              <w:instrText xml:space="preserve"> CITATION Cho17 \l 1036 </w:instrText>
            </w:r>
          </w:ins>
          <w:r w:rsidR="00304C55">
            <w:fldChar w:fldCharType="separate"/>
          </w:r>
          <w:r w:rsidR="00304C55">
            <w:rPr>
              <w:noProof/>
            </w:rPr>
            <w:t>(Choi, 2017)</w:t>
          </w:r>
          <w:ins w:id="6888" w:author="Arthur Parmentier" w:date="2020-06-10T20:50:00Z">
            <w:r w:rsidR="00304C55">
              <w:fldChar w:fldCharType="end"/>
            </w:r>
          </w:ins>
          <w:customXmlInsRangeStart w:id="6889" w:author="Arthur Parmentier" w:date="2020-06-10T20:50:00Z"/>
        </w:sdtContent>
      </w:sdt>
      <w:customXmlInsRangeEnd w:id="6889"/>
      <w:ins w:id="6890" w:author="Arthur Parmentier" w:date="2020-06-04T11:12:00Z">
        <w:r w:rsidR="00C4278F" w:rsidRPr="007C437A">
          <w:t>.</w:t>
        </w:r>
      </w:ins>
    </w:p>
    <w:p w:rsidR="005A331F" w:rsidRPr="007C437A" w:rsidRDefault="005A331F">
      <w:pPr>
        <w:rPr>
          <w:ins w:id="6891" w:author="Arthur Parmentier" w:date="2020-06-04T12:07:00Z"/>
        </w:rPr>
      </w:pPr>
      <w:ins w:id="6892" w:author="Arthur Parmentier" w:date="2020-06-04T11:57:00Z">
        <w:r w:rsidRPr="007C437A">
          <w:t xml:space="preserve">My initial design was to </w:t>
        </w:r>
      </w:ins>
      <w:ins w:id="6893" w:author="Arthur Parmentier" w:date="2020-06-04T11:58:00Z">
        <w:r w:rsidRPr="007C437A">
          <w:t>sum up all the features that I would use (full body skeleton, hands skeleton…) into a single feature vector that I could feed to DTW.</w:t>
        </w:r>
      </w:ins>
      <w:ins w:id="6894" w:author="Arthur Parmentier" w:date="2020-06-04T11:59:00Z">
        <w:r w:rsidRPr="007C437A">
          <w:t xml:space="preserve"> </w:t>
        </w:r>
      </w:ins>
      <w:ins w:id="6895" w:author="Arthur Parmentier" w:date="2020-06-04T12:05:00Z">
        <w:r w:rsidRPr="007C437A">
          <w:br/>
        </w:r>
      </w:ins>
      <w:ins w:id="6896" w:author="Arthur Parmentier" w:date="2020-06-04T11:59:00Z">
        <w:r w:rsidRPr="007C437A">
          <w:t xml:space="preserve">The first obstacle to this initial design was that all inputs would not have similar data rates, so that </w:t>
        </w:r>
      </w:ins>
      <w:ins w:id="6897" w:author="Arthur Parmentier" w:date="2020-06-04T12:00:00Z">
        <w:r w:rsidRPr="007C437A">
          <w:t>the combination of inputs would either result in a data rate</w:t>
        </w:r>
      </w:ins>
      <w:ins w:id="6898" w:author="Arthur Parmentier" w:date="2020-06-04T12:01:00Z">
        <w:r w:rsidRPr="007C437A">
          <w:t xml:space="preserve"> equal to the slowest input or </w:t>
        </w:r>
      </w:ins>
      <w:ins w:id="6899" w:author="Arthur Parmentier" w:date="2020-06-04T12:03:00Z">
        <w:r w:rsidRPr="007C437A">
          <w:t xml:space="preserve">a very high data rate, equal to the sum of each input data rate, but with common values between two consecutive feature </w:t>
        </w:r>
      </w:ins>
      <w:ins w:id="6900" w:author="Arthur Parmentier" w:date="2020-06-04T12:04:00Z">
        <w:r w:rsidRPr="007C437A">
          <w:t>vectors. This situation would not be ideal as it would require more processing and would not repre</w:t>
        </w:r>
      </w:ins>
      <w:ins w:id="6901" w:author="Arthur Parmentier" w:date="2020-06-04T12:05:00Z">
        <w:r w:rsidRPr="007C437A">
          <w:t>sent accurately the movement.</w:t>
        </w:r>
        <w:r w:rsidRPr="007C437A">
          <w:br/>
          <w:t xml:space="preserve">The second obstacle was that although DTW can recognize poses, it performs much slower than </w:t>
        </w:r>
      </w:ins>
      <w:ins w:id="6902"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6903" w:author="Arthur Parmentier" w:date="2020-06-04T12:07:00Z">
        <w:r w:rsidR="00175441" w:rsidRPr="007C437A">
          <w:t>Ideally, one would want to construct one model per type of sign to be recognize.</w:t>
        </w:r>
      </w:ins>
    </w:p>
    <w:p w:rsidR="00175441" w:rsidRPr="007C437A" w:rsidRDefault="00175441">
      <w:pPr>
        <w:rPr>
          <w:ins w:id="6904" w:author="Arthur Parmentier" w:date="2020-05-22T09:32:00Z"/>
          <w:rPrChange w:id="6905" w:author="Arthur Parmentier" w:date="2020-06-07T15:27:00Z">
            <w:rPr>
              <w:ins w:id="6906" w:author="Arthur Parmentier" w:date="2020-05-22T09:32:00Z"/>
            </w:rPr>
          </w:rPrChange>
        </w:rPr>
        <w:pPrChange w:id="6907" w:author="Arthur Parmentier" w:date="2020-05-22T09:43:00Z">
          <w:pPr>
            <w:pStyle w:val="Titre3"/>
          </w:pPr>
        </w:pPrChange>
      </w:pPr>
      <w:ins w:id="6908" w:author="Arthur Parmentier" w:date="2020-06-04T12:09:00Z">
        <w:r w:rsidRPr="007C437A">
          <w:rPr>
            <w:rPrChange w:id="6909" w:author="Arthur Parmentier" w:date="2020-06-07T15:27:00Z">
              <w:rPr/>
            </w:rPrChange>
          </w:rPr>
          <w:t xml:space="preserve">I have chosen to implement two models for my final prototype: one for the full body with DTW and one </w:t>
        </w:r>
      </w:ins>
      <w:ins w:id="6910" w:author="Arthur Parmentier" w:date="2020-06-04T12:10:00Z">
        <w:r w:rsidRPr="007C437A">
          <w:rPr>
            <w:rPrChange w:id="6911" w:author="Arthur Parmentier" w:date="2020-06-07T15:27:00Z">
              <w:rPr/>
            </w:rPrChange>
          </w:rPr>
          <w:t>for the hands with Adaboost decision trees.</w:t>
        </w:r>
      </w:ins>
    </w:p>
    <w:p w:rsidR="006D0BF0" w:rsidRPr="007C437A" w:rsidRDefault="00175441" w:rsidP="006D0BF0">
      <w:pPr>
        <w:pStyle w:val="Titre4"/>
        <w:rPr>
          <w:ins w:id="6912" w:author="Arthur Parmentier" w:date="2020-05-22T09:32:00Z"/>
        </w:rPr>
      </w:pPr>
      <w:ins w:id="6913" w:author="Arthur Parmentier" w:date="2020-06-04T12:10:00Z">
        <w:r w:rsidRPr="007C437A">
          <w:t>Full</w:t>
        </w:r>
      </w:ins>
      <w:ins w:id="6914" w:author="Arthur Parmentier" w:date="2020-06-04T12:12:00Z">
        <w:r w:rsidR="00F73660" w:rsidRPr="007C437A">
          <w:t xml:space="preserve"> </w:t>
        </w:r>
      </w:ins>
      <w:ins w:id="6915" w:author="Arthur Parmentier" w:date="2020-06-04T12:10:00Z">
        <w:r w:rsidRPr="007C437A">
          <w:t xml:space="preserve">body </w:t>
        </w:r>
      </w:ins>
      <w:ins w:id="6916" w:author="Arthur Parmentier" w:date="2020-05-22T12:18:00Z">
        <w:r w:rsidR="00E9747D" w:rsidRPr="007C437A">
          <w:t>Wekinator</w:t>
        </w:r>
      </w:ins>
      <w:ins w:id="6917" w:author="Arthur Parmentier" w:date="2020-05-22T09:32:00Z">
        <w:r w:rsidR="006D0BF0" w:rsidRPr="007C437A">
          <w:t xml:space="preserve"> DTW</w:t>
        </w:r>
      </w:ins>
    </w:p>
    <w:p w:rsidR="004116C1" w:rsidRPr="007C437A" w:rsidRDefault="00D50F7A" w:rsidP="006D0BF0">
      <w:pPr>
        <w:rPr>
          <w:ins w:id="6918" w:author="Arthur Parmentier" w:date="2020-05-22T11:38:00Z"/>
        </w:rPr>
      </w:pPr>
      <w:ins w:id="6919" w:author="Arthur Parmentier" w:date="2020-05-22T10:43:00Z">
        <w:r w:rsidRPr="007C437A">
          <w:t xml:space="preserve">Unfortunately, at the time of the project, I could not </w:t>
        </w:r>
      </w:ins>
      <w:ins w:id="6920" w:author="Arthur Parmentier" w:date="2020-05-22T10:44:00Z">
        <w:r w:rsidRPr="007C437A">
          <w:t>find any real-time implementation of DTW in Max/MSP.</w:t>
        </w:r>
        <w:r w:rsidRPr="007C437A">
          <w:rPr>
            <w:rStyle w:val="Appelnotedebasdep"/>
          </w:rPr>
          <w:footnoteReference w:id="48"/>
        </w:r>
      </w:ins>
    </w:p>
    <w:p w:rsidR="00983F9B" w:rsidRPr="007C437A" w:rsidRDefault="00BA3283" w:rsidP="006D0BF0">
      <w:pPr>
        <w:rPr>
          <w:ins w:id="6962" w:author="Arthur Parmentier" w:date="2020-06-04T11:45:00Z"/>
        </w:rPr>
      </w:pPr>
      <w:ins w:id="6963" w:author="Arthur Parmentier" w:date="2020-05-22T11:38:00Z">
        <w:r w:rsidRPr="007C437A">
          <w:t xml:space="preserve">However, </w:t>
        </w:r>
      </w:ins>
      <w:ins w:id="6964" w:author="Arthur Parmentier" w:date="2020-05-22T11:52:00Z">
        <w:r w:rsidR="000430B4" w:rsidRPr="007C437A">
          <w:t xml:space="preserve">the external software </w:t>
        </w:r>
      </w:ins>
      <w:ins w:id="6965" w:author="Arthur Parmentier" w:date="2020-05-22T12:18:00Z">
        <w:r w:rsidR="00E9747D" w:rsidRPr="007C437A">
          <w:t>Wekinator</w:t>
        </w:r>
      </w:ins>
      <w:ins w:id="6966" w:author="Arthur Parmentier" w:date="2020-05-22T11:38:00Z">
        <w:r w:rsidRPr="007C437A">
          <w:rPr>
            <w:rStyle w:val="Appelnotedebasdep"/>
          </w:rPr>
          <w:footnoteReference w:id="49"/>
        </w:r>
      </w:ins>
      <w:ins w:id="6971" w:author="Arthur Parmentier" w:date="2020-05-22T11:39:00Z">
        <w:r w:rsidR="00965FAA" w:rsidRPr="007C437A">
          <w:t xml:space="preserve"> offers a very efficient DTW implementation based on the FastDTW library</w:t>
        </w:r>
      </w:ins>
      <w:ins w:id="6972" w:author="Arthur Parmentier" w:date="2020-06-10T20:50:00Z">
        <w:r w:rsidR="00304C55">
          <w:t xml:space="preserve"> </w:t>
        </w:r>
      </w:ins>
      <w:customXmlInsRangeStart w:id="6973" w:author="Arthur Parmentier" w:date="2020-06-10T20:51:00Z"/>
      <w:sdt>
        <w:sdtPr>
          <w:id w:val="188883977"/>
          <w:citation/>
        </w:sdtPr>
        <w:sdtContent>
          <w:customXmlInsRangeEnd w:id="6973"/>
          <w:ins w:id="6974" w:author="Arthur Parmentier" w:date="2020-06-10T20:51:00Z">
            <w:r w:rsidR="00304C55">
              <w:fldChar w:fldCharType="begin"/>
            </w:r>
            <w:r w:rsidR="00304C55" w:rsidRPr="00304C55">
              <w:rPr>
                <w:rPrChange w:id="6975" w:author="Arthur Parmentier" w:date="2020-06-10T20:51:00Z">
                  <w:rPr>
                    <w:lang w:val="fr-FR"/>
                  </w:rPr>
                </w:rPrChange>
              </w:rPr>
              <w:instrText xml:space="preserve"> CITATION Sta04 \l 1036 </w:instrText>
            </w:r>
          </w:ins>
          <w:r w:rsidR="00304C55">
            <w:fldChar w:fldCharType="separate"/>
          </w:r>
          <w:r w:rsidR="00304C55">
            <w:rPr>
              <w:noProof/>
            </w:rPr>
            <w:t>(Salvador, 2004)</w:t>
          </w:r>
          <w:ins w:id="6976" w:author="Arthur Parmentier" w:date="2020-06-10T20:51:00Z">
            <w:r w:rsidR="00304C55">
              <w:fldChar w:fldCharType="end"/>
            </w:r>
          </w:ins>
          <w:customXmlInsRangeStart w:id="6977" w:author="Arthur Parmentier" w:date="2020-06-10T20:51:00Z"/>
        </w:sdtContent>
      </w:sdt>
      <w:customXmlInsRangeEnd w:id="6977"/>
      <w:ins w:id="6978" w:author="Arthur Parmentier" w:date="2020-05-22T11:43:00Z">
        <w:r w:rsidR="00B827FE" w:rsidRPr="007C437A">
          <w:t xml:space="preserve"> with additional improvements for real-time performance</w:t>
        </w:r>
      </w:ins>
      <w:ins w:id="6979" w:author="Arthur Parmentier" w:date="2020-06-04T11:45:00Z">
        <w:r w:rsidR="00983F9B" w:rsidRPr="007C437A">
          <w:t xml:space="preserve"> and several internal parameters for its DTW model.</w:t>
        </w:r>
      </w:ins>
    </w:p>
    <w:p w:rsidR="00B827FE" w:rsidRPr="007C437A" w:rsidRDefault="00B827FE" w:rsidP="006D0BF0">
      <w:pPr>
        <w:rPr>
          <w:ins w:id="6980" w:author="Arthur Parmentier" w:date="2020-05-22T11:37:00Z"/>
        </w:rPr>
      </w:pPr>
      <w:ins w:id="6981" w:author="Arthur Parmentier" w:date="2020-05-22T11:45:00Z">
        <w:r w:rsidRPr="007C437A">
          <w:t xml:space="preserve">Max </w:t>
        </w:r>
      </w:ins>
      <w:ins w:id="6982" w:author="Arthur Parmentier" w:date="2020-06-04T11:46:00Z">
        <w:r w:rsidR="00983F9B" w:rsidRPr="007C437A">
          <w:t xml:space="preserve">and Wekinator communicate </w:t>
        </w:r>
      </w:ins>
      <w:ins w:id="6983" w:author="Arthur Parmentier" w:date="2020-06-04T11:44:00Z">
        <w:r w:rsidR="00983F9B" w:rsidRPr="007C437A">
          <w:t>in</w:t>
        </w:r>
      </w:ins>
      <w:ins w:id="6984" w:author="Arthur Parmentier" w:date="2020-05-22T11:45:00Z">
        <w:r w:rsidRPr="007C437A">
          <w:t xml:space="preserve"> </w:t>
        </w:r>
      </w:ins>
      <w:ins w:id="6985" w:author="Arthur Parmentier" w:date="2020-05-22T11:44:00Z">
        <w:r w:rsidRPr="007C437A">
          <w:t>O</w:t>
        </w:r>
      </w:ins>
      <w:ins w:id="6986" w:author="Arthur Parmentier" w:date="2020-05-22T11:45:00Z">
        <w:r w:rsidRPr="007C437A">
          <w:t>pen Sound Control (OSC</w:t>
        </w:r>
      </w:ins>
      <w:ins w:id="6987" w:author="Arthur Parmentier" w:date="2020-06-04T11:49:00Z">
        <w:r w:rsidR="00983F9B" w:rsidRPr="007C437A">
          <w:t>)</w:t>
        </w:r>
      </w:ins>
      <w:ins w:id="6988" w:author="Arthur Parmentier" w:date="2020-06-04T11:46:00Z">
        <w:r w:rsidR="00983F9B" w:rsidRPr="007C437A">
          <w:t>. A</w:t>
        </w:r>
      </w:ins>
      <w:ins w:id="6989" w:author="Arthur Parmentier" w:date="2020-05-22T11:46:00Z">
        <w:r w:rsidRPr="007C437A">
          <w:t xml:space="preserve">lthough the user must launch </w:t>
        </w:r>
      </w:ins>
      <w:ins w:id="6990" w:author="Arthur Parmentier" w:date="2020-05-22T12:18:00Z">
        <w:r w:rsidR="00E9747D" w:rsidRPr="007C437A">
          <w:t>Wekinator</w:t>
        </w:r>
      </w:ins>
      <w:ins w:id="6991" w:author="Arthur Parmentier" w:date="2020-05-22T11:46:00Z">
        <w:r w:rsidRPr="007C437A">
          <w:t xml:space="preserve"> separately and perform basic op</w:t>
        </w:r>
      </w:ins>
      <w:ins w:id="6992" w:author="Arthur Parmentier" w:date="2020-05-22T11:47:00Z">
        <w:r w:rsidRPr="007C437A">
          <w:t xml:space="preserve">erations </w:t>
        </w:r>
      </w:ins>
      <w:ins w:id="6993" w:author="Arthur Parmentier" w:date="2020-06-04T11:49:00Z">
        <w:r w:rsidR="00983F9B" w:rsidRPr="007C437A">
          <w:t>on</w:t>
        </w:r>
      </w:ins>
      <w:ins w:id="6994" w:author="Arthur Parmentier" w:date="2020-05-22T11:47:00Z">
        <w:r w:rsidRPr="007C437A">
          <w:t xml:space="preserve"> its </w:t>
        </w:r>
      </w:ins>
      <w:ins w:id="6995" w:author="Arthur Parmentier" w:date="2020-06-04T11:49:00Z">
        <w:r w:rsidR="00983F9B" w:rsidRPr="007C437A">
          <w:t>GUI</w:t>
        </w:r>
      </w:ins>
      <w:ins w:id="6996" w:author="Arthur Parmentier" w:date="2020-05-22T11:47:00Z">
        <w:r w:rsidRPr="007C437A">
          <w:t xml:space="preserve">, </w:t>
        </w:r>
      </w:ins>
      <w:ins w:id="6997" w:author="Arthur Parmentier" w:date="2020-06-04T11:49:00Z">
        <w:r w:rsidR="00983F9B" w:rsidRPr="007C437A">
          <w:t>most important parts</w:t>
        </w:r>
      </w:ins>
      <w:ins w:id="6998" w:author="Arthur Parmentier" w:date="2020-05-22T11:47:00Z">
        <w:r w:rsidRPr="007C437A">
          <w:t xml:space="preserve"> of </w:t>
        </w:r>
      </w:ins>
      <w:ins w:id="6999" w:author="Arthur Parmentier" w:date="2020-05-22T12:18:00Z">
        <w:r w:rsidR="00E9747D" w:rsidRPr="007C437A">
          <w:t>Wekinator</w:t>
        </w:r>
      </w:ins>
      <w:ins w:id="7000" w:author="Arthur Parmentier" w:date="2020-05-22T11:47:00Z">
        <w:r w:rsidRPr="007C437A">
          <w:t xml:space="preserve"> can be controlled remotely via OSC, allowing Max </w:t>
        </w:r>
      </w:ins>
      <w:ins w:id="7001" w:author="Arthur Parmentier" w:date="2020-05-22T11:50:00Z">
        <w:r w:rsidR="000430B4" w:rsidRPr="007C437A">
          <w:t xml:space="preserve">to automatize certain operations, such </w:t>
        </w:r>
      </w:ins>
      <w:ins w:id="7002" w:author="Arthur Parmentier" w:date="2020-06-04T11:49:00Z">
        <w:r w:rsidR="00983F9B" w:rsidRPr="007C437A">
          <w:t>its</w:t>
        </w:r>
      </w:ins>
      <w:ins w:id="7003" w:author="Arthur Parmentier" w:date="2020-05-22T11:50:00Z">
        <w:r w:rsidR="000430B4" w:rsidRPr="007C437A">
          <w:t xml:space="preserve"> training process.</w:t>
        </w:r>
      </w:ins>
    </w:p>
    <w:p w:rsidR="004116C1" w:rsidRPr="007C437A" w:rsidRDefault="00D454BF" w:rsidP="006D0BF0">
      <w:pPr>
        <w:rPr>
          <w:ins w:id="7004" w:author="Arthur Parmentier" w:date="2020-05-22T11:53:00Z"/>
        </w:rPr>
      </w:pPr>
      <w:ins w:id="7005" w:author="Arthur Parmentier" w:date="2020-05-22T11:53:00Z">
        <w:r w:rsidRPr="007C437A">
          <w:t xml:space="preserve">The “user guide” for using </w:t>
        </w:r>
      </w:ins>
      <w:ins w:id="7006" w:author="Arthur Parmentier" w:date="2020-05-22T12:18:00Z">
        <w:r w:rsidR="00E9747D" w:rsidRPr="007C437A">
          <w:t>Wekinator</w:t>
        </w:r>
      </w:ins>
      <w:ins w:id="7007" w:author="Arthur Parmentier" w:date="2020-05-22T11:53:00Z">
        <w:r w:rsidRPr="007C437A">
          <w:t xml:space="preserve"> with the project is the following:</w:t>
        </w:r>
      </w:ins>
    </w:p>
    <w:p w:rsidR="00D454BF" w:rsidRPr="007C437A" w:rsidRDefault="00D454BF">
      <w:pPr>
        <w:ind w:left="720"/>
        <w:rPr>
          <w:ins w:id="7008" w:author="Arthur Parmentier" w:date="2020-05-22T11:53:00Z"/>
        </w:rPr>
        <w:pPrChange w:id="7009" w:author="Arthur Parmentier" w:date="2020-05-22T11:53:00Z">
          <w:pPr/>
        </w:pPrChange>
      </w:pPr>
      <w:ins w:id="7010" w:author="Arthur Parmentier" w:date="2020-05-22T11:53:00Z">
        <w:r w:rsidRPr="007C437A">
          <w:lastRenderedPageBreak/>
          <w:t xml:space="preserve">1) Start </w:t>
        </w:r>
      </w:ins>
      <w:ins w:id="7011" w:author="Arthur Parmentier" w:date="2020-05-22T12:18:00Z">
        <w:r w:rsidR="00E9747D" w:rsidRPr="007C437A">
          <w:t>Wekinator</w:t>
        </w:r>
      </w:ins>
      <w:ins w:id="7012" w:author="Arthur Parmentier" w:date="2020-05-22T11:53:00Z">
        <w:r w:rsidRPr="007C437A">
          <w:t>.</w:t>
        </w:r>
      </w:ins>
    </w:p>
    <w:p w:rsidR="00D454BF" w:rsidRPr="007C437A" w:rsidRDefault="00D454BF">
      <w:pPr>
        <w:ind w:left="720"/>
        <w:rPr>
          <w:ins w:id="7013" w:author="Arthur Parmentier" w:date="2020-05-22T11:53:00Z"/>
        </w:rPr>
        <w:pPrChange w:id="7014" w:author="Arthur Parmentier" w:date="2020-05-22T11:53:00Z">
          <w:pPr/>
        </w:pPrChange>
      </w:pPr>
      <w:ins w:id="7015" w:author="Arthur Parmentier" w:date="2020-05-22T11:53:00Z">
        <w:r w:rsidRPr="007C437A">
          <w:t xml:space="preserve">2) Set the listening port to </w:t>
        </w:r>
      </w:ins>
      <w:ins w:id="7016" w:author="Arthur Parmentier" w:date="2020-06-04T11:49:00Z">
        <w:r w:rsidR="00983F9B" w:rsidRPr="007C437A">
          <w:t xml:space="preserve">match </w:t>
        </w:r>
      </w:ins>
      <w:ins w:id="7017" w:author="Arthur Parmentier" w:date="2020-06-04T11:50:00Z">
        <w:r w:rsidR="00983F9B" w:rsidRPr="007C437A">
          <w:t xml:space="preserve">Max settings </w:t>
        </w:r>
      </w:ins>
      <w:ins w:id="7018" w:author="Arthur Parmentier" w:date="2020-05-22T11:53:00Z">
        <w:r w:rsidRPr="007C437A">
          <w:t>and click "start listening"</w:t>
        </w:r>
      </w:ins>
    </w:p>
    <w:p w:rsidR="00D454BF" w:rsidRPr="007C437A" w:rsidRDefault="00D454BF">
      <w:pPr>
        <w:ind w:left="720"/>
        <w:rPr>
          <w:ins w:id="7019" w:author="Arthur Parmentier" w:date="2020-05-22T11:53:00Z"/>
        </w:rPr>
        <w:pPrChange w:id="7020" w:author="Arthur Parmentier" w:date="2020-05-22T11:53:00Z">
          <w:pPr/>
        </w:pPrChange>
      </w:pPr>
      <w:ins w:id="7021" w:author="Arthur Parmentier" w:date="2020-05-22T11:53:00Z">
        <w:r w:rsidRPr="007C437A">
          <w:t>3) Set the OSC input address to /wek/inputs (default)</w:t>
        </w:r>
      </w:ins>
    </w:p>
    <w:p w:rsidR="00D454BF" w:rsidRPr="007C437A" w:rsidRDefault="00D454BF">
      <w:pPr>
        <w:ind w:left="720"/>
        <w:rPr>
          <w:ins w:id="7022" w:author="Arthur Parmentier" w:date="2020-05-22T11:53:00Z"/>
        </w:rPr>
        <w:pPrChange w:id="7023" w:author="Arthur Parmentier" w:date="2020-05-22T11:53:00Z">
          <w:pPr/>
        </w:pPrChange>
      </w:pPr>
      <w:ins w:id="7024" w:author="Arthur Parmentier" w:date="2020-05-22T11:53:00Z">
        <w:r w:rsidRPr="007C437A">
          <w:t>4) Change the number of inputs (#inputs) to match the size of your input in this patch</w:t>
        </w:r>
      </w:ins>
      <w:ins w:id="7025" w:author="Arthur Parmentier" w:date="2020-05-22T18:38:00Z">
        <w:r w:rsidR="00C24A48" w:rsidRPr="007C437A">
          <w:t>er</w:t>
        </w:r>
      </w:ins>
      <w:ins w:id="7026" w:author="Arthur Parmentier" w:date="2020-05-22T11:53:00Z">
        <w:r w:rsidRPr="007C437A">
          <w:t xml:space="preserve">, as defined in the first layer. For instance, with </w:t>
        </w:r>
      </w:ins>
      <w:ins w:id="7027" w:author="Arthur Parmentier" w:date="2020-05-22T11:54:00Z">
        <w:r w:rsidRPr="007C437A">
          <w:t>P</w:t>
        </w:r>
      </w:ins>
      <w:ins w:id="7028" w:author="Arthur Parmentier" w:date="2020-05-22T11:53:00Z">
        <w:r w:rsidRPr="007C437A">
          <w:t>ose</w:t>
        </w:r>
      </w:ins>
      <w:ins w:id="7029" w:author="Arthur Parmentier" w:date="2020-05-22T11:54:00Z">
        <w:r w:rsidRPr="007C437A">
          <w:t>N</w:t>
        </w:r>
      </w:ins>
      <w:ins w:id="7030" w:author="Arthur Parmentier" w:date="2020-05-22T11:53:00Z">
        <w:r w:rsidRPr="007C437A">
          <w:t>et, there are two features per joint (X and Y coordinates) so #inputs = #joints*2</w:t>
        </w:r>
      </w:ins>
    </w:p>
    <w:p w:rsidR="00D454BF" w:rsidRPr="007C437A" w:rsidRDefault="00D454BF">
      <w:pPr>
        <w:ind w:left="720"/>
        <w:rPr>
          <w:ins w:id="7031" w:author="Arthur Parmentier" w:date="2020-05-22T11:53:00Z"/>
        </w:rPr>
        <w:pPrChange w:id="7032" w:author="Arthur Parmentier" w:date="2020-05-22T11:53:00Z">
          <w:pPr/>
        </w:pPrChange>
      </w:pPr>
      <w:ins w:id="7033" w:author="Arthur Parmentier" w:date="2020-05-22T11:53:00Z">
        <w:r w:rsidRPr="007C437A">
          <w:t xml:space="preserve">5) Change the </w:t>
        </w:r>
      </w:ins>
      <w:ins w:id="7034" w:author="Arthur Parmentier" w:date="2020-05-22T12:18:00Z">
        <w:r w:rsidR="00E9747D" w:rsidRPr="007C437A">
          <w:t>Wekinator</w:t>
        </w:r>
      </w:ins>
      <w:ins w:id="7035" w:author="Arthur Parmentier" w:date="2020-05-22T11:53:00Z">
        <w:r w:rsidRPr="007C437A">
          <w:t xml:space="preserve"> output type to "All Dynamic Time Warping" with N</w:t>
        </w:r>
      </w:ins>
      <w:ins w:id="7036" w:author="Arthur Parmentier" w:date="2020-06-04T12:14:00Z">
        <w:r w:rsidR="006217E4" w:rsidRPr="007C437A">
          <w:t xml:space="preserve"> gestures types, N</w:t>
        </w:r>
      </w:ins>
      <w:ins w:id="7037" w:author="Arthur Parmentier" w:date="2020-05-22T11:56:00Z">
        <w:r w:rsidR="00FD00B9" w:rsidRPr="007C437A">
          <w:t xml:space="preserve"> </w:t>
        </w:r>
      </w:ins>
      <w:ins w:id="7038" w:author="Arthur Parmentier" w:date="2020-06-04T12:13:00Z">
        <w:r w:rsidR="006217E4" w:rsidRPr="007C437A">
          <w:t>equal o</w:t>
        </w:r>
      </w:ins>
      <w:ins w:id="7039" w:author="Arthur Parmentier" w:date="2020-06-04T12:14:00Z">
        <w:r w:rsidR="006217E4" w:rsidRPr="007C437A">
          <w:t xml:space="preserve">r </w:t>
        </w:r>
      </w:ins>
      <w:ins w:id="7040" w:author="Arthur Parmentier" w:date="2020-06-04T12:13:00Z">
        <w:r w:rsidR="006217E4" w:rsidRPr="007C437A">
          <w:t>greater than</w:t>
        </w:r>
      </w:ins>
      <w:ins w:id="7041" w:author="Arthur Parmentier" w:date="2020-05-22T11:56:00Z">
        <w:r w:rsidR="00FD00B9" w:rsidRPr="007C437A">
          <w:t xml:space="preserve"> </w:t>
        </w:r>
      </w:ins>
      <w:ins w:id="7042" w:author="Arthur Parmentier" w:date="2020-05-22T11:53:00Z">
        <w:r w:rsidRPr="007C437A">
          <w:t xml:space="preserve">the size of your dictionary of signs. It probably does not matter if you </w:t>
        </w:r>
      </w:ins>
      <w:ins w:id="7043" w:author="Arthur Parmentier" w:date="2020-05-22T11:56:00Z">
        <w:r w:rsidR="00FD00B9" w:rsidRPr="007C437A">
          <w:t>specify</w:t>
        </w:r>
      </w:ins>
      <w:ins w:id="7044" w:author="Arthur Parmentier" w:date="2020-05-22T11:53:00Z">
        <w:r w:rsidRPr="007C437A">
          <w:t xml:space="preserve"> a greater amount of types, so you can also use any sufficiently large N if you do not know how many signs it should recognize</w:t>
        </w:r>
      </w:ins>
      <w:ins w:id="7045" w:author="Arthur Parmentier" w:date="2020-05-22T11:56:00Z">
        <w:r w:rsidR="00936A60" w:rsidRPr="007C437A">
          <w:t xml:space="preserve">; </w:t>
        </w:r>
      </w:ins>
      <w:ins w:id="7046" w:author="Arthur Parmentier" w:date="2020-05-22T11:57:00Z">
        <w:r w:rsidR="00936A60" w:rsidRPr="007C437A">
          <w:t xml:space="preserve">ultimately, </w:t>
        </w:r>
      </w:ins>
      <w:ins w:id="7047" w:author="Arthur Parmentier" w:date="2020-05-22T12:18:00Z">
        <w:r w:rsidR="00E9747D" w:rsidRPr="007C437A">
          <w:t>Wekinator</w:t>
        </w:r>
      </w:ins>
      <w:ins w:id="7048" w:author="Arthur Parmentier" w:date="2020-05-22T11:57:00Z">
        <w:r w:rsidR="00936A60" w:rsidRPr="007C437A">
          <w:t xml:space="preserve"> will simply never match the signs to those classes.</w:t>
        </w:r>
      </w:ins>
    </w:p>
    <w:p w:rsidR="00D454BF" w:rsidRPr="007C437A" w:rsidRDefault="00D454BF">
      <w:pPr>
        <w:ind w:left="720"/>
        <w:rPr>
          <w:ins w:id="7049" w:author="Arthur Parmentier" w:date="2020-05-22T11:53:00Z"/>
        </w:rPr>
        <w:pPrChange w:id="7050" w:author="Arthur Parmentier" w:date="2020-05-22T11:53:00Z">
          <w:pPr/>
        </w:pPrChange>
      </w:pPr>
      <w:ins w:id="7051" w:author="Arthur Parmentier" w:date="2020-05-22T11:53:00Z">
        <w:r w:rsidRPr="007C437A">
          <w:t xml:space="preserve">6) Set the ouput port to </w:t>
        </w:r>
      </w:ins>
      <w:ins w:id="7052" w:author="Arthur Parmentier" w:date="2020-06-04T12:14:00Z">
        <w:r w:rsidR="00AA2510" w:rsidRPr="007C437A">
          <w:t>match Max/MSP settings</w:t>
        </w:r>
      </w:ins>
      <w:ins w:id="7053" w:author="Arthur Parmentier" w:date="2020-05-22T11:53:00Z">
        <w:r w:rsidRPr="007C437A">
          <w:t xml:space="preserve"> and click next.</w:t>
        </w:r>
      </w:ins>
    </w:p>
    <w:p w:rsidR="00D454BF" w:rsidRPr="007C437A" w:rsidRDefault="00D454BF">
      <w:pPr>
        <w:ind w:left="720"/>
        <w:rPr>
          <w:ins w:id="7054" w:author="Arthur Parmentier" w:date="2020-05-22T11:53:00Z"/>
        </w:rPr>
        <w:pPrChange w:id="7055" w:author="Arthur Parmentier" w:date="2020-05-22T11:53:00Z">
          <w:pPr/>
        </w:pPrChange>
      </w:pPr>
      <w:ins w:id="7056" w:author="Arthur Parmentier" w:date="2020-05-22T11:53:00Z">
        <w:r w:rsidRPr="007C437A">
          <w:t xml:space="preserve">7) If any input is running, make sure that the </w:t>
        </w:r>
      </w:ins>
      <w:ins w:id="7057" w:author="Arthur Parmentier" w:date="2020-05-22T11:54:00Z">
        <w:r w:rsidR="008E3834" w:rsidRPr="007C437A">
          <w:t>“</w:t>
        </w:r>
      </w:ins>
      <w:ins w:id="7058" w:author="Arthur Parmentier" w:date="2020-05-22T11:53:00Z">
        <w:r w:rsidRPr="007C437A">
          <w:t>OSC In</w:t>
        </w:r>
      </w:ins>
      <w:ins w:id="7059" w:author="Arthur Parmentier" w:date="2020-05-22T11:54:00Z">
        <w:r w:rsidR="008E3834" w:rsidRPr="007C437A">
          <w:t>”</w:t>
        </w:r>
      </w:ins>
      <w:ins w:id="7060" w:author="Arthur Parmentier" w:date="2020-05-22T11:53:00Z">
        <w:r w:rsidRPr="007C437A">
          <w:t xml:space="preserve"> indicator of </w:t>
        </w:r>
      </w:ins>
      <w:ins w:id="7061" w:author="Arthur Parmentier" w:date="2020-05-22T12:18:00Z">
        <w:r w:rsidR="00E9747D" w:rsidRPr="007C437A">
          <w:t>Wekinator</w:t>
        </w:r>
      </w:ins>
      <w:ins w:id="7062" w:author="Arthur Parmentier" w:date="2020-05-22T11:53:00Z">
        <w:r w:rsidRPr="007C437A">
          <w:t xml:space="preserve"> is green. If it is yellow</w:t>
        </w:r>
      </w:ins>
      <w:ins w:id="7063" w:author="Arthur Parmentier" w:date="2020-05-22T11:54:00Z">
        <w:r w:rsidR="008E3834" w:rsidRPr="007C437A">
          <w:t xml:space="preserve"> instead</w:t>
        </w:r>
      </w:ins>
      <w:ins w:id="7064" w:author="Arthur Parmentier" w:date="2020-05-22T11:53:00Z">
        <w:r w:rsidRPr="007C437A">
          <w:t xml:space="preserve">, </w:t>
        </w:r>
      </w:ins>
      <w:ins w:id="7065" w:author="Arthur Parmentier" w:date="2020-06-04T12:14:00Z">
        <w:r w:rsidR="00D02205" w:rsidRPr="007C437A">
          <w:t>make sure you have some inpu</w:t>
        </w:r>
      </w:ins>
      <w:ins w:id="7066" w:author="Arthur Parmentier" w:date="2020-06-04T12:15:00Z">
        <w:r w:rsidR="00D02205" w:rsidRPr="007C437A">
          <w:t xml:space="preserve">t running and try </w:t>
        </w:r>
      </w:ins>
      <w:ins w:id="7067" w:author="Arthur Parmentier" w:date="2020-05-22T11:53:00Z">
        <w:r w:rsidRPr="007C437A">
          <w:t xml:space="preserve">to open the view/OSC input status window and restart listening to the OSC. If it is red, check that the size of your input in Max matches the #input parameter of </w:t>
        </w:r>
      </w:ins>
      <w:ins w:id="7068" w:author="Arthur Parmentier" w:date="2020-05-22T12:18:00Z">
        <w:r w:rsidR="00E9747D" w:rsidRPr="007C437A">
          <w:t>Wekinator</w:t>
        </w:r>
      </w:ins>
      <w:ins w:id="7069" w:author="Arthur Parmentier" w:date="2020-05-22T11:53:00Z">
        <w:r w:rsidRPr="007C437A">
          <w:t>.</w:t>
        </w:r>
      </w:ins>
    </w:p>
    <w:p w:rsidR="00D454BF" w:rsidRPr="007C437A" w:rsidRDefault="00D454BF">
      <w:pPr>
        <w:ind w:left="720"/>
        <w:rPr>
          <w:ins w:id="7070" w:author="Arthur Parmentier" w:date="2020-05-22T11:53:00Z"/>
        </w:rPr>
        <w:pPrChange w:id="7071" w:author="Arthur Parmentier" w:date="2020-05-22T11:53:00Z">
          <w:pPr/>
        </w:pPrChange>
      </w:pPr>
      <w:ins w:id="7072" w:author="Arthur Parmentier" w:date="2020-05-22T11:53:00Z">
        <w:r w:rsidRPr="007C437A">
          <w:t xml:space="preserve">8) You can now push the </w:t>
        </w:r>
      </w:ins>
      <w:ins w:id="7073" w:author="Arthur Parmentier" w:date="2020-06-04T12:15:00Z">
        <w:r w:rsidR="00B35E64" w:rsidRPr="007C437A">
          <w:t>train</w:t>
        </w:r>
      </w:ins>
      <w:ins w:id="7074" w:author="Arthur Parmentier" w:date="2020-05-22T11:53:00Z">
        <w:r w:rsidRPr="007C437A">
          <w:t xml:space="preserve"> button</w:t>
        </w:r>
      </w:ins>
      <w:ins w:id="7075" w:author="Arthur Parmentier" w:date="2020-06-04T12:15:00Z">
        <w:r w:rsidR="00B35E64" w:rsidRPr="007C437A">
          <w:t xml:space="preserve"> aside the Mubu object for the full body DTW model</w:t>
        </w:r>
      </w:ins>
      <w:ins w:id="7076" w:author="Arthur Parmentier" w:date="2020-05-22T11:53:00Z">
        <w:r w:rsidRPr="007C437A">
          <w:t xml:space="preserve">. The number of examples for each sign should </w:t>
        </w:r>
      </w:ins>
      <w:ins w:id="7077" w:author="Arthur Parmentier" w:date="2020-06-04T12:15:00Z">
        <w:r w:rsidR="009A73CA" w:rsidRPr="007C437A">
          <w:t>show up</w:t>
        </w:r>
      </w:ins>
      <w:ins w:id="7078" w:author="Arthur Parmentier" w:date="2020-05-22T11:53:00Z">
        <w:r w:rsidRPr="007C437A">
          <w:t xml:space="preserve"> in </w:t>
        </w:r>
      </w:ins>
      <w:ins w:id="7079" w:author="Arthur Parmentier" w:date="2020-05-22T12:18:00Z">
        <w:r w:rsidR="00E9747D" w:rsidRPr="007C437A">
          <w:t>Wekinator</w:t>
        </w:r>
      </w:ins>
      <w:ins w:id="7080" w:author="Arthur Parmentier" w:date="2020-05-22T11:53:00Z">
        <w:r w:rsidRPr="007C437A">
          <w:t>.</w:t>
        </w:r>
      </w:ins>
    </w:p>
    <w:p w:rsidR="00D454BF" w:rsidRPr="007C437A" w:rsidRDefault="00D454BF">
      <w:pPr>
        <w:ind w:left="720"/>
        <w:rPr>
          <w:ins w:id="7081" w:author="Arthur Parmentier" w:date="2020-05-22T11:37:00Z"/>
        </w:rPr>
        <w:pPrChange w:id="7082" w:author="Arthur Parmentier" w:date="2020-05-22T11:53:00Z">
          <w:pPr/>
        </w:pPrChange>
      </w:pPr>
      <w:ins w:id="7083" w:author="Arthur Parmentier" w:date="2020-05-22T11:53:00Z">
        <w:r w:rsidRPr="007C437A">
          <w:t xml:space="preserve">9) Once the training is done after a few seconds, you can press the "run" button in </w:t>
        </w:r>
      </w:ins>
      <w:ins w:id="7084" w:author="Arthur Parmentier" w:date="2020-05-22T12:18:00Z">
        <w:r w:rsidR="00E9747D" w:rsidRPr="007C437A">
          <w:t>Wekinator</w:t>
        </w:r>
      </w:ins>
      <w:ins w:id="7085" w:author="Arthur Parmentier" w:date="2020-05-22T11:53:00Z">
        <w:r w:rsidRPr="007C437A">
          <w:t xml:space="preserve"> to start classifying your live input.</w:t>
        </w:r>
      </w:ins>
    </w:p>
    <w:p w:rsidR="004116C1" w:rsidRPr="007C437A" w:rsidRDefault="00CD5F56" w:rsidP="006D0BF0">
      <w:pPr>
        <w:rPr>
          <w:ins w:id="7086" w:author="Arthur Parmentier" w:date="2020-06-04T12:28:00Z"/>
        </w:rPr>
      </w:pPr>
      <w:ins w:id="7087" w:author="Arthur Parmentier" w:date="2020-05-22T11:57:00Z">
        <w:r w:rsidRPr="007C437A">
          <w:t>These operations ma</w:t>
        </w:r>
      </w:ins>
      <w:ins w:id="7088" w:author="Arthur Parmentier" w:date="2020-05-22T12:20:00Z">
        <w:r w:rsidR="00E9747D" w:rsidRPr="007C437A">
          <w:t>y</w:t>
        </w:r>
      </w:ins>
      <w:ins w:id="7089" w:author="Arthur Parmentier" w:date="2020-05-22T11:57:00Z">
        <w:r w:rsidRPr="007C437A">
          <w:t xml:space="preserve"> take 3 minutes at the fi</w:t>
        </w:r>
      </w:ins>
      <w:ins w:id="7090" w:author="Arthur Parmentier" w:date="2020-05-22T11:58:00Z">
        <w:r w:rsidRPr="007C437A">
          <w:t>rst time use and less than 1 minute once the user would get acquainted to the process. Automatizing these steps</w:t>
        </w:r>
      </w:ins>
      <w:ins w:id="7091" w:author="Arthur Parmentier" w:date="2020-05-22T11:59:00Z">
        <w:r w:rsidRPr="007C437A">
          <w:t xml:space="preserve"> would be very difficult from Max directly, as </w:t>
        </w:r>
      </w:ins>
      <w:ins w:id="7092" w:author="Arthur Parmentier" w:date="2020-05-22T12:18:00Z">
        <w:r w:rsidR="00E9747D" w:rsidRPr="007C437A">
          <w:t>Wekinator</w:t>
        </w:r>
      </w:ins>
      <w:ins w:id="7093" w:author="Arthur Parmentier" w:date="2020-05-22T11:59:00Z">
        <w:r w:rsidRPr="007C437A">
          <w:t xml:space="preserve"> builds its own file structures </w:t>
        </w:r>
      </w:ins>
      <w:ins w:id="7094" w:author="Arthur Parmentier" w:date="2020-05-22T12:00:00Z">
        <w:r w:rsidRPr="007C437A">
          <w:t xml:space="preserve">and </w:t>
        </w:r>
      </w:ins>
      <w:ins w:id="7095" w:author="Arthur Parmentier" w:date="2020-06-04T12:16:00Z">
        <w:r w:rsidR="00AF7CAA" w:rsidRPr="007C437A">
          <w:t>I could not find a way</w:t>
        </w:r>
      </w:ins>
      <w:ins w:id="7096" w:author="Arthur Parmentier" w:date="2020-05-22T12:01:00Z">
        <w:r w:rsidRPr="007C437A">
          <w:t xml:space="preserve"> to load a project in </w:t>
        </w:r>
      </w:ins>
      <w:ins w:id="7097" w:author="Arthur Parmentier" w:date="2020-05-22T12:18:00Z">
        <w:r w:rsidR="00E9747D" w:rsidRPr="007C437A">
          <w:t>Wekinator</w:t>
        </w:r>
      </w:ins>
      <w:ins w:id="7098" w:author="Arthur Parmentier" w:date="2020-05-22T12:01:00Z">
        <w:r w:rsidRPr="007C437A">
          <w:t xml:space="preserve"> from</w:t>
        </w:r>
      </w:ins>
      <w:ins w:id="7099" w:author="Arthur Parmentier" w:date="2020-05-22T11:58:00Z">
        <w:r w:rsidRPr="007C437A">
          <w:t xml:space="preserve"> </w:t>
        </w:r>
      </w:ins>
      <w:ins w:id="7100" w:author="Arthur Parmentier" w:date="2020-05-22T12:02:00Z">
        <w:r w:rsidRPr="007C437A">
          <w:t>a command line</w:t>
        </w:r>
      </w:ins>
      <w:ins w:id="7101" w:author="Arthur Parmentier" w:date="2020-05-22T12:18:00Z">
        <w:r w:rsidR="00E9747D" w:rsidRPr="007C437A">
          <w:t xml:space="preserve"> directly.</w:t>
        </w:r>
      </w:ins>
      <w:ins w:id="7102" w:author="Arthur Parmentier" w:date="2020-06-04T12:16:00Z">
        <w:r w:rsidR="00805C6B" w:rsidRPr="007C437A">
          <w:t xml:space="preserve"> In the future, it is possible that the InteractML or Ra</w:t>
        </w:r>
      </w:ins>
      <w:ins w:id="7103" w:author="Arthur Parmentier" w:date="2020-06-04T12:17:00Z">
        <w:r w:rsidR="00805C6B" w:rsidRPr="007C437A">
          <w:t>pidMax project will make th</w:t>
        </w:r>
      </w:ins>
      <w:ins w:id="7104" w:author="Arthur Parmentier" w:date="2020-06-04T12:28:00Z">
        <w:r w:rsidR="008F7240" w:rsidRPr="007C437A">
          <w:t>e process</w:t>
        </w:r>
      </w:ins>
      <w:ins w:id="7105" w:author="Arthur Parmentier" w:date="2020-06-04T12:17:00Z">
        <w:r w:rsidR="00805C6B" w:rsidRPr="007C437A">
          <w:t xml:space="preserve"> fully automated.</w:t>
        </w:r>
      </w:ins>
    </w:p>
    <w:p w:rsidR="00620051" w:rsidRPr="007C437A" w:rsidRDefault="00620051" w:rsidP="006D0BF0">
      <w:pPr>
        <w:rPr>
          <w:ins w:id="7106" w:author="Arthur Parmentier" w:date="2020-06-04T12:45:00Z"/>
        </w:rPr>
      </w:pPr>
      <w:ins w:id="7107" w:author="Arthur Parmentier" w:date="2020-06-04T12:28:00Z">
        <w:r w:rsidRPr="007C437A">
          <w:t xml:space="preserve">Once the model is running, Max receives in real time the set of DTW distances </w:t>
        </w:r>
      </w:ins>
      <w:ins w:id="7108" w:author="Arthur Parmentier" w:date="2020-06-04T12:29:00Z">
        <w:r w:rsidRPr="007C437A">
          <w:t>from the real time sequence to</w:t>
        </w:r>
      </w:ins>
      <w:ins w:id="7109" w:author="Arthur Parmentier" w:date="2020-06-04T12:28:00Z">
        <w:r w:rsidRPr="007C437A">
          <w:t xml:space="preserve"> each</w:t>
        </w:r>
      </w:ins>
      <w:ins w:id="7110" w:author="Arthur Parmentier" w:date="2020-06-04T12:29:00Z">
        <w:r w:rsidRPr="007C437A">
          <w:t xml:space="preserve"> recorded</w:t>
        </w:r>
      </w:ins>
      <w:ins w:id="7111" w:author="Arthur Parmentier" w:date="2020-06-04T12:28:00Z">
        <w:r w:rsidRPr="007C437A">
          <w:t xml:space="preserve"> </w:t>
        </w:r>
      </w:ins>
      <w:ins w:id="7112" w:author="Arthur Parmentier" w:date="2020-06-04T12:29:00Z">
        <w:r w:rsidRPr="007C437A">
          <w:t xml:space="preserve">sign sequence. By finding the minimal value in that set and </w:t>
        </w:r>
      </w:ins>
      <w:ins w:id="7113" w:author="Arthur Parmentier" w:date="2020-06-04T12:30:00Z">
        <w:r w:rsidRPr="007C437A">
          <w:t xml:space="preserve">comparing this value to a confidence threshold, we </w:t>
        </w:r>
      </w:ins>
      <w:ins w:id="7114" w:author="Arthur Parmentier" w:date="2020-06-04T12:31:00Z">
        <w:r w:rsidRPr="007C437A">
          <w:t>can find when a sign is being performed in real time.</w:t>
        </w:r>
      </w:ins>
    </w:p>
    <w:p w:rsidR="00DD39AE" w:rsidRPr="007C437A" w:rsidRDefault="00DD39AE">
      <w:pPr>
        <w:keepNext/>
        <w:rPr>
          <w:ins w:id="7115" w:author="Arthur Parmentier" w:date="2020-06-04T12:46:00Z"/>
        </w:rPr>
        <w:pPrChange w:id="7116" w:author="Arthur Parmentier" w:date="2020-06-04T12:46:00Z">
          <w:pPr/>
        </w:pPrChange>
      </w:pPr>
      <w:ins w:id="7117" w:author="Arthur Parmentier" w:date="2020-06-04T12:45:00Z">
        <w:r w:rsidRPr="007C437A">
          <w:rPr>
            <w:noProof/>
            <w:rPrChange w:id="7118" w:author="Arthur Parmentier" w:date="2020-06-07T15:27:00Z">
              <w:rPr>
                <w:noProof/>
              </w:rPr>
            </w:rPrChange>
          </w:rPr>
          <w:lastRenderedPageBreak/>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7119" w:author="Arthur Parmentier" w:date="2020-06-04T12:31:00Z"/>
          <w:rPrChange w:id="7120" w:author="Arthur Parmentier" w:date="2020-06-07T15:27:00Z">
            <w:rPr>
              <w:ins w:id="7121" w:author="Arthur Parmentier" w:date="2020-06-04T12:31:00Z"/>
            </w:rPr>
          </w:rPrChange>
        </w:rPr>
        <w:pPrChange w:id="7122" w:author="Arthur Parmentier" w:date="2020-06-04T12:46:00Z">
          <w:pPr/>
        </w:pPrChange>
      </w:pPr>
      <w:ins w:id="7123" w:author="Arthur Parmentier" w:date="2020-06-04T12:46:00Z">
        <w:r w:rsidRPr="007C437A">
          <w:rPr>
            <w:rPrChange w:id="7124" w:author="Arthur Parmentier" w:date="2020-06-07T15:27:00Z">
              <w:rPr/>
            </w:rPrChange>
          </w:rPr>
          <w:t xml:space="preserve">Figure </w:t>
        </w:r>
        <w:r w:rsidRPr="007C437A">
          <w:rPr>
            <w:rPrChange w:id="7125" w:author="Arthur Parmentier" w:date="2020-06-07T15:27:00Z">
              <w:rPr/>
            </w:rPrChange>
          </w:rPr>
          <w:fldChar w:fldCharType="begin"/>
        </w:r>
        <w:r w:rsidRPr="007C437A">
          <w:rPr>
            <w:rPrChange w:id="7126" w:author="Arthur Parmentier" w:date="2020-06-07T15:27:00Z">
              <w:rPr/>
            </w:rPrChange>
          </w:rPr>
          <w:instrText xml:space="preserve"> SEQ Figure \* ARABIC </w:instrText>
        </w:r>
      </w:ins>
      <w:r w:rsidRPr="007C437A">
        <w:rPr>
          <w:rPrChange w:id="7127" w:author="Arthur Parmentier" w:date="2020-06-07T15:27:00Z">
            <w:rPr/>
          </w:rPrChange>
        </w:rPr>
        <w:fldChar w:fldCharType="separate"/>
      </w:r>
      <w:ins w:id="7128" w:author="Arthur Parmentier" w:date="2020-06-05T21:05:00Z">
        <w:r w:rsidR="001C2AA6" w:rsidRPr="007C437A">
          <w:rPr>
            <w:rPrChange w:id="7129" w:author="Arthur Parmentier" w:date="2020-06-07T15:27:00Z">
              <w:rPr>
                <w:noProof/>
              </w:rPr>
            </w:rPrChange>
          </w:rPr>
          <w:t>9</w:t>
        </w:r>
      </w:ins>
      <w:ins w:id="7130" w:author="Arthur Parmentier" w:date="2020-06-04T12:46:00Z">
        <w:r w:rsidRPr="007C437A">
          <w:rPr>
            <w:rPrChange w:id="7131" w:author="Arthur Parmentier" w:date="2020-06-07T15:27:00Z">
              <w:rPr/>
            </w:rPrChange>
          </w:rPr>
          <w:fldChar w:fldCharType="end"/>
        </w:r>
        <w:r w:rsidRPr="007C437A">
          <w:rPr>
            <w:rPrChange w:id="7132" w:author="Arthur Parmentier" w:date="2020-06-07T15:27:00Z">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7133" w:author="Arthur Parmentier" w:date="2020-05-22T11:37:00Z"/>
        </w:rPr>
      </w:pPr>
      <w:ins w:id="7134" w:author="Arthur Parmentier" w:date="2020-06-04T12:34:00Z">
        <w:r w:rsidRPr="007C437A">
          <w:t>We will address performance</w:t>
        </w:r>
      </w:ins>
      <w:ins w:id="7135" w:author="Arthur Parmentier" w:date="2020-06-04T12:35:00Z">
        <w:r w:rsidRPr="007C437A">
          <w:t xml:space="preserve"> and accuracy aspects in a further section.</w:t>
        </w:r>
      </w:ins>
    </w:p>
    <w:p w:rsidR="004116C1" w:rsidRPr="007C437A" w:rsidRDefault="00620051" w:rsidP="00620051">
      <w:pPr>
        <w:pStyle w:val="Titre4"/>
        <w:rPr>
          <w:ins w:id="7136" w:author="Arthur Parmentier" w:date="2020-06-04T12:35:00Z"/>
        </w:rPr>
      </w:pPr>
      <w:ins w:id="7137" w:author="Arthur Parmentier" w:date="2020-06-04T12:35:00Z">
        <w:r w:rsidRPr="007C437A">
          <w:t xml:space="preserve">Hands Adaboost </w:t>
        </w:r>
      </w:ins>
      <w:ins w:id="7138" w:author="Arthur Parmentier" w:date="2020-06-04T12:42:00Z">
        <w:r w:rsidR="00BD61A6" w:rsidRPr="007C437A">
          <w:t xml:space="preserve">for </w:t>
        </w:r>
      </w:ins>
      <w:ins w:id="7139" w:author="Arthur Parmentier" w:date="2020-06-04T12:35:00Z">
        <w:r w:rsidRPr="007C437A">
          <w:t>decision tree</w:t>
        </w:r>
      </w:ins>
    </w:p>
    <w:p w:rsidR="00620051" w:rsidRPr="007C437A" w:rsidRDefault="00620051" w:rsidP="00620051">
      <w:pPr>
        <w:rPr>
          <w:ins w:id="7140" w:author="Arthur Parmentier" w:date="2020-06-04T12:39:00Z"/>
        </w:rPr>
      </w:pPr>
      <w:ins w:id="7141" w:author="Arthur Parmentier" w:date="2020-06-04T12:35:00Z">
        <w:r w:rsidRPr="007C437A">
          <w:t>To recognize hand poses that are used in s</w:t>
        </w:r>
      </w:ins>
      <w:ins w:id="7142" w:author="Arthur Parmentier" w:date="2020-06-04T12:36:00Z">
        <w:r w:rsidRPr="007C437A">
          <w:t xml:space="preserve">igns like “tempo” or “volume”, I chose to work with </w:t>
        </w:r>
      </w:ins>
      <w:ins w:id="7143" w:author="Arthur Parmentier" w:date="2020-06-04T12:37:00Z">
        <w:r w:rsidRPr="007C437A">
          <w:t xml:space="preserve">an Adaboost </w:t>
        </w:r>
      </w:ins>
      <w:ins w:id="7144" w:author="Arthur Parmentier" w:date="2020-06-04T12:42:00Z">
        <w:r w:rsidR="00BD61A6" w:rsidRPr="007C437A">
          <w:t xml:space="preserve">for </w:t>
        </w:r>
      </w:ins>
      <w:ins w:id="7145" w:author="Arthur Parmentier" w:date="2020-06-04T12:37:00Z">
        <w:r w:rsidRPr="007C437A">
          <w:t xml:space="preserve">decision tree classifier model in Wekinator. The configuration process in Wekinator is </w:t>
        </w:r>
      </w:ins>
      <w:ins w:id="7146" w:author="Arthur Parmentier" w:date="2020-06-04T12:38:00Z">
        <w:r w:rsidRPr="007C437A">
          <w:t xml:space="preserve">only </w:t>
        </w:r>
      </w:ins>
      <w:ins w:id="7147" w:author="Arthur Parmentier" w:date="2020-06-04T12:37:00Z">
        <w:r w:rsidRPr="007C437A">
          <w:t>slight</w:t>
        </w:r>
      </w:ins>
      <w:ins w:id="7148" w:author="Arthur Parmentier" w:date="2020-06-04T12:38:00Z">
        <w:r w:rsidRPr="007C437A">
          <w:t xml:space="preserve">ly different </w:t>
        </w:r>
      </w:ins>
      <w:ins w:id="7149" w:author="Arthur Parmentier" w:date="2020-06-04T12:39:00Z">
        <w:r w:rsidR="00103255" w:rsidRPr="007C437A">
          <w:t xml:space="preserve">and is fully detailed in my </w:t>
        </w:r>
        <w:r w:rsidR="00103255" w:rsidRPr="007C437A">
          <w:rPr>
            <w:rPrChange w:id="7150" w:author="Arthur Parmentier" w:date="2020-06-07T15:27:00Z">
              <w:rPr/>
            </w:rPrChange>
          </w:rPr>
          <w:fldChar w:fldCharType="begin"/>
        </w:r>
        <w:r w:rsidR="00103255" w:rsidRPr="007C437A">
          <w:instrText xml:space="preserve"> HYPERLINK "https://www.youtube.com/watch?v=rKD5BMaHmI8" </w:instrText>
        </w:r>
        <w:r w:rsidR="00103255" w:rsidRPr="007C437A">
          <w:rPr>
            <w:rPrChange w:id="7151" w:author="Arthur Parmentier" w:date="2020-06-07T15:27:00Z">
              <w:rPr/>
            </w:rPrChange>
          </w:rPr>
          <w:fldChar w:fldCharType="separate"/>
        </w:r>
        <w:r w:rsidR="00103255" w:rsidRPr="007C437A">
          <w:rPr>
            <w:rStyle w:val="Lienhypertexte"/>
          </w:rPr>
          <w:t>fourth demo video</w:t>
        </w:r>
        <w:r w:rsidR="00103255" w:rsidRPr="007C437A">
          <w:rPr>
            <w:rPrChange w:id="7152" w:author="Arthur Parmentier" w:date="2020-06-07T15:27:00Z">
              <w:rPr/>
            </w:rPrChange>
          </w:rPr>
          <w:fldChar w:fldCharType="end"/>
        </w:r>
        <w:r w:rsidR="00103255" w:rsidRPr="007C437A">
          <w:t>.</w:t>
        </w:r>
      </w:ins>
    </w:p>
    <w:p w:rsidR="00054963" w:rsidRPr="007C437A" w:rsidRDefault="00054963">
      <w:pPr>
        <w:rPr>
          <w:ins w:id="7153" w:author="Arthur Parmentier" w:date="2020-05-22T09:13:00Z"/>
          <w:rPrChange w:id="7154" w:author="Arthur Parmentier" w:date="2020-06-07T15:27:00Z">
            <w:rPr>
              <w:ins w:id="7155" w:author="Arthur Parmentier" w:date="2020-05-22T09:13:00Z"/>
            </w:rPr>
          </w:rPrChange>
        </w:rPr>
        <w:pPrChange w:id="7156" w:author="Arthur Parmentier" w:date="2020-06-04T12:35:00Z">
          <w:pPr>
            <w:pStyle w:val="Titre3"/>
          </w:pPr>
        </w:pPrChange>
      </w:pPr>
      <w:ins w:id="7157" w:author="Arthur Parmentier" w:date="2020-06-04T12:40:00Z">
        <w:r w:rsidRPr="007C437A">
          <w:rPr>
            <w:rPrChange w:id="7158" w:author="Arthur Parmentier" w:date="2020-06-07T15:27:00Z">
              <w:rPr/>
            </w:rPrChange>
          </w:rPr>
          <w:t>At the output of the model, Max receives the index of the most likely sign</w:t>
        </w:r>
      </w:ins>
      <w:ins w:id="7159" w:author="Arthur Parmentier" w:date="2020-06-04T12:41:00Z">
        <w:r w:rsidRPr="007C437A">
          <w:rPr>
            <w:rPrChange w:id="7160" w:author="Arthur Parmentier" w:date="2020-06-07T15:27:00Z">
              <w:rPr/>
            </w:rPrChange>
          </w:rPr>
          <w:t xml:space="preserve"> and can eventually threshold on the confidence of the classification to avoid </w:t>
        </w:r>
      </w:ins>
      <w:ins w:id="7161" w:author="Arthur Parmentier" w:date="2020-06-04T12:42:00Z">
        <w:r w:rsidR="00D26A17" w:rsidRPr="007C437A">
          <w:rPr>
            <w:rPrChange w:id="7162" w:author="Arthur Parmentier" w:date="2020-06-07T15:27:00Z">
              <w:rPr/>
            </w:rPrChange>
          </w:rPr>
          <w:t>false positives</w:t>
        </w:r>
      </w:ins>
      <w:ins w:id="7163" w:author="Arthur Parmentier" w:date="2020-06-04T12:41:00Z">
        <w:r w:rsidRPr="007C437A">
          <w:rPr>
            <w:rPrChange w:id="7164" w:author="Arthur Parmentier" w:date="2020-06-07T15:27:00Z">
              <w:rPr/>
            </w:rPrChange>
          </w:rPr>
          <w:t>.</w:t>
        </w:r>
      </w:ins>
    </w:p>
    <w:p w:rsidR="006D0BF0" w:rsidRPr="007C437A" w:rsidDel="004D7C82" w:rsidRDefault="006D0BF0">
      <w:pPr>
        <w:rPr>
          <w:del w:id="7165" w:author="Arthur Parmentier" w:date="2020-06-04T12:17:00Z"/>
          <w:rPrChange w:id="7166" w:author="Arthur Parmentier" w:date="2020-06-07T15:27:00Z">
            <w:rPr>
              <w:del w:id="7167" w:author="Arthur Parmentier" w:date="2020-06-04T12:17:00Z"/>
            </w:rPr>
          </w:rPrChange>
        </w:rPr>
        <w:pPrChange w:id="7168" w:author="Arthur Parmentier" w:date="2020-05-22T09:13:00Z">
          <w:pPr>
            <w:pStyle w:val="Titre2"/>
          </w:pPr>
        </w:pPrChange>
      </w:pPr>
      <w:bookmarkStart w:id="7169" w:name="_Toc42259027"/>
      <w:bookmarkStart w:id="7170" w:name="_Toc42259104"/>
      <w:bookmarkStart w:id="7171" w:name="_Toc42449783"/>
      <w:bookmarkStart w:id="7172" w:name="_Toc42449865"/>
      <w:bookmarkStart w:id="7173" w:name="_Toc42550051"/>
      <w:bookmarkStart w:id="7174" w:name="_Toc42550144"/>
      <w:bookmarkStart w:id="7175" w:name="_Toc42698895"/>
      <w:bookmarkStart w:id="7176" w:name="_Toc42698974"/>
      <w:bookmarkEnd w:id="7169"/>
      <w:bookmarkEnd w:id="7170"/>
      <w:bookmarkEnd w:id="7171"/>
      <w:bookmarkEnd w:id="7172"/>
      <w:bookmarkEnd w:id="7173"/>
      <w:bookmarkEnd w:id="7174"/>
      <w:bookmarkEnd w:id="7175"/>
      <w:bookmarkEnd w:id="7176"/>
    </w:p>
    <w:p w:rsidR="00F25194" w:rsidRPr="007C437A" w:rsidRDefault="00F25194">
      <w:pPr>
        <w:pStyle w:val="Titre3"/>
        <w:rPr>
          <w:ins w:id="7177" w:author="Arthur Parmentier" w:date="2020-06-04T14:56:00Z"/>
        </w:rPr>
      </w:pPr>
      <w:bookmarkStart w:id="7178" w:name="_Toc42698975"/>
      <w:r w:rsidRPr="007C437A">
        <w:t>Part 4: Grammar parsing</w:t>
      </w:r>
      <w:bookmarkEnd w:id="7178"/>
    </w:p>
    <w:p w:rsidR="00947BFF" w:rsidRPr="007C437A" w:rsidRDefault="00947BFF">
      <w:pPr>
        <w:pStyle w:val="Titre4"/>
        <w:rPr>
          <w:ins w:id="7179" w:author="Arthur Parmentier" w:date="2020-06-04T13:57:00Z"/>
          <w:rPrChange w:id="7180" w:author="Arthur Parmentier" w:date="2020-06-07T15:27:00Z">
            <w:rPr>
              <w:ins w:id="7181" w:author="Arthur Parmentier" w:date="2020-06-04T13:57:00Z"/>
            </w:rPr>
          </w:rPrChange>
        </w:rPr>
        <w:pPrChange w:id="7182" w:author="Arthur Parmentier" w:date="2020-06-04T14:56:00Z">
          <w:pPr>
            <w:pStyle w:val="Titre3"/>
          </w:pPr>
        </w:pPrChange>
      </w:pPr>
      <w:ins w:id="7183" w:author="Arthur Parmentier" w:date="2020-06-04T14:56:00Z">
        <w:r w:rsidRPr="007C437A">
          <w:rPr>
            <w:rPrChange w:id="7184" w:author="Arthur Parmentier" w:date="2020-06-07T15:27:00Z">
              <w:rPr/>
            </w:rPrChange>
          </w:rPr>
          <w:t xml:space="preserve">A finite state machine (FSM) </w:t>
        </w:r>
      </w:ins>
      <w:ins w:id="7185" w:author="Arthur Parmentier" w:date="2020-06-08T01:39:00Z">
        <w:r w:rsidR="00DE0C52">
          <w:t>automaton</w:t>
        </w:r>
      </w:ins>
    </w:p>
    <w:p w:rsidR="00043B6E" w:rsidRPr="007C437A" w:rsidRDefault="00043B6E" w:rsidP="00043B6E">
      <w:pPr>
        <w:rPr>
          <w:ins w:id="7186" w:author="Arthur Parmentier" w:date="2020-06-04T13:59:00Z"/>
        </w:rPr>
      </w:pPr>
      <w:ins w:id="7187" w:author="Arthur Parmentier" w:date="2020-06-04T13:57:00Z">
        <w:r w:rsidRPr="007C437A">
          <w:t xml:space="preserve">From the models introduced in the previous section, </w:t>
        </w:r>
      </w:ins>
      <w:ins w:id="7188" w:author="Arthur Parmentier" w:date="2020-06-04T13:58:00Z">
        <w:r w:rsidRPr="007C437A">
          <w:t xml:space="preserve">we </w:t>
        </w:r>
      </w:ins>
      <w:ins w:id="7189" w:author="Arthur Parmentier" w:date="2020-06-04T13:59:00Z">
        <w:r w:rsidRPr="007C437A">
          <w:t>can</w:t>
        </w:r>
      </w:ins>
      <w:ins w:id="7190"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7191" w:author="Arthur Parmentier" w:date="2020-06-04T14:02:00Z"/>
        </w:rPr>
      </w:pPr>
      <w:ins w:id="7192" w:author="Arthur Parmentier" w:date="2020-06-04T14:00:00Z">
        <w:r w:rsidRPr="007C437A">
          <w:t xml:space="preserve">The next step is therefore to implement the grammar of SP </w:t>
        </w:r>
      </w:ins>
      <w:ins w:id="7193" w:author="Arthur Parmentier" w:date="2020-06-04T14:01:00Z">
        <w:r w:rsidRPr="007C437A">
          <w:t>with a parsing mechanism that would then allow us to create requests or commands to each device that acts a</w:t>
        </w:r>
      </w:ins>
      <w:ins w:id="7194" w:author="Arthur Parmentier" w:date="2020-06-04T14:02:00Z">
        <w:r w:rsidRPr="007C437A">
          <w:t>s an individual performer in the system.</w:t>
        </w:r>
      </w:ins>
    </w:p>
    <w:p w:rsidR="00043B6E" w:rsidRPr="007C437A" w:rsidRDefault="00043B6E" w:rsidP="00043B6E">
      <w:pPr>
        <w:rPr>
          <w:ins w:id="7195" w:author="Arthur Parmentier" w:date="2020-06-04T14:05:00Z"/>
        </w:rPr>
      </w:pPr>
      <w:ins w:id="7196" w:author="Arthur Parmentier" w:date="2020-06-04T14:02:00Z">
        <w:r w:rsidRPr="007C437A">
          <w:t>We have seen previously that</w:t>
        </w:r>
      </w:ins>
      <w:ins w:id="7197" w:author="Arthur Parmentier" w:date="2020-06-04T14:03:00Z">
        <w:r w:rsidRPr="007C437A">
          <w:t xml:space="preserve"> the default SP mode can be modeled as a regular lan</w:t>
        </w:r>
      </w:ins>
      <w:ins w:id="7198" w:author="Arthur Parmentier" w:date="2020-06-04T14:04:00Z">
        <w:r w:rsidRPr="007C437A">
          <w:t xml:space="preserve">guage. This allow us to build a deterministic finite state machine </w:t>
        </w:r>
      </w:ins>
      <w:ins w:id="7199" w:author="Arthur Parmentier" w:date="2020-06-04T14:06:00Z">
        <w:r w:rsidRPr="007C437A">
          <w:t xml:space="preserve">(FSM) </w:t>
        </w:r>
      </w:ins>
      <w:ins w:id="7200" w:author="Arthur Parmentier" w:date="2020-06-04T14:04:00Z">
        <w:r w:rsidRPr="007C437A">
          <w:t xml:space="preserve">that can create </w:t>
        </w:r>
      </w:ins>
      <w:ins w:id="7201" w:author="Arthur Parmentier" w:date="2020-06-04T14:05:00Z">
        <w:r w:rsidRPr="007C437A">
          <w:t>meaningful requests from the time sequence of signs.</w:t>
        </w:r>
      </w:ins>
    </w:p>
    <w:p w:rsidR="00541D7C" w:rsidRPr="007C437A" w:rsidRDefault="00043B6E">
      <w:pPr>
        <w:rPr>
          <w:ins w:id="7202" w:author="Arthur Parmentier" w:date="2020-06-04T14:46:00Z"/>
        </w:rPr>
        <w:pPrChange w:id="7203" w:author="Arthur Parmentier" w:date="2020-06-04T14:46:00Z">
          <w:pPr>
            <w:keepNext/>
          </w:pPr>
        </w:pPrChange>
      </w:pPr>
      <w:ins w:id="7204" w:author="Arthur Parmentier" w:date="2020-06-04T14:06:00Z">
        <w:r w:rsidRPr="007C437A">
          <w:lastRenderedPageBreak/>
          <w:t>There are several ways to implement a FSM inside Max</w:t>
        </w:r>
      </w:ins>
      <w:ins w:id="7205" w:author="Arthur Parmentier" w:date="2020-06-04T14:07:00Z">
        <w:r w:rsidRPr="007C437A">
          <w:t xml:space="preserve"> but the most convenient </w:t>
        </w:r>
        <w:r w:rsidR="003341C4" w:rsidRPr="007C437A">
          <w:t xml:space="preserve">way that I found was using a </w:t>
        </w:r>
      </w:ins>
      <w:ins w:id="7206" w:author="Arthur Parmentier" w:date="2020-06-04T14:08:00Z">
        <w:r w:rsidR="003341C4" w:rsidRPr="007C437A">
          <w:t>node.js package called “Javascript state machine”</w:t>
        </w:r>
        <w:r w:rsidR="003341C4" w:rsidRPr="007C437A">
          <w:rPr>
            <w:rStyle w:val="Appelnotedebasdep"/>
          </w:rPr>
          <w:footnoteReference w:id="50"/>
        </w:r>
      </w:ins>
      <w:ins w:id="7209" w:author="Arthur Parmentier" w:date="2020-06-04T14:09:00Z">
        <w:r w:rsidR="00443149" w:rsidRPr="007C437A">
          <w:t xml:space="preserve">. </w:t>
        </w:r>
      </w:ins>
      <w:ins w:id="7210" w:author="Arthur Parmentier" w:date="2020-06-04T14:10:00Z">
        <w:r w:rsidR="00443149" w:rsidRPr="007C437A">
          <w:t>By also using the Viz.js lib</w:t>
        </w:r>
      </w:ins>
      <w:ins w:id="7211" w:author="Arthur Parmentier" w:date="2020-06-04T14:11:00Z">
        <w:r w:rsidR="00443149" w:rsidRPr="007C437A">
          <w:t>rary</w:t>
        </w:r>
        <w:r w:rsidR="00443149" w:rsidRPr="007C437A">
          <w:rPr>
            <w:rStyle w:val="Appelnotedebasdep"/>
          </w:rPr>
          <w:footnoteReference w:id="51"/>
        </w:r>
        <w:r w:rsidR="00443149" w:rsidRPr="007C437A">
          <w:t xml:space="preserve">, I was able </w:t>
        </w:r>
      </w:ins>
      <w:ins w:id="7213" w:author="Arthur Parmentier" w:date="2020-06-04T14:12:00Z">
        <w:r w:rsidR="00443149" w:rsidRPr="007C437A">
          <w:t>to display the</w:t>
        </w:r>
      </w:ins>
      <w:ins w:id="7214" w:author="Arthur Parmentier" w:date="2020-06-04T14:13:00Z">
        <w:r w:rsidR="00443149" w:rsidRPr="007C437A">
          <w:t xml:space="preserve"> FSM inside a Jweb object in Max as a connected graph that represents all the states and transitions of the FSM. This is a very nice v</w:t>
        </w:r>
      </w:ins>
      <w:ins w:id="7215" w:author="Arthur Parmentier" w:date="2020-06-04T14:14:00Z">
        <w:r w:rsidR="00443149" w:rsidRPr="007C437A">
          <w:t>isualization for learning the grammar of SP and also for programmers to have a di</w:t>
        </w:r>
      </w:ins>
      <w:ins w:id="7216" w:author="Arthur Parmentier" w:date="2020-06-04T14:15:00Z">
        <w:r w:rsidR="00443149" w:rsidRPr="007C437A">
          <w:t>rect feedback on their grammatical implementation, for instance when adding new modes to the tool in the future</w:t>
        </w:r>
      </w:ins>
      <w:ins w:id="7217" w:author="Arthur Parmentier" w:date="2020-06-04T14:44:00Z">
        <w:r w:rsidR="00327836" w:rsidRPr="007C437A">
          <w:t xml:space="preserve"> (see </w:t>
        </w:r>
        <w:r w:rsidR="00327836" w:rsidRPr="007C437A">
          <w:rPr>
            <w:rPrChange w:id="7218" w:author="Arthur Parmentier" w:date="2020-06-07T15:27:00Z">
              <w:rPr/>
            </w:rPrChange>
          </w:rPr>
          <w:fldChar w:fldCharType="begin"/>
        </w:r>
        <w:r w:rsidR="00327836" w:rsidRPr="007C437A">
          <w:instrText xml:space="preserve"> REF _Ref42174288 \h </w:instrText>
        </w:r>
      </w:ins>
      <w:r w:rsidR="00327836" w:rsidRPr="007C437A">
        <w:rPr>
          <w:rPrChange w:id="7219" w:author="Arthur Parmentier" w:date="2020-06-07T15:27:00Z">
            <w:rPr/>
          </w:rPrChange>
        </w:rPr>
      </w:r>
      <w:r w:rsidR="00327836" w:rsidRPr="007C437A">
        <w:rPr>
          <w:rPrChange w:id="7220" w:author="Arthur Parmentier" w:date="2020-06-07T15:27:00Z">
            <w:rPr/>
          </w:rPrChange>
        </w:rPr>
        <w:fldChar w:fldCharType="separate"/>
      </w:r>
      <w:ins w:id="7221" w:author="Arthur Parmentier" w:date="2020-06-04T14:44:00Z">
        <w:r w:rsidR="00327836" w:rsidRPr="007C437A">
          <w:t xml:space="preserve">Figure </w:t>
        </w:r>
        <w:r w:rsidR="00327836" w:rsidRPr="007C437A">
          <w:rPr>
            <w:rPrChange w:id="7222" w:author="Arthur Parmentier" w:date="2020-06-07T15:27:00Z">
              <w:rPr>
                <w:noProof/>
              </w:rPr>
            </w:rPrChange>
          </w:rPr>
          <w:t>9</w:t>
        </w:r>
        <w:r w:rsidR="00327836" w:rsidRPr="007C437A">
          <w:rPr>
            <w:rPrChange w:id="7223" w:author="Arthur Parmentier" w:date="2020-06-07T15:27:00Z">
              <w:rPr/>
            </w:rPrChange>
          </w:rPr>
          <w:fldChar w:fldCharType="end"/>
        </w:r>
        <w:r w:rsidR="00327836" w:rsidRPr="007C437A">
          <w:t>).</w:t>
        </w:r>
      </w:ins>
    </w:p>
    <w:p w:rsidR="00833029" w:rsidRPr="007C437A" w:rsidRDefault="00833029">
      <w:pPr>
        <w:keepNext/>
        <w:rPr>
          <w:ins w:id="7224" w:author="Arthur Parmentier" w:date="2020-06-04T14:44:00Z"/>
        </w:rPr>
        <w:pPrChange w:id="7225" w:author="Arthur Parmentier" w:date="2020-06-04T14:44:00Z">
          <w:pPr/>
        </w:pPrChange>
      </w:pPr>
      <w:ins w:id="7226" w:author="Arthur Parmentier" w:date="2020-06-04T14:43:00Z">
        <w:r w:rsidRPr="007C437A">
          <w:rPr>
            <w:noProof/>
            <w:rPrChange w:id="7227" w:author="Arthur Parmentier" w:date="2020-06-07T15:27:00Z">
              <w:rPr>
                <w:noProof/>
              </w:rPr>
            </w:rPrChange>
          </w:rPr>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7228" w:author="Arthur Parmentier" w:date="2020-06-04T14:46:00Z"/>
        </w:rPr>
      </w:pPr>
      <w:bookmarkStart w:id="7229" w:name="_Ref42174288"/>
      <w:bookmarkStart w:id="7230" w:name="_Ref42174282"/>
      <w:ins w:id="7231" w:author="Arthur Parmentier" w:date="2020-06-04T14:44:00Z">
        <w:r w:rsidRPr="007C437A">
          <w:t xml:space="preserve">Figure </w:t>
        </w:r>
        <w:r w:rsidRPr="007C437A">
          <w:rPr>
            <w:rPrChange w:id="7232" w:author="Arthur Parmentier" w:date="2020-06-07T15:27:00Z">
              <w:rPr/>
            </w:rPrChange>
          </w:rPr>
          <w:fldChar w:fldCharType="begin"/>
        </w:r>
        <w:r w:rsidRPr="007C437A">
          <w:instrText xml:space="preserve"> SEQ Figure \* ARABIC </w:instrText>
        </w:r>
      </w:ins>
      <w:r w:rsidRPr="007C437A">
        <w:rPr>
          <w:rPrChange w:id="7233" w:author="Arthur Parmentier" w:date="2020-06-07T15:27:00Z">
            <w:rPr/>
          </w:rPrChange>
        </w:rPr>
        <w:fldChar w:fldCharType="separate"/>
      </w:r>
      <w:ins w:id="7234" w:author="Arthur Parmentier" w:date="2020-06-05T21:05:00Z">
        <w:r w:rsidR="001C2AA6" w:rsidRPr="007C437A">
          <w:rPr>
            <w:rPrChange w:id="7235" w:author="Arthur Parmentier" w:date="2020-06-07T15:27:00Z">
              <w:rPr>
                <w:noProof/>
              </w:rPr>
            </w:rPrChange>
          </w:rPr>
          <w:t>10</w:t>
        </w:r>
      </w:ins>
      <w:ins w:id="7236" w:author="Arthur Parmentier" w:date="2020-06-04T14:44:00Z">
        <w:r w:rsidRPr="007C437A">
          <w:rPr>
            <w:rPrChange w:id="7237" w:author="Arthur Parmentier" w:date="2020-06-07T15:27:00Z">
              <w:rPr/>
            </w:rPrChange>
          </w:rPr>
          <w:fldChar w:fldCharType="end"/>
        </w:r>
        <w:bookmarkEnd w:id="7229"/>
        <w:r w:rsidRPr="007C437A">
          <w:t xml:space="preserve"> Max</w:t>
        </w:r>
      </w:ins>
      <w:ins w:id="7238" w:author="Arthur Parmentier" w:date="2020-06-04T15:54:00Z">
        <w:r w:rsidR="009972CC" w:rsidRPr="007C437A">
          <w:t xml:space="preserve"> SP</w:t>
        </w:r>
      </w:ins>
      <w:ins w:id="7239" w:author="Arthur Parmentier" w:date="2020-06-04T14:44:00Z">
        <w:r w:rsidRPr="007C437A">
          <w:t xml:space="preserve"> automat</w:t>
        </w:r>
      </w:ins>
      <w:ins w:id="7240" w:author="Arthur Parmentier" w:date="2020-06-08T01:39:00Z">
        <w:r w:rsidR="00DE0C52">
          <w:t>on</w:t>
        </w:r>
      </w:ins>
      <w:ins w:id="7241" w:author="Arthur Parmentier" w:date="2020-06-04T14:44:00Z">
        <w:r w:rsidRPr="007C437A">
          <w:t xml:space="preserve"> (FSM) GUI</w:t>
        </w:r>
      </w:ins>
      <w:bookmarkEnd w:id="7230"/>
    </w:p>
    <w:p w:rsidR="00541D7C" w:rsidRPr="007C437A" w:rsidRDefault="00541D7C" w:rsidP="00541D7C">
      <w:pPr>
        <w:rPr>
          <w:ins w:id="7242" w:author="Arthur Parmentier" w:date="2020-06-04T14:56:00Z"/>
        </w:rPr>
      </w:pPr>
      <w:ins w:id="7243" w:author="Arthur Parmentier" w:date="2020-06-04T14:47:00Z">
        <w:r w:rsidRPr="007C437A">
          <w:t xml:space="preserve">Yet, the FSM only implements the default SP mode and </w:t>
        </w:r>
      </w:ins>
      <w:ins w:id="7244" w:author="Arthur Parmentier" w:date="2020-06-04T14:48:00Z">
        <w:r w:rsidRPr="007C437A">
          <w:t>although they have a dedicated state, all logic elements are not implemented either</w:t>
        </w:r>
      </w:ins>
      <w:ins w:id="7245" w:author="Arthur Parmentier" w:date="2020-06-04T14:49:00Z">
        <w:r w:rsidRPr="007C437A">
          <w:t xml:space="preserve">, as they introduce a </w:t>
        </w:r>
      </w:ins>
      <w:ins w:id="7246" w:author="Arthur Parmentier" w:date="2020-06-04T14:50:00Z">
        <w:r w:rsidRPr="007C437A">
          <w:t>great level of complexity both in the automata and the interpretation by the device itself.</w:t>
        </w:r>
      </w:ins>
    </w:p>
    <w:p w:rsidR="00947BFF" w:rsidRPr="007C437A" w:rsidRDefault="00947BFF">
      <w:pPr>
        <w:pStyle w:val="Titre4"/>
        <w:rPr>
          <w:ins w:id="7247" w:author="Arthur Parmentier" w:date="2020-06-04T14:50:00Z"/>
          <w:rPrChange w:id="7248" w:author="Arthur Parmentier" w:date="2020-06-07T15:27:00Z">
            <w:rPr>
              <w:ins w:id="7249" w:author="Arthur Parmentier" w:date="2020-06-04T14:50:00Z"/>
            </w:rPr>
          </w:rPrChange>
        </w:rPr>
        <w:pPrChange w:id="7250" w:author="Arthur Parmentier" w:date="2020-06-04T14:56:00Z">
          <w:pPr/>
        </w:pPrChange>
      </w:pPr>
      <w:ins w:id="7251" w:author="Arthur Parmentier" w:date="2020-06-04T14:56:00Z">
        <w:r w:rsidRPr="007C437A">
          <w:rPr>
            <w:rPrChange w:id="7252" w:author="Arthur Parmentier" w:date="2020-06-07T15:27:00Z">
              <w:rPr/>
            </w:rPrChange>
          </w:rPr>
          <w:t>Forming a request to de</w:t>
        </w:r>
      </w:ins>
      <w:ins w:id="7253" w:author="Arthur Parmentier" w:date="2020-06-04T14:57:00Z">
        <w:r w:rsidRPr="007C437A">
          <w:rPr>
            <w:rPrChange w:id="7254" w:author="Arthur Parmentier" w:date="2020-06-07T15:27:00Z">
              <w:rPr/>
            </w:rPrChange>
          </w:rPr>
          <w:t xml:space="preserve">vices </w:t>
        </w:r>
      </w:ins>
      <w:ins w:id="7255" w:author="Arthur Parmentier" w:date="2020-06-04T14:56:00Z">
        <w:r w:rsidRPr="007C437A">
          <w:rPr>
            <w:rPrChange w:id="7256" w:author="Arthur Parmentier" w:date="2020-06-07T15:27:00Z">
              <w:rPr/>
            </w:rPrChange>
          </w:rPr>
          <w:t>from a sequence</w:t>
        </w:r>
      </w:ins>
      <w:ins w:id="7257" w:author="Arthur Parmentier" w:date="2020-06-04T14:57:00Z">
        <w:r w:rsidRPr="007C437A">
          <w:rPr>
            <w:rPrChange w:id="7258" w:author="Arthur Parmentier" w:date="2020-06-07T15:27:00Z">
              <w:rPr/>
            </w:rPrChange>
          </w:rPr>
          <w:t xml:space="preserve"> of signs</w:t>
        </w:r>
      </w:ins>
    </w:p>
    <w:p w:rsidR="00947BFF" w:rsidRPr="007C437A" w:rsidRDefault="00C47018" w:rsidP="00947BFF">
      <w:pPr>
        <w:rPr>
          <w:ins w:id="7259" w:author="Arthur Parmentier" w:date="2020-06-04T15:00:00Z"/>
        </w:rPr>
      </w:pPr>
      <w:ins w:id="7260" w:author="Arthur Parmentier" w:date="2020-06-04T14:58:00Z">
        <w:r w:rsidRPr="007C437A">
          <w:t>For constructing the request messages, I took inspiration from the OSC protocol: at the</w:t>
        </w:r>
      </w:ins>
      <w:ins w:id="7261" w:author="Arthur Parmentier" w:date="2020-06-04T14:59:00Z">
        <w:r w:rsidRPr="007C437A">
          <w:t xml:space="preserve"> output of the automata, requests are sent to the devices with the following rec</w:t>
        </w:r>
      </w:ins>
      <w:ins w:id="7262" w:author="Arthur Parmentier" w:date="2020-06-04T15:00:00Z">
        <w:r w:rsidRPr="007C437A">
          <w:t>ursive forms:</w:t>
        </w:r>
      </w:ins>
    </w:p>
    <w:p w:rsidR="00C47018" w:rsidRPr="007C437A" w:rsidRDefault="00C47018" w:rsidP="00947BFF">
      <w:pPr>
        <w:rPr>
          <w:ins w:id="7263" w:author="Arthur Parmentier" w:date="2020-06-04T15:04:00Z"/>
        </w:rPr>
      </w:pPr>
      <w:ins w:id="7264" w:author="Arthur Parmentier" w:date="2020-06-04T15:00:00Z">
        <w:r w:rsidRPr="007C437A">
          <w:t>/device_name/content/parameter value</w:t>
        </w:r>
      </w:ins>
      <w:ins w:id="7265" w:author="Arthur Parmentier" w:date="2020-06-04T15:01:00Z">
        <w:r w:rsidRPr="007C437A">
          <w:br/>
          <w:t>/device_name/content/parameter/</w:t>
        </w:r>
      </w:ins>
      <w:ins w:id="7266" w:author="Arthur Parmentier" w:date="2020-06-04T15:03:00Z">
        <w:r w:rsidRPr="007C437A">
          <w:t>parameter_of_the</w:t>
        </w:r>
      </w:ins>
      <w:ins w:id="7267" w:author="Arthur Parmentier" w:date="2020-06-04T15:04:00Z">
        <w:r w:rsidRPr="007C437A">
          <w:t>_parameter/…/… value</w:t>
        </w:r>
        <w:r w:rsidR="00CC0516" w:rsidRPr="007C437A">
          <w:t>1 value2 …</w:t>
        </w:r>
      </w:ins>
    </w:p>
    <w:p w:rsidR="00CC0516" w:rsidRPr="007C437A" w:rsidRDefault="009972CC" w:rsidP="00947BFF">
      <w:pPr>
        <w:rPr>
          <w:ins w:id="7268" w:author="Arthur Parmentier" w:date="2020-06-04T15:56:00Z"/>
        </w:rPr>
      </w:pPr>
      <w:ins w:id="7269" w:author="Arthur Parmentier" w:date="2020-06-04T15:51:00Z">
        <w:r w:rsidRPr="007C437A">
          <w:t xml:space="preserve">The way </w:t>
        </w:r>
      </w:ins>
      <w:ins w:id="7270" w:author="Arthur Parmentier" w:date="2020-06-04T15:54:00Z">
        <w:r w:rsidR="00342F3F" w:rsidRPr="007C437A">
          <w:t xml:space="preserve">the request is formed inside the </w:t>
        </w:r>
      </w:ins>
      <w:ins w:id="7271" w:author="Arthur Parmentier" w:date="2020-06-08T01:39:00Z">
        <w:r w:rsidR="00DE0C52">
          <w:t>automaton</w:t>
        </w:r>
      </w:ins>
      <w:ins w:id="7272" w:author="Arthur Parmentier" w:date="2020-06-04T15:54:00Z">
        <w:r w:rsidR="00342F3F" w:rsidRPr="007C437A">
          <w:t xml:space="preserve"> is by collecting each sign</w:t>
        </w:r>
      </w:ins>
      <w:ins w:id="7273" w:author="Arthur Parmentier" w:date="2020-06-04T15:55:00Z">
        <w:r w:rsidR="00342F3F" w:rsidRPr="007C437A">
          <w:t xml:space="preserve"> during the state transitions and assembling them into </w:t>
        </w:r>
      </w:ins>
      <w:ins w:id="7274"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7275" w:author="Arthur Parmentier" w:date="2020-06-04T15:56:00Z"/>
        </w:rPr>
      </w:pPr>
      <w:ins w:id="7276"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7277" w:author="Arthur Parmentier" w:date="2020-06-04T15:57:00Z"/>
        </w:rPr>
      </w:pPr>
      <w:ins w:id="7278" w:author="Arthur Parmentier" w:date="2020-06-04T15:56:00Z">
        <w:r w:rsidRPr="007C437A">
          <w:t>At the first level</w:t>
        </w:r>
      </w:ins>
      <w:ins w:id="7279" w:author="Arthur Parmentier" w:date="2020-06-04T15:57:00Z">
        <w:r w:rsidRPr="007C437A">
          <w:t>, the index of the request</w:t>
        </w:r>
      </w:ins>
    </w:p>
    <w:p w:rsidR="00342F3F" w:rsidRPr="007C437A" w:rsidRDefault="00342F3F" w:rsidP="00342F3F">
      <w:pPr>
        <w:pStyle w:val="Paragraphedeliste"/>
        <w:numPr>
          <w:ilvl w:val="2"/>
          <w:numId w:val="41"/>
        </w:numPr>
        <w:rPr>
          <w:ins w:id="7280" w:author="Arthur Parmentier" w:date="2020-06-04T15:57:00Z"/>
        </w:rPr>
      </w:pPr>
      <w:ins w:id="7281"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7282" w:author="Arthur Parmentier" w:date="2020-06-04T15:57:00Z"/>
        </w:rPr>
      </w:pPr>
      <w:ins w:id="7283" w:author="Arthur Parmentier" w:date="2020-06-04T15:57:00Z">
        <w:r w:rsidRPr="007C437A">
          <w:lastRenderedPageBreak/>
          <w:t>At the third level, the name of the contents</w:t>
        </w:r>
      </w:ins>
    </w:p>
    <w:p w:rsidR="00342F3F" w:rsidRPr="007C437A" w:rsidRDefault="00342F3F" w:rsidP="00342F3F">
      <w:pPr>
        <w:pStyle w:val="Paragraphedeliste"/>
        <w:numPr>
          <w:ilvl w:val="4"/>
          <w:numId w:val="41"/>
        </w:numPr>
        <w:rPr>
          <w:ins w:id="7284" w:author="Arthur Parmentier" w:date="2020-06-04T15:57:00Z"/>
        </w:rPr>
      </w:pPr>
      <w:ins w:id="7285"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7286" w:author="Arthur Parmentier" w:date="2020-06-04T15:58:00Z"/>
        </w:rPr>
      </w:pPr>
      <w:ins w:id="7287" w:author="Arthur Parmentier" w:date="2020-06-04T16:00:00Z">
        <w:r w:rsidRPr="007C437A">
          <w:rPr>
            <w:noProof/>
            <w:rPrChange w:id="7288" w:author="Arthur Parmentier" w:date="2020-06-07T15:27:00Z">
              <w:rPr>
                <w:noProof/>
              </w:rPr>
            </w:rPrChange>
          </w:rPr>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54290C" w:rsidRPr="00910A67" w:rsidRDefault="0054290C">
                              <w:pPr>
                                <w:pStyle w:val="Lgende"/>
                                <w:rPr>
                                  <w:noProof/>
                                </w:rPr>
                                <w:pPrChange w:id="7289" w:author="Arthur Parmentier" w:date="2020-06-04T16:00:00Z">
                                  <w:pPr>
                                    <w:pStyle w:val="Paragraphedeliste"/>
                                    <w:numPr>
                                      <w:ilvl w:val="5"/>
                                      <w:numId w:val="41"/>
                                    </w:numPr>
                                    <w:ind w:left="4320" w:hanging="360"/>
                                  </w:pPr>
                                </w:pPrChange>
                              </w:pPr>
                              <w:ins w:id="7290" w:author="Arthur Parmentier" w:date="2020-06-04T16:00:00Z">
                                <w:r>
                                  <w:t xml:space="preserve">Figure </w:t>
                                </w:r>
                                <w:r>
                                  <w:fldChar w:fldCharType="begin"/>
                                </w:r>
                                <w:r>
                                  <w:instrText xml:space="preserve"> SEQ Figure \* ARABIC </w:instrText>
                                </w:r>
                              </w:ins>
                              <w:r>
                                <w:fldChar w:fldCharType="separate"/>
                              </w:r>
                              <w:ins w:id="7291" w:author="Arthur Parmentier" w:date="2020-06-05T21:05:00Z">
                                <w:r>
                                  <w:rPr>
                                    <w:noProof/>
                                  </w:rPr>
                                  <w:t>11</w:t>
                                </w:r>
                              </w:ins>
                              <w:ins w:id="7292"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54290C" w:rsidRPr="00910A67" w:rsidRDefault="0054290C">
                        <w:pPr>
                          <w:pStyle w:val="Lgende"/>
                          <w:rPr>
                            <w:noProof/>
                          </w:rPr>
                          <w:pPrChange w:id="7293" w:author="Arthur Parmentier" w:date="2020-06-04T16:00:00Z">
                            <w:pPr>
                              <w:pStyle w:val="Paragraphedeliste"/>
                              <w:numPr>
                                <w:ilvl w:val="5"/>
                                <w:numId w:val="41"/>
                              </w:numPr>
                              <w:ind w:left="4320" w:hanging="360"/>
                            </w:pPr>
                          </w:pPrChange>
                        </w:pPr>
                        <w:ins w:id="7294" w:author="Arthur Parmentier" w:date="2020-06-04T16:00:00Z">
                          <w:r>
                            <w:t xml:space="preserve">Figure </w:t>
                          </w:r>
                          <w:r>
                            <w:fldChar w:fldCharType="begin"/>
                          </w:r>
                          <w:r>
                            <w:instrText xml:space="preserve"> SEQ Figure \* ARABIC </w:instrText>
                          </w:r>
                        </w:ins>
                        <w:r>
                          <w:fldChar w:fldCharType="separate"/>
                        </w:r>
                        <w:ins w:id="7295" w:author="Arthur Parmentier" w:date="2020-06-05T21:05:00Z">
                          <w:r>
                            <w:rPr>
                              <w:noProof/>
                            </w:rPr>
                            <w:t>11</w:t>
                          </w:r>
                        </w:ins>
                        <w:ins w:id="7296" w:author="Arthur Parmentier" w:date="2020-06-04T16:00:00Z">
                          <w:r>
                            <w:fldChar w:fldCharType="end"/>
                          </w:r>
                          <w:r>
                            <w:t xml:space="preserve"> Representation of the request object inside Max</w:t>
                          </w:r>
                        </w:ins>
                      </w:p>
                    </w:txbxContent>
                  </v:textbox>
                  <w10:wrap type="topAndBottom"/>
                </v:shape>
              </w:pict>
            </mc:Fallback>
          </mc:AlternateContent>
        </w:r>
      </w:ins>
      <w:ins w:id="7297" w:author="Arthur Parmentier" w:date="2020-06-04T15:59:00Z">
        <w:r w:rsidRPr="007C437A">
          <w:rPr>
            <w:noProof/>
            <w:rPrChange w:id="7298"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7299"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7300" w:author="Arthur Parmentier" w:date="2020-06-04T16:01:00Z"/>
        </w:rPr>
      </w:pPr>
      <w:ins w:id="7301"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7302" w:author="Arthur Parmentier" w:date="2020-06-04T16:02:00Z"/>
        </w:rPr>
      </w:pPr>
      <w:ins w:id="7303" w:author="Arthur Parmentier" w:date="2020-06-04T16:01:00Z">
        <w:r w:rsidRPr="007C437A">
          <w:t xml:space="preserve">The “reverse distribution” object </w:t>
        </w:r>
      </w:ins>
      <w:ins w:id="7304" w:author="Arthur Parmentier" w:date="2020-06-04T16:02:00Z">
        <w:r w:rsidRPr="007C437A">
          <w:t>that stores for each content, what device is playing it with what parameters.</w:t>
        </w:r>
      </w:ins>
    </w:p>
    <w:p w:rsidR="00342F3F" w:rsidRPr="007C437A" w:rsidRDefault="00342F3F" w:rsidP="00342F3F">
      <w:pPr>
        <w:rPr>
          <w:ins w:id="7305" w:author="Arthur Parmentier" w:date="2020-06-04T16:04:00Z"/>
        </w:rPr>
      </w:pPr>
      <w:ins w:id="7306" w:author="Arthur Parmentier" w:date="2020-06-04T16:02:00Z">
        <w:r w:rsidRPr="007C437A">
          <w:t>For convenience, I also use inter</w:t>
        </w:r>
      </w:ins>
      <w:ins w:id="7307" w:author="Arthur Parmentier" w:date="2020-06-04T16:03:00Z">
        <w:r w:rsidRPr="007C437A">
          <w:t>mediate objects that store specific types of signs (the “who”, “what” arrays) in the parsing proc</w:t>
        </w:r>
      </w:ins>
      <w:ins w:id="7308" w:author="Arthur Parmentier" w:date="2020-06-04T16:04:00Z">
        <w:r w:rsidRPr="007C437A">
          <w:t>ess</w:t>
        </w:r>
      </w:ins>
      <w:ins w:id="7309" w:author="Arthur Parmentier" w:date="2020-06-04T16:03:00Z">
        <w:r w:rsidRPr="007C437A">
          <w:t>.</w:t>
        </w:r>
      </w:ins>
    </w:p>
    <w:p w:rsidR="00342F3F" w:rsidRPr="007C437A" w:rsidRDefault="00342F3F" w:rsidP="00342F3F">
      <w:pPr>
        <w:rPr>
          <w:ins w:id="7310" w:author="Arthur Parmentier" w:date="2020-06-04T16:06:00Z"/>
        </w:rPr>
      </w:pPr>
      <w:ins w:id="7311" w:author="Arthur Parmentier" w:date="2020-06-04T16:04:00Z">
        <w:r w:rsidRPr="007C437A">
          <w:t xml:space="preserve">Finally, the “group” object </w:t>
        </w:r>
        <w:r w:rsidR="00071EE1" w:rsidRPr="007C437A">
          <w:t xml:space="preserve">defines and store all the groups of the performance and the </w:t>
        </w:r>
      </w:ins>
      <w:ins w:id="7312" w:author="Arthur Parmentier" w:date="2020-06-04T16:05:00Z">
        <w:r w:rsidR="00071EE1" w:rsidRPr="007C437A">
          <w:t xml:space="preserve">“defaults” object stores default values for certain parameters. Both can be used to adapt the parsing to </w:t>
        </w:r>
      </w:ins>
      <w:ins w:id="7313" w:author="Arthur Parmentier" w:date="2020-06-04T16:06:00Z">
        <w:r w:rsidR="00E24837" w:rsidRPr="007C437A">
          <w:t xml:space="preserve">specific </w:t>
        </w:r>
      </w:ins>
      <w:ins w:id="7314" w:author="Arthur Parmentier" w:date="2020-06-04T16:05:00Z">
        <w:r w:rsidR="00071EE1" w:rsidRPr="007C437A">
          <w:t>p</w:t>
        </w:r>
      </w:ins>
      <w:ins w:id="7315" w:author="Arthur Parmentier" w:date="2020-06-04T16:06:00Z">
        <w:r w:rsidR="00071EE1" w:rsidRPr="007C437A">
          <w:t>erformance situation, in analogy with the default parameters and the conventional groups in SP.</w:t>
        </w:r>
      </w:ins>
    </w:p>
    <w:p w:rsidR="00117172" w:rsidRPr="007C437A" w:rsidRDefault="00117172">
      <w:pPr>
        <w:keepNext/>
        <w:rPr>
          <w:ins w:id="7316" w:author="Arthur Parmentier" w:date="2020-06-04T16:08:00Z"/>
        </w:rPr>
        <w:pPrChange w:id="7317" w:author="Arthur Parmentier" w:date="2020-06-04T16:08:00Z">
          <w:pPr/>
        </w:pPrChange>
      </w:pPr>
      <w:ins w:id="7318" w:author="Arthur Parmentier" w:date="2020-06-04T16:07:00Z">
        <w:r w:rsidRPr="007C437A">
          <w:rPr>
            <w:noProof/>
            <w:rPrChange w:id="7319"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7320" w:author="Arthur Parmentier" w:date="2020-06-04T16:08:00Z"/>
        </w:rPr>
      </w:pPr>
      <w:ins w:id="7321" w:author="Arthur Parmentier" w:date="2020-06-04T16:08:00Z">
        <w:r w:rsidRPr="007C437A">
          <w:t xml:space="preserve">Figure </w:t>
        </w:r>
        <w:r w:rsidRPr="007C437A">
          <w:rPr>
            <w:rPrChange w:id="7322" w:author="Arthur Parmentier" w:date="2020-06-07T15:27:00Z">
              <w:rPr/>
            </w:rPrChange>
          </w:rPr>
          <w:fldChar w:fldCharType="begin"/>
        </w:r>
        <w:r w:rsidRPr="007C437A">
          <w:instrText xml:space="preserve"> SEQ Figure \* ARABIC </w:instrText>
        </w:r>
      </w:ins>
      <w:r w:rsidRPr="007C437A">
        <w:rPr>
          <w:rPrChange w:id="7323" w:author="Arthur Parmentier" w:date="2020-06-07T15:27:00Z">
            <w:rPr/>
          </w:rPrChange>
        </w:rPr>
        <w:fldChar w:fldCharType="separate"/>
      </w:r>
      <w:ins w:id="7324" w:author="Arthur Parmentier" w:date="2020-06-05T21:05:00Z">
        <w:r w:rsidR="001C2AA6" w:rsidRPr="007C437A">
          <w:rPr>
            <w:rPrChange w:id="7325" w:author="Arthur Parmentier" w:date="2020-06-07T15:27:00Z">
              <w:rPr>
                <w:noProof/>
              </w:rPr>
            </w:rPrChange>
          </w:rPr>
          <w:t>12</w:t>
        </w:r>
      </w:ins>
      <w:ins w:id="7326" w:author="Arthur Parmentier" w:date="2020-06-04T16:08:00Z">
        <w:r w:rsidRPr="007C437A">
          <w:rPr>
            <w:rPrChange w:id="7327" w:author="Arthur Parmentier" w:date="2020-06-07T15:27:00Z">
              <w:rPr/>
            </w:rPrChange>
          </w:rPr>
          <w:fldChar w:fldCharType="end"/>
        </w:r>
        <w:r w:rsidRPr="007C437A">
          <w:t xml:space="preserve"> Capture of the </w:t>
        </w:r>
      </w:ins>
      <w:ins w:id="7328" w:author="Arthur Parmentier" w:date="2020-06-08T01:39:00Z">
        <w:r w:rsidR="00DE0C52">
          <w:t>automaton</w:t>
        </w:r>
      </w:ins>
      <w:ins w:id="7329" w:author="Arthur Parmentier" w:date="2020-06-04T16:08:00Z">
        <w:r w:rsidRPr="007C437A">
          <w:t xml:space="preserve"> debug and convenience panels, where the user can take a look in each object internally use by the </w:t>
        </w:r>
      </w:ins>
      <w:ins w:id="7330" w:author="Arthur Parmentier" w:date="2020-06-08T01:39:00Z">
        <w:r w:rsidR="00DE0C52">
          <w:t>automaton</w:t>
        </w:r>
      </w:ins>
      <w:ins w:id="7331" w:author="Arthur Parmentier" w:date="2020-06-04T16:08:00Z">
        <w:r w:rsidRPr="007C437A">
          <w:t xml:space="preserve"> and send messages for testing or debug.</w:t>
        </w:r>
      </w:ins>
    </w:p>
    <w:p w:rsidR="00117172" w:rsidRPr="007C437A" w:rsidRDefault="00117172" w:rsidP="00117172">
      <w:pPr>
        <w:rPr>
          <w:ins w:id="7332" w:author="Arthur Parmentier" w:date="2020-06-04T16:12:00Z"/>
        </w:rPr>
      </w:pPr>
      <w:ins w:id="7333" w:author="Arthur Parmentier" w:date="2020-06-04T16:08:00Z">
        <w:r w:rsidRPr="007C437A">
          <w:lastRenderedPageBreak/>
          <w:t xml:space="preserve">The </w:t>
        </w:r>
      </w:ins>
      <w:ins w:id="7334" w:author="Arthur Parmentier" w:date="2020-06-04T16:11:00Z">
        <w:r w:rsidRPr="007C437A">
          <w:t xml:space="preserve">details of the </w:t>
        </w:r>
      </w:ins>
      <w:ins w:id="7335" w:author="Arthur Parmentier" w:date="2020-06-04T16:08:00Z">
        <w:r w:rsidRPr="007C437A">
          <w:t xml:space="preserve">internal mechanisms of the </w:t>
        </w:r>
      </w:ins>
      <w:ins w:id="7336" w:author="Arthur Parmentier" w:date="2020-06-08T01:39:00Z">
        <w:r w:rsidR="00DE0C52">
          <w:t>automaton</w:t>
        </w:r>
      </w:ins>
      <w:ins w:id="7337" w:author="Arthur Parmentier" w:date="2020-06-04T16:09:00Z">
        <w:r w:rsidRPr="007C437A">
          <w:t xml:space="preserve"> and the operations it makes on those objects are not described in this report because of the</w:t>
        </w:r>
      </w:ins>
      <w:ins w:id="7338" w:author="Arthur Parmentier" w:date="2020-06-04T16:10:00Z">
        <w:r w:rsidRPr="007C437A">
          <w:t xml:space="preserve"> complexity of their description in written English; they are available to the programmer by look</w:t>
        </w:r>
      </w:ins>
      <w:ins w:id="7339" w:author="Arthur Parmentier" w:date="2020-06-04T16:11:00Z">
        <w:r w:rsidRPr="007C437A">
          <w:t xml:space="preserve">ing at the </w:t>
        </w:r>
      </w:ins>
      <w:ins w:id="7340" w:author="Arthur Parmentier" w:date="2020-06-08T01:39:00Z">
        <w:r w:rsidR="00DE0C52">
          <w:t>automaton</w:t>
        </w:r>
      </w:ins>
      <w:ins w:id="7341" w:author="Arthur Parmentier" w:date="2020-06-04T16:11:00Z">
        <w:r w:rsidRPr="007C437A">
          <w:t>.js file that implements those mechanisms.</w:t>
        </w:r>
      </w:ins>
    </w:p>
    <w:p w:rsidR="00D92437" w:rsidRPr="007C437A" w:rsidRDefault="00D92437" w:rsidP="00117172">
      <w:pPr>
        <w:rPr>
          <w:ins w:id="7342" w:author="Arthur Parmentier" w:date="2020-06-04T16:13:00Z"/>
        </w:rPr>
      </w:pPr>
      <w:ins w:id="7343" w:author="Arthur Parmentier" w:date="2020-06-04T16:12:00Z">
        <w:r w:rsidRPr="007C437A">
          <w:t>However, there are specific</w:t>
        </w:r>
      </w:ins>
      <w:ins w:id="7344"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7345" w:author="Arthur Parmentier" w:date="2020-06-04T16:25:00Z"/>
        </w:rPr>
      </w:pPr>
      <w:ins w:id="7346"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7347" w:author="Arthur Parmentier" w:date="2020-06-04T21:46:00Z"/>
        </w:rPr>
      </w:pPr>
      <w:ins w:id="7348" w:author="Arthur Parmentier" w:date="2020-06-04T21:43:00Z">
        <w:r w:rsidRPr="007C437A">
          <w:t>“</w:t>
        </w:r>
      </w:ins>
      <w:ins w:id="7349" w:author="Arthur Parmentier" w:date="2020-06-04T16:26:00Z">
        <w:r w:rsidR="00A94972" w:rsidRPr="007C437A">
          <w:t>Play</w:t>
        </w:r>
      </w:ins>
      <w:ins w:id="7350" w:author="Arthur Parmentier" w:date="2020-06-04T21:43:00Z">
        <w:r w:rsidRPr="007C437A">
          <w:t>”,</w:t>
        </w:r>
      </w:ins>
      <w:ins w:id="7351" w:author="Arthur Parmentier" w:date="2020-06-04T16:26:00Z">
        <w:r w:rsidR="00A94972" w:rsidRPr="007C437A">
          <w:t xml:space="preserve"> </w:t>
        </w:r>
      </w:ins>
      <w:ins w:id="7352" w:author="Arthur Parmentier" w:date="2020-06-04T21:43:00Z">
        <w:r w:rsidRPr="007C437A">
          <w:t>“s</w:t>
        </w:r>
      </w:ins>
      <w:ins w:id="7353" w:author="Arthur Parmentier" w:date="2020-06-04T16:26:00Z">
        <w:r w:rsidR="00A94972" w:rsidRPr="007C437A">
          <w:t>lowly enter</w:t>
        </w:r>
      </w:ins>
      <w:ins w:id="7354" w:author="Arthur Parmentier" w:date="2020-06-04T21:43:00Z">
        <w:r w:rsidRPr="007C437A">
          <w:t>”:</w:t>
        </w:r>
      </w:ins>
      <w:ins w:id="7355" w:author="Arthur Parmentier" w:date="2020-06-04T16:26:00Z">
        <w:r w:rsidR="00A94972" w:rsidRPr="007C437A">
          <w:t xml:space="preserve"> </w:t>
        </w:r>
      </w:ins>
      <w:ins w:id="7356" w:author="Arthur Parmentier" w:date="2020-06-04T21:45:00Z">
        <w:r w:rsidRPr="007C437A">
          <w:t>from the conceptual opposition between immediateness and delay</w:t>
        </w:r>
      </w:ins>
      <w:ins w:id="7357" w:author="Arthur Parmentier" w:date="2020-06-04T21:46:00Z">
        <w:r w:rsidRPr="007C437A">
          <w:t xml:space="preserve"> to a continuous parametrization of time</w:t>
        </w:r>
      </w:ins>
    </w:p>
    <w:p w:rsidR="004F69F6" w:rsidRPr="007C437A" w:rsidRDefault="004F69F6" w:rsidP="004F69F6">
      <w:pPr>
        <w:rPr>
          <w:ins w:id="7358" w:author="Arthur Parmentier" w:date="2020-06-04T21:53:00Z"/>
        </w:rPr>
      </w:pPr>
      <w:ins w:id="7359" w:author="Arthur Parmentier" w:date="2020-06-04T21:47:00Z">
        <w:r w:rsidRPr="007C437A">
          <w:t>To def</w:t>
        </w:r>
      </w:ins>
      <w:ins w:id="7360" w:author="Arthur Parmentier" w:date="2020-06-04T21:48:00Z">
        <w:r w:rsidRPr="007C437A">
          <w:t>ine “when” the events must happen in SP, it is very frequent to either use Play for immediate requests and Slowly for anything that needs to be delay</w:t>
        </w:r>
      </w:ins>
      <w:ins w:id="7361" w:author="Arthur Parmentier" w:date="2020-06-04T21:49:00Z">
        <w:r w:rsidRPr="007C437A">
          <w:t>ed (and eventually precise the delay time using “within X seconds”).</w:t>
        </w:r>
      </w:ins>
      <w:ins w:id="7362" w:author="Arthur Parmentier" w:date="2020-06-04T21:50:00Z">
        <w:r w:rsidRPr="007C437A">
          <w:t xml:space="preserve"> This way, there is a clear opposition between im</w:t>
        </w:r>
      </w:ins>
      <w:ins w:id="7363" w:author="Arthur Parmentier" w:date="2020-06-04T21:51:00Z">
        <w:r w:rsidRPr="007C437A">
          <w:t>mediateness and delay, whereas for a computer, there are no such categories but rather a continuous parametrization of time</w:t>
        </w:r>
      </w:ins>
      <w:ins w:id="7364" w:author="Arthur Parmentier" w:date="2020-06-04T21:52:00Z">
        <w:r w:rsidRPr="007C437A">
          <w:t>, such that it is possible to synchronize events very precisely and define timing in ways much more complex than the immediate versus delayed dichotomy that is relevan</w:t>
        </w:r>
      </w:ins>
      <w:ins w:id="7365" w:author="Arthur Parmentier" w:date="2020-06-04T21:53:00Z">
        <w:r w:rsidRPr="007C437A">
          <w:t>t for human performers.</w:t>
        </w:r>
      </w:ins>
    </w:p>
    <w:p w:rsidR="00046C87" w:rsidRPr="007C437A" w:rsidRDefault="001E11AE" w:rsidP="004F69F6">
      <w:pPr>
        <w:rPr>
          <w:ins w:id="7366" w:author="Arthur Parmentier" w:date="2020-06-04T22:13:00Z"/>
        </w:rPr>
      </w:pPr>
      <w:ins w:id="7367" w:author="Arthur Parmentier" w:date="2020-06-04T21:53:00Z">
        <w:r w:rsidRPr="007C437A">
          <w:t>I think that conceptually, using machines in SP bring</w:t>
        </w:r>
      </w:ins>
      <w:ins w:id="7368" w:author="Arthur Parmentier" w:date="2020-06-04T21:54:00Z">
        <w:r w:rsidRPr="007C437A">
          <w:t>s</w:t>
        </w:r>
      </w:ins>
      <w:ins w:id="7369" w:author="Arthur Parmentier" w:date="2020-06-04T21:53:00Z">
        <w:r w:rsidRPr="007C437A">
          <w:t xml:space="preserve"> new ways of thinking </w:t>
        </w:r>
      </w:ins>
      <w:ins w:id="7370" w:author="Arthur Parmentier" w:date="2020-06-04T21:54:00Z">
        <w:r w:rsidRPr="007C437A">
          <w:t xml:space="preserve">and working with </w:t>
        </w:r>
      </w:ins>
      <w:ins w:id="7371" w:author="Arthur Parmentier" w:date="2020-06-04T21:53:00Z">
        <w:r w:rsidRPr="007C437A">
          <w:t>time in SP</w:t>
        </w:r>
      </w:ins>
      <w:ins w:id="7372" w:author="Arthur Parmentier" w:date="2020-06-04T21:54:00Z">
        <w:r w:rsidRPr="007C437A">
          <w:t xml:space="preserve">. Because I am not an expert </w:t>
        </w:r>
      </w:ins>
      <w:ins w:id="7373" w:author="Arthur Parmentier" w:date="2020-06-04T22:00:00Z">
        <w:r w:rsidR="00046C87" w:rsidRPr="007C437A">
          <w:t xml:space="preserve">on </w:t>
        </w:r>
      </w:ins>
      <w:ins w:id="7374" w:author="Arthur Parmentier" w:date="2020-06-04T21:54:00Z">
        <w:r w:rsidRPr="007C437A">
          <w:t xml:space="preserve">that </w:t>
        </w:r>
      </w:ins>
      <w:ins w:id="7375" w:author="Arthur Parmentier" w:date="2020-06-04T22:00:00Z">
        <w:r w:rsidR="00046C87" w:rsidRPr="007C437A">
          <w:t>side</w:t>
        </w:r>
      </w:ins>
      <w:ins w:id="7376" w:author="Arthur Parmentier" w:date="2020-06-04T21:54:00Z">
        <w:r w:rsidRPr="007C437A">
          <w:t xml:space="preserve"> of SP, I am not sure whether </w:t>
        </w:r>
      </w:ins>
      <w:ins w:id="7377" w:author="Arthur Parmentier" w:date="2020-06-04T21:55:00Z">
        <w:r w:rsidRPr="007C437A">
          <w:t xml:space="preserve">there are already signs </w:t>
        </w:r>
      </w:ins>
      <w:ins w:id="7378" w:author="Arthur Parmentier" w:date="2020-06-04T21:56:00Z">
        <w:r w:rsidRPr="007C437A">
          <w:t xml:space="preserve">for working with time </w:t>
        </w:r>
      </w:ins>
      <w:ins w:id="7379" w:author="Arthur Parmentier" w:date="2020-06-04T21:57:00Z">
        <w:r w:rsidRPr="007C437A">
          <w:t xml:space="preserve">at the precision and parametrization of </w:t>
        </w:r>
      </w:ins>
      <w:ins w:id="7380" w:author="Arthur Parmentier" w:date="2020-06-04T21:56:00Z">
        <w:r w:rsidRPr="007C437A">
          <w:t>machines</w:t>
        </w:r>
      </w:ins>
      <w:ins w:id="7381" w:author="Arthur Parmentier" w:date="2020-06-04T22:02:00Z">
        <w:r w:rsidR="00A15169" w:rsidRPr="007C437A">
          <w:t xml:space="preserve"> (absolute timing, relative timing, continuous parame</w:t>
        </w:r>
      </w:ins>
      <w:ins w:id="7382" w:author="Arthur Parmentier" w:date="2020-06-04T22:03:00Z">
        <w:r w:rsidR="00A15169" w:rsidRPr="007C437A">
          <w:t>trization of time</w:t>
        </w:r>
        <w:r w:rsidR="000223A2" w:rsidRPr="007C437A">
          <w:t xml:space="preserve"> at the very low or very large scale…)</w:t>
        </w:r>
      </w:ins>
      <w:ins w:id="7383" w:author="Arthur Parmentier" w:date="2020-06-04T21:56:00Z">
        <w:r w:rsidRPr="007C437A">
          <w:t xml:space="preserve"> but </w:t>
        </w:r>
      </w:ins>
      <w:ins w:id="7384" w:author="Arthur Parmentier" w:date="2020-06-04T21:57:00Z">
        <w:r w:rsidRPr="007C437A">
          <w:t xml:space="preserve">I have never </w:t>
        </w:r>
        <w:r w:rsidR="00046C87" w:rsidRPr="007C437A">
          <w:t>experienced</w:t>
        </w:r>
        <w:r w:rsidRPr="007C437A">
          <w:t xml:space="preserve"> such signs</w:t>
        </w:r>
      </w:ins>
      <w:ins w:id="7385" w:author="Arthur Parmentier" w:date="2020-06-04T22:02:00Z">
        <w:r w:rsidR="00A15169" w:rsidRPr="007C437A">
          <w:t>.</w:t>
        </w:r>
      </w:ins>
      <w:ins w:id="7386" w:author="Arthur Parmentier" w:date="2020-06-04T22:09:00Z">
        <w:r w:rsidR="00326669" w:rsidRPr="007C437A">
          <w:t xml:space="preserve"> Of course, precision or parametrization is often not wanted in SP where the interest lies in the </w:t>
        </w:r>
      </w:ins>
      <w:ins w:id="7387" w:author="Arthur Parmentier" w:date="2020-06-04T22:10:00Z">
        <w:r w:rsidR="00326669" w:rsidRPr="007C437A">
          <w:t>liberty that a performer has in his propositions. However, with machines, fine descriptions of time are often relevant and allow for a wide variety of results (</w:t>
        </w:r>
      </w:ins>
      <w:ins w:id="7388" w:author="Arthur Parmentier" w:date="2020-06-04T22:11:00Z">
        <w:r w:rsidR="00326669" w:rsidRPr="007C437A">
          <w:t xml:space="preserve">think about signal processing, effects…). I find the idea of requesting a computer to delay </w:t>
        </w:r>
      </w:ins>
      <w:ins w:id="7389"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7390" w:author="Arthur Parmentier" w:date="2020-06-04T22:13:00Z">
        <w:r w:rsidR="00326669" w:rsidRPr="007C437A">
          <w:t xml:space="preserve"> the use of such technologies.</w:t>
        </w:r>
      </w:ins>
    </w:p>
    <w:p w:rsidR="00A94972" w:rsidRPr="007C437A" w:rsidRDefault="000F7B62" w:rsidP="003B0646">
      <w:pPr>
        <w:pStyle w:val="Titre5"/>
        <w:rPr>
          <w:ins w:id="7391" w:author="Arthur Parmentier" w:date="2020-06-04T23:32:00Z"/>
        </w:rPr>
      </w:pPr>
      <w:ins w:id="7392" w:author="Arthur Parmentier" w:date="2020-06-04T23:54:00Z">
        <w:r w:rsidRPr="007C437A">
          <w:t xml:space="preserve">Content and modifier sharing the same state in the </w:t>
        </w:r>
      </w:ins>
      <w:ins w:id="7393" w:author="Arthur Parmentier" w:date="2020-06-08T01:39:00Z">
        <w:r w:rsidR="00DE0C52">
          <w:t>automaton</w:t>
        </w:r>
      </w:ins>
    </w:p>
    <w:p w:rsidR="003B0646" w:rsidRPr="007C437A" w:rsidRDefault="003B0646" w:rsidP="003B0646">
      <w:pPr>
        <w:rPr>
          <w:ins w:id="7394" w:author="Arthur Parmentier" w:date="2020-06-04T23:46:00Z"/>
        </w:rPr>
      </w:pPr>
      <w:ins w:id="7395" w:author="Arthur Parmentier" w:date="2020-06-04T23:32:00Z">
        <w:r w:rsidRPr="007C437A">
          <w:t xml:space="preserve">Originally, I had separated the state “content” and “content modifier” in my </w:t>
        </w:r>
      </w:ins>
      <w:ins w:id="7396" w:author="Arthur Parmentier" w:date="2020-06-08T01:39:00Z">
        <w:r w:rsidR="00DE0C52">
          <w:t>automaton</w:t>
        </w:r>
      </w:ins>
      <w:ins w:id="7397" w:author="Arthur Parmentier" w:date="2020-06-04T23:32:00Z">
        <w:r w:rsidRPr="007C437A">
          <w:t xml:space="preserve">, before observing that </w:t>
        </w:r>
      </w:ins>
      <w:ins w:id="7398" w:author="Arthur Parmentier" w:date="2020-06-04T23:33:00Z">
        <w:r w:rsidR="003B4A46" w:rsidRPr="007C437A">
          <w:t>after the first request, they shared the same transitions</w:t>
        </w:r>
      </w:ins>
      <w:ins w:id="7399" w:author="Arthur Parmentier" w:date="2020-06-04T23:42:00Z">
        <w:r w:rsidR="003B4A46" w:rsidRPr="007C437A">
          <w:t xml:space="preserve"> </w:t>
        </w:r>
      </w:ins>
      <w:ins w:id="7400"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7401"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7402" w:author="Arthur Parmentier" w:date="2020-06-04T23:53:00Z"/>
        </w:rPr>
      </w:pPr>
      <w:ins w:id="7403" w:author="Arthur Parmentier" w:date="2020-06-04T23:46:00Z">
        <w:r w:rsidRPr="007C437A">
          <w:t>In fact, it is possible to remark that the idea of a content always come with default parameters, such that signing a content is always eq</w:t>
        </w:r>
      </w:ins>
      <w:ins w:id="7404" w:author="Arthur Parmentier" w:date="2020-06-04T23:47:00Z">
        <w:r w:rsidRPr="007C437A">
          <w:t xml:space="preserve">uivalent to signing content + default or open parameters. On the other side, one could push the limits of the “content </w:t>
        </w:r>
      </w:ins>
      <w:ins w:id="7405" w:author="Arthur Parmentier" w:date="2020-06-04T23:48:00Z">
        <w:r w:rsidRPr="007C437A">
          <w:t>modifier” very far, such that one would observe that at the end, the content has totally changed.</w:t>
        </w:r>
      </w:ins>
      <w:ins w:id="7406" w:author="Arthur Parmentier" w:date="2020-06-04T23:49:00Z">
        <w:r w:rsidRPr="007C437A">
          <w:t xml:space="preserve"> It shows that the frontiers or the concept of content and modifiers are very porous, just like we have seen in the theory of concepts previously.</w:t>
        </w:r>
      </w:ins>
      <w:ins w:id="7407" w:author="Arthur Parmentier" w:date="2020-06-04T23:50:00Z">
        <w:r w:rsidRPr="007C437A">
          <w:t xml:space="preserve"> The fact that the content and modifier state</w:t>
        </w:r>
      </w:ins>
      <w:ins w:id="7408" w:author="Arthur Parmentier" w:date="2020-06-04T23:51:00Z">
        <w:r w:rsidRPr="007C437A">
          <w:t xml:space="preserve"> coincide is to me a direct consequence from the porosity of these two concepts that can regroup </w:t>
        </w:r>
      </w:ins>
      <w:ins w:id="7409" w:author="Arthur Parmentier" w:date="2020-06-04T23:52:00Z">
        <w:r w:rsidRPr="007C437A">
          <w:t xml:space="preserve">under the single idea of “content modifier”, whether it is at a fine level </w:t>
        </w:r>
        <w:r w:rsidRPr="007C437A">
          <w:lastRenderedPageBreak/>
          <w:t xml:space="preserve">(subtle changes in volume </w:t>
        </w:r>
      </w:ins>
      <w:ins w:id="7410" w:author="Arthur Parmentier" w:date="2020-06-04T23:53:00Z">
        <w:r w:rsidR="000F7B62" w:rsidRPr="007C437A">
          <w:t>that are close for the human perception</w:t>
        </w:r>
      </w:ins>
      <w:ins w:id="7411" w:author="Arthur Parmentier" w:date="2020-06-04T23:52:00Z">
        <w:r w:rsidRPr="007C437A">
          <w:t xml:space="preserve">) or </w:t>
        </w:r>
      </w:ins>
      <w:ins w:id="7412"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7413" w:author="Arthur Parmentier" w:date="2020-06-05T15:30:00Z"/>
        </w:rPr>
      </w:pPr>
      <w:ins w:id="7414" w:author="Arthur Parmentier" w:date="2020-06-04T23:54:00Z">
        <w:r w:rsidRPr="007C437A">
          <w:t xml:space="preserve">The challenge of </w:t>
        </w:r>
      </w:ins>
      <w:ins w:id="7415" w:author="Arthur Parmentier" w:date="2020-06-05T14:52:00Z">
        <w:r w:rsidR="005557DC" w:rsidRPr="007C437A">
          <w:t>prepositional</w:t>
        </w:r>
      </w:ins>
      <w:ins w:id="7416" w:author="Arthur Parmentier" w:date="2020-06-04T23:55:00Z">
        <w:r w:rsidRPr="007C437A">
          <w:t xml:space="preserve"> elements </w:t>
        </w:r>
      </w:ins>
      <w:ins w:id="7417" w:author="Arthur Parmentier" w:date="2020-06-05T00:19:00Z">
        <w:r w:rsidR="007137A0" w:rsidRPr="007C437A">
          <w:t>unveiling the contextual components of SP</w:t>
        </w:r>
      </w:ins>
    </w:p>
    <w:p w:rsidR="002D025D" w:rsidRPr="007C437A" w:rsidRDefault="002D025D">
      <w:pPr>
        <w:pStyle w:val="Titre6"/>
        <w:rPr>
          <w:ins w:id="7418" w:author="Arthur Parmentier" w:date="2020-06-04T23:55:00Z"/>
          <w:rPrChange w:id="7419" w:author="Arthur Parmentier" w:date="2020-06-07T15:27:00Z">
            <w:rPr>
              <w:ins w:id="7420" w:author="Arthur Parmentier" w:date="2020-06-04T23:55:00Z"/>
            </w:rPr>
          </w:rPrChange>
        </w:rPr>
        <w:pPrChange w:id="7421" w:author="Arthur Parmentier" w:date="2020-06-05T15:30:00Z">
          <w:pPr>
            <w:pStyle w:val="Titre5"/>
          </w:pPr>
        </w:pPrChange>
      </w:pPr>
      <w:ins w:id="7422" w:author="Arthur Parmentier" w:date="2020-06-05T15:31:00Z">
        <w:r w:rsidRPr="007C437A">
          <w:rPr>
            <w:rPrChange w:id="7423" w:author="Arthur Parmentier" w:date="2020-06-07T15:27:00Z">
              <w:rPr/>
            </w:rPrChange>
          </w:rPr>
          <w:t>“</w:t>
        </w:r>
      </w:ins>
      <w:ins w:id="7424" w:author="Arthur Parmentier" w:date="2020-06-05T15:30:00Z">
        <w:r w:rsidRPr="007C437A">
          <w:rPr>
            <w:rPrChange w:id="7425" w:author="Arthur Parmentier" w:date="2020-06-07T15:27:00Z">
              <w:rPr/>
            </w:rPrChange>
          </w:rPr>
          <w:t>With</w:t>
        </w:r>
      </w:ins>
      <w:ins w:id="7426" w:author="Arthur Parmentier" w:date="2020-06-05T15:31:00Z">
        <w:r w:rsidRPr="007C437A">
          <w:rPr>
            <w:rPrChange w:id="7427" w:author="Arthur Parmentier" w:date="2020-06-07T15:27:00Z">
              <w:rPr/>
            </w:rPrChange>
          </w:rPr>
          <w:t>”</w:t>
        </w:r>
      </w:ins>
      <w:ins w:id="7428" w:author="Arthur Parmentier" w:date="2020-06-05T15:30:00Z">
        <w:r w:rsidRPr="007C437A">
          <w:rPr>
            <w:rPrChange w:id="7429" w:author="Arthur Parmentier" w:date="2020-06-07T15:27:00Z">
              <w:rPr/>
            </w:rPrChange>
          </w:rPr>
          <w:t xml:space="preserve"> + content -&gt; modifier</w:t>
        </w:r>
      </w:ins>
    </w:p>
    <w:p w:rsidR="000F7B62" w:rsidRPr="007C437A" w:rsidRDefault="000F7B62" w:rsidP="000F7B62">
      <w:pPr>
        <w:rPr>
          <w:ins w:id="7430" w:author="Arthur Parmentier" w:date="2020-06-05T15:30:00Z"/>
        </w:rPr>
      </w:pPr>
      <w:ins w:id="7431" w:author="Arthur Parmentier" w:date="2020-06-04T23:55:00Z">
        <w:r w:rsidRPr="007C437A">
          <w:t xml:space="preserve">Adding to the previous remark, we can see that using </w:t>
        </w:r>
      </w:ins>
      <w:ins w:id="7432" w:author="Arthur Parmentier" w:date="2020-06-05T15:11:00Z">
        <w:r w:rsidR="006676C8" w:rsidRPr="007C437A">
          <w:t>prepositional</w:t>
        </w:r>
      </w:ins>
      <w:ins w:id="7433" w:author="Arthur Parmentier" w:date="2020-06-04T23:55:00Z">
        <w:r w:rsidRPr="007C437A">
          <w:t xml:space="preserve"> elements can change </w:t>
        </w:r>
      </w:ins>
      <w:ins w:id="7434" w:author="Arthur Parmentier" w:date="2020-06-05T15:12:00Z">
        <w:r w:rsidR="006676C8" w:rsidRPr="007C437A">
          <w:t>the syntax of the signs. F</w:t>
        </w:r>
      </w:ins>
      <w:ins w:id="7435" w:author="Arthur Parmentier" w:date="2020-06-04T23:56:00Z">
        <w:r w:rsidRPr="007C437A">
          <w:t xml:space="preserve">or </w:t>
        </w:r>
      </w:ins>
      <w:ins w:id="7436" w:author="Arthur Parmentier" w:date="2020-06-05T15:15:00Z">
        <w:r w:rsidR="00AC069B" w:rsidRPr="007C437A">
          <w:t>instance,</w:t>
        </w:r>
      </w:ins>
      <w:ins w:id="7437" w:author="Arthur Parmentier" w:date="2020-06-04T23:56:00Z">
        <w:r w:rsidRPr="007C437A">
          <w:t xml:space="preserve"> in the sentence “whole group, movement with pointillism, slowly enter”</w:t>
        </w:r>
      </w:ins>
      <w:ins w:id="7438" w:author="Arthur Parmentier" w:date="2020-06-05T15:12:00Z">
        <w:r w:rsidR="006676C8" w:rsidRPr="007C437A">
          <w:t xml:space="preserve">, pointillism </w:t>
        </w:r>
      </w:ins>
      <w:ins w:id="7439" w:author="Arthur Parmentier" w:date="2020-06-05T15:13:00Z">
        <w:r w:rsidR="006676C8" w:rsidRPr="007C437A">
          <w:t xml:space="preserve">is a modifier, </w:t>
        </w:r>
      </w:ins>
      <w:ins w:id="7440" w:author="Arthur Parmentier" w:date="2020-06-05T15:15:00Z">
        <w:r w:rsidR="00AC069B" w:rsidRPr="007C437A">
          <w:t>whereas</w:t>
        </w:r>
      </w:ins>
      <w:ins w:id="7441" w:author="Arthur Parmentier" w:date="2020-06-05T15:13:00Z">
        <w:r w:rsidR="006676C8" w:rsidRPr="007C437A">
          <w:t xml:space="preserve"> in the sentence “whole group, pointil</w:t>
        </w:r>
      </w:ins>
      <w:ins w:id="7442" w:author="Arthur Parmentier" w:date="2020-06-05T15:14:00Z">
        <w:r w:rsidR="006676C8" w:rsidRPr="007C437A">
          <w:t>lism, play” it is a content and is often explained as such</w:t>
        </w:r>
      </w:ins>
      <w:ins w:id="7443" w:author="Arthur Parmentier" w:date="2020-06-04T23:57:00Z">
        <w:r w:rsidRPr="007C437A">
          <w:t>.</w:t>
        </w:r>
      </w:ins>
    </w:p>
    <w:p w:rsidR="002D025D" w:rsidRPr="007C437A" w:rsidRDefault="002D025D">
      <w:pPr>
        <w:pStyle w:val="Titre6"/>
        <w:rPr>
          <w:ins w:id="7444" w:author="Arthur Parmentier" w:date="2020-06-05T00:04:00Z"/>
          <w:rPrChange w:id="7445" w:author="Arthur Parmentier" w:date="2020-06-07T15:27:00Z">
            <w:rPr>
              <w:ins w:id="7446" w:author="Arthur Parmentier" w:date="2020-06-05T00:04:00Z"/>
            </w:rPr>
          </w:rPrChange>
        </w:rPr>
        <w:pPrChange w:id="7447" w:author="Arthur Parmentier" w:date="2020-06-05T15:31:00Z">
          <w:pPr/>
        </w:pPrChange>
      </w:pPr>
      <w:ins w:id="7448" w:author="Arthur Parmentier" w:date="2020-06-05T15:31:00Z">
        <w:r w:rsidRPr="007C437A">
          <w:rPr>
            <w:rPrChange w:id="7449" w:author="Arthur Parmentier" w:date="2020-06-07T15:27:00Z">
              <w:rPr/>
            </w:rPrChange>
          </w:rPr>
          <w:t>Content + “group” -&gt; identifier</w:t>
        </w:r>
      </w:ins>
    </w:p>
    <w:p w:rsidR="00747B7B" w:rsidRPr="007C437A" w:rsidRDefault="002D025D" w:rsidP="000F7B62">
      <w:pPr>
        <w:rPr>
          <w:ins w:id="7450" w:author="Arthur Parmentier" w:date="2020-06-05T00:05:00Z"/>
        </w:rPr>
      </w:pPr>
      <w:ins w:id="7451" w:author="Arthur Parmentier" w:date="2020-06-05T15:30:00Z">
        <w:r w:rsidRPr="007C437A">
          <w:t>Consider</w:t>
        </w:r>
      </w:ins>
      <w:ins w:id="7452"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7453" w:author="Arthur Parmentier" w:date="2020-06-05T00:05:00Z"/>
        </w:rPr>
      </w:pPr>
      <w:ins w:id="7454"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7455" w:author="Arthur Parmentier" w:date="2020-06-05T00:06:00Z"/>
        </w:rPr>
      </w:pPr>
      <w:ins w:id="7456" w:author="Arthur Parmentier" w:date="2020-06-05T00:05:00Z">
        <w:r w:rsidRPr="007C437A">
          <w:t>Second request: “</w:t>
        </w:r>
      </w:ins>
      <w:ins w:id="7457" w:author="Arthur Parmentier" w:date="2020-06-05T00:06:00Z">
        <w:r w:rsidRPr="007C437A">
          <w:t>numerics, long tone, play”</w:t>
        </w:r>
      </w:ins>
    </w:p>
    <w:p w:rsidR="00747B7B" w:rsidRPr="007C437A" w:rsidRDefault="00747B7B" w:rsidP="00747B7B">
      <w:pPr>
        <w:pStyle w:val="Paragraphedeliste"/>
        <w:numPr>
          <w:ilvl w:val="0"/>
          <w:numId w:val="41"/>
        </w:numPr>
        <w:rPr>
          <w:ins w:id="7458" w:author="Arthur Parmentier" w:date="2020-06-05T00:06:00Z"/>
        </w:rPr>
      </w:pPr>
      <w:ins w:id="7459" w:author="Arthur Parmentier" w:date="2020-06-05T00:06:00Z">
        <w:r w:rsidRPr="007C437A">
          <w:t>Third request: “minimalism…”</w:t>
        </w:r>
      </w:ins>
    </w:p>
    <w:p w:rsidR="00376090" w:rsidRPr="007C437A" w:rsidRDefault="00747B7B" w:rsidP="00747B7B">
      <w:pPr>
        <w:rPr>
          <w:ins w:id="7460" w:author="Arthur Parmentier" w:date="2020-06-05T00:15:00Z"/>
        </w:rPr>
      </w:pPr>
      <w:ins w:id="7461" w:author="Arthur Parmentier" w:date="2020-06-05T00:06:00Z">
        <w:r w:rsidRPr="007C437A">
          <w:t xml:space="preserve">At this point, the finite state machine </w:t>
        </w:r>
      </w:ins>
      <w:ins w:id="7462" w:author="Arthur Parmentier" w:date="2020-06-05T15:17:00Z">
        <w:r w:rsidR="00AC069B" w:rsidRPr="007C437A">
          <w:t>cannot</w:t>
        </w:r>
      </w:ins>
      <w:ins w:id="7463" w:author="Arthur Parmentier" w:date="2020-06-05T00:06:00Z">
        <w:r w:rsidRPr="007C437A">
          <w:t xml:space="preserve"> determine whether m</w:t>
        </w:r>
      </w:ins>
      <w:ins w:id="7464" w:author="Arthur Parmentier" w:date="2020-06-05T00:07:00Z">
        <w:r w:rsidRPr="007C437A">
          <w:t>inimalism is part of the broad identifier “minimalism group” or if it is a content for the identifier “numerics”.</w:t>
        </w:r>
      </w:ins>
      <w:ins w:id="7465" w:author="Arthur Parmentier" w:date="2020-06-05T00:08:00Z">
        <w:r w:rsidR="007D1E32" w:rsidRPr="007C437A">
          <w:t xml:space="preserve"> </w:t>
        </w:r>
      </w:ins>
      <w:ins w:id="7466" w:author="Arthur Parmentier" w:date="2020-06-05T15:16:00Z">
        <w:r w:rsidR="00AC069B" w:rsidRPr="007C437A">
          <w:t xml:space="preserve">To parse the </w:t>
        </w:r>
      </w:ins>
      <w:ins w:id="7467" w:author="Arthur Parmentier" w:date="2020-06-05T19:22:00Z">
        <w:r w:rsidR="000E299B" w:rsidRPr="007C437A">
          <w:t>syntactic</w:t>
        </w:r>
      </w:ins>
      <w:ins w:id="7468" w:author="Arthur Parmentier" w:date="2020-06-05T15:16:00Z">
        <w:r w:rsidR="00AC069B" w:rsidRPr="007C437A">
          <w:t xml:space="preserve"> role of “minimalism”, we therefore </w:t>
        </w:r>
      </w:ins>
      <w:ins w:id="7469" w:author="Arthur Parmentier" w:date="2020-06-05T15:17:00Z">
        <w:r w:rsidR="00AC069B" w:rsidRPr="007C437A">
          <w:t>must</w:t>
        </w:r>
      </w:ins>
      <w:ins w:id="7470" w:author="Arthur Parmentier" w:date="2020-06-05T15:16:00Z">
        <w:r w:rsidR="00AC069B" w:rsidRPr="007C437A">
          <w:t xml:space="preserve"> know more about its context</w:t>
        </w:r>
      </w:ins>
      <w:ins w:id="7471" w:author="Arthur Parmentier" w:date="2020-06-05T15:17:00Z">
        <w:r w:rsidR="00AC069B" w:rsidRPr="007C437A">
          <w:t xml:space="preserve">, i.e. what precedes it and what follows it. </w:t>
        </w:r>
      </w:ins>
    </w:p>
    <w:p w:rsidR="00376090" w:rsidRPr="007C437A" w:rsidRDefault="00376090" w:rsidP="00747B7B">
      <w:pPr>
        <w:rPr>
          <w:ins w:id="7472" w:author="Arthur Parmentier" w:date="2020-06-05T00:15:00Z"/>
        </w:rPr>
      </w:pPr>
      <w:ins w:id="7473" w:author="Arthur Parmentier" w:date="2020-06-05T00:15:00Z">
        <w:r w:rsidRPr="007C437A">
          <w:t xml:space="preserve">The </w:t>
        </w:r>
      </w:ins>
      <w:ins w:id="7474" w:author="Arthur Parmentier" w:date="2020-06-05T15:18:00Z">
        <w:r w:rsidR="00AC069B" w:rsidRPr="007C437A">
          <w:t xml:space="preserve">action of “group” after a content </w:t>
        </w:r>
      </w:ins>
      <w:ins w:id="7475" w:author="Arthur Parmentier" w:date="2020-06-05T15:19:00Z">
        <w:r w:rsidR="00AC069B" w:rsidRPr="007C437A">
          <w:t>can be summarize in the following grammar rule:</w:t>
        </w:r>
      </w:ins>
    </w:p>
    <w:p w:rsidR="00376090" w:rsidRPr="007C437A" w:rsidRDefault="00376090" w:rsidP="00747B7B">
      <w:pPr>
        <w:rPr>
          <w:ins w:id="7476" w:author="Arthur Parmentier" w:date="2020-06-05T15:31:00Z"/>
        </w:rPr>
      </w:pPr>
      <w:ins w:id="7477" w:author="Arthur Parmentier" w:date="2020-06-05T00:16:00Z">
        <w:r w:rsidRPr="007C437A">
          <w:t xml:space="preserve">Content </w:t>
        </w:r>
      </w:ins>
      <w:ins w:id="7478" w:author="Arthur Parmentier" w:date="2020-06-05T00:15:00Z">
        <w:r w:rsidRPr="007C437A">
          <w:t xml:space="preserve">+ “group” -&gt; </w:t>
        </w:r>
      </w:ins>
      <w:ins w:id="7479" w:author="Arthur Parmentier" w:date="2020-06-05T00:16:00Z">
        <w:r w:rsidRPr="007C437A">
          <w:t>Identifier</w:t>
        </w:r>
      </w:ins>
    </w:p>
    <w:p w:rsidR="002D025D" w:rsidRPr="007C437A" w:rsidRDefault="00576B55">
      <w:pPr>
        <w:pStyle w:val="Titre6"/>
        <w:rPr>
          <w:ins w:id="7480" w:author="Arthur Parmentier" w:date="2020-06-05T15:19:00Z"/>
          <w:rPrChange w:id="7481" w:author="Arthur Parmentier" w:date="2020-06-07T15:27:00Z">
            <w:rPr>
              <w:ins w:id="7482" w:author="Arthur Parmentier" w:date="2020-06-05T15:19:00Z"/>
            </w:rPr>
          </w:rPrChange>
        </w:rPr>
        <w:pPrChange w:id="7483" w:author="Arthur Parmentier" w:date="2020-06-05T15:31:00Z">
          <w:pPr/>
        </w:pPrChange>
      </w:pPr>
      <w:ins w:id="7484" w:author="Arthur Parmentier" w:date="2020-06-05T15:32:00Z">
        <w:r w:rsidRPr="007C437A">
          <w:rPr>
            <w:rPrChange w:id="7485" w:author="Arthur Parmentier" w:date="2020-06-07T15:27:00Z">
              <w:rPr/>
            </w:rPrChange>
          </w:rPr>
          <w:t>Prepositions a</w:t>
        </w:r>
      </w:ins>
      <w:ins w:id="7486" w:author="Arthur Parmentier" w:date="2020-06-05T15:40:00Z">
        <w:r w:rsidR="00D966BC" w:rsidRPr="007C437A">
          <w:rPr>
            <w:rPrChange w:id="7487" w:author="Arthur Parmentier" w:date="2020-06-07T15:27:00Z">
              <w:rPr/>
            </w:rPrChange>
          </w:rPr>
          <w:t xml:space="preserve">s </w:t>
        </w:r>
      </w:ins>
      <w:ins w:id="7488" w:author="Arthur Parmentier" w:date="2020-06-05T19:22:00Z">
        <w:r w:rsidR="000E299B" w:rsidRPr="007C437A">
          <w:rPr>
            <w:rPrChange w:id="7489" w:author="Arthur Parmentier" w:date="2020-06-07T15:27:00Z">
              <w:rPr/>
            </w:rPrChange>
          </w:rPr>
          <w:t>syntactic</w:t>
        </w:r>
      </w:ins>
      <w:ins w:id="7490" w:author="Arthur Parmentier" w:date="2020-06-05T15:32:00Z">
        <w:r w:rsidRPr="007C437A">
          <w:rPr>
            <w:rPrChange w:id="7491" w:author="Arthur Parmentier" w:date="2020-06-07T15:27:00Z">
              <w:rPr/>
            </w:rPrChange>
          </w:rPr>
          <w:t xml:space="preserve"> operators</w:t>
        </w:r>
      </w:ins>
    </w:p>
    <w:p w:rsidR="002D025D" w:rsidRPr="007C437A" w:rsidRDefault="00AC069B" w:rsidP="00747B7B">
      <w:pPr>
        <w:rPr>
          <w:ins w:id="7492" w:author="Arthur Parmentier" w:date="2020-06-05T15:26:00Z"/>
        </w:rPr>
      </w:pPr>
      <w:ins w:id="7493" w:author="Arthur Parmentier" w:date="2020-06-05T15:19:00Z">
        <w:r w:rsidRPr="007C437A">
          <w:t xml:space="preserve">There are examples that </w:t>
        </w:r>
      </w:ins>
      <w:ins w:id="7494" w:author="Arthur Parmentier" w:date="2020-06-05T15:41:00Z">
        <w:r w:rsidR="00D966BC" w:rsidRPr="007C437A">
          <w:t>show</w:t>
        </w:r>
      </w:ins>
      <w:ins w:id="7495" w:author="Arthur Parmentier" w:date="2020-06-05T15:20:00Z">
        <w:r w:rsidRPr="007C437A">
          <w:t xml:space="preserve"> the </w:t>
        </w:r>
      </w:ins>
      <w:ins w:id="7496" w:author="Arthur Parmentier" w:date="2020-06-05T15:31:00Z">
        <w:r w:rsidR="002D025D" w:rsidRPr="007C437A">
          <w:t xml:space="preserve">influence of </w:t>
        </w:r>
      </w:ins>
      <w:ins w:id="7497" w:author="Arthur Parmentier" w:date="2020-06-05T15:20:00Z">
        <w:r w:rsidRPr="007C437A">
          <w:t>context in SP grammar. Think of recursive requests such as</w:t>
        </w:r>
      </w:ins>
      <w:ins w:id="7498" w:author="Arthur Parmentier" w:date="2020-06-05T15:33:00Z">
        <w:r w:rsidR="004B5F28" w:rsidRPr="007C437A">
          <w:t xml:space="preserve">: </w:t>
        </w:r>
      </w:ins>
      <w:ins w:id="7499" w:author="Arthur Parmentier" w:date="2020-06-05T15:20:00Z">
        <w:r w:rsidRPr="007C437A">
          <w:t xml:space="preserve">“Whole group, </w:t>
        </w:r>
      </w:ins>
      <w:ins w:id="7500" w:author="Arthur Parmentier" w:date="2020-06-05T15:21:00Z">
        <w:r w:rsidRPr="007C437A">
          <w:t>pointillism</w:t>
        </w:r>
      </w:ins>
      <w:ins w:id="7501" w:author="Arthur Parmentier" w:date="2020-06-05T15:22:00Z">
        <w:r w:rsidRPr="007C437A">
          <w:t xml:space="preserve"> with head</w:t>
        </w:r>
      </w:ins>
      <w:ins w:id="7502" w:author="Arthur Parmentier" w:date="2020-06-05T15:23:00Z">
        <w:r w:rsidRPr="007C437A">
          <w:t xml:space="preserve"> </w:t>
        </w:r>
      </w:ins>
      <w:ins w:id="7503" w:author="Arthur Parmentier" w:date="2020-06-05T15:22:00Z">
        <w:r w:rsidRPr="007C437A">
          <w:t>add hands low</w:t>
        </w:r>
      </w:ins>
      <w:ins w:id="7504" w:author="Arthur Parmentier" w:date="2020-06-05T15:23:00Z">
        <w:r w:rsidRPr="007C437A">
          <w:t xml:space="preserve"> volume, play”</w:t>
        </w:r>
      </w:ins>
      <w:ins w:id="7505" w:author="Arthur Parmentier" w:date="2020-06-05T15:33:00Z">
        <w:r w:rsidR="004B5F28" w:rsidRPr="007C437A">
          <w:t>.</w:t>
        </w:r>
        <w:r w:rsidR="004B5F28" w:rsidRPr="007C437A">
          <w:br/>
        </w:r>
      </w:ins>
      <w:ins w:id="7506" w:author="Arthur Parmentier" w:date="2020-06-05T15:25:00Z">
        <w:r w:rsidR="002D025D" w:rsidRPr="007C437A">
          <w:t>One could interpret the “low volume</w:t>
        </w:r>
      </w:ins>
      <w:ins w:id="7507" w:author="Arthur Parmentier" w:date="2020-06-05T15:26:00Z">
        <w:r w:rsidR="002D025D" w:rsidRPr="007C437A">
          <w:t>” in two ways:</w:t>
        </w:r>
      </w:ins>
    </w:p>
    <w:p w:rsidR="002D025D" w:rsidRPr="007C437A" w:rsidRDefault="002D025D" w:rsidP="00747B7B">
      <w:pPr>
        <w:rPr>
          <w:ins w:id="7508" w:author="Arthur Parmentier" w:date="2020-06-05T15:26:00Z"/>
        </w:rPr>
      </w:pPr>
      <w:ins w:id="7509" w:author="Arthur Parmentier" w:date="2020-06-05T15:26:00Z">
        <w:r w:rsidRPr="007C437A">
          <w:t>1° referring to the pointillism in general</w:t>
        </w:r>
        <w:r w:rsidRPr="007C437A">
          <w:br/>
          <w:t>2° referring t</w:t>
        </w:r>
      </w:ins>
      <w:ins w:id="7510" w:author="Arthur Parmentier" w:date="2020-06-05T15:34:00Z">
        <w:r w:rsidR="004B5F28" w:rsidRPr="007C437A">
          <w:t>o the</w:t>
        </w:r>
      </w:ins>
      <w:ins w:id="7511" w:author="Arthur Parmentier" w:date="2020-06-05T15:26:00Z">
        <w:r w:rsidRPr="007C437A">
          <w:t xml:space="preserve"> movements </w:t>
        </w:r>
      </w:ins>
      <w:ins w:id="7512" w:author="Arthur Parmentier" w:date="2020-06-05T15:34:00Z">
        <w:r w:rsidR="0018560A" w:rsidRPr="007C437A">
          <w:t xml:space="preserve">of the hands </w:t>
        </w:r>
      </w:ins>
      <w:ins w:id="7513" w:author="Arthur Parmentier" w:date="2020-06-05T15:26:00Z">
        <w:r w:rsidRPr="007C437A">
          <w:t>only</w:t>
        </w:r>
      </w:ins>
    </w:p>
    <w:p w:rsidR="002D025D" w:rsidRPr="007C437A" w:rsidRDefault="002D025D" w:rsidP="00747B7B">
      <w:pPr>
        <w:rPr>
          <w:ins w:id="7514" w:author="Arthur Parmentier" w:date="2020-06-05T15:28:00Z"/>
        </w:rPr>
      </w:pPr>
      <w:ins w:id="7515" w:author="Arthur Parmentier" w:date="2020-06-05T15:26:00Z">
        <w:r w:rsidRPr="007C437A">
          <w:t xml:space="preserve">I would personally </w:t>
        </w:r>
      </w:ins>
      <w:ins w:id="7516" w:author="Arthur Parmentier" w:date="2020-06-05T15:27:00Z">
        <w:r w:rsidRPr="007C437A">
          <w:t xml:space="preserve">interpret the request the first way. </w:t>
        </w:r>
      </w:ins>
      <w:ins w:id="7517" w:author="Arthur Parmentier" w:date="2020-06-05T15:28:00Z">
        <w:r w:rsidRPr="007C437A">
          <w:t>However,</w:t>
        </w:r>
      </w:ins>
      <w:ins w:id="7518" w:author="Arthur Parmentier" w:date="2020-06-05T15:27:00Z">
        <w:r w:rsidRPr="007C437A">
          <w:t xml:space="preserve"> in the following request:</w:t>
        </w:r>
      </w:ins>
      <w:ins w:id="7519" w:author="Arthur Parmentier" w:date="2020-06-05T15:34:00Z">
        <w:r w:rsidR="004B5F28" w:rsidRPr="007C437A">
          <w:t xml:space="preserve"> </w:t>
        </w:r>
      </w:ins>
      <w:ins w:id="7520" w:author="Arthur Parmentier" w:date="2020-06-05T15:27:00Z">
        <w:r w:rsidRPr="007C437A">
          <w:t>“Whole group, pointillism with head</w:t>
        </w:r>
      </w:ins>
      <w:ins w:id="7521" w:author="Arthur Parmentier" w:date="2020-06-05T15:28:00Z">
        <w:r w:rsidRPr="007C437A">
          <w:t xml:space="preserve"> high volume</w:t>
        </w:r>
      </w:ins>
      <w:ins w:id="7522" w:author="Arthur Parmentier" w:date="2020-06-05T15:27:00Z">
        <w:r w:rsidRPr="007C437A">
          <w:t xml:space="preserve"> add hands low volume, play”</w:t>
        </w:r>
      </w:ins>
      <w:ins w:id="7523" w:author="Arthur Parmentier" w:date="2020-06-05T15:34:00Z">
        <w:r w:rsidR="004B5F28" w:rsidRPr="007C437A">
          <w:t xml:space="preserve">, </w:t>
        </w:r>
      </w:ins>
      <w:ins w:id="7524" w:author="Arthur Parmentier" w:date="2020-06-05T15:28:00Z">
        <w:r w:rsidRPr="007C437A">
          <w:t>I would interpret it the second way, i.e. that the low volume refers to the hands only.</w:t>
        </w:r>
      </w:ins>
    </w:p>
    <w:p w:rsidR="009C1A6D" w:rsidRPr="007C437A" w:rsidRDefault="007D69D8" w:rsidP="00747B7B">
      <w:pPr>
        <w:rPr>
          <w:ins w:id="7525" w:author="Arthur Parmentier" w:date="2020-06-05T16:15:00Z"/>
        </w:rPr>
      </w:pPr>
      <w:ins w:id="7526" w:author="Arthur Parmentier" w:date="2020-06-05T15:34:00Z">
        <w:r w:rsidRPr="007C437A">
          <w:t>In general, my observation is th</w:t>
        </w:r>
      </w:ins>
      <w:ins w:id="7527" w:author="Arthur Parmentier" w:date="2020-06-05T16:02:00Z">
        <w:r w:rsidR="0010023A" w:rsidRPr="007C437A">
          <w:t xml:space="preserve">at there is a class of SP signs that I would call “prepositions”: </w:t>
        </w:r>
      </w:ins>
      <w:ins w:id="7528" w:author="Arthur Parmentier" w:date="2020-06-05T15:34:00Z">
        <w:r w:rsidRPr="007C437A">
          <w:t xml:space="preserve">with, without, add, group, </w:t>
        </w:r>
      </w:ins>
      <w:ins w:id="7529" w:author="Arthur Parmentier" w:date="2020-06-05T15:35:00Z">
        <w:r w:rsidRPr="007C437A">
          <w:t>remove</w:t>
        </w:r>
      </w:ins>
      <w:ins w:id="7530" w:author="Arthur Parmentier" w:date="2020-06-05T16:15:00Z">
        <w:r w:rsidR="00A97496" w:rsidRPr="007C437A">
          <w:t>, go on to, go back to, morph</w:t>
        </w:r>
      </w:ins>
      <w:ins w:id="7531" w:author="Arthur Parmentier" w:date="2020-06-05T15:35:00Z">
        <w:r w:rsidRPr="007C437A">
          <w:t>…</w:t>
        </w:r>
      </w:ins>
      <w:ins w:id="7532" w:author="Arthur Parmentier" w:date="2020-06-05T16:02:00Z">
        <w:r w:rsidR="0010023A" w:rsidRPr="007C437A">
          <w:t xml:space="preserve"> that</w:t>
        </w:r>
      </w:ins>
      <w:ins w:id="7533" w:author="Arthur Parmentier" w:date="2020-06-05T15:35:00Z">
        <w:r w:rsidRPr="007C437A">
          <w:t xml:space="preserve"> </w:t>
        </w:r>
      </w:ins>
      <w:ins w:id="7534" w:author="Arthur Parmentier" w:date="2020-06-05T15:45:00Z">
        <w:r w:rsidR="00D966BC" w:rsidRPr="007C437A">
          <w:t>a</w:t>
        </w:r>
        <w:r w:rsidR="00F4578C" w:rsidRPr="007C437A">
          <w:t>ct as operators</w:t>
        </w:r>
      </w:ins>
      <w:ins w:id="7535" w:author="Arthur Parmentier" w:date="2020-06-05T15:46:00Z">
        <w:r w:rsidR="00F4578C" w:rsidRPr="007C437A">
          <w:rPr>
            <w:rStyle w:val="Appelnotedebasdep"/>
          </w:rPr>
          <w:footnoteReference w:id="52"/>
        </w:r>
        <w:r w:rsidR="00F4578C" w:rsidRPr="007C437A">
          <w:t xml:space="preserve"> that changes the </w:t>
        </w:r>
        <w:r w:rsidR="00F4578C" w:rsidRPr="007C437A">
          <w:lastRenderedPageBreak/>
          <w:t>syntax of elements around them.</w:t>
        </w:r>
      </w:ins>
      <w:ins w:id="7539" w:author="Arthur Parmentier" w:date="2020-06-05T16:03:00Z">
        <w:r w:rsidR="007E64ED" w:rsidRPr="007C437A">
          <w:t xml:space="preserve"> In the second SP workbook</w:t>
        </w:r>
      </w:ins>
      <w:ins w:id="7540" w:author="Arthur Parmentier" w:date="2020-06-05T16:05:00Z">
        <w:r w:rsidR="00B25170" w:rsidRPr="007C437A">
          <w:t xml:space="preserve"> by Walter Thompson</w:t>
        </w:r>
      </w:ins>
      <w:ins w:id="7541" w:author="Arthur Parmentier" w:date="2020-06-05T16:12:00Z">
        <w:r w:rsidR="00B25170" w:rsidRPr="007C437A">
          <w:t>,</w:t>
        </w:r>
      </w:ins>
      <w:ins w:id="7542" w:author="Arthur Parmentier" w:date="2020-06-05T16:05:00Z">
        <w:r w:rsidR="00B25170" w:rsidRPr="007C437A">
          <w:t xml:space="preserve"> the</w:t>
        </w:r>
      </w:ins>
      <w:ins w:id="7543" w:author="Arthur Parmentier" w:date="2020-06-05T16:12:00Z">
        <w:r w:rsidR="00B25170" w:rsidRPr="007C437A">
          <w:t>s</w:t>
        </w:r>
      </w:ins>
      <w:ins w:id="7544" w:author="Arthur Parmentier" w:date="2020-06-05T16:05:00Z">
        <w:r w:rsidR="00B25170" w:rsidRPr="007C437A">
          <w:t>e</w:t>
        </w:r>
      </w:ins>
      <w:ins w:id="7545" w:author="Arthur Parmentier" w:date="2020-06-05T16:03:00Z">
        <w:r w:rsidR="007E64ED" w:rsidRPr="007C437A">
          <w:t xml:space="preserve"> signs ar</w:t>
        </w:r>
      </w:ins>
      <w:ins w:id="7546" w:author="Arthur Parmentier" w:date="2020-06-05T16:05:00Z">
        <w:r w:rsidR="00B25170" w:rsidRPr="007C437A">
          <w:t>e described as belonging to</w:t>
        </w:r>
      </w:ins>
      <w:ins w:id="7547" w:author="Arthur Parmentier" w:date="2020-06-05T16:03:00Z">
        <w:r w:rsidR="007E64ED" w:rsidRPr="007C437A">
          <w:t xml:space="preserve"> the syntax categories “what”</w:t>
        </w:r>
      </w:ins>
      <w:ins w:id="7548" w:author="Arthur Parmentier" w:date="2020-06-05T16:07:00Z">
        <w:r w:rsidR="00B25170" w:rsidRPr="007C437A">
          <w:t xml:space="preserve"> or “who”</w:t>
        </w:r>
      </w:ins>
      <w:ins w:id="7549" w:author="Arthur Parmentier" w:date="2020-06-05T16:08:00Z">
        <w:r w:rsidR="00B25170" w:rsidRPr="007C437A">
          <w:t xml:space="preserve"> and part of the </w:t>
        </w:r>
      </w:ins>
      <w:ins w:id="7550" w:author="Arthur Parmentier" w:date="2020-06-05T16:09:00Z">
        <w:r w:rsidR="00B25170" w:rsidRPr="007C437A">
          <w:t xml:space="preserve">“function signal” class. </w:t>
        </w:r>
      </w:ins>
    </w:p>
    <w:p w:rsidR="009C1A6D" w:rsidRPr="007C437A" w:rsidRDefault="009C1A6D" w:rsidP="00747B7B">
      <w:pPr>
        <w:rPr>
          <w:ins w:id="7551" w:author="Arthur Parmentier" w:date="2020-06-05T16:16:00Z"/>
        </w:rPr>
      </w:pPr>
      <w:ins w:id="7552" w:author="Arthur Parmentier" w:date="2020-06-05T16:16:00Z">
        <w:r w:rsidRPr="007C437A">
          <w:rPr>
            <w:noProof/>
            <w:rPrChange w:id="7553"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7554"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7555"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7556"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7557" w:author="Arthur Parmentier" w:date="2020-06-05T16:16:00Z"/>
        </w:rPr>
      </w:pPr>
      <w:ins w:id="7558" w:author="Arthur Parmentier" w:date="2020-06-05T16:20:00Z">
        <w:r w:rsidRPr="007C437A">
          <w:t>DECORRELATION what – content how -modifier…??</w:t>
        </w:r>
      </w:ins>
    </w:p>
    <w:p w:rsidR="002D025D" w:rsidRPr="007C437A" w:rsidRDefault="00B25170" w:rsidP="00747B7B">
      <w:pPr>
        <w:rPr>
          <w:ins w:id="7559" w:author="Arthur Parmentier" w:date="2020-06-05T00:15:00Z"/>
        </w:rPr>
      </w:pPr>
      <w:ins w:id="7560" w:author="Arthur Parmentier" w:date="2020-06-05T16:09:00Z">
        <w:r w:rsidRPr="007C437A">
          <w:t>From my model of SP as a re</w:t>
        </w:r>
      </w:ins>
      <w:ins w:id="7561" w:author="Arthur Parmentier" w:date="2020-06-05T16:10:00Z">
        <w:r w:rsidRPr="007C437A">
          <w:t xml:space="preserve">gular language and the previous observations, it is clear that at the syntax level, these signs are very different from other </w:t>
        </w:r>
      </w:ins>
      <w:ins w:id="7562" w:author="Arthur Parmentier" w:date="2020-06-05T16:11:00Z">
        <w:r w:rsidRPr="007C437A">
          <w:t>contents</w:t>
        </w:r>
      </w:ins>
      <w:ins w:id="7563" w:author="Arthur Parmentier" w:date="2020-06-05T16:10:00Z">
        <w:r w:rsidRPr="007C437A">
          <w:t xml:space="preserve"> or </w:t>
        </w:r>
      </w:ins>
      <w:ins w:id="7564" w:author="Arthur Parmentier" w:date="2020-06-05T16:11:00Z">
        <w:r w:rsidRPr="007C437A">
          <w:t>modifie</w:t>
        </w:r>
      </w:ins>
      <w:ins w:id="7565" w:author="Arthur Parmentier" w:date="2020-06-05T16:12:00Z">
        <w:r w:rsidRPr="007C437A">
          <w:t xml:space="preserve">rs </w:t>
        </w:r>
      </w:ins>
      <w:ins w:id="7566" w:author="Arthur Parmentier" w:date="2020-06-05T16:10:00Z">
        <w:r w:rsidRPr="007C437A">
          <w:t>signs.</w:t>
        </w:r>
      </w:ins>
    </w:p>
    <w:p w:rsidR="00747B7B" w:rsidRPr="007C437A" w:rsidRDefault="007D1E32" w:rsidP="00747B7B">
      <w:pPr>
        <w:rPr>
          <w:ins w:id="7567" w:author="Arthur Parmentier" w:date="2020-06-05T00:13:00Z"/>
        </w:rPr>
      </w:pPr>
      <w:ins w:id="7568" w:author="Arthur Parmentier" w:date="2020-06-05T00:08:00Z">
        <w:r w:rsidRPr="007C437A">
          <w:t xml:space="preserve">It is a very important limitation of the modeling of SP as a regular language, that I have not solved in my tool yet. Several options </w:t>
        </w:r>
      </w:ins>
      <w:ins w:id="7569" w:author="Arthur Parmentier" w:date="2020-06-05T00:09:00Z">
        <w:r w:rsidRPr="007C437A">
          <w:t>for</w:t>
        </w:r>
      </w:ins>
      <w:ins w:id="7570" w:author="Arthur Parmentier" w:date="2020-06-05T00:10:00Z">
        <w:r w:rsidR="00974865" w:rsidRPr="007C437A">
          <w:t xml:space="preserve"> solving this problem</w:t>
        </w:r>
      </w:ins>
      <w:ins w:id="7571" w:author="Arthur Parmentier" w:date="2020-06-05T00:11:00Z">
        <w:r w:rsidR="00974865" w:rsidRPr="007C437A">
          <w:t xml:space="preserve"> in</w:t>
        </w:r>
      </w:ins>
      <w:ins w:id="7572" w:author="Arthur Parmentier" w:date="2020-06-05T00:09:00Z">
        <w:r w:rsidRPr="007C437A">
          <w:t xml:space="preserve"> </w:t>
        </w:r>
      </w:ins>
      <w:ins w:id="7573" w:author="Arthur Parmentier" w:date="2020-06-05T00:10:00Z">
        <w:r w:rsidRPr="007C437A">
          <w:t xml:space="preserve">a </w:t>
        </w:r>
      </w:ins>
      <w:ins w:id="7574" w:author="Arthur Parmentier" w:date="2020-06-05T00:09:00Z">
        <w:r w:rsidRPr="007C437A">
          <w:t>future implementation are discussed in a further section.</w:t>
        </w:r>
      </w:ins>
    </w:p>
    <w:p w:rsidR="009854FD" w:rsidRPr="007C437A" w:rsidRDefault="00376090">
      <w:pPr>
        <w:rPr>
          <w:ins w:id="7575" w:author="Arthur Parmentier" w:date="2020-06-04T16:33:00Z"/>
        </w:rPr>
        <w:pPrChange w:id="7576" w:author="Arthur Parmentier" w:date="2020-06-05T00:06:00Z">
          <w:pPr>
            <w:pStyle w:val="Paragraphedeliste"/>
            <w:numPr>
              <w:numId w:val="38"/>
            </w:numPr>
            <w:ind w:hanging="360"/>
          </w:pPr>
        </w:pPrChange>
      </w:pPr>
      <w:ins w:id="7577" w:author="Arthur Parmentier" w:date="2020-06-05T00:13:00Z">
        <w:r w:rsidRPr="007C437A">
          <w:t>In all cases that I have identified, it is the logical element that are able to change the category of a sign and therefore</w:t>
        </w:r>
      </w:ins>
      <w:ins w:id="7578" w:author="Arthur Parmentier" w:date="2020-06-05T00:14:00Z">
        <w:r w:rsidRPr="007C437A">
          <w:t xml:space="preserve"> “break” the FSM representation validity</w:t>
        </w:r>
      </w:ins>
      <w:ins w:id="7579" w:author="Arthur Parmentier" w:date="2020-06-05T00:16:00Z">
        <w:r w:rsidRPr="007C437A">
          <w:t xml:space="preserve">. I hope that my work and these observations will </w:t>
        </w:r>
      </w:ins>
      <w:ins w:id="7580" w:author="Arthur Parmentier" w:date="2020-06-05T00:17:00Z">
        <w:r w:rsidRPr="007C437A">
          <w:t>serve as a bas</w:t>
        </w:r>
      </w:ins>
      <w:ins w:id="7581" w:author="Arthur Parmentier" w:date="2020-06-05T00:18:00Z">
        <w:r w:rsidRPr="007C437A">
          <w:t>e</w:t>
        </w:r>
      </w:ins>
      <w:ins w:id="7582" w:author="Arthur Parmentier" w:date="2020-06-05T00:17:00Z">
        <w:r w:rsidRPr="007C437A">
          <w:t xml:space="preserve"> for </w:t>
        </w:r>
      </w:ins>
      <w:ins w:id="7583" w:author="Arthur Parmentier" w:date="2020-06-05T00:18:00Z">
        <w:r w:rsidRPr="007C437A">
          <w:t>deeper</w:t>
        </w:r>
      </w:ins>
      <w:ins w:id="7584" w:author="Arthur Parmentier" w:date="2020-06-05T00:17:00Z">
        <w:r w:rsidRPr="007C437A">
          <w:t xml:space="preserve"> stud</w:t>
        </w:r>
      </w:ins>
      <w:ins w:id="7585" w:author="Arthur Parmentier" w:date="2020-06-05T00:18:00Z">
        <w:r w:rsidRPr="007C437A">
          <w:t>ies</w:t>
        </w:r>
      </w:ins>
      <w:ins w:id="7586" w:author="Arthur Parmentier" w:date="2020-06-05T00:17:00Z">
        <w:r w:rsidRPr="007C437A">
          <w:t xml:space="preserve"> and</w:t>
        </w:r>
      </w:ins>
      <w:ins w:id="7587" w:author="Arthur Parmentier" w:date="2020-06-05T00:18:00Z">
        <w:r w:rsidRPr="007C437A">
          <w:t xml:space="preserve"> linguistic</w:t>
        </w:r>
      </w:ins>
      <w:ins w:id="7588" w:author="Arthur Parmentier" w:date="2020-06-05T00:17:00Z">
        <w:r w:rsidRPr="007C437A">
          <w:t xml:space="preserve"> modeling of SP grammar in its “regular” and “contextual” components</w:t>
        </w:r>
      </w:ins>
      <w:ins w:id="7589"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7590" w:author="Arthur Parmentier" w:date="2020-06-05T00:01:00Z"/>
          <w:rPrChange w:id="7591" w:author="Arthur Parmentier" w:date="2020-06-07T15:27:00Z">
            <w:rPr>
              <w:del w:id="7592" w:author="Arthur Parmentier" w:date="2020-06-05T00:01:00Z"/>
            </w:rPr>
          </w:rPrChange>
        </w:rPr>
        <w:pPrChange w:id="7593" w:author="Arthur Parmentier" w:date="2020-06-04T16:59:00Z">
          <w:pPr>
            <w:pStyle w:val="Titre2"/>
          </w:pPr>
        </w:pPrChange>
      </w:pPr>
      <w:bookmarkStart w:id="7594" w:name="_Toc42259029"/>
      <w:bookmarkStart w:id="7595" w:name="_Toc42259106"/>
      <w:bookmarkStart w:id="7596" w:name="_Toc42449785"/>
      <w:bookmarkStart w:id="7597" w:name="_Toc42449867"/>
      <w:bookmarkStart w:id="7598" w:name="_Toc42550053"/>
      <w:bookmarkStart w:id="7599" w:name="_Toc42550146"/>
      <w:bookmarkStart w:id="7600" w:name="_Toc42698897"/>
      <w:bookmarkStart w:id="7601" w:name="_Toc42698976"/>
      <w:bookmarkEnd w:id="7594"/>
      <w:bookmarkEnd w:id="7595"/>
      <w:bookmarkEnd w:id="7596"/>
      <w:bookmarkEnd w:id="7597"/>
      <w:bookmarkEnd w:id="7598"/>
      <w:bookmarkEnd w:id="7599"/>
      <w:bookmarkEnd w:id="7600"/>
      <w:bookmarkEnd w:id="7601"/>
    </w:p>
    <w:p w:rsidR="00F25194" w:rsidRPr="007C437A" w:rsidRDefault="00F25194">
      <w:pPr>
        <w:pStyle w:val="Titre3"/>
        <w:rPr>
          <w:ins w:id="7602" w:author="Arthur Parmentier" w:date="2020-06-05T00:33:00Z"/>
        </w:rPr>
      </w:pPr>
      <w:bookmarkStart w:id="7603" w:name="_Toc42698977"/>
      <w:r w:rsidRPr="007C437A">
        <w:t>Part 5: Orchestra simulation</w:t>
      </w:r>
      <w:bookmarkEnd w:id="7603"/>
    </w:p>
    <w:p w:rsidR="002453FD" w:rsidRPr="007C437A" w:rsidRDefault="002453FD" w:rsidP="002453FD">
      <w:pPr>
        <w:rPr>
          <w:ins w:id="7604" w:author="Arthur Parmentier" w:date="2020-06-05T00:37:00Z"/>
        </w:rPr>
      </w:pPr>
      <w:ins w:id="7605" w:author="Arthur Parmentier" w:date="2020-06-05T00:35:00Z">
        <w:r w:rsidRPr="007C437A">
          <w:t xml:space="preserve">From the OSC commands created by the </w:t>
        </w:r>
      </w:ins>
      <w:ins w:id="7606" w:author="Arthur Parmentier" w:date="2020-06-08T01:39:00Z">
        <w:r w:rsidR="00DE0C52">
          <w:t>automaton</w:t>
        </w:r>
      </w:ins>
      <w:ins w:id="7607" w:author="Arthur Parmentier" w:date="2020-06-05T00:35:00Z">
        <w:r w:rsidRPr="007C437A">
          <w:t xml:space="preserve">, there is an unlimited panel of </w:t>
        </w:r>
      </w:ins>
      <w:ins w:id="7608" w:author="Arthur Parmentier" w:date="2020-06-05T00:36:00Z">
        <w:r w:rsidRPr="007C437A">
          <w:t xml:space="preserve">tools and ways to create an orchestra. </w:t>
        </w:r>
      </w:ins>
    </w:p>
    <w:p w:rsidR="002453FD" w:rsidRPr="007C437A" w:rsidRDefault="00AC4940" w:rsidP="002453FD">
      <w:pPr>
        <w:pStyle w:val="Titre4"/>
        <w:rPr>
          <w:ins w:id="7609" w:author="Arthur Parmentier" w:date="2020-06-05T00:37:00Z"/>
        </w:rPr>
      </w:pPr>
      <w:ins w:id="7610" w:author="Arthur Parmentier" w:date="2020-06-05T12:55:00Z">
        <w:r w:rsidRPr="007C437A">
          <w:t xml:space="preserve">First try with </w:t>
        </w:r>
      </w:ins>
      <w:ins w:id="7611" w:author="Arthur Parmentier" w:date="2020-06-05T00:37:00Z">
        <w:r w:rsidR="002453FD" w:rsidRPr="007C437A">
          <w:t>Ableton Live</w:t>
        </w:r>
      </w:ins>
    </w:p>
    <w:p w:rsidR="002453FD" w:rsidRPr="007C437A" w:rsidRDefault="002453FD" w:rsidP="002453FD">
      <w:pPr>
        <w:rPr>
          <w:ins w:id="7612" w:author="Arthur Parmentier" w:date="2020-06-05T00:43:00Z"/>
        </w:rPr>
      </w:pPr>
      <w:ins w:id="7613" w:author="Arthur Parmentier" w:date="2020-06-05T00:36:00Z">
        <w:r w:rsidRPr="007C437A">
          <w:t xml:space="preserve">I originally started by building a connection with </w:t>
        </w:r>
      </w:ins>
      <w:ins w:id="7614" w:author="Arthur Parmentier" w:date="2020-06-05T00:40:00Z">
        <w:r w:rsidR="00233897" w:rsidRPr="007C437A">
          <w:t xml:space="preserve">the performance software </w:t>
        </w:r>
      </w:ins>
      <w:ins w:id="7615" w:author="Arthur Parmentier" w:date="2020-06-05T00:36:00Z">
        <w:r w:rsidRPr="007C437A">
          <w:t>Ableton Live</w:t>
        </w:r>
      </w:ins>
      <w:ins w:id="7616" w:author="Arthur Parmentier" w:date="2020-06-05T00:40:00Z">
        <w:r w:rsidR="00233897" w:rsidRPr="007C437A">
          <w:t xml:space="preserve"> because of its wide spread use in the community of live performing artists</w:t>
        </w:r>
      </w:ins>
      <w:ins w:id="7617" w:author="Arthur Parmentier" w:date="2020-06-05T00:41:00Z">
        <w:r w:rsidR="00233897" w:rsidRPr="007C437A">
          <w:t xml:space="preserve"> (DJs, live performers) and its useful features for li</w:t>
        </w:r>
      </w:ins>
      <w:ins w:id="7618" w:author="Arthur Parmentier" w:date="2020-06-05T00:42:00Z">
        <w:r w:rsidR="00233897" w:rsidRPr="007C437A">
          <w:t>ve music such as the use of scenes and or the launch of clips synchron</w:t>
        </w:r>
      </w:ins>
      <w:ins w:id="7619" w:author="Arthur Parmentier" w:date="2020-06-05T00:43:00Z">
        <w:r w:rsidR="00233897" w:rsidRPr="007C437A">
          <w:t>ized with a particular metric and tempo.</w:t>
        </w:r>
      </w:ins>
    </w:p>
    <w:p w:rsidR="00E93BAC" w:rsidRPr="007C437A" w:rsidRDefault="00E93BAC" w:rsidP="002453FD">
      <w:pPr>
        <w:rPr>
          <w:ins w:id="7620" w:author="Arthur Parmentier" w:date="2020-06-05T00:56:00Z"/>
        </w:rPr>
      </w:pPr>
      <w:ins w:id="7621" w:author="Arthur Parmentier" w:date="2020-06-05T00:44:00Z">
        <w:r w:rsidRPr="007C437A">
          <w:t>Just like many DAWs, Live can be hard to control externally and only offer a limi</w:t>
        </w:r>
      </w:ins>
      <w:ins w:id="7622" w:author="Arthur Parmentier" w:date="2020-06-05T00:45:00Z">
        <w:r w:rsidRPr="007C437A">
          <w:t>ted API to its internal mechanisms. Controlling Live externally typically requires scripting a se</w:t>
        </w:r>
      </w:ins>
      <w:ins w:id="7623" w:author="Arthur Parmentier" w:date="2020-06-05T00:46:00Z">
        <w:r w:rsidRPr="007C437A">
          <w:t>rver in python that must be installed manually. However, LiveOSC</w:t>
        </w:r>
      </w:ins>
      <w:ins w:id="7624" w:author="Arthur Parmentier" w:date="2020-06-05T00:48:00Z">
        <w:r w:rsidRPr="007C437A">
          <w:rPr>
            <w:rStyle w:val="Appelnotedebasdep"/>
          </w:rPr>
          <w:footnoteReference w:id="53"/>
        </w:r>
      </w:ins>
      <w:ins w:id="7629" w:author="Arthur Parmentier" w:date="2020-06-05T00:46:00Z">
        <w:r w:rsidRPr="007C437A">
          <w:t xml:space="preserve"> has been shared by the community to </w:t>
        </w:r>
      </w:ins>
      <w:ins w:id="7630" w:author="Arthur Parmentier" w:date="2020-06-05T00:47:00Z">
        <w:r w:rsidRPr="007C437A">
          <w:t>help in this process by creating</w:t>
        </w:r>
      </w:ins>
      <w:ins w:id="7631" w:author="Arthur Parmentier" w:date="2020-06-05T00:56:00Z">
        <w:r w:rsidR="00AD4CD1" w:rsidRPr="007C437A">
          <w:t xml:space="preserve"> server that listens to</w:t>
        </w:r>
      </w:ins>
      <w:ins w:id="7632" w:author="Arthur Parmentier" w:date="2020-06-05T00:47:00Z">
        <w:r w:rsidRPr="007C437A">
          <w:t xml:space="preserve"> OSC map</w:t>
        </w:r>
      </w:ins>
      <w:ins w:id="7633" w:author="Arthur Parmentier" w:date="2020-06-05T00:56:00Z">
        <w:r w:rsidR="00AD4CD1" w:rsidRPr="007C437A">
          <w:t xml:space="preserve"> it to</w:t>
        </w:r>
      </w:ins>
      <w:ins w:id="7634" w:author="Arthur Parmentier" w:date="2020-06-05T00:47:00Z">
        <w:r w:rsidRPr="007C437A">
          <w:t xml:space="preserve"> Live parameters</w:t>
        </w:r>
      </w:ins>
      <w:ins w:id="7635" w:author="Arthur Parmentier" w:date="2020-06-05T00:48:00Z">
        <w:r w:rsidRPr="007C437A">
          <w:t>.</w:t>
        </w:r>
      </w:ins>
    </w:p>
    <w:p w:rsidR="00AD4CD1" w:rsidRPr="007C437A" w:rsidRDefault="00AD4CD1" w:rsidP="002453FD">
      <w:pPr>
        <w:rPr>
          <w:ins w:id="7636" w:author="Arthur Parmentier" w:date="2020-06-05T01:07:00Z"/>
        </w:rPr>
      </w:pPr>
      <w:ins w:id="7637" w:author="Arthur Parmentier" w:date="2020-06-05T00:57:00Z">
        <w:r w:rsidRPr="007C437A">
          <w:t xml:space="preserve">In my </w:t>
        </w:r>
      </w:ins>
      <w:ins w:id="7638" w:author="Arthur Parmentier" w:date="2020-06-05T00:58:00Z">
        <w:r w:rsidRPr="007C437A">
          <w:rPr>
            <w:rPrChange w:id="7639" w:author="Arthur Parmentier" w:date="2020-06-07T15:27:00Z">
              <w:rPr/>
            </w:rPrChange>
          </w:rPr>
          <w:fldChar w:fldCharType="begin"/>
        </w:r>
        <w:r w:rsidRPr="007C437A">
          <w:instrText xml:space="preserve"> HYPERLINK "https://www.youtube.com/watch?v=OmPFMT9mgOs" </w:instrText>
        </w:r>
        <w:r w:rsidRPr="007C437A">
          <w:rPr>
            <w:rPrChange w:id="7640" w:author="Arthur Parmentier" w:date="2020-06-07T15:27:00Z">
              <w:rPr/>
            </w:rPrChange>
          </w:rPr>
          <w:fldChar w:fldCharType="separate"/>
        </w:r>
        <w:r w:rsidRPr="007C437A">
          <w:rPr>
            <w:rStyle w:val="Lienhypertexte"/>
          </w:rPr>
          <w:t>third demo video</w:t>
        </w:r>
        <w:r w:rsidRPr="007C437A">
          <w:rPr>
            <w:rPrChange w:id="7641" w:author="Arthur Parmentier" w:date="2020-06-07T15:27:00Z">
              <w:rPr/>
            </w:rPrChange>
          </w:rPr>
          <w:fldChar w:fldCharType="end"/>
        </w:r>
      </w:ins>
      <w:ins w:id="7642" w:author="Arthur Parmentier" w:date="2020-06-05T00:57:00Z">
        <w:r w:rsidRPr="007C437A">
          <w:t>, I showed how I could use custom gestures to launch and stop clips in Live</w:t>
        </w:r>
      </w:ins>
      <w:ins w:id="7643" w:author="Arthur Parmentier" w:date="2020-06-05T00:58:00Z">
        <w:r w:rsidRPr="007C437A">
          <w:t>, just like a simple DJ controller would.</w:t>
        </w:r>
      </w:ins>
      <w:ins w:id="7644" w:author="Arthur Parmentier" w:date="2020-06-05T01:00:00Z">
        <w:r w:rsidRPr="007C437A">
          <w:t xml:space="preserve"> It required only a little effort to convert the conventions I use in my </w:t>
        </w:r>
        <w:r w:rsidRPr="007C437A">
          <w:lastRenderedPageBreak/>
          <w:t>OSC</w:t>
        </w:r>
      </w:ins>
      <w:ins w:id="7645" w:author="Arthur Parmentier" w:date="2020-06-05T01:01:00Z">
        <w:r w:rsidRPr="007C437A">
          <w:t xml:space="preserve"> commands to match the LiveOSC format. </w:t>
        </w:r>
      </w:ins>
      <w:ins w:id="7646" w:author="Arthur Parmentier" w:date="2020-06-05T01:03:00Z">
        <w:r w:rsidRPr="007C437A">
          <w:t xml:space="preserve">By synchronizing </w:t>
        </w:r>
      </w:ins>
      <w:ins w:id="7647" w:author="Arthur Parmentier" w:date="2020-06-05T01:01:00Z">
        <w:r w:rsidRPr="007C437A">
          <w:t xml:space="preserve">all the clips </w:t>
        </w:r>
      </w:ins>
      <w:ins w:id="7648" w:author="Arthur Parmentier" w:date="2020-06-05T01:02:00Z">
        <w:r w:rsidRPr="007C437A">
          <w:t>at the same tempo and metric</w:t>
        </w:r>
      </w:ins>
      <w:ins w:id="7649" w:author="Arthur Parmentier" w:date="2020-06-05T01:01:00Z">
        <w:r w:rsidRPr="007C437A">
          <w:t xml:space="preserve">, </w:t>
        </w:r>
      </w:ins>
      <w:ins w:id="7650" w:author="Arthur Parmentier" w:date="2020-06-05T01:03:00Z">
        <w:r w:rsidRPr="007C437A">
          <w:t>Live allowed me to c</w:t>
        </w:r>
      </w:ins>
      <w:ins w:id="7651" w:author="Arthur Parmentier" w:date="2020-06-05T01:04:00Z">
        <w:r w:rsidRPr="007C437A">
          <w:t xml:space="preserve">reate a fun demo with very simple controls that </w:t>
        </w:r>
      </w:ins>
      <w:ins w:id="7652" w:author="Arthur Parmentier" w:date="2020-06-05T01:05:00Z">
        <w:r w:rsidRPr="007C437A">
          <w:t>“sounds good” and can easily be modified and customized by the users.</w:t>
        </w:r>
      </w:ins>
    </w:p>
    <w:p w:rsidR="00E13FD2" w:rsidRPr="007C437A" w:rsidRDefault="00A911BE" w:rsidP="002453FD">
      <w:pPr>
        <w:rPr>
          <w:ins w:id="7653" w:author="Arthur Parmentier" w:date="2020-06-05T12:54:00Z"/>
        </w:rPr>
      </w:pPr>
      <w:ins w:id="7654" w:author="Arthur Parmentier" w:date="2020-06-05T12:38:00Z">
        <w:r w:rsidRPr="007C437A">
          <w:t>However, t</w:t>
        </w:r>
      </w:ins>
      <w:ins w:id="7655" w:author="Arthur Parmentier" w:date="2020-06-05T01:07:00Z">
        <w:r w:rsidR="00E13FD2" w:rsidRPr="007C437A">
          <w:t>he integration of SP commands could not be pushed very far into Live without more complex scripting</w:t>
        </w:r>
      </w:ins>
      <w:ins w:id="7656" w:author="Arthur Parmentier" w:date="2020-06-05T01:08:00Z">
        <w:r w:rsidR="00E13FD2" w:rsidRPr="007C437A">
          <w:t xml:space="preserve"> by extending the LiveOSC API, or perhaps by using additional custom Max for Live scripts.</w:t>
        </w:r>
      </w:ins>
      <w:ins w:id="7657"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7658" w:author="Arthur Parmentier" w:date="2020-06-05T12:42:00Z">
        <w:r w:rsidRPr="007C437A">
          <w:t>clips.</w:t>
        </w:r>
      </w:ins>
      <w:ins w:id="7659" w:author="Arthur Parmentier" w:date="2020-06-05T01:11:00Z">
        <w:r w:rsidR="00E13FD2" w:rsidRPr="007C437A">
          <w:br/>
        </w:r>
      </w:ins>
      <w:ins w:id="7660" w:author="Arthur Parmentier" w:date="2020-06-05T01:10:00Z">
        <w:r w:rsidR="00E13FD2" w:rsidRPr="007C437A">
          <w:t xml:space="preserve">This is </w:t>
        </w:r>
      </w:ins>
      <w:ins w:id="7661" w:author="Arthur Parmentier" w:date="2020-06-05T12:42:00Z">
        <w:r w:rsidRPr="007C437A">
          <w:t xml:space="preserve">a very useful and ergonomic design choice for many use case but clearly is a limit to one of the most basic </w:t>
        </w:r>
      </w:ins>
      <w:ins w:id="7662" w:author="Arthur Parmentier" w:date="2020-06-05T12:43:00Z">
        <w:r w:rsidRPr="007C437A">
          <w:t>element of composition in SP</w:t>
        </w:r>
      </w:ins>
      <w:ins w:id="7663" w:author="Arthur Parmentier" w:date="2020-06-05T01:11:00Z">
        <w:r w:rsidR="00E13FD2" w:rsidRPr="007C437A">
          <w:t xml:space="preserve">. Some extended research showed me that </w:t>
        </w:r>
      </w:ins>
      <w:ins w:id="7664" w:author="Arthur Parmentier" w:date="2020-06-05T01:12:00Z">
        <w:r w:rsidR="00E13FD2" w:rsidRPr="007C437A">
          <w:t xml:space="preserve">there would be some workarounds change the tempo of a single clip of scene from within their </w:t>
        </w:r>
      </w:ins>
      <w:ins w:id="7665" w:author="Arthur Parmentier" w:date="2020-06-05T01:13:00Z">
        <w:r w:rsidR="00E13FD2" w:rsidRPr="007C437A">
          <w:t>naming</w:t>
        </w:r>
      </w:ins>
      <w:ins w:id="7666" w:author="Arthur Parmentier" w:date="2020-06-05T01:12:00Z">
        <w:r w:rsidR="00E13FD2" w:rsidRPr="007C437A">
          <w:t>, which would make it a better tool than other DAWs in which multiple tempos are</w:t>
        </w:r>
      </w:ins>
      <w:ins w:id="7667" w:author="Arthur Parmentier" w:date="2020-06-05T01:13:00Z">
        <w:r w:rsidR="00E13FD2" w:rsidRPr="007C437A">
          <w:t xml:space="preserve"> almost never found. But getting into those modifications in real time would </w:t>
        </w:r>
      </w:ins>
      <w:ins w:id="7668" w:author="Arthur Parmentier" w:date="2020-06-05T12:43:00Z">
        <w:r w:rsidRPr="007C437A">
          <w:t xml:space="preserve">require a very deep “hack” into Live that I could not afford </w:t>
        </w:r>
      </w:ins>
      <w:ins w:id="7669" w:author="Arthur Parmentier" w:date="2020-06-05T12:44:00Z">
        <w:r w:rsidRPr="007C437A">
          <w:t>spending time on in the frame of this project; also given that Live is a proprietary software that would maybe not be the most popular c</w:t>
        </w:r>
      </w:ins>
      <w:ins w:id="7670" w:author="Arthur Parmentier" w:date="2020-06-05T12:45:00Z">
        <w:r w:rsidRPr="007C437A">
          <w:t>hoice among the community of performers and Soundpainting that I target with my tool.</w:t>
        </w:r>
      </w:ins>
    </w:p>
    <w:p w:rsidR="00AC4940" w:rsidRPr="007C437A" w:rsidRDefault="00AC4940" w:rsidP="00AC4940">
      <w:pPr>
        <w:pStyle w:val="Titre4"/>
        <w:rPr>
          <w:ins w:id="7671" w:author="Arthur Parmentier" w:date="2020-06-05T12:54:00Z"/>
        </w:rPr>
      </w:pPr>
      <w:ins w:id="7672" w:author="Arthur Parmentier" w:date="2020-06-05T12:58:00Z">
        <w:r w:rsidRPr="007C437A">
          <w:t>The advantages of DAWs over Max</w:t>
        </w:r>
      </w:ins>
    </w:p>
    <w:p w:rsidR="00AC4940" w:rsidRPr="007C437A" w:rsidRDefault="00AC4940" w:rsidP="00AC4940">
      <w:pPr>
        <w:rPr>
          <w:ins w:id="7673" w:author="Arthur Parmentier" w:date="2020-06-05T13:41:00Z"/>
        </w:rPr>
      </w:pPr>
      <w:ins w:id="7674" w:author="Arthur Parmentier" w:date="2020-06-05T12:54:00Z">
        <w:r w:rsidRPr="007C437A">
          <w:t>While searching for altern</w:t>
        </w:r>
      </w:ins>
      <w:ins w:id="7675" w:author="Arthur Parmentier" w:date="2020-06-05T12:55:00Z">
        <w:r w:rsidRPr="007C437A">
          <w:t>atives to Ableton to implemen</w:t>
        </w:r>
      </w:ins>
      <w:ins w:id="7676" w:author="Arthur Parmentier" w:date="2020-06-05T12:57:00Z">
        <w:r w:rsidRPr="007C437A">
          <w:t>t the virtual orchestra</w:t>
        </w:r>
      </w:ins>
      <w:ins w:id="7677" w:author="Arthur Parmentier" w:date="2020-06-05T12:58:00Z">
        <w:r w:rsidRPr="007C437A">
          <w:t xml:space="preserve">, I realized that </w:t>
        </w:r>
      </w:ins>
      <w:ins w:id="7678" w:author="Arthur Parmentier" w:date="2020-06-05T12:59:00Z">
        <w:r w:rsidRPr="007C437A">
          <w:t>most DAWs d</w:t>
        </w:r>
      </w:ins>
      <w:ins w:id="7679" w:author="Arthur Parmentier" w:date="2020-06-05T13:40:00Z">
        <w:r w:rsidR="00B9593F" w:rsidRPr="007C437A">
          <w:t>o not have</w:t>
        </w:r>
      </w:ins>
      <w:ins w:id="7680" w:author="Arthur Parmentier" w:date="2020-06-05T12:59:00Z">
        <w:r w:rsidRPr="007C437A">
          <w:t xml:space="preserve"> the flexibility that would </w:t>
        </w:r>
      </w:ins>
      <w:ins w:id="7681" w:author="Arthur Parmentier" w:date="2020-06-05T13:40:00Z">
        <w:r w:rsidR="00943D75" w:rsidRPr="007C437A">
          <w:t>is</w:t>
        </w:r>
      </w:ins>
      <w:ins w:id="7682" w:author="Arthur Parmentier" w:date="2020-06-05T12:59:00Z">
        <w:r w:rsidRPr="007C437A">
          <w:t xml:space="preserve"> required for composing in real-time with SP gestures</w:t>
        </w:r>
      </w:ins>
      <w:ins w:id="7683" w:author="Arthur Parmentier" w:date="2020-06-05T13:41:00Z">
        <w:r w:rsidR="00943D75" w:rsidRPr="007C437A">
          <w:t>:</w:t>
        </w:r>
      </w:ins>
    </w:p>
    <w:p w:rsidR="00943D75" w:rsidRPr="007C437A" w:rsidRDefault="00943D75" w:rsidP="00943D75">
      <w:pPr>
        <w:pStyle w:val="Paragraphedeliste"/>
        <w:numPr>
          <w:ilvl w:val="0"/>
          <w:numId w:val="41"/>
        </w:numPr>
        <w:rPr>
          <w:ins w:id="7684" w:author="Arthur Parmentier" w:date="2020-06-05T13:41:00Z"/>
        </w:rPr>
      </w:pPr>
      <w:ins w:id="7685" w:author="Arthur Parmentier" w:date="2020-06-05T13:41:00Z">
        <w:r w:rsidRPr="007C437A">
          <w:t>Working at several tempos</w:t>
        </w:r>
      </w:ins>
    </w:p>
    <w:p w:rsidR="00943D75" w:rsidRPr="007C437A" w:rsidRDefault="00943D75" w:rsidP="00943D75">
      <w:pPr>
        <w:pStyle w:val="Paragraphedeliste"/>
        <w:numPr>
          <w:ilvl w:val="0"/>
          <w:numId w:val="41"/>
        </w:numPr>
        <w:rPr>
          <w:ins w:id="7686" w:author="Arthur Parmentier" w:date="2020-06-05T13:42:00Z"/>
        </w:rPr>
      </w:pPr>
      <w:ins w:id="7687" w:author="Arthur Parmentier" w:date="2020-06-05T13:42:00Z">
        <w:r w:rsidRPr="007C437A">
          <w:t>Looping things on the fly</w:t>
        </w:r>
      </w:ins>
    </w:p>
    <w:p w:rsidR="00943D75" w:rsidRPr="007C437A" w:rsidRDefault="00943D75" w:rsidP="00943D75">
      <w:pPr>
        <w:pStyle w:val="Paragraphedeliste"/>
        <w:numPr>
          <w:ilvl w:val="0"/>
          <w:numId w:val="41"/>
        </w:numPr>
        <w:rPr>
          <w:ins w:id="7688" w:author="Arthur Parmentier" w:date="2020-06-05T13:45:00Z"/>
        </w:rPr>
      </w:pPr>
      <w:ins w:id="7689" w:author="Arthur Parmentier" w:date="2020-06-05T13:44:00Z">
        <w:r w:rsidRPr="007C437A">
          <w:t>Working with continuous frequencies (in contrast with quantized pitches in the frequency domain) for glissandos</w:t>
        </w:r>
      </w:ins>
      <w:ins w:id="7690"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7691" w:author="Arthur Parmentier" w:date="2020-06-05T13:45:00Z"/>
        </w:rPr>
      </w:pPr>
      <w:ins w:id="7692"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7693" w:author="Arthur Parmentier" w:date="2020-06-05T13:45:00Z"/>
        </w:rPr>
      </w:pPr>
      <w:ins w:id="7694" w:author="Arthur Parmentier" w:date="2020-06-05T13:45:00Z">
        <w:r w:rsidRPr="007C437A">
          <w:t>…</w:t>
        </w:r>
      </w:ins>
    </w:p>
    <w:p w:rsidR="00943D75" w:rsidRPr="007C437A" w:rsidRDefault="00943D75" w:rsidP="00943D75">
      <w:pPr>
        <w:rPr>
          <w:ins w:id="7695" w:author="Arthur Parmentier" w:date="2020-06-05T13:47:00Z"/>
        </w:rPr>
      </w:pPr>
      <w:ins w:id="7696" w:author="Arthur Parmentier" w:date="2020-06-05T13:46:00Z">
        <w:r w:rsidRPr="007C437A">
          <w:t>For many of these elements, Max/MSP looks like a better choice than DAWs</w:t>
        </w:r>
      </w:ins>
      <w:ins w:id="7697" w:author="Arthur Parmentier" w:date="2020-06-05T13:47:00Z">
        <w:r w:rsidRPr="007C437A">
          <w:t xml:space="preserve"> because of its packages and objects dedicated to these features.</w:t>
        </w:r>
      </w:ins>
    </w:p>
    <w:p w:rsidR="00943D75" w:rsidRPr="007C437A" w:rsidRDefault="00943D75" w:rsidP="00943D75">
      <w:pPr>
        <w:rPr>
          <w:ins w:id="7698" w:author="Arthur Parmentier" w:date="2020-06-05T13:50:00Z"/>
        </w:rPr>
      </w:pPr>
      <w:ins w:id="7699" w:author="Arthur Parmentier" w:date="2020-06-05T13:47:00Z">
        <w:r w:rsidRPr="007C437A">
          <w:t xml:space="preserve">However, </w:t>
        </w:r>
      </w:ins>
      <w:ins w:id="7700"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7701" w:author="Arthur Parmentier" w:date="2020-06-05T01:14:00Z"/>
        </w:rPr>
        <w:pPrChange w:id="7702" w:author="Arthur Parmentier" w:date="2020-06-05T13:51:00Z">
          <w:pPr/>
        </w:pPrChange>
      </w:pPr>
      <w:ins w:id="7703" w:author="Arthur Parmentier" w:date="2020-06-05T13:51:00Z">
        <w:r w:rsidRPr="007C437A">
          <w:t>Midi roll editor</w:t>
        </w:r>
      </w:ins>
    </w:p>
    <w:p w:rsidR="00E13FD2" w:rsidRPr="007C437A" w:rsidRDefault="00E13FD2">
      <w:pPr>
        <w:rPr>
          <w:ins w:id="7704" w:author="Arthur Parmentier" w:date="2020-05-18T17:06:00Z"/>
          <w:rPrChange w:id="7705" w:author="Arthur Parmentier" w:date="2020-06-07T15:27:00Z">
            <w:rPr>
              <w:ins w:id="7706" w:author="Arthur Parmentier" w:date="2020-05-18T17:06:00Z"/>
            </w:rPr>
          </w:rPrChange>
        </w:rPr>
        <w:pPrChange w:id="7707" w:author="Arthur Parmentier" w:date="2020-06-05T00:37:00Z">
          <w:pPr>
            <w:pStyle w:val="Titre2"/>
          </w:pPr>
        </w:pPrChange>
      </w:pPr>
    </w:p>
    <w:p w:rsidR="005522F0" w:rsidRPr="007C437A" w:rsidRDefault="005522F0">
      <w:pPr>
        <w:pStyle w:val="Titre2"/>
        <w:rPr>
          <w:ins w:id="7708" w:author="Arthur Parmentier" w:date="2020-05-18T17:06:00Z"/>
        </w:rPr>
      </w:pPr>
      <w:bookmarkStart w:id="7709" w:name="_Toc42698978"/>
      <w:ins w:id="7710" w:author="Arthur Parmentier" w:date="2020-05-18T17:06:00Z">
        <w:r w:rsidRPr="007C437A">
          <w:t>Performance</w:t>
        </w:r>
      </w:ins>
      <w:ins w:id="7711" w:author="Arthur Parmentier" w:date="2020-05-22T20:36:00Z">
        <w:r w:rsidR="001F0E95" w:rsidRPr="007C437A">
          <w:t xml:space="preserve"> aspects</w:t>
        </w:r>
      </w:ins>
      <w:bookmarkEnd w:id="7709"/>
    </w:p>
    <w:p w:rsidR="005522F0" w:rsidRPr="007C437A" w:rsidRDefault="005522F0" w:rsidP="005522F0">
      <w:pPr>
        <w:pStyle w:val="Titre3"/>
        <w:rPr>
          <w:ins w:id="7712" w:author="Arthur Parmentier" w:date="2020-05-18T17:07:00Z"/>
        </w:rPr>
      </w:pPr>
      <w:bookmarkStart w:id="7713" w:name="_Toc42698979"/>
      <w:ins w:id="7714" w:author="Arthur Parmentier" w:date="2020-05-18T17:06:00Z">
        <w:r w:rsidRPr="007C437A">
          <w:t xml:space="preserve">PoseNet and </w:t>
        </w:r>
      </w:ins>
      <w:ins w:id="7715" w:author="Arthur Parmentier" w:date="2020-05-22T12:18:00Z">
        <w:r w:rsidR="00E9747D" w:rsidRPr="007C437A">
          <w:t>Wekinator</w:t>
        </w:r>
      </w:ins>
      <w:ins w:id="7716" w:author="Arthur Parmentier" w:date="2020-05-18T17:06:00Z">
        <w:r w:rsidRPr="007C437A">
          <w:t xml:space="preserve"> settings</w:t>
        </w:r>
      </w:ins>
      <w:bookmarkEnd w:id="7713"/>
    </w:p>
    <w:p w:rsidR="002A1FE9" w:rsidRPr="007C437A" w:rsidRDefault="002A1FE9" w:rsidP="005522F0">
      <w:pPr>
        <w:rPr>
          <w:ins w:id="7717" w:author="Arthur Parmentier" w:date="2020-05-22T20:36:00Z"/>
        </w:rPr>
      </w:pPr>
      <w:ins w:id="7718" w:author="Arthur Parmentier" w:date="2020-05-22T20:36:00Z">
        <w:r w:rsidRPr="007C437A">
          <w:t>As mentioned previously</w:t>
        </w:r>
      </w:ins>
      <w:ins w:id="7719" w:author="Arthur Parmentier" w:date="2020-05-22T23:32:00Z">
        <w:r w:rsidR="00A37563" w:rsidRPr="007C437A">
          <w:t>, PoseNet as different parameters that influence its performances.</w:t>
        </w:r>
      </w:ins>
      <w:ins w:id="7720" w:author="Arthur Parmentier" w:date="2020-05-22T23:33:00Z">
        <w:r w:rsidR="00A37563" w:rsidRPr="007C437A">
          <w:t xml:space="preserve"> It is however not obvious where lies the best compromise between accuracy and the</w:t>
        </w:r>
      </w:ins>
      <w:ins w:id="7721" w:author="Arthur Parmentier" w:date="2020-05-22T23:34:00Z">
        <w:r w:rsidR="00A37563" w:rsidRPr="007C437A">
          <w:t xml:space="preserve"> number of poses processed by seconds (FPS).</w:t>
        </w:r>
      </w:ins>
      <w:ins w:id="7722" w:author="Arthur Parmentier" w:date="2020-05-22T23:40:00Z">
        <w:r w:rsidR="009940BE" w:rsidRPr="007C437A">
          <w:t xml:space="preserve"> Let’s take a look </w:t>
        </w:r>
      </w:ins>
      <w:ins w:id="7723" w:author="Arthur Parmentier" w:date="2020-05-22T23:41:00Z">
        <w:r w:rsidR="009940BE" w:rsidRPr="007C437A">
          <w:t xml:space="preserve">at how Wekinator processes its input to </w:t>
        </w:r>
      </w:ins>
      <w:ins w:id="7724" w:author="Arthur Parmentier" w:date="2020-05-22T23:42:00Z">
        <w:r w:rsidR="008542B7" w:rsidRPr="007C437A">
          <w:t>identify</w:t>
        </w:r>
        <w:r w:rsidR="00185944" w:rsidRPr="007C437A">
          <w:t xml:space="preserve"> the best settings for PoseNet.</w:t>
        </w:r>
      </w:ins>
    </w:p>
    <w:p w:rsidR="005522F0" w:rsidRPr="007C437A" w:rsidRDefault="005522F0" w:rsidP="005522F0">
      <w:pPr>
        <w:rPr>
          <w:ins w:id="7725" w:author="Arthur Parmentier" w:date="2020-05-20T19:53:00Z"/>
        </w:rPr>
      </w:pPr>
      <w:ins w:id="7726" w:author="Arthur Parmentier" w:date="2020-05-18T17:07:00Z">
        <w:r w:rsidRPr="007C437A">
          <w:lastRenderedPageBreak/>
          <w:t>We know that</w:t>
        </w:r>
      </w:ins>
      <w:ins w:id="7727" w:author="Arthur Parmentier" w:date="2020-05-22T20:15:00Z">
        <w:r w:rsidR="00FF217B" w:rsidRPr="007C437A">
          <w:t xml:space="preserve"> by default,</w:t>
        </w:r>
      </w:ins>
      <w:ins w:id="7728" w:author="Arthur Parmentier" w:date="2020-05-18T17:07:00Z">
        <w:r w:rsidRPr="007C437A">
          <w:t xml:space="preserve"> </w:t>
        </w:r>
      </w:ins>
      <w:ins w:id="7729" w:author="Arthur Parmentier" w:date="2020-05-22T12:18:00Z">
        <w:r w:rsidR="00E9747D" w:rsidRPr="007C437A">
          <w:t>Wekinator</w:t>
        </w:r>
      </w:ins>
      <w:ins w:id="7730" w:author="Arthur Parmentier" w:date="2020-05-22T20:15:00Z">
        <w:r w:rsidR="00FF217B" w:rsidRPr="007C437A">
          <w:t>’s DTW</w:t>
        </w:r>
      </w:ins>
      <w:ins w:id="7731" w:author="Arthur Parmentier" w:date="2020-05-18T17:07:00Z">
        <w:r w:rsidRPr="007C437A">
          <w:t xml:space="preserve"> is downsampling </w:t>
        </w:r>
      </w:ins>
      <w:ins w:id="7732" w:author="Arthur Parmentier" w:date="2020-05-22T20:15:00Z">
        <w:r w:rsidR="00FF217B" w:rsidRPr="007C437A">
          <w:t>the data rate</w:t>
        </w:r>
      </w:ins>
      <w:ins w:id="7733" w:author="Arthur Parmentier" w:date="2020-05-18T17:07:00Z">
        <w:r w:rsidRPr="007C437A">
          <w:t xml:space="preserve"> to improve the DTW speed, such that the best compromise in performance and accuracy is to keep the number of FPS just below what </w:t>
        </w:r>
      </w:ins>
      <w:ins w:id="7734" w:author="Arthur Parmentier" w:date="2020-05-22T12:18:00Z">
        <w:r w:rsidR="00E9747D" w:rsidRPr="007C437A">
          <w:t>Wekinator</w:t>
        </w:r>
      </w:ins>
      <w:ins w:id="7735" w:author="Arthur Parmentier" w:date="2020-05-18T17:07:00Z">
        <w:r w:rsidRPr="007C437A">
          <w:t xml:space="preserve"> can handle without downsampling for a sequence of 2 seconds</w:t>
        </w:r>
        <w:r w:rsidRPr="007C437A">
          <w:rPr>
            <w:rStyle w:val="Appelnotedebasdep"/>
          </w:rPr>
          <w:footnoteReference w:id="54"/>
        </w:r>
        <w:r w:rsidRPr="007C437A">
          <w:t xml:space="preserve">. With </w:t>
        </w:r>
      </w:ins>
      <w:ins w:id="7741" w:author="Arthur Parmentier" w:date="2020-05-22T12:18:00Z">
        <w:r w:rsidR="00E9747D" w:rsidRPr="007C437A">
          <w:t>Wekinator</w:t>
        </w:r>
      </w:ins>
      <w:ins w:id="7742" w:author="Arthur Parmentier" w:date="2020-05-18T17:07:00Z">
        <w:r w:rsidRPr="007C437A">
          <w:t>’s default settings (max sequence size = 10), the ideal number of FPS is 5</w:t>
        </w:r>
        <w:r w:rsidRPr="007C437A">
          <w:rPr>
            <w:rStyle w:val="Appelnotedebasdep"/>
          </w:rPr>
          <w:footnoteReference w:id="55"/>
        </w:r>
        <w:r w:rsidRPr="007C437A">
          <w:t xml:space="preserve">. On a fast computer, it would be worth to change </w:t>
        </w:r>
      </w:ins>
      <w:ins w:id="7745" w:author="Arthur Parmentier" w:date="2020-05-22T12:18:00Z">
        <w:r w:rsidR="00E9747D" w:rsidRPr="007C437A">
          <w:t>Wekinator</w:t>
        </w:r>
      </w:ins>
      <w:ins w:id="7746" w:author="Arthur Parmentier" w:date="2020-05-18T17:07:00Z">
        <w:r w:rsidRPr="007C437A">
          <w:t>’s default max sequence length to 20-</w:t>
        </w:r>
      </w:ins>
      <w:ins w:id="7747" w:author="Arthur Parmentier" w:date="2020-05-22T23:42:00Z">
        <w:r w:rsidR="009940BE" w:rsidRPr="007C437A">
          <w:t>4</w:t>
        </w:r>
      </w:ins>
      <w:ins w:id="7748" w:author="Arthur Parmentier" w:date="2020-05-18T17:07:00Z">
        <w:r w:rsidRPr="007C437A">
          <w:t>0 and run with around 10-</w:t>
        </w:r>
      </w:ins>
      <w:ins w:id="7749" w:author="Arthur Parmentier" w:date="2020-05-22T23:42:00Z">
        <w:r w:rsidR="009940BE" w:rsidRPr="007C437A">
          <w:t>20</w:t>
        </w:r>
      </w:ins>
      <w:ins w:id="7750" w:author="Arthur Parmentier" w:date="2020-05-18T17:07:00Z">
        <w:r w:rsidRPr="007C437A">
          <w:t xml:space="preserve"> FPS, which have proven to be more than enough for SP recognition or disable downsampling.</w:t>
        </w:r>
      </w:ins>
    </w:p>
    <w:p w:rsidR="00F02080" w:rsidRPr="007C437A" w:rsidRDefault="00DF2E6B" w:rsidP="005522F0">
      <w:pPr>
        <w:rPr>
          <w:ins w:id="7751" w:author="Arthur Parmentier" w:date="2020-05-22T23:50:00Z"/>
        </w:rPr>
      </w:pPr>
      <w:ins w:id="7752" w:author="Arthur Parmentier" w:date="2020-05-22T23:43:00Z">
        <w:r w:rsidRPr="007C437A">
          <w:t>An</w:t>
        </w:r>
      </w:ins>
      <w:ins w:id="7753" w:author="Arthur Parmentier" w:date="2020-05-22T23:44:00Z">
        <w:r w:rsidRPr="007C437A">
          <w:t xml:space="preserve">other question that would yet still need to be addressed is whether using very different rates for PoseNet among the </w:t>
        </w:r>
      </w:ins>
      <w:ins w:id="7754" w:author="Arthur Parmentier" w:date="2020-05-22T23:45:00Z">
        <w:r w:rsidRPr="007C437A">
          <w:t xml:space="preserve">training </w:t>
        </w:r>
      </w:ins>
      <w:ins w:id="7755" w:author="Arthur Parmentier" w:date="2020-05-22T23:44:00Z">
        <w:r w:rsidRPr="007C437A">
          <w:t>dataset or between the training data</w:t>
        </w:r>
      </w:ins>
      <w:ins w:id="7756" w:author="Arthur Parmentier" w:date="2020-05-22T23:45:00Z">
        <w:r w:rsidRPr="007C437A">
          <w:t>set</w:t>
        </w:r>
      </w:ins>
      <w:ins w:id="7757" w:author="Arthur Parmentier" w:date="2020-05-22T23:44:00Z">
        <w:r w:rsidRPr="007C437A">
          <w:t xml:space="preserve"> and rea</w:t>
        </w:r>
      </w:ins>
      <w:ins w:id="7758" w:author="Arthur Parmentier" w:date="2020-05-22T23:45:00Z">
        <w:r w:rsidRPr="007C437A">
          <w:t>l-time data would badly affect the performances of Wekinator DTW or not. Al</w:t>
        </w:r>
      </w:ins>
      <w:ins w:id="7759" w:author="Arthur Parmentier" w:date="2020-05-22T23:46:00Z">
        <w:r w:rsidRPr="007C437A">
          <w:t>though DTW warps the sequence and should be able to match two sequences with a different data rate, they are still constraints on how</w:t>
        </w:r>
      </w:ins>
      <w:ins w:id="7760" w:author="Arthur Parmentier" w:date="2020-05-22T23:47:00Z">
        <w:r w:rsidRPr="007C437A">
          <w:t xml:space="preserve"> far the algorithm looks forward in time to find a point that may match a s</w:t>
        </w:r>
      </w:ins>
      <w:ins w:id="7761" w:author="Arthur Parmentier" w:date="2020-05-22T23:48:00Z">
        <w:r w:rsidRPr="007C437A">
          <w:t>equence in the training set and possibly on how much the sequence can be warped. These remarks are only speculative at the moment</w:t>
        </w:r>
      </w:ins>
      <w:ins w:id="7762" w:author="Arthur Parmentier" w:date="2020-05-22T23:49:00Z">
        <w:r w:rsidRPr="007C437A">
          <w:t xml:space="preserve"> and are simply left here to warn the user and programmer about the possible limits of the FastDTW and its implementation in Wekinator that takes compromises in order to be fast enough for real-time </w:t>
        </w:r>
      </w:ins>
      <w:ins w:id="7763" w:author="Arthur Parmentier" w:date="2020-05-22T23:50:00Z">
        <w:r w:rsidRPr="007C437A">
          <w:t>applications.</w:t>
        </w:r>
      </w:ins>
    </w:p>
    <w:p w:rsidR="00DF2E6B" w:rsidRPr="007C437A" w:rsidRDefault="00DF2E6B" w:rsidP="005522F0">
      <w:pPr>
        <w:rPr>
          <w:ins w:id="7764" w:author="Arthur Parmentier" w:date="2020-05-20T19:53:00Z"/>
        </w:rPr>
      </w:pPr>
      <w:ins w:id="7765" w:author="Arthur Parmentier" w:date="2020-05-22T23:50:00Z">
        <w:r w:rsidRPr="007C437A">
          <w:t xml:space="preserve">It is also to be tested how does the performance of Wekinator changes with the </w:t>
        </w:r>
      </w:ins>
      <w:ins w:id="7766" w:author="Arthur Parmentier" w:date="2020-05-22T23:51:00Z">
        <w:r w:rsidRPr="007C437A">
          <w:t>number</w:t>
        </w:r>
      </w:ins>
      <w:ins w:id="7767" w:author="Arthur Parmentier" w:date="2020-05-22T23:50:00Z">
        <w:r w:rsidRPr="007C437A">
          <w:t xml:space="preserve"> of signs to be recognized. In the scope of this project, no more than </w:t>
        </w:r>
      </w:ins>
      <w:ins w:id="7768" w:author="Arthur Parmentier" w:date="2020-05-22T23:51:00Z">
        <w:r w:rsidRPr="007C437A">
          <w:t xml:space="preserve">dozens of signs were tested but it is possible and likely that its performance (accuracy but </w:t>
        </w:r>
      </w:ins>
      <w:ins w:id="7769" w:author="Arthur Parmentier" w:date="2020-05-22T23:52:00Z">
        <w:r w:rsidRPr="007C437A">
          <w:t>also speed)</w:t>
        </w:r>
      </w:ins>
      <w:ins w:id="7770" w:author="Arthur Parmentier" w:date="2020-05-22T23:51:00Z">
        <w:r w:rsidRPr="007C437A">
          <w:t xml:space="preserve"> drops with the increas</w:t>
        </w:r>
      </w:ins>
      <w:ins w:id="7771" w:author="Arthur Parmentier" w:date="2020-05-22T23:52:00Z">
        <w:r w:rsidRPr="007C437A">
          <w:t xml:space="preserve">e of the number of signs. These points should be investigated for future improvements of the tools, especially for working </w:t>
        </w:r>
      </w:ins>
      <w:ins w:id="7772" w:author="Arthur Parmentier" w:date="2020-05-22T23:53:00Z">
        <w:r w:rsidRPr="007C437A">
          <w:t>with bigger sets of signs.</w:t>
        </w:r>
      </w:ins>
    </w:p>
    <w:p w:rsidR="00F02080" w:rsidRPr="007C437A" w:rsidRDefault="00F02080" w:rsidP="005522F0">
      <w:pPr>
        <w:rPr>
          <w:ins w:id="7773" w:author="Arthur Parmentier" w:date="2020-05-20T19:53:00Z"/>
        </w:rPr>
      </w:pPr>
    </w:p>
    <w:p w:rsidR="00F02080" w:rsidRPr="007C437A" w:rsidRDefault="00F02080" w:rsidP="005522F0">
      <w:pPr>
        <w:rPr>
          <w:ins w:id="7774" w:author="Arthur Parmentier" w:date="2020-05-20T19:53:00Z"/>
        </w:rPr>
      </w:pPr>
    </w:p>
    <w:p w:rsidR="00F02080" w:rsidRPr="007C437A" w:rsidRDefault="00F02080" w:rsidP="005522F0">
      <w:pPr>
        <w:rPr>
          <w:ins w:id="7775" w:author="Arthur Parmentier" w:date="2020-05-20T19:53:00Z"/>
        </w:rPr>
      </w:pPr>
    </w:p>
    <w:p w:rsidR="00F02080" w:rsidRPr="007C437A" w:rsidRDefault="00F02080" w:rsidP="00F02080">
      <w:pPr>
        <w:rPr>
          <w:ins w:id="7776" w:author="Arthur Parmentier" w:date="2020-05-20T19:53:00Z"/>
        </w:rPr>
      </w:pPr>
      <w:ins w:id="7777"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7778" w:author="Arthur Parmentier" w:date="2020-05-18T17:07:00Z"/>
          <w:rPrChange w:id="7779" w:author="Arthur Parmentier" w:date="2020-06-07T15:27:00Z">
            <w:rPr>
              <w:ins w:id="7780" w:author="Arthur Parmentier" w:date="2020-05-18T17:07:00Z"/>
            </w:rPr>
          </w:rPrChange>
        </w:rPr>
        <w:pPrChange w:id="7781" w:author="Arthur Parmentier" w:date="2020-05-22T08:25:00Z">
          <w:pPr/>
        </w:pPrChange>
      </w:pPr>
      <w:bookmarkStart w:id="7782" w:name="_Toc42698980"/>
      <w:ins w:id="7783" w:author="Arthur Parmentier" w:date="2020-05-22T08:25:00Z">
        <w:r w:rsidRPr="007C437A">
          <w:rPr>
            <w:rPrChange w:id="7784" w:author="Arthur Parmentier" w:date="2020-06-07T15:27:00Z">
              <w:rPr/>
            </w:rPrChange>
          </w:rPr>
          <w:t>Threading</w:t>
        </w:r>
      </w:ins>
      <w:bookmarkEnd w:id="7782"/>
    </w:p>
    <w:p w:rsidR="005522F0" w:rsidRPr="007C437A" w:rsidRDefault="005522F0">
      <w:pPr>
        <w:rPr>
          <w:rPrChange w:id="7785" w:author="Arthur Parmentier" w:date="2020-06-07T15:27:00Z">
            <w:rPr/>
          </w:rPrChange>
        </w:rPr>
        <w:pPrChange w:id="7786" w:author="Arthur Parmentier" w:date="2020-05-18T17:07:00Z">
          <w:pPr>
            <w:pStyle w:val="Titre2"/>
          </w:pPr>
        </w:pPrChange>
      </w:pPr>
    </w:p>
    <w:p w:rsidR="00F25194" w:rsidRPr="007C437A" w:rsidRDefault="00F25194">
      <w:pPr>
        <w:pStyle w:val="Titre2"/>
      </w:pPr>
      <w:del w:id="7787" w:author="Arthur Parmentier" w:date="2020-05-14T15:55:00Z">
        <w:r w:rsidRPr="007C437A" w:rsidDel="008E4BF0">
          <w:lastRenderedPageBreak/>
          <w:delText xml:space="preserve">Part 6: </w:delText>
        </w:r>
      </w:del>
      <w:bookmarkStart w:id="7788" w:name="_Toc42698981"/>
      <w:r w:rsidRPr="007C437A">
        <w:t>Learning</w:t>
      </w:r>
      <w:ins w:id="7789" w:author="Arthur Parmentier" w:date="2020-05-14T15:55:00Z">
        <w:r w:rsidR="008E4BF0" w:rsidRPr="007C437A">
          <w:t xml:space="preserve"> in SP and numerical tool</w:t>
        </w:r>
      </w:ins>
      <w:bookmarkEnd w:id="7788"/>
      <w:del w:id="7790" w:author="Arthur Parmentier" w:date="2020-05-14T15:55:00Z">
        <w:r w:rsidRPr="007C437A" w:rsidDel="008E4BF0">
          <w:delText xml:space="preserve"> mechanism (?)</w:delText>
        </w:r>
      </w:del>
    </w:p>
    <w:p w:rsidR="00604767" w:rsidRPr="007C437A" w:rsidRDefault="00604767">
      <w:pPr>
        <w:pStyle w:val="Titre2"/>
        <w:rPr>
          <w:rPrChange w:id="7791" w:author="Arthur Parmentier" w:date="2020-06-07T15:27:00Z">
            <w:rPr/>
          </w:rPrChange>
        </w:rPr>
        <w:pPrChange w:id="7792" w:author="Arthur Parmentier" w:date="2020-06-07T21:11:00Z">
          <w:pPr>
            <w:pStyle w:val="Titre1"/>
          </w:pPr>
        </w:pPrChange>
      </w:pPr>
      <w:bookmarkStart w:id="7793" w:name="_Toc42698982"/>
      <w:r w:rsidRPr="007C437A">
        <w:rPr>
          <w:rPrChange w:id="7794" w:author="Arthur Parmentier" w:date="2020-06-07T15:27:00Z">
            <w:rPr/>
          </w:rPrChange>
        </w:rPr>
        <w:t>Potential &amp; future of the tool</w:t>
      </w:r>
      <w:bookmarkEnd w:id="7793"/>
    </w:p>
    <w:p w:rsidR="00F7581A" w:rsidRPr="007C437A" w:rsidRDefault="007938BA" w:rsidP="00F7581A">
      <w:pPr>
        <w:pStyle w:val="Titre3"/>
        <w:rPr>
          <w:ins w:id="7795" w:author="Arthur Parmentier" w:date="2020-05-21T17:03:00Z"/>
        </w:rPr>
      </w:pPr>
      <w:bookmarkStart w:id="7796" w:name="_Toc42698983"/>
      <w:ins w:id="7797" w:author="Arthur Parmentier" w:date="2020-05-21T17:03:00Z">
        <w:r w:rsidRPr="007C437A">
          <w:t>Emotion recognition</w:t>
        </w:r>
        <w:bookmarkEnd w:id="7796"/>
      </w:ins>
    </w:p>
    <w:p w:rsidR="007938BA" w:rsidRPr="007C437A" w:rsidRDefault="007938BA">
      <w:pPr>
        <w:pStyle w:val="Titre4"/>
        <w:rPr>
          <w:ins w:id="7798" w:author="Arthur Parmentier" w:date="2020-05-21T17:01:00Z"/>
          <w:rPrChange w:id="7799" w:author="Arthur Parmentier" w:date="2020-06-07T15:27:00Z">
            <w:rPr>
              <w:ins w:id="7800" w:author="Arthur Parmentier" w:date="2020-05-21T17:01:00Z"/>
            </w:rPr>
          </w:rPrChange>
        </w:rPr>
        <w:pPrChange w:id="7801" w:author="Arthur Parmentier" w:date="2020-05-21T17:03:00Z">
          <w:pPr>
            <w:pStyle w:val="Titre6"/>
          </w:pPr>
        </w:pPrChange>
      </w:pPr>
      <w:ins w:id="7802" w:author="Arthur Parmentier" w:date="2020-05-21T17:03:00Z">
        <w:r w:rsidRPr="007C437A">
          <w:rPr>
            <w:rPrChange w:id="7803" w:author="Arthur Parmentier" w:date="2020-06-07T15:27:00Z">
              <w:rPr/>
            </w:rPrChange>
          </w:rPr>
          <w:t xml:space="preserve">From PoseNet to building features for </w:t>
        </w:r>
      </w:ins>
      <w:ins w:id="7804" w:author="Arthur Parmentier" w:date="2020-05-21T17:04:00Z">
        <w:r w:rsidRPr="007C437A">
          <w:rPr>
            <w:rPrChange w:id="7805" w:author="Arthur Parmentier" w:date="2020-06-07T15:27:00Z">
              <w:rPr/>
            </w:rPrChange>
          </w:rPr>
          <w:t>recognizing emotions</w:t>
        </w:r>
      </w:ins>
      <w:ins w:id="7806" w:author="Arthur Parmentier" w:date="2020-05-21T17:17:00Z">
        <w:r w:rsidR="00E61559" w:rsidRPr="007C437A">
          <w:rPr>
            <w:rPrChange w:id="7807" w:author="Arthur Parmentier" w:date="2020-06-07T15:27:00Z">
              <w:rPr/>
            </w:rPrChange>
          </w:rPr>
          <w:t xml:space="preserve"> in body gestures</w:t>
        </w:r>
      </w:ins>
    </w:p>
    <w:p w:rsidR="00F7581A" w:rsidRPr="007C437A" w:rsidRDefault="00F7581A" w:rsidP="00F7581A">
      <w:pPr>
        <w:rPr>
          <w:ins w:id="7808" w:author="Arthur Parmentier" w:date="2020-05-21T17:01:00Z"/>
        </w:rPr>
      </w:pPr>
      <w:ins w:id="7809" w:author="Arthur Parmentier" w:date="2020-05-21T17:01:00Z">
        <w:r w:rsidRPr="007C437A">
          <w:t>Although we discussed the choice of meaningful features for recognizing SP signs within the default SP mode, I would like to discuss the motion descriptors library for Max/MSP “Modosc”</w:t>
        </w:r>
        <w:r w:rsidRPr="007C437A">
          <w:rPr>
            <w:rStyle w:val="Appelnotedebasdep"/>
          </w:rPr>
          <w:footnoteReference w:id="56"/>
        </w:r>
        <w:r w:rsidRPr="007C437A">
          <w:t xml:space="preserve"> and its potential use in other SP modes.</w:t>
        </w:r>
      </w:ins>
    </w:p>
    <w:p w:rsidR="00F7581A" w:rsidRPr="007C437A" w:rsidRDefault="00F7581A" w:rsidP="00F7581A">
      <w:pPr>
        <w:rPr>
          <w:ins w:id="7818" w:author="Arthur Parmentier" w:date="2020-05-21T17:01:00Z"/>
        </w:rPr>
      </w:pPr>
      <w:ins w:id="7819" w:author="Arthur Parmentier" w:date="2020-05-21T17:01:00Z">
        <w:r w:rsidRPr="007C437A">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7820" w:author="Arthur Parmentier" w:date="2020-05-21T17:01:00Z"/>
        </w:rPr>
      </w:pPr>
      <w:ins w:id="7821" w:author="Arthur Parmentier" w:date="2020-05-21T17:01:00Z">
        <w:r w:rsidRPr="007C437A">
          <w:t>The EyesWeb project</w:t>
        </w:r>
      </w:ins>
      <w:ins w:id="7822" w:author="Arthur Parmentier" w:date="2020-06-10T20:54:00Z">
        <w:r w:rsidR="00304C55">
          <w:t xml:space="preserve"> </w:t>
        </w:r>
      </w:ins>
      <w:customXmlInsRangeStart w:id="7823" w:author="Arthur Parmentier" w:date="2020-06-10T20:57:00Z"/>
      <w:sdt>
        <w:sdtPr>
          <w:id w:val="-2134081648"/>
          <w:citation/>
        </w:sdtPr>
        <w:sdtContent>
          <w:customXmlInsRangeEnd w:id="7823"/>
          <w:ins w:id="7824" w:author="Arthur Parmentier" w:date="2020-06-10T20:57:00Z">
            <w:r w:rsidR="00304C55">
              <w:fldChar w:fldCharType="begin"/>
            </w:r>
            <w:r w:rsidR="00304C55" w:rsidRPr="00304C55">
              <w:rPr>
                <w:rPrChange w:id="7825" w:author="Arthur Parmentier" w:date="2020-06-10T20:57:00Z">
                  <w:rPr>
                    <w:lang w:val="fr-FR"/>
                  </w:rPr>
                </w:rPrChange>
              </w:rPr>
              <w:instrText xml:space="preserve"> CITATION DIB \l 1036 </w:instrText>
            </w:r>
          </w:ins>
          <w:r w:rsidR="00304C55">
            <w:fldChar w:fldCharType="separate"/>
          </w:r>
          <w:r w:rsidR="00304C55">
            <w:rPr>
              <w:noProof/>
            </w:rPr>
            <w:t>(DIBRIS - University of Genoa, s.d.)</w:t>
          </w:r>
          <w:ins w:id="7826" w:author="Arthur Parmentier" w:date="2020-06-10T20:57:00Z">
            <w:r w:rsidR="00304C55">
              <w:fldChar w:fldCharType="end"/>
            </w:r>
          </w:ins>
          <w:customXmlInsRangeStart w:id="7827" w:author="Arthur Parmentier" w:date="2020-06-10T20:57:00Z"/>
        </w:sdtContent>
      </w:sdt>
      <w:customXmlInsRangeEnd w:id="7827"/>
      <w:ins w:id="7828" w:author="Arthur Parmentier" w:date="2020-05-21T17:01:00Z">
        <w:r w:rsidRPr="007C437A">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ins>
      <w:ins w:id="7829" w:author="Arthur Parmentier" w:date="2020-06-10T20:52:00Z">
        <w:r w:rsidR="00304C55">
          <w:t xml:space="preserve"> </w:t>
        </w:r>
      </w:ins>
      <w:customXmlInsRangeStart w:id="7830" w:author="Arthur Parmentier" w:date="2020-06-10T20:53:00Z"/>
      <w:sdt>
        <w:sdtPr>
          <w:id w:val="-831676982"/>
          <w:citation/>
        </w:sdtPr>
        <w:sdtContent>
          <w:customXmlInsRangeEnd w:id="7830"/>
          <w:ins w:id="7831" w:author="Arthur Parmentier" w:date="2020-06-10T20:53:00Z">
            <w:r w:rsidR="00304C55">
              <w:fldChar w:fldCharType="begin"/>
            </w:r>
            <w:r w:rsidR="00304C55" w:rsidRPr="00304C55">
              <w:rPr>
                <w:rPrChange w:id="7832" w:author="Arthur Parmentier" w:date="2020-06-10T20:53:00Z">
                  <w:rPr>
                    <w:lang w:val="fr-FR"/>
                  </w:rPr>
                </w:rPrChange>
              </w:rPr>
              <w:instrText xml:space="preserve"> CITATION Pia \l 1036 </w:instrText>
            </w:r>
          </w:ins>
          <w:r w:rsidR="00304C55">
            <w:fldChar w:fldCharType="separate"/>
          </w:r>
          <w:r w:rsidR="00304C55">
            <w:rPr>
              <w:noProof/>
            </w:rPr>
            <w:t>(Piana, Stagliano, Odone, Verri, &amp; Camurri)</w:t>
          </w:r>
          <w:ins w:id="7833" w:author="Arthur Parmentier" w:date="2020-06-10T20:53:00Z">
            <w:r w:rsidR="00304C55">
              <w:fldChar w:fldCharType="end"/>
            </w:r>
          </w:ins>
          <w:customXmlInsRangeStart w:id="7834" w:author="Arthur Parmentier" w:date="2020-06-10T20:53:00Z"/>
        </w:sdtContent>
      </w:sdt>
      <w:customXmlInsRangeEnd w:id="7834"/>
      <w:ins w:id="7835" w:author="Arthur Parmentier" w:date="2020-05-21T17:01:00Z">
        <w:r w:rsidRPr="007C437A">
          <w:t>, the experiments and interactive performances they present suggest that these features do capture some sense of the emotions conveyed through gestures.</w:t>
        </w:r>
      </w:ins>
    </w:p>
    <w:p w:rsidR="00F7581A" w:rsidRPr="007C437A" w:rsidRDefault="00F7581A" w:rsidP="00F7581A">
      <w:pPr>
        <w:rPr>
          <w:ins w:id="7836" w:author="Arthur Parmentier" w:date="2020-05-21T17:04:00Z"/>
        </w:rPr>
      </w:pPr>
      <w:ins w:id="7837" w:author="Arthur Parmentier" w:date="2020-05-21T17:01:00Z">
        <w:r w:rsidRPr="007C437A">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7838" w:author="Arthur Parmentier" w:date="2020-05-21T17:09:00Z"/>
        </w:rPr>
      </w:pPr>
      <w:ins w:id="7839" w:author="Arthur Parmentier" w:date="2020-05-21T17:05:00Z">
        <w:r w:rsidRPr="007C437A">
          <w:lastRenderedPageBreak/>
          <w:t>Face</w:t>
        </w:r>
      </w:ins>
      <w:ins w:id="7840" w:author="Arthur Parmentier" w:date="2020-05-21T17:06:00Z">
        <w:r w:rsidRPr="007C437A">
          <w:t>Mesh</w:t>
        </w:r>
      </w:ins>
      <w:ins w:id="7841" w:author="Arthur Parmentier" w:date="2020-05-21T17:17:00Z">
        <w:r w:rsidR="00150C0E" w:rsidRPr="007C437A">
          <w:t xml:space="preserve"> and face emotions recognition</w:t>
        </w:r>
      </w:ins>
    </w:p>
    <w:p w:rsidR="007938BA" w:rsidRPr="007C437A" w:rsidRDefault="007938BA" w:rsidP="007938BA">
      <w:pPr>
        <w:rPr>
          <w:ins w:id="7842" w:author="Arthur Parmentier" w:date="2020-05-21T17:14:00Z"/>
        </w:rPr>
      </w:pPr>
      <w:ins w:id="7843" w:author="Arthur Parmentier" w:date="2020-05-21T17:09:00Z">
        <w:r w:rsidRPr="007C437A">
          <w:t xml:space="preserve">Tensorflow </w:t>
        </w:r>
      </w:ins>
      <w:ins w:id="7844" w:author="Arthur Parmentier" w:date="2020-05-21T17:10:00Z">
        <w:r w:rsidRPr="007C437A">
          <w:t xml:space="preserve">has just released in </w:t>
        </w:r>
      </w:ins>
      <w:ins w:id="7845" w:author="Arthur Parmentier" w:date="2020-05-21T17:13:00Z">
        <w:r w:rsidRPr="007C437A">
          <w:t>March</w:t>
        </w:r>
      </w:ins>
      <w:ins w:id="7846" w:author="Arthur Parmentier" w:date="2020-05-21T17:10:00Z">
        <w:r w:rsidRPr="007C437A">
          <w:t xml:space="preserve"> 2020 the </w:t>
        </w:r>
      </w:ins>
      <w:ins w:id="7847" w:author="Arthur Parmentier" w:date="2020-05-21T17:14:00Z">
        <w:r w:rsidR="00E61559" w:rsidRPr="007C437A">
          <w:t>F</w:t>
        </w:r>
      </w:ins>
      <w:ins w:id="7848" w:author="Arthur Parmentier" w:date="2020-05-21T17:10:00Z">
        <w:r w:rsidRPr="007C437A">
          <w:t>acemesh package</w:t>
        </w:r>
      </w:ins>
      <w:ins w:id="7849" w:author="Arthur Parmentier" w:date="2020-05-21T17:31:00Z">
        <w:r w:rsidR="005F3B6B" w:rsidRPr="007C437A">
          <w:rPr>
            <w:rStyle w:val="Appelnotedebasdep"/>
          </w:rPr>
          <w:footnoteReference w:id="57"/>
        </w:r>
      </w:ins>
      <w:ins w:id="7851" w:author="Arthur Parmentier" w:date="2020-05-21T17:11:00Z">
        <w:r w:rsidRPr="007C437A">
          <w:t xml:space="preserve"> that infers approximate 3D facial surface geometry from an image or video stream</w:t>
        </w:r>
      </w:ins>
      <w:ins w:id="7852" w:author="Arthur Parmentier" w:date="2020-05-21T17:13:00Z">
        <w:r w:rsidR="00E61559" w:rsidRPr="007C437A">
          <w:t xml:space="preserve"> and that can be ported to Max just as easily as PoseNet or </w:t>
        </w:r>
      </w:ins>
      <w:ins w:id="7853" w:author="Arthur Parmentier" w:date="2020-05-21T17:14:00Z">
        <w:r w:rsidR="00E61559" w:rsidRPr="007C437A">
          <w:t>Handpose models.</w:t>
        </w:r>
      </w:ins>
    </w:p>
    <w:p w:rsidR="00E61559" w:rsidRPr="007C437A" w:rsidRDefault="00E61559" w:rsidP="007938BA">
      <w:pPr>
        <w:rPr>
          <w:ins w:id="7854" w:author="Arthur Parmentier" w:date="2020-05-21T17:22:00Z"/>
        </w:rPr>
      </w:pPr>
      <w:ins w:id="7855" w:author="Arthur Parmentier" w:date="2020-05-21T17:15:00Z">
        <w:r w:rsidRPr="007C437A">
          <w:t>One use of this package for SP could be</w:t>
        </w:r>
      </w:ins>
      <w:ins w:id="7856" w:author="Arthur Parmentier" w:date="2020-05-21T17:22:00Z">
        <w:r w:rsidR="00150C0E" w:rsidRPr="007C437A">
          <w:t xml:space="preserve"> building a lightweight</w:t>
        </w:r>
      </w:ins>
      <w:ins w:id="7857" w:author="Arthur Parmentier" w:date="2020-05-21T17:15:00Z">
        <w:r w:rsidRPr="007C437A">
          <w:t xml:space="preserve"> expression and emotion classifi</w:t>
        </w:r>
      </w:ins>
      <w:ins w:id="7858" w:author="Arthur Parmentier" w:date="2020-05-21T17:22:00Z">
        <w:r w:rsidR="00150C0E" w:rsidRPr="007C437A">
          <w:t>er that could also be used in SP modes such as the shapeline</w:t>
        </w:r>
      </w:ins>
      <w:ins w:id="7859" w:author="Arthur Parmentier" w:date="2020-05-21T17:15:00Z">
        <w:r w:rsidRPr="007C437A">
          <w:t>.</w:t>
        </w:r>
      </w:ins>
    </w:p>
    <w:p w:rsidR="00150C0E" w:rsidRPr="007C437A" w:rsidRDefault="00150C0E">
      <w:pPr>
        <w:rPr>
          <w:ins w:id="7860" w:author="Arthur Parmentier" w:date="2020-05-21T17:01:00Z"/>
        </w:rPr>
      </w:pPr>
      <w:ins w:id="7861" w:author="Arthur Parmentier" w:date="2020-05-21T17:22:00Z">
        <w:r w:rsidRPr="007C437A">
          <w:t>There are already several convincing attemp</w:t>
        </w:r>
      </w:ins>
      <w:ins w:id="7862" w:author="Arthur Parmentier" w:date="2020-05-21T17:23:00Z">
        <w:r w:rsidRPr="007C437A">
          <w:t>ts at recognizing facial emotions but</w:t>
        </w:r>
      </w:ins>
      <w:ins w:id="7863" w:author="Arthur Parmentier" w:date="2020-05-21T17:24:00Z">
        <w:r w:rsidR="00C43BD9" w:rsidRPr="007C437A">
          <w:t xml:space="preserve"> Face</w:t>
        </w:r>
      </w:ins>
      <w:ins w:id="7864" w:author="Arthur Parmentier" w:date="2020-05-21T17:31:00Z">
        <w:r w:rsidR="00717498" w:rsidRPr="007C437A">
          <w:t>m</w:t>
        </w:r>
      </w:ins>
      <w:ins w:id="7865" w:author="Arthur Parmentier" w:date="2020-05-21T17:24:00Z">
        <w:r w:rsidR="00C43BD9" w:rsidRPr="007C437A">
          <w:t>esh advantage is that it opens the way for fast, real-time emo</w:t>
        </w:r>
      </w:ins>
      <w:ins w:id="7866" w:author="Arthur Parmentier" w:date="2020-05-21T17:25:00Z">
        <w:r w:rsidR="00C43BD9" w:rsidRPr="007C437A">
          <w:t>tion recognition from 3D me</w:t>
        </w:r>
      </w:ins>
      <w:ins w:id="7867" w:author="Arthur Parmentier" w:date="2020-05-21T17:26:00Z">
        <w:r w:rsidR="00C43BD9" w:rsidRPr="007C437A">
          <w:t xml:space="preserve">sh, hence independent of the user’s face color, dimensions, </w:t>
        </w:r>
      </w:ins>
      <w:ins w:id="7868" w:author="Arthur Parmentier" w:date="2020-05-21T17:27:00Z">
        <w:r w:rsidR="00C43BD9" w:rsidRPr="007C437A">
          <w:t xml:space="preserve">eyebrow shape, etc. </w:t>
        </w:r>
      </w:ins>
      <w:ins w:id="7869" w:author="Arthur Parmentier" w:date="2020-05-21T17:28:00Z">
        <w:r w:rsidR="00C43BD9" w:rsidRPr="007C437A">
          <w:t xml:space="preserve">Just like a </w:t>
        </w:r>
      </w:ins>
      <w:ins w:id="7870" w:author="Arthur Parmentier" w:date="2020-05-21T17:29:00Z">
        <w:r w:rsidR="00C43BD9" w:rsidRPr="007C437A">
          <w:t xml:space="preserve">normalized </w:t>
        </w:r>
      </w:ins>
      <w:ins w:id="7871" w:author="Arthur Parmentier" w:date="2020-05-21T17:28:00Z">
        <w:r w:rsidR="00C43BD9" w:rsidRPr="007C437A">
          <w:t xml:space="preserve">skeleton from PoseNet </w:t>
        </w:r>
      </w:ins>
      <w:ins w:id="7872" w:author="Arthur Parmentier" w:date="2020-05-21T17:29:00Z">
        <w:r w:rsidR="00C43BD9" w:rsidRPr="007C437A">
          <w:t>allows us to build a simple yet efficient model for recognizing SP signs without heavy training sets and models, the Face</w:t>
        </w:r>
      </w:ins>
      <w:ins w:id="7873" w:author="Arthur Parmentier" w:date="2020-05-21T17:30:00Z">
        <w:r w:rsidR="00C43BD9" w:rsidRPr="007C437A">
          <w:t xml:space="preserve">mesh could allow </w:t>
        </w:r>
      </w:ins>
      <w:ins w:id="7874" w:author="Arthur Parmentier" w:date="2020-05-21T17:53:00Z">
        <w:r w:rsidR="00C67C3E" w:rsidRPr="007C437A">
          <w:t>us to</w:t>
        </w:r>
      </w:ins>
      <w:ins w:id="7875" w:author="Arthur Parmentier" w:date="2020-05-21T17:30:00Z">
        <w:r w:rsidR="00C43BD9" w:rsidRPr="007C437A">
          <w:t xml:space="preserve"> recogniz</w:t>
        </w:r>
      </w:ins>
      <w:ins w:id="7876" w:author="Arthur Parmentier" w:date="2020-05-21T17:53:00Z">
        <w:r w:rsidR="00C67C3E" w:rsidRPr="007C437A">
          <w:t>e</w:t>
        </w:r>
      </w:ins>
      <w:ins w:id="7877" w:author="Arthur Parmentier" w:date="2020-05-21T17:30:00Z">
        <w:r w:rsidR="00C43BD9" w:rsidRPr="007C437A">
          <w:t xml:space="preserve"> emotions as facial signs… but also creating </w:t>
        </w:r>
      </w:ins>
      <w:ins w:id="7878" w:author="Arthur Parmentier" w:date="2020-05-21T17:53:00Z">
        <w:r w:rsidR="00C67C3E" w:rsidRPr="007C437A">
          <w:t>our</w:t>
        </w:r>
      </w:ins>
      <w:ins w:id="7879" w:author="Arthur Parmentier" w:date="2020-05-21T17:30:00Z">
        <w:r w:rsidR="00C43BD9" w:rsidRPr="007C437A">
          <w:t xml:space="preserve"> own, new sign</w:t>
        </w:r>
      </w:ins>
      <w:ins w:id="7880" w:author="Arthur Parmentier" w:date="2020-05-21T17:53:00Z">
        <w:r w:rsidR="00C67C3E" w:rsidRPr="007C437A">
          <w:t>s</w:t>
        </w:r>
      </w:ins>
      <w:ins w:id="7881" w:author="Arthur Parmentier" w:date="2020-05-21T17:30:00Z">
        <w:r w:rsidR="00C43BD9" w:rsidRPr="007C437A">
          <w:t xml:space="preserve"> with the face</w:t>
        </w:r>
      </w:ins>
      <w:ins w:id="7882" w:author="Arthur Parmentier" w:date="2020-05-21T17:31:00Z">
        <w:r w:rsidR="00C43BD9" w:rsidRPr="007C437A">
          <w:t>.</w:t>
        </w:r>
      </w:ins>
    </w:p>
    <w:p w:rsidR="00604767" w:rsidRPr="007C437A" w:rsidDel="00F7581A" w:rsidRDefault="00186BEF">
      <w:pPr>
        <w:pStyle w:val="Titre3"/>
        <w:rPr>
          <w:del w:id="7883" w:author="Arthur Parmentier" w:date="2020-05-21T17:01:00Z"/>
          <w:rPrChange w:id="7884" w:author="Arthur Parmentier" w:date="2020-06-07T15:27:00Z">
            <w:rPr>
              <w:del w:id="7885" w:author="Arthur Parmentier" w:date="2020-05-21T17:01:00Z"/>
            </w:rPr>
          </w:rPrChange>
        </w:rPr>
        <w:pPrChange w:id="7886" w:author="Arthur Parmentier" w:date="2020-05-18T17:11:00Z">
          <w:pPr>
            <w:pStyle w:val="Titre2"/>
          </w:pPr>
        </w:pPrChange>
      </w:pPr>
      <w:del w:id="7887" w:author="Arthur Parmentier" w:date="2020-05-21T17:01:00Z">
        <w:r w:rsidRPr="007C437A" w:rsidDel="00F7581A">
          <w:rPr>
            <w:rPrChange w:id="7888" w:author="Arthur Parmentier" w:date="2020-06-07T15:27:00Z">
              <w:rPr/>
            </w:rPrChange>
          </w:rPr>
          <w:delText>Topic A: what could be improved and how</w:delText>
        </w:r>
        <w:bookmarkStart w:id="7889" w:name="_Toc41067219"/>
        <w:bookmarkStart w:id="7890" w:name="_Toc42259037"/>
        <w:bookmarkStart w:id="7891" w:name="_Toc42259114"/>
        <w:bookmarkStart w:id="7892" w:name="_Toc42449793"/>
        <w:bookmarkStart w:id="7893" w:name="_Toc42449875"/>
        <w:bookmarkStart w:id="7894" w:name="_Toc42550061"/>
        <w:bookmarkStart w:id="7895" w:name="_Toc42550154"/>
        <w:bookmarkStart w:id="7896" w:name="_Toc42698905"/>
        <w:bookmarkStart w:id="7897" w:name="_Toc42698984"/>
        <w:bookmarkEnd w:id="7889"/>
        <w:bookmarkEnd w:id="7890"/>
        <w:bookmarkEnd w:id="7891"/>
        <w:bookmarkEnd w:id="7892"/>
        <w:bookmarkEnd w:id="7893"/>
        <w:bookmarkEnd w:id="7894"/>
        <w:bookmarkEnd w:id="7895"/>
        <w:bookmarkEnd w:id="7896"/>
        <w:bookmarkEnd w:id="7897"/>
      </w:del>
    </w:p>
    <w:p w:rsidR="003C19D8" w:rsidRPr="007C437A" w:rsidRDefault="003C19D8" w:rsidP="003C19D8">
      <w:pPr>
        <w:pStyle w:val="Titre3"/>
        <w:rPr>
          <w:ins w:id="7898" w:author="Arthur Parmentier" w:date="2020-05-22T10:25:00Z"/>
        </w:rPr>
      </w:pPr>
      <w:bookmarkStart w:id="7899" w:name="_Toc42698985"/>
      <w:ins w:id="7900" w:author="Arthur Parmentier" w:date="2020-05-22T10:24:00Z">
        <w:r w:rsidRPr="007C437A">
          <w:t xml:space="preserve">Classification problem with </w:t>
        </w:r>
      </w:ins>
      <w:ins w:id="7901" w:author="Arthur Parmentier" w:date="2020-05-22T10:25:00Z">
        <w:r w:rsidRPr="007C437A">
          <w:t>CRF</w:t>
        </w:r>
      </w:ins>
      <w:bookmarkEnd w:id="7899"/>
      <w:del w:id="7902"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7903" w:author="Arthur Parmentier" w:date="2020-06-07T18:32:00Z">
            <w:rPr/>
          </w:rPrChange>
        </w:rPr>
        <w:pPrChange w:id="7904" w:author="Arthur Parmentier" w:date="2020-05-22T10:25:00Z">
          <w:pPr>
            <w:pStyle w:val="Titre2"/>
          </w:pPr>
        </w:pPrChange>
      </w:pPr>
      <w:ins w:id="7905" w:author="Arthur Parmentier" w:date="2020-05-22T10:25:00Z">
        <w:r w:rsidRPr="008C7E78">
          <w:rPr>
            <w:lang w:val="fr-FR"/>
            <w:rPrChange w:id="7906" w:author="Arthur Parmentier" w:date="2020-06-07T18:32:00Z">
              <w:rPr/>
            </w:rPrChange>
          </w:rPr>
          <w:t xml:space="preserve">Le CRF tient compte de la proba de chaque signe plus de la position dans la requête pour </w:t>
        </w:r>
      </w:ins>
      <w:ins w:id="7907" w:author="Arthur Parmentier" w:date="2020-05-22T10:26:00Z">
        <w:r w:rsidRPr="008C7E78">
          <w:rPr>
            <w:lang w:val="fr-FR"/>
            <w:rPrChange w:id="7908" w:author="Arthur Parmentier" w:date="2020-06-07T18:32:00Z">
              <w:rPr/>
            </w:rPrChange>
          </w:rPr>
          <w:t>classifier le signe</w:t>
        </w:r>
      </w:ins>
    </w:p>
    <w:p w:rsidR="00186BEF" w:rsidRDefault="00186BEF">
      <w:pPr>
        <w:pStyle w:val="Titre3"/>
        <w:rPr>
          <w:ins w:id="7909" w:author="Arthur Parmentier" w:date="2020-06-11T12:03:00Z"/>
        </w:rPr>
      </w:pPr>
      <w:bookmarkStart w:id="7910" w:name="_Toc42698986"/>
      <w:r w:rsidRPr="007C437A">
        <w:rPr>
          <w:rPrChange w:id="7911" w:author="Arthur Parmentier" w:date="2020-06-07T15:27:00Z">
            <w:rPr/>
          </w:rPrChange>
        </w:rPr>
        <w:t>The future</w:t>
      </w:r>
      <w:bookmarkEnd w:id="7910"/>
    </w:p>
    <w:p w:rsidR="00FB1829" w:rsidRPr="00FB1829" w:rsidRDefault="00FB1829" w:rsidP="00FB1829">
      <w:pPr>
        <w:pStyle w:val="Titre3"/>
        <w:rPr>
          <w:rPrChange w:id="7912" w:author="Arthur Parmentier" w:date="2020-06-11T12:03:00Z">
            <w:rPr/>
          </w:rPrChange>
        </w:rPr>
        <w:pPrChange w:id="7913" w:author="Arthur Parmentier" w:date="2020-06-11T12:03:00Z">
          <w:pPr>
            <w:pStyle w:val="Titre2"/>
          </w:pPr>
        </w:pPrChange>
      </w:pPr>
      <w:ins w:id="7914" w:author="Arthur Parmentier" w:date="2020-06-11T12:03:00Z">
        <w:r>
          <w:t>"I have not failed. I've just found 10,000 ways that won't work."</w:t>
        </w:r>
      </w:ins>
    </w:p>
    <w:p w:rsidR="00E75199" w:rsidRPr="007C437A" w:rsidRDefault="00E75199" w:rsidP="00E6654A">
      <w:pPr>
        <w:pStyle w:val="Titre1"/>
      </w:pPr>
      <w:bookmarkStart w:id="7915" w:name="_Toc42698987"/>
      <w:r w:rsidRPr="007C437A">
        <w:t>Conclusion</w:t>
      </w:r>
      <w:bookmarkEnd w:id="7915"/>
    </w:p>
    <w:p w:rsidR="00F25194" w:rsidRPr="007C437A" w:rsidRDefault="00F25194" w:rsidP="00E6654A"/>
    <w:customXmlInsRangeStart w:id="7916" w:author="Arthur Parmentier" w:date="2020-06-10T18:46:00Z"/>
    <w:sdt>
      <w:sdtPr>
        <w:rPr>
          <w:rFonts w:asciiTheme="minorHAnsi" w:eastAsia="Nunito ExtraLight" w:hAnsiTheme="minorHAnsi" w:cs="Nunito ExtraLight"/>
          <w:color w:val="auto"/>
          <w:sz w:val="22"/>
          <w:szCs w:val="22"/>
          <w:lang w:val="fr-FR"/>
        </w:rPr>
        <w:id w:val="-1224292409"/>
        <w:docPartObj>
          <w:docPartGallery w:val="Bibliographies"/>
          <w:docPartUnique/>
        </w:docPartObj>
      </w:sdtPr>
      <w:sdtEndPr>
        <w:rPr>
          <w:lang w:val="en-US"/>
        </w:rPr>
      </w:sdtEndPr>
      <w:sdtContent>
        <w:customXmlInsRangeEnd w:id="7916"/>
        <w:p w:rsidR="00310EB8" w:rsidRDefault="00310EB8">
          <w:pPr>
            <w:pStyle w:val="Titre1"/>
            <w:rPr>
              <w:ins w:id="7917" w:author="Arthur Parmentier" w:date="2020-06-10T18:46:00Z"/>
            </w:rPr>
          </w:pPr>
          <w:ins w:id="7918" w:author="Arthur Parmentier" w:date="2020-06-10T18:46:00Z">
            <w:r>
              <w:rPr>
                <w:lang w:val="fr-FR"/>
              </w:rPr>
              <w:t>Bibliographie</w:t>
            </w:r>
          </w:ins>
        </w:p>
        <w:customXmlInsRangeStart w:id="7919" w:author="Arthur Parmentier" w:date="2020-06-10T18:46:00Z"/>
        <w:sdt>
          <w:sdtPr>
            <w:id w:val="111145805"/>
            <w:bibliography/>
          </w:sdtPr>
          <w:sdtContent>
            <w:customXmlInsRangeEnd w:id="7919"/>
            <w:p w:rsidR="00304C55" w:rsidRPr="008C0EC1" w:rsidRDefault="00310EB8" w:rsidP="00304C55">
              <w:pPr>
                <w:pStyle w:val="Bibliographie"/>
                <w:ind w:left="720" w:hanging="720"/>
                <w:rPr>
                  <w:noProof/>
                  <w:sz w:val="24"/>
                  <w:szCs w:val="24"/>
                  <w:lang w:val="fr-FR"/>
                  <w:rPrChange w:id="7920" w:author="Arthur Parmentier" w:date="2020-06-11T11:42:00Z">
                    <w:rPr>
                      <w:noProof/>
                      <w:sz w:val="24"/>
                      <w:szCs w:val="24"/>
                    </w:rPr>
                  </w:rPrChange>
                </w:rPr>
              </w:pPr>
              <w:ins w:id="7921" w:author="Arthur Parmentier" w:date="2020-06-10T18:46:00Z">
                <w:r>
                  <w:fldChar w:fldCharType="begin"/>
                </w:r>
                <w:r w:rsidRPr="005272A8">
                  <w:rPr>
                    <w:lang w:val="fr-FR"/>
                    <w:rPrChange w:id="7922" w:author="Arthur Parmentier" w:date="2020-06-10T19:40:00Z">
                      <w:rPr/>
                    </w:rPrChange>
                  </w:rPr>
                  <w:instrText>BIBLIOGRAPHY</w:instrText>
                </w:r>
                <w:r>
                  <w:fldChar w:fldCharType="separate"/>
                </w:r>
              </w:ins>
              <w:r w:rsidR="00304C55" w:rsidRPr="008C0EC1">
                <w:rPr>
                  <w:noProof/>
                  <w:lang w:val="fr-FR"/>
                  <w:rPrChange w:id="7923" w:author="Arthur Parmentier" w:date="2020-06-11T11:42:00Z">
                    <w:rPr>
                      <w:noProof/>
                    </w:rPr>
                  </w:rPrChange>
                </w:rPr>
                <w:t xml:space="preserve">La Percumotora. (s.d.). </w:t>
              </w:r>
              <w:r w:rsidR="00304C55" w:rsidRPr="008C0EC1">
                <w:rPr>
                  <w:i/>
                  <w:iCs/>
                  <w:noProof/>
                  <w:lang w:val="fr-FR"/>
                  <w:rPrChange w:id="7924" w:author="Arthur Parmentier" w:date="2020-06-11T11:42:00Z">
                    <w:rPr>
                      <w:i/>
                      <w:iCs/>
                      <w:noProof/>
                    </w:rPr>
                  </w:rPrChange>
                </w:rPr>
                <w:t>Ritmo y Percusión con Señas.</w:t>
              </w:r>
              <w:r w:rsidR="00304C55" w:rsidRPr="008C0EC1">
                <w:rPr>
                  <w:noProof/>
                  <w:lang w:val="fr-FR"/>
                  <w:rPrChange w:id="7925" w:author="Arthur Parmentier" w:date="2020-06-11T11:42:00Z">
                    <w:rPr>
                      <w:noProof/>
                    </w:rPr>
                  </w:rPrChange>
                </w:rPr>
                <w:t xml:space="preserve"> Récupéré sur La Percumotora: https://www.lapercumotora.com/lapercumotora/ritmo-y-percusion-con-senas/</w:t>
              </w:r>
            </w:p>
            <w:p w:rsidR="00304C55" w:rsidRDefault="00304C55" w:rsidP="00304C55">
              <w:pPr>
                <w:pStyle w:val="Bibliographie"/>
                <w:ind w:left="720" w:hanging="720"/>
                <w:rPr>
                  <w:noProof/>
                </w:rPr>
              </w:pPr>
              <w:r>
                <w:rPr>
                  <w:noProof/>
                </w:rPr>
                <w:t xml:space="preserve">All About Jazz. (s.d.). </w:t>
              </w:r>
              <w:r>
                <w:rPr>
                  <w:i/>
                  <w:iCs/>
                  <w:noProof/>
                </w:rPr>
                <w:t>Butch Morris .</w:t>
              </w:r>
              <w:r>
                <w:rPr>
                  <w:noProof/>
                </w:rPr>
                <w:t xml:space="preserve"> Récupéré sur All About Jazz: https://www.allaboutjazz.com/butch-morris-butch-morris-by-aaj-staff.php</w:t>
              </w:r>
            </w:p>
            <w:p w:rsidR="00304C55" w:rsidRPr="008C0EC1" w:rsidRDefault="00304C55" w:rsidP="00304C55">
              <w:pPr>
                <w:pStyle w:val="Bibliographie"/>
                <w:ind w:left="720" w:hanging="720"/>
                <w:rPr>
                  <w:noProof/>
                  <w:lang w:val="fr-FR"/>
                  <w:rPrChange w:id="7926" w:author="Arthur Parmentier" w:date="2020-06-11T11:42:00Z">
                    <w:rPr>
                      <w:noProof/>
                    </w:rPr>
                  </w:rPrChange>
                </w:rPr>
              </w:pPr>
              <w:r>
                <w:rPr>
                  <w:noProof/>
                </w:rPr>
                <w:t xml:space="preserve">Brock, A. (s.d.). </w:t>
              </w:r>
              <w:r>
                <w:rPr>
                  <w:i/>
                  <w:iCs/>
                  <w:noProof/>
                </w:rPr>
                <w:t>Semantics #1 - Signs and Meaning in Language.</w:t>
              </w:r>
              <w:r>
                <w:rPr>
                  <w:noProof/>
                </w:rPr>
                <w:t xml:space="preserve"> </w:t>
              </w:r>
              <w:r w:rsidRPr="008C0EC1">
                <w:rPr>
                  <w:noProof/>
                  <w:lang w:val="fr-FR"/>
                  <w:rPrChange w:id="7927" w:author="Arthur Parmentier" w:date="2020-06-11T11:42:00Z">
                    <w:rPr>
                      <w:noProof/>
                    </w:rPr>
                  </w:rPrChange>
                </w:rPr>
                <w:t>Récupéré sur Youtube: https://www.youtube.com/watch?v=h2PDhtqDgKg</w:t>
              </w:r>
            </w:p>
            <w:p w:rsidR="00304C55" w:rsidRPr="008C0EC1" w:rsidRDefault="00304C55" w:rsidP="00304C55">
              <w:pPr>
                <w:pStyle w:val="Bibliographie"/>
                <w:ind w:left="720" w:hanging="720"/>
                <w:rPr>
                  <w:noProof/>
                  <w:lang w:val="fr-FR"/>
                  <w:rPrChange w:id="7928" w:author="Arthur Parmentier" w:date="2020-06-11T11:42:00Z">
                    <w:rPr>
                      <w:noProof/>
                    </w:rPr>
                  </w:rPrChange>
                </w:rPr>
              </w:pPr>
              <w:r>
                <w:rPr>
                  <w:noProof/>
                </w:rPr>
                <w:lastRenderedPageBreak/>
                <w:t xml:space="preserve">Brock, A. (s.d.). </w:t>
              </w:r>
              <w:r>
                <w:rPr>
                  <w:i/>
                  <w:iCs/>
                  <w:noProof/>
                </w:rPr>
                <w:t>Semantics #4 - Prototype Theory.</w:t>
              </w:r>
              <w:r>
                <w:rPr>
                  <w:noProof/>
                </w:rPr>
                <w:t xml:space="preserve"> </w:t>
              </w:r>
              <w:r w:rsidRPr="008C0EC1">
                <w:rPr>
                  <w:noProof/>
                  <w:lang w:val="fr-FR"/>
                  <w:rPrChange w:id="7929" w:author="Arthur Parmentier" w:date="2020-06-11T11:42:00Z">
                    <w:rPr>
                      <w:noProof/>
                    </w:rPr>
                  </w:rPrChange>
                </w:rPr>
                <w:t>Récupéré sur Youtube: https://www.youtube.com/watch?v=mff_sPnz_gs</w:t>
              </w:r>
            </w:p>
            <w:p w:rsidR="00304C55" w:rsidRDefault="00304C55" w:rsidP="00304C55">
              <w:pPr>
                <w:pStyle w:val="Bibliographie"/>
                <w:ind w:left="720" w:hanging="720"/>
                <w:rPr>
                  <w:noProof/>
                </w:rPr>
              </w:pPr>
              <w:r>
                <w:rPr>
                  <w:noProof/>
                </w:rPr>
                <w:t xml:space="preserve">Carmona J.M., C. J. (2012). A Performance Evaluation of HMM and DTW for Gesture Recognition. </w:t>
              </w:r>
              <w:r>
                <w:rPr>
                  <w:i/>
                  <w:iCs/>
                  <w:noProof/>
                </w:rPr>
                <w:t>Progress in Pattern Recognition, Image Analysis, Computer Vision, and Applications.</w:t>
              </w:r>
              <w:r>
                <w:rPr>
                  <w:noProof/>
                </w:rPr>
                <w:t xml:space="preserve"> </w:t>
              </w:r>
            </w:p>
            <w:p w:rsidR="00304C55" w:rsidRDefault="00304C55" w:rsidP="00304C55">
              <w:pPr>
                <w:pStyle w:val="Bibliographie"/>
                <w:ind w:left="720" w:hanging="720"/>
                <w:rPr>
                  <w:noProof/>
                </w:rPr>
              </w:pPr>
              <w:r>
                <w:rPr>
                  <w:noProof/>
                </w:rPr>
                <w:t>Choi, H.-r. &amp;.-Y. (2017). Directional Dynamic Time Warping for Gesture Recognition. 22-25.</w:t>
              </w:r>
            </w:p>
            <w:p w:rsidR="00304C55" w:rsidRDefault="00304C55" w:rsidP="00304C55">
              <w:pPr>
                <w:pStyle w:val="Bibliographie"/>
                <w:ind w:left="720" w:hanging="720"/>
                <w:rPr>
                  <w:noProof/>
                </w:rPr>
              </w:pPr>
              <w:r>
                <w:rPr>
                  <w:noProof/>
                </w:rPr>
                <w:t xml:space="preserve">Couture, N., Bottecchia, Chaumette, Cecconello, &amp; Rekalde, e. a. (2017). Using the Soundpainting Language to Fly a Swarm of Drones. </w:t>
              </w:r>
              <w:r>
                <w:rPr>
                  <w:i/>
                  <w:iCs/>
                  <w:noProof/>
                </w:rPr>
                <w:t>Advances in Intelligent Systems and Computing</w:t>
              </w:r>
              <w:r>
                <w:rPr>
                  <w:noProof/>
                </w:rPr>
                <w:t>.</w:t>
              </w:r>
            </w:p>
            <w:p w:rsidR="00304C55" w:rsidRPr="008C0EC1" w:rsidRDefault="00304C55" w:rsidP="00304C55">
              <w:pPr>
                <w:pStyle w:val="Bibliographie"/>
                <w:ind w:left="720" w:hanging="720"/>
                <w:rPr>
                  <w:noProof/>
                  <w:lang w:val="fr-FR"/>
                  <w:rPrChange w:id="7930" w:author="Arthur Parmentier" w:date="2020-06-11T11:42:00Z">
                    <w:rPr>
                      <w:noProof/>
                    </w:rPr>
                  </w:rPrChange>
                </w:rPr>
              </w:pPr>
              <w:r>
                <w:rPr>
                  <w:noProof/>
                </w:rPr>
                <w:t xml:space="preserve">DecodingScience. (s.d.). </w:t>
              </w:r>
              <w:r>
                <w:rPr>
                  <w:i/>
                  <w:iCs/>
                  <w:noProof/>
                </w:rPr>
                <w:t>Ferdinand de Saussure: The Linguistic Unit – Sign, Signified and Signifier Explained</w:t>
              </w:r>
              <w:r>
                <w:rPr>
                  <w:noProof/>
                </w:rPr>
                <w:t xml:space="preserve">. </w:t>
              </w:r>
              <w:r w:rsidRPr="008C0EC1">
                <w:rPr>
                  <w:noProof/>
                  <w:lang w:val="fr-FR"/>
                  <w:rPrChange w:id="7931" w:author="Arthur Parmentier" w:date="2020-06-11T11:42:00Z">
                    <w:rPr>
                      <w:noProof/>
                    </w:rPr>
                  </w:rPrChange>
                </w:rPr>
                <w:t>Récupéré sur Decode Science: https://www.decodedscience.org/ferdinand-de-saussure-the-linguistic-unit-sign-signified-and-signifier-explained/</w:t>
              </w:r>
            </w:p>
            <w:p w:rsidR="00304C55" w:rsidRPr="008C0EC1" w:rsidRDefault="00304C55" w:rsidP="00304C55">
              <w:pPr>
                <w:pStyle w:val="Bibliographie"/>
                <w:ind w:left="720" w:hanging="720"/>
                <w:rPr>
                  <w:noProof/>
                  <w:lang w:val="fr-FR"/>
                  <w:rPrChange w:id="7932" w:author="Arthur Parmentier" w:date="2020-06-11T11:42:00Z">
                    <w:rPr>
                      <w:noProof/>
                    </w:rPr>
                  </w:rPrChange>
                </w:rPr>
              </w:pPr>
              <w:r>
                <w:rPr>
                  <w:noProof/>
                </w:rPr>
                <w:t xml:space="preserve">DIBRIS - University of Genoa. (s.d.). </w:t>
              </w:r>
              <w:r>
                <w:rPr>
                  <w:i/>
                  <w:iCs/>
                  <w:noProof/>
                </w:rPr>
                <w:t>The EyesWeb Project</w:t>
              </w:r>
              <w:r>
                <w:rPr>
                  <w:noProof/>
                </w:rPr>
                <w:t xml:space="preserve">. </w:t>
              </w:r>
              <w:r w:rsidRPr="008C0EC1">
                <w:rPr>
                  <w:noProof/>
                  <w:lang w:val="fr-FR"/>
                  <w:rPrChange w:id="7933" w:author="Arthur Parmentier" w:date="2020-06-11T11:42:00Z">
                    <w:rPr>
                      <w:noProof/>
                    </w:rPr>
                  </w:rPrChange>
                </w:rPr>
                <w:t>Récupéré sur Infomus: http://www.infomus.org/eyesweb_eng.php</w:t>
              </w:r>
            </w:p>
            <w:p w:rsidR="00304C55" w:rsidRDefault="00304C55" w:rsidP="00304C55">
              <w:pPr>
                <w:pStyle w:val="Bibliographie"/>
                <w:ind w:left="720" w:hanging="720"/>
                <w:rPr>
                  <w:noProof/>
                </w:rPr>
              </w:pPr>
              <w:r>
                <w:rPr>
                  <w:noProof/>
                </w:rPr>
                <w:t xml:space="preserve">Duby, M. (2006). </w:t>
              </w:r>
              <w:r>
                <w:rPr>
                  <w:i/>
                  <w:iCs/>
                  <w:noProof/>
                </w:rPr>
                <w:t>Soundpainting as a system for the collaborative creation of music in performance.</w:t>
              </w:r>
              <w:r>
                <w:rPr>
                  <w:noProof/>
                </w:rPr>
                <w:t xml:space="preserve"> </w:t>
              </w:r>
            </w:p>
            <w:p w:rsidR="00304C55" w:rsidRDefault="00304C55" w:rsidP="00304C55">
              <w:pPr>
                <w:pStyle w:val="Bibliographie"/>
                <w:ind w:left="720" w:hanging="720"/>
                <w:rPr>
                  <w:noProof/>
                </w:rPr>
              </w:pPr>
              <w:r>
                <w:rPr>
                  <w:noProof/>
                </w:rPr>
                <w:t>Hiyadi, H. &amp;. (2016). Combination of HMM and DTW for 3D Dynamic Gesture Recognition Using Depth Only.</w:t>
              </w:r>
            </w:p>
            <w:p w:rsidR="00304C55" w:rsidRPr="008C0EC1" w:rsidRDefault="00304C55" w:rsidP="00304C55">
              <w:pPr>
                <w:pStyle w:val="Bibliographie"/>
                <w:ind w:left="720" w:hanging="720"/>
                <w:rPr>
                  <w:noProof/>
                  <w:lang w:val="fr-FR"/>
                  <w:rPrChange w:id="7934" w:author="Arthur Parmentier" w:date="2020-06-11T11:42:00Z">
                    <w:rPr>
                      <w:noProof/>
                    </w:rPr>
                  </w:rPrChange>
                </w:rPr>
              </w:pPr>
              <w:r>
                <w:rPr>
                  <w:noProof/>
                </w:rPr>
                <w:t xml:space="preserve">Hofstadter, D. (2009). </w:t>
              </w:r>
              <w:r>
                <w:rPr>
                  <w:i/>
                  <w:iCs/>
                  <w:noProof/>
                </w:rPr>
                <w:t>Analogy as the Core of Cognition.</w:t>
              </w:r>
              <w:r>
                <w:rPr>
                  <w:noProof/>
                </w:rPr>
                <w:t xml:space="preserve"> </w:t>
              </w:r>
              <w:r w:rsidRPr="008C0EC1">
                <w:rPr>
                  <w:noProof/>
                  <w:lang w:val="fr-FR"/>
                  <w:rPrChange w:id="7935" w:author="Arthur Parmentier" w:date="2020-06-11T11:42:00Z">
                    <w:rPr>
                      <w:noProof/>
                    </w:rPr>
                  </w:rPrChange>
                </w:rPr>
                <w:t>Récupéré sur Youtube: https://www.youtube.com/watch?v=n8m7lFQ3njk</w:t>
              </w:r>
            </w:p>
            <w:p w:rsidR="00304C55" w:rsidRDefault="00304C55" w:rsidP="00304C55">
              <w:pPr>
                <w:pStyle w:val="Bibliographie"/>
                <w:ind w:left="720" w:hanging="720"/>
                <w:rPr>
                  <w:noProof/>
                </w:rPr>
              </w:pPr>
              <w:r>
                <w:rPr>
                  <w:noProof/>
                </w:rPr>
                <w:t xml:space="preserve">Hopcroft, U. (s.d.). </w:t>
              </w:r>
              <w:r>
                <w:rPr>
                  <w:i/>
                  <w:iCs/>
                  <w:noProof/>
                </w:rPr>
                <w:t>1979.</w:t>
              </w:r>
              <w:r>
                <w:rPr>
                  <w:noProof/>
                </w:rPr>
                <w:t xml:space="preserve"> </w:t>
              </w:r>
            </w:p>
            <w:p w:rsidR="00304C55" w:rsidRPr="008C0EC1" w:rsidRDefault="00304C55" w:rsidP="00304C55">
              <w:pPr>
                <w:pStyle w:val="Bibliographie"/>
                <w:ind w:left="720" w:hanging="720"/>
                <w:rPr>
                  <w:noProof/>
                  <w:lang w:val="fr-FR"/>
                  <w:rPrChange w:id="7936" w:author="Arthur Parmentier" w:date="2020-06-11T11:42:00Z">
                    <w:rPr>
                      <w:noProof/>
                    </w:rPr>
                  </w:rPrChange>
                </w:rPr>
              </w:pPr>
              <w:r>
                <w:rPr>
                  <w:noProof/>
                </w:rPr>
                <w:t xml:space="preserve">Huglo, M. (1963). </w:t>
              </w:r>
              <w:r w:rsidRPr="008C0EC1">
                <w:rPr>
                  <w:noProof/>
                  <w:lang w:val="fr-FR"/>
                  <w:rPrChange w:id="7937" w:author="Arthur Parmentier" w:date="2020-06-11T11:42:00Z">
                    <w:rPr>
                      <w:noProof/>
                    </w:rPr>
                  </w:rPrChange>
                </w:rPr>
                <w:t xml:space="preserve">La chironomie médiévale. </w:t>
              </w:r>
              <w:r w:rsidRPr="008C0EC1">
                <w:rPr>
                  <w:i/>
                  <w:iCs/>
                  <w:noProof/>
                  <w:lang w:val="fr-FR"/>
                  <w:rPrChange w:id="7938" w:author="Arthur Parmentier" w:date="2020-06-11T11:42:00Z">
                    <w:rPr>
                      <w:i/>
                      <w:iCs/>
                      <w:noProof/>
                    </w:rPr>
                  </w:rPrChange>
                </w:rPr>
                <w:t>Revue de musicologie</w:t>
              </w:r>
              <w:r w:rsidRPr="008C0EC1">
                <w:rPr>
                  <w:noProof/>
                  <w:lang w:val="fr-FR"/>
                  <w:rPrChange w:id="7939" w:author="Arthur Parmentier" w:date="2020-06-11T11:42:00Z">
                    <w:rPr>
                      <w:noProof/>
                    </w:rPr>
                  </w:rPrChange>
                </w:rPr>
                <w:t>.</w:t>
              </w:r>
            </w:p>
            <w:p w:rsidR="00304C55" w:rsidRDefault="00304C55" w:rsidP="00304C55">
              <w:pPr>
                <w:pStyle w:val="Bibliographie"/>
                <w:ind w:left="720" w:hanging="720"/>
                <w:rPr>
                  <w:noProof/>
                </w:rPr>
              </w:pPr>
              <w:r>
                <w:rPr>
                  <w:noProof/>
                </w:rPr>
                <w:t xml:space="preserve">Liddell, Henry, G., &amp; R., S. (s.d.). </w:t>
              </w:r>
              <w:r>
                <w:rPr>
                  <w:i/>
                  <w:iCs/>
                  <w:noProof/>
                </w:rPr>
                <w:t>A Greek-English Lexicon.</w:t>
              </w:r>
              <w:r>
                <w:rPr>
                  <w:noProof/>
                </w:rPr>
                <w:t xml:space="preserve"> </w:t>
              </w:r>
            </w:p>
            <w:p w:rsidR="00304C55" w:rsidRDefault="00304C55" w:rsidP="00304C55">
              <w:pPr>
                <w:pStyle w:val="Bibliographie"/>
                <w:ind w:left="720" w:hanging="720"/>
                <w:rPr>
                  <w:noProof/>
                </w:rPr>
              </w:pPr>
              <w:r>
                <w:rPr>
                  <w:noProof/>
                </w:rPr>
                <w:t xml:space="preserve">Minors, H. J., &amp; Thompson, W. (s.d.). </w:t>
              </w:r>
              <w:r>
                <w:rPr>
                  <w:i/>
                  <w:iCs/>
                  <w:noProof/>
                </w:rPr>
                <w:t>Soundpainting blog</w:t>
              </w:r>
              <w:r>
                <w:rPr>
                  <w:noProof/>
                </w:rPr>
                <w:t>. Récupéré sur Soundpainting: http://www.soundpainting.com/blog/</w:t>
              </w:r>
            </w:p>
            <w:p w:rsidR="00304C55" w:rsidRPr="008C0EC1" w:rsidRDefault="00304C55" w:rsidP="00304C55">
              <w:pPr>
                <w:pStyle w:val="Bibliographie"/>
                <w:ind w:left="720" w:hanging="720"/>
                <w:rPr>
                  <w:noProof/>
                  <w:lang w:val="fr-FR"/>
                  <w:rPrChange w:id="7940" w:author="Arthur Parmentier" w:date="2020-06-11T11:42:00Z">
                    <w:rPr>
                      <w:noProof/>
                    </w:rPr>
                  </w:rPrChange>
                </w:rPr>
              </w:pPr>
              <w:r>
                <w:rPr>
                  <w:noProof/>
                </w:rPr>
                <w:t xml:space="preserve">Pâris, A. (s.d.). </w:t>
              </w:r>
              <w:r w:rsidRPr="008C0EC1">
                <w:rPr>
                  <w:i/>
                  <w:iCs/>
                  <w:noProof/>
                  <w:lang w:val="fr-FR"/>
                  <w:rPrChange w:id="7941" w:author="Arthur Parmentier" w:date="2020-06-11T11:42:00Z">
                    <w:rPr>
                      <w:i/>
                      <w:iCs/>
                      <w:noProof/>
                    </w:rPr>
                  </w:rPrChange>
                </w:rPr>
                <w:t>Direction d'orchestre.</w:t>
              </w:r>
              <w:r w:rsidRPr="008C0EC1">
                <w:rPr>
                  <w:noProof/>
                  <w:lang w:val="fr-FR"/>
                  <w:rPrChange w:id="7942" w:author="Arthur Parmentier" w:date="2020-06-11T11:42:00Z">
                    <w:rPr>
                      <w:noProof/>
                    </w:rPr>
                  </w:rPrChange>
                </w:rPr>
                <w:t xml:space="preserve"> Récupéré sur Universalis: https://www.universalis.fr/encyclopedie/direction-d-orchestre/</w:t>
              </w:r>
            </w:p>
            <w:p w:rsidR="00304C55" w:rsidRDefault="00304C55" w:rsidP="00304C55">
              <w:pPr>
                <w:pStyle w:val="Bibliographie"/>
                <w:ind w:left="720" w:hanging="720"/>
                <w:rPr>
                  <w:noProof/>
                </w:rPr>
              </w:pPr>
              <w:r>
                <w:rPr>
                  <w:noProof/>
                </w:rPr>
                <w:t xml:space="preserve">Peirce, C. S. (1903). </w:t>
              </w:r>
              <w:r>
                <w:rPr>
                  <w:i/>
                  <w:iCs/>
                  <w:noProof/>
                </w:rPr>
                <w:t>Nomenclature and Division of Triadic Relations, as far as they are determined.</w:t>
              </w:r>
              <w:r>
                <w:rPr>
                  <w:noProof/>
                </w:rPr>
                <w:t xml:space="preserve"> </w:t>
              </w:r>
            </w:p>
            <w:p w:rsidR="00304C55" w:rsidRDefault="00304C55" w:rsidP="00304C55">
              <w:pPr>
                <w:pStyle w:val="Bibliographie"/>
                <w:ind w:left="720" w:hanging="720"/>
                <w:rPr>
                  <w:noProof/>
                </w:rPr>
              </w:pPr>
              <w:r>
                <w:rPr>
                  <w:noProof/>
                </w:rPr>
                <w:t>Piana, Stagliano, Odone, Verri, &amp; Camurri. (s.d.). Real-time Automatic Emotion Recognition from Body.</w:t>
              </w:r>
            </w:p>
            <w:p w:rsidR="00304C55" w:rsidRDefault="00304C55" w:rsidP="00304C55">
              <w:pPr>
                <w:pStyle w:val="Bibliographie"/>
                <w:ind w:left="720" w:hanging="720"/>
                <w:rPr>
                  <w:noProof/>
                </w:rPr>
              </w:pPr>
              <w:r>
                <w:rPr>
                  <w:noProof/>
                </w:rPr>
                <w:t xml:space="preserve">Raheja, J. &amp;. (2015). Robust gesture recognition using Kinect: A comparison between DTW and HMM. </w:t>
              </w:r>
              <w:r>
                <w:rPr>
                  <w:i/>
                  <w:iCs/>
                  <w:noProof/>
                </w:rPr>
                <w:t>Optik - International Journal for Light and Electron Optics</w:t>
              </w:r>
              <w:r>
                <w:rPr>
                  <w:noProof/>
                </w:rPr>
                <w:t>.</w:t>
              </w:r>
            </w:p>
            <w:p w:rsidR="00304C55" w:rsidRDefault="00304C55" w:rsidP="00304C55">
              <w:pPr>
                <w:pStyle w:val="Bibliographie"/>
                <w:ind w:left="720" w:hanging="720"/>
                <w:rPr>
                  <w:noProof/>
                </w:rPr>
              </w:pPr>
              <w:r>
                <w:rPr>
                  <w:noProof/>
                </w:rPr>
                <w:t xml:space="preserve">Revlin, R. (s.d.). </w:t>
              </w:r>
              <w:r>
                <w:rPr>
                  <w:i/>
                  <w:iCs/>
                  <w:noProof/>
                </w:rPr>
                <w:t>Cognition: Theory and Practice.</w:t>
              </w:r>
              <w:r>
                <w:rPr>
                  <w:noProof/>
                </w:rPr>
                <w:t xml:space="preserve"> </w:t>
              </w:r>
            </w:p>
            <w:p w:rsidR="00304C55" w:rsidRDefault="00304C55" w:rsidP="00304C55">
              <w:pPr>
                <w:pStyle w:val="Bibliographie"/>
                <w:ind w:left="720" w:hanging="720"/>
                <w:rPr>
                  <w:noProof/>
                </w:rPr>
              </w:pPr>
              <w:r>
                <w:rPr>
                  <w:noProof/>
                </w:rPr>
                <w:t xml:space="preserve">Rosch, E. H. (1973). Natural Categories. </w:t>
              </w:r>
              <w:r>
                <w:rPr>
                  <w:i/>
                  <w:iCs/>
                  <w:noProof/>
                </w:rPr>
                <w:t>Cognitive Psychology 4</w:t>
              </w:r>
              <w:r>
                <w:rPr>
                  <w:noProof/>
                </w:rPr>
                <w:t>, 328-350.</w:t>
              </w:r>
            </w:p>
            <w:p w:rsidR="00304C55" w:rsidRDefault="00304C55" w:rsidP="00304C55">
              <w:pPr>
                <w:pStyle w:val="Bibliographie"/>
                <w:ind w:left="720" w:hanging="720"/>
                <w:rPr>
                  <w:noProof/>
                </w:rPr>
              </w:pPr>
              <w:r>
                <w:rPr>
                  <w:noProof/>
                </w:rPr>
                <w:t xml:space="preserve">Salvador, S. (2004). FastDTW: Toward Accurate Dynamic Time Warping in Linear Time and Space. </w:t>
              </w:r>
              <w:r>
                <w:rPr>
                  <w:i/>
                  <w:iCs/>
                  <w:noProof/>
                </w:rPr>
                <w:t>Intelligent Data Analysis</w:t>
              </w:r>
              <w:r>
                <w:rPr>
                  <w:noProof/>
                </w:rPr>
                <w:t>.</w:t>
              </w:r>
            </w:p>
            <w:p w:rsidR="00304C55" w:rsidRDefault="00304C55" w:rsidP="00304C55">
              <w:pPr>
                <w:pStyle w:val="Bibliographie"/>
                <w:ind w:left="720" w:hanging="720"/>
                <w:rPr>
                  <w:noProof/>
                </w:rPr>
              </w:pPr>
              <w:r>
                <w:rPr>
                  <w:noProof/>
                </w:rPr>
                <w:lastRenderedPageBreak/>
                <w:t xml:space="preserve">Shannon. (1948). </w:t>
              </w:r>
              <w:r>
                <w:rPr>
                  <w:i/>
                  <w:iCs/>
                  <w:noProof/>
                </w:rPr>
                <w:t>A Mathematical Theory of Communication .</w:t>
              </w:r>
              <w:r>
                <w:rPr>
                  <w:noProof/>
                </w:rPr>
                <w:t xml:space="preserve"> </w:t>
              </w:r>
            </w:p>
            <w:p w:rsidR="00304C55" w:rsidRDefault="00304C55" w:rsidP="00304C55">
              <w:pPr>
                <w:pStyle w:val="Bibliographie"/>
                <w:ind w:left="720" w:hanging="720"/>
                <w:rPr>
                  <w:noProof/>
                </w:rPr>
              </w:pPr>
              <w:r>
                <w:rPr>
                  <w:noProof/>
                </w:rPr>
                <w:t xml:space="preserve">Thompson. (s.d.). </w:t>
              </w:r>
              <w:r>
                <w:rPr>
                  <w:i/>
                  <w:iCs/>
                  <w:noProof/>
                </w:rPr>
                <w:t>Soundpainting</w:t>
              </w:r>
              <w:r>
                <w:rPr>
                  <w:noProof/>
                </w:rPr>
                <w:t>. Récupéré sur Soundpainting.com: http://www.soundpainting.com/soundpainting/</w:t>
              </w:r>
            </w:p>
            <w:p w:rsidR="00310EB8" w:rsidRDefault="00310EB8" w:rsidP="00304C55">
              <w:pPr>
                <w:rPr>
                  <w:ins w:id="7943" w:author="Arthur Parmentier" w:date="2020-06-10T18:46:00Z"/>
                </w:rPr>
              </w:pPr>
              <w:ins w:id="7944" w:author="Arthur Parmentier" w:date="2020-06-10T18:46:00Z">
                <w:r>
                  <w:rPr>
                    <w:b/>
                    <w:bCs/>
                  </w:rPr>
                  <w:fldChar w:fldCharType="end"/>
                </w:r>
              </w:ins>
            </w:p>
            <w:customXmlInsRangeStart w:id="7945" w:author="Arthur Parmentier" w:date="2020-06-10T18:46:00Z"/>
          </w:sdtContent>
        </w:sdt>
        <w:customXmlInsRangeEnd w:id="7945"/>
        <w:customXmlInsRangeStart w:id="7946" w:author="Arthur Parmentier" w:date="2020-06-10T18:46:00Z"/>
      </w:sdtContent>
    </w:sdt>
    <w:customXmlInsRangeEnd w:id="7946"/>
    <w:p w:rsidR="00F25194" w:rsidRPr="007C437A" w:rsidRDefault="00F25194" w:rsidP="00E6654A"/>
    <w:p w:rsidR="00F25194" w:rsidRPr="007C437A" w:rsidRDefault="00F25194" w:rsidP="00E6654A"/>
    <w:p w:rsidR="00F25194" w:rsidRPr="007C437A" w:rsidRDefault="00B9612C" w:rsidP="00E6654A">
      <w:pPr>
        <w:rPr>
          <w:ins w:id="7947" w:author="Arthur Parmentier" w:date="2020-05-12T19:23:00Z"/>
        </w:rPr>
      </w:pPr>
      <w:ins w:id="7948" w:author="Arthur Parmentier" w:date="2020-05-12T19:13:00Z">
        <w:r w:rsidRPr="007C437A">
          <w:t>SIGN = something that stands for something else</w:t>
        </w:r>
      </w:ins>
      <w:ins w:id="7949" w:author="Arthur Parmentier" w:date="2020-05-12T19:14:00Z">
        <w:r w:rsidR="00A34795" w:rsidRPr="007C437A">
          <w:t>; signified &amp; signifier</w:t>
        </w:r>
        <w:r w:rsidR="00A34795" w:rsidRPr="007C437A">
          <w:br/>
          <w:t>3 != types of signs: symbols, icons and indices</w:t>
        </w:r>
      </w:ins>
    </w:p>
    <w:p w:rsidR="00A34795" w:rsidRPr="007C437A" w:rsidRDefault="00A34795" w:rsidP="00E6654A">
      <w:pPr>
        <w:rPr>
          <w:ins w:id="7950" w:author="Arthur Parmentier" w:date="2020-05-12T19:23:00Z"/>
        </w:rPr>
      </w:pPr>
      <w:ins w:id="7951" w:author="Arthur Parmentier" w:date="2020-05-12T19:23:00Z">
        <w:r w:rsidRPr="007C437A">
          <w:t>No synonyms in SP</w:t>
        </w:r>
      </w:ins>
    </w:p>
    <w:p w:rsidR="00A34795" w:rsidRPr="007C437A" w:rsidRDefault="00A34795" w:rsidP="00E6654A">
      <w:ins w:id="7952" w:author="Arthur Parmentier" w:date="2020-05-12T19:23:00Z">
        <w:r w:rsidRPr="007C437A">
          <w:t>Are there homonyms?</w:t>
        </w:r>
        <w:r w:rsidR="0011688F" w:rsidRPr="007C437A">
          <w:t xml:space="preserve"> YESS</w:t>
        </w:r>
      </w:ins>
    </w:p>
    <w:bookmarkEnd w:id="521"/>
    <w:p w:rsidR="00F25194" w:rsidRPr="007C437A" w:rsidRDefault="00F25194" w:rsidP="00E6654A">
      <w:pPr>
        <w:rPr>
          <w:ins w:id="7953" w:author="Arthur Parmentier" w:date="2020-05-12T19:27:00Z"/>
        </w:rPr>
      </w:pPr>
    </w:p>
    <w:p w:rsidR="008A6488" w:rsidRPr="007C437A" w:rsidRDefault="008A6488" w:rsidP="00E6654A">
      <w:pPr>
        <w:rPr>
          <w:ins w:id="7954" w:author="Arthur Parmentier" w:date="2020-05-12T19:32:00Z"/>
        </w:rPr>
      </w:pPr>
      <w:ins w:id="7955" w:author="Arthur Parmentier" w:date="2020-05-12T19:27:00Z">
        <w:r w:rsidRPr="007C437A">
          <w:t>Meronymes… to check/discuss</w:t>
        </w:r>
        <w:r w:rsidR="00481EE1" w:rsidRPr="007C437A">
          <w:t xml:space="preserve"> : sense relations</w:t>
        </w:r>
      </w:ins>
    </w:p>
    <w:p w:rsidR="000717DB" w:rsidRPr="007C437A" w:rsidRDefault="000717DB" w:rsidP="00E6654A">
      <w:pPr>
        <w:rPr>
          <w:ins w:id="7956" w:author="Arthur Parmentier" w:date="2020-05-12T19:32:00Z"/>
        </w:rPr>
      </w:pPr>
    </w:p>
    <w:p w:rsidR="000717DB" w:rsidRPr="007C437A" w:rsidRDefault="000717DB" w:rsidP="00E6654A">
      <w:pPr>
        <w:rPr>
          <w:ins w:id="7957" w:author="Arthur Parmentier" w:date="2020-05-13T09:41:00Z"/>
        </w:rPr>
      </w:pPr>
      <w:ins w:id="7958" w:author="Arthur Parmentier" w:date="2020-05-12T19:32:00Z">
        <w:r w:rsidRPr="007C437A">
          <w:t xml:space="preserve">Sign overloading: </w:t>
        </w:r>
      </w:ins>
      <w:ins w:id="7959" w:author="Arthur Parmentier" w:date="2020-05-12T19:34:00Z">
        <w:r w:rsidR="00C07A15" w:rsidRPr="007C437A">
          <w:t>what is an analogy?</w:t>
        </w:r>
      </w:ins>
    </w:p>
    <w:p w:rsidR="003C3E32" w:rsidRPr="007C437A" w:rsidRDefault="003C3E32" w:rsidP="00E6654A">
      <w:pPr>
        <w:rPr>
          <w:ins w:id="7960" w:author="Arthur Parmentier" w:date="2020-05-13T09:41:00Z"/>
        </w:rPr>
      </w:pPr>
    </w:p>
    <w:p w:rsidR="003C3E32" w:rsidRPr="007C437A" w:rsidRDefault="003C3E32" w:rsidP="00E6654A">
      <w:pPr>
        <w:rPr>
          <w:ins w:id="7961" w:author="Arthur Parmentier" w:date="2020-05-14T13:28:00Z"/>
          <w:rStyle w:val="reference-text"/>
        </w:rPr>
      </w:pPr>
      <w:ins w:id="7962" w:author="Arthur Parmentier" w:date="2020-05-13T09:41:00Z">
        <w:r w:rsidRPr="007C437A">
          <w:t>Quantum-like theory of concepts to model human interaction (interference) in resp</w:t>
        </w:r>
      </w:ins>
      <w:ins w:id="7963" w:author="Arthur Parmentier" w:date="2020-05-13T09:42:00Z">
        <w:r w:rsidRPr="007C437A">
          <w:t xml:space="preserve">onding to SP signs? </w:t>
        </w:r>
      </w:ins>
      <w:ins w:id="7964" w:author="Arthur Parmentier" w:date="2020-05-14T13:28:00Z">
        <w:r w:rsidR="00A84632" w:rsidRPr="007C437A">
          <w:rPr>
            <w:rStyle w:val="reference-text"/>
            <w:rPrChange w:id="7965" w:author="Arthur Parmentier" w:date="2020-06-07T15:27:00Z">
              <w:rPr>
                <w:rStyle w:val="reference-text"/>
              </w:rPr>
            </w:rPrChange>
          </w:rPr>
          <w:fldChar w:fldCharType="begin"/>
        </w:r>
        <w:r w:rsidR="00A84632" w:rsidRPr="007C437A">
          <w:rPr>
            <w:rStyle w:val="reference-text"/>
          </w:rPr>
          <w:instrText xml:space="preserve"> HYPERLINK "</w:instrText>
        </w:r>
      </w:ins>
      <w:ins w:id="7966" w:author="Arthur Parmentier" w:date="2020-05-13T09:42:00Z">
        <w:r w:rsidR="00A84632" w:rsidRPr="007C437A">
          <w:rPr>
            <w:rStyle w:val="reference-text"/>
          </w:rPr>
          <w:instrText>https://www.frontiersin.org/articles/10.3389/fpsyg.2016.00418/full</w:instrText>
        </w:r>
      </w:ins>
      <w:ins w:id="7967" w:author="Arthur Parmentier" w:date="2020-05-14T13:28:00Z">
        <w:r w:rsidR="00A84632" w:rsidRPr="007C437A">
          <w:rPr>
            <w:rStyle w:val="reference-text"/>
          </w:rPr>
          <w:instrText xml:space="preserve">" </w:instrText>
        </w:r>
        <w:r w:rsidR="00A84632" w:rsidRPr="007C437A">
          <w:rPr>
            <w:rStyle w:val="reference-text"/>
            <w:rPrChange w:id="7968" w:author="Arthur Parmentier" w:date="2020-06-07T15:27:00Z">
              <w:rPr>
                <w:rStyle w:val="reference-text"/>
              </w:rPr>
            </w:rPrChange>
          </w:rPr>
          <w:fldChar w:fldCharType="separate"/>
        </w:r>
      </w:ins>
      <w:ins w:id="7969" w:author="Arthur Parmentier" w:date="2020-05-13T09:42:00Z">
        <w:r w:rsidR="00A84632" w:rsidRPr="007C437A">
          <w:rPr>
            <w:rStyle w:val="Lienhypertexte"/>
          </w:rPr>
          <w:t>https://www.frontiersin.org/articles/10.3389/fpsyg.2016.00418/full</w:t>
        </w:r>
      </w:ins>
      <w:ins w:id="7970" w:author="Arthur Parmentier" w:date="2020-05-14T13:28:00Z">
        <w:r w:rsidR="00A84632" w:rsidRPr="007C437A">
          <w:rPr>
            <w:rStyle w:val="reference-text"/>
            <w:rPrChange w:id="7971" w:author="Arthur Parmentier" w:date="2020-06-07T15:27:00Z">
              <w:rPr>
                <w:rStyle w:val="reference-text"/>
              </w:rPr>
            </w:rPrChange>
          </w:rPr>
          <w:fldChar w:fldCharType="end"/>
        </w:r>
      </w:ins>
    </w:p>
    <w:p w:rsidR="00A84632" w:rsidRPr="007C437A" w:rsidRDefault="00A84632" w:rsidP="00E6654A">
      <w:pPr>
        <w:rPr>
          <w:ins w:id="7972" w:author="Arthur Parmentier" w:date="2020-05-14T13:28:00Z"/>
          <w:rStyle w:val="reference-text"/>
        </w:rPr>
      </w:pPr>
    </w:p>
    <w:p w:rsidR="00A84632" w:rsidRPr="007C437A" w:rsidRDefault="00A84632" w:rsidP="00A84632">
      <w:pPr>
        <w:rPr>
          <w:ins w:id="7973" w:author="Arthur Parmentier" w:date="2020-05-14T13:28:00Z"/>
        </w:rPr>
      </w:pPr>
      <w:ins w:id="7974" w:author="Arthur Parmentier" w:date="2020-05-14T13:28:00Z">
        <w:r w:rsidRPr="007C437A">
          <w:t>Modes and defaults: attempt to define particular grammars inside a “universal” one?</w:t>
        </w:r>
      </w:ins>
    </w:p>
    <w:p w:rsidR="00A84632" w:rsidRPr="008C7E78" w:rsidRDefault="006A7F9F" w:rsidP="00A84632">
      <w:pPr>
        <w:rPr>
          <w:ins w:id="7975" w:author="Arthur Parmentier" w:date="2020-05-14T13:28:00Z"/>
          <w:lang w:val="fr-FR"/>
          <w:rPrChange w:id="7976" w:author="Arthur Parmentier" w:date="2020-06-07T18:32:00Z">
            <w:rPr>
              <w:ins w:id="7977" w:author="Arthur Parmentier" w:date="2020-05-14T13:28:00Z"/>
            </w:rPr>
          </w:rPrChange>
        </w:rPr>
      </w:pPr>
      <w:ins w:id="7978" w:author="Arthur Parmentier" w:date="2020-05-14T15:15:00Z">
        <w:r w:rsidRPr="008C7E78">
          <w:rPr>
            <w:lang w:val="fr-FR"/>
            <w:rPrChange w:id="7979" w:author="Arthur Parmentier" w:date="2020-06-07T18:32:00Z">
              <w:rPr/>
            </w:rPrChange>
          </w:rPr>
          <w:t>Enquete statistique sur poid</w:t>
        </w:r>
        <w:r w:rsidR="00FC6CCC" w:rsidRPr="008C7E78">
          <w:rPr>
            <w:lang w:val="fr-FR"/>
            <w:rPrChange w:id="7980" w:author="Arthur Parmentier" w:date="2020-06-07T18:32:00Z">
              <w:rPr/>
            </w:rPrChange>
          </w:rPr>
          <w:t>s</w:t>
        </w:r>
        <w:r w:rsidRPr="008C7E78">
          <w:rPr>
            <w:lang w:val="fr-FR"/>
            <w:rPrChange w:id="7981" w:author="Arthur Parmentier" w:date="2020-06-07T18:32:00Z">
              <w:rPr/>
            </w:rPrChange>
          </w:rPr>
          <w:t xml:space="preserve"> cogniti</w:t>
        </w:r>
      </w:ins>
      <w:ins w:id="7982" w:author="Arthur Parmentier" w:date="2020-05-14T15:16:00Z">
        <w:r w:rsidR="00711575" w:rsidRPr="008C7E78">
          <w:rPr>
            <w:lang w:val="fr-FR"/>
            <w:rPrChange w:id="7983" w:author="Arthur Parmentier" w:date="2020-06-07T18:32:00Z">
              <w:rPr/>
            </w:rPrChange>
          </w:rPr>
          <w:t>f</w:t>
        </w:r>
      </w:ins>
      <w:ins w:id="7984" w:author="Arthur Parmentier" w:date="2020-05-14T15:15:00Z">
        <w:r w:rsidRPr="008C7E78">
          <w:rPr>
            <w:lang w:val="fr-FR"/>
            <w:rPrChange w:id="7985" w:author="Arthur Parmentier" w:date="2020-06-07T18:32:00Z">
              <w:rPr/>
            </w:rPrChange>
          </w:rPr>
          <w:t>/temps de réponse/complexité de la réponse/débutant/experts</w:t>
        </w:r>
      </w:ins>
    </w:p>
    <w:p w:rsidR="00A84632" w:rsidRPr="008C7E78" w:rsidRDefault="00A84632" w:rsidP="00A84632">
      <w:pPr>
        <w:rPr>
          <w:ins w:id="7986" w:author="Arthur Parmentier" w:date="2020-05-14T13:28:00Z"/>
          <w:lang w:val="fr-FR"/>
          <w:rPrChange w:id="7987" w:author="Arthur Parmentier" w:date="2020-06-07T18:32:00Z">
            <w:rPr>
              <w:ins w:id="7988" w:author="Arthur Parmentier" w:date="2020-05-14T13:28:00Z"/>
            </w:rPr>
          </w:rPrChange>
        </w:rPr>
      </w:pPr>
    </w:p>
    <w:p w:rsidR="00A84632" w:rsidRPr="008C7E78" w:rsidRDefault="00A84632" w:rsidP="00A84632">
      <w:pPr>
        <w:rPr>
          <w:ins w:id="7989" w:author="Arthur Parmentier" w:date="2020-05-14T13:28:00Z"/>
          <w:lang w:val="fr-FR"/>
          <w:rPrChange w:id="7990" w:author="Arthur Parmentier" w:date="2020-06-07T18:32:00Z">
            <w:rPr>
              <w:ins w:id="7991" w:author="Arthur Parmentier" w:date="2020-05-14T13:28:00Z"/>
            </w:rPr>
          </w:rPrChange>
        </w:rPr>
      </w:pPr>
    </w:p>
    <w:p w:rsidR="00A84632" w:rsidRPr="008C7E78" w:rsidRDefault="00A84632" w:rsidP="00A84632">
      <w:pPr>
        <w:rPr>
          <w:ins w:id="7992" w:author="Arthur Parmentier" w:date="2020-05-14T13:28:00Z"/>
          <w:lang w:val="fr-FR"/>
          <w:rPrChange w:id="7993" w:author="Arthur Parmentier" w:date="2020-06-07T18:32:00Z">
            <w:rPr>
              <w:ins w:id="7994" w:author="Arthur Parmentier" w:date="2020-05-14T13:28:00Z"/>
            </w:rPr>
          </w:rPrChange>
        </w:rPr>
      </w:pPr>
    </w:p>
    <w:p w:rsidR="00A84632" w:rsidRPr="008C7E78" w:rsidRDefault="00A84632" w:rsidP="00A84632">
      <w:pPr>
        <w:rPr>
          <w:ins w:id="7995" w:author="Arthur Parmentier" w:date="2020-05-14T13:28:00Z"/>
          <w:lang w:val="fr-FR"/>
          <w:rPrChange w:id="7996" w:author="Arthur Parmentier" w:date="2020-06-07T18:32:00Z">
            <w:rPr>
              <w:ins w:id="7997" w:author="Arthur Parmentier" w:date="2020-05-14T13:28:00Z"/>
            </w:rPr>
          </w:rPrChange>
        </w:rPr>
      </w:pPr>
    </w:p>
    <w:p w:rsidR="00A84632" w:rsidRPr="008C7E78" w:rsidRDefault="00A84632" w:rsidP="00A84632">
      <w:pPr>
        <w:rPr>
          <w:ins w:id="7998" w:author="Arthur Parmentier" w:date="2020-05-14T13:28:00Z"/>
          <w:lang w:val="fr-FR"/>
          <w:rPrChange w:id="7999" w:author="Arthur Parmentier" w:date="2020-06-07T18:32:00Z">
            <w:rPr>
              <w:ins w:id="8000" w:author="Arthur Parmentier" w:date="2020-05-14T13:28:00Z"/>
            </w:rPr>
          </w:rPrChange>
        </w:rPr>
      </w:pPr>
    </w:p>
    <w:p w:rsidR="00A84632" w:rsidRPr="008C7E78" w:rsidRDefault="00A84632" w:rsidP="00A84632">
      <w:pPr>
        <w:rPr>
          <w:ins w:id="8001" w:author="Arthur Parmentier" w:date="2020-05-14T13:28:00Z"/>
          <w:lang w:val="fr-FR"/>
          <w:rPrChange w:id="8002" w:author="Arthur Parmentier" w:date="2020-06-07T18:32:00Z">
            <w:rPr>
              <w:ins w:id="8003" w:author="Arthur Parmentier" w:date="2020-05-14T13:28:00Z"/>
            </w:rPr>
          </w:rPrChange>
        </w:rPr>
      </w:pPr>
    </w:p>
    <w:p w:rsidR="00A84632" w:rsidRPr="007C437A" w:rsidRDefault="00A84632" w:rsidP="00A84632">
      <w:pPr>
        <w:rPr>
          <w:ins w:id="8004" w:author="Arthur Parmentier" w:date="2020-05-14T13:28:00Z"/>
        </w:rPr>
      </w:pPr>
      <w:ins w:id="8005" w:author="Arthur Parmentier" w:date="2020-05-14T13:28:00Z">
        <w:r w:rsidRPr="007C437A">
          <w:t>“categorization is the name of the cognition game and analogy is the mechanism that drives it all”.</w:t>
        </w:r>
      </w:ins>
    </w:p>
    <w:p w:rsidR="00A84632" w:rsidRPr="007C437A" w:rsidRDefault="00A84632" w:rsidP="00A84632">
      <w:pPr>
        <w:rPr>
          <w:ins w:id="8006" w:author="Arthur Parmentier" w:date="2020-05-14T13:28:00Z"/>
        </w:rPr>
      </w:pPr>
      <w:ins w:id="8007" w:author="Arthur Parmentier" w:date="2020-05-14T13:28:00Z">
        <w:r w:rsidRPr="007C437A">
          <w:t>Making analogy = raising the similar features of two mental things</w:t>
        </w:r>
      </w:ins>
    </w:p>
    <w:p w:rsidR="00A84632" w:rsidRPr="007C437A" w:rsidRDefault="00A84632" w:rsidP="00A84632">
      <w:pPr>
        <w:rPr>
          <w:ins w:id="8008" w:author="Arthur Parmentier" w:date="2020-05-14T13:28:00Z"/>
        </w:rPr>
      </w:pPr>
      <w:ins w:id="8009" w:author="Arthur Parmentier" w:date="2020-05-14T13:28:00Z">
        <w:r w:rsidRPr="007C437A">
          <w:t>Analogy is responsible for concept’s expansion.</w:t>
        </w:r>
      </w:ins>
    </w:p>
    <w:p w:rsidR="00A84632" w:rsidRPr="008C7E78" w:rsidRDefault="00A84632" w:rsidP="00A84632">
      <w:pPr>
        <w:rPr>
          <w:ins w:id="8010" w:author="Arthur Parmentier" w:date="2020-05-14T13:28:00Z"/>
          <w:lang w:val="fr-FR"/>
          <w:rPrChange w:id="8011" w:author="Arthur Parmentier" w:date="2020-06-07T18:32:00Z">
            <w:rPr>
              <w:ins w:id="8012" w:author="Arthur Parmentier" w:date="2020-05-14T13:28:00Z"/>
            </w:rPr>
          </w:rPrChange>
        </w:rPr>
      </w:pPr>
      <w:ins w:id="8013" w:author="Arthur Parmentier" w:date="2020-05-14T13:28:00Z">
        <w:r w:rsidRPr="007C437A">
          <w:lastRenderedPageBreak/>
          <w:t xml:space="preserve">Hierarchy of concepts? At least a complex form of structuring; Link with researchs in DH ontologies. </w:t>
        </w:r>
        <w:r w:rsidRPr="008C7E78">
          <w:rPr>
            <w:lang w:val="fr-FR"/>
            <w:rPrChange w:id="8014" w:author="Arthur Parmentier" w:date="2020-06-07T18:32:00Z">
              <w:rPr/>
            </w:rPrChange>
          </w:rPr>
          <w:t>Nice example: german way of constructing words</w:t>
        </w:r>
      </w:ins>
    </w:p>
    <w:p w:rsidR="00A84632" w:rsidRPr="008C7E78" w:rsidRDefault="00A84632" w:rsidP="00E6654A">
      <w:pPr>
        <w:rPr>
          <w:ins w:id="8015" w:author="Arthur Parmentier" w:date="2020-05-14T13:28:00Z"/>
          <w:lang w:val="fr-FR"/>
          <w:rPrChange w:id="8016" w:author="Arthur Parmentier" w:date="2020-06-07T18:32:00Z">
            <w:rPr>
              <w:ins w:id="8017" w:author="Arthur Parmentier" w:date="2020-05-14T13:28:00Z"/>
            </w:rPr>
          </w:rPrChange>
        </w:rPr>
      </w:pPr>
    </w:p>
    <w:p w:rsidR="00A84632" w:rsidRPr="008C7E78" w:rsidRDefault="000B405B" w:rsidP="00E6654A">
      <w:pPr>
        <w:rPr>
          <w:ins w:id="8018" w:author="Arthur Parmentier" w:date="2020-05-14T14:50:00Z"/>
          <w:lang w:val="fr-FR"/>
          <w:rPrChange w:id="8019" w:author="Arthur Parmentier" w:date="2020-06-07T18:32:00Z">
            <w:rPr>
              <w:ins w:id="8020" w:author="Arthur Parmentier" w:date="2020-05-14T14:50:00Z"/>
            </w:rPr>
          </w:rPrChange>
        </w:rPr>
      </w:pPr>
      <w:ins w:id="8021" w:author="Arthur Parmentier" w:date="2020-05-14T14:49:00Z">
        <w:r w:rsidRPr="008C7E78">
          <w:rPr>
            <w:lang w:val="fr-FR"/>
            <w:rPrChange w:id="8022" w:author="Arthur Parmentier" w:date="2020-06-07T18:32:00Z">
              <w:rPr/>
            </w:rPrChange>
          </w:rPr>
          <w:t>Utilization des signes motivée par la representation a priori du concept/résultat du soundpainter</w:t>
        </w:r>
      </w:ins>
    </w:p>
    <w:p w:rsidR="006331DF" w:rsidRPr="008C7E78" w:rsidRDefault="006331DF" w:rsidP="00E6654A">
      <w:pPr>
        <w:rPr>
          <w:ins w:id="8023" w:author="Arthur Parmentier" w:date="2020-05-14T14:51:00Z"/>
          <w:lang w:val="fr-FR"/>
          <w:rPrChange w:id="8024" w:author="Arthur Parmentier" w:date="2020-06-07T18:32:00Z">
            <w:rPr>
              <w:ins w:id="8025" w:author="Arthur Parmentier" w:date="2020-05-14T14:51:00Z"/>
            </w:rPr>
          </w:rPrChange>
        </w:rPr>
      </w:pPr>
      <w:ins w:id="8026" w:author="Arthur Parmentier" w:date="2020-05-14T14:50:00Z">
        <w:r w:rsidRPr="008C7E78">
          <w:rPr>
            <w:lang w:val="fr-FR"/>
            <w:rPrChange w:id="8027" w:author="Arthur Parmentier" w:date="2020-06-07T18:32:00Z">
              <w:rPr/>
            </w:rPrChange>
          </w:rPr>
          <w:t xml:space="preserve">Représentation mentale qui precede la réponse du performer; intéressant pour W (tout le monde?) si </w:t>
        </w:r>
      </w:ins>
      <w:ins w:id="8028" w:author="Arthur Parmentier" w:date="2020-05-14T14:51:00Z">
        <w:r w:rsidRPr="008C7E78">
          <w:rPr>
            <w:lang w:val="fr-FR"/>
            <w:rPrChange w:id="8029" w:author="Arthur Parmentier" w:date="2020-06-07T18:32:00Z">
              <w:rPr/>
            </w:rPrChange>
          </w:rPr>
          <w:t>la réponse n’est pas telle qu’attendue</w:t>
        </w:r>
      </w:ins>
    </w:p>
    <w:p w:rsidR="00C63733" w:rsidRPr="008C7E78" w:rsidRDefault="00C63733" w:rsidP="00E6654A">
      <w:pPr>
        <w:rPr>
          <w:ins w:id="8030" w:author="Arthur Parmentier" w:date="2020-05-14T14:57:00Z"/>
          <w:lang w:val="fr-FR"/>
          <w:rPrChange w:id="8031" w:author="Arthur Parmentier" w:date="2020-06-07T18:32:00Z">
            <w:rPr>
              <w:ins w:id="8032" w:author="Arthur Parmentier" w:date="2020-05-14T14:57:00Z"/>
            </w:rPr>
          </w:rPrChange>
        </w:rPr>
      </w:pPr>
      <w:ins w:id="8033" w:author="Arthur Parmentier" w:date="2020-05-14T14:51:00Z">
        <w:r w:rsidRPr="008C7E78">
          <w:rPr>
            <w:lang w:val="fr-FR"/>
            <w:rPrChange w:id="8034" w:author="Arthur Parmentier" w:date="2020-06-07T18:32:00Z">
              <w:rPr/>
            </w:rPrChange>
          </w:rPr>
          <w:t>On ne peut s’adresser qu’à une discipline qu’on connait un peu</w:t>
        </w:r>
      </w:ins>
    </w:p>
    <w:p w:rsidR="00CD4FE1" w:rsidRPr="008C7E78" w:rsidRDefault="00CD4FE1" w:rsidP="00E6654A">
      <w:pPr>
        <w:rPr>
          <w:ins w:id="8035" w:author="Arthur Parmentier" w:date="2020-05-14T14:57:00Z"/>
          <w:lang w:val="fr-FR"/>
          <w:rPrChange w:id="8036" w:author="Arthur Parmentier" w:date="2020-06-07T18:32:00Z">
            <w:rPr>
              <w:ins w:id="8037" w:author="Arthur Parmentier" w:date="2020-05-14T14:57:00Z"/>
            </w:rPr>
          </w:rPrChange>
        </w:rPr>
      </w:pPr>
    </w:p>
    <w:p w:rsidR="00CD4FE1" w:rsidRPr="008C7E78" w:rsidRDefault="00CD4FE1" w:rsidP="00E6654A">
      <w:pPr>
        <w:rPr>
          <w:ins w:id="8038" w:author="Arthur Parmentier" w:date="2020-05-14T14:59:00Z"/>
          <w:lang w:val="fr-FR"/>
          <w:rPrChange w:id="8039" w:author="Arthur Parmentier" w:date="2020-06-07T18:32:00Z">
            <w:rPr>
              <w:ins w:id="8040" w:author="Arthur Parmentier" w:date="2020-05-14T14:59:00Z"/>
            </w:rPr>
          </w:rPrChange>
        </w:rPr>
      </w:pPr>
      <w:ins w:id="8041" w:author="Arthur Parmentier" w:date="2020-05-14T14:57:00Z">
        <w:r w:rsidRPr="008C7E78">
          <w:rPr>
            <w:lang w:val="fr-FR"/>
            <w:rPrChange w:id="8042" w:author="Arthur Parmentier" w:date="2020-06-07T18:32:00Z">
              <w:rPr/>
            </w:rPrChange>
          </w:rPr>
          <w:t>Immobilté du soundpainter dans la config ordi et config traditionnelle walter</w:t>
        </w:r>
      </w:ins>
      <w:ins w:id="8043" w:author="Arthur Parmentier" w:date="2020-05-14T14:58:00Z">
        <w:r w:rsidR="00B47E57" w:rsidRPr="008C7E78">
          <w:rPr>
            <w:lang w:val="fr-FR"/>
            <w:rPrChange w:id="8044" w:author="Arthur Parmentier" w:date="2020-06-07T18:32:00Z">
              <w:rPr/>
            </w:rPrChange>
          </w:rPr>
          <w:t xml:space="preserve"> =&gt; aucune “deformation” du contexte de la performance artistique</w:t>
        </w:r>
        <w:r w:rsidR="004732DA" w:rsidRPr="008C7E78">
          <w:rPr>
            <w:lang w:val="fr-FR"/>
            <w:rPrChange w:id="8045" w:author="Arthur Parmentier" w:date="2020-06-07T18:32:00Z">
              <w:rPr/>
            </w:rPrChange>
          </w:rPr>
          <w:br/>
          <w:t>Notion d’espace</w:t>
        </w:r>
      </w:ins>
    </w:p>
    <w:p w:rsidR="00474CFF" w:rsidRPr="008C7E78" w:rsidRDefault="00474CFF" w:rsidP="00E6654A">
      <w:pPr>
        <w:rPr>
          <w:ins w:id="8046" w:author="Arthur Parmentier" w:date="2020-05-14T14:59:00Z"/>
          <w:lang w:val="fr-FR"/>
          <w:rPrChange w:id="8047" w:author="Arthur Parmentier" w:date="2020-06-07T18:32:00Z">
            <w:rPr>
              <w:ins w:id="8048" w:author="Arthur Parmentier" w:date="2020-05-14T14:59:00Z"/>
            </w:rPr>
          </w:rPrChange>
        </w:rPr>
      </w:pPr>
      <w:ins w:id="8049" w:author="Arthur Parmentier" w:date="2020-05-14T14:59:00Z">
        <w:r w:rsidRPr="008C7E78">
          <w:rPr>
            <w:lang w:val="fr-FR"/>
            <w:rPrChange w:id="8050" w:author="Arthur Parmentier" w:date="2020-06-07T18:32:00Z">
              <w:rPr/>
            </w:rPrChange>
          </w:rPr>
          <w:t>Distinction SP et performer: discussion de l’év</w:t>
        </w:r>
      </w:ins>
      <w:ins w:id="8051" w:author="Arthur Parmentier" w:date="2020-05-14T15:00:00Z">
        <w:r w:rsidRPr="008C7E78">
          <w:rPr>
            <w:lang w:val="fr-FR"/>
            <w:rPrChange w:id="8052" w:author="Arthur Parmentier" w:date="2020-06-07T18:32:00Z">
              <w:rPr/>
            </w:rPrChange>
          </w:rPr>
          <w:t>o</w:t>
        </w:r>
      </w:ins>
      <w:ins w:id="8053" w:author="Arthur Parmentier" w:date="2020-05-14T14:59:00Z">
        <w:r w:rsidRPr="008C7E78">
          <w:rPr>
            <w:lang w:val="fr-FR"/>
            <w:rPrChange w:id="8054" w:author="Arthur Parmentier" w:date="2020-06-07T18:32:00Z">
              <w:rPr/>
            </w:rPrChange>
          </w:rPr>
          <w:t>l</w:t>
        </w:r>
      </w:ins>
      <w:ins w:id="8055" w:author="Arthur Parmentier" w:date="2020-05-14T15:00:00Z">
        <w:r w:rsidRPr="008C7E78">
          <w:rPr>
            <w:lang w:val="fr-FR"/>
            <w:rPrChange w:id="8056" w:author="Arthur Parmentier" w:date="2020-06-07T18:32:00Z">
              <w:rPr/>
            </w:rPrChange>
          </w:rPr>
          <w:t>u</w:t>
        </w:r>
      </w:ins>
      <w:ins w:id="8057" w:author="Arthur Parmentier" w:date="2020-05-14T14:59:00Z">
        <w:r w:rsidRPr="008C7E78">
          <w:rPr>
            <w:lang w:val="fr-FR"/>
            <w:rPrChange w:id="8058" w:author="Arthur Parmentier" w:date="2020-06-07T18:32:00Z">
              <w:rPr/>
            </w:rPrChange>
          </w:rPr>
          <w:t>tion</w:t>
        </w:r>
      </w:ins>
      <w:ins w:id="8059" w:author="Arthur Parmentier" w:date="2020-05-14T15:01:00Z">
        <w:r w:rsidRPr="008C7E78">
          <w:rPr>
            <w:lang w:val="fr-FR"/>
            <w:rPrChange w:id="8060" w:author="Arthur Parmentier" w:date="2020-06-07T18:32:00Z">
              <w:rPr/>
            </w:rPrChange>
          </w:rPr>
          <w:t>, prospections de configuration possible?</w:t>
        </w:r>
      </w:ins>
      <w:ins w:id="8061" w:author="Arthur Parmentier" w:date="2020-05-14T14:59:00Z">
        <w:r w:rsidRPr="008C7E78">
          <w:rPr>
            <w:lang w:val="fr-FR"/>
            <w:rPrChange w:id="8062" w:author="Arthur Parmentier" w:date="2020-06-07T18:32:00Z">
              <w:rPr/>
            </w:rPrChange>
          </w:rPr>
          <w:t xml:space="preserve"> </w:t>
        </w:r>
      </w:ins>
    </w:p>
    <w:p w:rsidR="00474CFF" w:rsidRPr="008C7E78" w:rsidRDefault="00474CFF" w:rsidP="00E6654A">
      <w:pPr>
        <w:rPr>
          <w:ins w:id="8063" w:author="Arthur Parmentier" w:date="2020-05-14T15:29:00Z"/>
          <w:lang w:val="fr-FR"/>
          <w:rPrChange w:id="8064" w:author="Arthur Parmentier" w:date="2020-06-07T18:32:00Z">
            <w:rPr>
              <w:ins w:id="8065" w:author="Arthur Parmentier" w:date="2020-05-14T15:29:00Z"/>
            </w:rPr>
          </w:rPrChange>
        </w:rPr>
      </w:pPr>
      <w:ins w:id="8066" w:author="Arthur Parmentier" w:date="2020-05-14T14:59:00Z">
        <w:r w:rsidRPr="008C7E78">
          <w:rPr>
            <w:lang w:val="fr-FR"/>
            <w:rPrChange w:id="8067" w:author="Arthur Parmentier" w:date="2020-06-07T18:32:00Z">
              <w:rPr/>
            </w:rPrChange>
          </w:rPr>
          <w:t>Nouvelles configurations: le so</w:t>
        </w:r>
      </w:ins>
    </w:p>
    <w:p w:rsidR="0017374C" w:rsidRPr="008C7E78" w:rsidRDefault="0017374C" w:rsidP="00E6654A">
      <w:pPr>
        <w:rPr>
          <w:ins w:id="8068" w:author="Arthur Parmentier" w:date="2020-05-14T15:29:00Z"/>
          <w:lang w:val="fr-FR"/>
          <w:rPrChange w:id="8069" w:author="Arthur Parmentier" w:date="2020-06-07T18:32:00Z">
            <w:rPr>
              <w:ins w:id="8070" w:author="Arthur Parmentier" w:date="2020-05-14T15:29:00Z"/>
            </w:rPr>
          </w:rPrChange>
        </w:rPr>
      </w:pPr>
    </w:p>
    <w:p w:rsidR="0017374C" w:rsidRPr="008C7E78" w:rsidRDefault="0017374C" w:rsidP="00E6654A">
      <w:pPr>
        <w:rPr>
          <w:ins w:id="8071" w:author="Arthur Parmentier" w:date="2020-05-14T15:37:00Z"/>
          <w:lang w:val="fr-FR"/>
          <w:rPrChange w:id="8072" w:author="Arthur Parmentier" w:date="2020-06-07T18:32:00Z">
            <w:rPr>
              <w:ins w:id="8073" w:author="Arthur Parmentier" w:date="2020-05-14T15:37:00Z"/>
            </w:rPr>
          </w:rPrChange>
        </w:rPr>
      </w:pPr>
      <w:ins w:id="8074" w:author="Arthur Parmentier" w:date="2020-05-14T15:29:00Z">
        <w:r w:rsidRPr="008C7E78">
          <w:rPr>
            <w:lang w:val="fr-FR"/>
            <w:rPrChange w:id="8075" w:author="Arthur Parmentier" w:date="2020-06-07T18:32:00Z">
              <w:rPr/>
            </w:rPrChange>
          </w:rPr>
          <w:t xml:space="preserve">W a </w:t>
        </w:r>
        <w:r w:rsidR="009814BB" w:rsidRPr="008C7E78">
          <w:rPr>
            <w:lang w:val="fr-FR"/>
            <w:rPrChange w:id="8076" w:author="Arthur Parmentier" w:date="2020-06-07T18:32:00Z">
              <w:rPr/>
            </w:rPrChange>
          </w:rPr>
          <w:t>d</w:t>
        </w:r>
        <w:r w:rsidRPr="008C7E78">
          <w:rPr>
            <w:lang w:val="fr-FR"/>
            <w:rPrChange w:id="8077" w:author="Arthur Parmentier" w:date="2020-06-07T18:32:00Z">
              <w:rPr/>
            </w:rPrChange>
          </w:rPr>
          <w:t>eja supprimé signe?</w:t>
        </w:r>
        <w:r w:rsidR="009814BB" w:rsidRPr="008C7E78">
          <w:rPr>
            <w:lang w:val="fr-FR"/>
            <w:rPrChange w:id="8078" w:author="Arthur Parmentier" w:date="2020-06-07T18:32:00Z">
              <w:rPr/>
            </w:rPrChange>
          </w:rPr>
          <w:t xml:space="preserve"> Pk?</w:t>
        </w:r>
        <w:r w:rsidRPr="008C7E78">
          <w:rPr>
            <w:lang w:val="fr-FR"/>
            <w:rPrChange w:id="8079" w:author="Arthur Parmentier" w:date="2020-06-07T18:32:00Z">
              <w:rPr/>
            </w:rPrChange>
          </w:rPr>
          <w:t xml:space="preserve"> Ex “race” supprimée du dict de l’académie</w:t>
        </w:r>
      </w:ins>
      <w:ins w:id="8080" w:author="Arthur Parmentier" w:date="2020-05-14T15:30:00Z">
        <w:r w:rsidR="008B1BC4" w:rsidRPr="008C7E78">
          <w:rPr>
            <w:lang w:val="fr-FR"/>
            <w:rPrChange w:id="8081" w:author="Arthur Parmentier" w:date="2020-06-07T18:32:00Z">
              <w:rPr/>
            </w:rPrChange>
          </w:rPr>
          <w:br/>
          <w:t>Pas de synonyme en SP?</w:t>
        </w:r>
        <w:r w:rsidR="009C4444" w:rsidRPr="008C7E78">
          <w:rPr>
            <w:lang w:val="fr-FR"/>
            <w:rPrChange w:id="8082" w:author="Arthur Parmentier" w:date="2020-06-07T18:32:00Z">
              <w:rPr/>
            </w:rPrChange>
          </w:rPr>
          <w:t xml:space="preserve"> </w:t>
        </w:r>
      </w:ins>
      <w:ins w:id="8083" w:author="Arthur Parmentier" w:date="2020-05-14T15:31:00Z">
        <w:r w:rsidR="009C4444" w:rsidRPr="008C7E78">
          <w:rPr>
            <w:lang w:val="fr-FR"/>
            <w:rPrChange w:id="8084" w:author="Arthur Parmentier" w:date="2020-06-07T18:32:00Z">
              <w:rPr/>
            </w:rPrChange>
          </w:rPr>
          <w:t>Interpretation du synonyme d</w:t>
        </w:r>
      </w:ins>
      <w:ins w:id="8085" w:author="Arthur Parmentier" w:date="2020-05-14T15:32:00Z">
        <w:r w:rsidR="009C4444" w:rsidRPr="008C7E78">
          <w:rPr>
            <w:lang w:val="fr-FR"/>
            <w:rPrChange w:id="8086" w:author="Arthur Parmentier" w:date="2020-06-07T18:32:00Z">
              <w:rPr/>
            </w:rPrChange>
          </w:rPr>
          <w:t>ans les langues avec contexts: ???</w:t>
        </w:r>
        <w:r w:rsidR="00A67223" w:rsidRPr="008C7E78">
          <w:rPr>
            <w:lang w:val="fr-FR"/>
            <w:rPrChange w:id="8087" w:author="Arthur Parmentier" w:date="2020-06-07T18:32:00Z">
              <w:rPr/>
            </w:rPrChange>
          </w:rPr>
          <w:t xml:space="preserve"> nuance contextuelle (cf video )</w:t>
        </w:r>
      </w:ins>
    </w:p>
    <w:p w:rsidR="00A06D4C" w:rsidRPr="008C7E78" w:rsidRDefault="00A06D4C" w:rsidP="00E6654A">
      <w:pPr>
        <w:rPr>
          <w:ins w:id="8088" w:author="Arthur Parmentier" w:date="2020-05-14T15:37:00Z"/>
          <w:lang w:val="fr-FR"/>
          <w:rPrChange w:id="8089" w:author="Arthur Parmentier" w:date="2020-06-07T18:32:00Z">
            <w:rPr>
              <w:ins w:id="8090" w:author="Arthur Parmentier" w:date="2020-05-14T15:37:00Z"/>
            </w:rPr>
          </w:rPrChange>
        </w:rPr>
      </w:pPr>
    </w:p>
    <w:p w:rsidR="00A06D4C" w:rsidRPr="008C7E78" w:rsidRDefault="00A06D4C" w:rsidP="00E6654A">
      <w:pPr>
        <w:rPr>
          <w:ins w:id="8091" w:author="Arthur Parmentier" w:date="2020-05-14T15:38:00Z"/>
          <w:lang w:val="fr-FR"/>
          <w:rPrChange w:id="8092" w:author="Arthur Parmentier" w:date="2020-06-07T18:32:00Z">
            <w:rPr>
              <w:ins w:id="8093" w:author="Arthur Parmentier" w:date="2020-05-14T15:38:00Z"/>
            </w:rPr>
          </w:rPrChange>
        </w:rPr>
      </w:pPr>
      <w:ins w:id="8094" w:author="Arthur Parmentier" w:date="2020-05-14T15:37:00Z">
        <w:r w:rsidRPr="008C7E78">
          <w:rPr>
            <w:lang w:val="fr-FR"/>
            <w:rPrChange w:id="8095" w:author="Arthur Parmentier" w:date="2020-06-07T18:32:00Z">
              <w:rPr/>
            </w:rPrChange>
          </w:rPr>
          <w:t xml:space="preserve">Language SP manipulé </w:t>
        </w:r>
      </w:ins>
      <w:ins w:id="8096" w:author="Arthur Parmentier" w:date="2020-05-14T15:38:00Z">
        <w:r w:rsidRPr="008C7E78">
          <w:rPr>
            <w:lang w:val="fr-FR"/>
            <w:rPrChange w:id="8097" w:author="Arthur Parmentier" w:date="2020-06-07T18:32:00Z">
              <w:rPr/>
            </w:rPrChange>
          </w:rPr>
          <w:t>par le sp (context free grammar) VS musical language (context sensitive)</w:t>
        </w:r>
        <w:r w:rsidR="00F732CE" w:rsidRPr="008C7E78">
          <w:rPr>
            <w:lang w:val="fr-FR"/>
            <w:rPrChange w:id="8098" w:author="Arthur Parmentier" w:date="2020-06-07T18:32:00Z">
              <w:rPr/>
            </w:rPrChange>
          </w:rPr>
          <w:t xml:space="preserve"> by performer</w:t>
        </w:r>
      </w:ins>
    </w:p>
    <w:p w:rsidR="00475458" w:rsidRPr="008C7E78" w:rsidRDefault="00475458" w:rsidP="00E6654A">
      <w:pPr>
        <w:rPr>
          <w:ins w:id="8099" w:author="Arthur Parmentier" w:date="2020-05-14T15:38:00Z"/>
          <w:lang w:val="fr-FR"/>
          <w:rPrChange w:id="8100" w:author="Arthur Parmentier" w:date="2020-06-07T18:32:00Z">
            <w:rPr>
              <w:ins w:id="8101" w:author="Arthur Parmentier" w:date="2020-05-14T15:38:00Z"/>
            </w:rPr>
          </w:rPrChange>
        </w:rPr>
      </w:pPr>
    </w:p>
    <w:p w:rsidR="00475458" w:rsidRPr="008C7E78" w:rsidRDefault="00475458" w:rsidP="00E6654A">
      <w:pPr>
        <w:rPr>
          <w:ins w:id="8102" w:author="Arthur Parmentier" w:date="2020-05-14T15:44:00Z"/>
          <w:lang w:val="fr-FR"/>
          <w:rPrChange w:id="8103" w:author="Arthur Parmentier" w:date="2020-06-07T18:32:00Z">
            <w:rPr>
              <w:ins w:id="8104" w:author="Arthur Parmentier" w:date="2020-05-14T15:44:00Z"/>
            </w:rPr>
          </w:rPrChange>
        </w:rPr>
      </w:pPr>
      <w:ins w:id="8105" w:author="Arthur Parmentier" w:date="2020-05-14T15:38:00Z">
        <w:r w:rsidRPr="008C7E78">
          <w:rPr>
            <w:lang w:val="fr-FR"/>
            <w:rPrChange w:id="8106" w:author="Arthur Parmentier" w:date="2020-06-07T18:32:00Z">
              <w:rPr/>
            </w:rPrChange>
          </w:rPr>
          <w:t>Context</w:t>
        </w:r>
      </w:ins>
      <w:ins w:id="8107" w:author="Arthur Parmentier" w:date="2020-05-14T15:39:00Z">
        <w:r w:rsidRPr="008C7E78">
          <w:rPr>
            <w:lang w:val="fr-FR"/>
            <w:rPrChange w:id="8108" w:author="Arthur Parmentier" w:date="2020-06-07T18:32:00Z">
              <w:rPr/>
            </w:rPrChange>
          </w:rPr>
          <w:t>: importance au dela de la (context</w:t>
        </w:r>
      </w:ins>
      <w:ins w:id="8109" w:author="Arthur Parmentier" w:date="2020-05-14T15:41:00Z">
        <w:r w:rsidR="005A0160" w:rsidRPr="008C7E78">
          <w:rPr>
            <w:lang w:val="fr-FR"/>
            <w:rPrChange w:id="8110" w:author="Arthur Parmentier" w:date="2020-06-07T18:32:00Z">
              <w:rPr/>
            </w:rPrChange>
          </w:rPr>
          <w:t>-</w:t>
        </w:r>
      </w:ins>
      <w:ins w:id="8111" w:author="Arthur Parmentier" w:date="2020-05-14T15:39:00Z">
        <w:r w:rsidRPr="008C7E78">
          <w:rPr>
            <w:lang w:val="fr-FR"/>
            <w:rPrChange w:id="8112" w:author="Arthur Parmentier" w:date="2020-06-07T18:32:00Z">
              <w:rPr/>
            </w:rPrChange>
          </w:rPr>
          <w:t>free grammar)</w:t>
        </w:r>
        <w:r w:rsidR="00384716" w:rsidRPr="008C7E78">
          <w:rPr>
            <w:lang w:val="fr-FR"/>
            <w:rPrChange w:id="8113" w:author="Arthur Parmentier" w:date="2020-06-07T18:32:00Z">
              <w:rPr/>
            </w:rPrChange>
          </w:rPr>
          <w:t>: attentes du compositeur, configuration</w:t>
        </w:r>
      </w:ins>
      <w:ins w:id="8114" w:author="Arthur Parmentier" w:date="2020-05-14T15:41:00Z">
        <w:r w:rsidR="00CF3BC0" w:rsidRPr="008C7E78">
          <w:rPr>
            <w:lang w:val="fr-FR"/>
            <w:rPrChange w:id="8115" w:author="Arthur Parmentier" w:date="2020-06-07T18:32:00Z">
              <w:rPr/>
            </w:rPrChange>
          </w:rPr>
          <w:t>, par défaut…</w:t>
        </w:r>
      </w:ins>
    </w:p>
    <w:p w:rsidR="005D5A11" w:rsidRPr="008C7E78" w:rsidRDefault="005D5A11" w:rsidP="00E6654A">
      <w:pPr>
        <w:rPr>
          <w:ins w:id="8116" w:author="Arthur Parmentier" w:date="2020-05-14T15:44:00Z"/>
          <w:lang w:val="fr-FR"/>
          <w:rPrChange w:id="8117" w:author="Arthur Parmentier" w:date="2020-06-07T18:32:00Z">
            <w:rPr>
              <w:ins w:id="8118" w:author="Arthur Parmentier" w:date="2020-05-14T15:44:00Z"/>
            </w:rPr>
          </w:rPrChange>
        </w:rPr>
      </w:pPr>
    </w:p>
    <w:p w:rsidR="005D5A11" w:rsidRPr="008C7E78" w:rsidRDefault="005D5A11" w:rsidP="00E6654A">
      <w:pPr>
        <w:rPr>
          <w:ins w:id="8119" w:author="Arthur Parmentier" w:date="2020-05-14T15:44:00Z"/>
          <w:lang w:val="fr-FR"/>
          <w:rPrChange w:id="8120" w:author="Arthur Parmentier" w:date="2020-06-07T18:32:00Z">
            <w:rPr>
              <w:ins w:id="8121" w:author="Arthur Parmentier" w:date="2020-05-14T15:44:00Z"/>
            </w:rPr>
          </w:rPrChange>
        </w:rPr>
      </w:pPr>
      <w:ins w:id="8122" w:author="Arthur Parmentier" w:date="2020-05-14T15:44:00Z">
        <w:r w:rsidRPr="008C7E78">
          <w:rPr>
            <w:lang w:val="fr-FR"/>
            <w:rPrChange w:id="8123" w:author="Arthur Parmentier" w:date="2020-06-07T18:32:00Z">
              <w:rPr/>
            </w:rPrChange>
          </w:rPr>
          <w:t>Mode: préciser le sens</w:t>
        </w:r>
        <w:r w:rsidR="0074035C" w:rsidRPr="008C7E78">
          <w:rPr>
            <w:lang w:val="fr-FR"/>
            <w:rPrChange w:id="8124" w:author="Arthur Parmentier" w:date="2020-06-07T18:32:00Z">
              <w:rPr/>
            </w:rPrChange>
          </w:rPr>
          <w:t xml:space="preserve"> </w:t>
        </w:r>
        <w:r w:rsidRPr="008C7E78">
          <w:rPr>
            <w:lang w:val="fr-FR"/>
            <w:rPrChange w:id="8125" w:author="Arthur Parmentier" w:date="2020-06-07T18:32:00Z">
              <w:rPr/>
            </w:rPrChange>
          </w:rPr>
          <w:t>en SP</w:t>
        </w:r>
      </w:ins>
    </w:p>
    <w:p w:rsidR="0074035C" w:rsidRPr="008C7E78" w:rsidRDefault="0074035C" w:rsidP="00E6654A">
      <w:pPr>
        <w:rPr>
          <w:ins w:id="8126" w:author="Arthur Parmentier" w:date="2020-05-14T15:58:00Z"/>
          <w:lang w:val="fr-FR"/>
          <w:rPrChange w:id="8127" w:author="Arthur Parmentier" w:date="2020-06-07T18:32:00Z">
            <w:rPr>
              <w:ins w:id="8128" w:author="Arthur Parmentier" w:date="2020-05-14T15:58:00Z"/>
            </w:rPr>
          </w:rPrChange>
        </w:rPr>
      </w:pPr>
      <w:ins w:id="8129" w:author="Arthur Parmentier" w:date="2020-05-14T15:44:00Z">
        <w:r w:rsidRPr="008C7E78">
          <w:rPr>
            <w:lang w:val="fr-FR"/>
            <w:rPrChange w:id="8130" w:author="Arthur Parmentier" w:date="2020-06-07T18:32:00Z">
              <w:rPr/>
            </w:rPrChange>
          </w:rPr>
          <w:t>“mode”, “for</w:t>
        </w:r>
      </w:ins>
      <w:ins w:id="8131" w:author="Arthur Parmentier" w:date="2020-05-14T15:45:00Z">
        <w:r w:rsidRPr="008C7E78">
          <w:rPr>
            <w:lang w:val="fr-FR"/>
            <w:rPrChange w:id="8132" w:author="Arthur Parmentier" w:date="2020-06-07T18:32:00Z">
              <w:rPr/>
            </w:rPrChange>
          </w:rPr>
          <w:t>me”</w:t>
        </w:r>
      </w:ins>
    </w:p>
    <w:p w:rsidR="00FB6B81" w:rsidRPr="008C7E78" w:rsidRDefault="00FB6B81" w:rsidP="00E6654A">
      <w:pPr>
        <w:rPr>
          <w:ins w:id="8133" w:author="Arthur Parmentier" w:date="2020-05-14T15:59:00Z"/>
          <w:lang w:val="fr-FR"/>
          <w:rPrChange w:id="8134" w:author="Arthur Parmentier" w:date="2020-06-07T18:32:00Z">
            <w:rPr>
              <w:ins w:id="8135" w:author="Arthur Parmentier" w:date="2020-05-14T15:59:00Z"/>
            </w:rPr>
          </w:rPrChange>
        </w:rPr>
      </w:pPr>
    </w:p>
    <w:p w:rsidR="00FB6B81" w:rsidRPr="008C7E78" w:rsidRDefault="00FB6B81" w:rsidP="00E6654A">
      <w:pPr>
        <w:rPr>
          <w:ins w:id="8136" w:author="Arthur Parmentier" w:date="2020-05-14T15:58:00Z"/>
          <w:lang w:val="fr-FR"/>
          <w:rPrChange w:id="8137" w:author="Arthur Parmentier" w:date="2020-06-07T18:32:00Z">
            <w:rPr>
              <w:ins w:id="8138" w:author="Arthur Parmentier" w:date="2020-05-14T15:58:00Z"/>
            </w:rPr>
          </w:rPrChange>
        </w:rPr>
      </w:pPr>
      <w:ins w:id="8139" w:author="Arthur Parmentier" w:date="2020-05-14T15:59:00Z">
        <w:r w:rsidRPr="008C7E78">
          <w:rPr>
            <w:lang w:val="fr-FR"/>
            <w:rPrChange w:id="8140" w:author="Arthur Parmentier" w:date="2020-06-07T18:32:00Z">
              <w:rPr/>
            </w:rPrChange>
          </w:rPr>
          <w:t>Glossaire (definition des mots/concepts utilizes)</w:t>
        </w:r>
      </w:ins>
    </w:p>
    <w:p w:rsidR="00FB6B81" w:rsidRPr="008C7E78" w:rsidRDefault="00FB6B81" w:rsidP="00E6654A">
      <w:pPr>
        <w:rPr>
          <w:ins w:id="8141" w:author="Arthur Parmentier" w:date="2020-05-14T16:26:00Z"/>
          <w:lang w:val="fr-FR"/>
          <w:rPrChange w:id="8142" w:author="Arthur Parmentier" w:date="2020-06-07T18:32:00Z">
            <w:rPr>
              <w:ins w:id="8143" w:author="Arthur Parmentier" w:date="2020-05-14T16:26:00Z"/>
            </w:rPr>
          </w:rPrChange>
        </w:rPr>
      </w:pPr>
      <w:ins w:id="8144" w:author="Arthur Parmentier" w:date="2020-05-14T15:58:00Z">
        <w:r w:rsidRPr="008C7E78">
          <w:rPr>
            <w:lang w:val="fr-FR"/>
            <w:rPrChange w:id="8145" w:author="Arthur Parmentier" w:date="2020-06-07T18:32:00Z">
              <w:rPr/>
            </w:rPrChange>
          </w:rPr>
          <w:t>Biblio, table des illust</w:t>
        </w:r>
      </w:ins>
      <w:ins w:id="8146" w:author="Arthur Parmentier" w:date="2020-05-14T15:59:00Z">
        <w:r w:rsidRPr="008C7E78">
          <w:rPr>
            <w:lang w:val="fr-FR"/>
            <w:rPrChange w:id="8147" w:author="Arthur Parmentier" w:date="2020-06-07T18:32:00Z">
              <w:rPr/>
            </w:rPrChange>
          </w:rPr>
          <w:t>rations.</w:t>
        </w:r>
      </w:ins>
    </w:p>
    <w:p w:rsidR="009946FB" w:rsidRPr="008C7E78" w:rsidRDefault="009946FB" w:rsidP="00E6654A">
      <w:pPr>
        <w:rPr>
          <w:ins w:id="8148" w:author="Arthur Parmentier" w:date="2020-05-14T16:26:00Z"/>
          <w:lang w:val="fr-FR"/>
          <w:rPrChange w:id="8149" w:author="Arthur Parmentier" w:date="2020-06-07T18:32:00Z">
            <w:rPr>
              <w:ins w:id="8150" w:author="Arthur Parmentier" w:date="2020-05-14T16:26:00Z"/>
            </w:rPr>
          </w:rPrChange>
        </w:rPr>
      </w:pPr>
    </w:p>
    <w:p w:rsidR="009946FB" w:rsidRPr="008C7E78" w:rsidRDefault="009946FB" w:rsidP="00E6654A">
      <w:pPr>
        <w:rPr>
          <w:ins w:id="8151" w:author="Arthur Parmentier" w:date="2020-05-14T16:26:00Z"/>
          <w:lang w:val="fr-FR"/>
          <w:rPrChange w:id="8152" w:author="Arthur Parmentier" w:date="2020-06-07T18:32:00Z">
            <w:rPr>
              <w:ins w:id="8153" w:author="Arthur Parmentier" w:date="2020-05-14T16:26:00Z"/>
            </w:rPr>
          </w:rPrChange>
        </w:rPr>
      </w:pPr>
      <w:ins w:id="8154" w:author="Arthur Parmentier" w:date="2020-05-14T16:26:00Z">
        <w:r w:rsidRPr="008C7E78">
          <w:rPr>
            <w:lang w:val="fr-FR"/>
            <w:rPrChange w:id="8155" w:author="Arthur Parmentier" w:date="2020-06-07T18:32:00Z">
              <w:rPr/>
            </w:rPrChange>
          </w:rPr>
          <w:t>4 semaines:</w:t>
        </w:r>
      </w:ins>
    </w:p>
    <w:p w:rsidR="009946FB" w:rsidRPr="008C0EC1" w:rsidRDefault="009946FB" w:rsidP="00E6654A">
      <w:pPr>
        <w:rPr>
          <w:ins w:id="8156" w:author="Arthur Parmentier" w:date="2020-05-14T16:28:00Z"/>
          <w:lang w:val="fr-FR"/>
          <w:rPrChange w:id="8157" w:author="Arthur Parmentier" w:date="2020-06-11T11:42:00Z">
            <w:rPr>
              <w:ins w:id="8158" w:author="Arthur Parmentier" w:date="2020-05-14T16:28:00Z"/>
            </w:rPr>
          </w:rPrChange>
        </w:rPr>
      </w:pPr>
      <w:ins w:id="8159" w:author="Arthur Parmentier" w:date="2020-05-14T16:28:00Z">
        <w:r w:rsidRPr="008C0EC1">
          <w:rPr>
            <w:lang w:val="fr-FR"/>
            <w:rPrChange w:id="8160" w:author="Arthur Parmentier" w:date="2020-06-11T11:42:00Z">
              <w:rPr/>
            </w:rPrChange>
          </w:rPr>
          <w:lastRenderedPageBreak/>
          <w:t xml:space="preserve">Facilité: </w:t>
        </w:r>
      </w:ins>
    </w:p>
    <w:p w:rsidR="009946FB" w:rsidRPr="007C437A" w:rsidRDefault="009946FB">
      <w:pPr>
        <w:ind w:firstLine="360"/>
        <w:rPr>
          <w:ins w:id="8161" w:author="Arthur Parmentier" w:date="2020-05-14T16:28:00Z"/>
        </w:rPr>
        <w:pPrChange w:id="8162" w:author="Arthur Parmentier" w:date="2020-05-14T16:28:00Z">
          <w:pPr/>
        </w:pPrChange>
      </w:pPr>
      <w:ins w:id="8163" w:author="Arthur Parmentier" w:date="2020-05-14T16:28:00Z">
        <w:r w:rsidRPr="007C437A">
          <w:t>- partie technologique</w:t>
        </w:r>
      </w:ins>
    </w:p>
    <w:p w:rsidR="009946FB" w:rsidRPr="007C437A" w:rsidRDefault="009946FB" w:rsidP="009946FB">
      <w:pPr>
        <w:pStyle w:val="Paragraphedeliste"/>
        <w:numPr>
          <w:ilvl w:val="0"/>
          <w:numId w:val="14"/>
        </w:numPr>
        <w:rPr>
          <w:ins w:id="8164" w:author="Arthur Parmentier" w:date="2020-05-14T16:28:00Z"/>
        </w:rPr>
      </w:pPr>
      <w:ins w:id="8165" w:author="Arthur Parmentier" w:date="2020-05-14T16:28:00Z">
        <w:r w:rsidRPr="007C437A">
          <w:t>Brief history of SP</w:t>
        </w:r>
      </w:ins>
    </w:p>
    <w:p w:rsidR="009946FB" w:rsidRPr="007C437A" w:rsidRDefault="009946FB" w:rsidP="00B827FE">
      <w:pPr>
        <w:rPr>
          <w:ins w:id="8166" w:author="Arthur Parmentier" w:date="2020-05-22T11:49:00Z"/>
        </w:rPr>
      </w:pPr>
    </w:p>
    <w:p w:rsidR="00B827FE" w:rsidRPr="007C437A" w:rsidRDefault="00B827FE">
      <w:pPr>
        <w:rPr>
          <w:ins w:id="8167" w:author="Arthur Parmentier" w:date="2020-05-23T19:48:00Z"/>
        </w:rPr>
      </w:pPr>
      <w:ins w:id="8168" w:author="Arthur Parmentier" w:date="2020-05-22T11:49:00Z">
        <w:r w:rsidRPr="007C437A">
          <w:t>INTERACTML and why I dropped Unity</w:t>
        </w:r>
      </w:ins>
    </w:p>
    <w:p w:rsidR="0019026D" w:rsidRPr="007C437A" w:rsidRDefault="0019026D">
      <w:pPr>
        <w:rPr>
          <w:ins w:id="8169" w:author="Arthur Parmentier" w:date="2020-06-05T16:32:00Z"/>
        </w:rPr>
      </w:pPr>
      <w:ins w:id="8170" w:author="Arthur Parmentier" w:date="2020-05-23T19:48:00Z">
        <w:r w:rsidRPr="007C437A">
          <w:t>Splitcam</w:t>
        </w:r>
      </w:ins>
    </w:p>
    <w:p w:rsidR="00E814B3" w:rsidRPr="007C437A" w:rsidRDefault="00E814B3">
      <w:pPr>
        <w:rPr>
          <w:ins w:id="8171" w:author="Arthur Parmentier" w:date="2020-06-05T16:32:00Z"/>
        </w:rPr>
      </w:pPr>
    </w:p>
    <w:p w:rsidR="006E2B59" w:rsidRPr="007C437A" w:rsidRDefault="006E2B59" w:rsidP="006E2B59">
      <w:pPr>
        <w:rPr>
          <w:moveTo w:id="8172" w:author="Arthur Parmentier" w:date="2020-06-06T22:11:00Z"/>
        </w:rPr>
      </w:pPr>
      <w:moveToRangeStart w:id="8173" w:author="Arthur Parmentier" w:date="2020-06-06T22:11:00Z" w:name="move42373884"/>
      <w:moveTo w:id="8174" w:author="Arthur Parmentier" w:date="2020-06-06T22:11:00Z">
        <w:r w:rsidRPr="007C437A">
          <w:t>DRAFT of ideas</w:t>
        </w:r>
      </w:moveTo>
    </w:p>
    <w:p w:rsidR="006E2B59" w:rsidRPr="007C437A" w:rsidRDefault="006E2B59" w:rsidP="006E2B59">
      <w:pPr>
        <w:pStyle w:val="Paragraphedeliste"/>
        <w:numPr>
          <w:ilvl w:val="0"/>
          <w:numId w:val="8"/>
        </w:numPr>
        <w:rPr>
          <w:moveTo w:id="8175" w:author="Arthur Parmentier" w:date="2020-06-06T22:11:00Z"/>
        </w:rPr>
      </w:pPr>
      <w:moveTo w:id="8176" w:author="Arthur Parmentier" w:date="2020-06-06T22:11:00Z">
        <w:r w:rsidRPr="007C437A">
          <w:t>“Traditional”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8177" w:author="Arthur Parmentier" w:date="2020-06-06T22:11:00Z"/>
        </w:rPr>
      </w:pPr>
      <w:moveTo w:id="8178"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8179" w:author="Arthur Parmentier" w:date="2020-06-06T22:11:00Z"/>
        </w:rPr>
      </w:pPr>
      <w:moveTo w:id="8180"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8181" w:author="Arthur Parmentier" w:date="2020-06-06T22:11:00Z"/>
        </w:rPr>
      </w:pPr>
      <w:moveTo w:id="8182"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8183" w:author="Arthur Parmentier" w:date="2020-06-06T22:11:00Z"/>
        </w:rPr>
      </w:pPr>
      <w:moveTo w:id="8184"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8185" w:author="Arthur Parmentier" w:date="2020-06-06T22:11:00Z"/>
        </w:rPr>
      </w:pPr>
      <w:moveTo w:id="8186" w:author="Arthur Parmentier" w:date="2020-06-06T22:11:00Z">
        <w:r w:rsidRPr="007C437A">
          <w:t>but rather a fluid, dynamic and varying grammar</w:t>
        </w:r>
      </w:moveTo>
    </w:p>
    <w:moveToRangeEnd w:id="8173"/>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8187"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5273" w:rsidRDefault="008F5273" w:rsidP="00E6654A">
      <w:r>
        <w:separator/>
      </w:r>
    </w:p>
  </w:endnote>
  <w:endnote w:type="continuationSeparator" w:id="0">
    <w:p w:rsidR="008F5273" w:rsidRDefault="008F5273"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90C" w:rsidRDefault="0054290C" w:rsidP="00E6654A">
    <w:r>
      <w:fldChar w:fldCharType="begin"/>
    </w:r>
    <w:r>
      <w:instrText>PAGE</w:instrText>
    </w:r>
    <w:r>
      <w:fldChar w:fldCharType="end"/>
    </w:r>
  </w:p>
  <w:p w:rsidR="0054290C" w:rsidRDefault="0054290C"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90C" w:rsidRDefault="0054290C" w:rsidP="00E6654A">
    <w:r>
      <w:fldChar w:fldCharType="begin"/>
    </w:r>
    <w:r>
      <w:instrText>PAGE</w:instrText>
    </w:r>
    <w:r>
      <w:fldChar w:fldCharType="separate"/>
    </w:r>
    <w:r>
      <w:rPr>
        <w:noProof/>
      </w:rPr>
      <w:t>1</w:t>
    </w:r>
    <w:r>
      <w:fldChar w:fldCharType="end"/>
    </w:r>
  </w:p>
  <w:p w:rsidR="0054290C" w:rsidRDefault="0054290C"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5273" w:rsidRDefault="008F5273" w:rsidP="00E6654A">
      <w:r>
        <w:separator/>
      </w:r>
    </w:p>
  </w:footnote>
  <w:footnote w:type="continuationSeparator" w:id="0">
    <w:p w:rsidR="008F5273" w:rsidRDefault="008F5273" w:rsidP="00E6654A">
      <w:r>
        <w:continuationSeparator/>
      </w:r>
    </w:p>
  </w:footnote>
  <w:footnote w:id="1">
    <w:p w:rsidR="0054290C" w:rsidRPr="008C7E78" w:rsidRDefault="0054290C">
      <w:pPr>
        <w:pStyle w:val="Notedebasdepage"/>
      </w:pPr>
      <w:ins w:id="756" w:author="Arthur Parmentier" w:date="2020-06-06T15:59:00Z">
        <w:r>
          <w:rPr>
            <w:rStyle w:val="Appelnotedebasdep"/>
          </w:rPr>
          <w:footnoteRef/>
        </w:r>
        <w:r>
          <w:t xml:space="preserve"> </w:t>
        </w:r>
        <w:r w:rsidRPr="008C7E78">
          <w:rPr>
            <w:rPrChange w:id="757" w:author="Arthur Parmentier" w:date="2020-06-07T18:32:00Z">
              <w:rPr>
                <w:lang w:val="fr-FR"/>
              </w:rPr>
            </w:rPrChange>
          </w:rPr>
          <w:t xml:space="preserve">I have no </w:t>
        </w:r>
      </w:ins>
      <w:ins w:id="758" w:author="Arthur Parmentier" w:date="2020-06-06T16:00:00Z">
        <w:r w:rsidRPr="008C7E78">
          <w:rPr>
            <w:rPrChange w:id="759" w:author="Arthur Parmentier" w:date="2020-06-07T18:32:00Z">
              <w:rPr>
                <w:lang w:val="fr-FR"/>
              </w:rPr>
            </w:rPrChange>
          </w:rPr>
          <w:t>example of SP used by artists outside modern societies</w:t>
        </w:r>
      </w:ins>
      <w:ins w:id="760" w:author="Arthur Parmentier" w:date="2020-06-06T16:01:00Z">
        <w:r w:rsidRPr="008C7E78">
          <w:rPr>
            <w:rPrChange w:id="761" w:author="Arthur Parmentier" w:date="2020-06-07T18:32:00Z">
              <w:rPr>
                <w:lang w:val="fr-FR"/>
              </w:rPr>
            </w:rPrChange>
          </w:rPr>
          <w:t xml:space="preserve"> </w:t>
        </w:r>
      </w:ins>
      <w:ins w:id="762" w:author="Arthur Parmentier" w:date="2020-06-06T16:00:00Z">
        <w:r w:rsidRPr="008C7E78">
          <w:rPr>
            <w:rPrChange w:id="763" w:author="Arthur Parmentier" w:date="2020-06-07T18:32:00Z">
              <w:rPr>
                <w:lang w:val="fr-FR"/>
              </w:rPr>
            </w:rPrChange>
          </w:rPr>
          <w:t>but experience</w:t>
        </w:r>
      </w:ins>
      <w:ins w:id="764" w:author="Arthur Parmentier" w:date="2020-06-06T16:01:00Z">
        <w:r w:rsidRPr="008C7E78">
          <w:rPr>
            <w:rPrChange w:id="765" w:author="Arthur Parmentier" w:date="2020-06-07T18:32:00Z">
              <w:rPr>
                <w:lang w:val="fr-FR"/>
              </w:rPr>
            </w:rPrChange>
          </w:rPr>
          <w:t>s</w:t>
        </w:r>
      </w:ins>
      <w:ins w:id="766" w:author="Arthur Parmentier" w:date="2020-06-06T16:00:00Z">
        <w:r w:rsidRPr="008C7E78">
          <w:rPr>
            <w:rPrChange w:id="767" w:author="Arthur Parmentier" w:date="2020-06-07T18:32:00Z">
              <w:rPr>
                <w:lang w:val="fr-FR"/>
              </w:rPr>
            </w:rPrChange>
          </w:rPr>
          <w:t xml:space="preserve"> with people from cultures that do not share the same linguistic</w:t>
        </w:r>
      </w:ins>
      <w:ins w:id="768" w:author="Arthur Parmentier" w:date="2020-06-06T16:01:00Z">
        <w:r w:rsidRPr="008C7E78">
          <w:rPr>
            <w:rPrChange w:id="769" w:author="Arthur Parmentier" w:date="2020-06-07T18:32:00Z">
              <w:rPr>
                <w:lang w:val="fr-FR"/>
              </w:rPr>
            </w:rPrChange>
          </w:rPr>
          <w:t xml:space="preserve"> structures and views on the artistic practices and roles would be very interesting for further studies.</w:t>
        </w:r>
      </w:ins>
    </w:p>
  </w:footnote>
  <w:footnote w:id="2">
    <w:p w:rsidR="0054290C" w:rsidRPr="00B16E7C" w:rsidRDefault="0054290C">
      <w:pPr>
        <w:pStyle w:val="Notedebasdepage"/>
        <w:rPr>
          <w:lang w:val="fr-FR"/>
          <w:rPrChange w:id="873" w:author="Arthur Parmentier" w:date="2020-06-06T16:32:00Z">
            <w:rPr/>
          </w:rPrChange>
        </w:rPr>
      </w:pPr>
      <w:ins w:id="874" w:author="Arthur Parmentier" w:date="2020-06-06T16:32:00Z">
        <w:r>
          <w:rPr>
            <w:rStyle w:val="Appelnotedebasdep"/>
          </w:rPr>
          <w:footnoteRef/>
        </w:r>
        <w:r>
          <w:t xml:space="preserve"> </w:t>
        </w:r>
      </w:ins>
      <w:ins w:id="875" w:author="Arthur Parmentier" w:date="2020-06-06T16:39:00Z">
        <w:r w:rsidRPr="008C7E78">
          <w:rPr>
            <w:rPrChange w:id="876" w:author="Arthur Parmentier" w:date="2020-06-07T18:32:00Z">
              <w:rPr>
                <w:lang w:val="fr-FR"/>
              </w:rPr>
            </w:rPrChange>
          </w:rPr>
          <w:t xml:space="preserve">For reference, see </w:t>
        </w:r>
      </w:ins>
      <w:ins w:id="877" w:author="Arthur Parmentier" w:date="2020-06-06T16:40:00Z">
        <w:r w:rsidRPr="008C7E78">
          <w:rPr>
            <w:rPrChange w:id="878" w:author="Arthur Parmentier" w:date="2020-06-07T18:32:00Z">
              <w:rPr>
                <w:lang w:val="fr-FR"/>
              </w:rPr>
            </w:rPrChange>
          </w:rPr>
          <w:t xml:space="preserve">Le Corre, G. (2007). </w:t>
        </w:r>
        <w:r w:rsidRPr="00057697">
          <w:rPr>
            <w:lang w:val="fr-FR"/>
          </w:rPr>
          <w:t>La langue des signes française (LSF). Enfance, vol. 59(3), 228-236</w:t>
        </w:r>
        <w:r>
          <w:rPr>
            <w:lang w:val="fr-FR"/>
          </w:rPr>
          <w:t xml:space="preserve"> or « </w:t>
        </w:r>
      </w:ins>
      <w:ins w:id="879" w:author="Arthur Parmentier" w:date="2020-06-06T16:41:00Z">
        <w:r w:rsidRPr="00057697">
          <w:rPr>
            <w:lang w:val="fr-FR"/>
          </w:rPr>
          <w:t>J'avancerai vers toi avec les yeux d'un sourd</w:t>
        </w:r>
        <w:r>
          <w:rPr>
            <w:lang w:val="fr-FR"/>
          </w:rPr>
          <w:t> » (Laetitia Carton, 2015)</w:t>
        </w:r>
      </w:ins>
    </w:p>
  </w:footnote>
  <w:footnote w:id="3">
    <w:p w:rsidR="0054290C" w:rsidRPr="0098222C" w:rsidRDefault="0054290C" w:rsidP="007150A7">
      <w:pPr>
        <w:pBdr>
          <w:top w:val="nil"/>
          <w:left w:val="nil"/>
          <w:bottom w:val="nil"/>
          <w:right w:val="nil"/>
          <w:between w:val="nil"/>
        </w:pBdr>
        <w:spacing w:after="0" w:line="240" w:lineRule="auto"/>
        <w:rPr>
          <w:ins w:id="932" w:author="Arthur Parmentier" w:date="2020-06-07T18:06:00Z"/>
          <w:color w:val="000000"/>
          <w:sz w:val="20"/>
          <w:szCs w:val="20"/>
        </w:rPr>
      </w:pPr>
      <w:ins w:id="933" w:author="Arthur Parmentier" w:date="2020-06-07T18:06:00Z">
        <w:r w:rsidRPr="0098222C">
          <w:rPr>
            <w:vertAlign w:val="superscript"/>
          </w:rPr>
          <w:footnoteRef/>
        </w:r>
        <w:r w:rsidRPr="0098222C">
          <w:rPr>
            <w:color w:val="000000"/>
            <w:sz w:val="20"/>
            <w:szCs w:val="20"/>
            <w:rPrChange w:id="934" w:author="Arthur Parmentier" w:date="2020-06-07T18:12:00Z">
              <w:rPr>
                <w:rFonts w:ascii="Nunito ExtraLight" w:hAnsi="Nunito ExtraLight"/>
                <w:color w:val="000000"/>
                <w:sz w:val="20"/>
                <w:szCs w:val="20"/>
              </w:rPr>
            </w:rPrChange>
          </w:rPr>
          <w:t xml:space="preserve"> For instance, take a look at </w:t>
        </w:r>
        <w:r w:rsidRPr="0098222C">
          <w:rPr>
            <w:rPrChange w:id="935" w:author="Arthur Parmentier" w:date="2020-06-07T18:12:00Z">
              <w:rPr/>
            </w:rPrChange>
          </w:rPr>
          <w:fldChar w:fldCharType="begin"/>
        </w:r>
        <w:r w:rsidRPr="0098222C">
          <w:instrText xml:space="preserve"> HYPERLINK "https://www.facebook.com/ConductingWithTheBody/" \h </w:instrText>
        </w:r>
        <w:r w:rsidRPr="0098222C">
          <w:rPr>
            <w:rPrChange w:id="936" w:author="Arthur Parmentier" w:date="2020-06-07T18:12:00Z">
              <w:rPr>
                <w:color w:val="0000FF"/>
                <w:sz w:val="20"/>
                <w:szCs w:val="20"/>
                <w:u w:val="single"/>
              </w:rPr>
            </w:rPrChange>
          </w:rPr>
          <w:fldChar w:fldCharType="separate"/>
        </w:r>
        <w:r w:rsidRPr="0098222C">
          <w:rPr>
            <w:color w:val="0000FF"/>
            <w:sz w:val="20"/>
            <w:szCs w:val="20"/>
            <w:u w:val="single"/>
            <w:rPrChange w:id="937"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38" w:author="Arthur Parmentier" w:date="2020-06-07T18:12:00Z">
              <w:rPr>
                <w:color w:val="0000FF"/>
                <w:sz w:val="20"/>
                <w:szCs w:val="20"/>
                <w:u w:val="single"/>
              </w:rPr>
            </w:rPrChange>
          </w:rPr>
          <w:fldChar w:fldCharType="end"/>
        </w:r>
      </w:ins>
      <w:ins w:id="939"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40" w:author="Arthur Parmentier" w:date="2020-06-07T18:12:00Z">
        <w:r w:rsidRPr="0098222C">
          <w:rPr>
            <w:color w:val="000000"/>
            <w:rPrChange w:id="941" w:author="Arthur Parmentier" w:date="2020-06-07T18:13:00Z">
              <w:rPr>
                <w:rStyle w:val="Lienhypertexte"/>
                <w:rFonts w:ascii="Nunito ExtraLight" w:hAnsi="Nunito ExtraLight"/>
                <w:sz w:val="20"/>
                <w:szCs w:val="20"/>
              </w:rPr>
            </w:rPrChange>
          </w:rPr>
          <w:instrText>https://vimeo.com/331394981</w:instrText>
        </w:r>
      </w:ins>
      <w:ins w:id="942" w:author="Arthur Parmentier" w:date="2020-06-07T18:13:00Z">
        <w:r>
          <w:rPr>
            <w:color w:val="000000"/>
            <w:sz w:val="20"/>
            <w:szCs w:val="20"/>
          </w:rPr>
          <w:instrText xml:space="preserve">" </w:instrText>
        </w:r>
        <w:r>
          <w:rPr>
            <w:color w:val="000000"/>
            <w:sz w:val="20"/>
            <w:szCs w:val="20"/>
          </w:rPr>
          <w:fldChar w:fldCharType="separate"/>
        </w:r>
      </w:ins>
      <w:ins w:id="943" w:author="Arthur Parmentier" w:date="2020-06-07T18:12:00Z">
        <w:r w:rsidRPr="00E30721">
          <w:rPr>
            <w:rStyle w:val="Lienhypertexte"/>
            <w:sz w:val="20"/>
            <w:szCs w:val="20"/>
            <w:rPrChange w:id="944" w:author="Arthur Parmentier" w:date="2020-06-07T18:13:00Z">
              <w:rPr>
                <w:rStyle w:val="Lienhypertexte"/>
                <w:rFonts w:ascii="Nunito ExtraLight" w:hAnsi="Nunito ExtraLight"/>
                <w:sz w:val="20"/>
                <w:szCs w:val="20"/>
              </w:rPr>
            </w:rPrChange>
          </w:rPr>
          <w:t>https://vimeo.com/331394981</w:t>
        </w:r>
      </w:ins>
      <w:ins w:id="945" w:author="Arthur Parmentier" w:date="2020-06-07T18:13:00Z">
        <w:r>
          <w:rPr>
            <w:color w:val="000000"/>
            <w:sz w:val="20"/>
            <w:szCs w:val="20"/>
          </w:rPr>
          <w:fldChar w:fldCharType="end"/>
        </w:r>
        <w:r>
          <w:rPr>
            <w:color w:val="000000"/>
            <w:sz w:val="20"/>
            <w:szCs w:val="20"/>
          </w:rPr>
          <w:t>)</w:t>
        </w:r>
      </w:ins>
      <w:ins w:id="946" w:author="Arthur Parmentier" w:date="2020-06-07T18:12:00Z">
        <w:r w:rsidRPr="0098222C">
          <w:rPr>
            <w:color w:val="000000"/>
            <w:sz w:val="20"/>
            <w:szCs w:val="20"/>
            <w:rPrChange w:id="947" w:author="Arthur Parmentier" w:date="2020-06-07T18:12:00Z">
              <w:rPr>
                <w:rFonts w:ascii="Nunito ExtraLight" w:hAnsi="Nunito ExtraLight"/>
                <w:color w:val="000000"/>
                <w:sz w:val="20"/>
                <w:szCs w:val="20"/>
              </w:rPr>
            </w:rPrChange>
          </w:rPr>
          <w:t xml:space="preserve"> </w:t>
        </w:r>
      </w:ins>
      <w:ins w:id="948" w:author="Arthur Parmentier" w:date="2020-06-07T18:06:00Z">
        <w:r w:rsidRPr="0098222C">
          <w:rPr>
            <w:color w:val="000000"/>
            <w:sz w:val="20"/>
            <w:szCs w:val="20"/>
            <w:rPrChange w:id="949" w:author="Arthur Parmentier" w:date="2020-06-07T18:12:00Z">
              <w:rPr>
                <w:rFonts w:ascii="Nunito ExtraLight" w:hAnsi="Nunito ExtraLight"/>
                <w:color w:val="000000"/>
                <w:sz w:val="20"/>
                <w:szCs w:val="20"/>
              </w:rPr>
            </w:rPrChange>
          </w:rPr>
          <w:t xml:space="preserve">or </w:t>
        </w:r>
        <w:r w:rsidRPr="0098222C">
          <w:rPr>
            <w:rPrChange w:id="950" w:author="Arthur Parmentier" w:date="2020-06-07T18:12:00Z">
              <w:rPr/>
            </w:rPrChange>
          </w:rPr>
          <w:fldChar w:fldCharType="begin"/>
        </w:r>
        <w:r w:rsidRPr="0098222C">
          <w:instrText xml:space="preserve"> HYPERLINK "https://www.facebook.com/groups/4383252451/permalink/10156376454242452/" \h </w:instrText>
        </w:r>
        <w:r w:rsidRPr="0098222C">
          <w:rPr>
            <w:rPrChange w:id="951" w:author="Arthur Parmentier" w:date="2020-06-07T18:12:00Z">
              <w:rPr>
                <w:color w:val="0000FF"/>
                <w:sz w:val="20"/>
                <w:szCs w:val="20"/>
                <w:u w:val="single"/>
              </w:rPr>
            </w:rPrChange>
          </w:rPr>
          <w:fldChar w:fldCharType="separate"/>
        </w:r>
        <w:r w:rsidRPr="0098222C">
          <w:rPr>
            <w:color w:val="0000FF"/>
            <w:sz w:val="20"/>
            <w:szCs w:val="20"/>
            <w:u w:val="single"/>
            <w:rPrChange w:id="952"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53" w:author="Arthur Parmentier" w:date="2020-06-07T18:12:00Z">
              <w:rPr>
                <w:color w:val="0000FF"/>
                <w:sz w:val="20"/>
                <w:szCs w:val="20"/>
                <w:u w:val="single"/>
              </w:rPr>
            </w:rPrChange>
          </w:rPr>
          <w:fldChar w:fldCharType="end"/>
        </w:r>
        <w:r w:rsidRPr="0098222C">
          <w:rPr>
            <w:color w:val="000000"/>
            <w:sz w:val="20"/>
            <w:szCs w:val="20"/>
            <w:rPrChange w:id="954" w:author="Arthur Parmentier" w:date="2020-06-07T18:12:00Z">
              <w:rPr>
                <w:rFonts w:ascii="Nunito ExtraLight" w:hAnsi="Nunito ExtraLight"/>
                <w:color w:val="000000"/>
                <w:sz w:val="20"/>
                <w:szCs w:val="20"/>
              </w:rPr>
            </w:rPrChange>
          </w:rPr>
          <w:t xml:space="preserve">, </w:t>
        </w:r>
        <w:r w:rsidRPr="0098222C">
          <w:rPr>
            <w:rPrChange w:id="955"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56" w:author="Arthur Parmentier" w:date="2020-06-07T18:12:00Z">
              <w:rPr>
                <w:color w:val="0000FF"/>
                <w:sz w:val="20"/>
                <w:szCs w:val="20"/>
                <w:u w:val="single"/>
              </w:rPr>
            </w:rPrChange>
          </w:rPr>
          <w:fldChar w:fldCharType="separate"/>
        </w:r>
        <w:r w:rsidRPr="0098222C">
          <w:rPr>
            <w:color w:val="0000FF"/>
            <w:sz w:val="20"/>
            <w:szCs w:val="20"/>
            <w:u w:val="single"/>
            <w:rPrChange w:id="957" w:author="Arthur Parmentier" w:date="2020-06-07T18:12:00Z">
              <w:rPr>
                <w:rFonts w:ascii="Nunito ExtraLight" w:hAnsi="Nunito ExtraLight"/>
                <w:color w:val="0000FF"/>
                <w:sz w:val="20"/>
                <w:szCs w:val="20"/>
                <w:u w:val="single"/>
              </w:rPr>
            </w:rPrChange>
          </w:rPr>
          <w:t>Audrey Vallarino and the Tours soundpainting orchestra</w:t>
        </w:r>
        <w:r w:rsidRPr="0098222C">
          <w:rPr>
            <w:color w:val="0000FF"/>
            <w:sz w:val="20"/>
            <w:szCs w:val="20"/>
            <w:u w:val="single"/>
            <w:rPrChange w:id="958" w:author="Arthur Parmentier" w:date="2020-06-07T18:12:00Z">
              <w:rPr>
                <w:color w:val="0000FF"/>
                <w:sz w:val="20"/>
                <w:szCs w:val="20"/>
                <w:u w:val="single"/>
              </w:rPr>
            </w:rPrChange>
          </w:rPr>
          <w:fldChar w:fldCharType="end"/>
        </w:r>
        <w:r w:rsidRPr="0098222C">
          <w:rPr>
            <w:color w:val="000000"/>
            <w:sz w:val="20"/>
            <w:szCs w:val="20"/>
            <w:rPrChange w:id="959" w:author="Arthur Parmentier" w:date="2020-06-07T18:12:00Z">
              <w:rPr>
                <w:rFonts w:ascii="Nunito ExtraLight" w:hAnsi="Nunito ExtraLight"/>
                <w:color w:val="000000"/>
                <w:sz w:val="20"/>
                <w:szCs w:val="20"/>
              </w:rPr>
            </w:rPrChange>
          </w:rPr>
          <w:t xml:space="preserve">, </w:t>
        </w:r>
        <w:r w:rsidRPr="0098222C">
          <w:rPr>
            <w:rPrChange w:id="960"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61" w:author="Arthur Parmentier" w:date="2020-06-07T18:12:00Z">
              <w:rPr>
                <w:color w:val="0000FF"/>
                <w:sz w:val="20"/>
                <w:szCs w:val="20"/>
                <w:u w:val="single"/>
              </w:rPr>
            </w:rPrChange>
          </w:rPr>
          <w:fldChar w:fldCharType="separate"/>
        </w:r>
        <w:r w:rsidRPr="0098222C">
          <w:rPr>
            <w:color w:val="0000FF"/>
            <w:sz w:val="20"/>
            <w:szCs w:val="20"/>
            <w:u w:val="single"/>
            <w:rPrChange w:id="962"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963" w:author="Arthur Parmentier" w:date="2020-06-07T18:12:00Z">
              <w:rPr>
                <w:color w:val="0000FF"/>
                <w:sz w:val="20"/>
                <w:szCs w:val="20"/>
                <w:u w:val="single"/>
              </w:rPr>
            </w:rPrChange>
          </w:rPr>
          <w:fldChar w:fldCharType="end"/>
        </w:r>
      </w:ins>
    </w:p>
  </w:footnote>
  <w:footnote w:id="4">
    <w:p w:rsidR="0054290C" w:rsidRPr="00347D33" w:rsidRDefault="0054290C">
      <w:pPr>
        <w:pStyle w:val="Notedebasdepage"/>
      </w:pPr>
      <w:ins w:id="1215" w:author="Arthur Parmentier" w:date="2020-06-08T00:57:00Z">
        <w:r>
          <w:rPr>
            <w:rStyle w:val="Appelnotedebasdep"/>
          </w:rPr>
          <w:footnoteRef/>
        </w:r>
        <w:r>
          <w:t xml:space="preserve"> </w:t>
        </w:r>
        <w:r w:rsidRPr="00347D33">
          <w:rPr>
            <w:rPrChange w:id="1216" w:author="Arthur Parmentier" w:date="2020-06-08T00:57:00Z">
              <w:rPr>
                <w:lang w:val="fr-FR"/>
              </w:rPr>
            </w:rPrChange>
          </w:rPr>
          <w:t>Because I</w:t>
        </w:r>
        <w:r>
          <w:t xml:space="preserve"> am not an expert in linguistics, I would refrain my self from assuming that the syntactic and grammatical structures that we are familiar with in Western languages are universal.</w:t>
        </w:r>
      </w:ins>
    </w:p>
  </w:footnote>
  <w:footnote w:id="5">
    <w:p w:rsidR="0054290C" w:rsidRPr="00370364" w:rsidRDefault="0054290C">
      <w:pPr>
        <w:pStyle w:val="Notedebasdepage"/>
      </w:pPr>
      <w:ins w:id="1256" w:author="Arthur Parmentier" w:date="2020-06-08T01:18:00Z">
        <w:r>
          <w:rPr>
            <w:rStyle w:val="Appelnotedebasdep"/>
          </w:rPr>
          <w:footnoteRef/>
        </w:r>
        <w:r>
          <w:t xml:space="preserve"> </w:t>
        </w:r>
        <w:r w:rsidRPr="00370364">
          <w:rPr>
            <w:rPrChange w:id="1257" w:author="Arthur Parmentier" w:date="2020-06-08T01:18:00Z">
              <w:rPr>
                <w:lang w:val="fr-FR"/>
              </w:rPr>
            </w:rPrChange>
          </w:rPr>
          <w:t xml:space="preserve">If </w:t>
        </w:r>
        <w:r>
          <w:t>I had to separate</w:t>
        </w:r>
      </w:ins>
      <w:ins w:id="1258"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59" w:author="Arthur Parmentier" w:date="2020-06-08T01:20:00Z">
        <w:r>
          <w:t>cal structures.</w:t>
        </w:r>
      </w:ins>
    </w:p>
  </w:footnote>
  <w:footnote w:id="6">
    <w:p w:rsidR="0054290C" w:rsidRPr="0098315D" w:rsidRDefault="0054290C">
      <w:pPr>
        <w:pStyle w:val="Notedebasdepage"/>
      </w:pPr>
      <w:ins w:id="1441" w:author="Arthur Parmentier" w:date="2020-06-08T02:12:00Z">
        <w:r>
          <w:rPr>
            <w:rStyle w:val="Appelnotedebasdep"/>
          </w:rPr>
          <w:footnoteRef/>
        </w:r>
        <w:r>
          <w:t xml:space="preserve"> </w:t>
        </w:r>
        <w:r w:rsidRPr="0098315D">
          <w:rPr>
            <w:rPrChange w:id="1442" w:author="Arthur Parmentier" w:date="2020-06-08T02:12:00Z">
              <w:rPr>
                <w:lang w:val="fr-FR"/>
              </w:rPr>
            </w:rPrChange>
          </w:rPr>
          <w:t>Although I</w:t>
        </w:r>
        <w:r>
          <w:t xml:space="preserve"> have taken </w:t>
        </w:r>
      </w:ins>
      <w:ins w:id="1443" w:author="Arthur Parmentier" w:date="2020-06-08T02:13:00Z">
        <w:r>
          <w:t>an example that is a simplification of the SP grammar</w:t>
        </w:r>
      </w:ins>
      <w:ins w:id="1444" w:author="Arthur Parmentier" w:date="2020-06-08T02:14:00Z">
        <w:r>
          <w:t xml:space="preserve"> for commodity and illustration on our topic</w:t>
        </w:r>
      </w:ins>
      <w:ins w:id="1445" w:author="Arthur Parmentier" w:date="2020-06-08T02:13:00Z">
        <w:r>
          <w:t>, it is not the SP grammar, which we will see is not a context-free grammar.</w:t>
        </w:r>
      </w:ins>
    </w:p>
  </w:footnote>
  <w:footnote w:id="7">
    <w:p w:rsidR="0054290C" w:rsidRPr="00F87FD9" w:rsidRDefault="0054290C">
      <w:pPr>
        <w:rPr>
          <w:rPrChange w:id="1667" w:author="Arthur Parmentier" w:date="2020-06-09T19:31:00Z">
            <w:rPr/>
          </w:rPrChange>
        </w:rPr>
        <w:pPrChange w:id="1668" w:author="Arthur Parmentier" w:date="2020-06-10T19:23:00Z">
          <w:pPr>
            <w:pStyle w:val="Notedebasdepage"/>
          </w:pPr>
        </w:pPrChange>
      </w:pPr>
      <w:ins w:id="1669" w:author="Arthur Parmentier" w:date="2020-06-09T19:30:00Z">
        <w:r>
          <w:rPr>
            <w:rStyle w:val="Appelnotedebasdep"/>
          </w:rPr>
          <w:footnoteRef/>
        </w:r>
        <w:r>
          <w:t xml:space="preserve"> </w:t>
        </w:r>
      </w:ins>
      <w:ins w:id="1670" w:author="Arthur Parmentier" w:date="2020-06-10T19:23:00Z">
        <w:r>
          <w:t xml:space="preserve">For a striking example of the emergence of sign languages, see </w:t>
        </w:r>
      </w:ins>
      <w:ins w:id="1671" w:author="Arthur Parmentier" w:date="2020-06-09T19:30:00Z">
        <w:r w:rsidRPr="00F87FD9">
          <w:rPr>
            <w:i/>
            <w:iCs/>
            <w:rPrChange w:id="1672" w:author="Arthur Parmentier" w:date="2020-06-09T19:31:00Z">
              <w:rPr/>
            </w:rPrChange>
          </w:rPr>
          <w:t>Children Creating Core Properties of Language: Evidence from an Emerging Sign Language in Nicaragua</w:t>
        </w:r>
      </w:ins>
      <w:ins w:id="1673" w:author="Arthur Parmentier" w:date="2020-06-09T19:31:00Z">
        <w:r>
          <w:t xml:space="preserve"> </w:t>
        </w:r>
      </w:ins>
      <w:ins w:id="1674" w:author="Arthur Parmentier" w:date="2020-06-09T19:30:00Z">
        <w:r>
          <w:t>By Ann Senghas, Sotaro Kita, Asli Özyürek</w:t>
        </w:r>
      </w:ins>
      <w:ins w:id="1675" w:author="Arthur Parmentier" w:date="2020-06-09T19:31:00Z">
        <w:r>
          <w:t xml:space="preserve">, </w:t>
        </w:r>
      </w:ins>
      <w:ins w:id="1676" w:author="Arthur Parmentier" w:date="2020-06-09T19:30:00Z">
        <w:r>
          <w:t>Science</w:t>
        </w:r>
      </w:ins>
      <w:ins w:id="1677" w:author="Arthur Parmentier" w:date="2020-06-09T19:31:00Z">
        <w:r>
          <w:t xml:space="preserve"> (</w:t>
        </w:r>
      </w:ins>
      <w:ins w:id="1678" w:author="Arthur Parmentier" w:date="2020-06-09T19:30:00Z">
        <w:r>
          <w:t>2004</w:t>
        </w:r>
      </w:ins>
      <w:ins w:id="1679" w:author="Arthur Parmentier" w:date="2020-06-09T19:31:00Z">
        <w:r>
          <w:t>)</w:t>
        </w:r>
      </w:ins>
    </w:p>
  </w:footnote>
  <w:footnote w:id="8">
    <w:p w:rsidR="0054290C" w:rsidRPr="00670D07" w:rsidRDefault="0054290C">
      <w:pPr>
        <w:pStyle w:val="Notedebasdepage"/>
      </w:pPr>
      <w:ins w:id="1715" w:author="Arthur Parmentier" w:date="2020-06-09T19:46:00Z">
        <w:r>
          <w:rPr>
            <w:rStyle w:val="Appelnotedebasdep"/>
          </w:rPr>
          <w:footnoteRef/>
        </w:r>
      </w:ins>
      <w:ins w:id="1716" w:author="Arthur Parmentier" w:date="2020-06-10T19:25:00Z">
        <w:r>
          <w:t>See the</w:t>
        </w:r>
      </w:ins>
      <w:ins w:id="1717" w:author="Arthur Parmentier" w:date="2020-06-10T19:24:00Z">
        <w:r>
          <w:t xml:space="preserve"> IVT</w:t>
        </w:r>
      </w:ins>
      <w:ins w:id="1718" w:author="Arthur Parmentier" w:date="2020-06-10T19:25:00Z">
        <w:r>
          <w:t xml:space="preserve">’s website </w:t>
        </w:r>
        <w:r>
          <w:fldChar w:fldCharType="begin"/>
        </w:r>
        <w:r>
          <w:instrText xml:space="preserve"> HYPERLINK "</w:instrText>
        </w:r>
      </w:ins>
      <w:ins w:id="1719" w:author="Arthur Parmentier" w:date="2020-06-09T19:46:00Z">
        <w:r w:rsidRPr="00670D07">
          <w:instrText>http://ivt.fr/</w:instrText>
        </w:r>
      </w:ins>
      <w:ins w:id="1720" w:author="Arthur Parmentier" w:date="2020-06-10T19:25:00Z">
        <w:r>
          <w:instrText xml:space="preserve">" </w:instrText>
        </w:r>
        <w:r>
          <w:fldChar w:fldCharType="separate"/>
        </w:r>
      </w:ins>
      <w:ins w:id="1721" w:author="Arthur Parmentier" w:date="2020-06-09T19:46:00Z">
        <w:r w:rsidRPr="009A1191">
          <w:rPr>
            <w:rStyle w:val="Lienhypertexte"/>
          </w:rPr>
          <w:t>http://ivt.fr/</w:t>
        </w:r>
      </w:ins>
      <w:ins w:id="1722" w:author="Arthur Parmentier" w:date="2020-06-10T19:25:00Z">
        <w:r>
          <w:fldChar w:fldCharType="end"/>
        </w:r>
      </w:ins>
      <w:ins w:id="1723" w:author="Arthur Parmentier" w:date="2020-06-10T19:26:00Z">
        <w:r>
          <w:t xml:space="preserve"> for further documentation about its history and resources on artistic practices with sign language. </w:t>
        </w:r>
      </w:ins>
    </w:p>
  </w:footnote>
  <w:footnote w:id="9">
    <w:p w:rsidR="0054290C" w:rsidRPr="00670002" w:rsidDel="005272A8" w:rsidRDefault="0054290C">
      <w:pPr>
        <w:pStyle w:val="Notedebasdepage"/>
        <w:rPr>
          <w:del w:id="2181" w:author="Arthur Parmentier" w:date="2020-06-10T19:41:00Z"/>
          <w:rPrChange w:id="2182" w:author="Arthur Parmentier" w:date="2020-05-18T14:23:00Z">
            <w:rPr>
              <w:del w:id="2183" w:author="Arthur Parmentier" w:date="2020-06-10T19:41:00Z"/>
              <w:lang w:val="fr-FR"/>
            </w:rPr>
          </w:rPrChange>
        </w:rPr>
      </w:pPr>
      <w:del w:id="2184" w:author="Arthur Parmentier" w:date="2020-06-10T19:41:00Z">
        <w:r w:rsidDel="005272A8">
          <w:rPr>
            <w:rStyle w:val="Appelnotedebasdep"/>
          </w:rPr>
          <w:footnoteRef/>
        </w:r>
        <w:r w:rsidRPr="00F87FD9" w:rsidDel="005272A8">
          <w:delText xml:space="preserve"> </w:delText>
        </w:r>
      </w:del>
      <w:ins w:id="2185" w:author="Arthur Parmentier" w:date="2020-05-13T09:32:00Z">
        <w:del w:id="2186" w:author="Arthur Parmentier" w:date="2020-06-10T19:41:00Z">
          <w:r w:rsidRPr="00F87FD9" w:rsidDel="005272A8">
            <w:delText xml:space="preserve">Eleanor H. Rosch. </w:delText>
          </w:r>
          <w:r w:rsidRPr="009A67DE" w:rsidDel="005272A8">
            <w:delText>Natural Categories. Cognitive Psychology 4, 328-350 (1973)</w:delText>
          </w:r>
        </w:del>
      </w:ins>
      <w:ins w:id="2187" w:author="Arthur Parmentier" w:date="2020-05-13T09:33:00Z">
        <w:del w:id="2188" w:author="Arthur Parmentier" w:date="2020-06-10T19:41:00Z">
          <w:r w:rsidDel="005272A8">
            <w:delText>, introducing the “prototype theory”</w:delText>
          </w:r>
        </w:del>
      </w:ins>
      <w:del w:id="2189" w:author="Arthur Parmentier" w:date="2020-06-10T19:41:00Z">
        <w:r w:rsidRPr="00670002" w:rsidDel="005272A8">
          <w:rPr>
            <w:rPrChange w:id="2190" w:author="Arthur Parmentier" w:date="2020-05-18T14:23:00Z">
              <w:rPr>
                <w:lang w:val="fr-FR"/>
              </w:rPr>
            </w:rPrChange>
          </w:rPr>
          <w:delText>Ref. Eleanor Rosch (prototype theory)</w:delText>
        </w:r>
      </w:del>
    </w:p>
  </w:footnote>
  <w:footnote w:id="10">
    <w:p w:rsidR="0054290C" w:rsidRPr="00670002" w:rsidDel="00CD098E" w:rsidRDefault="0054290C">
      <w:pPr>
        <w:pStyle w:val="Notedebasdepage"/>
        <w:rPr>
          <w:del w:id="2231" w:author="Arthur Parmentier" w:date="2020-06-10T19:43:00Z"/>
          <w:rPrChange w:id="2232" w:author="Arthur Parmentier" w:date="2020-05-18T14:23:00Z">
            <w:rPr>
              <w:del w:id="2233" w:author="Arthur Parmentier" w:date="2020-06-10T19:43:00Z"/>
              <w:lang w:val="fr-FR"/>
            </w:rPr>
          </w:rPrChange>
        </w:rPr>
      </w:pPr>
      <w:del w:id="2234" w:author="Arthur Parmentier" w:date="2020-06-10T19:43:00Z">
        <w:r w:rsidDel="00CD098E">
          <w:rPr>
            <w:rStyle w:val="Appelnotedebasdep"/>
          </w:rPr>
          <w:footnoteRef/>
        </w:r>
        <w:r w:rsidDel="00CD098E">
          <w:delText xml:space="preserve"> </w:delText>
        </w:r>
        <w:r w:rsidRPr="00670002" w:rsidDel="00CD098E">
          <w:rPr>
            <w:rPrChange w:id="2235" w:author="Arthur Parmentier" w:date="2020-05-18T14:23:00Z">
              <w:rPr>
                <w:lang w:val="fr-FR"/>
              </w:rPr>
            </w:rPrChange>
          </w:rPr>
          <w:delText>Ref M.R. class on pitch categorisation. Emphasis on the complexity of the categorisation process (non linear wrt similarity)</w:delText>
        </w:r>
      </w:del>
    </w:p>
  </w:footnote>
  <w:footnote w:id="11">
    <w:p w:rsidR="0054290C" w:rsidRPr="008B4FF2" w:rsidRDefault="0054290C">
      <w:pPr>
        <w:pStyle w:val="Notedebasdepage"/>
        <w:rPr>
          <w:rPrChange w:id="2273" w:author="Arthur Parmentier" w:date="2020-06-11T16:30:00Z">
            <w:rPr/>
          </w:rPrChange>
        </w:rPr>
      </w:pPr>
      <w:ins w:id="2274" w:author="Arthur Parmentier" w:date="2020-06-11T16:30:00Z">
        <w:r>
          <w:rPr>
            <w:rStyle w:val="Appelnotedebasdep"/>
          </w:rPr>
          <w:footnoteRef/>
        </w:r>
        <w:r>
          <w:t xml:space="preserve"> Here, I use the term mapping</w:t>
        </w:r>
      </w:ins>
      <w:ins w:id="2275" w:author="Arthur Parmentier" w:date="2020-06-11T16:31:00Z">
        <w:r>
          <w:t xml:space="preserve"> as a general term, without figuring out whether it can more precisely be called a transformation or projection in mathematical terms. </w:t>
        </w:r>
      </w:ins>
      <w:ins w:id="2276" w:author="Arthur Parmentier" w:date="2020-06-11T16:32:00Z">
        <w:r>
          <w:t>However, i</w:t>
        </w:r>
      </w:ins>
      <w:ins w:id="2277" w:author="Arthur Parmentier" w:date="2020-06-11T16:31:00Z">
        <w:r>
          <w:t xml:space="preserve">n the common </w:t>
        </w:r>
      </w:ins>
      <w:ins w:id="2278" w:author="Arthur Parmentier" w:date="2020-06-11T16:32:00Z">
        <w:r>
          <w:t>sense, one can understand it as a transformation or a projection.</w:t>
        </w:r>
      </w:ins>
    </w:p>
  </w:footnote>
  <w:footnote w:id="12">
    <w:p w:rsidR="0054290C" w:rsidRPr="00670002" w:rsidRDefault="0054290C">
      <w:pPr>
        <w:pStyle w:val="Notedebasdepage"/>
      </w:pPr>
      <w:ins w:id="2662" w:author="Arthur Parmentier" w:date="2020-05-13T11:16:00Z">
        <w:r>
          <w:rPr>
            <w:rStyle w:val="Appelnotedebasdep"/>
          </w:rPr>
          <w:footnoteRef/>
        </w:r>
        <w:r>
          <w:t xml:space="preserve"> </w:t>
        </w:r>
      </w:ins>
      <w:ins w:id="2663" w:author="Arthur Parmentier" w:date="2020-05-13T11:17:00Z">
        <w:r w:rsidRPr="00670002">
          <w:rPr>
            <w:rPrChange w:id="2664" w:author="Arthur Parmentier" w:date="2020-05-18T14:23:00Z">
              <w:rPr>
                <w:lang w:val="fr-FR"/>
              </w:rPr>
            </w:rPrChange>
          </w:rPr>
          <w:t>Note that the whole discussion of this section is only relevant to the signs used to signify contents.</w:t>
        </w:r>
      </w:ins>
    </w:p>
  </w:footnote>
  <w:footnote w:id="13">
    <w:p w:rsidR="0054290C" w:rsidRPr="00670002" w:rsidRDefault="0054290C">
      <w:pPr>
        <w:pStyle w:val="Notedebasdepage"/>
      </w:pPr>
      <w:ins w:id="2670" w:author="Arthur Parmentier" w:date="2020-05-13T10:35:00Z">
        <w:r>
          <w:rPr>
            <w:rStyle w:val="Appelnotedebasdep"/>
          </w:rPr>
          <w:footnoteRef/>
        </w:r>
        <w:r>
          <w:t xml:space="preserve"> </w:t>
        </w:r>
        <w:r w:rsidRPr="00670002">
          <w:rPr>
            <w:rPrChange w:id="2671" w:author="Arthur Parmentier" w:date="2020-05-18T14:23:00Z">
              <w:rPr>
                <w:lang w:val="fr-FR"/>
              </w:rPr>
            </w:rPrChange>
          </w:rPr>
          <w:t xml:space="preserve">In reference to </w:t>
        </w:r>
      </w:ins>
      <w:ins w:id="2672" w:author="Arthur Parmentier" w:date="2020-05-13T10:36:00Z">
        <w:r w:rsidRPr="00670002">
          <w:rPr>
            <w:rPrChange w:id="2673" w:author="Arthur Parmentier" w:date="2020-05-18T14:23:00Z">
              <w:rPr>
                <w:lang w:val="fr-FR"/>
              </w:rPr>
            </w:rPrChange>
          </w:rPr>
          <w:t>the concept of overloading in programming languages.</w:t>
        </w:r>
      </w:ins>
    </w:p>
  </w:footnote>
  <w:footnote w:id="14">
    <w:p w:rsidR="0054290C" w:rsidRPr="00670002" w:rsidRDefault="0054290C">
      <w:pPr>
        <w:pStyle w:val="Notedebasdepage"/>
      </w:pPr>
      <w:ins w:id="2704" w:author="Arthur Parmentier" w:date="2020-05-13T10:19:00Z">
        <w:r>
          <w:rPr>
            <w:rStyle w:val="Appelnotedebasdep"/>
          </w:rPr>
          <w:footnoteRef/>
        </w:r>
        <w:r>
          <w:t xml:space="preserve"> </w:t>
        </w:r>
        <w:r w:rsidRPr="00670002">
          <w:rPr>
            <w:rPrChange w:id="2705" w:author="Arthur Parmentier" w:date="2020-05-18T14:23:00Z">
              <w:rPr>
                <w:lang w:val="fr-FR"/>
              </w:rPr>
            </w:rPrChange>
          </w:rPr>
          <w:t>There may be other cases in which a sign has several signified, even inside one discipline, but we won’t d</w:t>
        </w:r>
      </w:ins>
      <w:ins w:id="2706" w:author="Arthur Parmentier" w:date="2020-05-13T10:20:00Z">
        <w:r w:rsidRPr="00670002">
          <w:rPr>
            <w:rPrChange w:id="2707" w:author="Arthur Parmentier" w:date="2020-05-18T14:23:00Z">
              <w:rPr>
                <w:lang w:val="fr-FR"/>
              </w:rPr>
            </w:rPrChange>
          </w:rPr>
          <w:t>iscuss this possibility.</w:t>
        </w:r>
      </w:ins>
    </w:p>
  </w:footnote>
  <w:footnote w:id="15">
    <w:p w:rsidR="0054290C" w:rsidRPr="00670002" w:rsidRDefault="0054290C" w:rsidP="005868B3">
      <w:pPr>
        <w:pStyle w:val="Notedebasdepage"/>
        <w:rPr>
          <w:ins w:id="2748" w:author="Arthur Parmentier" w:date="2020-05-13T10:30:00Z"/>
          <w:rPrChange w:id="2749" w:author="Arthur Parmentier" w:date="2020-05-18T14:23:00Z">
            <w:rPr>
              <w:ins w:id="2750" w:author="Arthur Parmentier" w:date="2020-05-13T10:30:00Z"/>
              <w:lang w:val="fr-FR"/>
            </w:rPr>
          </w:rPrChange>
        </w:rPr>
      </w:pPr>
      <w:ins w:id="2751" w:author="Arthur Parmentier" w:date="2020-05-13T10:30:00Z">
        <w:r>
          <w:rPr>
            <w:rStyle w:val="Appelnotedebasdep"/>
          </w:rPr>
          <w:footnoteRef/>
        </w:r>
        <w:r>
          <w:t xml:space="preserve"> </w:t>
        </w:r>
        <w:r w:rsidRPr="00670002">
          <w:rPr>
            <w:rPrChange w:id="2752" w:author="Arthur Parmentier" w:date="2020-05-18T14:23:00Z">
              <w:rPr>
                <w:lang w:val="fr-FR"/>
              </w:rPr>
            </w:rPrChange>
          </w:rPr>
          <w:t>We will discuss the motivations of this construction later.</w:t>
        </w:r>
      </w:ins>
    </w:p>
  </w:footnote>
  <w:footnote w:id="16">
    <w:p w:rsidR="0054290C" w:rsidRPr="0054442D" w:rsidDel="00697BA8" w:rsidRDefault="0054290C" w:rsidP="001C0B0E">
      <w:pPr>
        <w:pStyle w:val="Notedebasdepage"/>
        <w:rPr>
          <w:del w:id="2889" w:author="Arthur Parmentier" w:date="2020-05-12T18:13:00Z"/>
          <w:lang w:val="fr-FR"/>
        </w:rPr>
      </w:pPr>
      <w:del w:id="2890"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17">
    <w:p w:rsidR="0054290C" w:rsidRPr="008B7AAC" w:rsidDel="005868B3" w:rsidRDefault="0054290C">
      <w:pPr>
        <w:pStyle w:val="Notedebasdepage"/>
        <w:rPr>
          <w:del w:id="2942" w:author="Arthur Parmentier" w:date="2020-05-13T10:30:00Z"/>
          <w:lang w:val="fr-FR"/>
        </w:rPr>
      </w:pPr>
      <w:del w:id="2943"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18">
    <w:p w:rsidR="0054290C" w:rsidRPr="00670002" w:rsidRDefault="0054290C">
      <w:pPr>
        <w:pStyle w:val="Notedebasdepage"/>
        <w:rPr>
          <w:rPrChange w:id="2956"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19">
    <w:p w:rsidR="0054290C" w:rsidRPr="00670002" w:rsidRDefault="0054290C">
      <w:pPr>
        <w:pStyle w:val="Notedebasdepage"/>
        <w:rPr>
          <w:rPrChange w:id="2961"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20">
    <w:p w:rsidR="0054290C" w:rsidRPr="00670002" w:rsidRDefault="0054290C">
      <w:pPr>
        <w:pStyle w:val="Notedebasdepage"/>
        <w:rPr>
          <w:rPrChange w:id="2969" w:author="Arthur Parmentier" w:date="2020-05-18T14:23:00Z">
            <w:rPr>
              <w:lang w:val="fr-FR"/>
            </w:rPr>
          </w:rPrChange>
        </w:rPr>
      </w:pPr>
      <w:r>
        <w:rPr>
          <w:rStyle w:val="Appelnotedebasdep"/>
        </w:rPr>
        <w:footnoteRef/>
      </w:r>
      <w:r>
        <w:t xml:space="preserve"> </w:t>
      </w:r>
      <w:r w:rsidRPr="00670002">
        <w:rPr>
          <w:rPrChange w:id="2970"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21">
    <w:p w:rsidR="0054290C" w:rsidRPr="00670002" w:rsidRDefault="0054290C">
      <w:pPr>
        <w:pStyle w:val="Notedebasdepage"/>
        <w:rPr>
          <w:rPrChange w:id="2971" w:author="Arthur Parmentier" w:date="2020-05-18T14:23:00Z">
            <w:rPr>
              <w:lang w:val="fr-FR"/>
            </w:rPr>
          </w:rPrChange>
        </w:rPr>
      </w:pPr>
      <w:r>
        <w:rPr>
          <w:rStyle w:val="Appelnotedebasdep"/>
        </w:rPr>
        <w:footnoteRef/>
      </w:r>
      <w:r>
        <w:t xml:space="preserve"> </w:t>
      </w:r>
      <w:r w:rsidRPr="00670002">
        <w:rPr>
          <w:rPrChange w:id="2972"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22">
    <w:p w:rsidR="0054290C" w:rsidRPr="008C7E78" w:rsidRDefault="0054290C">
      <w:pPr>
        <w:pStyle w:val="Notedebasdepage"/>
      </w:pPr>
      <w:ins w:id="3072" w:author="Arthur Parmentier" w:date="2020-06-05T16:54:00Z">
        <w:r>
          <w:rPr>
            <w:rStyle w:val="Appelnotedebasdep"/>
          </w:rPr>
          <w:footnoteRef/>
        </w:r>
        <w:r>
          <w:t xml:space="preserve"> </w:t>
        </w:r>
        <w:r w:rsidRPr="008C7E78">
          <w:rPr>
            <w:rPrChange w:id="3073" w:author="Arthur Parmentier" w:date="2020-06-07T18:32:00Z">
              <w:rPr>
                <w:lang w:val="fr-FR"/>
              </w:rPr>
            </w:rPrChange>
          </w:rPr>
          <w:t xml:space="preserve">Some basic </w:t>
        </w:r>
      </w:ins>
      <w:ins w:id="3074" w:author="Arthur Parmentier" w:date="2020-06-05T16:55:00Z">
        <w:r w:rsidRPr="008C7E78">
          <w:rPr>
            <w:rPrChange w:id="3075" w:author="Arthur Parmentier" w:date="2020-06-07T18:32:00Z">
              <w:rPr>
                <w:lang w:val="fr-FR"/>
              </w:rPr>
            </w:rPrChange>
          </w:rPr>
          <w:t>examples can be found here : https://www.handspeak.com/learn/index.php?id=41</w:t>
        </w:r>
      </w:ins>
    </w:p>
  </w:footnote>
  <w:footnote w:id="23">
    <w:p w:rsidR="0054290C" w:rsidRPr="008C7E78" w:rsidRDefault="0054290C">
      <w:pPr>
        <w:pStyle w:val="Notedebasdepage"/>
      </w:pPr>
      <w:ins w:id="3082" w:author="Arthur Parmentier" w:date="2020-06-05T16:44:00Z">
        <w:r>
          <w:rPr>
            <w:rStyle w:val="Appelnotedebasdep"/>
          </w:rPr>
          <w:footnoteRef/>
        </w:r>
        <w:r>
          <w:t xml:space="preserve"> </w:t>
        </w:r>
        <w:r w:rsidRPr="008C7E78">
          <w:rPr>
            <w:rPrChange w:id="3083" w:author="Arthur Parmentier" w:date="2020-06-07T18:32:00Z">
              <w:rPr>
                <w:lang w:val="fr-FR"/>
              </w:rPr>
            </w:rPrChange>
          </w:rPr>
          <w:t>See http://www.sematos.eu/lsf-p-tomber-5958.html</w:t>
        </w:r>
      </w:ins>
    </w:p>
  </w:footnote>
  <w:footnote w:id="24">
    <w:p w:rsidR="0054290C" w:rsidRPr="008C7E78" w:rsidRDefault="0054290C">
      <w:pPr>
        <w:pStyle w:val="Notedebasdepage"/>
      </w:pPr>
      <w:ins w:id="3094" w:author="Arthur Parmentier" w:date="2020-06-05T16:53:00Z">
        <w:r>
          <w:rPr>
            <w:rStyle w:val="Appelnotedebasdep"/>
          </w:rPr>
          <w:footnoteRef/>
        </w:r>
        <w:r>
          <w:t xml:space="preserve"> </w:t>
        </w:r>
        <w:r w:rsidRPr="008C7E78">
          <w:rPr>
            <w:rPrChange w:id="3095" w:author="Arthur Parmentier" w:date="2020-06-07T18:32:00Z">
              <w:rPr>
                <w:lang w:val="fr-FR"/>
              </w:rPr>
            </w:rPrChange>
          </w:rPr>
          <w:t xml:space="preserve">For a discussion on this topic, see </w:t>
        </w:r>
      </w:ins>
      <w:ins w:id="3096" w:author="Arthur Parmentier" w:date="2020-06-05T16:54:00Z">
        <w:r>
          <w:t xml:space="preserve">Aronoff, Mark et al. “THE PARADOX OF SIGN LANGUAGE MORPHOLOGY.” </w:t>
        </w:r>
        <w:r>
          <w:rPr>
            <w:i/>
            <w:iCs/>
          </w:rPr>
          <w:t>Language</w:t>
        </w:r>
        <w:r>
          <w:t xml:space="preserve"> vol. 81,2 (2005): 301-344.</w:t>
        </w:r>
      </w:ins>
      <w:ins w:id="3097" w:author="Arthur Parmentier" w:date="2020-06-06T18:56:00Z">
        <w:r>
          <w:t xml:space="preserve"> This argument is sometimes used to motivate the need of normalization of</w:t>
        </w:r>
      </w:ins>
      <w:ins w:id="3098" w:author="Arthur Parmentier" w:date="2020-06-06T18:57:00Z">
        <w:r>
          <w:t xml:space="preserve"> sign language.</w:t>
        </w:r>
      </w:ins>
    </w:p>
  </w:footnote>
  <w:footnote w:id="25">
    <w:p w:rsidR="0054290C" w:rsidRPr="008C7E78" w:rsidRDefault="0054290C">
      <w:pPr>
        <w:pStyle w:val="Notedebasdepage"/>
      </w:pPr>
      <w:ins w:id="3643" w:author="Arthur Parmentier" w:date="2020-06-05T21:23:00Z">
        <w:r>
          <w:rPr>
            <w:rStyle w:val="Appelnotedebasdep"/>
          </w:rPr>
          <w:footnoteRef/>
        </w:r>
        <w:r>
          <w:t xml:space="preserve"> </w:t>
        </w:r>
      </w:ins>
      <w:ins w:id="3644" w:author="Arthur Parmentier" w:date="2020-06-05T21:33:00Z">
        <w:r w:rsidRPr="008C7E78">
          <w:rPr>
            <w:rPrChange w:id="3645" w:author="Arthur Parmentier" w:date="2020-06-07T18:32:00Z">
              <w:rPr>
                <w:lang w:val="fr-FR"/>
              </w:rPr>
            </w:rPrChange>
          </w:rPr>
          <w:t>They</w:t>
        </w:r>
      </w:ins>
      <w:ins w:id="3646" w:author="Arthur Parmentier" w:date="2020-06-05T21:24:00Z">
        <w:r w:rsidRPr="008C7E78">
          <w:rPr>
            <w:rPrChange w:id="3647" w:author="Arthur Parmentier" w:date="2020-06-07T18:32:00Z">
              <w:rPr>
                <w:lang w:val="fr-FR"/>
              </w:rPr>
            </w:rPrChange>
          </w:rPr>
          <w:t xml:space="preserve"> embody several semantic components that can change the meaning of one or several signs</w:t>
        </w:r>
      </w:ins>
      <w:ins w:id="3648" w:author="Arthur Parmentier" w:date="2020-06-05T21:34:00Z">
        <w:r w:rsidRPr="008C7E78">
          <w:rPr>
            <w:rPrChange w:id="3649" w:author="Arthur Parmentier" w:date="2020-06-07T18:32:00Z">
              <w:rPr>
                <w:lang w:val="fr-FR"/>
              </w:rPr>
            </w:rPrChange>
          </w:rPr>
          <w:t xml:space="preserve"> and make some signs from the SP alphabet significant and some other insignificant.</w:t>
        </w:r>
      </w:ins>
    </w:p>
  </w:footnote>
  <w:footnote w:id="26">
    <w:p w:rsidR="0054290C" w:rsidRPr="008C7E78" w:rsidRDefault="0054290C">
      <w:pPr>
        <w:pStyle w:val="Notedebasdepage"/>
      </w:pPr>
      <w:ins w:id="3736" w:author="Arthur Parmentier" w:date="2020-06-05T21:38:00Z">
        <w:r>
          <w:rPr>
            <w:rStyle w:val="Appelnotedebasdep"/>
          </w:rPr>
          <w:footnoteRef/>
        </w:r>
        <w:r>
          <w:t xml:space="preserve"> </w:t>
        </w:r>
        <w:r w:rsidRPr="008C7E78">
          <w:rPr>
            <w:rPrChange w:id="3737" w:author="Arthur Parmentier" w:date="2020-06-07T18:32:00Z">
              <w:rPr>
                <w:lang w:val="fr-FR"/>
              </w:rPr>
            </w:rPrChange>
          </w:rPr>
          <w:t xml:space="preserve">Walter uses the term « escape » in </w:t>
        </w:r>
      </w:ins>
      <w:ins w:id="3738" w:author="Arthur Parmentier" w:date="2020-06-05T21:39:00Z">
        <w:r w:rsidRPr="008C7E78">
          <w:rPr>
            <w:rPrChange w:id="3739" w:author="Arthur Parmentier" w:date="2020-06-07T18:32:00Z">
              <w:rPr>
                <w:lang w:val="fr-FR"/>
              </w:rPr>
            </w:rPrChange>
          </w:rPr>
          <w:t>his</w:t>
        </w:r>
      </w:ins>
      <w:ins w:id="3740" w:author="Arthur Parmentier" w:date="2020-06-05T21:38:00Z">
        <w:r w:rsidRPr="008C7E78">
          <w:rPr>
            <w:rPrChange w:id="3741" w:author="Arthur Parmentier" w:date="2020-06-07T18:32:00Z">
              <w:rPr>
                <w:lang w:val="fr-FR"/>
              </w:rPr>
            </w:rPrChange>
          </w:rPr>
          <w:t xml:space="preserve"> description of the « tear up » sign which is very commonly used as an escape sign.</w:t>
        </w:r>
      </w:ins>
    </w:p>
  </w:footnote>
  <w:footnote w:id="27">
    <w:p w:rsidR="0054290C" w:rsidRPr="008C7E78" w:rsidRDefault="0054290C" w:rsidP="00A5016A">
      <w:pPr>
        <w:pStyle w:val="Notedebasdepage"/>
        <w:rPr>
          <w:ins w:id="3924" w:author="Arthur Parmentier" w:date="2020-06-06T20:34:00Z"/>
          <w:rPrChange w:id="3925" w:author="Arthur Parmentier" w:date="2020-06-07T18:32:00Z">
            <w:rPr>
              <w:ins w:id="3926" w:author="Arthur Parmentier" w:date="2020-06-06T20:34:00Z"/>
              <w:lang w:val="fr-FR"/>
            </w:rPr>
          </w:rPrChange>
        </w:rPr>
      </w:pPr>
      <w:ins w:id="3927" w:author="Arthur Parmentier" w:date="2020-06-06T20:34:00Z">
        <w:r>
          <w:rPr>
            <w:rStyle w:val="Appelnotedebasdep"/>
          </w:rPr>
          <w:footnoteRef/>
        </w:r>
        <w:r>
          <w:t xml:space="preserve"> </w:t>
        </w:r>
        <w:r w:rsidRPr="008C7E78">
          <w:rPr>
            <w:rPrChange w:id="3928" w:author="Arthur Parmentier" w:date="2020-06-07T18:32:00Z">
              <w:rPr>
                <w:lang w:val="fr-FR"/>
              </w:rPr>
            </w:rPrChange>
          </w:rPr>
          <w:t>The most interesting example to my mind is that of the Pirahã people studied by Daniel Everett, which contradicts the universality of recursivity in human cognition</w:t>
        </w:r>
      </w:ins>
      <w:ins w:id="3929" w:author="Arthur Parmentier" w:date="2020-06-10T19:46:00Z">
        <w:r>
          <w:t>.</w:t>
        </w:r>
      </w:ins>
    </w:p>
  </w:footnote>
  <w:footnote w:id="28">
    <w:p w:rsidR="0054290C" w:rsidRPr="008C7E78" w:rsidRDefault="0054290C" w:rsidP="0052121B">
      <w:pPr>
        <w:pStyle w:val="Notedebasdepage"/>
        <w:rPr>
          <w:ins w:id="4648" w:author="Arthur Parmentier" w:date="2020-06-08T18:44:00Z"/>
        </w:rPr>
      </w:pPr>
      <w:ins w:id="4649" w:author="Arthur Parmentier" w:date="2020-06-08T18:44:00Z">
        <w:r>
          <w:rPr>
            <w:rStyle w:val="Appelnotedebasdep"/>
          </w:rPr>
          <w:footnoteRef/>
        </w:r>
        <w:r>
          <w:t xml:space="preserve"> </w:t>
        </w:r>
        <w:r w:rsidRPr="00DC7F98">
          <w:t xml:space="preserve">Without going </w:t>
        </w:r>
      </w:ins>
      <w:ins w:id="4650" w:author="Arthur Parmentier" w:date="2020-06-09T15:50:00Z">
        <w:r w:rsidRPr="00DC7F98">
          <w:t>into</w:t>
        </w:r>
      </w:ins>
      <w:ins w:id="4651" w:author="Arthur Parmentier" w:date="2020-06-08T18:44:00Z">
        <w:r w:rsidRPr="00DC7F98">
          <w:t xml:space="preserve"> many details, the concept here is simple to assign each set of parameters to a number (an index) to be able to change them during the performance.</w:t>
        </w:r>
      </w:ins>
    </w:p>
  </w:footnote>
  <w:footnote w:id="29">
    <w:p w:rsidR="0054290C" w:rsidRPr="006D51E1" w:rsidRDefault="0054290C">
      <w:pPr>
        <w:pStyle w:val="Notedebasdepage"/>
      </w:pPr>
      <w:ins w:id="4906" w:author="Arthur Parmentier" w:date="2020-06-08T22:19:00Z">
        <w:r>
          <w:rPr>
            <w:rStyle w:val="Appelnotedebasdep"/>
          </w:rPr>
          <w:footnoteRef/>
        </w:r>
        <w:r>
          <w:t xml:space="preserve"> I am ref</w:t>
        </w:r>
      </w:ins>
      <w:ins w:id="4907" w:author="Arthur Parmentier" w:date="2020-06-08T22:20:00Z">
        <w:r>
          <w:t>erring here to the concerts/parties that are hold by the Soundpainting group of Rio that I had the honor to meet and play with; to m</w:t>
        </w:r>
      </w:ins>
      <w:ins w:id="4908" w:author="Arthur Parmentier" w:date="2020-06-08T22:21:00Z">
        <w:r>
          <w:t>e at the opposite of my SP experience in Europe.</w:t>
        </w:r>
      </w:ins>
    </w:p>
  </w:footnote>
  <w:footnote w:id="30">
    <w:p w:rsidR="0054290C" w:rsidRPr="006D51B6" w:rsidRDefault="0054290C" w:rsidP="00351FEC">
      <w:pPr>
        <w:pStyle w:val="Notedebasdepage"/>
        <w:rPr>
          <w:ins w:id="5258" w:author="Arthur Parmentier" w:date="2020-06-02T19:33:00Z"/>
        </w:rPr>
      </w:pPr>
      <w:ins w:id="5259" w:author="Arthur Parmentier" w:date="2020-06-02T19:33:00Z">
        <w:r>
          <w:rPr>
            <w:rStyle w:val="Appelnotedebasdep"/>
          </w:rPr>
          <w:footnoteRef/>
        </w:r>
        <w:r>
          <w:t xml:space="preserve"> External parts that are “shipped in” with the program are distributed under GPLv3 license (or less restrictive).</w:t>
        </w:r>
      </w:ins>
    </w:p>
  </w:footnote>
  <w:footnote w:id="31">
    <w:p w:rsidR="0054290C" w:rsidRPr="00116732" w:rsidRDefault="0054290C">
      <w:pPr>
        <w:pStyle w:val="Notedebasdepage"/>
      </w:pPr>
      <w:ins w:id="5493" w:author="Arthur Parmentier" w:date="2020-05-18T15:19:00Z">
        <w:r>
          <w:rPr>
            <w:rStyle w:val="Appelnotedebasdep"/>
          </w:rPr>
          <w:footnoteRef/>
        </w:r>
        <w:r>
          <w:t xml:space="preserve"> </w:t>
        </w:r>
      </w:ins>
      <w:ins w:id="5494" w:author="Arthur Parmentier" w:date="2020-05-18T15:20:00Z">
        <w:r>
          <w:t xml:space="preserve">With </w:t>
        </w:r>
      </w:ins>
      <w:ins w:id="5495" w:author="Arthur Parmentier" w:date="2020-05-19T10:40:00Z">
        <w:r>
          <w:t>TensorFlow</w:t>
        </w:r>
      </w:ins>
      <w:ins w:id="5496" w:author="Arthur Parmentier" w:date="2020-05-18T15:20:00Z">
        <w:r>
          <w:t xml:space="preserve">: </w:t>
        </w:r>
      </w:ins>
      <w:ins w:id="5497" w:author="Arthur Parmentier" w:date="2020-05-18T15:19:00Z">
        <w:r w:rsidRPr="006A443F">
          <w:t>https://github.com/tensorflow/tfjs-models/tree/master/posenet</w:t>
        </w:r>
      </w:ins>
    </w:p>
  </w:footnote>
  <w:footnote w:id="32">
    <w:p w:rsidR="0054290C" w:rsidRPr="00967F09" w:rsidRDefault="0054290C">
      <w:pPr>
        <w:rPr>
          <w:rFonts w:ascii="Times New Roman" w:hAnsi="Times New Roman"/>
          <w:rPrChange w:id="5516" w:author="Arthur Parmentier" w:date="2020-06-10T19:52:00Z">
            <w:rPr/>
          </w:rPrChange>
        </w:rPr>
        <w:pPrChange w:id="5517" w:author="Arthur Parmentier" w:date="2020-06-10T19:52:00Z">
          <w:pPr>
            <w:pStyle w:val="Notedebasdepage"/>
          </w:pPr>
        </w:pPrChange>
      </w:pPr>
      <w:ins w:id="5518" w:author="Arthur Parmentier" w:date="2020-05-22T19:58:00Z">
        <w:r>
          <w:rPr>
            <w:rStyle w:val="Appelnotedebasdep"/>
          </w:rPr>
          <w:footnoteRef/>
        </w:r>
        <w:r>
          <w:t xml:space="preserve"> </w:t>
        </w:r>
      </w:ins>
      <w:ins w:id="5519" w:author="Arthur Parmentier" w:date="2020-06-03T17:48:00Z">
        <w:r>
          <w:t xml:space="preserve">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ins>
      <w:ins w:id="5520" w:author="Arthur Parmentier" w:date="2020-06-10T19:52:00Z">
        <w:r>
          <w:t xml:space="preserve">, </w:t>
        </w:r>
      </w:ins>
      <w:ins w:id="5521" w:author="Arthur Parmentier" w:date="2020-06-03T17:48:00Z">
        <w:r>
          <w:t xml:space="preserve">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33">
    <w:p w:rsidR="0054290C" w:rsidRPr="00BF1ECB" w:rsidRDefault="0054290C">
      <w:pPr>
        <w:pStyle w:val="Notedebasdepage"/>
      </w:pPr>
      <w:ins w:id="5769" w:author="Arthur Parmentier" w:date="2020-05-19T16:10:00Z">
        <w:r>
          <w:rPr>
            <w:rStyle w:val="Appelnotedebasdep"/>
          </w:rPr>
          <w:footnoteRef/>
        </w:r>
        <w:r>
          <w:t xml:space="preserve"> </w:t>
        </w:r>
        <w:r w:rsidRPr="005E2970">
          <w:t>https://github.com/CMU-Perceptual-Computing-Lab/openpose</w:t>
        </w:r>
      </w:ins>
    </w:p>
  </w:footnote>
  <w:footnote w:id="34">
    <w:p w:rsidR="0054290C" w:rsidRPr="00BF1ECB" w:rsidRDefault="0054290C">
      <w:pPr>
        <w:pStyle w:val="Notedebasdepage"/>
      </w:pPr>
      <w:ins w:id="5775" w:author="Arthur Parmentier" w:date="2020-05-19T16:16:00Z">
        <w:r>
          <w:rPr>
            <w:rStyle w:val="Appelnotedebasdep"/>
          </w:rPr>
          <w:footnoteRef/>
        </w:r>
        <w:r>
          <w:t xml:space="preserve"> </w:t>
        </w:r>
      </w:ins>
      <w:ins w:id="5776" w:author="Arthur Parmentier" w:date="2020-05-19T16:17:00Z">
        <w:r w:rsidRPr="00BF1ECB">
          <w:rPr>
            <w:rPrChange w:id="5777"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5778"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5779" w:author="Arthur Parmentier" w:date="2020-05-23T19:46:00Z">
              <w:rPr>
                <w:rStyle w:val="Lienhypertexte"/>
                <w:lang w:val="fr-FR"/>
              </w:rPr>
            </w:rPrChange>
          </w:rPr>
          <w:t>https://github.com/Hzzone/pytorch-openpose</w:t>
        </w:r>
        <w:r>
          <w:rPr>
            <w:lang w:val="fr-FR"/>
          </w:rPr>
          <w:fldChar w:fldCharType="end"/>
        </w:r>
        <w:r w:rsidRPr="00BF1ECB">
          <w:rPr>
            <w:rPrChange w:id="5780" w:author="Arthur Parmentier" w:date="2020-05-23T19:46:00Z">
              <w:rPr>
                <w:lang w:val="fr-FR"/>
              </w:rPr>
            </w:rPrChange>
          </w:rPr>
          <w:t xml:space="preserve">) and then try to run the python scripts in Max </w:t>
        </w:r>
      </w:ins>
      <w:ins w:id="5781" w:author="Arthur Parmentier" w:date="2020-05-19T16:19:00Z">
        <w:r w:rsidRPr="00BF1ECB">
          <w:rPr>
            <w:rPrChange w:id="5782" w:author="Arthur Parmentier" w:date="2020-05-23T19:46:00Z">
              <w:rPr>
                <w:lang w:val="fr-FR"/>
              </w:rPr>
            </w:rPrChange>
          </w:rPr>
          <w:t xml:space="preserve">(Max does </w:t>
        </w:r>
      </w:ins>
      <w:ins w:id="5783" w:author="Arthur Parmentier" w:date="2020-05-19T16:20:00Z">
        <w:r w:rsidRPr="00BF1ECB">
          <w:rPr>
            <w:rPrChange w:id="5784" w:author="Arthur Parmentier" w:date="2020-05-23T19:46:00Z">
              <w:rPr>
                <w:lang w:val="fr-FR"/>
              </w:rPr>
            </w:rPrChange>
          </w:rPr>
          <w:t xml:space="preserve">not interpret Python natively) </w:t>
        </w:r>
      </w:ins>
      <w:ins w:id="5785" w:author="Arthur Parmentier" w:date="2020-05-19T16:17:00Z">
        <w:r w:rsidRPr="00BF1ECB">
          <w:rPr>
            <w:rPrChange w:id="5786" w:author="Arthur Parmentier" w:date="2020-05-23T19:46:00Z">
              <w:rPr>
                <w:lang w:val="fr-FR"/>
              </w:rPr>
            </w:rPrChange>
          </w:rPr>
          <w:t xml:space="preserve">with </w:t>
        </w:r>
      </w:ins>
      <w:ins w:id="5787" w:author="Arthur Parmentier" w:date="2020-05-19T16:19:00Z">
        <w:r>
          <w:rPr>
            <w:lang w:val="fr-FR"/>
          </w:rPr>
          <w:fldChar w:fldCharType="begin"/>
        </w:r>
        <w:r w:rsidRPr="00BF1ECB">
          <w:rPr>
            <w:rPrChange w:id="5788" w:author="Arthur Parmentier" w:date="2020-05-23T19:46:00Z">
              <w:rPr>
                <w:lang w:val="fr-FR"/>
              </w:rPr>
            </w:rPrChange>
          </w:rPr>
          <w:instrText xml:space="preserve"> HYPERLINK "</w:instrText>
        </w:r>
      </w:ins>
      <w:ins w:id="5789" w:author="Arthur Parmentier" w:date="2020-05-19T16:18:00Z">
        <w:r w:rsidRPr="00BF1ECB">
          <w:rPr>
            <w:rPrChange w:id="5790" w:author="Arthur Parmentier" w:date="2020-05-23T19:46:00Z">
              <w:rPr>
                <w:lang w:val="fr-FR"/>
              </w:rPr>
            </w:rPrChange>
          </w:rPr>
          <w:instrText>https://github.com/grrrr/py</w:instrText>
        </w:r>
      </w:ins>
      <w:ins w:id="5791" w:author="Arthur Parmentier" w:date="2020-05-19T16:19:00Z">
        <w:r w:rsidRPr="00BF1ECB">
          <w:rPr>
            <w:rPrChange w:id="5792" w:author="Arthur Parmentier" w:date="2020-05-23T19:46:00Z">
              <w:rPr>
                <w:lang w:val="fr-FR"/>
              </w:rPr>
            </w:rPrChange>
          </w:rPr>
          <w:instrText xml:space="preserve">" </w:instrText>
        </w:r>
        <w:r>
          <w:rPr>
            <w:lang w:val="fr-FR"/>
          </w:rPr>
          <w:fldChar w:fldCharType="separate"/>
        </w:r>
      </w:ins>
      <w:ins w:id="5793" w:author="Arthur Parmentier" w:date="2020-05-19T16:18:00Z">
        <w:r w:rsidRPr="00BF1ECB">
          <w:rPr>
            <w:rStyle w:val="Lienhypertexte"/>
            <w:rPrChange w:id="5794" w:author="Arthur Parmentier" w:date="2020-05-23T19:46:00Z">
              <w:rPr>
                <w:rStyle w:val="Lienhypertexte"/>
                <w:lang w:val="fr-FR"/>
              </w:rPr>
            </w:rPrChange>
          </w:rPr>
          <w:t>https://github.com/grrrr/py</w:t>
        </w:r>
      </w:ins>
      <w:ins w:id="5795" w:author="Arthur Parmentier" w:date="2020-05-19T16:19:00Z">
        <w:r>
          <w:rPr>
            <w:lang w:val="fr-FR"/>
          </w:rPr>
          <w:fldChar w:fldCharType="end"/>
        </w:r>
      </w:ins>
      <w:ins w:id="5796" w:author="Arthur Parmentier" w:date="2020-05-19T16:20:00Z">
        <w:r w:rsidRPr="00BF1ECB">
          <w:rPr>
            <w:rPrChange w:id="5797" w:author="Arthur Parmentier" w:date="2020-05-23T19:46:00Z">
              <w:rPr>
                <w:lang w:val="fr-FR"/>
              </w:rPr>
            </w:rPrChange>
          </w:rPr>
          <w:t>. It is very unlikely to work</w:t>
        </w:r>
      </w:ins>
      <w:ins w:id="5798" w:author="Arthur Parmentier" w:date="2020-05-19T16:21:00Z">
        <w:r w:rsidRPr="00BF1ECB">
          <w:rPr>
            <w:rPrChange w:id="5799" w:author="Arthur Parmentier" w:date="2020-05-23T19:46:00Z">
              <w:rPr>
                <w:lang w:val="fr-FR"/>
              </w:rPr>
            </w:rPrChange>
          </w:rPr>
          <w:t xml:space="preserve"> and could not be tested in the frame of my master thesis.</w:t>
        </w:r>
      </w:ins>
    </w:p>
  </w:footnote>
  <w:footnote w:id="35">
    <w:p w:rsidR="0054290C" w:rsidRPr="00BF1ECB" w:rsidRDefault="0054290C">
      <w:pPr>
        <w:pStyle w:val="Notedebasdepage"/>
      </w:pPr>
      <w:ins w:id="5804" w:author="Arthur Parmentier" w:date="2020-05-19T19:59:00Z">
        <w:r>
          <w:rPr>
            <w:rStyle w:val="Appelnotedebasdep"/>
          </w:rPr>
          <w:footnoteRef/>
        </w:r>
        <w:r>
          <w:t xml:space="preserve"> </w:t>
        </w:r>
      </w:ins>
      <w:ins w:id="5805" w:author="Arthur Parmentier" w:date="2020-05-19T20:00:00Z">
        <w:r>
          <w:t xml:space="preserve">The most convincing project is </w:t>
        </w:r>
      </w:ins>
      <w:ins w:id="5806" w:author="Arthur Parmentier" w:date="2020-05-19T19:59:00Z">
        <w:r w:rsidRPr="00F707EB">
          <w:t>https://saic-violet.github.io/learnable-triangulation/</w:t>
        </w:r>
      </w:ins>
    </w:p>
  </w:footnote>
  <w:footnote w:id="36">
    <w:p w:rsidR="0054290C" w:rsidRPr="00BF1ECB" w:rsidRDefault="0054290C">
      <w:pPr>
        <w:pStyle w:val="Notedebasdepage"/>
      </w:pPr>
      <w:ins w:id="5869" w:author="Arthur Parmentier" w:date="2020-05-19T23:04:00Z">
        <w:r>
          <w:rPr>
            <w:rStyle w:val="Appelnotedebasdep"/>
          </w:rPr>
          <w:footnoteRef/>
        </w:r>
        <w:r>
          <w:t xml:space="preserve"> </w:t>
        </w:r>
        <w:r w:rsidRPr="00BF1ECB">
          <w:rPr>
            <w:rPrChange w:id="5870" w:author="Arthur Parmentier" w:date="2020-05-23T19:46:00Z">
              <w:rPr>
                <w:lang w:val="fr-FR"/>
              </w:rPr>
            </w:rPrChange>
          </w:rPr>
          <w:t>One could ask</w:t>
        </w:r>
      </w:ins>
      <w:ins w:id="5871" w:author="Arthur Parmentier" w:date="2020-05-19T23:05:00Z">
        <w:r w:rsidRPr="00BF1ECB">
          <w:rPr>
            <w:rPrChange w:id="5872" w:author="Arthur Parmentier" w:date="2020-05-23T19:46:00Z">
              <w:rPr>
                <w:lang w:val="fr-FR"/>
              </w:rPr>
            </w:rPrChange>
          </w:rPr>
          <w:t xml:space="preserve"> : « why then is it the case that the soundpainter always consider </w:t>
        </w:r>
      </w:ins>
      <w:ins w:id="5873" w:author="Arthur Parmentier" w:date="2020-05-19T23:08:00Z">
        <w:r w:rsidRPr="00BF1ECB">
          <w:rPr>
            <w:rPrChange w:id="5874" w:author="Arthur Parmentier" w:date="2020-05-23T19:46:00Z">
              <w:rPr>
                <w:lang w:val="fr-FR"/>
              </w:rPr>
            </w:rPrChange>
          </w:rPr>
          <w:t>the virtual</w:t>
        </w:r>
      </w:ins>
      <w:ins w:id="5875" w:author="Arthur Parmentier" w:date="2020-05-19T23:05:00Z">
        <w:r w:rsidRPr="00BF1ECB">
          <w:rPr>
            <w:rPrChange w:id="5876" w:author="Arthur Parmentier" w:date="2020-05-23T19:46:00Z">
              <w:rPr>
                <w:lang w:val="fr-FR"/>
              </w:rPr>
            </w:rPrChange>
          </w:rPr>
          <w:t xml:space="preserve"> « box », even when the grammar of the mode implies that the request is always immediate ? I believe that it has to do with how SP has developed from the </w:t>
        </w:r>
      </w:ins>
      <w:ins w:id="5877" w:author="Arthur Parmentier" w:date="2020-05-19T23:06:00Z">
        <w:r w:rsidRPr="00BF1ECB">
          <w:rPr>
            <w:rPrChange w:id="5878" w:author="Arthur Parmentier" w:date="2020-05-23T19:46:00Z">
              <w:rPr>
                <w:lang w:val="fr-FR"/>
              </w:rPr>
            </w:rPrChange>
          </w:rPr>
          <w:t xml:space="preserve">default mode to others and the pratical </w:t>
        </w:r>
      </w:ins>
      <w:ins w:id="5879" w:author="Arthur Parmentier" w:date="2020-05-19T23:07:00Z">
        <w:r w:rsidRPr="00BF1ECB">
          <w:rPr>
            <w:rPrChange w:id="5880" w:author="Arthur Parmentier" w:date="2020-05-23T19:46:00Z">
              <w:rPr>
                <w:lang w:val="fr-FR"/>
              </w:rPr>
            </w:rPrChange>
          </w:rPr>
          <w:t>point of reference</w:t>
        </w:r>
      </w:ins>
      <w:ins w:id="5881" w:author="Arthur Parmentier" w:date="2020-05-19T23:06:00Z">
        <w:r w:rsidRPr="00BF1ECB">
          <w:rPr>
            <w:rPrChange w:id="5882" w:author="Arthur Parmentier" w:date="2020-05-23T19:46:00Z">
              <w:rPr>
                <w:lang w:val="fr-FR"/>
              </w:rPr>
            </w:rPrChange>
          </w:rPr>
          <w:t xml:space="preserve"> that the « box » is a common symbol for immediateness in all modes.</w:t>
        </w:r>
      </w:ins>
    </w:p>
  </w:footnote>
  <w:footnote w:id="37">
    <w:p w:rsidR="0054290C" w:rsidRPr="00BF1ECB" w:rsidRDefault="0054290C">
      <w:pPr>
        <w:pStyle w:val="Notedebasdepage"/>
      </w:pPr>
      <w:ins w:id="5897" w:author="Arthur Parmentier" w:date="2020-05-19T23:11:00Z">
        <w:r>
          <w:rPr>
            <w:rStyle w:val="Appelnotedebasdep"/>
          </w:rPr>
          <w:footnoteRef/>
        </w:r>
        <w:r>
          <w:t xml:space="preserve"> </w:t>
        </w:r>
        <w:r w:rsidRPr="00BF1ECB">
          <w:rPr>
            <w:rPrChange w:id="5898" w:author="Arthur Parmentier" w:date="2020-05-23T19:46:00Z">
              <w:rPr>
                <w:lang w:val="fr-FR"/>
              </w:rPr>
            </w:rPrChange>
          </w:rPr>
          <w:t>In practice, soundpainters tend to omit the « enter » and « exit »</w:t>
        </w:r>
      </w:ins>
      <w:ins w:id="5899" w:author="Arthur Parmentier" w:date="2020-05-19T23:12:00Z">
        <w:r w:rsidRPr="00BF1ECB">
          <w:rPr>
            <w:rPrChange w:id="5900" w:author="Arthur Parmentier" w:date="2020-05-23T19:46:00Z">
              <w:rPr>
                <w:lang w:val="fr-FR"/>
              </w:rPr>
            </w:rPrChange>
          </w:rPr>
          <w:t xml:space="preserve"> signs of mode</w:t>
        </w:r>
      </w:ins>
      <w:ins w:id="5901" w:author="Arthur Parmentier" w:date="2020-05-19T23:15:00Z">
        <w:r w:rsidRPr="00BF1ECB">
          <w:rPr>
            <w:rPrChange w:id="5902" w:author="Arthur Parmentier" w:date="2020-05-23T19:46:00Z">
              <w:rPr>
                <w:lang w:val="fr-FR"/>
              </w:rPr>
            </w:rPrChange>
          </w:rPr>
          <w:t xml:space="preserve">s that are </w:t>
        </w:r>
      </w:ins>
      <w:ins w:id="5903" w:author="Arthur Parmentier" w:date="2020-05-19T23:16:00Z">
        <w:r w:rsidRPr="00BF1ECB">
          <w:rPr>
            <w:rPrChange w:id="5904" w:author="Arthur Parmentier" w:date="2020-05-23T19:46:00Z">
              <w:rPr>
                <w:lang w:val="fr-FR"/>
              </w:rPr>
            </w:rPrChange>
          </w:rPr>
          <w:t>not ambiguous</w:t>
        </w:r>
      </w:ins>
      <w:ins w:id="5905" w:author="Arthur Parmentier" w:date="2020-05-19T23:12:00Z">
        <w:r w:rsidRPr="00BF1ECB">
          <w:rPr>
            <w:rPrChange w:id="5906" w:author="Arthur Parmentier" w:date="2020-05-23T19:46:00Z">
              <w:rPr>
                <w:lang w:val="fr-FR"/>
              </w:rPr>
            </w:rPrChange>
          </w:rPr>
          <w:t>, making things more difficult without depth tracking</w:t>
        </w:r>
      </w:ins>
      <w:ins w:id="5907" w:author="Arthur Parmentier" w:date="2020-05-19T23:16:00Z">
        <w:r w:rsidRPr="00BF1ECB">
          <w:rPr>
            <w:rPrChange w:id="5908" w:author="Arthur Parmentier" w:date="2020-05-23T19:46:00Z">
              <w:rPr>
                <w:lang w:val="fr-FR"/>
              </w:rPr>
            </w:rPrChange>
          </w:rPr>
          <w:t xml:space="preserve"> in case that « entering the box » is the only mark of the change of mode </w:t>
        </w:r>
      </w:ins>
      <w:ins w:id="5909" w:author="Arthur Parmentier" w:date="2020-05-19T23:17:00Z">
        <w:r w:rsidRPr="00BF1ECB">
          <w:rPr>
            <w:rPrChange w:id="5910" w:author="Arthur Parmentier" w:date="2020-05-23T19:46:00Z">
              <w:rPr>
                <w:lang w:val="fr-FR"/>
              </w:rPr>
            </w:rPrChange>
          </w:rPr>
          <w:t>(for instance by using the launch mode directly with « entering/exiting the box » instead of signing Launch Mode and Tear).</w:t>
        </w:r>
      </w:ins>
    </w:p>
  </w:footnote>
  <w:footnote w:id="38">
    <w:p w:rsidR="0054290C" w:rsidRPr="00BF1ECB" w:rsidRDefault="0054290C">
      <w:pPr>
        <w:pStyle w:val="Notedebasdepage"/>
      </w:pPr>
      <w:ins w:id="6022" w:author="Arthur Parmentier" w:date="2020-05-20T19:43:00Z">
        <w:r>
          <w:rPr>
            <w:rStyle w:val="Appelnotedebasdep"/>
          </w:rPr>
          <w:footnoteRef/>
        </w:r>
        <w:r>
          <w:t xml:space="preserve"> </w:t>
        </w:r>
        <w:r w:rsidRPr="00BF1ECB">
          <w:rPr>
            <w:rPrChange w:id="6023" w:author="Arthur Parmentier" w:date="2020-05-23T19:46:00Z">
              <w:rPr>
                <w:lang w:val="fr-FR"/>
              </w:rPr>
            </w:rPrChange>
          </w:rPr>
          <w:t>I did not test the performance of this choice quantitatively, but only qualitatively</w:t>
        </w:r>
      </w:ins>
      <w:ins w:id="6024" w:author="Arthur Parmentier" w:date="2020-05-20T21:37:00Z">
        <w:r w:rsidRPr="00BF1ECB">
          <w:rPr>
            <w:rPrChange w:id="6025" w:author="Arthur Parmentier" w:date="2020-05-23T19:46:00Z">
              <w:rPr>
                <w:lang w:val="fr-FR"/>
              </w:rPr>
            </w:rPrChange>
          </w:rPr>
          <w:t xml:space="preserve"> </w:t>
        </w:r>
      </w:ins>
      <w:ins w:id="6026" w:author="Arthur Parmentier" w:date="2020-05-20T19:43:00Z">
        <w:r w:rsidRPr="00BF1ECB">
          <w:rPr>
            <w:rPrChange w:id="6027" w:author="Arthur Parmentier" w:date="2020-05-23T19:46:00Z">
              <w:rPr>
                <w:lang w:val="fr-FR"/>
              </w:rPr>
            </w:rPrChange>
          </w:rPr>
          <w:t>by testing</w:t>
        </w:r>
      </w:ins>
      <w:ins w:id="6028" w:author="Arthur Parmentier" w:date="2020-05-20T21:37:00Z">
        <w:r w:rsidRPr="00BF1ECB">
          <w:rPr>
            <w:rPrChange w:id="6029" w:author="Arthur Parmentier" w:date="2020-05-23T19:46:00Z">
              <w:rPr>
                <w:lang w:val="fr-FR"/>
              </w:rPr>
            </w:rPrChange>
          </w:rPr>
          <w:t xml:space="preserve"> the change in performance that I could perceive</w:t>
        </w:r>
      </w:ins>
      <w:ins w:id="6030" w:author="Arthur Parmentier" w:date="2020-05-20T19:44:00Z">
        <w:r w:rsidRPr="00BF1ECB">
          <w:rPr>
            <w:rPrChange w:id="6031" w:author="Arthur Parmentier" w:date="2020-05-23T19:46:00Z">
              <w:rPr>
                <w:lang w:val="fr-FR"/>
              </w:rPr>
            </w:rPrChange>
          </w:rPr>
          <w:t xml:space="preserve"> with and without shoulders. </w:t>
        </w:r>
      </w:ins>
      <w:ins w:id="6032" w:author="Arthur Parmentier" w:date="2020-05-20T19:45:00Z">
        <w:r w:rsidRPr="00BF1ECB">
          <w:rPr>
            <w:rPrChange w:id="6033" w:author="Arthur Parmentier" w:date="2020-05-23T19:46:00Z">
              <w:rPr>
                <w:lang w:val="fr-FR"/>
              </w:rPr>
            </w:rPrChange>
          </w:rPr>
          <w:t>It is obvious from the SP signs</w:t>
        </w:r>
      </w:ins>
      <w:ins w:id="6034" w:author="Arthur Parmentier" w:date="2020-05-20T19:46:00Z">
        <w:r w:rsidRPr="00BF1ECB">
          <w:rPr>
            <w:rPrChange w:id="6035" w:author="Arthur Parmentier" w:date="2020-05-23T19:46:00Z">
              <w:rPr>
                <w:lang w:val="fr-FR"/>
              </w:rPr>
            </w:rPrChange>
          </w:rPr>
          <w:t xml:space="preserve"> that I consider</w:t>
        </w:r>
      </w:ins>
      <w:ins w:id="6036" w:author="Arthur Parmentier" w:date="2020-05-20T19:45:00Z">
        <w:r w:rsidRPr="00BF1ECB">
          <w:rPr>
            <w:rPrChange w:id="6037" w:author="Arthur Parmentier" w:date="2020-05-23T19:46:00Z">
              <w:rPr>
                <w:lang w:val="fr-FR"/>
              </w:rPr>
            </w:rPrChange>
          </w:rPr>
          <w:t xml:space="preserve"> that aside shoulders, no other </w:t>
        </w:r>
      </w:ins>
      <w:ins w:id="6038" w:author="Arthur Parmentier" w:date="2020-05-20T19:46:00Z">
        <w:r w:rsidRPr="00BF1ECB">
          <w:rPr>
            <w:rPrChange w:id="6039" w:author="Arthur Parmentier" w:date="2020-05-23T19:46:00Z">
              <w:rPr>
                <w:lang w:val="fr-FR"/>
              </w:rPr>
            </w:rPrChange>
          </w:rPr>
          <w:t>body joints could increase the performance of the recognition in real-time (curse of dimentionality problem).</w:t>
        </w:r>
      </w:ins>
    </w:p>
  </w:footnote>
  <w:footnote w:id="39">
    <w:p w:rsidR="0054290C" w:rsidRPr="008C7E78" w:rsidRDefault="0054290C">
      <w:pPr>
        <w:pStyle w:val="Notedebasdepage"/>
      </w:pPr>
      <w:ins w:id="6069" w:author="Arthur Parmentier" w:date="2020-06-03T19:00:00Z">
        <w:r>
          <w:rPr>
            <w:rStyle w:val="Appelnotedebasdep"/>
          </w:rPr>
          <w:footnoteRef/>
        </w:r>
        <w:r>
          <w:t xml:space="preserve"> </w:t>
        </w:r>
        <w:r w:rsidRPr="008C7E78">
          <w:rPr>
            <w:rPrChange w:id="6070" w:author="Arthur Parmentier" w:date="2020-06-07T18:32:00Z">
              <w:rPr>
                <w:lang w:val="fr-FR"/>
              </w:rPr>
            </w:rPrChange>
          </w:rPr>
          <w:t xml:space="preserve">Several hand pose estimations models are presented here : </w:t>
        </w:r>
        <w:r>
          <w:rPr>
            <w:lang w:val="fr-FR"/>
          </w:rPr>
          <w:fldChar w:fldCharType="begin"/>
        </w:r>
        <w:r w:rsidRPr="008C7E78">
          <w:rPr>
            <w:rPrChange w:id="6071"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6072" w:author="Arthur Parmentier" w:date="2020-06-07T18:32:00Z">
              <w:rPr>
                <w:rStyle w:val="Lienhypertexte"/>
                <w:lang w:val="fr-FR"/>
              </w:rPr>
            </w:rPrChange>
          </w:rPr>
          <w:t>https://xinghaochen.github.io/awesome-hand-pose-estimation/</w:t>
        </w:r>
        <w:r>
          <w:rPr>
            <w:lang w:val="fr-FR"/>
          </w:rPr>
          <w:fldChar w:fldCharType="end"/>
        </w:r>
        <w:r w:rsidRPr="008C7E78">
          <w:rPr>
            <w:rPrChange w:id="6073" w:author="Arthur Parmentier" w:date="2020-06-07T18:32:00Z">
              <w:rPr>
                <w:lang w:val="fr-FR"/>
              </w:rPr>
            </w:rPrChange>
          </w:rPr>
          <w:t xml:space="preserve">. </w:t>
        </w:r>
      </w:ins>
      <w:ins w:id="6074" w:author="Arthur Parmentier" w:date="2020-06-03T19:01:00Z">
        <w:r w:rsidRPr="008C7E78">
          <w:rPr>
            <w:rPrChange w:id="6075" w:author="Arthur Parmentier" w:date="2020-06-07T18:32:00Z">
              <w:rPr>
                <w:lang w:val="fr-FR"/>
              </w:rPr>
            </w:rPrChange>
          </w:rPr>
          <w:t>The open pose model also has 2D hand pose recognition but in each case, the models c</w:t>
        </w:r>
      </w:ins>
      <w:ins w:id="6076" w:author="Arthur Parmentier" w:date="2020-06-03T19:02:00Z">
        <w:r w:rsidRPr="008C7E78">
          <w:rPr>
            <w:rPrChange w:id="6077" w:author="Arthur Parmentier" w:date="2020-06-07T18:32:00Z">
              <w:rPr>
                <w:lang w:val="fr-FR"/>
              </w:rPr>
            </w:rPrChange>
          </w:rPr>
          <w:t>ould not easily be ported to Max.</w:t>
        </w:r>
      </w:ins>
    </w:p>
  </w:footnote>
  <w:footnote w:id="40">
    <w:p w:rsidR="0054290C" w:rsidRPr="008C7E78" w:rsidRDefault="0054290C">
      <w:pPr>
        <w:pStyle w:val="Notedebasdepage"/>
      </w:pPr>
      <w:ins w:id="6167" w:author="Arthur Parmentier" w:date="2020-06-03T20:04:00Z">
        <w:r>
          <w:rPr>
            <w:rStyle w:val="Appelnotedebasdep"/>
          </w:rPr>
          <w:footnoteRef/>
        </w:r>
        <w:r>
          <w:t xml:space="preserve"> </w:t>
        </w:r>
        <w:r w:rsidRPr="008C7E78">
          <w:rPr>
            <w:rPrChange w:id="6168" w:author="Arthur Parmentier" w:date="2020-06-07T18:32:00Z">
              <w:rPr>
                <w:lang w:val="fr-FR"/>
              </w:rPr>
            </w:rPrChange>
          </w:rPr>
          <w:t>See Tensorflow blog, March 09, 2020 : https://blog.tensorflow.org/2020/03/face-and-hand-tracking-in-browser-with-mediapipe-and-tensorflowjs.html</w:t>
        </w:r>
      </w:ins>
    </w:p>
  </w:footnote>
  <w:footnote w:id="41">
    <w:p w:rsidR="0054290C" w:rsidRPr="008C7E78" w:rsidRDefault="0054290C">
      <w:pPr>
        <w:pStyle w:val="Notedebasdepage"/>
      </w:pPr>
      <w:ins w:id="6178" w:author="Arthur Parmentier" w:date="2020-06-03T20:08:00Z">
        <w:r>
          <w:rPr>
            <w:rStyle w:val="Appelnotedebasdep"/>
          </w:rPr>
          <w:footnoteRef/>
        </w:r>
        <w:r>
          <w:t xml:space="preserve"> </w:t>
        </w:r>
      </w:ins>
      <w:ins w:id="6179" w:author="Arthur Parmentier" w:date="2020-06-03T20:09:00Z">
        <w:r w:rsidRPr="003D6C76">
          <w:t>https://github.com/lysdexic-audio/n4m-handpose</w:t>
        </w:r>
      </w:ins>
    </w:p>
  </w:footnote>
  <w:footnote w:id="42">
    <w:p w:rsidR="0054290C" w:rsidRPr="008C7E78" w:rsidRDefault="0054290C">
      <w:pPr>
        <w:pStyle w:val="Notedebasdepage"/>
      </w:pPr>
      <w:ins w:id="6208" w:author="Arthur Parmentier" w:date="2020-06-03T20:22:00Z">
        <w:r>
          <w:rPr>
            <w:rStyle w:val="Appelnotedebasdep"/>
          </w:rPr>
          <w:footnoteRef/>
        </w:r>
        <w:r>
          <w:t xml:space="preserve"> </w:t>
        </w:r>
        <w:r w:rsidRPr="008C7E78">
          <w:rPr>
            <w:rPrChange w:id="6209" w:author="Arthur Parmentier" w:date="2020-06-07T18:32:00Z">
              <w:rPr>
                <w:lang w:val="fr-FR"/>
              </w:rPr>
            </w:rPrChange>
          </w:rPr>
          <w:t>See the MediaPipe repository : https://github.com/google/mediapipe/blob/master/mediapipe/docs/multi_hand_tracking_mobile_gpu.md</w:t>
        </w:r>
      </w:ins>
    </w:p>
  </w:footnote>
  <w:footnote w:id="43">
    <w:p w:rsidR="0054290C" w:rsidRPr="00BF1ECB" w:rsidRDefault="0054290C">
      <w:pPr>
        <w:pStyle w:val="Notedebasdepage"/>
      </w:pPr>
      <w:ins w:id="6306" w:author="Arthur Parmentier" w:date="2020-05-20T22:47:00Z">
        <w:r>
          <w:rPr>
            <w:rStyle w:val="Appelnotedebasdep"/>
          </w:rPr>
          <w:footnoteRef/>
        </w:r>
        <w:r>
          <w:t xml:space="preserve"> </w:t>
        </w:r>
        <w:r w:rsidRPr="00BF1ECB">
          <w:rPr>
            <w:rPrChange w:id="6307" w:author="Arthur Parmentier" w:date="2020-05-23T19:46:00Z">
              <w:rPr>
                <w:lang w:val="fr-FR"/>
              </w:rPr>
            </w:rPrChange>
          </w:rPr>
          <w:t xml:space="preserve">The </w:t>
        </w:r>
      </w:ins>
      <w:ins w:id="6308" w:author="Arthur Parmentier" w:date="2020-05-20T22:50:00Z">
        <w:r w:rsidRPr="00BF1ECB">
          <w:rPr>
            <w:rPrChange w:id="6309" w:author="Arthur Parmentier" w:date="2020-05-23T19:46:00Z">
              <w:rPr>
                <w:lang w:val="fr-FR"/>
              </w:rPr>
            </w:rPrChange>
          </w:rPr>
          <w:t>information flow</w:t>
        </w:r>
      </w:ins>
      <w:ins w:id="6310" w:author="Arthur Parmentier" w:date="2020-05-20T22:47:00Z">
        <w:r w:rsidRPr="00BF1ECB">
          <w:rPr>
            <w:rPrChange w:id="6311" w:author="Arthur Parmentier" w:date="2020-05-23T19:46:00Z">
              <w:rPr>
                <w:lang w:val="fr-FR"/>
              </w:rPr>
            </w:rPrChange>
          </w:rPr>
          <w:t xml:space="preserve"> at the opening of the patch</w:t>
        </w:r>
      </w:ins>
      <w:ins w:id="6312" w:author="Arthur Parmentier" w:date="2020-05-22T18:38:00Z">
        <w:r w:rsidRPr="00BF1ECB">
          <w:rPr>
            <w:rPrChange w:id="6313" w:author="Arthur Parmentier" w:date="2020-05-23T19:46:00Z">
              <w:rPr>
                <w:lang w:val="fr-FR"/>
              </w:rPr>
            </w:rPrChange>
          </w:rPr>
          <w:t>er</w:t>
        </w:r>
      </w:ins>
      <w:ins w:id="6314" w:author="Arthur Parmentier" w:date="2020-05-20T22:47:00Z">
        <w:r w:rsidRPr="00BF1ECB">
          <w:rPr>
            <w:rPrChange w:id="6315" w:author="Arthur Parmentier" w:date="2020-05-23T19:46:00Z">
              <w:rPr>
                <w:lang w:val="fr-FR"/>
              </w:rPr>
            </w:rPrChange>
          </w:rPr>
          <w:t xml:space="preserve"> follows a specific order. </w:t>
        </w:r>
      </w:ins>
      <w:ins w:id="6316" w:author="Arthur Parmentier" w:date="2020-05-20T22:53:00Z">
        <w:r w:rsidRPr="00BF1ECB">
          <w:rPr>
            <w:rPrChange w:id="6317" w:author="Arthur Parmentier" w:date="2020-05-23T19:46:00Z">
              <w:rPr>
                <w:lang w:val="fr-FR"/>
              </w:rPr>
            </w:rPrChange>
          </w:rPr>
          <w:t>If implemented at startup, t</w:t>
        </w:r>
      </w:ins>
      <w:ins w:id="6318" w:author="Arthur Parmentier" w:date="2020-05-20T22:48:00Z">
        <w:r w:rsidRPr="00BF1ECB">
          <w:rPr>
            <w:rPrChange w:id="6319" w:author="Arthur Parmentier" w:date="2020-05-23T19:46:00Z">
              <w:rPr>
                <w:lang w:val="fr-FR"/>
              </w:rPr>
            </w:rPrChange>
          </w:rPr>
          <w:t>he triggering of the input size</w:t>
        </w:r>
      </w:ins>
      <w:ins w:id="6320" w:author="Arthur Parmentier" w:date="2020-05-20T22:50:00Z">
        <w:r w:rsidRPr="00BF1ECB">
          <w:rPr>
            <w:rPrChange w:id="6321" w:author="Arthur Parmentier" w:date="2020-05-23T19:46:00Z">
              <w:rPr>
                <w:lang w:val="fr-FR"/>
              </w:rPr>
            </w:rPrChange>
          </w:rPr>
          <w:t xml:space="preserve"> </w:t>
        </w:r>
      </w:ins>
      <w:ins w:id="6322" w:author="Arthur Parmentier" w:date="2020-05-20T22:48:00Z">
        <w:r w:rsidRPr="00BF1ECB">
          <w:rPr>
            <w:rPrChange w:id="6323" w:author="Arthur Parmentier" w:date="2020-05-23T19:46:00Z">
              <w:rPr>
                <w:lang w:val="fr-FR"/>
              </w:rPr>
            </w:rPrChange>
          </w:rPr>
          <w:t xml:space="preserve">should be launched with a « loadpercent 91 » object to </w:t>
        </w:r>
      </w:ins>
      <w:ins w:id="6324" w:author="Arthur Parmentier" w:date="2020-06-10T19:54:00Z">
        <w:r w:rsidRPr="00BF1ECB">
          <w:t>guarantee</w:t>
        </w:r>
      </w:ins>
      <w:ins w:id="6325" w:author="Arthur Parmentier" w:date="2020-05-20T22:49:00Z">
        <w:r w:rsidRPr="00BF1ECB">
          <w:rPr>
            <w:rPrChange w:id="6326" w:author="Arthur Parmentier" w:date="2020-05-23T19:46:00Z">
              <w:rPr>
                <w:lang w:val="fr-FR"/>
              </w:rPr>
            </w:rPrChange>
          </w:rPr>
          <w:t xml:space="preserve"> that it is caught by the input manager</w:t>
        </w:r>
      </w:ins>
      <w:ins w:id="6327" w:author="Arthur Parmentier" w:date="2020-05-20T22:53:00Z">
        <w:r w:rsidRPr="00BF1ECB">
          <w:rPr>
            <w:rPrChange w:id="6328" w:author="Arthur Parmentier" w:date="2020-05-23T19:46:00Z">
              <w:rPr>
                <w:lang w:val="fr-FR"/>
              </w:rPr>
            </w:rPrChange>
          </w:rPr>
          <w:t>. Otherwise, the number can be sent anytime</w:t>
        </w:r>
      </w:ins>
      <w:ins w:id="6329" w:author="Arthur Parmentier" w:date="2020-05-20T22:54:00Z">
        <w:r w:rsidRPr="00BF1ECB">
          <w:rPr>
            <w:rPrChange w:id="6330" w:author="Arthur Parmentier" w:date="2020-05-23T19:46:00Z">
              <w:rPr>
                <w:lang w:val="fr-FR"/>
              </w:rPr>
            </w:rPrChange>
          </w:rPr>
          <w:t xml:space="preserve"> before the recording is launched.</w:t>
        </w:r>
      </w:ins>
    </w:p>
  </w:footnote>
  <w:footnote w:id="44">
    <w:p w:rsidR="0054290C" w:rsidRPr="008C7E78" w:rsidRDefault="0054290C">
      <w:pPr>
        <w:pStyle w:val="Notedebasdepage"/>
      </w:pPr>
      <w:ins w:id="6425"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45">
    <w:p w:rsidR="0054290C" w:rsidRPr="00BF1ECB" w:rsidRDefault="0054290C">
      <w:pPr>
        <w:pStyle w:val="Notedebasdepage"/>
      </w:pPr>
      <w:ins w:id="6546" w:author="Arthur Parmentier" w:date="2020-05-20T22:33:00Z">
        <w:r>
          <w:rPr>
            <w:rStyle w:val="Appelnotedebasdep"/>
          </w:rPr>
          <w:footnoteRef/>
        </w:r>
        <w:r>
          <w:t xml:space="preserve"> </w:t>
        </w:r>
        <w:r w:rsidRPr="00BF1ECB">
          <w:rPr>
            <w:rPrChange w:id="6547" w:author="Arthur Parmentier" w:date="2020-05-23T19:46:00Z">
              <w:rPr>
                <w:lang w:val="fr-FR"/>
              </w:rPr>
            </w:rPrChange>
          </w:rPr>
          <w:t xml:space="preserve">5 seconds is the maximum sequence length </w:t>
        </w:r>
      </w:ins>
      <w:ins w:id="6548" w:author="Arthur Parmentier" w:date="2020-05-20T22:35:00Z">
        <w:r w:rsidRPr="00BF1ECB">
          <w:rPr>
            <w:rPrChange w:id="6549" w:author="Arthur Parmentier" w:date="2020-05-23T19:46:00Z">
              <w:rPr>
                <w:lang w:val="fr-FR"/>
              </w:rPr>
            </w:rPrChange>
          </w:rPr>
          <w:t>that I allowed the recording buffer to store</w:t>
        </w:r>
      </w:ins>
      <w:ins w:id="6550" w:author="Arthur Parmentier" w:date="2020-05-20T22:36:00Z">
        <w:r w:rsidRPr="00BF1ECB">
          <w:rPr>
            <w:rPrChange w:id="6551" w:author="Arthur Parmentier" w:date="2020-05-23T19:46:00Z">
              <w:rPr>
                <w:lang w:val="fr-FR"/>
              </w:rPr>
            </w:rPrChange>
          </w:rPr>
          <w:t xml:space="preserve">. Internally, </w:t>
        </w:r>
      </w:ins>
      <w:ins w:id="6552" w:author="Arthur Parmentier" w:date="2020-05-20T22:37:00Z">
        <w:r w:rsidRPr="00BF1ECB">
          <w:rPr>
            <w:rPrChange w:id="6553" w:author="Arthur Parmentier" w:date="2020-05-23T19:46:00Z">
              <w:rPr>
                <w:lang w:val="fr-FR"/>
              </w:rPr>
            </w:rPrChange>
          </w:rPr>
          <w:t>it is a constraint from the M</w:t>
        </w:r>
      </w:ins>
      <w:ins w:id="6554" w:author="Arthur Parmentier" w:date="2020-05-20T22:38:00Z">
        <w:r w:rsidRPr="00BF1ECB">
          <w:rPr>
            <w:rPrChange w:id="6555" w:author="Arthur Parmentier" w:date="2020-05-23T19:46:00Z">
              <w:rPr>
                <w:lang w:val="fr-FR"/>
              </w:rPr>
            </w:rPrChange>
          </w:rPr>
          <w:t>uBu object that stores the buffers and require a « maximum capacity » for each track, possibly for memory allocation issues.</w:t>
        </w:r>
      </w:ins>
      <w:ins w:id="6556" w:author="Arthur Parmentier" w:date="2020-05-20T22:36:00Z">
        <w:r w:rsidRPr="00BF1ECB">
          <w:rPr>
            <w:rPrChange w:id="6557" w:author="Arthur Parmentier" w:date="2020-05-23T19:46:00Z">
              <w:rPr>
                <w:lang w:val="fr-FR"/>
              </w:rPr>
            </w:rPrChange>
          </w:rPr>
          <w:t xml:space="preserve"> </w:t>
        </w:r>
      </w:ins>
      <w:ins w:id="6558" w:author="Arthur Parmentier" w:date="2020-05-20T22:39:00Z">
        <w:r w:rsidRPr="00BF1ECB">
          <w:rPr>
            <w:rPrChange w:id="6559" w:author="Arthur Parmentier" w:date="2020-05-23T19:46:00Z">
              <w:rPr>
                <w:lang w:val="fr-FR"/>
              </w:rPr>
            </w:rPrChange>
          </w:rPr>
          <w:t xml:space="preserve">However, it is unrealistic that a sign does take more than 2 seconds to </w:t>
        </w:r>
      </w:ins>
      <w:ins w:id="6560" w:author="Arthur Parmentier" w:date="2020-05-20T22:40:00Z">
        <w:r w:rsidRPr="00BF1ECB">
          <w:rPr>
            <w:rPrChange w:id="6561" w:author="Arthur Parmentier" w:date="2020-05-23T19:46:00Z">
              <w:rPr>
                <w:lang w:val="fr-FR"/>
              </w:rPr>
            </w:rPrChange>
          </w:rPr>
          <w:t>be executed.</w:t>
        </w:r>
      </w:ins>
    </w:p>
  </w:footnote>
  <w:footnote w:id="46">
    <w:p w:rsidR="0054290C" w:rsidRPr="008C7E78" w:rsidRDefault="0054290C">
      <w:pPr>
        <w:pStyle w:val="Notedebasdepage"/>
      </w:pPr>
      <w:ins w:id="6572" w:author="Arthur Parmentier" w:date="2020-06-03T23:27:00Z">
        <w:r>
          <w:rPr>
            <w:rStyle w:val="Appelnotedebasdep"/>
          </w:rPr>
          <w:footnoteRef/>
        </w:r>
        <w:r>
          <w:t xml:space="preserve"> </w:t>
        </w:r>
        <w:r w:rsidRPr="008C7E78">
          <w:rPr>
            <w:rPrChange w:id="6573" w:author="Arthur Parmentier" w:date="2020-06-07T18:32:00Z">
              <w:rPr>
                <w:lang w:val="fr-FR"/>
              </w:rPr>
            </w:rPrChange>
          </w:rPr>
          <w:t xml:space="preserve">In further releases of the tool, </w:t>
        </w:r>
      </w:ins>
      <w:ins w:id="6574" w:author="Arthur Parmentier" w:date="2020-06-03T23:28:00Z">
        <w:r w:rsidRPr="008C7E78">
          <w:rPr>
            <w:rPrChange w:id="6575" w:author="Arthur Parmentier" w:date="2020-06-07T18:32:00Z">
              <w:rPr>
                <w:lang w:val="fr-FR"/>
              </w:rPr>
            </w:rPrChange>
          </w:rPr>
          <w:t>i twill be possible</w:t>
        </w:r>
      </w:ins>
      <w:ins w:id="6576" w:author="Arthur Parmentier" w:date="2020-06-03T23:27:00Z">
        <w:r w:rsidRPr="008C7E78">
          <w:rPr>
            <w:rPrChange w:id="6577" w:author="Arthur Parmentier" w:date="2020-06-07T18:32:00Z">
              <w:rPr>
                <w:lang w:val="fr-FR"/>
              </w:rPr>
            </w:rPrChange>
          </w:rPr>
          <w:t xml:space="preserve"> to only use one Mubu object for all models, but I could not reach this level of gener</w:t>
        </w:r>
      </w:ins>
      <w:ins w:id="6578" w:author="Arthur Parmentier" w:date="2020-06-03T23:28:00Z">
        <w:r w:rsidRPr="008C7E78">
          <w:rPr>
            <w:rPrChange w:id="6579" w:author="Arthur Parmentier" w:date="2020-06-07T18:32:00Z">
              <w:rPr>
                <w:lang w:val="fr-FR"/>
              </w:rPr>
            </w:rPrChange>
          </w:rPr>
          <w:t>icity and complexity inside the frame of my project.</w:t>
        </w:r>
      </w:ins>
    </w:p>
  </w:footnote>
  <w:footnote w:id="47">
    <w:p w:rsidR="0054290C" w:rsidRPr="00BF1ECB" w:rsidRDefault="0054290C">
      <w:pPr>
        <w:pStyle w:val="Notedebasdepage"/>
      </w:pPr>
      <w:ins w:id="6675" w:author="Arthur Parmentier" w:date="2020-05-22T08:13:00Z">
        <w:r>
          <w:rPr>
            <w:rStyle w:val="Appelnotedebasdep"/>
          </w:rPr>
          <w:footnoteRef/>
        </w:r>
        <w:r>
          <w:t xml:space="preserve"> </w:t>
        </w:r>
        <w:r w:rsidRPr="00023308">
          <w:t>https://discussion.forum.ircam.fr/t/mubu-write-to-file-bugs-suggested-improvement/21714/2</w:t>
        </w:r>
      </w:ins>
    </w:p>
  </w:footnote>
  <w:footnote w:id="48">
    <w:p w:rsidR="0054290C" w:rsidRDefault="0054290C" w:rsidP="00D64278">
      <w:pPr>
        <w:pStyle w:val="Notedebasdepage"/>
        <w:rPr>
          <w:ins w:id="6921" w:author="Arthur Parmentier" w:date="2020-05-22T11:26:00Z"/>
        </w:rPr>
      </w:pPr>
      <w:ins w:id="6922" w:author="Arthur Parmentier" w:date="2020-05-22T10:44:00Z">
        <w:r>
          <w:rPr>
            <w:rStyle w:val="Appelnotedebasdep"/>
          </w:rPr>
          <w:footnoteRef/>
        </w:r>
      </w:ins>
    </w:p>
    <w:p w:rsidR="0054290C" w:rsidRPr="00BF1ECB" w:rsidRDefault="0054290C">
      <w:pPr>
        <w:pStyle w:val="Notedebasdepage"/>
        <w:numPr>
          <w:ilvl w:val="0"/>
          <w:numId w:val="39"/>
        </w:numPr>
        <w:rPr>
          <w:ins w:id="6923" w:author="Arthur Parmentier" w:date="2020-05-22T11:01:00Z"/>
          <w:rPrChange w:id="6924" w:author="Arthur Parmentier" w:date="2020-05-23T19:46:00Z">
            <w:rPr>
              <w:ins w:id="6925" w:author="Arthur Parmentier" w:date="2020-05-22T11:01:00Z"/>
              <w:lang w:val="fr-FR"/>
            </w:rPr>
          </w:rPrChange>
        </w:rPr>
      </w:pPr>
      <w:ins w:id="6926" w:author="Arthur Parmentier" w:date="2020-05-22T10:44:00Z">
        <w:r w:rsidRPr="00BF1ECB">
          <w:rPr>
            <w:rPrChange w:id="6927" w:author="Arthur Parmentier" w:date="2020-05-23T19:46:00Z">
              <w:rPr>
                <w:lang w:val="fr-FR"/>
              </w:rPr>
            </w:rPrChange>
          </w:rPr>
          <w:t xml:space="preserve">The MuBu library has a </w:t>
        </w:r>
      </w:ins>
      <w:ins w:id="6928" w:author="Arthur Parmentier" w:date="2020-05-22T10:45:00Z">
        <w:r w:rsidRPr="00BF1ECB">
          <w:rPr>
            <w:rPrChange w:id="6929" w:author="Arthur Parmentier" w:date="2020-05-23T19:46:00Z">
              <w:rPr>
                <w:lang w:val="fr-FR"/>
              </w:rPr>
            </w:rPrChange>
          </w:rPr>
          <w:t xml:space="preserve">DTW object that can be directly used on the buffers but I could not find </w:t>
        </w:r>
      </w:ins>
      <w:ins w:id="6930" w:author="Arthur Parmentier" w:date="2020-05-22T10:46:00Z">
        <w:r w:rsidRPr="00BF1ECB">
          <w:rPr>
            <w:rPrChange w:id="6931" w:author="Arthur Parmentier" w:date="2020-05-23T19:46:00Z">
              <w:rPr>
                <w:lang w:val="fr-FR"/>
              </w:rPr>
            </w:rPrChange>
          </w:rPr>
          <w:t xml:space="preserve">whether it could or </w:t>
        </w:r>
      </w:ins>
      <w:ins w:id="6932" w:author="Arthur Parmentier" w:date="2020-05-22T10:45:00Z">
        <w:r w:rsidRPr="00BF1ECB">
          <w:rPr>
            <w:rPrChange w:id="6933" w:author="Arthur Parmentier" w:date="2020-05-23T19:46:00Z">
              <w:rPr>
                <w:lang w:val="fr-FR"/>
              </w:rPr>
            </w:rPrChange>
          </w:rPr>
          <w:t xml:space="preserve">how to make it work </w:t>
        </w:r>
      </w:ins>
      <w:ins w:id="6934" w:author="Arthur Parmentier" w:date="2020-05-22T10:46:00Z">
        <w:r w:rsidRPr="00BF1ECB">
          <w:rPr>
            <w:rPrChange w:id="6935" w:author="Arthur Parmentier" w:date="2020-05-23T19:46:00Z">
              <w:rPr>
                <w:lang w:val="fr-FR"/>
              </w:rPr>
            </w:rPrChange>
          </w:rPr>
          <w:t xml:space="preserve">with </w:t>
        </w:r>
      </w:ins>
      <w:ins w:id="6936" w:author="Arthur Parmentier" w:date="2020-05-22T10:45:00Z">
        <w:r w:rsidRPr="00BF1ECB">
          <w:rPr>
            <w:rPrChange w:id="6937" w:author="Arthur Parmentier" w:date="2020-05-23T19:46:00Z">
              <w:rPr>
                <w:lang w:val="fr-FR"/>
              </w:rPr>
            </w:rPrChange>
          </w:rPr>
          <w:t>real-time</w:t>
        </w:r>
      </w:ins>
      <w:ins w:id="6938" w:author="Arthur Parmentier" w:date="2020-05-22T10:46:00Z">
        <w:r w:rsidRPr="00BF1ECB">
          <w:rPr>
            <w:rPrChange w:id="6939" w:author="Arthur Parmentier" w:date="2020-05-23T19:46:00Z">
              <w:rPr>
                <w:lang w:val="fr-FR"/>
              </w:rPr>
            </w:rPrChange>
          </w:rPr>
          <w:t xml:space="preserve"> data.</w:t>
        </w:r>
      </w:ins>
      <w:ins w:id="6940" w:author="Arthur Parmentier" w:date="2020-05-22T11:00:00Z">
        <w:r w:rsidRPr="00BF1ECB">
          <w:rPr>
            <w:rPrChange w:id="6941" w:author="Arthur Parmentier" w:date="2020-05-23T19:46:00Z">
              <w:rPr>
                <w:lang w:val="fr-FR"/>
              </w:rPr>
            </w:rPrChange>
          </w:rPr>
          <w:t xml:space="preserve"> </w:t>
        </w:r>
      </w:ins>
    </w:p>
    <w:p w:rsidR="0054290C" w:rsidRPr="0058758C" w:rsidRDefault="0054290C" w:rsidP="00AD7B79">
      <w:pPr>
        <w:pStyle w:val="Notedebasdepage"/>
        <w:numPr>
          <w:ilvl w:val="0"/>
          <w:numId w:val="39"/>
        </w:numPr>
        <w:rPr>
          <w:ins w:id="6942" w:author="Arthur Parmentier" w:date="2020-05-22T11:27:00Z"/>
          <w:lang w:val="fr-FR"/>
          <w:rPrChange w:id="6943" w:author="Arthur Parmentier" w:date="2020-05-22T11:27:00Z">
            <w:rPr>
              <w:ins w:id="6944" w:author="Arthur Parmentier" w:date="2020-05-22T11:27:00Z"/>
            </w:rPr>
          </w:rPrChange>
        </w:rPr>
      </w:pPr>
      <w:ins w:id="6945" w:author="Arthur Parmentier" w:date="2020-05-22T11:01:00Z">
        <w:r w:rsidRPr="00BF1ECB">
          <w:rPr>
            <w:rPrChange w:id="6946" w:author="Arthur Parmentier" w:date="2020-05-23T19:46:00Z">
              <w:rPr>
                <w:lang w:val="fr-FR"/>
              </w:rPr>
            </w:rPrChange>
          </w:rPr>
          <w:t xml:space="preserve">Frédéric Bettens from UMons presented in 2009 the num.dtw object for Max and PD, but it can not longer be found over the </w:t>
        </w:r>
      </w:ins>
      <w:ins w:id="6947" w:author="Arthur Parmentier" w:date="2020-05-22T11:02:00Z">
        <w:r w:rsidRPr="00BF1ECB">
          <w:rPr>
            <w:rPrChange w:id="6948" w:author="Arthur Parmentier" w:date="2020-05-23T19:46:00Z">
              <w:rPr>
                <w:lang w:val="fr-FR"/>
              </w:rPr>
            </w:rPrChange>
          </w:rPr>
          <w:t xml:space="preserve">web as annonced in its introductory paper </w:t>
        </w:r>
      </w:ins>
      <w:ins w:id="6949" w:author="Arthur Parmentier" w:date="2020-05-22T11:22:00Z">
        <w:r w:rsidRPr="00BF1ECB">
          <w:rPr>
            <w:i/>
            <w:iCs/>
            <w:rPrChange w:id="6950" w:author="Arthur Parmentier" w:date="2020-05-23T19:46:00Z">
              <w:rPr>
                <w:lang w:val="fr-FR"/>
              </w:rPr>
            </w:rPrChange>
          </w:rPr>
          <w:t>Real-time dtw-based gesture recognition external object for max/msp and puredata</w:t>
        </w:r>
        <w:r w:rsidRPr="00BF1ECB">
          <w:rPr>
            <w:rPrChange w:id="6951" w:author="Arthur Parmentier" w:date="2020-05-23T19:46:00Z">
              <w:rPr>
                <w:lang w:val="fr-FR"/>
              </w:rPr>
            </w:rPrChange>
          </w:rPr>
          <w:t xml:space="preserve"> in </w:t>
        </w:r>
      </w:ins>
      <w:ins w:id="6952" w:author="Arthur Parmentier" w:date="2020-05-22T11:23:00Z">
        <w:r>
          <w:t>Proc. SMC ’09, 2009 30-35</w:t>
        </w:r>
      </w:ins>
    </w:p>
    <w:p w:rsidR="0054290C" w:rsidRDefault="0054290C">
      <w:pPr>
        <w:pStyle w:val="Notedebasdepage"/>
        <w:numPr>
          <w:ilvl w:val="0"/>
          <w:numId w:val="39"/>
        </w:numPr>
        <w:rPr>
          <w:ins w:id="6953" w:author="Arthur Parmentier" w:date="2020-06-04T10:54:00Z"/>
        </w:rPr>
      </w:pPr>
      <w:ins w:id="6954" w:author="Arthur Parmentier" w:date="2020-05-22T11:27:00Z">
        <w:r>
          <w:t>A</w:t>
        </w:r>
      </w:ins>
      <w:ins w:id="6955" w:author="Arthur Parmentier" w:date="2020-05-22T11:29:00Z">
        <w:r>
          <w:t>nother DTW object for Max has been built on t</w:t>
        </w:r>
      </w:ins>
      <w:ins w:id="6956" w:author="Arthur Parmentier" w:date="2020-05-22T11:30:00Z">
        <w:r>
          <w:t xml:space="preserve">he online-DTW library: </w:t>
        </w:r>
        <w:r w:rsidRPr="0058758C">
          <w:rPr>
            <w:i/>
            <w:iCs/>
            <w:rPrChange w:id="6957" w:author="Arthur Parmentier" w:date="2020-05-22T11:30:00Z">
              <w:rPr/>
            </w:rPrChange>
          </w:rPr>
          <w:t>An Online Tempo Tracker for Automatic Accompaniment based on Audio-to-audio Alignment and Beat Tracking</w:t>
        </w:r>
        <w:r>
          <w:t xml:space="preserve">, G. Burloiu. In Sound and Music Computing (SMC), 2016, but </w:t>
        </w:r>
      </w:ins>
      <w:ins w:id="6958" w:author="Arthur Parmentier" w:date="2020-05-22T11:31:00Z">
        <w:r>
          <w:t>i</w:t>
        </w:r>
      </w:ins>
      <w:ins w:id="6959" w:author="Arthur Parmentier" w:date="2020-05-22T11:32:00Z">
        <w:r>
          <w:t>t is not designed to be used as a classifier.</w:t>
        </w:r>
      </w:ins>
    </w:p>
    <w:p w:rsidR="0054290C" w:rsidRPr="00BF1ECB" w:rsidRDefault="0054290C">
      <w:pPr>
        <w:pStyle w:val="Notedebasdepage"/>
        <w:numPr>
          <w:ilvl w:val="0"/>
          <w:numId w:val="39"/>
        </w:numPr>
        <w:pPrChange w:id="6960" w:author="Arthur Parmentier" w:date="2020-05-22T11:01:00Z">
          <w:pPr>
            <w:pStyle w:val="Notedebasdepage"/>
          </w:pPr>
        </w:pPrChange>
      </w:pPr>
      <w:ins w:id="6961"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49">
    <w:p w:rsidR="0054290C" w:rsidRPr="00BF1ECB" w:rsidRDefault="0054290C">
      <w:pPr>
        <w:pStyle w:val="Notedebasdepage"/>
      </w:pPr>
      <w:ins w:id="6967" w:author="Arthur Parmentier" w:date="2020-05-22T11:38:00Z">
        <w:r>
          <w:rPr>
            <w:rStyle w:val="Appelnotedebasdep"/>
          </w:rPr>
          <w:footnoteRef/>
        </w:r>
        <w:r>
          <w:t xml:space="preserve"> </w:t>
        </w:r>
      </w:ins>
      <w:ins w:id="6968" w:author="Arthur Parmentier" w:date="2020-05-22T11:39:00Z">
        <w:r w:rsidRPr="00BA3283">
          <w:t>http://www.</w:t>
        </w:r>
      </w:ins>
      <w:ins w:id="6969" w:author="Arthur Parmentier" w:date="2020-05-22T12:18:00Z">
        <w:r>
          <w:t>Wekinator</w:t>
        </w:r>
      </w:ins>
      <w:ins w:id="6970" w:author="Arthur Parmentier" w:date="2020-05-22T11:39:00Z">
        <w:r w:rsidRPr="00BA3283">
          <w:t>.org/</w:t>
        </w:r>
      </w:ins>
    </w:p>
  </w:footnote>
  <w:footnote w:id="50">
    <w:p w:rsidR="0054290C" w:rsidRPr="008C7E78" w:rsidRDefault="0054290C">
      <w:pPr>
        <w:pStyle w:val="Notedebasdepage"/>
      </w:pPr>
      <w:ins w:id="7207" w:author="Arthur Parmentier" w:date="2020-06-04T14:08:00Z">
        <w:r>
          <w:rPr>
            <w:rStyle w:val="Appelnotedebasdep"/>
          </w:rPr>
          <w:footnoteRef/>
        </w:r>
        <w:r>
          <w:t xml:space="preserve"> </w:t>
        </w:r>
        <w:r w:rsidRPr="008C7E78">
          <w:rPr>
            <w:rPrChange w:id="7208" w:author="Arthur Parmentier" w:date="2020-06-07T18:32:00Z">
              <w:rPr>
                <w:lang w:val="fr-FR"/>
              </w:rPr>
            </w:rPrChange>
          </w:rPr>
          <w:t>See https://github.com/jakesgordon/javascript-state-machine/</w:t>
        </w:r>
      </w:ins>
    </w:p>
  </w:footnote>
  <w:footnote w:id="51">
    <w:p w:rsidR="0054290C" w:rsidRPr="008C7E78" w:rsidRDefault="0054290C">
      <w:pPr>
        <w:pStyle w:val="Notedebasdepage"/>
      </w:pPr>
      <w:ins w:id="7212" w:author="Arthur Parmentier" w:date="2020-06-04T14:11:00Z">
        <w:r>
          <w:rPr>
            <w:rStyle w:val="Appelnotedebasdep"/>
          </w:rPr>
          <w:footnoteRef/>
        </w:r>
        <w:r>
          <w:t xml:space="preserve"> </w:t>
        </w:r>
        <w:r w:rsidRPr="00443149">
          <w:t>https://github.com/mdaines/viz.js</w:t>
        </w:r>
      </w:ins>
    </w:p>
  </w:footnote>
  <w:footnote w:id="52">
    <w:p w:rsidR="0054290C" w:rsidRPr="008C7E78" w:rsidRDefault="0054290C">
      <w:pPr>
        <w:pStyle w:val="Notedebasdepage"/>
      </w:pPr>
      <w:ins w:id="7536" w:author="Arthur Parmentier" w:date="2020-06-05T15:46:00Z">
        <w:r>
          <w:rPr>
            <w:rStyle w:val="Appelnotedebasdep"/>
          </w:rPr>
          <w:footnoteRef/>
        </w:r>
        <w:r>
          <w:t xml:space="preserve"> </w:t>
        </w:r>
      </w:ins>
      <w:ins w:id="7537" w:author="Arthur Parmentier" w:date="2020-06-05T15:47:00Z">
        <w:r w:rsidRPr="008C7E78">
          <w:rPr>
            <w:rPrChange w:id="7538"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53">
    <w:p w:rsidR="0054290C" w:rsidRPr="008C7E78" w:rsidRDefault="0054290C">
      <w:pPr>
        <w:pStyle w:val="Notedebasdepage"/>
      </w:pPr>
      <w:ins w:id="7625" w:author="Arthur Parmentier" w:date="2020-06-05T00:48:00Z">
        <w:r>
          <w:rPr>
            <w:rStyle w:val="Appelnotedebasdep"/>
          </w:rPr>
          <w:footnoteRef/>
        </w:r>
        <w:r>
          <w:t xml:space="preserve"> </w:t>
        </w:r>
        <w:r w:rsidRPr="008C7E78">
          <w:rPr>
            <w:rPrChange w:id="7626" w:author="Arthur Parmentier" w:date="2020-06-07T18:32:00Z">
              <w:rPr>
                <w:lang w:val="fr-FR"/>
              </w:rPr>
            </w:rPrChange>
          </w:rPr>
          <w:t>The vers</w:t>
        </w:r>
      </w:ins>
      <w:ins w:id="7627" w:author="Arthur Parmentier" w:date="2020-06-05T00:49:00Z">
        <w:r w:rsidRPr="008C7E78">
          <w:rPr>
            <w:rPrChange w:id="7628" w:author="Arthur Parmentier" w:date="2020-06-07T18:32:00Z">
              <w:rPr>
                <w:lang w:val="fr-FR"/>
              </w:rPr>
            </w:rPrChange>
          </w:rPr>
          <w:t>ion that I am using is the following : https://github.com/ideoforms/LiveOSC</w:t>
        </w:r>
      </w:ins>
    </w:p>
  </w:footnote>
  <w:footnote w:id="54">
    <w:p w:rsidR="0054290C" w:rsidRPr="00FF217B" w:rsidRDefault="0054290C" w:rsidP="005522F0">
      <w:pPr>
        <w:pStyle w:val="Notedebasdepage"/>
        <w:rPr>
          <w:ins w:id="7736" w:author="Arthur Parmentier" w:date="2020-05-18T17:07:00Z"/>
        </w:rPr>
      </w:pPr>
      <w:ins w:id="7737" w:author="Arthur Parmentier" w:date="2020-05-18T17:07:00Z">
        <w:r>
          <w:rPr>
            <w:rStyle w:val="Appelnotedebasdep"/>
          </w:rPr>
          <w:footnoteRef/>
        </w:r>
        <w:r>
          <w:t xml:space="preserve"> </w:t>
        </w:r>
        <w:r w:rsidRPr="00CC0B22">
          <w:t xml:space="preserve">2 seconds is the default value </w:t>
        </w:r>
        <w:r>
          <w:t>of the recording sequence for each sign.</w:t>
        </w:r>
      </w:ins>
      <w:ins w:id="7738" w:author="Arthur Parmentier" w:date="2020-05-22T20:16:00Z">
        <w:r>
          <w:t xml:space="preserve"> The implementation details of Wekinator are discussed in </w:t>
        </w:r>
      </w:ins>
      <w:ins w:id="7739" w:author="Arthur Parmentier" w:date="2020-05-22T20:17:00Z">
        <w:r>
          <w:t xml:space="preserve">the course </w:t>
        </w:r>
        <w:r>
          <w:rPr>
            <w:i/>
            <w:iCs/>
          </w:rPr>
          <w:t>Machine learning for musicians and artists, Working with time</w:t>
        </w:r>
        <w:r>
          <w:t xml:space="preserve"> on Kadenze.com</w:t>
        </w:r>
      </w:ins>
      <w:ins w:id="7740"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55">
    <w:p w:rsidR="0054290C" w:rsidRPr="00CC0B22" w:rsidRDefault="0054290C" w:rsidP="005522F0">
      <w:pPr>
        <w:pStyle w:val="Notedebasdepage"/>
        <w:rPr>
          <w:ins w:id="7743" w:author="Arthur Parmentier" w:date="2020-05-18T17:07:00Z"/>
        </w:rPr>
      </w:pPr>
      <w:ins w:id="7744" w:author="Arthur Parmentier" w:date="2020-05-18T17:07:00Z">
        <w:r>
          <w:rPr>
            <w:rStyle w:val="Appelnotedebasdep"/>
          </w:rPr>
          <w:footnoteRef/>
        </w:r>
        <w:r>
          <w:t xml:space="preserve"> </w:t>
        </w:r>
        <w:r w:rsidRPr="00CC0B22">
          <w:t>We indeed have FPS*sequence_</w:t>
        </w:r>
        <w:r>
          <w:t>length = sequence size.</w:t>
        </w:r>
      </w:ins>
    </w:p>
  </w:footnote>
  <w:footnote w:id="56">
    <w:p w:rsidR="0054290C" w:rsidRPr="00BF1ECB" w:rsidRDefault="0054290C" w:rsidP="00F7581A">
      <w:pPr>
        <w:pStyle w:val="Notedebasdepage"/>
        <w:rPr>
          <w:ins w:id="7810" w:author="Arthur Parmentier" w:date="2020-05-21T17:01:00Z"/>
          <w:rPrChange w:id="7811" w:author="Arthur Parmentier" w:date="2020-05-23T19:46:00Z">
            <w:rPr>
              <w:ins w:id="7812" w:author="Arthur Parmentier" w:date="2020-05-21T17:01:00Z"/>
              <w:lang w:val="fr-FR"/>
            </w:rPr>
          </w:rPrChange>
        </w:rPr>
      </w:pPr>
      <w:ins w:id="7813" w:author="Arthur Parmentier" w:date="2020-05-21T17:01:00Z">
        <w:r>
          <w:rPr>
            <w:rStyle w:val="Appelnotedebasdep"/>
          </w:rPr>
          <w:footnoteRef/>
        </w:r>
        <w:r>
          <w:t xml:space="preserve"> </w:t>
        </w:r>
        <w:r w:rsidRPr="00BF1ECB">
          <w:rPr>
            <w:rPrChange w:id="7814" w:author="Arthur Parmentier" w:date="2020-05-23T19:46:00Z">
              <w:rPr>
                <w:lang w:val="fr-FR"/>
              </w:rPr>
            </w:rPrChange>
          </w:rPr>
          <w:t xml:space="preserve">Modosc can be found at </w:t>
        </w:r>
        <w:r>
          <w:rPr>
            <w:lang w:val="fr-FR"/>
          </w:rPr>
          <w:fldChar w:fldCharType="begin"/>
        </w:r>
        <w:r w:rsidRPr="00BF1ECB">
          <w:rPr>
            <w:rPrChange w:id="7815"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7816" w:author="Arthur Parmentier" w:date="2020-05-23T19:46:00Z">
              <w:rPr>
                <w:rStyle w:val="Lienhypertexte"/>
                <w:lang w:val="fr-FR"/>
              </w:rPr>
            </w:rPrChange>
          </w:rPr>
          <w:t>https://github.com/motiondescriptors/modosc</w:t>
        </w:r>
        <w:r>
          <w:rPr>
            <w:lang w:val="fr-FR"/>
          </w:rPr>
          <w:fldChar w:fldCharType="end"/>
        </w:r>
        <w:r w:rsidRPr="00BF1ECB">
          <w:rPr>
            <w:rPrChange w:id="7817" w:author="Arthur Parmentier" w:date="2020-05-23T19:46:00Z">
              <w:rPr>
                <w:lang w:val="fr-FR"/>
              </w:rPr>
            </w:rPrChange>
          </w:rPr>
          <w:t>, which relevant papers.</w:t>
        </w:r>
      </w:ins>
    </w:p>
  </w:footnote>
  <w:footnote w:id="57">
    <w:p w:rsidR="0054290C" w:rsidRPr="00BF1ECB" w:rsidRDefault="0054290C">
      <w:pPr>
        <w:pStyle w:val="Notedebasdepage"/>
      </w:pPr>
      <w:ins w:id="7850"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2E21C5"/>
    <w:multiLevelType w:val="hybridMultilevel"/>
    <w:tmpl w:val="87FAF642"/>
    <w:lvl w:ilvl="0" w:tplc="0A26D0EC">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40"/>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1"/>
  </w:num>
  <w:num w:numId="19">
    <w:abstractNumId w:val="21"/>
  </w:num>
  <w:num w:numId="20">
    <w:abstractNumId w:val="35"/>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9"/>
  </w:num>
  <w:num w:numId="26">
    <w:abstractNumId w:val="26"/>
  </w:num>
  <w:num w:numId="27">
    <w:abstractNumId w:val="25"/>
  </w:num>
  <w:num w:numId="28">
    <w:abstractNumId w:val="30"/>
  </w:num>
  <w:num w:numId="29">
    <w:abstractNumId w:val="36"/>
  </w:num>
  <w:num w:numId="30">
    <w:abstractNumId w:val="7"/>
  </w:num>
  <w:num w:numId="31">
    <w:abstractNumId w:val="24"/>
  </w:num>
  <w:num w:numId="32">
    <w:abstractNumId w:val="19"/>
  </w:num>
  <w:num w:numId="33">
    <w:abstractNumId w:val="6"/>
  </w:num>
  <w:num w:numId="34">
    <w:abstractNumId w:val="28"/>
  </w:num>
  <w:num w:numId="35">
    <w:abstractNumId w:val="38"/>
  </w:num>
  <w:num w:numId="36">
    <w:abstractNumId w:val="2"/>
  </w:num>
  <w:num w:numId="37">
    <w:abstractNumId w:val="37"/>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 w:numId="46">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050C6"/>
    <w:rsid w:val="00010943"/>
    <w:rsid w:val="00010FF3"/>
    <w:rsid w:val="0001470B"/>
    <w:rsid w:val="0001636B"/>
    <w:rsid w:val="000207E6"/>
    <w:rsid w:val="00020B23"/>
    <w:rsid w:val="00020E94"/>
    <w:rsid w:val="00021EF8"/>
    <w:rsid w:val="000223A2"/>
    <w:rsid w:val="000224C7"/>
    <w:rsid w:val="00023308"/>
    <w:rsid w:val="00027915"/>
    <w:rsid w:val="00030A90"/>
    <w:rsid w:val="000340B7"/>
    <w:rsid w:val="00036092"/>
    <w:rsid w:val="00036522"/>
    <w:rsid w:val="0004080C"/>
    <w:rsid w:val="00040E14"/>
    <w:rsid w:val="0004284D"/>
    <w:rsid w:val="00042A1D"/>
    <w:rsid w:val="000430B4"/>
    <w:rsid w:val="000431DD"/>
    <w:rsid w:val="00043B6E"/>
    <w:rsid w:val="000459FB"/>
    <w:rsid w:val="00046393"/>
    <w:rsid w:val="00046C87"/>
    <w:rsid w:val="00047990"/>
    <w:rsid w:val="000506E4"/>
    <w:rsid w:val="0005226C"/>
    <w:rsid w:val="00053756"/>
    <w:rsid w:val="00054963"/>
    <w:rsid w:val="0005532E"/>
    <w:rsid w:val="00055DFF"/>
    <w:rsid w:val="0005718B"/>
    <w:rsid w:val="00057697"/>
    <w:rsid w:val="00060940"/>
    <w:rsid w:val="000618F2"/>
    <w:rsid w:val="00061E60"/>
    <w:rsid w:val="00067022"/>
    <w:rsid w:val="00067BF8"/>
    <w:rsid w:val="00070661"/>
    <w:rsid w:val="000717DB"/>
    <w:rsid w:val="00071EE1"/>
    <w:rsid w:val="000725F4"/>
    <w:rsid w:val="00073176"/>
    <w:rsid w:val="00074FB8"/>
    <w:rsid w:val="00076BC8"/>
    <w:rsid w:val="00080779"/>
    <w:rsid w:val="0008325B"/>
    <w:rsid w:val="00084009"/>
    <w:rsid w:val="00084B44"/>
    <w:rsid w:val="0008549C"/>
    <w:rsid w:val="000854CE"/>
    <w:rsid w:val="00086E5D"/>
    <w:rsid w:val="000905F4"/>
    <w:rsid w:val="00091253"/>
    <w:rsid w:val="00091E3C"/>
    <w:rsid w:val="000953B3"/>
    <w:rsid w:val="000A0934"/>
    <w:rsid w:val="000A18E8"/>
    <w:rsid w:val="000A26DB"/>
    <w:rsid w:val="000A6775"/>
    <w:rsid w:val="000A6D71"/>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2DFE"/>
    <w:rsid w:val="000D336C"/>
    <w:rsid w:val="000D48F1"/>
    <w:rsid w:val="000E299B"/>
    <w:rsid w:val="000E327A"/>
    <w:rsid w:val="000E48D1"/>
    <w:rsid w:val="000E4DCD"/>
    <w:rsid w:val="000F0464"/>
    <w:rsid w:val="000F0A8E"/>
    <w:rsid w:val="000F1082"/>
    <w:rsid w:val="000F1531"/>
    <w:rsid w:val="000F1B56"/>
    <w:rsid w:val="000F22A7"/>
    <w:rsid w:val="000F755D"/>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73A"/>
    <w:rsid w:val="0011688F"/>
    <w:rsid w:val="00117172"/>
    <w:rsid w:val="0012023C"/>
    <w:rsid w:val="001222FB"/>
    <w:rsid w:val="00122D9C"/>
    <w:rsid w:val="00124705"/>
    <w:rsid w:val="0012564C"/>
    <w:rsid w:val="00126023"/>
    <w:rsid w:val="001261FF"/>
    <w:rsid w:val="00126451"/>
    <w:rsid w:val="00126A02"/>
    <w:rsid w:val="00127EE4"/>
    <w:rsid w:val="001303A0"/>
    <w:rsid w:val="00134758"/>
    <w:rsid w:val="00135586"/>
    <w:rsid w:val="00137F09"/>
    <w:rsid w:val="00144695"/>
    <w:rsid w:val="001450A0"/>
    <w:rsid w:val="001450CB"/>
    <w:rsid w:val="00145F52"/>
    <w:rsid w:val="00146277"/>
    <w:rsid w:val="001475FB"/>
    <w:rsid w:val="0015034E"/>
    <w:rsid w:val="00150C0E"/>
    <w:rsid w:val="00151508"/>
    <w:rsid w:val="00152654"/>
    <w:rsid w:val="001536DF"/>
    <w:rsid w:val="00153701"/>
    <w:rsid w:val="0015509F"/>
    <w:rsid w:val="0015677B"/>
    <w:rsid w:val="00156CB8"/>
    <w:rsid w:val="00156FC6"/>
    <w:rsid w:val="00157755"/>
    <w:rsid w:val="00157F8B"/>
    <w:rsid w:val="0016056E"/>
    <w:rsid w:val="00161FBC"/>
    <w:rsid w:val="001620C8"/>
    <w:rsid w:val="001626E2"/>
    <w:rsid w:val="00163523"/>
    <w:rsid w:val="00163AE1"/>
    <w:rsid w:val="00163AE7"/>
    <w:rsid w:val="001640E1"/>
    <w:rsid w:val="00164176"/>
    <w:rsid w:val="001642FC"/>
    <w:rsid w:val="001653F3"/>
    <w:rsid w:val="00165777"/>
    <w:rsid w:val="00165D3B"/>
    <w:rsid w:val="00167374"/>
    <w:rsid w:val="00167DAB"/>
    <w:rsid w:val="00171B6C"/>
    <w:rsid w:val="001721C0"/>
    <w:rsid w:val="001723D6"/>
    <w:rsid w:val="00172A35"/>
    <w:rsid w:val="0017374C"/>
    <w:rsid w:val="00175441"/>
    <w:rsid w:val="0017617D"/>
    <w:rsid w:val="00177D40"/>
    <w:rsid w:val="00181E82"/>
    <w:rsid w:val="0018360D"/>
    <w:rsid w:val="0018560A"/>
    <w:rsid w:val="00185944"/>
    <w:rsid w:val="00186BEF"/>
    <w:rsid w:val="001875CF"/>
    <w:rsid w:val="0019026D"/>
    <w:rsid w:val="0019038B"/>
    <w:rsid w:val="00191207"/>
    <w:rsid w:val="001958BE"/>
    <w:rsid w:val="00195BC6"/>
    <w:rsid w:val="00195C6D"/>
    <w:rsid w:val="001960DA"/>
    <w:rsid w:val="0019691B"/>
    <w:rsid w:val="00197343"/>
    <w:rsid w:val="001A0623"/>
    <w:rsid w:val="001A2544"/>
    <w:rsid w:val="001A3480"/>
    <w:rsid w:val="001A4444"/>
    <w:rsid w:val="001A4879"/>
    <w:rsid w:val="001A4E7E"/>
    <w:rsid w:val="001A5CF4"/>
    <w:rsid w:val="001A6485"/>
    <w:rsid w:val="001B082B"/>
    <w:rsid w:val="001B372B"/>
    <w:rsid w:val="001B3C86"/>
    <w:rsid w:val="001B4864"/>
    <w:rsid w:val="001B643A"/>
    <w:rsid w:val="001B667A"/>
    <w:rsid w:val="001C0B0E"/>
    <w:rsid w:val="001C10F6"/>
    <w:rsid w:val="001C1266"/>
    <w:rsid w:val="001C1ACF"/>
    <w:rsid w:val="001C2AA6"/>
    <w:rsid w:val="001C55EF"/>
    <w:rsid w:val="001C65CC"/>
    <w:rsid w:val="001C7282"/>
    <w:rsid w:val="001C7560"/>
    <w:rsid w:val="001D13E8"/>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1E3A"/>
    <w:rsid w:val="001F466C"/>
    <w:rsid w:val="001F5AEC"/>
    <w:rsid w:val="001F6197"/>
    <w:rsid w:val="00201997"/>
    <w:rsid w:val="00203555"/>
    <w:rsid w:val="00206549"/>
    <w:rsid w:val="002067E2"/>
    <w:rsid w:val="002109BC"/>
    <w:rsid w:val="00214331"/>
    <w:rsid w:val="00216F41"/>
    <w:rsid w:val="00217BEE"/>
    <w:rsid w:val="00220B16"/>
    <w:rsid w:val="00221FBD"/>
    <w:rsid w:val="002229ED"/>
    <w:rsid w:val="00222A3E"/>
    <w:rsid w:val="00224457"/>
    <w:rsid w:val="00224842"/>
    <w:rsid w:val="0022488D"/>
    <w:rsid w:val="00224A9B"/>
    <w:rsid w:val="00227BF5"/>
    <w:rsid w:val="002313A9"/>
    <w:rsid w:val="0023341B"/>
    <w:rsid w:val="00233897"/>
    <w:rsid w:val="0023489C"/>
    <w:rsid w:val="002376CA"/>
    <w:rsid w:val="00237B5C"/>
    <w:rsid w:val="00237DE8"/>
    <w:rsid w:val="00240203"/>
    <w:rsid w:val="002408AA"/>
    <w:rsid w:val="002410DE"/>
    <w:rsid w:val="002453FD"/>
    <w:rsid w:val="00245836"/>
    <w:rsid w:val="002459E7"/>
    <w:rsid w:val="002463AB"/>
    <w:rsid w:val="00247A69"/>
    <w:rsid w:val="002523A7"/>
    <w:rsid w:val="00252940"/>
    <w:rsid w:val="00252D92"/>
    <w:rsid w:val="00254700"/>
    <w:rsid w:val="00256775"/>
    <w:rsid w:val="002574B4"/>
    <w:rsid w:val="00257B38"/>
    <w:rsid w:val="00262EE8"/>
    <w:rsid w:val="002649BB"/>
    <w:rsid w:val="00264F0D"/>
    <w:rsid w:val="00266B08"/>
    <w:rsid w:val="002676CA"/>
    <w:rsid w:val="00267F35"/>
    <w:rsid w:val="00273CAA"/>
    <w:rsid w:val="00273CB4"/>
    <w:rsid w:val="00274337"/>
    <w:rsid w:val="00276041"/>
    <w:rsid w:val="00276936"/>
    <w:rsid w:val="00276A39"/>
    <w:rsid w:val="00276CA1"/>
    <w:rsid w:val="00277174"/>
    <w:rsid w:val="002778E1"/>
    <w:rsid w:val="00277A13"/>
    <w:rsid w:val="002827FA"/>
    <w:rsid w:val="00282DEE"/>
    <w:rsid w:val="00284E1B"/>
    <w:rsid w:val="002869D0"/>
    <w:rsid w:val="002876C7"/>
    <w:rsid w:val="0029186E"/>
    <w:rsid w:val="00292AD2"/>
    <w:rsid w:val="00294768"/>
    <w:rsid w:val="00295FEB"/>
    <w:rsid w:val="00297038"/>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4566"/>
    <w:rsid w:val="002C743C"/>
    <w:rsid w:val="002C7ED6"/>
    <w:rsid w:val="002D025D"/>
    <w:rsid w:val="002D269B"/>
    <w:rsid w:val="002D466E"/>
    <w:rsid w:val="002D6E20"/>
    <w:rsid w:val="002E10B4"/>
    <w:rsid w:val="002E22F0"/>
    <w:rsid w:val="002E242D"/>
    <w:rsid w:val="002E315F"/>
    <w:rsid w:val="002E3592"/>
    <w:rsid w:val="002E54F7"/>
    <w:rsid w:val="002E7599"/>
    <w:rsid w:val="002E75B2"/>
    <w:rsid w:val="002F0D6B"/>
    <w:rsid w:val="002F2CA9"/>
    <w:rsid w:val="002F3631"/>
    <w:rsid w:val="002F36CC"/>
    <w:rsid w:val="002F3824"/>
    <w:rsid w:val="002F5B0B"/>
    <w:rsid w:val="00300A77"/>
    <w:rsid w:val="0030454A"/>
    <w:rsid w:val="00304C55"/>
    <w:rsid w:val="003100D6"/>
    <w:rsid w:val="0031070A"/>
    <w:rsid w:val="00310DF8"/>
    <w:rsid w:val="00310EB8"/>
    <w:rsid w:val="003126BD"/>
    <w:rsid w:val="00314848"/>
    <w:rsid w:val="003150F0"/>
    <w:rsid w:val="00321AA7"/>
    <w:rsid w:val="00322F6B"/>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CC0"/>
    <w:rsid w:val="00347D33"/>
    <w:rsid w:val="00351FEC"/>
    <w:rsid w:val="00352C06"/>
    <w:rsid w:val="00352D4C"/>
    <w:rsid w:val="00352DF5"/>
    <w:rsid w:val="003579B0"/>
    <w:rsid w:val="00357E87"/>
    <w:rsid w:val="0036091B"/>
    <w:rsid w:val="00360E78"/>
    <w:rsid w:val="003612B5"/>
    <w:rsid w:val="0036185A"/>
    <w:rsid w:val="00362366"/>
    <w:rsid w:val="003623E9"/>
    <w:rsid w:val="00362B2A"/>
    <w:rsid w:val="00363126"/>
    <w:rsid w:val="00363997"/>
    <w:rsid w:val="00365C58"/>
    <w:rsid w:val="00370364"/>
    <w:rsid w:val="003706BA"/>
    <w:rsid w:val="003724FD"/>
    <w:rsid w:val="003735D4"/>
    <w:rsid w:val="003739E8"/>
    <w:rsid w:val="00373A1E"/>
    <w:rsid w:val="00373B55"/>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3E3"/>
    <w:rsid w:val="00394EC2"/>
    <w:rsid w:val="00395172"/>
    <w:rsid w:val="00397262"/>
    <w:rsid w:val="00397A02"/>
    <w:rsid w:val="003A0F7B"/>
    <w:rsid w:val="003A23BB"/>
    <w:rsid w:val="003A28BD"/>
    <w:rsid w:val="003A5127"/>
    <w:rsid w:val="003A5421"/>
    <w:rsid w:val="003A546E"/>
    <w:rsid w:val="003A6B59"/>
    <w:rsid w:val="003B0646"/>
    <w:rsid w:val="003B3C11"/>
    <w:rsid w:val="003B4A46"/>
    <w:rsid w:val="003B7712"/>
    <w:rsid w:val="003C19D8"/>
    <w:rsid w:val="003C31A7"/>
    <w:rsid w:val="003C3E32"/>
    <w:rsid w:val="003C4D17"/>
    <w:rsid w:val="003C785D"/>
    <w:rsid w:val="003C7CC5"/>
    <w:rsid w:val="003D04EE"/>
    <w:rsid w:val="003D29B8"/>
    <w:rsid w:val="003D2A80"/>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46DE"/>
    <w:rsid w:val="003E6512"/>
    <w:rsid w:val="003E6F60"/>
    <w:rsid w:val="003F2132"/>
    <w:rsid w:val="003F27F2"/>
    <w:rsid w:val="003F4ACB"/>
    <w:rsid w:val="003F4DEE"/>
    <w:rsid w:val="003F5BCC"/>
    <w:rsid w:val="003F5D0A"/>
    <w:rsid w:val="003F7478"/>
    <w:rsid w:val="004004DC"/>
    <w:rsid w:val="00400535"/>
    <w:rsid w:val="00400DAB"/>
    <w:rsid w:val="004020A1"/>
    <w:rsid w:val="0040250B"/>
    <w:rsid w:val="00402BCD"/>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1211"/>
    <w:rsid w:val="00431D69"/>
    <w:rsid w:val="00434325"/>
    <w:rsid w:val="00434373"/>
    <w:rsid w:val="00436197"/>
    <w:rsid w:val="00443149"/>
    <w:rsid w:val="00443A41"/>
    <w:rsid w:val="004456BA"/>
    <w:rsid w:val="00446AB2"/>
    <w:rsid w:val="0044724C"/>
    <w:rsid w:val="0045073A"/>
    <w:rsid w:val="00454612"/>
    <w:rsid w:val="004577DA"/>
    <w:rsid w:val="0046150A"/>
    <w:rsid w:val="00461E5F"/>
    <w:rsid w:val="00462E61"/>
    <w:rsid w:val="004641DB"/>
    <w:rsid w:val="00464FE8"/>
    <w:rsid w:val="004659F5"/>
    <w:rsid w:val="004662C5"/>
    <w:rsid w:val="004714EE"/>
    <w:rsid w:val="00472D1B"/>
    <w:rsid w:val="00472EE2"/>
    <w:rsid w:val="004732DA"/>
    <w:rsid w:val="00473DCD"/>
    <w:rsid w:val="0047451C"/>
    <w:rsid w:val="00474CFF"/>
    <w:rsid w:val="00475458"/>
    <w:rsid w:val="00475506"/>
    <w:rsid w:val="00476F68"/>
    <w:rsid w:val="00480031"/>
    <w:rsid w:val="00480CA1"/>
    <w:rsid w:val="00480DE6"/>
    <w:rsid w:val="004810C9"/>
    <w:rsid w:val="00481EE1"/>
    <w:rsid w:val="004844B0"/>
    <w:rsid w:val="00484B3D"/>
    <w:rsid w:val="00486495"/>
    <w:rsid w:val="00486DE0"/>
    <w:rsid w:val="00486FDC"/>
    <w:rsid w:val="00487362"/>
    <w:rsid w:val="00492A1F"/>
    <w:rsid w:val="00492FB8"/>
    <w:rsid w:val="004930FA"/>
    <w:rsid w:val="004934C1"/>
    <w:rsid w:val="0049358D"/>
    <w:rsid w:val="0049456C"/>
    <w:rsid w:val="004A28AB"/>
    <w:rsid w:val="004A5894"/>
    <w:rsid w:val="004B04FD"/>
    <w:rsid w:val="004B0D1B"/>
    <w:rsid w:val="004B1016"/>
    <w:rsid w:val="004B18F3"/>
    <w:rsid w:val="004B1C9F"/>
    <w:rsid w:val="004B1CFD"/>
    <w:rsid w:val="004B2498"/>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1F80"/>
    <w:rsid w:val="004E36CD"/>
    <w:rsid w:val="004E4397"/>
    <w:rsid w:val="004E5194"/>
    <w:rsid w:val="004F0B33"/>
    <w:rsid w:val="004F1D82"/>
    <w:rsid w:val="004F69F6"/>
    <w:rsid w:val="004F6D06"/>
    <w:rsid w:val="004F6E10"/>
    <w:rsid w:val="004F7994"/>
    <w:rsid w:val="00500F7F"/>
    <w:rsid w:val="00501832"/>
    <w:rsid w:val="005020E5"/>
    <w:rsid w:val="005029C5"/>
    <w:rsid w:val="00506437"/>
    <w:rsid w:val="0050707D"/>
    <w:rsid w:val="0051191F"/>
    <w:rsid w:val="0051238B"/>
    <w:rsid w:val="0051412E"/>
    <w:rsid w:val="00514370"/>
    <w:rsid w:val="00515E70"/>
    <w:rsid w:val="005169EE"/>
    <w:rsid w:val="00517834"/>
    <w:rsid w:val="005204B9"/>
    <w:rsid w:val="00520B77"/>
    <w:rsid w:val="00521206"/>
    <w:rsid w:val="0052121B"/>
    <w:rsid w:val="005213A6"/>
    <w:rsid w:val="00521AA1"/>
    <w:rsid w:val="00523640"/>
    <w:rsid w:val="00523A85"/>
    <w:rsid w:val="005272A8"/>
    <w:rsid w:val="00530085"/>
    <w:rsid w:val="0053043F"/>
    <w:rsid w:val="00531407"/>
    <w:rsid w:val="0053230A"/>
    <w:rsid w:val="005325E0"/>
    <w:rsid w:val="00532F4A"/>
    <w:rsid w:val="005355C7"/>
    <w:rsid w:val="0053613D"/>
    <w:rsid w:val="00536AA3"/>
    <w:rsid w:val="00540F15"/>
    <w:rsid w:val="0054171C"/>
    <w:rsid w:val="00541D7C"/>
    <w:rsid w:val="0054290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0F90"/>
    <w:rsid w:val="0056155E"/>
    <w:rsid w:val="005634B9"/>
    <w:rsid w:val="005639BB"/>
    <w:rsid w:val="00564D5A"/>
    <w:rsid w:val="00567730"/>
    <w:rsid w:val="00567C86"/>
    <w:rsid w:val="005709A0"/>
    <w:rsid w:val="005711C9"/>
    <w:rsid w:val="0057131A"/>
    <w:rsid w:val="00572563"/>
    <w:rsid w:val="00572902"/>
    <w:rsid w:val="00573005"/>
    <w:rsid w:val="00573697"/>
    <w:rsid w:val="00573D3D"/>
    <w:rsid w:val="00575AED"/>
    <w:rsid w:val="00576B55"/>
    <w:rsid w:val="00576BEC"/>
    <w:rsid w:val="00576E0F"/>
    <w:rsid w:val="00577853"/>
    <w:rsid w:val="005818CA"/>
    <w:rsid w:val="00581F4F"/>
    <w:rsid w:val="00582372"/>
    <w:rsid w:val="00583F53"/>
    <w:rsid w:val="0058409F"/>
    <w:rsid w:val="00585D0B"/>
    <w:rsid w:val="00586554"/>
    <w:rsid w:val="005868B3"/>
    <w:rsid w:val="0058758C"/>
    <w:rsid w:val="00587BD5"/>
    <w:rsid w:val="0059081B"/>
    <w:rsid w:val="00590C07"/>
    <w:rsid w:val="00592C13"/>
    <w:rsid w:val="0059396E"/>
    <w:rsid w:val="00593AA1"/>
    <w:rsid w:val="00593BAE"/>
    <w:rsid w:val="00595AA3"/>
    <w:rsid w:val="00596602"/>
    <w:rsid w:val="005971DF"/>
    <w:rsid w:val="005A0160"/>
    <w:rsid w:val="005A0466"/>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523"/>
    <w:rsid w:val="005C1896"/>
    <w:rsid w:val="005C26EA"/>
    <w:rsid w:val="005C333E"/>
    <w:rsid w:val="005C38AA"/>
    <w:rsid w:val="005C3D64"/>
    <w:rsid w:val="005C65F5"/>
    <w:rsid w:val="005C67EA"/>
    <w:rsid w:val="005C702E"/>
    <w:rsid w:val="005C78CB"/>
    <w:rsid w:val="005C7C74"/>
    <w:rsid w:val="005D0DE2"/>
    <w:rsid w:val="005D1170"/>
    <w:rsid w:val="005D20E2"/>
    <w:rsid w:val="005D2A9B"/>
    <w:rsid w:val="005D3530"/>
    <w:rsid w:val="005D3FB0"/>
    <w:rsid w:val="005D4B83"/>
    <w:rsid w:val="005D4C66"/>
    <w:rsid w:val="005D5A11"/>
    <w:rsid w:val="005D7273"/>
    <w:rsid w:val="005E0152"/>
    <w:rsid w:val="005E047A"/>
    <w:rsid w:val="005E047F"/>
    <w:rsid w:val="005E0A3C"/>
    <w:rsid w:val="005E0D6C"/>
    <w:rsid w:val="005E2970"/>
    <w:rsid w:val="005E324E"/>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056F0"/>
    <w:rsid w:val="00606270"/>
    <w:rsid w:val="00607932"/>
    <w:rsid w:val="00611D02"/>
    <w:rsid w:val="006127A3"/>
    <w:rsid w:val="00612F18"/>
    <w:rsid w:val="00613706"/>
    <w:rsid w:val="006155A3"/>
    <w:rsid w:val="00616215"/>
    <w:rsid w:val="00616EBE"/>
    <w:rsid w:val="006172B3"/>
    <w:rsid w:val="00617EDA"/>
    <w:rsid w:val="00620051"/>
    <w:rsid w:val="006217E4"/>
    <w:rsid w:val="00621F46"/>
    <w:rsid w:val="006223A9"/>
    <w:rsid w:val="00622AD7"/>
    <w:rsid w:val="006234F6"/>
    <w:rsid w:val="006331DF"/>
    <w:rsid w:val="006340F0"/>
    <w:rsid w:val="00635850"/>
    <w:rsid w:val="00635F2F"/>
    <w:rsid w:val="00640E93"/>
    <w:rsid w:val="00640FA9"/>
    <w:rsid w:val="00643933"/>
    <w:rsid w:val="00651061"/>
    <w:rsid w:val="0065106E"/>
    <w:rsid w:val="00651357"/>
    <w:rsid w:val="00651C23"/>
    <w:rsid w:val="00651E2D"/>
    <w:rsid w:val="00652A8E"/>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0D07"/>
    <w:rsid w:val="006714AF"/>
    <w:rsid w:val="00672C10"/>
    <w:rsid w:val="0067424B"/>
    <w:rsid w:val="00674C10"/>
    <w:rsid w:val="00675373"/>
    <w:rsid w:val="006770A8"/>
    <w:rsid w:val="00682B61"/>
    <w:rsid w:val="0068348E"/>
    <w:rsid w:val="006840DA"/>
    <w:rsid w:val="006854B3"/>
    <w:rsid w:val="00685528"/>
    <w:rsid w:val="00685808"/>
    <w:rsid w:val="00685AAF"/>
    <w:rsid w:val="00685B7F"/>
    <w:rsid w:val="00685FE2"/>
    <w:rsid w:val="00686540"/>
    <w:rsid w:val="00687356"/>
    <w:rsid w:val="00687A5C"/>
    <w:rsid w:val="00693047"/>
    <w:rsid w:val="00694125"/>
    <w:rsid w:val="006955B4"/>
    <w:rsid w:val="0069767F"/>
    <w:rsid w:val="0069782B"/>
    <w:rsid w:val="00697BA8"/>
    <w:rsid w:val="006A17B3"/>
    <w:rsid w:val="006A1B0D"/>
    <w:rsid w:val="006A2FCD"/>
    <w:rsid w:val="006A3A7E"/>
    <w:rsid w:val="006A443F"/>
    <w:rsid w:val="006A47EF"/>
    <w:rsid w:val="006A50CD"/>
    <w:rsid w:val="006A5A11"/>
    <w:rsid w:val="006A5B8C"/>
    <w:rsid w:val="006A5C81"/>
    <w:rsid w:val="006A67AC"/>
    <w:rsid w:val="006A68DA"/>
    <w:rsid w:val="006A6B19"/>
    <w:rsid w:val="006A7F9F"/>
    <w:rsid w:val="006B144E"/>
    <w:rsid w:val="006B356D"/>
    <w:rsid w:val="006B3B0D"/>
    <w:rsid w:val="006B4535"/>
    <w:rsid w:val="006B493F"/>
    <w:rsid w:val="006B6ED0"/>
    <w:rsid w:val="006B6EE2"/>
    <w:rsid w:val="006C424F"/>
    <w:rsid w:val="006C4B1C"/>
    <w:rsid w:val="006C4CC2"/>
    <w:rsid w:val="006C4D16"/>
    <w:rsid w:val="006C5C52"/>
    <w:rsid w:val="006C6E21"/>
    <w:rsid w:val="006D0BF0"/>
    <w:rsid w:val="006D0FEC"/>
    <w:rsid w:val="006D10E9"/>
    <w:rsid w:val="006D40A3"/>
    <w:rsid w:val="006D4AD4"/>
    <w:rsid w:val="006D51B6"/>
    <w:rsid w:val="006D51E1"/>
    <w:rsid w:val="006D58EA"/>
    <w:rsid w:val="006D58F1"/>
    <w:rsid w:val="006D5BBB"/>
    <w:rsid w:val="006D7C14"/>
    <w:rsid w:val="006E00E2"/>
    <w:rsid w:val="006E03AC"/>
    <w:rsid w:val="006E2335"/>
    <w:rsid w:val="006E2B59"/>
    <w:rsid w:val="006E4BA3"/>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157"/>
    <w:rsid w:val="007137A0"/>
    <w:rsid w:val="007145B0"/>
    <w:rsid w:val="007150A7"/>
    <w:rsid w:val="0071562A"/>
    <w:rsid w:val="00717498"/>
    <w:rsid w:val="00717834"/>
    <w:rsid w:val="007206F0"/>
    <w:rsid w:val="0072458D"/>
    <w:rsid w:val="007247DE"/>
    <w:rsid w:val="00724CD5"/>
    <w:rsid w:val="0072567A"/>
    <w:rsid w:val="00725AC2"/>
    <w:rsid w:val="00725D84"/>
    <w:rsid w:val="00725EA3"/>
    <w:rsid w:val="0072614D"/>
    <w:rsid w:val="00727764"/>
    <w:rsid w:val="00731A7B"/>
    <w:rsid w:val="00732DA4"/>
    <w:rsid w:val="00733263"/>
    <w:rsid w:val="0073448B"/>
    <w:rsid w:val="00736DF0"/>
    <w:rsid w:val="00736EF4"/>
    <w:rsid w:val="0074035C"/>
    <w:rsid w:val="00741F28"/>
    <w:rsid w:val="00743436"/>
    <w:rsid w:val="00744340"/>
    <w:rsid w:val="0074518A"/>
    <w:rsid w:val="00745AF4"/>
    <w:rsid w:val="00745F86"/>
    <w:rsid w:val="00746A7F"/>
    <w:rsid w:val="00747963"/>
    <w:rsid w:val="00747B7B"/>
    <w:rsid w:val="00751806"/>
    <w:rsid w:val="00752647"/>
    <w:rsid w:val="00752860"/>
    <w:rsid w:val="00754027"/>
    <w:rsid w:val="007606B0"/>
    <w:rsid w:val="00763035"/>
    <w:rsid w:val="00765D65"/>
    <w:rsid w:val="00766A0C"/>
    <w:rsid w:val="00770F9D"/>
    <w:rsid w:val="0077353F"/>
    <w:rsid w:val="00773982"/>
    <w:rsid w:val="00774F33"/>
    <w:rsid w:val="0077559B"/>
    <w:rsid w:val="007776CB"/>
    <w:rsid w:val="00781D4A"/>
    <w:rsid w:val="00783AA3"/>
    <w:rsid w:val="007843D1"/>
    <w:rsid w:val="00784AD2"/>
    <w:rsid w:val="00785EAF"/>
    <w:rsid w:val="00792D87"/>
    <w:rsid w:val="00793367"/>
    <w:rsid w:val="007938BA"/>
    <w:rsid w:val="0079574E"/>
    <w:rsid w:val="0079757F"/>
    <w:rsid w:val="00797885"/>
    <w:rsid w:val="007A0071"/>
    <w:rsid w:val="007A0932"/>
    <w:rsid w:val="007A0B34"/>
    <w:rsid w:val="007A0E51"/>
    <w:rsid w:val="007A0EF4"/>
    <w:rsid w:val="007A375A"/>
    <w:rsid w:val="007A5BBA"/>
    <w:rsid w:val="007A7D89"/>
    <w:rsid w:val="007B1805"/>
    <w:rsid w:val="007B2664"/>
    <w:rsid w:val="007B3735"/>
    <w:rsid w:val="007B6B04"/>
    <w:rsid w:val="007B7A4A"/>
    <w:rsid w:val="007C08B8"/>
    <w:rsid w:val="007C1D12"/>
    <w:rsid w:val="007C3219"/>
    <w:rsid w:val="007C437A"/>
    <w:rsid w:val="007C5AC4"/>
    <w:rsid w:val="007C6041"/>
    <w:rsid w:val="007C61CD"/>
    <w:rsid w:val="007C61D6"/>
    <w:rsid w:val="007D075F"/>
    <w:rsid w:val="007D0D3B"/>
    <w:rsid w:val="007D1669"/>
    <w:rsid w:val="007D1E32"/>
    <w:rsid w:val="007D30A4"/>
    <w:rsid w:val="007D41A1"/>
    <w:rsid w:val="007D4AC0"/>
    <w:rsid w:val="007D4B4B"/>
    <w:rsid w:val="007D4E17"/>
    <w:rsid w:val="007D6309"/>
    <w:rsid w:val="007D69D8"/>
    <w:rsid w:val="007D7578"/>
    <w:rsid w:val="007D784E"/>
    <w:rsid w:val="007E0A0A"/>
    <w:rsid w:val="007E64ED"/>
    <w:rsid w:val="007E70E1"/>
    <w:rsid w:val="007E76C0"/>
    <w:rsid w:val="007E7D0A"/>
    <w:rsid w:val="007F1431"/>
    <w:rsid w:val="007F1E08"/>
    <w:rsid w:val="007F36A9"/>
    <w:rsid w:val="00801383"/>
    <w:rsid w:val="0080158F"/>
    <w:rsid w:val="0080218A"/>
    <w:rsid w:val="008030DF"/>
    <w:rsid w:val="00803E2B"/>
    <w:rsid w:val="0080466C"/>
    <w:rsid w:val="00804910"/>
    <w:rsid w:val="008054B0"/>
    <w:rsid w:val="008054B5"/>
    <w:rsid w:val="00805C6B"/>
    <w:rsid w:val="00805DF1"/>
    <w:rsid w:val="0080662F"/>
    <w:rsid w:val="00807A3E"/>
    <w:rsid w:val="008106B0"/>
    <w:rsid w:val="0081445D"/>
    <w:rsid w:val="008155A6"/>
    <w:rsid w:val="00815A3B"/>
    <w:rsid w:val="00817BCA"/>
    <w:rsid w:val="008211BE"/>
    <w:rsid w:val="0082337B"/>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4639F"/>
    <w:rsid w:val="00846792"/>
    <w:rsid w:val="00850432"/>
    <w:rsid w:val="0085122F"/>
    <w:rsid w:val="008518BC"/>
    <w:rsid w:val="00851ABE"/>
    <w:rsid w:val="00852F45"/>
    <w:rsid w:val="008538C8"/>
    <w:rsid w:val="008542B7"/>
    <w:rsid w:val="00857472"/>
    <w:rsid w:val="00860214"/>
    <w:rsid w:val="00860B54"/>
    <w:rsid w:val="00862E4D"/>
    <w:rsid w:val="00863218"/>
    <w:rsid w:val="00863F70"/>
    <w:rsid w:val="0086556A"/>
    <w:rsid w:val="008677BF"/>
    <w:rsid w:val="0087002D"/>
    <w:rsid w:val="008706E0"/>
    <w:rsid w:val="00870DCB"/>
    <w:rsid w:val="00871E58"/>
    <w:rsid w:val="0087322D"/>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2C36"/>
    <w:rsid w:val="008A359E"/>
    <w:rsid w:val="008A4D44"/>
    <w:rsid w:val="008A6401"/>
    <w:rsid w:val="008A6488"/>
    <w:rsid w:val="008A6CE7"/>
    <w:rsid w:val="008B1BC4"/>
    <w:rsid w:val="008B4FF2"/>
    <w:rsid w:val="008B7832"/>
    <w:rsid w:val="008B7AAC"/>
    <w:rsid w:val="008C0EC1"/>
    <w:rsid w:val="008C1CCA"/>
    <w:rsid w:val="008C2709"/>
    <w:rsid w:val="008C4AF3"/>
    <w:rsid w:val="008C57BC"/>
    <w:rsid w:val="008C5983"/>
    <w:rsid w:val="008C6D3A"/>
    <w:rsid w:val="008C744F"/>
    <w:rsid w:val="008C7E78"/>
    <w:rsid w:val="008D00B2"/>
    <w:rsid w:val="008D11EF"/>
    <w:rsid w:val="008D30F8"/>
    <w:rsid w:val="008E17B4"/>
    <w:rsid w:val="008E2F19"/>
    <w:rsid w:val="008E3834"/>
    <w:rsid w:val="008E45E0"/>
    <w:rsid w:val="008E4BF0"/>
    <w:rsid w:val="008E5C88"/>
    <w:rsid w:val="008E5F07"/>
    <w:rsid w:val="008E6DBF"/>
    <w:rsid w:val="008F0129"/>
    <w:rsid w:val="008F1E52"/>
    <w:rsid w:val="008F3623"/>
    <w:rsid w:val="008F3F58"/>
    <w:rsid w:val="008F5273"/>
    <w:rsid w:val="008F545F"/>
    <w:rsid w:val="008F5BD3"/>
    <w:rsid w:val="008F7240"/>
    <w:rsid w:val="00900BAB"/>
    <w:rsid w:val="00900C8A"/>
    <w:rsid w:val="00901C34"/>
    <w:rsid w:val="0090325B"/>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087B"/>
    <w:rsid w:val="0093296D"/>
    <w:rsid w:val="009329D2"/>
    <w:rsid w:val="00932C89"/>
    <w:rsid w:val="00934630"/>
    <w:rsid w:val="00935701"/>
    <w:rsid w:val="00936A60"/>
    <w:rsid w:val="00937092"/>
    <w:rsid w:val="00937D97"/>
    <w:rsid w:val="00937E5A"/>
    <w:rsid w:val="00941E46"/>
    <w:rsid w:val="00942F80"/>
    <w:rsid w:val="00943D75"/>
    <w:rsid w:val="00943F21"/>
    <w:rsid w:val="00944734"/>
    <w:rsid w:val="00944CDF"/>
    <w:rsid w:val="00947BFF"/>
    <w:rsid w:val="00951A39"/>
    <w:rsid w:val="00952411"/>
    <w:rsid w:val="00952ECE"/>
    <w:rsid w:val="00953072"/>
    <w:rsid w:val="0095515C"/>
    <w:rsid w:val="009564AC"/>
    <w:rsid w:val="0095760F"/>
    <w:rsid w:val="00957686"/>
    <w:rsid w:val="00960BA6"/>
    <w:rsid w:val="0096226B"/>
    <w:rsid w:val="00964E49"/>
    <w:rsid w:val="00965F40"/>
    <w:rsid w:val="00965FAA"/>
    <w:rsid w:val="00966026"/>
    <w:rsid w:val="009673EB"/>
    <w:rsid w:val="00967518"/>
    <w:rsid w:val="00967F09"/>
    <w:rsid w:val="009732EE"/>
    <w:rsid w:val="00974865"/>
    <w:rsid w:val="0097606E"/>
    <w:rsid w:val="00977D66"/>
    <w:rsid w:val="00980410"/>
    <w:rsid w:val="009814BB"/>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03C"/>
    <w:rsid w:val="009A73CA"/>
    <w:rsid w:val="009A7725"/>
    <w:rsid w:val="009B2B77"/>
    <w:rsid w:val="009B2D7C"/>
    <w:rsid w:val="009B4520"/>
    <w:rsid w:val="009B469F"/>
    <w:rsid w:val="009B5ADF"/>
    <w:rsid w:val="009C096F"/>
    <w:rsid w:val="009C1516"/>
    <w:rsid w:val="009C1A6D"/>
    <w:rsid w:val="009C2211"/>
    <w:rsid w:val="009C23CD"/>
    <w:rsid w:val="009C261B"/>
    <w:rsid w:val="009C310E"/>
    <w:rsid w:val="009C3CB4"/>
    <w:rsid w:val="009C4444"/>
    <w:rsid w:val="009C5B97"/>
    <w:rsid w:val="009C730D"/>
    <w:rsid w:val="009D140B"/>
    <w:rsid w:val="009D182D"/>
    <w:rsid w:val="009D2FFA"/>
    <w:rsid w:val="009D3389"/>
    <w:rsid w:val="009D3597"/>
    <w:rsid w:val="009D41F3"/>
    <w:rsid w:val="009D4BA5"/>
    <w:rsid w:val="009D5821"/>
    <w:rsid w:val="009D63F0"/>
    <w:rsid w:val="009D6BCF"/>
    <w:rsid w:val="009D75C8"/>
    <w:rsid w:val="009D7F8E"/>
    <w:rsid w:val="009E3561"/>
    <w:rsid w:val="009E67E3"/>
    <w:rsid w:val="009E7ADA"/>
    <w:rsid w:val="009F0A06"/>
    <w:rsid w:val="009F19C2"/>
    <w:rsid w:val="009F2A2F"/>
    <w:rsid w:val="009F3F11"/>
    <w:rsid w:val="009F582B"/>
    <w:rsid w:val="009F6BB6"/>
    <w:rsid w:val="009F79AA"/>
    <w:rsid w:val="00A008F7"/>
    <w:rsid w:val="00A00963"/>
    <w:rsid w:val="00A01FAD"/>
    <w:rsid w:val="00A025BD"/>
    <w:rsid w:val="00A0616F"/>
    <w:rsid w:val="00A06D4C"/>
    <w:rsid w:val="00A07DB6"/>
    <w:rsid w:val="00A11D85"/>
    <w:rsid w:val="00A12510"/>
    <w:rsid w:val="00A129D2"/>
    <w:rsid w:val="00A14441"/>
    <w:rsid w:val="00A15169"/>
    <w:rsid w:val="00A17DFF"/>
    <w:rsid w:val="00A17E5A"/>
    <w:rsid w:val="00A206A0"/>
    <w:rsid w:val="00A233A1"/>
    <w:rsid w:val="00A24663"/>
    <w:rsid w:val="00A26F11"/>
    <w:rsid w:val="00A309A4"/>
    <w:rsid w:val="00A319B1"/>
    <w:rsid w:val="00A31DED"/>
    <w:rsid w:val="00A34795"/>
    <w:rsid w:val="00A3493C"/>
    <w:rsid w:val="00A357FE"/>
    <w:rsid w:val="00A35815"/>
    <w:rsid w:val="00A35BBD"/>
    <w:rsid w:val="00A36B84"/>
    <w:rsid w:val="00A36CE1"/>
    <w:rsid w:val="00A37563"/>
    <w:rsid w:val="00A37827"/>
    <w:rsid w:val="00A40688"/>
    <w:rsid w:val="00A40FD7"/>
    <w:rsid w:val="00A4221D"/>
    <w:rsid w:val="00A43C46"/>
    <w:rsid w:val="00A43D2B"/>
    <w:rsid w:val="00A440D0"/>
    <w:rsid w:val="00A451DF"/>
    <w:rsid w:val="00A46D19"/>
    <w:rsid w:val="00A47814"/>
    <w:rsid w:val="00A5016A"/>
    <w:rsid w:val="00A516F0"/>
    <w:rsid w:val="00A519B8"/>
    <w:rsid w:val="00A51AA2"/>
    <w:rsid w:val="00A531CB"/>
    <w:rsid w:val="00A55948"/>
    <w:rsid w:val="00A5602F"/>
    <w:rsid w:val="00A62779"/>
    <w:rsid w:val="00A62CFE"/>
    <w:rsid w:val="00A6462E"/>
    <w:rsid w:val="00A66806"/>
    <w:rsid w:val="00A67223"/>
    <w:rsid w:val="00A7011E"/>
    <w:rsid w:val="00A70873"/>
    <w:rsid w:val="00A708EC"/>
    <w:rsid w:val="00A71935"/>
    <w:rsid w:val="00A728E6"/>
    <w:rsid w:val="00A74C42"/>
    <w:rsid w:val="00A768EF"/>
    <w:rsid w:val="00A76EAE"/>
    <w:rsid w:val="00A7720C"/>
    <w:rsid w:val="00A83578"/>
    <w:rsid w:val="00A83B49"/>
    <w:rsid w:val="00A84632"/>
    <w:rsid w:val="00A8465E"/>
    <w:rsid w:val="00A867C0"/>
    <w:rsid w:val="00A87845"/>
    <w:rsid w:val="00A87C2C"/>
    <w:rsid w:val="00A911BE"/>
    <w:rsid w:val="00A9180F"/>
    <w:rsid w:val="00A922A5"/>
    <w:rsid w:val="00A938B2"/>
    <w:rsid w:val="00A94972"/>
    <w:rsid w:val="00A97496"/>
    <w:rsid w:val="00AA09A4"/>
    <w:rsid w:val="00AA2510"/>
    <w:rsid w:val="00AA3711"/>
    <w:rsid w:val="00AA461F"/>
    <w:rsid w:val="00AA60AB"/>
    <w:rsid w:val="00AA760B"/>
    <w:rsid w:val="00AB02F6"/>
    <w:rsid w:val="00AB0F11"/>
    <w:rsid w:val="00AB1579"/>
    <w:rsid w:val="00AB1C05"/>
    <w:rsid w:val="00AB1E26"/>
    <w:rsid w:val="00AB2243"/>
    <w:rsid w:val="00AB55B3"/>
    <w:rsid w:val="00AB5E12"/>
    <w:rsid w:val="00AB64C7"/>
    <w:rsid w:val="00AC069B"/>
    <w:rsid w:val="00AC08DF"/>
    <w:rsid w:val="00AC2E6D"/>
    <w:rsid w:val="00AC4940"/>
    <w:rsid w:val="00AC50C0"/>
    <w:rsid w:val="00AC558A"/>
    <w:rsid w:val="00AC57DD"/>
    <w:rsid w:val="00AC5A44"/>
    <w:rsid w:val="00AC6307"/>
    <w:rsid w:val="00AC7276"/>
    <w:rsid w:val="00AD03FA"/>
    <w:rsid w:val="00AD0ADB"/>
    <w:rsid w:val="00AD2F22"/>
    <w:rsid w:val="00AD2F7B"/>
    <w:rsid w:val="00AD4404"/>
    <w:rsid w:val="00AD4CD1"/>
    <w:rsid w:val="00AD578D"/>
    <w:rsid w:val="00AD58C1"/>
    <w:rsid w:val="00AD6A79"/>
    <w:rsid w:val="00AD6CB9"/>
    <w:rsid w:val="00AD6FFE"/>
    <w:rsid w:val="00AD70C6"/>
    <w:rsid w:val="00AD721A"/>
    <w:rsid w:val="00AD7B79"/>
    <w:rsid w:val="00AD7EF7"/>
    <w:rsid w:val="00AE03D5"/>
    <w:rsid w:val="00AE0551"/>
    <w:rsid w:val="00AE0A35"/>
    <w:rsid w:val="00AE15ED"/>
    <w:rsid w:val="00AE26D5"/>
    <w:rsid w:val="00AE2B8F"/>
    <w:rsid w:val="00AE2C19"/>
    <w:rsid w:val="00AE58D1"/>
    <w:rsid w:val="00AE6E7C"/>
    <w:rsid w:val="00AE73D8"/>
    <w:rsid w:val="00AE7556"/>
    <w:rsid w:val="00AE7D19"/>
    <w:rsid w:val="00AF02AC"/>
    <w:rsid w:val="00AF1433"/>
    <w:rsid w:val="00AF2EC4"/>
    <w:rsid w:val="00AF3FE7"/>
    <w:rsid w:val="00AF7CAA"/>
    <w:rsid w:val="00B001BB"/>
    <w:rsid w:val="00B01C19"/>
    <w:rsid w:val="00B01D9E"/>
    <w:rsid w:val="00B05CB9"/>
    <w:rsid w:val="00B074FD"/>
    <w:rsid w:val="00B07984"/>
    <w:rsid w:val="00B07D80"/>
    <w:rsid w:val="00B10B50"/>
    <w:rsid w:val="00B10DC2"/>
    <w:rsid w:val="00B11BF7"/>
    <w:rsid w:val="00B11EF1"/>
    <w:rsid w:val="00B11F9D"/>
    <w:rsid w:val="00B122FD"/>
    <w:rsid w:val="00B12EC1"/>
    <w:rsid w:val="00B14882"/>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AB1"/>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2913"/>
    <w:rsid w:val="00B62A72"/>
    <w:rsid w:val="00B63D67"/>
    <w:rsid w:val="00B64BAF"/>
    <w:rsid w:val="00B66461"/>
    <w:rsid w:val="00B67915"/>
    <w:rsid w:val="00B70897"/>
    <w:rsid w:val="00B71D33"/>
    <w:rsid w:val="00B734D3"/>
    <w:rsid w:val="00B74CBB"/>
    <w:rsid w:val="00B7596F"/>
    <w:rsid w:val="00B75D34"/>
    <w:rsid w:val="00B7667C"/>
    <w:rsid w:val="00B808B5"/>
    <w:rsid w:val="00B8247D"/>
    <w:rsid w:val="00B827FE"/>
    <w:rsid w:val="00B832E8"/>
    <w:rsid w:val="00B83B38"/>
    <w:rsid w:val="00B849A3"/>
    <w:rsid w:val="00B87A50"/>
    <w:rsid w:val="00B908FA"/>
    <w:rsid w:val="00B91200"/>
    <w:rsid w:val="00B92220"/>
    <w:rsid w:val="00B927B0"/>
    <w:rsid w:val="00B92EB3"/>
    <w:rsid w:val="00B95361"/>
    <w:rsid w:val="00B9593F"/>
    <w:rsid w:val="00B9612C"/>
    <w:rsid w:val="00B96316"/>
    <w:rsid w:val="00B964BD"/>
    <w:rsid w:val="00B967E3"/>
    <w:rsid w:val="00BA026A"/>
    <w:rsid w:val="00BA2E6A"/>
    <w:rsid w:val="00BA3283"/>
    <w:rsid w:val="00BA3828"/>
    <w:rsid w:val="00BA4A28"/>
    <w:rsid w:val="00BA63E4"/>
    <w:rsid w:val="00BA66EC"/>
    <w:rsid w:val="00BB07B0"/>
    <w:rsid w:val="00BB0B55"/>
    <w:rsid w:val="00BB329A"/>
    <w:rsid w:val="00BB335C"/>
    <w:rsid w:val="00BB3699"/>
    <w:rsid w:val="00BB3B34"/>
    <w:rsid w:val="00BB465F"/>
    <w:rsid w:val="00BB4EE1"/>
    <w:rsid w:val="00BB7AB5"/>
    <w:rsid w:val="00BC086B"/>
    <w:rsid w:val="00BC0976"/>
    <w:rsid w:val="00BC20F5"/>
    <w:rsid w:val="00BC2A28"/>
    <w:rsid w:val="00BC3D06"/>
    <w:rsid w:val="00BC41ED"/>
    <w:rsid w:val="00BC4BBB"/>
    <w:rsid w:val="00BC5383"/>
    <w:rsid w:val="00BC5C24"/>
    <w:rsid w:val="00BD202F"/>
    <w:rsid w:val="00BD2C86"/>
    <w:rsid w:val="00BD43FC"/>
    <w:rsid w:val="00BD4E6E"/>
    <w:rsid w:val="00BD52CD"/>
    <w:rsid w:val="00BD5422"/>
    <w:rsid w:val="00BD61A6"/>
    <w:rsid w:val="00BD621B"/>
    <w:rsid w:val="00BD6305"/>
    <w:rsid w:val="00BD73B3"/>
    <w:rsid w:val="00BD746C"/>
    <w:rsid w:val="00BD79EF"/>
    <w:rsid w:val="00BD7AEC"/>
    <w:rsid w:val="00BE00F1"/>
    <w:rsid w:val="00BE04C2"/>
    <w:rsid w:val="00BE0793"/>
    <w:rsid w:val="00BE0944"/>
    <w:rsid w:val="00BE235B"/>
    <w:rsid w:val="00BE5C4A"/>
    <w:rsid w:val="00BE6686"/>
    <w:rsid w:val="00BE6883"/>
    <w:rsid w:val="00BE77C2"/>
    <w:rsid w:val="00BF0C35"/>
    <w:rsid w:val="00BF0ED0"/>
    <w:rsid w:val="00BF1318"/>
    <w:rsid w:val="00BF1915"/>
    <w:rsid w:val="00BF1ECB"/>
    <w:rsid w:val="00BF2076"/>
    <w:rsid w:val="00BF3C70"/>
    <w:rsid w:val="00BF5AB9"/>
    <w:rsid w:val="00BF73B1"/>
    <w:rsid w:val="00C03948"/>
    <w:rsid w:val="00C04C33"/>
    <w:rsid w:val="00C05158"/>
    <w:rsid w:val="00C07A15"/>
    <w:rsid w:val="00C1087F"/>
    <w:rsid w:val="00C108A5"/>
    <w:rsid w:val="00C11EF2"/>
    <w:rsid w:val="00C12299"/>
    <w:rsid w:val="00C13D88"/>
    <w:rsid w:val="00C16C06"/>
    <w:rsid w:val="00C2080C"/>
    <w:rsid w:val="00C209FE"/>
    <w:rsid w:val="00C21AAE"/>
    <w:rsid w:val="00C21DB0"/>
    <w:rsid w:val="00C21E49"/>
    <w:rsid w:val="00C225D0"/>
    <w:rsid w:val="00C22AA0"/>
    <w:rsid w:val="00C24A48"/>
    <w:rsid w:val="00C261F8"/>
    <w:rsid w:val="00C26758"/>
    <w:rsid w:val="00C27D4A"/>
    <w:rsid w:val="00C304C7"/>
    <w:rsid w:val="00C30769"/>
    <w:rsid w:val="00C31E28"/>
    <w:rsid w:val="00C325A3"/>
    <w:rsid w:val="00C3262D"/>
    <w:rsid w:val="00C32ADD"/>
    <w:rsid w:val="00C33217"/>
    <w:rsid w:val="00C34FD4"/>
    <w:rsid w:val="00C353F5"/>
    <w:rsid w:val="00C362C5"/>
    <w:rsid w:val="00C36A2F"/>
    <w:rsid w:val="00C36C2E"/>
    <w:rsid w:val="00C4278F"/>
    <w:rsid w:val="00C43BD9"/>
    <w:rsid w:val="00C45B55"/>
    <w:rsid w:val="00C45C9D"/>
    <w:rsid w:val="00C469FD"/>
    <w:rsid w:val="00C46A73"/>
    <w:rsid w:val="00C47018"/>
    <w:rsid w:val="00C47381"/>
    <w:rsid w:val="00C47E0F"/>
    <w:rsid w:val="00C514A9"/>
    <w:rsid w:val="00C51F09"/>
    <w:rsid w:val="00C5218C"/>
    <w:rsid w:val="00C52DE9"/>
    <w:rsid w:val="00C5542B"/>
    <w:rsid w:val="00C57F79"/>
    <w:rsid w:val="00C60A78"/>
    <w:rsid w:val="00C61D32"/>
    <w:rsid w:val="00C621A9"/>
    <w:rsid w:val="00C6284D"/>
    <w:rsid w:val="00C63733"/>
    <w:rsid w:val="00C6459A"/>
    <w:rsid w:val="00C64909"/>
    <w:rsid w:val="00C65CE6"/>
    <w:rsid w:val="00C66F72"/>
    <w:rsid w:val="00C67C3E"/>
    <w:rsid w:val="00C71B81"/>
    <w:rsid w:val="00C72A11"/>
    <w:rsid w:val="00C738C5"/>
    <w:rsid w:val="00C75BE3"/>
    <w:rsid w:val="00C75F92"/>
    <w:rsid w:val="00C76B94"/>
    <w:rsid w:val="00C838CB"/>
    <w:rsid w:val="00C83F83"/>
    <w:rsid w:val="00C85902"/>
    <w:rsid w:val="00C86A5E"/>
    <w:rsid w:val="00C86DBE"/>
    <w:rsid w:val="00C8744E"/>
    <w:rsid w:val="00C87532"/>
    <w:rsid w:val="00C87BEA"/>
    <w:rsid w:val="00C907A8"/>
    <w:rsid w:val="00C91523"/>
    <w:rsid w:val="00C928AB"/>
    <w:rsid w:val="00C9469B"/>
    <w:rsid w:val="00C9696C"/>
    <w:rsid w:val="00C97610"/>
    <w:rsid w:val="00CA1C88"/>
    <w:rsid w:val="00CA3393"/>
    <w:rsid w:val="00CA7DF5"/>
    <w:rsid w:val="00CB061F"/>
    <w:rsid w:val="00CB1E29"/>
    <w:rsid w:val="00CB26AB"/>
    <w:rsid w:val="00CB5D85"/>
    <w:rsid w:val="00CC0516"/>
    <w:rsid w:val="00CC0FEC"/>
    <w:rsid w:val="00CC2C90"/>
    <w:rsid w:val="00CC42BC"/>
    <w:rsid w:val="00CC430C"/>
    <w:rsid w:val="00CC52F4"/>
    <w:rsid w:val="00CC611D"/>
    <w:rsid w:val="00CC721C"/>
    <w:rsid w:val="00CC7259"/>
    <w:rsid w:val="00CC74C2"/>
    <w:rsid w:val="00CD098E"/>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0E1E"/>
    <w:rsid w:val="00CF1C7A"/>
    <w:rsid w:val="00CF3BC0"/>
    <w:rsid w:val="00CF5D38"/>
    <w:rsid w:val="00CF725B"/>
    <w:rsid w:val="00D00478"/>
    <w:rsid w:val="00D007E8"/>
    <w:rsid w:val="00D02205"/>
    <w:rsid w:val="00D0268F"/>
    <w:rsid w:val="00D0466E"/>
    <w:rsid w:val="00D0639C"/>
    <w:rsid w:val="00D10DA5"/>
    <w:rsid w:val="00D114DD"/>
    <w:rsid w:val="00D13821"/>
    <w:rsid w:val="00D143DB"/>
    <w:rsid w:val="00D15826"/>
    <w:rsid w:val="00D15B2C"/>
    <w:rsid w:val="00D15FB4"/>
    <w:rsid w:val="00D16846"/>
    <w:rsid w:val="00D16ED0"/>
    <w:rsid w:val="00D17256"/>
    <w:rsid w:val="00D2029D"/>
    <w:rsid w:val="00D206F5"/>
    <w:rsid w:val="00D20FA9"/>
    <w:rsid w:val="00D21033"/>
    <w:rsid w:val="00D23577"/>
    <w:rsid w:val="00D23CF7"/>
    <w:rsid w:val="00D2561F"/>
    <w:rsid w:val="00D25C4A"/>
    <w:rsid w:val="00D26927"/>
    <w:rsid w:val="00D26A17"/>
    <w:rsid w:val="00D27D76"/>
    <w:rsid w:val="00D3005F"/>
    <w:rsid w:val="00D315D5"/>
    <w:rsid w:val="00D32387"/>
    <w:rsid w:val="00D36F5F"/>
    <w:rsid w:val="00D41733"/>
    <w:rsid w:val="00D41FAB"/>
    <w:rsid w:val="00D42943"/>
    <w:rsid w:val="00D448A5"/>
    <w:rsid w:val="00D454BF"/>
    <w:rsid w:val="00D45F62"/>
    <w:rsid w:val="00D46826"/>
    <w:rsid w:val="00D46CC2"/>
    <w:rsid w:val="00D47049"/>
    <w:rsid w:val="00D47AF2"/>
    <w:rsid w:val="00D47C89"/>
    <w:rsid w:val="00D50EA7"/>
    <w:rsid w:val="00D50F7A"/>
    <w:rsid w:val="00D5164C"/>
    <w:rsid w:val="00D523FE"/>
    <w:rsid w:val="00D52E8D"/>
    <w:rsid w:val="00D52FC2"/>
    <w:rsid w:val="00D5486E"/>
    <w:rsid w:val="00D54BF5"/>
    <w:rsid w:val="00D57B93"/>
    <w:rsid w:val="00D57E4A"/>
    <w:rsid w:val="00D60283"/>
    <w:rsid w:val="00D6045A"/>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2D3E"/>
    <w:rsid w:val="00D95BEF"/>
    <w:rsid w:val="00D966BC"/>
    <w:rsid w:val="00D9676B"/>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8B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48E4"/>
    <w:rsid w:val="00DF645F"/>
    <w:rsid w:val="00DF7AED"/>
    <w:rsid w:val="00E00D1B"/>
    <w:rsid w:val="00E00D2B"/>
    <w:rsid w:val="00E02143"/>
    <w:rsid w:val="00E02161"/>
    <w:rsid w:val="00E02592"/>
    <w:rsid w:val="00E02D0E"/>
    <w:rsid w:val="00E03EAB"/>
    <w:rsid w:val="00E06654"/>
    <w:rsid w:val="00E07F18"/>
    <w:rsid w:val="00E10955"/>
    <w:rsid w:val="00E13592"/>
    <w:rsid w:val="00E13FD2"/>
    <w:rsid w:val="00E165D2"/>
    <w:rsid w:val="00E1724C"/>
    <w:rsid w:val="00E176C0"/>
    <w:rsid w:val="00E20940"/>
    <w:rsid w:val="00E20C85"/>
    <w:rsid w:val="00E21AD2"/>
    <w:rsid w:val="00E22AD3"/>
    <w:rsid w:val="00E24064"/>
    <w:rsid w:val="00E2450D"/>
    <w:rsid w:val="00E24837"/>
    <w:rsid w:val="00E2520C"/>
    <w:rsid w:val="00E30346"/>
    <w:rsid w:val="00E30937"/>
    <w:rsid w:val="00E314FF"/>
    <w:rsid w:val="00E321F3"/>
    <w:rsid w:val="00E32F34"/>
    <w:rsid w:val="00E336D0"/>
    <w:rsid w:val="00E34725"/>
    <w:rsid w:val="00E34CE1"/>
    <w:rsid w:val="00E3655F"/>
    <w:rsid w:val="00E4176C"/>
    <w:rsid w:val="00E430D6"/>
    <w:rsid w:val="00E43538"/>
    <w:rsid w:val="00E435E0"/>
    <w:rsid w:val="00E44A97"/>
    <w:rsid w:val="00E44D60"/>
    <w:rsid w:val="00E44F6D"/>
    <w:rsid w:val="00E46618"/>
    <w:rsid w:val="00E46E02"/>
    <w:rsid w:val="00E52D73"/>
    <w:rsid w:val="00E549FC"/>
    <w:rsid w:val="00E56164"/>
    <w:rsid w:val="00E60509"/>
    <w:rsid w:val="00E6096A"/>
    <w:rsid w:val="00E61559"/>
    <w:rsid w:val="00E61C67"/>
    <w:rsid w:val="00E629FF"/>
    <w:rsid w:val="00E6654A"/>
    <w:rsid w:val="00E67C0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CE1"/>
    <w:rsid w:val="00EB6FB5"/>
    <w:rsid w:val="00EC0188"/>
    <w:rsid w:val="00EC06A7"/>
    <w:rsid w:val="00EC0935"/>
    <w:rsid w:val="00EC0CDA"/>
    <w:rsid w:val="00EC109B"/>
    <w:rsid w:val="00EC6EF9"/>
    <w:rsid w:val="00ED06F1"/>
    <w:rsid w:val="00ED0716"/>
    <w:rsid w:val="00ED0E0D"/>
    <w:rsid w:val="00ED2072"/>
    <w:rsid w:val="00ED2134"/>
    <w:rsid w:val="00ED2D39"/>
    <w:rsid w:val="00EE0694"/>
    <w:rsid w:val="00EE1399"/>
    <w:rsid w:val="00EE175E"/>
    <w:rsid w:val="00EE24A2"/>
    <w:rsid w:val="00EE2DD4"/>
    <w:rsid w:val="00EE3C9F"/>
    <w:rsid w:val="00EE3EF9"/>
    <w:rsid w:val="00EE46D3"/>
    <w:rsid w:val="00EE49AA"/>
    <w:rsid w:val="00EE5351"/>
    <w:rsid w:val="00EE6A08"/>
    <w:rsid w:val="00EF0904"/>
    <w:rsid w:val="00EF1B4B"/>
    <w:rsid w:val="00EF2674"/>
    <w:rsid w:val="00EF2E96"/>
    <w:rsid w:val="00EF330C"/>
    <w:rsid w:val="00EF4161"/>
    <w:rsid w:val="00EF42A4"/>
    <w:rsid w:val="00EF5C44"/>
    <w:rsid w:val="00EF6D7B"/>
    <w:rsid w:val="00EF7368"/>
    <w:rsid w:val="00EF75B3"/>
    <w:rsid w:val="00EF7645"/>
    <w:rsid w:val="00EF76F3"/>
    <w:rsid w:val="00F00F6E"/>
    <w:rsid w:val="00F02080"/>
    <w:rsid w:val="00F02459"/>
    <w:rsid w:val="00F05461"/>
    <w:rsid w:val="00F05472"/>
    <w:rsid w:val="00F0700C"/>
    <w:rsid w:val="00F11A13"/>
    <w:rsid w:val="00F127C5"/>
    <w:rsid w:val="00F13BE8"/>
    <w:rsid w:val="00F14388"/>
    <w:rsid w:val="00F148AD"/>
    <w:rsid w:val="00F150E6"/>
    <w:rsid w:val="00F15D4D"/>
    <w:rsid w:val="00F163F4"/>
    <w:rsid w:val="00F17DD1"/>
    <w:rsid w:val="00F20247"/>
    <w:rsid w:val="00F2032B"/>
    <w:rsid w:val="00F20C93"/>
    <w:rsid w:val="00F20CBC"/>
    <w:rsid w:val="00F21DF2"/>
    <w:rsid w:val="00F23C57"/>
    <w:rsid w:val="00F24850"/>
    <w:rsid w:val="00F25194"/>
    <w:rsid w:val="00F26C82"/>
    <w:rsid w:val="00F304EE"/>
    <w:rsid w:val="00F332F2"/>
    <w:rsid w:val="00F33572"/>
    <w:rsid w:val="00F35428"/>
    <w:rsid w:val="00F35BC0"/>
    <w:rsid w:val="00F419AB"/>
    <w:rsid w:val="00F4343F"/>
    <w:rsid w:val="00F45509"/>
    <w:rsid w:val="00F4578C"/>
    <w:rsid w:val="00F45B4A"/>
    <w:rsid w:val="00F4730C"/>
    <w:rsid w:val="00F47638"/>
    <w:rsid w:val="00F479B2"/>
    <w:rsid w:val="00F51456"/>
    <w:rsid w:val="00F51463"/>
    <w:rsid w:val="00F51B4C"/>
    <w:rsid w:val="00F51FBB"/>
    <w:rsid w:val="00F56170"/>
    <w:rsid w:val="00F572C3"/>
    <w:rsid w:val="00F60438"/>
    <w:rsid w:val="00F622D8"/>
    <w:rsid w:val="00F630AC"/>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87FD9"/>
    <w:rsid w:val="00F91D42"/>
    <w:rsid w:val="00F91F91"/>
    <w:rsid w:val="00F9296B"/>
    <w:rsid w:val="00F93519"/>
    <w:rsid w:val="00F935A9"/>
    <w:rsid w:val="00F938B8"/>
    <w:rsid w:val="00F93BBF"/>
    <w:rsid w:val="00F941D4"/>
    <w:rsid w:val="00FA052A"/>
    <w:rsid w:val="00FA05E7"/>
    <w:rsid w:val="00FA2ADF"/>
    <w:rsid w:val="00FA4412"/>
    <w:rsid w:val="00FA4DD8"/>
    <w:rsid w:val="00FA53E4"/>
    <w:rsid w:val="00FA5F3C"/>
    <w:rsid w:val="00FA6678"/>
    <w:rsid w:val="00FB06DB"/>
    <w:rsid w:val="00FB0C2C"/>
    <w:rsid w:val="00FB1829"/>
    <w:rsid w:val="00FB2671"/>
    <w:rsid w:val="00FB2824"/>
    <w:rsid w:val="00FB31C3"/>
    <w:rsid w:val="00FB3C33"/>
    <w:rsid w:val="00FB620E"/>
    <w:rsid w:val="00FB6B81"/>
    <w:rsid w:val="00FB7F72"/>
    <w:rsid w:val="00FC0B51"/>
    <w:rsid w:val="00FC110A"/>
    <w:rsid w:val="00FC1A4A"/>
    <w:rsid w:val="00FC1C0A"/>
    <w:rsid w:val="00FC2280"/>
    <w:rsid w:val="00FC2614"/>
    <w:rsid w:val="00FC3006"/>
    <w:rsid w:val="00FC3700"/>
    <w:rsid w:val="00FC5FD3"/>
    <w:rsid w:val="00FC61C6"/>
    <w:rsid w:val="00FC6A7E"/>
    <w:rsid w:val="00FC6CCC"/>
    <w:rsid w:val="00FC7B7A"/>
    <w:rsid w:val="00FD00B9"/>
    <w:rsid w:val="00FD1DF3"/>
    <w:rsid w:val="00FD25EA"/>
    <w:rsid w:val="00FD3468"/>
    <w:rsid w:val="00FD4109"/>
    <w:rsid w:val="00FD47FA"/>
    <w:rsid w:val="00FD4AA0"/>
    <w:rsid w:val="00FD6204"/>
    <w:rsid w:val="00FD69AD"/>
    <w:rsid w:val="00FE0C03"/>
    <w:rsid w:val="00FE10BB"/>
    <w:rsid w:val="00FE27EB"/>
    <w:rsid w:val="00FE2852"/>
    <w:rsid w:val="00FE312D"/>
    <w:rsid w:val="00FE325D"/>
    <w:rsid w:val="00FE52CB"/>
    <w:rsid w:val="00FE7602"/>
    <w:rsid w:val="00FF0211"/>
    <w:rsid w:val="00FF0413"/>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54103"/>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 w:type="paragraph" w:styleId="Bibliographie">
    <w:name w:val="Bibliography"/>
    <w:basedOn w:val="Normal"/>
    <w:next w:val="Normal"/>
    <w:uiPriority w:val="37"/>
    <w:unhideWhenUsed/>
    <w:rsid w:val="00310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2708">
      <w:bodyDiv w:val="1"/>
      <w:marLeft w:val="0"/>
      <w:marRight w:val="0"/>
      <w:marTop w:val="0"/>
      <w:marBottom w:val="0"/>
      <w:divBdr>
        <w:top w:val="none" w:sz="0" w:space="0" w:color="auto"/>
        <w:left w:val="none" w:sz="0" w:space="0" w:color="auto"/>
        <w:bottom w:val="none" w:sz="0" w:space="0" w:color="auto"/>
        <w:right w:val="none" w:sz="0" w:space="0" w:color="auto"/>
      </w:divBdr>
    </w:div>
    <w:div w:id="18745455">
      <w:bodyDiv w:val="1"/>
      <w:marLeft w:val="0"/>
      <w:marRight w:val="0"/>
      <w:marTop w:val="0"/>
      <w:marBottom w:val="0"/>
      <w:divBdr>
        <w:top w:val="none" w:sz="0" w:space="0" w:color="auto"/>
        <w:left w:val="none" w:sz="0" w:space="0" w:color="auto"/>
        <w:bottom w:val="none" w:sz="0" w:space="0" w:color="auto"/>
        <w:right w:val="none" w:sz="0" w:space="0" w:color="auto"/>
      </w:divBdr>
    </w:div>
    <w:div w:id="23068832">
      <w:bodyDiv w:val="1"/>
      <w:marLeft w:val="0"/>
      <w:marRight w:val="0"/>
      <w:marTop w:val="0"/>
      <w:marBottom w:val="0"/>
      <w:divBdr>
        <w:top w:val="none" w:sz="0" w:space="0" w:color="auto"/>
        <w:left w:val="none" w:sz="0" w:space="0" w:color="auto"/>
        <w:bottom w:val="none" w:sz="0" w:space="0" w:color="auto"/>
        <w:right w:val="none" w:sz="0" w:space="0" w:color="auto"/>
      </w:divBdr>
    </w:div>
    <w:div w:id="35350401">
      <w:bodyDiv w:val="1"/>
      <w:marLeft w:val="0"/>
      <w:marRight w:val="0"/>
      <w:marTop w:val="0"/>
      <w:marBottom w:val="0"/>
      <w:divBdr>
        <w:top w:val="none" w:sz="0" w:space="0" w:color="auto"/>
        <w:left w:val="none" w:sz="0" w:space="0" w:color="auto"/>
        <w:bottom w:val="none" w:sz="0" w:space="0" w:color="auto"/>
        <w:right w:val="none" w:sz="0" w:space="0" w:color="auto"/>
      </w:divBdr>
    </w:div>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60174911">
      <w:bodyDiv w:val="1"/>
      <w:marLeft w:val="0"/>
      <w:marRight w:val="0"/>
      <w:marTop w:val="0"/>
      <w:marBottom w:val="0"/>
      <w:divBdr>
        <w:top w:val="none" w:sz="0" w:space="0" w:color="auto"/>
        <w:left w:val="none" w:sz="0" w:space="0" w:color="auto"/>
        <w:bottom w:val="none" w:sz="0" w:space="0" w:color="auto"/>
        <w:right w:val="none" w:sz="0" w:space="0" w:color="auto"/>
      </w:divBdr>
    </w:div>
    <w:div w:id="84690721">
      <w:bodyDiv w:val="1"/>
      <w:marLeft w:val="0"/>
      <w:marRight w:val="0"/>
      <w:marTop w:val="0"/>
      <w:marBottom w:val="0"/>
      <w:divBdr>
        <w:top w:val="none" w:sz="0" w:space="0" w:color="auto"/>
        <w:left w:val="none" w:sz="0" w:space="0" w:color="auto"/>
        <w:bottom w:val="none" w:sz="0" w:space="0" w:color="auto"/>
        <w:right w:val="none" w:sz="0" w:space="0" w:color="auto"/>
      </w:divBdr>
    </w:div>
    <w:div w:id="88897287">
      <w:bodyDiv w:val="1"/>
      <w:marLeft w:val="0"/>
      <w:marRight w:val="0"/>
      <w:marTop w:val="0"/>
      <w:marBottom w:val="0"/>
      <w:divBdr>
        <w:top w:val="none" w:sz="0" w:space="0" w:color="auto"/>
        <w:left w:val="none" w:sz="0" w:space="0" w:color="auto"/>
        <w:bottom w:val="none" w:sz="0" w:space="0" w:color="auto"/>
        <w:right w:val="none" w:sz="0" w:space="0" w:color="auto"/>
      </w:divBdr>
    </w:div>
    <w:div w:id="102265988">
      <w:bodyDiv w:val="1"/>
      <w:marLeft w:val="0"/>
      <w:marRight w:val="0"/>
      <w:marTop w:val="0"/>
      <w:marBottom w:val="0"/>
      <w:divBdr>
        <w:top w:val="none" w:sz="0" w:space="0" w:color="auto"/>
        <w:left w:val="none" w:sz="0" w:space="0" w:color="auto"/>
        <w:bottom w:val="none" w:sz="0" w:space="0" w:color="auto"/>
        <w:right w:val="none" w:sz="0" w:space="0" w:color="auto"/>
      </w:divBdr>
    </w:div>
    <w:div w:id="107313288">
      <w:bodyDiv w:val="1"/>
      <w:marLeft w:val="0"/>
      <w:marRight w:val="0"/>
      <w:marTop w:val="0"/>
      <w:marBottom w:val="0"/>
      <w:divBdr>
        <w:top w:val="none" w:sz="0" w:space="0" w:color="auto"/>
        <w:left w:val="none" w:sz="0" w:space="0" w:color="auto"/>
        <w:bottom w:val="none" w:sz="0" w:space="0" w:color="auto"/>
        <w:right w:val="none" w:sz="0" w:space="0" w:color="auto"/>
      </w:divBdr>
    </w:div>
    <w:div w:id="107554057">
      <w:bodyDiv w:val="1"/>
      <w:marLeft w:val="0"/>
      <w:marRight w:val="0"/>
      <w:marTop w:val="0"/>
      <w:marBottom w:val="0"/>
      <w:divBdr>
        <w:top w:val="none" w:sz="0" w:space="0" w:color="auto"/>
        <w:left w:val="none" w:sz="0" w:space="0" w:color="auto"/>
        <w:bottom w:val="none" w:sz="0" w:space="0" w:color="auto"/>
        <w:right w:val="none" w:sz="0" w:space="0" w:color="auto"/>
      </w:divBdr>
    </w:div>
    <w:div w:id="131944606">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145127964">
      <w:bodyDiv w:val="1"/>
      <w:marLeft w:val="0"/>
      <w:marRight w:val="0"/>
      <w:marTop w:val="0"/>
      <w:marBottom w:val="0"/>
      <w:divBdr>
        <w:top w:val="none" w:sz="0" w:space="0" w:color="auto"/>
        <w:left w:val="none" w:sz="0" w:space="0" w:color="auto"/>
        <w:bottom w:val="none" w:sz="0" w:space="0" w:color="auto"/>
        <w:right w:val="none" w:sz="0" w:space="0" w:color="auto"/>
      </w:divBdr>
    </w:div>
    <w:div w:id="199586162">
      <w:bodyDiv w:val="1"/>
      <w:marLeft w:val="0"/>
      <w:marRight w:val="0"/>
      <w:marTop w:val="0"/>
      <w:marBottom w:val="0"/>
      <w:divBdr>
        <w:top w:val="none" w:sz="0" w:space="0" w:color="auto"/>
        <w:left w:val="none" w:sz="0" w:space="0" w:color="auto"/>
        <w:bottom w:val="none" w:sz="0" w:space="0" w:color="auto"/>
        <w:right w:val="none" w:sz="0" w:space="0" w:color="auto"/>
      </w:divBdr>
    </w:div>
    <w:div w:id="202062187">
      <w:bodyDiv w:val="1"/>
      <w:marLeft w:val="0"/>
      <w:marRight w:val="0"/>
      <w:marTop w:val="0"/>
      <w:marBottom w:val="0"/>
      <w:divBdr>
        <w:top w:val="none" w:sz="0" w:space="0" w:color="auto"/>
        <w:left w:val="none" w:sz="0" w:space="0" w:color="auto"/>
        <w:bottom w:val="none" w:sz="0" w:space="0" w:color="auto"/>
        <w:right w:val="none" w:sz="0" w:space="0" w:color="auto"/>
      </w:divBdr>
    </w:div>
    <w:div w:id="218367164">
      <w:bodyDiv w:val="1"/>
      <w:marLeft w:val="0"/>
      <w:marRight w:val="0"/>
      <w:marTop w:val="0"/>
      <w:marBottom w:val="0"/>
      <w:divBdr>
        <w:top w:val="none" w:sz="0" w:space="0" w:color="auto"/>
        <w:left w:val="none" w:sz="0" w:space="0" w:color="auto"/>
        <w:bottom w:val="none" w:sz="0" w:space="0" w:color="auto"/>
        <w:right w:val="none" w:sz="0" w:space="0" w:color="auto"/>
      </w:divBdr>
    </w:div>
    <w:div w:id="230967005">
      <w:bodyDiv w:val="1"/>
      <w:marLeft w:val="0"/>
      <w:marRight w:val="0"/>
      <w:marTop w:val="0"/>
      <w:marBottom w:val="0"/>
      <w:divBdr>
        <w:top w:val="none" w:sz="0" w:space="0" w:color="auto"/>
        <w:left w:val="none" w:sz="0" w:space="0" w:color="auto"/>
        <w:bottom w:val="none" w:sz="0" w:space="0" w:color="auto"/>
        <w:right w:val="none" w:sz="0" w:space="0" w:color="auto"/>
      </w:divBdr>
    </w:div>
    <w:div w:id="236981155">
      <w:bodyDiv w:val="1"/>
      <w:marLeft w:val="0"/>
      <w:marRight w:val="0"/>
      <w:marTop w:val="0"/>
      <w:marBottom w:val="0"/>
      <w:divBdr>
        <w:top w:val="none" w:sz="0" w:space="0" w:color="auto"/>
        <w:left w:val="none" w:sz="0" w:space="0" w:color="auto"/>
        <w:bottom w:val="none" w:sz="0" w:space="0" w:color="auto"/>
        <w:right w:val="none" w:sz="0" w:space="0" w:color="auto"/>
      </w:divBdr>
    </w:div>
    <w:div w:id="274866567">
      <w:bodyDiv w:val="1"/>
      <w:marLeft w:val="0"/>
      <w:marRight w:val="0"/>
      <w:marTop w:val="0"/>
      <w:marBottom w:val="0"/>
      <w:divBdr>
        <w:top w:val="none" w:sz="0" w:space="0" w:color="auto"/>
        <w:left w:val="none" w:sz="0" w:space="0" w:color="auto"/>
        <w:bottom w:val="none" w:sz="0" w:space="0" w:color="auto"/>
        <w:right w:val="none" w:sz="0" w:space="0" w:color="auto"/>
      </w:divBdr>
    </w:div>
    <w:div w:id="296643338">
      <w:bodyDiv w:val="1"/>
      <w:marLeft w:val="0"/>
      <w:marRight w:val="0"/>
      <w:marTop w:val="0"/>
      <w:marBottom w:val="0"/>
      <w:divBdr>
        <w:top w:val="none" w:sz="0" w:space="0" w:color="auto"/>
        <w:left w:val="none" w:sz="0" w:space="0" w:color="auto"/>
        <w:bottom w:val="none" w:sz="0" w:space="0" w:color="auto"/>
        <w:right w:val="none" w:sz="0" w:space="0" w:color="auto"/>
      </w:divBdr>
    </w:div>
    <w:div w:id="299113265">
      <w:bodyDiv w:val="1"/>
      <w:marLeft w:val="0"/>
      <w:marRight w:val="0"/>
      <w:marTop w:val="0"/>
      <w:marBottom w:val="0"/>
      <w:divBdr>
        <w:top w:val="none" w:sz="0" w:space="0" w:color="auto"/>
        <w:left w:val="none" w:sz="0" w:space="0" w:color="auto"/>
        <w:bottom w:val="none" w:sz="0" w:space="0" w:color="auto"/>
        <w:right w:val="none" w:sz="0" w:space="0" w:color="auto"/>
      </w:divBdr>
    </w:div>
    <w:div w:id="316110695">
      <w:bodyDiv w:val="1"/>
      <w:marLeft w:val="0"/>
      <w:marRight w:val="0"/>
      <w:marTop w:val="0"/>
      <w:marBottom w:val="0"/>
      <w:divBdr>
        <w:top w:val="none" w:sz="0" w:space="0" w:color="auto"/>
        <w:left w:val="none" w:sz="0" w:space="0" w:color="auto"/>
        <w:bottom w:val="none" w:sz="0" w:space="0" w:color="auto"/>
        <w:right w:val="none" w:sz="0" w:space="0" w:color="auto"/>
      </w:divBdr>
    </w:div>
    <w:div w:id="390734983">
      <w:bodyDiv w:val="1"/>
      <w:marLeft w:val="0"/>
      <w:marRight w:val="0"/>
      <w:marTop w:val="0"/>
      <w:marBottom w:val="0"/>
      <w:divBdr>
        <w:top w:val="none" w:sz="0" w:space="0" w:color="auto"/>
        <w:left w:val="none" w:sz="0" w:space="0" w:color="auto"/>
        <w:bottom w:val="none" w:sz="0" w:space="0" w:color="auto"/>
        <w:right w:val="none" w:sz="0" w:space="0" w:color="auto"/>
      </w:divBdr>
    </w:div>
    <w:div w:id="457996165">
      <w:bodyDiv w:val="1"/>
      <w:marLeft w:val="0"/>
      <w:marRight w:val="0"/>
      <w:marTop w:val="0"/>
      <w:marBottom w:val="0"/>
      <w:divBdr>
        <w:top w:val="none" w:sz="0" w:space="0" w:color="auto"/>
        <w:left w:val="none" w:sz="0" w:space="0" w:color="auto"/>
        <w:bottom w:val="none" w:sz="0" w:space="0" w:color="auto"/>
        <w:right w:val="none" w:sz="0" w:space="0" w:color="auto"/>
      </w:divBdr>
    </w:div>
    <w:div w:id="461970433">
      <w:bodyDiv w:val="1"/>
      <w:marLeft w:val="0"/>
      <w:marRight w:val="0"/>
      <w:marTop w:val="0"/>
      <w:marBottom w:val="0"/>
      <w:divBdr>
        <w:top w:val="none" w:sz="0" w:space="0" w:color="auto"/>
        <w:left w:val="none" w:sz="0" w:space="0" w:color="auto"/>
        <w:bottom w:val="none" w:sz="0" w:space="0" w:color="auto"/>
        <w:right w:val="none" w:sz="0" w:space="0" w:color="auto"/>
      </w:divBdr>
    </w:div>
    <w:div w:id="478772110">
      <w:bodyDiv w:val="1"/>
      <w:marLeft w:val="0"/>
      <w:marRight w:val="0"/>
      <w:marTop w:val="0"/>
      <w:marBottom w:val="0"/>
      <w:divBdr>
        <w:top w:val="none" w:sz="0" w:space="0" w:color="auto"/>
        <w:left w:val="none" w:sz="0" w:space="0" w:color="auto"/>
        <w:bottom w:val="none" w:sz="0" w:space="0" w:color="auto"/>
        <w:right w:val="none" w:sz="0" w:space="0" w:color="auto"/>
      </w:divBdr>
    </w:div>
    <w:div w:id="480779143">
      <w:bodyDiv w:val="1"/>
      <w:marLeft w:val="0"/>
      <w:marRight w:val="0"/>
      <w:marTop w:val="0"/>
      <w:marBottom w:val="0"/>
      <w:divBdr>
        <w:top w:val="none" w:sz="0" w:space="0" w:color="auto"/>
        <w:left w:val="none" w:sz="0" w:space="0" w:color="auto"/>
        <w:bottom w:val="none" w:sz="0" w:space="0" w:color="auto"/>
        <w:right w:val="none" w:sz="0" w:space="0" w:color="auto"/>
      </w:divBdr>
    </w:div>
    <w:div w:id="482697250">
      <w:bodyDiv w:val="1"/>
      <w:marLeft w:val="0"/>
      <w:marRight w:val="0"/>
      <w:marTop w:val="0"/>
      <w:marBottom w:val="0"/>
      <w:divBdr>
        <w:top w:val="none" w:sz="0" w:space="0" w:color="auto"/>
        <w:left w:val="none" w:sz="0" w:space="0" w:color="auto"/>
        <w:bottom w:val="none" w:sz="0" w:space="0" w:color="auto"/>
        <w:right w:val="none" w:sz="0" w:space="0" w:color="auto"/>
      </w:divBdr>
    </w:div>
    <w:div w:id="496068660">
      <w:bodyDiv w:val="1"/>
      <w:marLeft w:val="0"/>
      <w:marRight w:val="0"/>
      <w:marTop w:val="0"/>
      <w:marBottom w:val="0"/>
      <w:divBdr>
        <w:top w:val="none" w:sz="0" w:space="0" w:color="auto"/>
        <w:left w:val="none" w:sz="0" w:space="0" w:color="auto"/>
        <w:bottom w:val="none" w:sz="0" w:space="0" w:color="auto"/>
        <w:right w:val="none" w:sz="0" w:space="0" w:color="auto"/>
      </w:divBdr>
    </w:div>
    <w:div w:id="503981979">
      <w:bodyDiv w:val="1"/>
      <w:marLeft w:val="0"/>
      <w:marRight w:val="0"/>
      <w:marTop w:val="0"/>
      <w:marBottom w:val="0"/>
      <w:divBdr>
        <w:top w:val="none" w:sz="0" w:space="0" w:color="auto"/>
        <w:left w:val="none" w:sz="0" w:space="0" w:color="auto"/>
        <w:bottom w:val="none" w:sz="0" w:space="0" w:color="auto"/>
        <w:right w:val="none" w:sz="0" w:space="0" w:color="auto"/>
      </w:divBdr>
    </w:div>
    <w:div w:id="505557940">
      <w:bodyDiv w:val="1"/>
      <w:marLeft w:val="0"/>
      <w:marRight w:val="0"/>
      <w:marTop w:val="0"/>
      <w:marBottom w:val="0"/>
      <w:divBdr>
        <w:top w:val="none" w:sz="0" w:space="0" w:color="auto"/>
        <w:left w:val="none" w:sz="0" w:space="0" w:color="auto"/>
        <w:bottom w:val="none" w:sz="0" w:space="0" w:color="auto"/>
        <w:right w:val="none" w:sz="0" w:space="0" w:color="auto"/>
      </w:divBdr>
    </w:div>
    <w:div w:id="522518747">
      <w:bodyDiv w:val="1"/>
      <w:marLeft w:val="0"/>
      <w:marRight w:val="0"/>
      <w:marTop w:val="0"/>
      <w:marBottom w:val="0"/>
      <w:divBdr>
        <w:top w:val="none" w:sz="0" w:space="0" w:color="auto"/>
        <w:left w:val="none" w:sz="0" w:space="0" w:color="auto"/>
        <w:bottom w:val="none" w:sz="0" w:space="0" w:color="auto"/>
        <w:right w:val="none" w:sz="0" w:space="0" w:color="auto"/>
      </w:divBdr>
    </w:div>
    <w:div w:id="532958439">
      <w:bodyDiv w:val="1"/>
      <w:marLeft w:val="0"/>
      <w:marRight w:val="0"/>
      <w:marTop w:val="0"/>
      <w:marBottom w:val="0"/>
      <w:divBdr>
        <w:top w:val="none" w:sz="0" w:space="0" w:color="auto"/>
        <w:left w:val="none" w:sz="0" w:space="0" w:color="auto"/>
        <w:bottom w:val="none" w:sz="0" w:space="0" w:color="auto"/>
        <w:right w:val="none" w:sz="0" w:space="0" w:color="auto"/>
      </w:divBdr>
    </w:div>
    <w:div w:id="535656653">
      <w:bodyDiv w:val="1"/>
      <w:marLeft w:val="0"/>
      <w:marRight w:val="0"/>
      <w:marTop w:val="0"/>
      <w:marBottom w:val="0"/>
      <w:divBdr>
        <w:top w:val="none" w:sz="0" w:space="0" w:color="auto"/>
        <w:left w:val="none" w:sz="0" w:space="0" w:color="auto"/>
        <w:bottom w:val="none" w:sz="0" w:space="0" w:color="auto"/>
        <w:right w:val="none" w:sz="0" w:space="0" w:color="auto"/>
      </w:divBdr>
    </w:div>
    <w:div w:id="547424962">
      <w:bodyDiv w:val="1"/>
      <w:marLeft w:val="0"/>
      <w:marRight w:val="0"/>
      <w:marTop w:val="0"/>
      <w:marBottom w:val="0"/>
      <w:divBdr>
        <w:top w:val="none" w:sz="0" w:space="0" w:color="auto"/>
        <w:left w:val="none" w:sz="0" w:space="0" w:color="auto"/>
        <w:bottom w:val="none" w:sz="0" w:space="0" w:color="auto"/>
        <w:right w:val="none" w:sz="0" w:space="0" w:color="auto"/>
      </w:divBdr>
    </w:div>
    <w:div w:id="552272346">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73206086">
      <w:bodyDiv w:val="1"/>
      <w:marLeft w:val="0"/>
      <w:marRight w:val="0"/>
      <w:marTop w:val="0"/>
      <w:marBottom w:val="0"/>
      <w:divBdr>
        <w:top w:val="none" w:sz="0" w:space="0" w:color="auto"/>
        <w:left w:val="none" w:sz="0" w:space="0" w:color="auto"/>
        <w:bottom w:val="none" w:sz="0" w:space="0" w:color="auto"/>
        <w:right w:val="none" w:sz="0" w:space="0" w:color="auto"/>
      </w:divBdr>
    </w:div>
    <w:div w:id="584263382">
      <w:bodyDiv w:val="1"/>
      <w:marLeft w:val="0"/>
      <w:marRight w:val="0"/>
      <w:marTop w:val="0"/>
      <w:marBottom w:val="0"/>
      <w:divBdr>
        <w:top w:val="none" w:sz="0" w:space="0" w:color="auto"/>
        <w:left w:val="none" w:sz="0" w:space="0" w:color="auto"/>
        <w:bottom w:val="none" w:sz="0" w:space="0" w:color="auto"/>
        <w:right w:val="none" w:sz="0" w:space="0" w:color="auto"/>
      </w:divBdr>
    </w:div>
    <w:div w:id="593590678">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619532091">
      <w:bodyDiv w:val="1"/>
      <w:marLeft w:val="0"/>
      <w:marRight w:val="0"/>
      <w:marTop w:val="0"/>
      <w:marBottom w:val="0"/>
      <w:divBdr>
        <w:top w:val="none" w:sz="0" w:space="0" w:color="auto"/>
        <w:left w:val="none" w:sz="0" w:space="0" w:color="auto"/>
        <w:bottom w:val="none" w:sz="0" w:space="0" w:color="auto"/>
        <w:right w:val="none" w:sz="0" w:space="0" w:color="auto"/>
      </w:divBdr>
    </w:div>
    <w:div w:id="655887701">
      <w:bodyDiv w:val="1"/>
      <w:marLeft w:val="0"/>
      <w:marRight w:val="0"/>
      <w:marTop w:val="0"/>
      <w:marBottom w:val="0"/>
      <w:divBdr>
        <w:top w:val="none" w:sz="0" w:space="0" w:color="auto"/>
        <w:left w:val="none" w:sz="0" w:space="0" w:color="auto"/>
        <w:bottom w:val="none" w:sz="0" w:space="0" w:color="auto"/>
        <w:right w:val="none" w:sz="0" w:space="0" w:color="auto"/>
      </w:divBdr>
    </w:div>
    <w:div w:id="664941112">
      <w:bodyDiv w:val="1"/>
      <w:marLeft w:val="0"/>
      <w:marRight w:val="0"/>
      <w:marTop w:val="0"/>
      <w:marBottom w:val="0"/>
      <w:divBdr>
        <w:top w:val="none" w:sz="0" w:space="0" w:color="auto"/>
        <w:left w:val="none" w:sz="0" w:space="0" w:color="auto"/>
        <w:bottom w:val="none" w:sz="0" w:space="0" w:color="auto"/>
        <w:right w:val="none" w:sz="0" w:space="0" w:color="auto"/>
      </w:divBdr>
    </w:div>
    <w:div w:id="675771238">
      <w:bodyDiv w:val="1"/>
      <w:marLeft w:val="0"/>
      <w:marRight w:val="0"/>
      <w:marTop w:val="0"/>
      <w:marBottom w:val="0"/>
      <w:divBdr>
        <w:top w:val="none" w:sz="0" w:space="0" w:color="auto"/>
        <w:left w:val="none" w:sz="0" w:space="0" w:color="auto"/>
        <w:bottom w:val="none" w:sz="0" w:space="0" w:color="auto"/>
        <w:right w:val="none" w:sz="0" w:space="0" w:color="auto"/>
      </w:divBdr>
    </w:div>
    <w:div w:id="695155042">
      <w:bodyDiv w:val="1"/>
      <w:marLeft w:val="0"/>
      <w:marRight w:val="0"/>
      <w:marTop w:val="0"/>
      <w:marBottom w:val="0"/>
      <w:divBdr>
        <w:top w:val="none" w:sz="0" w:space="0" w:color="auto"/>
        <w:left w:val="none" w:sz="0" w:space="0" w:color="auto"/>
        <w:bottom w:val="none" w:sz="0" w:space="0" w:color="auto"/>
        <w:right w:val="none" w:sz="0" w:space="0" w:color="auto"/>
      </w:divBdr>
    </w:div>
    <w:div w:id="706956650">
      <w:bodyDiv w:val="1"/>
      <w:marLeft w:val="0"/>
      <w:marRight w:val="0"/>
      <w:marTop w:val="0"/>
      <w:marBottom w:val="0"/>
      <w:divBdr>
        <w:top w:val="none" w:sz="0" w:space="0" w:color="auto"/>
        <w:left w:val="none" w:sz="0" w:space="0" w:color="auto"/>
        <w:bottom w:val="none" w:sz="0" w:space="0" w:color="auto"/>
        <w:right w:val="none" w:sz="0" w:space="0" w:color="auto"/>
      </w:divBdr>
    </w:div>
    <w:div w:id="726532531">
      <w:bodyDiv w:val="1"/>
      <w:marLeft w:val="0"/>
      <w:marRight w:val="0"/>
      <w:marTop w:val="0"/>
      <w:marBottom w:val="0"/>
      <w:divBdr>
        <w:top w:val="none" w:sz="0" w:space="0" w:color="auto"/>
        <w:left w:val="none" w:sz="0" w:space="0" w:color="auto"/>
        <w:bottom w:val="none" w:sz="0" w:space="0" w:color="auto"/>
        <w:right w:val="none" w:sz="0" w:space="0" w:color="auto"/>
      </w:divBdr>
    </w:div>
    <w:div w:id="74568706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815415482">
      <w:bodyDiv w:val="1"/>
      <w:marLeft w:val="0"/>
      <w:marRight w:val="0"/>
      <w:marTop w:val="0"/>
      <w:marBottom w:val="0"/>
      <w:divBdr>
        <w:top w:val="none" w:sz="0" w:space="0" w:color="auto"/>
        <w:left w:val="none" w:sz="0" w:space="0" w:color="auto"/>
        <w:bottom w:val="none" w:sz="0" w:space="0" w:color="auto"/>
        <w:right w:val="none" w:sz="0" w:space="0" w:color="auto"/>
      </w:divBdr>
    </w:div>
    <w:div w:id="846411276">
      <w:bodyDiv w:val="1"/>
      <w:marLeft w:val="0"/>
      <w:marRight w:val="0"/>
      <w:marTop w:val="0"/>
      <w:marBottom w:val="0"/>
      <w:divBdr>
        <w:top w:val="none" w:sz="0" w:space="0" w:color="auto"/>
        <w:left w:val="none" w:sz="0" w:space="0" w:color="auto"/>
        <w:bottom w:val="none" w:sz="0" w:space="0" w:color="auto"/>
        <w:right w:val="none" w:sz="0" w:space="0" w:color="auto"/>
      </w:divBdr>
    </w:div>
    <w:div w:id="849686501">
      <w:bodyDiv w:val="1"/>
      <w:marLeft w:val="0"/>
      <w:marRight w:val="0"/>
      <w:marTop w:val="0"/>
      <w:marBottom w:val="0"/>
      <w:divBdr>
        <w:top w:val="none" w:sz="0" w:space="0" w:color="auto"/>
        <w:left w:val="none" w:sz="0" w:space="0" w:color="auto"/>
        <w:bottom w:val="none" w:sz="0" w:space="0" w:color="auto"/>
        <w:right w:val="none" w:sz="0" w:space="0" w:color="auto"/>
      </w:divBdr>
    </w:div>
    <w:div w:id="853111040">
      <w:bodyDiv w:val="1"/>
      <w:marLeft w:val="0"/>
      <w:marRight w:val="0"/>
      <w:marTop w:val="0"/>
      <w:marBottom w:val="0"/>
      <w:divBdr>
        <w:top w:val="none" w:sz="0" w:space="0" w:color="auto"/>
        <w:left w:val="none" w:sz="0" w:space="0" w:color="auto"/>
        <w:bottom w:val="none" w:sz="0" w:space="0" w:color="auto"/>
        <w:right w:val="none" w:sz="0" w:space="0" w:color="auto"/>
      </w:divBdr>
    </w:div>
    <w:div w:id="854151467">
      <w:bodyDiv w:val="1"/>
      <w:marLeft w:val="0"/>
      <w:marRight w:val="0"/>
      <w:marTop w:val="0"/>
      <w:marBottom w:val="0"/>
      <w:divBdr>
        <w:top w:val="none" w:sz="0" w:space="0" w:color="auto"/>
        <w:left w:val="none" w:sz="0" w:space="0" w:color="auto"/>
        <w:bottom w:val="none" w:sz="0" w:space="0" w:color="auto"/>
        <w:right w:val="none" w:sz="0" w:space="0" w:color="auto"/>
      </w:divBdr>
    </w:div>
    <w:div w:id="885215942">
      <w:bodyDiv w:val="1"/>
      <w:marLeft w:val="0"/>
      <w:marRight w:val="0"/>
      <w:marTop w:val="0"/>
      <w:marBottom w:val="0"/>
      <w:divBdr>
        <w:top w:val="none" w:sz="0" w:space="0" w:color="auto"/>
        <w:left w:val="none" w:sz="0" w:space="0" w:color="auto"/>
        <w:bottom w:val="none" w:sz="0" w:space="0" w:color="auto"/>
        <w:right w:val="none" w:sz="0" w:space="0" w:color="auto"/>
      </w:divBdr>
    </w:div>
    <w:div w:id="912858185">
      <w:bodyDiv w:val="1"/>
      <w:marLeft w:val="0"/>
      <w:marRight w:val="0"/>
      <w:marTop w:val="0"/>
      <w:marBottom w:val="0"/>
      <w:divBdr>
        <w:top w:val="none" w:sz="0" w:space="0" w:color="auto"/>
        <w:left w:val="none" w:sz="0" w:space="0" w:color="auto"/>
        <w:bottom w:val="none" w:sz="0" w:space="0" w:color="auto"/>
        <w:right w:val="none" w:sz="0" w:space="0" w:color="auto"/>
      </w:divBdr>
    </w:div>
    <w:div w:id="925194325">
      <w:bodyDiv w:val="1"/>
      <w:marLeft w:val="0"/>
      <w:marRight w:val="0"/>
      <w:marTop w:val="0"/>
      <w:marBottom w:val="0"/>
      <w:divBdr>
        <w:top w:val="none" w:sz="0" w:space="0" w:color="auto"/>
        <w:left w:val="none" w:sz="0" w:space="0" w:color="auto"/>
        <w:bottom w:val="none" w:sz="0" w:space="0" w:color="auto"/>
        <w:right w:val="none" w:sz="0" w:space="0" w:color="auto"/>
      </w:divBdr>
    </w:div>
    <w:div w:id="938029200">
      <w:bodyDiv w:val="1"/>
      <w:marLeft w:val="0"/>
      <w:marRight w:val="0"/>
      <w:marTop w:val="0"/>
      <w:marBottom w:val="0"/>
      <w:divBdr>
        <w:top w:val="none" w:sz="0" w:space="0" w:color="auto"/>
        <w:left w:val="none" w:sz="0" w:space="0" w:color="auto"/>
        <w:bottom w:val="none" w:sz="0" w:space="0" w:color="auto"/>
        <w:right w:val="none" w:sz="0" w:space="0" w:color="auto"/>
      </w:divBdr>
    </w:div>
    <w:div w:id="964965830">
      <w:bodyDiv w:val="1"/>
      <w:marLeft w:val="0"/>
      <w:marRight w:val="0"/>
      <w:marTop w:val="0"/>
      <w:marBottom w:val="0"/>
      <w:divBdr>
        <w:top w:val="none" w:sz="0" w:space="0" w:color="auto"/>
        <w:left w:val="none" w:sz="0" w:space="0" w:color="auto"/>
        <w:bottom w:val="none" w:sz="0" w:space="0" w:color="auto"/>
        <w:right w:val="none" w:sz="0" w:space="0" w:color="auto"/>
      </w:divBdr>
    </w:div>
    <w:div w:id="1002900248">
      <w:bodyDiv w:val="1"/>
      <w:marLeft w:val="0"/>
      <w:marRight w:val="0"/>
      <w:marTop w:val="0"/>
      <w:marBottom w:val="0"/>
      <w:divBdr>
        <w:top w:val="none" w:sz="0" w:space="0" w:color="auto"/>
        <w:left w:val="none" w:sz="0" w:space="0" w:color="auto"/>
        <w:bottom w:val="none" w:sz="0" w:space="0" w:color="auto"/>
        <w:right w:val="none" w:sz="0" w:space="0" w:color="auto"/>
      </w:divBdr>
    </w:div>
    <w:div w:id="1006247409">
      <w:bodyDiv w:val="1"/>
      <w:marLeft w:val="0"/>
      <w:marRight w:val="0"/>
      <w:marTop w:val="0"/>
      <w:marBottom w:val="0"/>
      <w:divBdr>
        <w:top w:val="none" w:sz="0" w:space="0" w:color="auto"/>
        <w:left w:val="none" w:sz="0" w:space="0" w:color="auto"/>
        <w:bottom w:val="none" w:sz="0" w:space="0" w:color="auto"/>
        <w:right w:val="none" w:sz="0" w:space="0" w:color="auto"/>
      </w:divBdr>
    </w:div>
    <w:div w:id="1009718651">
      <w:bodyDiv w:val="1"/>
      <w:marLeft w:val="0"/>
      <w:marRight w:val="0"/>
      <w:marTop w:val="0"/>
      <w:marBottom w:val="0"/>
      <w:divBdr>
        <w:top w:val="none" w:sz="0" w:space="0" w:color="auto"/>
        <w:left w:val="none" w:sz="0" w:space="0" w:color="auto"/>
        <w:bottom w:val="none" w:sz="0" w:space="0" w:color="auto"/>
        <w:right w:val="none" w:sz="0" w:space="0" w:color="auto"/>
      </w:divBdr>
    </w:div>
    <w:div w:id="1053846913">
      <w:bodyDiv w:val="1"/>
      <w:marLeft w:val="0"/>
      <w:marRight w:val="0"/>
      <w:marTop w:val="0"/>
      <w:marBottom w:val="0"/>
      <w:divBdr>
        <w:top w:val="none" w:sz="0" w:space="0" w:color="auto"/>
        <w:left w:val="none" w:sz="0" w:space="0" w:color="auto"/>
        <w:bottom w:val="none" w:sz="0" w:space="0" w:color="auto"/>
        <w:right w:val="none" w:sz="0" w:space="0" w:color="auto"/>
      </w:divBdr>
    </w:div>
    <w:div w:id="1093168256">
      <w:bodyDiv w:val="1"/>
      <w:marLeft w:val="0"/>
      <w:marRight w:val="0"/>
      <w:marTop w:val="0"/>
      <w:marBottom w:val="0"/>
      <w:divBdr>
        <w:top w:val="none" w:sz="0" w:space="0" w:color="auto"/>
        <w:left w:val="none" w:sz="0" w:space="0" w:color="auto"/>
        <w:bottom w:val="none" w:sz="0" w:space="0" w:color="auto"/>
        <w:right w:val="none" w:sz="0" w:space="0" w:color="auto"/>
      </w:divBdr>
    </w:div>
    <w:div w:id="1103040005">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125270782">
      <w:bodyDiv w:val="1"/>
      <w:marLeft w:val="0"/>
      <w:marRight w:val="0"/>
      <w:marTop w:val="0"/>
      <w:marBottom w:val="0"/>
      <w:divBdr>
        <w:top w:val="none" w:sz="0" w:space="0" w:color="auto"/>
        <w:left w:val="none" w:sz="0" w:space="0" w:color="auto"/>
        <w:bottom w:val="none" w:sz="0" w:space="0" w:color="auto"/>
        <w:right w:val="none" w:sz="0" w:space="0" w:color="auto"/>
      </w:divBdr>
    </w:div>
    <w:div w:id="1127239778">
      <w:bodyDiv w:val="1"/>
      <w:marLeft w:val="0"/>
      <w:marRight w:val="0"/>
      <w:marTop w:val="0"/>
      <w:marBottom w:val="0"/>
      <w:divBdr>
        <w:top w:val="none" w:sz="0" w:space="0" w:color="auto"/>
        <w:left w:val="none" w:sz="0" w:space="0" w:color="auto"/>
        <w:bottom w:val="none" w:sz="0" w:space="0" w:color="auto"/>
        <w:right w:val="none" w:sz="0" w:space="0" w:color="auto"/>
      </w:divBdr>
    </w:div>
    <w:div w:id="1146236880">
      <w:bodyDiv w:val="1"/>
      <w:marLeft w:val="0"/>
      <w:marRight w:val="0"/>
      <w:marTop w:val="0"/>
      <w:marBottom w:val="0"/>
      <w:divBdr>
        <w:top w:val="none" w:sz="0" w:space="0" w:color="auto"/>
        <w:left w:val="none" w:sz="0" w:space="0" w:color="auto"/>
        <w:bottom w:val="none" w:sz="0" w:space="0" w:color="auto"/>
        <w:right w:val="none" w:sz="0" w:space="0" w:color="auto"/>
      </w:divBdr>
    </w:div>
    <w:div w:id="1170146238">
      <w:bodyDiv w:val="1"/>
      <w:marLeft w:val="0"/>
      <w:marRight w:val="0"/>
      <w:marTop w:val="0"/>
      <w:marBottom w:val="0"/>
      <w:divBdr>
        <w:top w:val="none" w:sz="0" w:space="0" w:color="auto"/>
        <w:left w:val="none" w:sz="0" w:space="0" w:color="auto"/>
        <w:bottom w:val="none" w:sz="0" w:space="0" w:color="auto"/>
        <w:right w:val="none" w:sz="0" w:space="0" w:color="auto"/>
      </w:divBdr>
    </w:div>
    <w:div w:id="1179202135">
      <w:bodyDiv w:val="1"/>
      <w:marLeft w:val="0"/>
      <w:marRight w:val="0"/>
      <w:marTop w:val="0"/>
      <w:marBottom w:val="0"/>
      <w:divBdr>
        <w:top w:val="none" w:sz="0" w:space="0" w:color="auto"/>
        <w:left w:val="none" w:sz="0" w:space="0" w:color="auto"/>
        <w:bottom w:val="none" w:sz="0" w:space="0" w:color="auto"/>
        <w:right w:val="none" w:sz="0" w:space="0" w:color="auto"/>
      </w:divBdr>
    </w:div>
    <w:div w:id="1194423261">
      <w:bodyDiv w:val="1"/>
      <w:marLeft w:val="0"/>
      <w:marRight w:val="0"/>
      <w:marTop w:val="0"/>
      <w:marBottom w:val="0"/>
      <w:divBdr>
        <w:top w:val="none" w:sz="0" w:space="0" w:color="auto"/>
        <w:left w:val="none" w:sz="0" w:space="0" w:color="auto"/>
        <w:bottom w:val="none" w:sz="0" w:space="0" w:color="auto"/>
        <w:right w:val="none" w:sz="0" w:space="0" w:color="auto"/>
      </w:divBdr>
    </w:div>
    <w:div w:id="1222474635">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49316208">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89891394">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48554956">
      <w:bodyDiv w:val="1"/>
      <w:marLeft w:val="0"/>
      <w:marRight w:val="0"/>
      <w:marTop w:val="0"/>
      <w:marBottom w:val="0"/>
      <w:divBdr>
        <w:top w:val="none" w:sz="0" w:space="0" w:color="auto"/>
        <w:left w:val="none" w:sz="0" w:space="0" w:color="auto"/>
        <w:bottom w:val="none" w:sz="0" w:space="0" w:color="auto"/>
        <w:right w:val="none" w:sz="0" w:space="0" w:color="auto"/>
      </w:divBdr>
    </w:div>
    <w:div w:id="1351298670">
      <w:bodyDiv w:val="1"/>
      <w:marLeft w:val="0"/>
      <w:marRight w:val="0"/>
      <w:marTop w:val="0"/>
      <w:marBottom w:val="0"/>
      <w:divBdr>
        <w:top w:val="none" w:sz="0" w:space="0" w:color="auto"/>
        <w:left w:val="none" w:sz="0" w:space="0" w:color="auto"/>
        <w:bottom w:val="none" w:sz="0" w:space="0" w:color="auto"/>
        <w:right w:val="none" w:sz="0" w:space="0" w:color="auto"/>
      </w:divBdr>
    </w:div>
    <w:div w:id="136697871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377270761">
      <w:bodyDiv w:val="1"/>
      <w:marLeft w:val="0"/>
      <w:marRight w:val="0"/>
      <w:marTop w:val="0"/>
      <w:marBottom w:val="0"/>
      <w:divBdr>
        <w:top w:val="none" w:sz="0" w:space="0" w:color="auto"/>
        <w:left w:val="none" w:sz="0" w:space="0" w:color="auto"/>
        <w:bottom w:val="none" w:sz="0" w:space="0" w:color="auto"/>
        <w:right w:val="none" w:sz="0" w:space="0" w:color="auto"/>
      </w:divBdr>
    </w:div>
    <w:div w:id="1390961572">
      <w:bodyDiv w:val="1"/>
      <w:marLeft w:val="0"/>
      <w:marRight w:val="0"/>
      <w:marTop w:val="0"/>
      <w:marBottom w:val="0"/>
      <w:divBdr>
        <w:top w:val="none" w:sz="0" w:space="0" w:color="auto"/>
        <w:left w:val="none" w:sz="0" w:space="0" w:color="auto"/>
        <w:bottom w:val="none" w:sz="0" w:space="0" w:color="auto"/>
        <w:right w:val="none" w:sz="0" w:space="0" w:color="auto"/>
      </w:divBdr>
    </w:div>
    <w:div w:id="1392583261">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09040335">
      <w:bodyDiv w:val="1"/>
      <w:marLeft w:val="0"/>
      <w:marRight w:val="0"/>
      <w:marTop w:val="0"/>
      <w:marBottom w:val="0"/>
      <w:divBdr>
        <w:top w:val="none" w:sz="0" w:space="0" w:color="auto"/>
        <w:left w:val="none" w:sz="0" w:space="0" w:color="auto"/>
        <w:bottom w:val="none" w:sz="0" w:space="0" w:color="auto"/>
        <w:right w:val="none" w:sz="0" w:space="0" w:color="auto"/>
      </w:divBdr>
    </w:div>
    <w:div w:id="1421484706">
      <w:bodyDiv w:val="1"/>
      <w:marLeft w:val="0"/>
      <w:marRight w:val="0"/>
      <w:marTop w:val="0"/>
      <w:marBottom w:val="0"/>
      <w:divBdr>
        <w:top w:val="none" w:sz="0" w:space="0" w:color="auto"/>
        <w:left w:val="none" w:sz="0" w:space="0" w:color="auto"/>
        <w:bottom w:val="none" w:sz="0" w:space="0" w:color="auto"/>
        <w:right w:val="none" w:sz="0" w:space="0" w:color="auto"/>
      </w:divBdr>
    </w:div>
    <w:div w:id="1424760410">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430347796">
      <w:bodyDiv w:val="1"/>
      <w:marLeft w:val="0"/>
      <w:marRight w:val="0"/>
      <w:marTop w:val="0"/>
      <w:marBottom w:val="0"/>
      <w:divBdr>
        <w:top w:val="none" w:sz="0" w:space="0" w:color="auto"/>
        <w:left w:val="none" w:sz="0" w:space="0" w:color="auto"/>
        <w:bottom w:val="none" w:sz="0" w:space="0" w:color="auto"/>
        <w:right w:val="none" w:sz="0" w:space="0" w:color="auto"/>
      </w:divBdr>
    </w:div>
    <w:div w:id="1457528435">
      <w:bodyDiv w:val="1"/>
      <w:marLeft w:val="0"/>
      <w:marRight w:val="0"/>
      <w:marTop w:val="0"/>
      <w:marBottom w:val="0"/>
      <w:divBdr>
        <w:top w:val="none" w:sz="0" w:space="0" w:color="auto"/>
        <w:left w:val="none" w:sz="0" w:space="0" w:color="auto"/>
        <w:bottom w:val="none" w:sz="0" w:space="0" w:color="auto"/>
        <w:right w:val="none" w:sz="0" w:space="0" w:color="auto"/>
      </w:divBdr>
    </w:div>
    <w:div w:id="1474718327">
      <w:bodyDiv w:val="1"/>
      <w:marLeft w:val="0"/>
      <w:marRight w:val="0"/>
      <w:marTop w:val="0"/>
      <w:marBottom w:val="0"/>
      <w:divBdr>
        <w:top w:val="none" w:sz="0" w:space="0" w:color="auto"/>
        <w:left w:val="none" w:sz="0" w:space="0" w:color="auto"/>
        <w:bottom w:val="none" w:sz="0" w:space="0" w:color="auto"/>
        <w:right w:val="none" w:sz="0" w:space="0" w:color="auto"/>
      </w:divBdr>
    </w:div>
    <w:div w:id="1498694428">
      <w:bodyDiv w:val="1"/>
      <w:marLeft w:val="0"/>
      <w:marRight w:val="0"/>
      <w:marTop w:val="0"/>
      <w:marBottom w:val="0"/>
      <w:divBdr>
        <w:top w:val="none" w:sz="0" w:space="0" w:color="auto"/>
        <w:left w:val="none" w:sz="0" w:space="0" w:color="auto"/>
        <w:bottom w:val="none" w:sz="0" w:space="0" w:color="auto"/>
        <w:right w:val="none" w:sz="0" w:space="0" w:color="auto"/>
      </w:divBdr>
    </w:div>
    <w:div w:id="1500344052">
      <w:bodyDiv w:val="1"/>
      <w:marLeft w:val="0"/>
      <w:marRight w:val="0"/>
      <w:marTop w:val="0"/>
      <w:marBottom w:val="0"/>
      <w:divBdr>
        <w:top w:val="none" w:sz="0" w:space="0" w:color="auto"/>
        <w:left w:val="none" w:sz="0" w:space="0" w:color="auto"/>
        <w:bottom w:val="none" w:sz="0" w:space="0" w:color="auto"/>
        <w:right w:val="none" w:sz="0" w:space="0" w:color="auto"/>
      </w:divBdr>
    </w:div>
    <w:div w:id="1523586570">
      <w:bodyDiv w:val="1"/>
      <w:marLeft w:val="0"/>
      <w:marRight w:val="0"/>
      <w:marTop w:val="0"/>
      <w:marBottom w:val="0"/>
      <w:divBdr>
        <w:top w:val="none" w:sz="0" w:space="0" w:color="auto"/>
        <w:left w:val="none" w:sz="0" w:space="0" w:color="auto"/>
        <w:bottom w:val="none" w:sz="0" w:space="0" w:color="auto"/>
        <w:right w:val="none" w:sz="0" w:space="0" w:color="auto"/>
      </w:divBdr>
    </w:div>
    <w:div w:id="1540046444">
      <w:bodyDiv w:val="1"/>
      <w:marLeft w:val="0"/>
      <w:marRight w:val="0"/>
      <w:marTop w:val="0"/>
      <w:marBottom w:val="0"/>
      <w:divBdr>
        <w:top w:val="none" w:sz="0" w:space="0" w:color="auto"/>
        <w:left w:val="none" w:sz="0" w:space="0" w:color="auto"/>
        <w:bottom w:val="none" w:sz="0" w:space="0" w:color="auto"/>
        <w:right w:val="none" w:sz="0" w:space="0" w:color="auto"/>
      </w:divBdr>
    </w:div>
    <w:div w:id="1571496536">
      <w:bodyDiv w:val="1"/>
      <w:marLeft w:val="0"/>
      <w:marRight w:val="0"/>
      <w:marTop w:val="0"/>
      <w:marBottom w:val="0"/>
      <w:divBdr>
        <w:top w:val="none" w:sz="0" w:space="0" w:color="auto"/>
        <w:left w:val="none" w:sz="0" w:space="0" w:color="auto"/>
        <w:bottom w:val="none" w:sz="0" w:space="0" w:color="auto"/>
        <w:right w:val="none" w:sz="0" w:space="0" w:color="auto"/>
      </w:divBdr>
    </w:div>
    <w:div w:id="1574242549">
      <w:bodyDiv w:val="1"/>
      <w:marLeft w:val="0"/>
      <w:marRight w:val="0"/>
      <w:marTop w:val="0"/>
      <w:marBottom w:val="0"/>
      <w:divBdr>
        <w:top w:val="none" w:sz="0" w:space="0" w:color="auto"/>
        <w:left w:val="none" w:sz="0" w:space="0" w:color="auto"/>
        <w:bottom w:val="none" w:sz="0" w:space="0" w:color="auto"/>
        <w:right w:val="none" w:sz="0" w:space="0" w:color="auto"/>
      </w:divBdr>
    </w:div>
    <w:div w:id="1586382097">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653485842">
      <w:bodyDiv w:val="1"/>
      <w:marLeft w:val="0"/>
      <w:marRight w:val="0"/>
      <w:marTop w:val="0"/>
      <w:marBottom w:val="0"/>
      <w:divBdr>
        <w:top w:val="none" w:sz="0" w:space="0" w:color="auto"/>
        <w:left w:val="none" w:sz="0" w:space="0" w:color="auto"/>
        <w:bottom w:val="none" w:sz="0" w:space="0" w:color="auto"/>
        <w:right w:val="none" w:sz="0" w:space="0" w:color="auto"/>
      </w:divBdr>
    </w:div>
    <w:div w:id="1676221185">
      <w:bodyDiv w:val="1"/>
      <w:marLeft w:val="0"/>
      <w:marRight w:val="0"/>
      <w:marTop w:val="0"/>
      <w:marBottom w:val="0"/>
      <w:divBdr>
        <w:top w:val="none" w:sz="0" w:space="0" w:color="auto"/>
        <w:left w:val="none" w:sz="0" w:space="0" w:color="auto"/>
        <w:bottom w:val="none" w:sz="0" w:space="0" w:color="auto"/>
        <w:right w:val="none" w:sz="0" w:space="0" w:color="auto"/>
      </w:divBdr>
    </w:div>
    <w:div w:id="1702393610">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20854991">
      <w:bodyDiv w:val="1"/>
      <w:marLeft w:val="0"/>
      <w:marRight w:val="0"/>
      <w:marTop w:val="0"/>
      <w:marBottom w:val="0"/>
      <w:divBdr>
        <w:top w:val="none" w:sz="0" w:space="0" w:color="auto"/>
        <w:left w:val="none" w:sz="0" w:space="0" w:color="auto"/>
        <w:bottom w:val="none" w:sz="0" w:space="0" w:color="auto"/>
        <w:right w:val="none" w:sz="0" w:space="0" w:color="auto"/>
      </w:divBdr>
    </w:div>
    <w:div w:id="1724401171">
      <w:bodyDiv w:val="1"/>
      <w:marLeft w:val="0"/>
      <w:marRight w:val="0"/>
      <w:marTop w:val="0"/>
      <w:marBottom w:val="0"/>
      <w:divBdr>
        <w:top w:val="none" w:sz="0" w:space="0" w:color="auto"/>
        <w:left w:val="none" w:sz="0" w:space="0" w:color="auto"/>
        <w:bottom w:val="none" w:sz="0" w:space="0" w:color="auto"/>
        <w:right w:val="none" w:sz="0" w:space="0" w:color="auto"/>
      </w:divBdr>
    </w:div>
    <w:div w:id="1728332073">
      <w:bodyDiv w:val="1"/>
      <w:marLeft w:val="0"/>
      <w:marRight w:val="0"/>
      <w:marTop w:val="0"/>
      <w:marBottom w:val="0"/>
      <w:divBdr>
        <w:top w:val="none" w:sz="0" w:space="0" w:color="auto"/>
        <w:left w:val="none" w:sz="0" w:space="0" w:color="auto"/>
        <w:bottom w:val="none" w:sz="0" w:space="0" w:color="auto"/>
        <w:right w:val="none" w:sz="0" w:space="0" w:color="auto"/>
      </w:divBdr>
    </w:div>
    <w:div w:id="1789615779">
      <w:bodyDiv w:val="1"/>
      <w:marLeft w:val="0"/>
      <w:marRight w:val="0"/>
      <w:marTop w:val="0"/>
      <w:marBottom w:val="0"/>
      <w:divBdr>
        <w:top w:val="none" w:sz="0" w:space="0" w:color="auto"/>
        <w:left w:val="none" w:sz="0" w:space="0" w:color="auto"/>
        <w:bottom w:val="none" w:sz="0" w:space="0" w:color="auto"/>
        <w:right w:val="none" w:sz="0" w:space="0" w:color="auto"/>
      </w:divBdr>
    </w:div>
    <w:div w:id="1815560512">
      <w:bodyDiv w:val="1"/>
      <w:marLeft w:val="0"/>
      <w:marRight w:val="0"/>
      <w:marTop w:val="0"/>
      <w:marBottom w:val="0"/>
      <w:divBdr>
        <w:top w:val="none" w:sz="0" w:space="0" w:color="auto"/>
        <w:left w:val="none" w:sz="0" w:space="0" w:color="auto"/>
        <w:bottom w:val="none" w:sz="0" w:space="0" w:color="auto"/>
        <w:right w:val="none" w:sz="0" w:space="0" w:color="auto"/>
      </w:divBdr>
    </w:div>
    <w:div w:id="1821969066">
      <w:bodyDiv w:val="1"/>
      <w:marLeft w:val="0"/>
      <w:marRight w:val="0"/>
      <w:marTop w:val="0"/>
      <w:marBottom w:val="0"/>
      <w:divBdr>
        <w:top w:val="none" w:sz="0" w:space="0" w:color="auto"/>
        <w:left w:val="none" w:sz="0" w:space="0" w:color="auto"/>
        <w:bottom w:val="none" w:sz="0" w:space="0" w:color="auto"/>
        <w:right w:val="none" w:sz="0" w:space="0" w:color="auto"/>
      </w:divBdr>
    </w:div>
    <w:div w:id="1839953552">
      <w:bodyDiv w:val="1"/>
      <w:marLeft w:val="0"/>
      <w:marRight w:val="0"/>
      <w:marTop w:val="0"/>
      <w:marBottom w:val="0"/>
      <w:divBdr>
        <w:top w:val="none" w:sz="0" w:space="0" w:color="auto"/>
        <w:left w:val="none" w:sz="0" w:space="0" w:color="auto"/>
        <w:bottom w:val="none" w:sz="0" w:space="0" w:color="auto"/>
        <w:right w:val="none" w:sz="0" w:space="0" w:color="auto"/>
      </w:divBdr>
    </w:div>
    <w:div w:id="1849169659">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07689118">
      <w:bodyDiv w:val="1"/>
      <w:marLeft w:val="0"/>
      <w:marRight w:val="0"/>
      <w:marTop w:val="0"/>
      <w:marBottom w:val="0"/>
      <w:divBdr>
        <w:top w:val="none" w:sz="0" w:space="0" w:color="auto"/>
        <w:left w:val="none" w:sz="0" w:space="0" w:color="auto"/>
        <w:bottom w:val="none" w:sz="0" w:space="0" w:color="auto"/>
        <w:right w:val="none" w:sz="0" w:space="0" w:color="auto"/>
      </w:divBdr>
    </w:div>
    <w:div w:id="1918855793">
      <w:bodyDiv w:val="1"/>
      <w:marLeft w:val="0"/>
      <w:marRight w:val="0"/>
      <w:marTop w:val="0"/>
      <w:marBottom w:val="0"/>
      <w:divBdr>
        <w:top w:val="none" w:sz="0" w:space="0" w:color="auto"/>
        <w:left w:val="none" w:sz="0" w:space="0" w:color="auto"/>
        <w:bottom w:val="none" w:sz="0" w:space="0" w:color="auto"/>
        <w:right w:val="none" w:sz="0" w:space="0" w:color="auto"/>
      </w:divBdr>
    </w:div>
    <w:div w:id="1926109698">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 w:id="1960647864">
      <w:bodyDiv w:val="1"/>
      <w:marLeft w:val="0"/>
      <w:marRight w:val="0"/>
      <w:marTop w:val="0"/>
      <w:marBottom w:val="0"/>
      <w:divBdr>
        <w:top w:val="none" w:sz="0" w:space="0" w:color="auto"/>
        <w:left w:val="none" w:sz="0" w:space="0" w:color="auto"/>
        <w:bottom w:val="none" w:sz="0" w:space="0" w:color="auto"/>
        <w:right w:val="none" w:sz="0" w:space="0" w:color="auto"/>
      </w:divBdr>
    </w:div>
    <w:div w:id="1968318983">
      <w:bodyDiv w:val="1"/>
      <w:marLeft w:val="0"/>
      <w:marRight w:val="0"/>
      <w:marTop w:val="0"/>
      <w:marBottom w:val="0"/>
      <w:divBdr>
        <w:top w:val="none" w:sz="0" w:space="0" w:color="auto"/>
        <w:left w:val="none" w:sz="0" w:space="0" w:color="auto"/>
        <w:bottom w:val="none" w:sz="0" w:space="0" w:color="auto"/>
        <w:right w:val="none" w:sz="0" w:space="0" w:color="auto"/>
      </w:divBdr>
    </w:div>
    <w:div w:id="2006400324">
      <w:bodyDiv w:val="1"/>
      <w:marLeft w:val="0"/>
      <w:marRight w:val="0"/>
      <w:marTop w:val="0"/>
      <w:marBottom w:val="0"/>
      <w:divBdr>
        <w:top w:val="none" w:sz="0" w:space="0" w:color="auto"/>
        <w:left w:val="none" w:sz="0" w:space="0" w:color="auto"/>
        <w:bottom w:val="none" w:sz="0" w:space="0" w:color="auto"/>
        <w:right w:val="none" w:sz="0" w:space="0" w:color="auto"/>
      </w:divBdr>
    </w:div>
    <w:div w:id="2016371327">
      <w:bodyDiv w:val="1"/>
      <w:marLeft w:val="0"/>
      <w:marRight w:val="0"/>
      <w:marTop w:val="0"/>
      <w:marBottom w:val="0"/>
      <w:divBdr>
        <w:top w:val="none" w:sz="0" w:space="0" w:color="auto"/>
        <w:left w:val="none" w:sz="0" w:space="0" w:color="auto"/>
        <w:bottom w:val="none" w:sz="0" w:space="0" w:color="auto"/>
        <w:right w:val="none" w:sz="0" w:space="0" w:color="auto"/>
      </w:divBdr>
    </w:div>
    <w:div w:id="2017222139">
      <w:bodyDiv w:val="1"/>
      <w:marLeft w:val="0"/>
      <w:marRight w:val="0"/>
      <w:marTop w:val="0"/>
      <w:marBottom w:val="0"/>
      <w:divBdr>
        <w:top w:val="none" w:sz="0" w:space="0" w:color="auto"/>
        <w:left w:val="none" w:sz="0" w:space="0" w:color="auto"/>
        <w:bottom w:val="none" w:sz="0" w:space="0" w:color="auto"/>
        <w:right w:val="none" w:sz="0" w:space="0" w:color="auto"/>
      </w:divBdr>
    </w:div>
    <w:div w:id="2019770305">
      <w:bodyDiv w:val="1"/>
      <w:marLeft w:val="0"/>
      <w:marRight w:val="0"/>
      <w:marTop w:val="0"/>
      <w:marBottom w:val="0"/>
      <w:divBdr>
        <w:top w:val="none" w:sz="0" w:space="0" w:color="auto"/>
        <w:left w:val="none" w:sz="0" w:space="0" w:color="auto"/>
        <w:bottom w:val="none" w:sz="0" w:space="0" w:color="auto"/>
        <w:right w:val="none" w:sz="0" w:space="0" w:color="auto"/>
      </w:divBdr>
    </w:div>
    <w:div w:id="2020811520">
      <w:bodyDiv w:val="1"/>
      <w:marLeft w:val="0"/>
      <w:marRight w:val="0"/>
      <w:marTop w:val="0"/>
      <w:marBottom w:val="0"/>
      <w:divBdr>
        <w:top w:val="none" w:sz="0" w:space="0" w:color="auto"/>
        <w:left w:val="none" w:sz="0" w:space="0" w:color="auto"/>
        <w:bottom w:val="none" w:sz="0" w:space="0" w:color="auto"/>
        <w:right w:val="none" w:sz="0" w:space="0" w:color="auto"/>
      </w:divBdr>
    </w:div>
    <w:div w:id="2022966893">
      <w:bodyDiv w:val="1"/>
      <w:marLeft w:val="0"/>
      <w:marRight w:val="0"/>
      <w:marTop w:val="0"/>
      <w:marBottom w:val="0"/>
      <w:divBdr>
        <w:top w:val="none" w:sz="0" w:space="0" w:color="auto"/>
        <w:left w:val="none" w:sz="0" w:space="0" w:color="auto"/>
        <w:bottom w:val="none" w:sz="0" w:space="0" w:color="auto"/>
        <w:right w:val="none" w:sz="0" w:space="0" w:color="auto"/>
      </w:divBdr>
    </w:div>
    <w:div w:id="2035382385">
      <w:bodyDiv w:val="1"/>
      <w:marLeft w:val="0"/>
      <w:marRight w:val="0"/>
      <w:marTop w:val="0"/>
      <w:marBottom w:val="0"/>
      <w:divBdr>
        <w:top w:val="none" w:sz="0" w:space="0" w:color="auto"/>
        <w:left w:val="none" w:sz="0" w:space="0" w:color="auto"/>
        <w:bottom w:val="none" w:sz="0" w:space="0" w:color="auto"/>
        <w:right w:val="none" w:sz="0" w:space="0" w:color="auto"/>
      </w:divBdr>
    </w:div>
    <w:div w:id="2043939585">
      <w:bodyDiv w:val="1"/>
      <w:marLeft w:val="0"/>
      <w:marRight w:val="0"/>
      <w:marTop w:val="0"/>
      <w:marBottom w:val="0"/>
      <w:divBdr>
        <w:top w:val="none" w:sz="0" w:space="0" w:color="auto"/>
        <w:left w:val="none" w:sz="0" w:space="0" w:color="auto"/>
        <w:bottom w:val="none" w:sz="0" w:space="0" w:color="auto"/>
        <w:right w:val="none" w:sz="0" w:space="0" w:color="auto"/>
      </w:divBdr>
    </w:div>
    <w:div w:id="2066178718">
      <w:bodyDiv w:val="1"/>
      <w:marLeft w:val="0"/>
      <w:marRight w:val="0"/>
      <w:marTop w:val="0"/>
      <w:marBottom w:val="0"/>
      <w:divBdr>
        <w:top w:val="none" w:sz="0" w:space="0" w:color="auto"/>
        <w:left w:val="none" w:sz="0" w:space="0" w:color="auto"/>
        <w:bottom w:val="none" w:sz="0" w:space="0" w:color="auto"/>
        <w:right w:val="none" w:sz="0" w:space="0" w:color="auto"/>
      </w:divBdr>
    </w:div>
    <w:div w:id="2072072550">
      <w:bodyDiv w:val="1"/>
      <w:marLeft w:val="0"/>
      <w:marRight w:val="0"/>
      <w:marTop w:val="0"/>
      <w:marBottom w:val="0"/>
      <w:divBdr>
        <w:top w:val="none" w:sz="0" w:space="0" w:color="auto"/>
        <w:left w:val="none" w:sz="0" w:space="0" w:color="auto"/>
        <w:bottom w:val="none" w:sz="0" w:space="0" w:color="auto"/>
        <w:right w:val="none" w:sz="0" w:space="0" w:color="auto"/>
      </w:divBdr>
    </w:div>
    <w:div w:id="2073235332">
      <w:bodyDiv w:val="1"/>
      <w:marLeft w:val="0"/>
      <w:marRight w:val="0"/>
      <w:marTop w:val="0"/>
      <w:marBottom w:val="0"/>
      <w:divBdr>
        <w:top w:val="none" w:sz="0" w:space="0" w:color="auto"/>
        <w:left w:val="none" w:sz="0" w:space="0" w:color="auto"/>
        <w:bottom w:val="none" w:sz="0" w:space="0" w:color="auto"/>
        <w:right w:val="none" w:sz="0" w:space="0" w:color="auto"/>
      </w:divBdr>
    </w:div>
    <w:div w:id="2100060710">
      <w:bodyDiv w:val="1"/>
      <w:marLeft w:val="0"/>
      <w:marRight w:val="0"/>
      <w:marTop w:val="0"/>
      <w:marBottom w:val="0"/>
      <w:divBdr>
        <w:top w:val="none" w:sz="0" w:space="0" w:color="auto"/>
        <w:left w:val="none" w:sz="0" w:space="0" w:color="auto"/>
        <w:bottom w:val="none" w:sz="0" w:space="0" w:color="auto"/>
        <w:right w:val="none" w:sz="0" w:space="0" w:color="auto"/>
      </w:divBdr>
    </w:div>
    <w:div w:id="2111046620">
      <w:bodyDiv w:val="1"/>
      <w:marLeft w:val="0"/>
      <w:marRight w:val="0"/>
      <w:marTop w:val="0"/>
      <w:marBottom w:val="0"/>
      <w:divBdr>
        <w:top w:val="none" w:sz="0" w:space="0" w:color="auto"/>
        <w:left w:val="none" w:sz="0" w:space="0" w:color="auto"/>
        <w:bottom w:val="none" w:sz="0" w:space="0" w:color="auto"/>
        <w:right w:val="none" w:sz="0" w:space="0" w:color="auto"/>
      </w:divBdr>
    </w:div>
    <w:div w:id="2113042195">
      <w:bodyDiv w:val="1"/>
      <w:marLeft w:val="0"/>
      <w:marRight w:val="0"/>
      <w:marTop w:val="0"/>
      <w:marBottom w:val="0"/>
      <w:divBdr>
        <w:top w:val="none" w:sz="0" w:space="0" w:color="auto"/>
        <w:left w:val="none" w:sz="0" w:space="0" w:color="auto"/>
        <w:bottom w:val="none" w:sz="0" w:space="0" w:color="auto"/>
        <w:right w:val="none" w:sz="0" w:space="0" w:color="auto"/>
      </w:divBdr>
    </w:div>
    <w:div w:id="2113744992">
      <w:bodyDiv w:val="1"/>
      <w:marLeft w:val="0"/>
      <w:marRight w:val="0"/>
      <w:marTop w:val="0"/>
      <w:marBottom w:val="0"/>
      <w:divBdr>
        <w:top w:val="none" w:sz="0" w:space="0" w:color="auto"/>
        <w:left w:val="none" w:sz="0" w:space="0" w:color="auto"/>
        <w:bottom w:val="none" w:sz="0" w:space="0" w:color="auto"/>
        <w:right w:val="none" w:sz="0" w:space="0" w:color="auto"/>
      </w:divBdr>
    </w:div>
    <w:div w:id="2138527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Tho</b:Tag>
    <b:SourceType>InternetSite</b:SourceType>
    <b:Guid>{6A5A32F1-A318-4540-8277-EE1333F61D49}</b:Guid>
    <b:Author>
      <b:Author>
        <b:NameList>
          <b:Person>
            <b:Last>Thompson</b:Last>
          </b:Person>
        </b:NameList>
      </b:Author>
    </b:Author>
    <b:Title>Soundpainting</b:Title>
    <b:InternetSiteTitle>Soundpainting.com</b:InternetSiteTitle>
    <b:URL>http://www.soundpainting.com/soundpainting/</b:URL>
    <b:RefOrder>3</b:RefOrder>
  </b:Source>
  <b:Source>
    <b:Tag>Ale</b:Tag>
    <b:SourceType>DocumentFromInternetSite</b:SourceType>
    <b:Guid>{96BF739D-EC35-4800-8FA5-F2A9C17AEEF4}</b:Guid>
    <b:Title>Semantics #1 - Signs and Meaning in Language</b:Title>
    <b:InternetSiteTitle>Youtube</b:InternetSiteTitle>
    <b:URL>https://www.youtube.com/watch?v=h2PDhtqDgKg</b:URL>
    <b:Author>
      <b:Author>
        <b:NameList>
          <b:Person>
            <b:Last>Brock</b:Last>
            <b:First>Alexander</b:First>
          </b:Person>
        </b:NameList>
      </b:Author>
    </b:Author>
    <b:RefOrder>4</b:RefOrder>
  </b:Source>
  <b:Source>
    <b:Tag>Dec</b:Tag>
    <b:SourceType>InternetSite</b:SourceType>
    <b:Guid>{A4CC20AE-7A29-4B8C-BDF3-30D6014A8183}</b:Guid>
    <b:Title>Ferdinand de Saussure: The Linguistic Unit – Sign, Signified and Signifier Explained</b:Title>
    <b:InternetSiteTitle>Decode Science</b:InternetSiteTitle>
    <b:URL>https://www.decodedscience.org/ferdinand-de-saussure-the-linguistic-unit-sign-signified-and-signifier-explained/</b:URL>
    <b:Author>
      <b:Author>
        <b:NameList>
          <b:Person>
            <b:Last>DecodingScience</b:Last>
          </b:Person>
        </b:NameList>
      </b:Author>
    </b:Author>
    <b:RefOrder>5</b:RefOrder>
  </b:Source>
  <b:Source>
    <b:Tag>Pei03</b:Tag>
    <b:SourceType>Book</b:SourceType>
    <b:Guid>{ED4323DF-EC50-430C-9689-58E02203DDEC}</b:Guid>
    <b:Author>
      <b:Author>
        <b:NameList>
          <b:Person>
            <b:Last>Peirce</b:Last>
            <b:First>Charles</b:First>
            <b:Middle>Sanders</b:Middle>
          </b:Person>
        </b:NameList>
      </b:Author>
    </b:Author>
    <b:Title>Nomenclature and Division of Triadic Relations, as far as they are determined</b:Title>
    <b:Year>1903</b:Year>
    <b:RefOrder>6</b:RefOrder>
  </b:Source>
  <b:Source>
    <b:Tag>Hel</b:Tag>
    <b:SourceType>InternetSite</b:SourceType>
    <b:Guid>{EB37B74C-9D5D-4C75-9A6B-E44B6217CB40}</b:Guid>
    <b:Title>Soundpainting blog</b:Title>
    <b:Author>
      <b:Author>
        <b:NameList>
          <b:Person>
            <b:Last>Minors</b:Last>
            <b:First>Helen</b:First>
            <b:Middle>Julia</b:Middle>
          </b:Person>
          <b:Person>
            <b:Last>Thompson</b:Last>
            <b:First>Walter</b:First>
          </b:Person>
        </b:NameList>
      </b:Author>
    </b:Author>
    <b:InternetSiteTitle>Soundpainting</b:InternetSiteTitle>
    <b:URL>http://www.soundpainting.com/blog/</b:URL>
    <b:RefOrder>2</b:RefOrder>
  </b:Source>
  <b:Source>
    <b:Tag>Nad17</b:Tag>
    <b:SourceType>JournalArticle</b:SourceType>
    <b:Guid>{EB52A6E3-C1AB-4816-88B8-4D1FB2B99B1A}</b:Guid>
    <b:Author>
      <b:Author>
        <b:NameList>
          <b:Person>
            <b:Last>Couture</b:Last>
            <b:First>Nadine</b:First>
          </b:Person>
          <b:Person>
            <b:Last>Bottecchia</b:Last>
          </b:Person>
          <b:Person>
            <b:Last>Chaumette</b:Last>
          </b:Person>
          <b:Person>
            <b:Last>Cecconello</b:Last>
          </b:Person>
          <b:Person>
            <b:Last>Rekalde</b:Last>
            <b:First>et</b:First>
            <b:Middle>al.</b:Middle>
          </b:Person>
        </b:NameList>
      </b:Author>
    </b:Author>
    <b:Title>Using the Soundpainting Language to Fly a Swarm of Drones</b:Title>
    <b:JournalName>Advances in Intelligent Systems and Computing</b:JournalName>
    <b:Year>2017</b:Year>
    <b:RefOrder>1</b:RefOrder>
  </b:Source>
  <b:Source>
    <b:Tag>Sha48</b:Tag>
    <b:SourceType>Book</b:SourceType>
    <b:Guid>{41BE52A0-6FB8-4CDF-B711-DA7973FAF590}</b:Guid>
    <b:Author>
      <b:Author>
        <b:NameList>
          <b:Person>
            <b:Last>Shannon</b:Last>
          </b:Person>
        </b:NameList>
      </b:Author>
    </b:Author>
    <b:Title>A Mathematical Theory of Communication </b:Title>
    <b:Year>1948</b:Year>
    <b:RefOrder>7</b:RefOrder>
  </b:Source>
  <b:Source>
    <b:Tag>Hop</b:Tag>
    <b:SourceType>Book</b:SourceType>
    <b:Guid>{C71513C4-A35C-41A8-A58D-805E7B65EAED}</b:Guid>
    <b:Author>
      <b:Author>
        <b:NameList>
          <b:Person>
            <b:Last>Hopcroft</b:Last>
            <b:First>Ullman</b:First>
          </b:Person>
        </b:NameList>
      </b:Author>
    </b:Author>
    <b:Title>1979</b:Title>
    <b:RefOrder>8</b:RefOrder>
  </b:Source>
  <b:Source>
    <b:Tag>Hug63</b:Tag>
    <b:SourceType>JournalArticle</b:SourceType>
    <b:Guid>{9AD818CB-F924-4A5C-9670-304FE5844B89}</b:Guid>
    <b:Author>
      <b:Author>
        <b:NameList>
          <b:Person>
            <b:Last>Huglo</b:Last>
            <b:First>Michel</b:First>
          </b:Person>
        </b:NameList>
      </b:Author>
    </b:Author>
    <b:Title>La chironomie médiévale</b:Title>
    <b:Year>1963</b:Year>
    <b:JournalName>Revue de musicologie</b:JournalName>
    <b:RefOrder>9</b:RefOrder>
  </b:Source>
  <b:Source>
    <b:Tag>Pâr</b:Tag>
    <b:SourceType>DocumentFromInternetSite</b:SourceType>
    <b:Guid>{35182E75-EE60-4F6E-BCE0-7AA3F98CD47B}</b:Guid>
    <b:Author>
      <b:Author>
        <b:NameList>
          <b:Person>
            <b:Last>Pâris</b:Last>
            <b:First>Alain</b:First>
          </b:Person>
        </b:NameList>
      </b:Author>
    </b:Author>
    <b:Title>Direction d'orchestre</b:Title>
    <b:InternetSiteTitle>Universalis</b:InternetSiteTitle>
    <b:URL>https://www.universalis.fr/encyclopedie/direction-d-orchestre/</b:URL>
    <b:RefOrder>10</b:RefOrder>
  </b:Source>
  <b:Source>
    <b:Tag>Dub06</b:Tag>
    <b:SourceType>Report</b:SourceType>
    <b:Guid>{05A03504-7E93-4A2F-B028-326196479138}</b:Guid>
    <b:Author>
      <b:Author>
        <b:NameList>
          <b:Person>
            <b:Last>Duby</b:Last>
            <b:First>Marc</b:First>
          </b:Person>
        </b:NameList>
      </b:Author>
    </b:Author>
    <b:Title>Soundpainting as a system for the collaborative creation of music in performance</b:Title>
    <b:Year>2006</b:Year>
    <b:RefOrder>11</b:RefOrder>
  </b:Source>
  <b:Source>
    <b:Tag>All</b:Tag>
    <b:SourceType>DocumentFromInternetSite</b:SourceType>
    <b:Guid>{55957AAF-C23D-4D19-B72E-C1B3F5F48767}</b:Guid>
    <b:Title>Butch Morris </b:Title>
    <b:InternetSiteTitle>All About Jazz</b:InternetSiteTitle>
    <b:URL>https://www.allaboutjazz.com/butch-morris-butch-morris-by-aaj-staff.php</b:URL>
    <b:Author>
      <b:Author>
        <b:Corporate>All About Jazz</b:Corporate>
      </b:Author>
    </b:Author>
    <b:RefOrder>12</b:RefOrder>
  </b:Source>
  <b:Source>
    <b:Tag>LaP</b:Tag>
    <b:SourceType>DocumentFromInternetSite</b:SourceType>
    <b:Guid>{74BA5495-1C7C-4C9F-80DB-C1DBC2EF677A}</b:Guid>
    <b:Author>
      <b:Author>
        <b:Corporate> La Percumotora</b:Corporate>
      </b:Author>
    </b:Author>
    <b:Title>Ritmo y Percusión con Señas</b:Title>
    <b:InternetSiteTitle>La Percumotora</b:InternetSiteTitle>
    <b:URL>https://www.lapercumotora.com/lapercumotora/ritmo-y-percusion-con-senas/</b:URL>
    <b:RefOrder>27</b:RefOrder>
  </b:Source>
  <b:Source>
    <b:Tag>Ros73</b:Tag>
    <b:SourceType>JournalArticle</b:SourceType>
    <b:Guid>{E2AECD27-B9BD-4732-93D6-54958BB2CE51}</b:Guid>
    <b:Author>
      <b:Author>
        <b:NameList>
          <b:Person>
            <b:Last>Rosch</b:Last>
            <b:First>Eleanor</b:First>
            <b:Middle>H.</b:Middle>
          </b:Person>
        </b:NameList>
      </b:Author>
    </b:Author>
    <b:Title>Natural Categories</b:Title>
    <b:Year>1973</b:Year>
    <b:JournalName>Cognitive Psychology 4</b:JournalName>
    <b:Pages>328-350</b:Pages>
    <b:RefOrder>13</b:RefOrder>
  </b:Source>
  <b:Source>
    <b:Tag>Bro</b:Tag>
    <b:SourceType>DocumentFromInternetSite</b:SourceType>
    <b:Guid>{E4BAF069-B874-41CC-B25E-6C4D4012B1E2}</b:Guid>
    <b:Author>
      <b:Author>
        <b:NameList>
          <b:Person>
            <b:Last>Brock</b:Last>
            <b:First>Alexander</b:First>
          </b:Person>
        </b:NameList>
      </b:Author>
    </b:Author>
    <b:Title>Semantics #4 - Prototype Theory</b:Title>
    <b:InternetSiteTitle>Youtube</b:InternetSiteTitle>
    <b:URL>https://www.youtube.com/watch?v=mff_sPnz_gs</b:URL>
    <b:RefOrder>14</b:RefOrder>
  </b:Source>
  <b:Source>
    <b:Tag>Dou09</b:Tag>
    <b:SourceType>DocumentFromInternetSite</b:SourceType>
    <b:Guid>{7B3437A6-ADD5-4DEE-B465-CE5A63904852}</b:Guid>
    <b:Author>
      <b:Author>
        <b:NameList>
          <b:Person>
            <b:Last>Hofstadter</b:Last>
            <b:First>Douglas</b:First>
          </b:Person>
        </b:NameList>
      </b:Author>
    </b:Author>
    <b:Title>Analogy as the Core of Cognition</b:Title>
    <b:InternetSiteTitle>Youtube</b:InternetSiteTitle>
    <b:Year>2009</b:Year>
    <b:URL>https://www.youtube.com/watch?v=n8m7lFQ3njk</b:URL>
    <b:RefOrder>17</b:RefOrder>
  </b:Source>
  <b:Source>
    <b:Tag>Rev</b:Tag>
    <b:SourceType>Book</b:SourceType>
    <b:Guid>{D3D1A53D-9040-43D4-8356-011736D2CD88}</b:Guid>
    <b:Author>
      <b:Author>
        <b:NameList>
          <b:Person>
            <b:Last>Revlin</b:Last>
            <b:First>Russell</b:First>
          </b:Person>
        </b:NameList>
      </b:Author>
    </b:Author>
    <b:Title>Cognition: Theory and Practice</b:Title>
    <b:RefOrder>18</b:RefOrder>
  </b:Source>
  <b:Source>
    <b:Tag>Lid</b:Tag>
    <b:SourceType>Book</b:SourceType>
    <b:Guid>{F5B10BFC-5438-4E61-9937-4C76FE5E754F}</b:Guid>
    <b:Author>
      <b:Author>
        <b:NameList>
          <b:Person>
            <b:Last>Liddell</b:Last>
          </b:Person>
          <b:Person>
            <b:Last>Henry</b:Last>
            <b:First>G.</b:First>
          </b:Person>
          <b:Person>
            <b:Last>R.</b:Last>
            <b:First>Scott</b:First>
          </b:Person>
        </b:NameList>
      </b:Author>
    </b:Author>
    <b:Title>A Greek-English Lexicon</b:Title>
    <b:RefOrder>19</b:RefOrder>
  </b:Source>
  <b:Source>
    <b:Tag>Rah15</b:Tag>
    <b:SourceType>JournalArticle</b:SourceType>
    <b:Guid>{75229204-9A51-44D8-B8B8-06DF0D3C7C97}</b:Guid>
    <b:Title>Robust gesture recognition using Kinect: A comparison between DTW and HMM</b:Title>
    <b:Year>2015</b:Year>
    <b:Author>
      <b:Author>
        <b:NameList>
          <b:Person>
            <b:Last>Raheja</b:Last>
            <b:First>Jagdish</b:First>
            <b:Middle>&amp; Minhas, M. &amp; Prashanth, D. &amp; Shah, Tarang &amp; Chaudhary, Ankit</b:Middle>
          </b:Person>
        </b:NameList>
      </b:Author>
    </b:Author>
    <b:JournalName>Optik - International Journal for Light and Electron Optics</b:JournalName>
    <b:RefOrder>20</b:RefOrder>
  </b:Source>
  <b:Source>
    <b:Tag>Car12</b:Tag>
    <b:SourceType>ConferenceProceedings</b:SourceType>
    <b:Guid>{1E7AE3DC-82F0-45CD-BAA9-F7117B0382C9}</b:Guid>
    <b:Author>
      <b:Author>
        <b:NameList>
          <b:Person>
            <b:Last>Carmona J.M.</b:Last>
            <b:First>Climent</b:First>
            <b:Middle>J.</b:Middle>
          </b:Person>
        </b:NameList>
      </b:Author>
    </b:Author>
    <b:Title>A Performance Evaluation of HMM and DTW for Gesture Recognition</b:Title>
    <b:JournalName>Progress in Pattern Recognition, Image Analysis, Computer Vision, and Applications</b:JournalName>
    <b:Year>2012</b:Year>
    <b:ConferenceName>Progress in Pattern Recognition, Image Analysis, Computer Vision, and Applications</b:ConferenceName>
    <b:RefOrder>21</b:RefOrder>
  </b:Source>
  <b:Source>
    <b:Tag>Hiy16</b:Tag>
    <b:SourceType>JournalArticle</b:SourceType>
    <b:Guid>{148D5B60-87A6-452D-BECF-D3F103817A5E}</b:Guid>
    <b:Title>Combination of HMM and DTW for 3D Dynamic Gesture Recognition Using Depth Only.</b:Title>
    <b:Year>2016</b:Year>
    <b:Author>
      <b:Author>
        <b:NameList>
          <b:Person>
            <b:Last>Hiyadi</b:Last>
            <b:First>Hajar</b:First>
            <b:Middle>&amp; Ababsa, Fakhreddine &amp; Montagne, Christophe &amp; Bouyakhf, El Houssine &amp; Regragui, Fakhita</b:Middle>
          </b:Person>
        </b:NameList>
      </b:Author>
    </b:Author>
    <b:RefOrder>22</b:RefOrder>
  </b:Source>
  <b:Source>
    <b:Tag>Cho17</b:Tag>
    <b:SourceType>JournalArticle</b:SourceType>
    <b:Guid>{192D6C4A-A190-4CA0-9B26-6B5F71F0723B}</b:Guid>
    <b:Author>
      <b:Author>
        <b:NameList>
          <b:Person>
            <b:Last>Choi</b:Last>
            <b:First>Hyo-rim</b:First>
            <b:Middle>&amp; Kim, Tae-Yong</b:Middle>
          </b:Person>
        </b:NameList>
      </b:Author>
    </b:Author>
    <b:Title>Directional Dynamic Time Warping for Gesture Recognition</b:Title>
    <b:Year>2017</b:Year>
    <b:Pages>22-25</b:Pages>
    <b:RefOrder>23</b:RefOrder>
  </b:Source>
  <b:Source>
    <b:Tag>Sta04</b:Tag>
    <b:SourceType>JournalArticle</b:SourceType>
    <b:Guid>{55DDECA2-032D-42CE-82FE-8D1A61F86AD9}</b:Guid>
    <b:Author>
      <b:Author>
        <b:NameList>
          <b:Person>
            <b:Last>Salvador</b:Last>
            <b:First>Stan</b:First>
          </b:Person>
        </b:NameList>
      </b:Author>
    </b:Author>
    <b:Title>FastDTW: Toward Accurate Dynamic Time Warping in Linear Time and Space</b:Title>
    <b:JournalName>Intelligent Data Analysis</b:JournalName>
    <b:Year>2004</b:Year>
    <b:RefOrder>24</b:RefOrder>
  </b:Source>
  <b:Source>
    <b:Tag>Pia</b:Tag>
    <b:SourceType>JournalArticle</b:SourceType>
    <b:Guid>{89074E50-6651-480E-ABB3-193BBD14EE88}</b:Guid>
    <b:Author>
      <b:Author>
        <b:NameList>
          <b:Person>
            <b:Last>Piana</b:Last>
          </b:Person>
          <b:Person>
            <b:Last>Stagliano</b:Last>
          </b:Person>
          <b:Person>
            <b:Last>Odone</b:Last>
          </b:Person>
          <b:Person>
            <b:Last>Verri</b:Last>
          </b:Person>
          <b:Person>
            <b:Last>Camurri</b:Last>
          </b:Person>
        </b:NameList>
      </b:Author>
    </b:Author>
    <b:Title>Real-time Automatic Emotion Recognition from Body</b:Title>
    <b:RefOrder>26</b:RefOrder>
  </b:Source>
  <b:Source>
    <b:Tag>DIB</b:Tag>
    <b:SourceType>InternetSite</b:SourceType>
    <b:Guid>{087B7F11-CF18-49A3-973D-68E6B53CBEB3}</b:Guid>
    <b:Title>The EyesWeb Project</b:Title>
    <b:Author>
      <b:Author>
        <b:Corporate>DIBRIS - University of Genoa</b:Corporate>
      </b:Author>
    </b:Author>
    <b:InternetSiteTitle>Infomus</b:InternetSiteTitle>
    <b:URL>http://www.infomus.org/eyesweb_eng.php</b:URL>
    <b:RefOrder>25</b:RefOrder>
  </b:Source>
  <b:Source>
    <b:Tag>Mar79</b:Tag>
    <b:SourceType>BookSection</b:SourceType>
    <b:Guid>{F1366BE3-8452-4425-BC9E-22939D10787A}</b:Guid>
    <b:Title>La repŕesentation spatio-verticale du caractère musical grave-aigu et l'élaboration de lanotion de hauteur de son dans la conscience musicale occidentale</b:Title>
    <b:Year>1979</b:Year>
    <b:Author>
      <b:Author>
        <b:NameList>
          <b:Person>
            <b:Last>Duchez</b:Last>
            <b:First>Marie-Elisabeth</b:First>
          </b:Person>
        </b:NameList>
      </b:Author>
      <b:BookAuthor>
        <b:NameList>
          <b:Person>
            <b:Last>Society</b:Last>
            <b:First>International</b:First>
            <b:Middle>Musicological</b:Middle>
          </b:Person>
        </b:NameList>
      </b:BookAuthor>
    </b:Author>
    <b:BookTitle>Acta Musicologica, Vol. 51, Fasc. 1</b:BookTitle>
    <b:RefOrder>15</b:RefOrder>
  </b:Source>
  <b:Source>
    <b:Tag>Yer</b:Tag>
    <b:SourceType>ConferenceProceedings</b:SourceType>
    <b:Guid>{BF1A8D2B-06FB-4E0A-9917-625406C3A825}</b:Guid>
    <b:Title>Analysis of Soundpainting sign language visuals</b:Title>
    <b:Author>
      <b:Author>
        <b:NameList>
          <b:Person>
            <b:Last>Yerlikaya</b:Last>
          </b:Person>
          <b:Person>
            <b:Last>Coskumer</b:Last>
          </b:Person>
        </b:NameList>
      </b:Author>
    </b:Author>
    <b:ConferenceName>MĀKSLA UN MŪZIKA KULTŪRAS DISKURSĀ</b:ConferenceName>
    <b:Year>2016</b:Year>
    <b:RefOrder>16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6AA8203-0228-4157-A75A-E0C398C08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14603</TotalTime>
  <Pages>84</Pages>
  <Words>29437</Words>
  <Characters>161908</Characters>
  <Application>Microsoft Office Word</Application>
  <DocSecurity>0</DocSecurity>
  <Lines>1349</Lines>
  <Paragraphs>381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1795</cp:revision>
  <dcterms:created xsi:type="dcterms:W3CDTF">2019-12-11T06:12:00Z</dcterms:created>
  <dcterms:modified xsi:type="dcterms:W3CDTF">2020-06-11T17:57:00Z</dcterms:modified>
</cp:coreProperties>
</file>